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20" w:firstLine="0"/>
        <w:jc w:val="left"/>
        <w:rPr>
          <w:sz w:val="24"/>
          <w:szCs w:val="24"/>
        </w:rPr>
      </w:pPr>
      <w:bookmarkStart w:colFirst="0" w:colLast="0" w:name="_3zhgvk7xsu7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5kohilrhl2y" w:id="1"/>
      <w:bookmarkEnd w:id="1"/>
      <w:r w:rsidDel="00000000" w:rsidR="00000000" w:rsidRPr="00000000">
        <w:rPr>
          <w:rtl w:val="0"/>
        </w:rPr>
        <w:t xml:space="preserve">PANGEA Draft White Paper</w:t>
      </w:r>
    </w:p>
    <w:p w:rsidR="00000000" w:rsidDel="00000000" w:rsidP="00000000" w:rsidRDefault="00000000" w:rsidRPr="00000000" w14:paraId="00000003">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40"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p>
    <w:p w:rsidR="00000000" w:rsidDel="00000000" w:rsidP="00000000" w:rsidRDefault="00000000" w:rsidRPr="00000000" w14:paraId="00000036">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2"/>
      <w:r w:rsidDel="00000000" w:rsidR="00000000" w:rsidRPr="00000000">
        <w:rPr>
          <w:rFonts w:ascii="Times New Roman" w:cs="Times New Roman" w:eastAsia="Times New Roman" w:hAnsi="Times New Roman"/>
          <w:color w:val="ff0000"/>
          <w:sz w:val="24"/>
          <w:szCs w:val="24"/>
          <w:rtl w:val="0"/>
        </w:rPr>
        <w:t xml:space="preserve">XXX</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3"/>
      <w:commentRangeStart w:id="4"/>
      <w:r w:rsidDel="00000000" w:rsidR="00000000" w:rsidRPr="00000000">
        <w:rPr>
          <w:rFonts w:ascii="Times New Roman" w:cs="Times New Roman" w:eastAsia="Times New Roman" w:hAnsi="Times New Roman"/>
          <w:b w:val="1"/>
          <w:sz w:val="24"/>
          <w:szCs w:val="24"/>
          <w:rtl w:val="0"/>
        </w:rPr>
        <w:t xml:space="preserve">Acknowledgments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Biogeochemical Cycles &amp; Carbon Dynamics: </w:t>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Ecosystem Structure, Function &amp; Biodiversity: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Social-Ecological Systems: </w:t>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Climate Feedbacks &amp; Interactions: </w:t>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Engagement &amp; Research Applications: </w:t>
      </w:r>
      <w:r w:rsidDel="00000000" w:rsidR="00000000" w:rsidRPr="00000000">
        <w:rPr>
          <w:rtl w:val="0"/>
        </w:rPr>
      </w:r>
    </w:p>
    <w:p w:rsidR="00000000" w:rsidDel="00000000" w:rsidP="00000000" w:rsidRDefault="00000000" w:rsidRPr="00000000" w14:paraId="0000004D">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F">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spacing w:after="120" w:before="316.8"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and Carbon Dynamics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Ecosystem Structure, Function, and Biodiversity</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c81bcwum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Enabling Earth Science to Action</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Research Strategy and Study Design</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Overall Design / Approach</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oxw1u7i7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Scaling Strategy</w:t>
              <w:tab/>
              <w:t xml:space="preserve">21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Candidate Study Sites / Regions</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Satellite Remote Sensing Observations</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Airborne Remote Sensing Observations</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Field Observations, Studies, Experiments</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Modeling and Integrative Analyses</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mg2g6mkz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Technical and Logistical Feasibility/ Issues</w:t>
              <w:tab/>
              <w:t xml:space="preserve">24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cnistoad9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Organization and Management</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hjbydfrd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Scientific Leadership</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Project Organization</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samrvtiy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Field Operations</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 Management and Sharing</w:t>
              <w:tab/>
              <w:t xml:space="preserve">26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Timetable</w:t>
              <w:tab/>
              <w:t xml:space="preserve">28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9ozfnr9q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Community Engagement</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srjdaxww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Community Engagement Methods during the PANGEA Scoping Campaign</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59k3txf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Community Engagement during the PANGEA Program</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qzpkrhhl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Alignment with existing NASA efforts</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zienedm1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Indigenous Peoples and local communities</w:t>
              <w:tab/>
              <w:t xml:space="preserve">31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sb0arf4p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Scientific Institutions</w:t>
              <w:tab/>
              <w:t xml:space="preserve">31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ee7zozh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Government agencies</w:t>
              <w:tab/>
              <w:t xml:space="preserve">32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yg8zuo2z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Non-governmental organizations</w:t>
              <w:tab/>
              <w:t xml:space="preserve">32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ec2jt44l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5.2.6 Intergovernmental organizations</w:t>
              <w:tab/>
              <w:t xml:space="preserve">32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8jjwxp2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5.2.7 Private sector</w:t>
              <w:tab/>
              <w:t xml:space="preserve">32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rmrtpvs1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5.2.8 Women</w:t>
              <w:tab/>
              <w:t xml:space="preserve">34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dmv8ifpv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5.2.9 Donor community</w:t>
              <w:tab/>
              <w:t xml:space="preserve">34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PANGEA Partners</w:t>
              <w:tab/>
              <w:t xml:space="preserve">34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Capacity Building, Training, and Education</w:t>
              <w:tab/>
              <w:t xml:space="preserve">35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Limitations</w:t>
              <w:tab/>
              <w:t xml:space="preserve">35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loc4bxi1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Required Resources and Coordinated Teamwork</w:t>
              <w:tab/>
              <w:t xml:space="preserve">36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5ndsu4lq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Disciplinary skills needed</w:t>
              <w:tab/>
              <w:t xml:space="preserve">36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a32mp6t3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Field Infrastructure</w:t>
              <w:tab/>
              <w:t xml:space="preserve">36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2uwkfc8y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Suborbital Platforms and Sensors</w:t>
              <w:tab/>
              <w:t xml:space="preserve">36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tvmdehk3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Satellite Data Availability, Access, and/or Purchase</w:t>
              <w:tab/>
              <w:t xml:space="preserve">36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International and Other Agreements</w:t>
              <w:tab/>
              <w:t xml:space="preserve">36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NASA airborne campaign Indigenous agreements, permissions, and treaties (KEEP this section)</w:t>
              <w:tab/>
              <w:t xml:space="preserve">36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1su4asg6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Cost Estimates</w:t>
              <w:tab/>
              <w:t xml:space="preserve">36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nqbbghpa3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Issues to be Resolved</w:t>
              <w:tab/>
              <w:t xml:space="preserve">36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36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Figure and Photograph and Credits</w:t>
              <w:tab/>
              <w:t xml:space="preserve">36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Glossary</w:t>
              <w:tab/>
              <w:t xml:space="preserve">36</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List of Acronyms</w:t>
              <w:tab/>
              <w:t xml:space="preserve">38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Appendices</w:t>
              <w:tab/>
              <w:t xml:space="preserve">38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Planned and Ongoing Research and Monitoring Activities</w:t>
              <w:tab/>
              <w:t xml:space="preserve">38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Summary of Level II and III Ecoregions in PANGEA Study Region</w:t>
              <w:tab/>
              <w:t xml:space="preserve">38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Airborne and Spaceborne Remote Sensing Systems for PANGEA</w:t>
              <w:tab/>
              <w:t xml:space="preserve">38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PANGEA Participants</w:t>
              <w:tab/>
              <w:t xml:space="preserve">38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Letters of Support</w:t>
              <w:tab/>
              <w:t xml:space="preserve">39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Stuff that’s beyond scope that could be developed in collaboration with PANGEA</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8F">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0">
      <w:pPr>
        <w:pStyle w:val="Heading2"/>
        <w:ind w:left="0" w:firstLine="0"/>
        <w:rPr/>
      </w:pPr>
      <w:bookmarkStart w:colFirst="0" w:colLast="0" w:name="_dem20wk87ycj" w:id="2"/>
      <w:bookmarkEnd w:id="2"/>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k34ngprcwpga" w:id="3"/>
      <w:bookmarkEnd w:id="3"/>
      <w:r w:rsidDel="00000000" w:rsidR="00000000" w:rsidRPr="00000000">
        <w:rPr>
          <w:rtl w:val="0"/>
        </w:rPr>
        <w:t xml:space="preserve">1. </w:t>
      </w:r>
      <w:commentRangeStart w:id="5"/>
      <w:r w:rsidDel="00000000" w:rsidR="00000000" w:rsidRPr="00000000">
        <w:rPr>
          <w:rtl w:val="0"/>
        </w:rPr>
        <w:t xml:space="preserve">Introduction</w:t>
      </w:r>
      <w:commentRangeEnd w:id="5"/>
      <w:r w:rsidDel="00000000" w:rsidR="00000000" w:rsidRPr="00000000">
        <w:commentReference w:id="5"/>
      </w:r>
      <w:r w:rsidDel="00000000" w:rsidR="00000000" w:rsidRPr="00000000">
        <w:rPr>
          <w:rtl w:val="0"/>
        </w:rPr>
        <w:t xml:space="preserve"> and </w:t>
      </w:r>
      <w:commentRangeStart w:id="6"/>
      <w:r w:rsidDel="00000000" w:rsidR="00000000" w:rsidRPr="00000000">
        <w:rPr>
          <w:rtl w:val="0"/>
        </w:rPr>
        <w:t xml:space="preserve">Motivation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2">
      <w:pPr>
        <w:rPr>
          <w:sz w:val="22"/>
          <w:szCs w:val="22"/>
        </w:rPr>
      </w:pPr>
      <w:commentRangeStart w:id="7"/>
      <w:r w:rsidDel="00000000" w:rsidR="00000000" w:rsidRPr="00000000">
        <w:rPr>
          <w:sz w:val="22"/>
          <w:szCs w:val="22"/>
          <w:rtl w:val="0"/>
        </w:rPr>
        <w:t xml:space="preserve">In response to a call from the NASA Terrestrial Ecology Program</w:t>
      </w:r>
      <w:commentRangeEnd w:id="7"/>
      <w:r w:rsidDel="00000000" w:rsidR="00000000" w:rsidRPr="00000000">
        <w:commentReference w:id="7"/>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the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among US scientists and scientists from tropical forest countries, and provide opportunities for training and educating the next generation of scientists including obligatorily 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pPr>
      <w:ins w:author="Rogelio Omar Corona Núñez" w:id="0" w:date="2024-08-20T16:47:10Z">
        <w:commentRangeStart w:id="8"/>
        <w:commentRangeStart w:id="9"/>
        <w:r w:rsidDel="00000000" w:rsidR="00000000" w:rsidRPr="00000000">
          <w:rPr>
            <w:rtl w:val="0"/>
          </w:rPr>
          <w:t xml:space="preserve">Tropical forests represent 45% of the world’s forested area, of which less than 40% of the total extent is in Brazil, the Democratic Republic of the Congo and the mega-islands of the tropical East (Ha</w:t>
        </w:r>
        <w:commentRangeStart w:id="10"/>
        <w:r w:rsidDel="00000000" w:rsidR="00000000" w:rsidRPr="00000000">
          <w:rPr>
            <w:rtl w:val="0"/>
          </w:rPr>
          <w:t xml:space="preserve">rtshorn, 2013).</w:t>
        </w:r>
        <w:commentRangeEnd w:id="10"/>
        <w:r w:rsidDel="00000000" w:rsidR="00000000" w:rsidRPr="00000000">
          <w:commentReference w:id="10"/>
        </w:r>
        <w:r w:rsidDel="00000000" w:rsidR="00000000" w:rsidRPr="00000000">
          <w:rPr>
            <w:rtl w:val="0"/>
          </w:rPr>
          <w:t xml:space="preserve"> </w:t>
        </w:r>
      </w:ins>
      <w:commentRangeEnd w:id="8"/>
      <w:r w:rsidDel="00000000" w:rsidR="00000000" w:rsidRPr="00000000">
        <w:commentReference w:id="8"/>
      </w:r>
      <w:commentRangeEnd w:id="9"/>
      <w:r w:rsidDel="00000000" w:rsidR="00000000" w:rsidRPr="00000000">
        <w:commentReference w:id="9"/>
      </w: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store vast amounts of carbon [</w:t>
      </w:r>
      <w:r w:rsidDel="00000000" w:rsidR="00000000" w:rsidRPr="00000000">
        <w:rPr>
          <w:highlight w:val="yellow"/>
          <w:rtl w:val="0"/>
        </w:rPr>
        <w:t xml:space="preserve">quantify</w:t>
      </w:r>
      <w:r w:rsidDel="00000000" w:rsidR="00000000" w:rsidRPr="00000000">
        <w:rPr>
          <w:rtl w:val="0"/>
        </w:rPr>
        <w:t xml:space="preserve">] (REF) and provide the critical global service of removing carbon dioxide from the atmosphere rapidly, especially in young tropical forests (REF). In contrast, tropical deforestation and degradation account for</w:t>
      </w:r>
      <w:r w:rsidDel="00000000" w:rsidR="00000000" w:rsidRPr="00000000">
        <w:rPr>
          <w:highlight w:val="yellow"/>
          <w:rtl w:val="0"/>
        </w:rPr>
        <w:t xml:space="preserve"> X%</w:t>
      </w:r>
      <w:r w:rsidDel="00000000" w:rsidR="00000000" w:rsidRPr="00000000">
        <w:rPr>
          <w:rtl w:val="0"/>
        </w:rPr>
        <w:t xml:space="preserve"> of annual anthropogenic carbon dioxide emissions (REF).  Control of tropical deforestation and forest degradation and regeneration of tropical forest carbon can be a cost-effective tool for mitigating climate change. Tropical forests maintain high levels of evaporation and transpiration throughout the year, transferring energy and water to distant latitudes and maintaining the high rates of regional precipitation through rainfall recycling (</w:t>
      </w:r>
      <w:commentRangeStart w:id="12"/>
      <w:r w:rsidDel="00000000" w:rsidR="00000000" w:rsidRPr="00000000">
        <w:rPr>
          <w:rtl w:val="0"/>
        </w:rPr>
        <w:t xml:space="preserve">Salati et al. 1979</w:t>
      </w:r>
      <w:commentRangeEnd w:id="12"/>
      <w:r w:rsidDel="00000000" w:rsidR="00000000" w:rsidRPr="00000000">
        <w:commentReference w:id="12"/>
      </w:r>
      <w:r w:rsidDel="00000000" w:rsidR="00000000" w:rsidRPr="00000000">
        <w:rPr>
          <w:rtl w:val="0"/>
        </w:rPr>
        <w:t xml:space="preserve">; recent refs Amazon; Worden et al. 2021; Worden et al. 2024). Deforestation and forest degradation reduce evapotranspiration in the dry season (</w:t>
      </w:r>
      <w:commentRangeStart w:id="13"/>
      <w:r w:rsidDel="00000000" w:rsidR="00000000" w:rsidRPr="00000000">
        <w:rPr>
          <w:rtl w:val="0"/>
        </w:rPr>
        <w:t xml:space="preserve">Sampaio et al. 2007</w:t>
      </w:r>
      <w:commentRangeEnd w:id="13"/>
      <w:r w:rsidDel="00000000" w:rsidR="00000000" w:rsidRPr="00000000">
        <w:commentReference w:id="13"/>
      </w:r>
      <w:r w:rsidDel="00000000" w:rsidR="00000000" w:rsidRPr="00000000">
        <w:rPr>
          <w:rtl w:val="0"/>
        </w:rPr>
        <w:t xml:space="preserve">; Longo et al. 2020; recycling models refs) potentially leading to forest mortality and a positive feedback loop resulting in forest ecosystem collapse that has been called a “tipping point” (Lovejoy and Nobre 2018). </w:t>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Tropical forests are highly threatened by climate change and land use change. Forests in the hot equatorial regions will soon experience the highest known temperatures since</w:t>
      </w:r>
    </w:p>
    <w:p w:rsidR="00000000" w:rsidDel="00000000" w:rsidP="00000000" w:rsidRDefault="00000000" w:rsidRPr="00000000" w14:paraId="00000097">
      <w:pPr>
        <w:ind w:left="0" w:firstLine="0"/>
        <w:rPr>
          <w:ins w:author="Michael Keller" w:id="1" w:date="2024-08-21T20:00:13Z"/>
        </w:rPr>
      </w:pPr>
      <w:r w:rsidDel="00000000" w:rsidR="00000000" w:rsidRPr="00000000">
        <w:rPr>
          <w:rtl w:val="0"/>
        </w:rPr>
        <w:t xml:space="preserve">the Eocene which, combined with land-use change, will lead to increasing atmospheric dryness and water stress (Barkhordarian et al 2019). Tropical tree mortality rates are rising differentially across the tropics due to increases in drought duration and severity and storm intensity (Allen et al 2010, McDowell et al 2018, Choat et al 2012). Tropical forest canopy temperatures are more frequently dangerously close to the critical temperature (~47⁰ C), at which irreversible damage to the photosynthetic machinery occurs (Doughty et al. 2023). Unprecedented rates of anthropogenic land-use change in recent decades (</w:t>
      </w:r>
      <w:commentRangeStart w:id="14"/>
      <w:r w:rsidDel="00000000" w:rsidR="00000000" w:rsidRPr="00000000">
        <w:rPr>
          <w:rtl w:val="0"/>
        </w:rPr>
        <w:t xml:space="preserve">DeFries et al 2004, Gibbs et al 2010a, Hosonuma et al 2012</w:t>
      </w:r>
      <w:commentRangeEnd w:id="14"/>
      <w:r w:rsidDel="00000000" w:rsidR="00000000" w:rsidRPr="00000000">
        <w:commentReference w:id="14"/>
      </w:r>
      <w:r w:rsidDel="00000000" w:rsidR="00000000" w:rsidRPr="00000000">
        <w:rPr>
          <w:rtl w:val="0"/>
        </w:rPr>
        <w:t xml:space="preserve">) have resulted in some tropical forests becoming net-sources of carbon to the atmosphere (Gatti et al 2021). Prolonged hot and dry conditions increase forest vulnerability to fires and already burned forests in turn become hotter and drier leading to a positive feedback that has been called a “gathering firestorm” (Brando et al. 2020).</w:t>
      </w:r>
      <w:ins w:author="Michael Keller" w:id="1" w:date="2024-08-21T20:00:13Z">
        <w:r w:rsidDel="00000000" w:rsidR="00000000" w:rsidRPr="00000000">
          <w:rPr>
            <w:rtl w:val="0"/>
          </w:rPr>
        </w:r>
      </w:ins>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The biogeochemical response of tropical forests to changing climate forcing and climate extremes is not consistent across the globe. From 1985 through 2015, the carbon sink of intact African lowland tropical forests measured in forest inventory plots was effectively constant while the carbon sink in Amazonian lowland tropical forests declined by one-third from 2005 through 2015 compared to the 1990s </w:t>
      </w:r>
      <w:commentRangeStart w:id="15"/>
      <w:r w:rsidDel="00000000" w:rsidR="00000000" w:rsidRPr="00000000">
        <w:rPr>
          <w:rtl w:val="0"/>
        </w:rPr>
        <w:t xml:space="preserve">(Hubau et al. 2020; Brienen at al. 2015)</w:t>
      </w:r>
      <w:commentRangeEnd w:id="15"/>
      <w:r w:rsidDel="00000000" w:rsidR="00000000" w:rsidRPr="00000000">
        <w:commentReference w:id="15"/>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heterogeneous processes determined these net carbon losses </w:t>
      </w:r>
      <w:commentRangeStart w:id="16"/>
      <w:r w:rsidDel="00000000" w:rsidR="00000000" w:rsidRPr="00000000">
        <w:rPr>
          <w:rtl w:val="0"/>
        </w:rPr>
        <w:t xml:space="preserve">(Figure 1)</w:t>
      </w:r>
      <w:commentRangeEnd w:id="16"/>
      <w:r w:rsidDel="00000000" w:rsidR="00000000" w:rsidRPr="00000000">
        <w:commentReference w:id="16"/>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Future predictions of the role of the tropical carbon land flux in the Earth system also remain highly uncertain (</w:t>
      </w:r>
      <w:r w:rsidDel="00000000" w:rsidR="00000000" w:rsidRPr="00000000">
        <w:rPr>
          <w:rtl w:val="0"/>
        </w:rPr>
        <w:t xml:space="preserve">REFS</w:t>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(Cavaleri et al 2015). [more here - reference </w:t>
      </w:r>
      <w:commentRangeStart w:id="17"/>
      <w:r w:rsidDel="00000000" w:rsidR="00000000" w:rsidRPr="00000000">
        <w:rPr>
          <w:rtl w:val="0"/>
        </w:rPr>
        <w:t xml:space="preserve">Friedlingstein et al 2022</w:t>
      </w:r>
      <w:commentRangeEnd w:id="17"/>
      <w:r w:rsidDel="00000000" w:rsidR="00000000" w:rsidRPr="00000000">
        <w:commentReference w:id="17"/>
      </w:r>
      <w:r w:rsidDel="00000000" w:rsidR="00000000" w:rsidRPr="00000000">
        <w:rPr>
          <w:rtl w:val="0"/>
        </w:rPr>
        <w:t xml:space="preserve"> - CMIP5 to CMIP6 updates, but remaining uncertainties regarding processes - are we getting the right answers for the right reasons - and need for improved RS data model integration]</w:t>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Critically, tropical forests are also the least investigated of all of the Earth’s major biomes.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Perversely,</w:t>
      </w:r>
      <w:r w:rsidDel="00000000" w:rsidR="00000000" w:rsidRPr="00000000">
        <w:rPr>
          <w:rtl w:val="0"/>
        </w:rPr>
        <w:t xml:space="preserve"> latitudinal distribution of both forest inventory plots and eddy covariance flux towers is nearly inversely proportional to gross primary productivity </w:t>
      </w:r>
      <w:commentRangeStart w:id="18"/>
      <w:r w:rsidDel="00000000" w:rsidR="00000000" w:rsidRPr="00000000">
        <w:rPr>
          <w:rtl w:val="0"/>
        </w:rPr>
        <w:t xml:space="preserve">(Baldocchi et al 2022, Schimel et al. 2015)</w:t>
      </w:r>
      <w:commentRangeEnd w:id="18"/>
      <w:r w:rsidDel="00000000" w:rsidR="00000000" w:rsidRPr="00000000">
        <w:commentReference w:id="18"/>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highlight w:val="white"/>
          <w:rtl w:val="0"/>
        </w:rPr>
        <w:t xml:space="preserve">A hallmark of PANGEA is its commitment to community-engaged research. By engaging communities traditionally left behind in major and international projects from the beginning, PANGEA is poised to …</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38"/>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A2">
      <w:pPr>
        <w:numPr>
          <w:ilvl w:val="1"/>
          <w:numId w:val="38"/>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3">
      <w:pPr>
        <w:numPr>
          <w:ilvl w:val="1"/>
          <w:numId w:val="38"/>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4">
      <w:pPr>
        <w:numPr>
          <w:ilvl w:val="1"/>
          <w:numId w:val="38"/>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5">
      <w:pPr>
        <w:numPr>
          <w:ilvl w:val="0"/>
          <w:numId w:val="38"/>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6">
      <w:pPr>
        <w:numPr>
          <w:ilvl w:val="1"/>
          <w:numId w:val="38"/>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A7">
      <w:pPr>
        <w:numPr>
          <w:ilvl w:val="0"/>
          <w:numId w:val="38"/>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A8">
      <w:pPr>
        <w:numPr>
          <w:ilvl w:val="1"/>
          <w:numId w:val="38"/>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9">
      <w:pPr>
        <w:numPr>
          <w:ilvl w:val="0"/>
          <w:numId w:val="38"/>
        </w:numPr>
        <w:spacing w:after="0" w:afterAutospacing="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AA">
      <w:pPr>
        <w:numPr>
          <w:ilvl w:val="0"/>
          <w:numId w:val="38"/>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AB">
      <w:pPr>
        <w:numPr>
          <w:ilvl w:val="0"/>
          <w:numId w:val="38"/>
        </w:numPr>
        <w:spacing w:after="0" w:afterAutospacing="0" w:before="0" w:beforeAutospacing="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AC">
      <w:pPr>
        <w:numPr>
          <w:ilvl w:val="1"/>
          <w:numId w:val="38"/>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AD">
      <w:pPr>
        <w:numPr>
          <w:ilvl w:val="1"/>
          <w:numId w:val="38"/>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AE">
      <w:pPr>
        <w:numPr>
          <w:ilvl w:val="1"/>
          <w:numId w:val="38"/>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AF">
      <w:pPr>
        <w:numPr>
          <w:ilvl w:val="1"/>
          <w:numId w:val="38"/>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B0">
      <w:pPr>
        <w:numPr>
          <w:ilvl w:val="0"/>
          <w:numId w:val="38"/>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B1">
      <w:pPr>
        <w:pStyle w:val="Heading3"/>
        <w:rPr/>
      </w:pPr>
      <w:bookmarkStart w:colFirst="0" w:colLast="0" w:name="_f43eyfjc03r4" w:id="4"/>
      <w:bookmarkEnd w:id="4"/>
      <w:r w:rsidDel="00000000" w:rsidR="00000000" w:rsidRPr="00000000">
        <w:rPr>
          <w:rtl w:val="0"/>
        </w:rPr>
        <w:t xml:space="preserve">1.1 Science Questions and Objectives/Issues </w:t>
      </w:r>
    </w:p>
    <w:p w:rsidR="00000000" w:rsidDel="00000000" w:rsidP="00000000" w:rsidRDefault="00000000" w:rsidRPr="00000000" w14:paraId="000000B2">
      <w:pPr>
        <w:spacing w:after="160" w:before="240" w:line="256.8" w:lineRule="auto"/>
        <w:rPr/>
      </w:pPr>
      <w:r w:rsidDel="00000000" w:rsidR="00000000" w:rsidRPr="00000000">
        <w:rPr>
          <w:rtl w:val="0"/>
        </w:rPr>
        <w:t xml:space="preserve">As a result of climate change and land-use change, the globally important tropical carbon balance, heretofore mainly a sink, is now often reversing to become a source of carbon emissions to the atmosphere in response to extreme events and climate and land-use change feedbacks. Critically, the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3">
      <w:pPr>
        <w:spacing w:after="240" w:before="240" w:lineRule="auto"/>
        <w:rPr>
          <w:ins w:author="Michael Keller" w:id="3" w:date="2024-08-21T22:54:25Z"/>
          <w:b w:val="1"/>
          <w:strike w:val="1"/>
          <w:rPrChange w:author="Michael Keller" w:id="2" w:date="2024-08-21T22:54:19Z">
            <w:rPr>
              <w:b w:val="1"/>
            </w:rPr>
          </w:rPrChange>
        </w:rPr>
      </w:pPr>
      <w:commentRangeStart w:id="19"/>
      <w:r w:rsidDel="00000000" w:rsidR="00000000" w:rsidRPr="00000000">
        <w:rPr>
          <w:b w:val="1"/>
          <w:strike w:val="1"/>
          <w:rtl w:val="0"/>
          <w:rPrChange w:author="Michael Keller" w:id="2" w:date="2024-08-21T22:54:19Z">
            <w:rPr>
              <w:b w:val="1"/>
            </w:rPr>
          </w:rPrChange>
        </w:rPr>
        <w:t xml:space="preserve">How vulnerable or resilient are tropical ecosystems and society to carbon cycle perturbations and environmental change in the tropics?</w:t>
      </w:r>
      <w:ins w:author="Michael Keller" w:id="3" w:date="2024-08-21T22:54:25Z">
        <w:commentRangeEnd w:id="19"/>
        <w:r w:rsidDel="00000000" w:rsidR="00000000" w:rsidRPr="00000000">
          <w:commentReference w:id="19"/>
        </w:r>
        <w:r w:rsidDel="00000000" w:rsidR="00000000" w:rsidRPr="00000000">
          <w:rPr>
            <w:rtl w:val="0"/>
          </w:rPr>
        </w:r>
      </w:ins>
    </w:p>
    <w:p w:rsidR="00000000" w:rsidDel="00000000" w:rsidP="00000000" w:rsidRDefault="00000000" w:rsidRPr="00000000" w14:paraId="000000B4">
      <w:pPr>
        <w:spacing w:after="240" w:before="240" w:lineRule="auto"/>
        <w:rPr>
          <w:ins w:author="Michael Keller" w:id="3" w:date="2024-08-21T22:54:25Z"/>
          <w:b w:val="1"/>
          <w:strike w:val="1"/>
          <w:rPrChange w:author="Michael Keller" w:id="2" w:date="2024-08-21T22:54:19Z">
            <w:rPr>
              <w:b w:val="1"/>
            </w:rPr>
          </w:rPrChange>
        </w:rPr>
      </w:pPr>
      <w:ins w:author="Michael Keller" w:id="3" w:date="2024-08-21T22:54:25Z">
        <w:r w:rsidDel="00000000" w:rsidR="00000000" w:rsidRPr="00000000">
          <w:rPr>
            <w:rtl w:val="0"/>
          </w:rPr>
        </w:r>
      </w:ins>
    </w:p>
    <w:p w:rsidR="00000000" w:rsidDel="00000000" w:rsidP="00000000" w:rsidRDefault="00000000" w:rsidRPr="00000000" w14:paraId="000000B5">
      <w:pPr>
        <w:spacing w:after="240" w:before="240" w:lineRule="auto"/>
        <w:rPr>
          <w:del w:author="Michael Keller" w:id="3" w:date="2024-08-21T22:54:25Z"/>
          <w:rPrChange w:author="Michael Keller" w:id="2" w:date="2024-08-21T22:54:19Z">
            <w:rPr/>
          </w:rPrChange>
        </w:rPr>
      </w:pPr>
      <w:ins w:author="Michael Keller" w:id="3" w:date="2024-08-21T22:54:25Z">
        <w:commentRangeStart w:id="20"/>
        <w:r w:rsidDel="00000000" w:rsidR="00000000" w:rsidRPr="00000000">
          <w:rPr>
            <w:b w:val="1"/>
            <w:rtl w:val="0"/>
            <w:rPrChange w:author="Michael Keller" w:id="2" w:date="2024-08-21T22:54:19Z">
              <w:rPr>
                <w:b w:val="1"/>
              </w:rPr>
            </w:rPrChange>
          </w:rPr>
          <w:t xml:space="preserve">Over the past</w:t>
        </w:r>
        <w:commentRangeEnd w:id="20"/>
        <w:r w:rsidDel="00000000" w:rsidR="00000000" w:rsidRPr="00000000">
          <w:commentReference w:id="20"/>
        </w:r>
        <w:r w:rsidDel="00000000" w:rsidR="00000000" w:rsidRPr="00000000">
          <w:rPr>
            <w:b w:val="1"/>
            <w:rtl w:val="0"/>
            <w:rPrChange w:author="Michael Keller" w:id="2" w:date="2024-08-21T22:54:19Z">
              <w:rPr>
                <w:b w:val="1"/>
              </w:rPr>
            </w:rPrChange>
          </w:rPr>
          <w:t xml:space="preserve"> decades, the tropical forest carbon flux has represented a globally important sink of atmospheric carbon. As a result of climate change induced extreme events and land-use change feedbacks, this sink</w:t>
        </w:r>
        <w:del w:author="Jose D Fuentes" w:id="4" w:date="2024-08-25T18:17:28Z">
          <w:r w:rsidDel="00000000" w:rsidR="00000000" w:rsidRPr="00000000">
            <w:rPr>
              <w:b w:val="1"/>
              <w:rtl w:val="0"/>
              <w:rPrChange w:author="Michael Keller" w:id="2" w:date="2024-08-21T22:54:19Z">
                <w:rPr>
                  <w:b w:val="1"/>
                </w:rPr>
              </w:rPrChange>
            </w:rPr>
            <w:delText xml:space="preserve">,</w:delText>
          </w:r>
        </w:del>
        <w:r w:rsidDel="00000000" w:rsidR="00000000" w:rsidRPr="00000000">
          <w:rPr>
            <w:b w:val="1"/>
            <w:rtl w:val="0"/>
            <w:rPrChange w:author="Michael Keller" w:id="2" w:date="2024-08-21T22:54:19Z">
              <w:rPr>
                <w:b w:val="1"/>
              </w:rPr>
            </w:rPrChange>
          </w:rPr>
          <w:t xml:space="preserve"> is now often reversing to become a source of carbon emissions to the atmosphere in response to extreme events and climate and land-use change. However, this reversal does not appear uniform, with tropical forest landscapes </w:t>
        </w:r>
      </w:ins>
      <w:ins w:author="Jose D Fuentes" w:id="5" w:date="2024-08-25T18:17:51Z">
        <w:r w:rsidDel="00000000" w:rsidR="00000000" w:rsidRPr="00000000">
          <w:rPr>
            <w:b w:val="1"/>
            <w:rtl w:val="0"/>
            <w:rPrChange w:author="Michael Keller" w:id="2" w:date="2024-08-21T22:54:19Z">
              <w:rPr>
                <w:b w:val="1"/>
              </w:rPr>
            </w:rPrChange>
          </w:rPr>
          <w:t xml:space="preserve">differing</w:t>
        </w:r>
      </w:ins>
      <w:ins w:author="Michael Keller" w:id="3" w:date="2024-08-21T22:54:25Z">
        <w:del w:author="Jose D Fuentes" w:id="5" w:date="2024-08-25T18:17:51Z">
          <w:r w:rsidDel="00000000" w:rsidR="00000000" w:rsidRPr="00000000">
            <w:rPr>
              <w:b w:val="1"/>
              <w:rtl w:val="0"/>
              <w:rPrChange w:author="Michael Keller" w:id="2" w:date="2024-08-21T22:54:19Z">
                <w:rPr>
                  <w:b w:val="1"/>
                </w:rPr>
              </w:rPrChange>
            </w:rPr>
            <w:delText xml:space="preserve">differ</w:delText>
          </w:r>
        </w:del>
        <w:r w:rsidDel="00000000" w:rsidR="00000000" w:rsidRPr="00000000">
          <w:rPr>
            <w:b w:val="1"/>
            <w:rtl w:val="0"/>
            <w:rPrChange w:author="Michael Keller" w:id="2" w:date="2024-08-21T22:54:19Z">
              <w:rPr>
                <w:b w:val="1"/>
              </w:rPr>
            </w:rPrChange>
          </w:rPr>
          <w:t xml:space="preserve"> in their recent carbon sink trends, sensitivity to extreme events, and interactions with climate and land-use change. Understanding the controls on tropical forest carbon flux, </w:t>
        </w:r>
        <w:r w:rsidDel="00000000" w:rsidR="00000000" w:rsidRPr="00000000">
          <w:rPr>
            <w:b w:val="1"/>
            <w:rtl w:val="0"/>
            <w:rPrChange w:author="Michael Keller" w:id="2" w:date="2024-08-21T22:54:19Z">
              <w:rPr>
                <w:b w:val="1"/>
              </w:rPr>
            </w:rPrChange>
          </w:rPr>
          <w:t xml:space="preserve">the</w:t>
        </w:r>
        <w:r w:rsidDel="00000000" w:rsidR="00000000" w:rsidRPr="00000000">
          <w:rPr>
            <w:b w:val="1"/>
            <w:rtl w:val="0"/>
            <w:rPrChange w:author="Michael Keller" w:id="2" w:date="2024-08-21T22:54:19Z">
              <w:rPr>
                <w:b w:val="1"/>
              </w:rPr>
            </w:rPrChange>
          </w:rPr>
          <w:t xml:space="preserve"> resilience of the sink to climate </w:t>
        </w:r>
        <w:r w:rsidDel="00000000" w:rsidR="00000000" w:rsidRPr="00000000">
          <w:rPr>
            <w:b w:val="1"/>
            <w:rtl w:val="0"/>
            <w:rPrChange w:author="Michael Keller" w:id="2" w:date="2024-08-21T22:54:19Z">
              <w:rPr>
                <w:b w:val="1"/>
              </w:rPr>
            </w:rPrChange>
          </w:rPr>
          <w:t xml:space="preserve"> warming and drying trends, and </w:t>
        </w:r>
        <w:r w:rsidDel="00000000" w:rsidR="00000000" w:rsidRPr="00000000">
          <w:rPr>
            <w:b w:val="1"/>
            <w:rtl w:val="0"/>
            <w:rPrChange w:author="Michael Keller" w:id="2" w:date="2024-08-21T22:54:19Z">
              <w:rPr>
                <w:b w:val="1"/>
              </w:rPr>
            </w:rPrChange>
          </w:rPr>
          <w:t xml:space="preserve">the</w:t>
        </w:r>
        <w:r w:rsidDel="00000000" w:rsidR="00000000" w:rsidRPr="00000000">
          <w:rPr>
            <w:b w:val="1"/>
            <w:rtl w:val="0"/>
            <w:rPrChange w:author="Michael Keller" w:id="2" w:date="2024-08-21T22:54:19Z">
              <w:rPr>
                <w:b w:val="1"/>
              </w:rPr>
            </w:rPrChange>
          </w:rPr>
          <w:t xml:space="preserve"> response of the carbon sink to extreme events has globally important implications and requires an improved understanding of patterns and processes in tropical forests. </w:t>
        </w:r>
        <w:del w:author="Michael Keller" w:id="3" w:date="2024-08-21T22:54:25Z">
          <w:r w:rsidDel="00000000" w:rsidR="00000000" w:rsidRPr="00000000">
            <w:rPr>
              <w:b w:val="1"/>
              <w:rtl w:val="0"/>
              <w:rPrChange w:author="Michael Keller" w:id="2" w:date="2024-08-21T22:54:19Z">
                <w:rPr>
                  <w:b w:val="1"/>
                </w:rPr>
              </w:rPrChange>
            </w:rPr>
            <w:delText xml:space="preserve">PANGEA will study the complex interactions of society and the carbon cycle in the tropics by addressing the following questions.</w:delText>
          </w:r>
        </w:del>
      </w:ins>
      <w:del w:author="Michael Keller" w:id="3" w:date="2024-08-21T22:54:25Z">
        <w:r w:rsidDel="00000000" w:rsidR="00000000" w:rsidRPr="00000000">
          <w:rPr>
            <w:rtl w:val="0"/>
          </w:rPr>
        </w:r>
      </w:del>
    </w:p>
    <w:p w:rsidR="00000000" w:rsidDel="00000000" w:rsidP="00000000" w:rsidRDefault="00000000" w:rsidRPr="00000000" w14:paraId="000000B6">
      <w:pPr>
        <w:spacing w:after="240" w:before="240" w:lineRule="auto"/>
        <w:rPr/>
      </w:pPr>
      <w:r w:rsidDel="00000000" w:rsidR="00000000" w:rsidRPr="00000000">
        <w:rPr>
          <w:rFonts w:ascii="Arial Unicode MS" w:cs="Arial Unicode MS" w:eastAsia="Arial Unicode MS" w:hAnsi="Arial Unicode MS"/>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B7">
      <w:pPr>
        <w:numPr>
          <w:ilvl w:val="0"/>
          <w:numId w:val="46"/>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B8">
      <w:pPr>
        <w:numPr>
          <w:ilvl w:val="0"/>
          <w:numId w:val="46"/>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B9">
      <w:pPr>
        <w:numPr>
          <w:ilvl w:val="0"/>
          <w:numId w:val="46"/>
        </w:numPr>
        <w:spacing w:after="0" w:afterAutospacing="0" w:before="0" w:beforeAutospacing="0" w:lineRule="auto"/>
        <w:ind w:left="720" w:hanging="360"/>
      </w:pPr>
      <w:r w:rsidDel="00000000" w:rsidR="00000000" w:rsidRPr="00000000">
        <w:rPr>
          <w:rtl w:val="0"/>
        </w:rPr>
        <w:t xml:space="preserve">We now have </w:t>
      </w:r>
      <w:ins w:author="Jose D Fuentes" w:id="6" w:date="2024-08-25T18:18:31Z">
        <w:r w:rsidDel="00000000" w:rsidR="00000000" w:rsidRPr="00000000">
          <w:rPr>
            <w:rtl w:val="0"/>
          </w:rPr>
          <w:t xml:space="preserve">numerical </w:t>
        </w:r>
      </w:ins>
      <w:r w:rsidDel="00000000" w:rsidR="00000000" w:rsidRPr="00000000">
        <w:rPr>
          <w:rtl w:val="0"/>
        </w:rPr>
        <w:t xml:space="preserve">models that represent processes that mediate forest diversity the interactions of structurally heterogeneous forests with climate, land use and biogeochemical cycles</w:t>
      </w:r>
    </w:p>
    <w:p w:rsidR="00000000" w:rsidDel="00000000" w:rsidP="00000000" w:rsidRDefault="00000000" w:rsidRPr="00000000" w14:paraId="000000BA">
      <w:pPr>
        <w:numPr>
          <w:ilvl w:val="0"/>
          <w:numId w:val="46"/>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BB">
      <w:pPr>
        <w:numPr>
          <w:ilvl w:val="0"/>
          <w:numId w:val="46"/>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BC">
      <w:pPr>
        <w:numPr>
          <w:ilvl w:val="0"/>
          <w:numId w:val="46"/>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BD">
      <w:pPr>
        <w:numPr>
          <w:ilvl w:val="0"/>
          <w:numId w:val="46"/>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BE">
      <w:pPr>
        <w:spacing w:after="240" w:before="240" w:lineRule="auto"/>
        <w:rPr/>
      </w:pPr>
      <w:r w:rsidDel="00000000" w:rsidR="00000000" w:rsidRPr="00000000">
        <w:rPr>
          <w:rtl w:val="0"/>
        </w:rPr>
        <w:t xml:space="preserve">PANGEA will study the complex interactions of society and the carbon cycle in the tropics by addressing the following questions.</w:t>
      </w:r>
    </w:p>
    <w:p w:rsidR="00000000" w:rsidDel="00000000" w:rsidP="00000000" w:rsidRDefault="00000000" w:rsidRPr="00000000" w14:paraId="000000BF">
      <w:pPr>
        <w:numPr>
          <w:ilvl w:val="0"/>
          <w:numId w:val="5"/>
        </w:numPr>
        <w:spacing w:after="0" w:afterAutospacing="0" w:before="240" w:lineRule="auto"/>
        <w:ind w:left="720" w:hanging="360"/>
      </w:pPr>
      <w:commentRangeStart w:id="21"/>
      <w:r w:rsidDel="00000000" w:rsidR="00000000" w:rsidRPr="00000000">
        <w:rPr>
          <w:b w:val="1"/>
          <w:rtl w:val="0"/>
        </w:rPr>
        <w:t xml:space="preserve">How does ongoing and projected changing climate impact the resilience of the tropical carbon sink, and how does the weakening of the carbon sink feedback on</w:t>
      </w:r>
      <w:del w:author="Jose D Fuentes" w:id="7" w:date="2024-08-25T18:19:59Z">
        <w:r w:rsidDel="00000000" w:rsidR="00000000" w:rsidRPr="00000000">
          <w:rPr>
            <w:b w:val="1"/>
            <w:rtl w:val="0"/>
          </w:rPr>
          <w:delText xml:space="preserve"> the</w:delText>
        </w:r>
      </w:del>
      <w:r w:rsidDel="00000000" w:rsidR="00000000" w:rsidRPr="00000000">
        <w:rPr>
          <w:b w:val="1"/>
          <w:rtl w:val="0"/>
        </w:rPr>
        <w:t xml:space="preserve"> climate</w:t>
      </w:r>
      <w:ins w:author="Jose D Fuentes" w:id="8" w:date="2024-08-25T18:20:02Z">
        <w:r w:rsidDel="00000000" w:rsidR="00000000" w:rsidRPr="00000000">
          <w:rPr>
            <w:b w:val="1"/>
            <w:rtl w:val="0"/>
          </w:rPr>
          <w:t xml:space="preserve">-related events (e.g., </w:t>
        </w:r>
        <w:r w:rsidDel="00000000" w:rsidR="00000000" w:rsidRPr="00000000">
          <w:rPr>
            <w:b w:val="1"/>
            <w:rtl w:val="0"/>
          </w:rPr>
          <w:t xml:space="preserve">drought, biomass burning</w:t>
        </w:r>
        <w:r w:rsidDel="00000000" w:rsidR="00000000" w:rsidRPr="00000000">
          <w:rPr>
            <w:b w:val="1"/>
            <w:rtl w:val="0"/>
          </w:rPr>
          <w:t xml:space="preserve">)</w:t>
        </w:r>
      </w:ins>
      <w:r w:rsidDel="00000000" w:rsidR="00000000" w:rsidRPr="00000000">
        <w:rPr>
          <w:b w:val="1"/>
          <w:rtl w:val="0"/>
        </w:rPr>
        <w:t xml:space="preserv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0">
      <w:pPr>
        <w:numPr>
          <w:ilvl w:val="0"/>
          <w:numId w:val="34"/>
        </w:numPr>
        <w:spacing w:after="0" w:afterAutospacing="0" w:before="0" w:beforeAutospacing="0" w:lineRule="auto"/>
        <w:ind w:left="720" w:hanging="360"/>
      </w:pPr>
      <w:commentRangeStart w:id="22"/>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1">
      <w:pPr>
        <w:numPr>
          <w:ilvl w:val="0"/>
          <w:numId w:val="34"/>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C2">
      <w:pPr>
        <w:pStyle w:val="Heading3"/>
        <w:rPr/>
      </w:pPr>
      <w:bookmarkStart w:colFirst="0" w:colLast="0" w:name="_cyg5djpq2r2c" w:id="5"/>
      <w:bookmarkEnd w:id="5"/>
      <w:r w:rsidDel="00000000" w:rsidR="00000000" w:rsidRPr="00000000">
        <w:rPr>
          <w:rtl w:val="0"/>
        </w:rPr>
        <w:t xml:space="preserve">1.2 </w:t>
      </w:r>
      <w:commentRangeStart w:id="23"/>
      <w:r w:rsidDel="00000000" w:rsidR="00000000" w:rsidRPr="00000000">
        <w:rPr>
          <w:rtl w:val="0"/>
        </w:rPr>
        <w:t xml:space="preserve">PANGEA Science Themes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3">
      <w:pPr>
        <w:pStyle w:val="Heading3"/>
        <w:rPr/>
      </w:pPr>
      <w:bookmarkStart w:colFirst="0" w:colLast="0" w:name="_521zhe1ijge9" w:id="6"/>
      <w:bookmarkEnd w:id="6"/>
      <w:r w:rsidDel="00000000" w:rsidR="00000000" w:rsidRPr="00000000">
        <w:rPr>
          <w:rtl w:val="0"/>
        </w:rPr>
        <w:t xml:space="preserve">1.3 </w:t>
      </w:r>
      <w:commentRangeStart w:id="24"/>
      <w:r w:rsidDel="00000000" w:rsidR="00000000" w:rsidRPr="00000000">
        <w:rPr>
          <w:rtl w:val="0"/>
        </w:rPr>
        <w:t xml:space="preserve">Role of Remote Sensing Observations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0"/>
          <w:numId w:val="23"/>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C6">
      <w:pPr>
        <w:numPr>
          <w:ilvl w:val="0"/>
          <w:numId w:val="23"/>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C7">
      <w:pPr>
        <w:numPr>
          <w:ilvl w:val="1"/>
          <w:numId w:val="23"/>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C8">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CA">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CB">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CC">
      <w:pPr>
        <w:numPr>
          <w:ilvl w:val="1"/>
          <w:numId w:val="1"/>
        </w:numPr>
        <w:ind w:left="1440" w:hanging="360"/>
      </w:pPr>
      <w:r w:rsidDel="00000000" w:rsidR="00000000" w:rsidRPr="00000000">
        <w:rPr>
          <w:rtl w:val="0"/>
        </w:rPr>
        <w:t xml:space="preserve">Carlos Silva (and Laura Duncanson?) </w:t>
      </w:r>
      <w:hyperlink r:id="rId9">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CD">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CE">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CF">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RS related methods advances enabled by PANGEA</w:t>
      </w:r>
    </w:p>
    <w:p w:rsidR="00000000" w:rsidDel="00000000" w:rsidP="00000000" w:rsidRDefault="00000000" w:rsidRPr="00000000" w14:paraId="000000D2">
      <w:pPr>
        <w:numPr>
          <w:ilvl w:val="0"/>
          <w:numId w:val="50"/>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D3">
      <w:pPr>
        <w:numPr>
          <w:ilvl w:val="1"/>
          <w:numId w:val="50"/>
        </w:numPr>
        <w:spacing w:after="0" w:afterAutospacing="0" w:lineRule="auto"/>
        <w:ind w:left="1440" w:hanging="360"/>
      </w:pPr>
      <w:r w:rsidDel="00000000" w:rsidR="00000000" w:rsidRPr="00000000">
        <w:rPr>
          <w:rtl w:val="0"/>
        </w:rPr>
        <w:t xml:space="preserve">SBG, CHIME, ECOSTRESS, NISAR, BIOMASS, OCO-2/3, SMAP, GRACE,</w:t>
      </w:r>
    </w:p>
    <w:p w:rsidR="00000000" w:rsidDel="00000000" w:rsidP="00000000" w:rsidRDefault="00000000" w:rsidRPr="00000000" w14:paraId="000000D4">
      <w:pPr>
        <w:numPr>
          <w:ilvl w:val="0"/>
          <w:numId w:val="50"/>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D5">
      <w:pPr>
        <w:widowControl w:val="0"/>
        <w:numPr>
          <w:ilvl w:val="1"/>
          <w:numId w:val="50"/>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D6">
      <w:pPr>
        <w:widowControl w:val="0"/>
        <w:numPr>
          <w:ilvl w:val="2"/>
          <w:numId w:val="50"/>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D7">
      <w:pPr>
        <w:widowControl w:val="0"/>
        <w:numPr>
          <w:ilvl w:val="2"/>
          <w:numId w:val="50"/>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D8">
      <w:pPr>
        <w:widowControl w:val="0"/>
        <w:numPr>
          <w:ilvl w:val="2"/>
          <w:numId w:val="50"/>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D9">
      <w:pPr>
        <w:widowControl w:val="0"/>
        <w:numPr>
          <w:ilvl w:val="2"/>
          <w:numId w:val="50"/>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DA">
      <w:pPr>
        <w:widowControl w:val="0"/>
        <w:numPr>
          <w:ilvl w:val="2"/>
          <w:numId w:val="50"/>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DB">
      <w:pPr>
        <w:widowControl w:val="0"/>
        <w:numPr>
          <w:ilvl w:val="2"/>
          <w:numId w:val="50"/>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DC">
      <w:pPr>
        <w:widowControl w:val="0"/>
        <w:numPr>
          <w:ilvl w:val="2"/>
          <w:numId w:val="50"/>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DD">
      <w:pPr>
        <w:widowControl w:val="0"/>
        <w:numPr>
          <w:ilvl w:val="2"/>
          <w:numId w:val="50"/>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DE">
      <w:pPr>
        <w:numPr>
          <w:ilvl w:val="2"/>
          <w:numId w:val="50"/>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DF">
      <w:pPr>
        <w:numPr>
          <w:ilvl w:val="2"/>
          <w:numId w:val="50"/>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0">
      <w:pPr>
        <w:numPr>
          <w:ilvl w:val="0"/>
          <w:numId w:val="50"/>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1">
      <w:pPr>
        <w:numPr>
          <w:ilvl w:val="1"/>
          <w:numId w:val="50"/>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E2">
      <w:pPr>
        <w:numPr>
          <w:ilvl w:val="1"/>
          <w:numId w:val="50"/>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E3">
      <w:pPr>
        <w:numPr>
          <w:ilvl w:val="0"/>
          <w:numId w:val="50"/>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E4">
      <w:pPr>
        <w:numPr>
          <w:ilvl w:val="1"/>
          <w:numId w:val="50"/>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E5">
      <w:pPr>
        <w:numPr>
          <w:ilvl w:val="1"/>
          <w:numId w:val="50"/>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szwuuhpl6jrs" w:id="7"/>
      <w:bookmarkEnd w:id="7"/>
      <w:r w:rsidDel="00000000" w:rsidR="00000000" w:rsidRPr="00000000">
        <w:rPr>
          <w:rtl w:val="0"/>
        </w:rPr>
        <w:t xml:space="preserve">1.4 PANGEA Study Domain</w:t>
      </w:r>
    </w:p>
    <w:p w:rsidR="00000000" w:rsidDel="00000000" w:rsidP="00000000" w:rsidRDefault="00000000" w:rsidRPr="00000000" w14:paraId="000000E8">
      <w:pPr>
        <w:numPr>
          <w:ilvl w:val="0"/>
          <w:numId w:val="39"/>
        </w:numPr>
        <w:ind w:left="720" w:hanging="360"/>
        <w:rPr>
          <w:u w:val="none"/>
        </w:rPr>
      </w:pPr>
      <w:r w:rsidDel="00000000" w:rsidR="00000000" w:rsidRPr="00000000">
        <w:rPr>
          <w:rtl w:val="0"/>
        </w:rPr>
        <w:t xml:space="preserve">Modeling and satellite RS at pan-tropical scale</w:t>
      </w:r>
    </w:p>
    <w:p w:rsidR="00000000" w:rsidDel="00000000" w:rsidP="00000000" w:rsidRDefault="00000000" w:rsidRPr="00000000" w14:paraId="000000E9">
      <w:pPr>
        <w:numPr>
          <w:ilvl w:val="1"/>
          <w:numId w:val="39"/>
        </w:numPr>
        <w:ind w:left="1440" w:hanging="360"/>
        <w:rPr>
          <w:u w:val="none"/>
        </w:rPr>
      </w:pPr>
      <w:commentRangeStart w:id="25"/>
      <w:r w:rsidDel="00000000" w:rsidR="00000000" w:rsidRPr="00000000">
        <w:rPr>
          <w:rtl w:val="0"/>
        </w:rPr>
        <w:t xml:space="preserve">Specify domain still - see FAO boundaries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EA">
      <w:pPr>
        <w:numPr>
          <w:ilvl w:val="1"/>
          <w:numId w:val="39"/>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EB">
      <w:pPr>
        <w:numPr>
          <w:ilvl w:val="1"/>
          <w:numId w:val="39"/>
        </w:numPr>
        <w:ind w:left="1440" w:hanging="360"/>
        <w:rPr>
          <w:u w:val="none"/>
        </w:rPr>
      </w:pPr>
      <w:r w:rsidDel="00000000" w:rsidR="00000000" w:rsidRPr="00000000">
        <w:rPr>
          <w:rtl w:val="0"/>
        </w:rPr>
        <w:t xml:space="preserve">include montane forests??</w:t>
      </w:r>
    </w:p>
    <w:p w:rsidR="00000000" w:rsidDel="00000000" w:rsidP="00000000" w:rsidRDefault="00000000" w:rsidRPr="00000000" w14:paraId="000000EC">
      <w:pPr>
        <w:numPr>
          <w:ilvl w:val="0"/>
          <w:numId w:val="39"/>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ED">
      <w:pPr>
        <w:numPr>
          <w:ilvl w:val="1"/>
          <w:numId w:val="39"/>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EE">
      <w:pPr>
        <w:pStyle w:val="Heading2"/>
        <w:rPr>
          <w:b w:val="1"/>
          <w:highlight w:val="yellow"/>
        </w:rPr>
      </w:pPr>
      <w:bookmarkStart w:colFirst="0" w:colLast="0" w:name="_67ufwhve0n98" w:id="8"/>
      <w:bookmarkEnd w:id="8"/>
      <w:commentRangeStart w:id="26"/>
      <w:r w:rsidDel="00000000" w:rsidR="00000000" w:rsidRPr="00000000">
        <w:rPr>
          <w:rtl w:val="0"/>
        </w:rPr>
        <w:t xml:space="preserve">2. </w:t>
      </w:r>
      <w:commentRangeStart w:id="27"/>
      <w:r w:rsidDel="00000000" w:rsidR="00000000" w:rsidRPr="00000000">
        <w:rPr>
          <w:rtl w:val="0"/>
        </w:rPr>
        <w:t xml:space="preserve">PANGEA</w:t>
      </w:r>
      <w:commentRangeEnd w:id="27"/>
      <w:r w:rsidDel="00000000" w:rsidR="00000000" w:rsidRPr="00000000">
        <w:commentReference w:id="27"/>
      </w:r>
      <w:r w:rsidDel="00000000" w:rsidR="00000000" w:rsidRPr="00000000">
        <w:rPr>
          <w:rtl w:val="0"/>
        </w:rPr>
        <w:t xml:space="preserve"> Science Themes</w:t>
      </w:r>
      <w:r w:rsidDel="00000000" w:rsidR="00000000" w:rsidRPr="00000000">
        <w:rPr>
          <w:b w:val="1"/>
          <w:highlight w:val="yellow"/>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F">
      <w:pPr>
        <w:pStyle w:val="Heading3"/>
        <w:rPr/>
      </w:pPr>
      <w:bookmarkStart w:colFirst="0" w:colLast="0" w:name="_ykkfx91lnxr" w:id="9"/>
      <w:bookmarkEnd w:id="9"/>
      <w:r w:rsidDel="00000000" w:rsidR="00000000" w:rsidRPr="00000000">
        <w:rPr>
          <w:rtl w:val="0"/>
        </w:rPr>
        <w:t xml:space="preserve">2.1 Biogeochemical Cycles and Carbon Dynamics</w:t>
      </w:r>
    </w:p>
    <w:p w:rsidR="00000000" w:rsidDel="00000000" w:rsidP="00000000" w:rsidRDefault="00000000" w:rsidRPr="00000000" w14:paraId="000000F0">
      <w:pPr>
        <w:spacing w:after="240" w:before="240" w:lineRule="auto"/>
        <w:rPr/>
      </w:pPr>
      <w:commentRangeStart w:id="28"/>
      <w:r w:rsidDel="00000000" w:rsidR="00000000" w:rsidRPr="00000000">
        <w:rPr>
          <w:rtl w:val="0"/>
        </w:rPr>
        <w:t xml:space="preserve">In</w:t>
      </w:r>
      <w:commentRangeEnd w:id="28"/>
      <w:r w:rsidDel="00000000" w:rsidR="00000000" w:rsidRPr="00000000">
        <w:commentReference w:id="28"/>
      </w:r>
      <w:r w:rsidDel="00000000" w:rsidR="00000000" w:rsidRPr="00000000">
        <w:rPr>
          <w:rtl w:val="0"/>
        </w:rPr>
        <w:t xml:space="preserve"> recent decades, tropical forest regions have been a strong and persistent carbon sink. As a result of climate change and land-use change, the tropical carbon sink is now fragile, at times reversing to become a source of carbon emissions to the atmosphere in response to extreme events. Critically, tropical forests appear to differ in their sensitivity to extreme events and future climate and land-use change feedbacks. We do not currently know how sensitive tropical forest regions are, how much that sensitivity differs across continents, or the mechanisms that account for those differences.</w:t>
      </w:r>
    </w:p>
    <w:p w:rsidR="00000000" w:rsidDel="00000000" w:rsidP="00000000" w:rsidRDefault="00000000" w:rsidRPr="00000000" w14:paraId="000000F1">
      <w:pPr>
        <w:numPr>
          <w:ilvl w:val="0"/>
          <w:numId w:val="24"/>
        </w:numPr>
        <w:ind w:left="720" w:hanging="360"/>
        <w:rPr>
          <w:b w:val="1"/>
        </w:rPr>
      </w:pPr>
      <w:r w:rsidDel="00000000" w:rsidR="00000000" w:rsidRPr="00000000">
        <w:rPr>
          <w:b w:val="1"/>
          <w:rtl w:val="0"/>
        </w:rPr>
        <w:t xml:space="preserve">How do geographic variations in </w:t>
      </w:r>
      <w:commentRangeStart w:id="29"/>
      <w:r w:rsidDel="00000000" w:rsidR="00000000" w:rsidRPr="00000000">
        <w:rPr>
          <w:b w:val="1"/>
          <w:rtl w:val="0"/>
        </w:rPr>
        <w:t xml:space="preserve">species composition</w:t>
      </w:r>
      <w:commentRangeEnd w:id="29"/>
      <w:r w:rsidDel="00000000" w:rsidR="00000000" w:rsidRPr="00000000">
        <w:commentReference w:id="29"/>
      </w:r>
      <w:r w:rsidDel="00000000" w:rsidR="00000000" w:rsidRPr="00000000">
        <w:rPr>
          <w:b w:val="1"/>
          <w:rtl w:val="0"/>
        </w:rPr>
        <w:t xml:space="preserve">, land-use, climate regimes, </w:t>
      </w:r>
      <w:commentRangeStart w:id="30"/>
      <w:r w:rsidDel="00000000" w:rsidR="00000000" w:rsidRPr="00000000">
        <w:rPr>
          <w:b w:val="1"/>
          <w:rtl w:val="0"/>
        </w:rPr>
        <w:t xml:space="preserve">aquatic water </w:t>
      </w:r>
      <w:commentRangeEnd w:id="30"/>
      <w:r w:rsidDel="00000000" w:rsidR="00000000" w:rsidRPr="00000000">
        <w:commentReference w:id="30"/>
      </w:r>
      <w:r w:rsidDel="00000000" w:rsidR="00000000" w:rsidRPr="00000000">
        <w:rPr>
          <w:b w:val="1"/>
          <w:rtl w:val="0"/>
        </w:rPr>
        <w:t xml:space="preserve">bodies, and edaphic properties contribute to differences in carbon cycling (CO</w:t>
      </w:r>
      <w:r w:rsidDel="00000000" w:rsidR="00000000" w:rsidRPr="00000000">
        <w:rPr>
          <w:b w:val="1"/>
          <w:vertAlign w:val="subscript"/>
          <w:rtl w:val="0"/>
        </w:rPr>
        <w:t xml:space="preserve">2</w:t>
      </w:r>
      <w:r w:rsidDel="00000000" w:rsidR="00000000" w:rsidRPr="00000000">
        <w:rPr>
          <w:b w:val="1"/>
          <w:rtl w:val="0"/>
        </w:rPr>
        <w:t xml:space="preserve"> and CH</w:t>
      </w:r>
      <w:r w:rsidDel="00000000" w:rsidR="00000000" w:rsidRPr="00000000">
        <w:rPr>
          <w:b w:val="1"/>
          <w:vertAlign w:val="subscript"/>
          <w:rtl w:val="0"/>
        </w:rPr>
        <w:t xml:space="preserve">4</w:t>
      </w:r>
      <w:r w:rsidDel="00000000" w:rsidR="00000000" w:rsidRPr="00000000">
        <w:rPr>
          <w:b w:val="1"/>
          <w:rtl w:val="0"/>
        </w:rPr>
        <w:t xml:space="preserve">)?</w:t>
      </w:r>
    </w:p>
    <w:p w:rsidR="00000000" w:rsidDel="00000000" w:rsidP="00000000" w:rsidRDefault="00000000" w:rsidRPr="00000000" w14:paraId="000000F2">
      <w:pPr>
        <w:numPr>
          <w:ilvl w:val="1"/>
          <w:numId w:val="24"/>
        </w:numPr>
        <w:ind w:left="1440" w:hanging="360"/>
      </w:pPr>
      <w:commentRangeStart w:id="31"/>
      <w:r w:rsidDel="00000000" w:rsidR="00000000" w:rsidRPr="00000000">
        <w:rPr>
          <w:rtl w:val="0"/>
        </w:rPr>
        <w:t xml:space="preserve">How do changing hydroperiods, river connectivity, and land-use affect carbon source/sink behavior of tropical flooded and wetland forests?</w:t>
      </w:r>
    </w:p>
    <w:p w:rsidR="00000000" w:rsidDel="00000000" w:rsidP="00000000" w:rsidRDefault="00000000" w:rsidRPr="00000000" w14:paraId="000000F3">
      <w:pPr>
        <w:numPr>
          <w:ilvl w:val="1"/>
          <w:numId w:val="24"/>
        </w:numPr>
        <w:ind w:left="1440" w:hanging="360"/>
      </w:pPr>
      <w:r w:rsidDel="00000000" w:rsidR="00000000" w:rsidRPr="00000000">
        <w:rPr>
          <w:rtl w:val="0"/>
        </w:rPr>
        <w:t xml:space="preserve">What is the spatial distribution of soil carbon stocks across tropical forests, and how do climate and land-use change, edaphic controls, aboveground stocks, and biomass carbon residence time drive the variability in soil carbon stocks?</w:t>
      </w:r>
    </w:p>
    <w:p w:rsidR="00000000" w:rsidDel="00000000" w:rsidP="00000000" w:rsidRDefault="00000000" w:rsidRPr="00000000" w14:paraId="000000F4">
      <w:pPr>
        <w:numPr>
          <w:ilvl w:val="1"/>
          <w:numId w:val="24"/>
        </w:numPr>
        <w:ind w:left="1440" w:hanging="360"/>
      </w:pPr>
      <w:r w:rsidDel="00000000" w:rsidR="00000000" w:rsidRPr="00000000">
        <w:rPr>
          <w:rtl w:val="0"/>
        </w:rPr>
        <w:t xml:space="preserve">How does variability in primary biological and physicochemical factors drive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fluxes from tropical inland waters, floodplains, and wetlands?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numPr>
          <w:ilvl w:val="0"/>
          <w:numId w:val="24"/>
        </w:numPr>
        <w:ind w:left="720" w:hanging="360"/>
        <w:rPr>
          <w:b w:val="1"/>
        </w:rPr>
      </w:pPr>
      <w:r w:rsidDel="00000000" w:rsidR="00000000" w:rsidRPr="00000000">
        <w:rPr>
          <w:b w:val="1"/>
          <w:rtl w:val="0"/>
        </w:rPr>
        <w:t xml:space="preserve">How are current and historical trends and variability of carbon cycling linked to variation in soil nutrient availability and fluxes of nitrogen and phosphorus?</w:t>
      </w:r>
    </w:p>
    <w:p w:rsidR="00000000" w:rsidDel="00000000" w:rsidP="00000000" w:rsidRDefault="00000000" w:rsidRPr="00000000" w14:paraId="000000F7">
      <w:pPr>
        <w:numPr>
          <w:ilvl w:val="1"/>
          <w:numId w:val="24"/>
        </w:numPr>
        <w:ind w:left="1440" w:hanging="360"/>
      </w:pPr>
      <w:r w:rsidDel="00000000" w:rsidR="00000000" w:rsidRPr="00000000">
        <w:rPr>
          <w:rtl w:val="0"/>
        </w:rPr>
        <w:t xml:space="preserve">How do nitrogen and phosphorus limitations on tropical forest carbon stocks and fluxes vary across the tropics?</w:t>
      </w:r>
    </w:p>
    <w:p w:rsidR="00000000" w:rsidDel="00000000" w:rsidP="00000000" w:rsidRDefault="00000000" w:rsidRPr="00000000" w14:paraId="000000F8">
      <w:pPr>
        <w:numPr>
          <w:ilvl w:val="1"/>
          <w:numId w:val="24"/>
        </w:numPr>
        <w:ind w:left="1440" w:hanging="360"/>
      </w:pPr>
      <w:r w:rsidDel="00000000" w:rsidR="00000000" w:rsidRPr="00000000">
        <w:rPr>
          <w:rtl w:val="0"/>
        </w:rPr>
        <w:t xml:space="preserve">Does variation in land-use and land cover change within and between tropical continents affect nutrient dynamics and limitation?</w:t>
      </w:r>
    </w:p>
    <w:p w:rsidR="00000000" w:rsidDel="00000000" w:rsidP="00000000" w:rsidRDefault="00000000" w:rsidRPr="00000000" w14:paraId="000000F9">
      <w:pPr>
        <w:numPr>
          <w:ilvl w:val="1"/>
          <w:numId w:val="24"/>
        </w:numPr>
        <w:ind w:left="1440" w:hanging="360"/>
      </w:pPr>
      <w:r w:rsidDel="00000000" w:rsidR="00000000" w:rsidRPr="00000000">
        <w:rPr>
          <w:rtl w:val="0"/>
        </w:rPr>
        <w:t xml:space="preserve">How does broader variation in soil physical and chemical properties interact with N and P limitations to control tropical forest productivity and carbon storage? </w:t>
      </w:r>
    </w:p>
    <w:p w:rsidR="00000000" w:rsidDel="00000000" w:rsidP="00000000" w:rsidRDefault="00000000" w:rsidRPr="00000000" w14:paraId="000000FA">
      <w:pPr>
        <w:numPr>
          <w:ilvl w:val="1"/>
          <w:numId w:val="24"/>
        </w:numPr>
        <w:ind w:left="1440" w:hanging="360"/>
      </w:pPr>
      <w:r w:rsidDel="00000000" w:rsidR="00000000" w:rsidRPr="00000000">
        <w:rPr>
          <w:rtl w:val="0"/>
        </w:rPr>
        <w:t xml:space="preserve">What is the relative role of climate change, elevated CO</w:t>
      </w:r>
      <w:r w:rsidDel="00000000" w:rsidR="00000000" w:rsidRPr="00000000">
        <w:rPr>
          <w:vertAlign w:val="subscript"/>
          <w:rtl w:val="0"/>
        </w:rPr>
        <w:t xml:space="preserve">2</w:t>
      </w:r>
      <w:r w:rsidDel="00000000" w:rsidR="00000000" w:rsidRPr="00000000">
        <w:rPr>
          <w:rtl w:val="0"/>
        </w:rPr>
        <w:t xml:space="preserve">, nutrient deposition, and land cover on the current and historical trends in vegetation and soil carbon stocks, as well as carbon fluxes (photosynthesis, respiration)?</w:t>
      </w:r>
    </w:p>
    <w:p w:rsidR="00000000" w:rsidDel="00000000" w:rsidP="00000000" w:rsidRDefault="00000000" w:rsidRPr="00000000" w14:paraId="000000FB">
      <w:pPr>
        <w:ind w:left="720" w:firstLine="0"/>
        <w:rPr>
          <w:b w:val="1"/>
        </w:rPr>
      </w:pPr>
      <w:r w:rsidDel="00000000" w:rsidR="00000000" w:rsidRPr="00000000">
        <w:rPr>
          <w:rtl w:val="0"/>
        </w:rPr>
      </w:r>
    </w:p>
    <w:p w:rsidR="00000000" w:rsidDel="00000000" w:rsidP="00000000" w:rsidRDefault="00000000" w:rsidRPr="00000000" w14:paraId="000000FC">
      <w:pPr>
        <w:numPr>
          <w:ilvl w:val="0"/>
          <w:numId w:val="24"/>
        </w:numPr>
        <w:ind w:left="720" w:hanging="360"/>
        <w:rPr>
          <w:b w:val="1"/>
        </w:rPr>
      </w:pPr>
      <w:r w:rsidDel="00000000" w:rsidR="00000000" w:rsidRPr="00000000">
        <w:rPr>
          <w:b w:val="1"/>
          <w:rtl w:val="0"/>
        </w:rPr>
        <w:t xml:space="preserve">How do disturbances (e.g. droughts, </w:t>
      </w:r>
      <w:ins w:author="Jose D Fuentes" w:id="9" w:date="2024-08-25T18:24:01Z">
        <w:r w:rsidDel="00000000" w:rsidR="00000000" w:rsidRPr="00000000">
          <w:rPr>
            <w:b w:val="1"/>
            <w:rtl w:val="0"/>
          </w:rPr>
          <w:t xml:space="preserve">biomass burning, </w:t>
        </w:r>
      </w:ins>
      <w:r w:rsidDel="00000000" w:rsidR="00000000" w:rsidRPr="00000000">
        <w:rPr>
          <w:b w:val="1"/>
          <w:rtl w:val="0"/>
        </w:rPr>
        <w:t xml:space="preserve">storms, deforestation, and degradation</w:t>
      </w:r>
      <w:ins w:author="Michael Keller" w:id="10" w:date="2024-08-22T22:44:03Z">
        <w:r w:rsidDel="00000000" w:rsidR="00000000" w:rsidRPr="00000000">
          <w:rPr>
            <w:b w:val="1"/>
            <w:rtl w:val="0"/>
          </w:rPr>
          <w:t xml:space="preserve"> </w:t>
        </w:r>
      </w:ins>
      <w:ins w:author="Jose D Fuentes" w:id="11" w:date="2024-08-25T18:24:14Z">
        <w:r w:rsidDel="00000000" w:rsidR="00000000" w:rsidRPr="00000000">
          <w:rPr>
            <w:b w:val="1"/>
            <w:rtl w:val="0"/>
          </w:rPr>
          <w:t xml:space="preserve">caused by wild</w:t>
        </w:r>
      </w:ins>
      <w:ins w:author="Michael Keller" w:id="10" w:date="2024-08-22T22:44:03Z">
        <w:del w:author="Jose D Fuentes" w:id="11" w:date="2024-08-25T18:24:14Z">
          <w:r w:rsidDel="00000000" w:rsidR="00000000" w:rsidRPr="00000000">
            <w:rPr>
              <w:b w:val="1"/>
              <w:rtl w:val="0"/>
            </w:rPr>
            <w:delText xml:space="preserve">including </w:delText>
          </w:r>
        </w:del>
        <w:commentRangeStart w:id="32"/>
        <w:r w:rsidDel="00000000" w:rsidR="00000000" w:rsidRPr="00000000">
          <w:rPr>
            <w:b w:val="1"/>
            <w:rtl w:val="0"/>
          </w:rPr>
          <w:t xml:space="preserve">fire</w:t>
        </w:r>
      </w:ins>
      <w:ins w:author="Jose D Fuentes" w:id="12" w:date="2024-08-25T18:24:25Z">
        <w:commentRangeEnd w:id="32"/>
        <w:r w:rsidDel="00000000" w:rsidR="00000000" w:rsidRPr="00000000">
          <w:commentReference w:id="32"/>
        </w:r>
        <w:r w:rsidDel="00000000" w:rsidR="00000000" w:rsidRPr="00000000">
          <w:rPr>
            <w:b w:val="1"/>
            <w:rtl w:val="0"/>
          </w:rPr>
          <w:t xml:space="preserve">s</w:t>
        </w:r>
      </w:ins>
      <w:r w:rsidDel="00000000" w:rsidR="00000000" w:rsidRPr="00000000">
        <w:rPr>
          <w:b w:val="1"/>
          <w:rtl w:val="0"/>
        </w:rPr>
        <w:t xml:space="preserve">) impact tropical forest biogeochemical cycles and carbon dynamics?</w:t>
      </w:r>
    </w:p>
    <w:p w:rsidR="00000000" w:rsidDel="00000000" w:rsidP="00000000" w:rsidRDefault="00000000" w:rsidRPr="00000000" w14:paraId="000000FD">
      <w:pPr>
        <w:numPr>
          <w:ilvl w:val="1"/>
          <w:numId w:val="24"/>
        </w:numPr>
        <w:ind w:left="1440" w:hanging="360"/>
      </w:pPr>
      <w:r w:rsidDel="00000000" w:rsidR="00000000" w:rsidRPr="00000000">
        <w:rPr>
          <w:rtl w:val="0"/>
        </w:rPr>
        <w:t xml:space="preserve">How does forest resistance or resilience to disturbances vary across climate and disturbance history gradients within biomes and across continents?</w:t>
      </w:r>
    </w:p>
    <w:p w:rsidR="00000000" w:rsidDel="00000000" w:rsidP="00000000" w:rsidRDefault="00000000" w:rsidRPr="00000000" w14:paraId="000000FE">
      <w:pPr>
        <w:numPr>
          <w:ilvl w:val="1"/>
          <w:numId w:val="24"/>
        </w:numPr>
        <w:ind w:left="1440" w:hanging="360"/>
      </w:pPr>
      <w:r w:rsidDel="00000000" w:rsidR="00000000" w:rsidRPr="00000000">
        <w:rPr>
          <w:rtl w:val="0"/>
        </w:rPr>
        <w:t xml:space="preserve">What are the post-disturbance recovery time scales of forest structure, composition, ecosystem functions (e.g., evapotranspiration, gross primary productivity), and carbon stocks? </w:t>
      </w:r>
    </w:p>
    <w:p w:rsidR="00000000" w:rsidDel="00000000" w:rsidP="00000000" w:rsidRDefault="00000000" w:rsidRPr="00000000" w14:paraId="000000FF">
      <w:pPr>
        <w:numPr>
          <w:ilvl w:val="1"/>
          <w:numId w:val="24"/>
        </w:numPr>
        <w:ind w:left="1440" w:hanging="360"/>
        <w:pPrChange w:author="Jose D Fuentes" w:id="0" w:date="2024-08-25T18:26:18Z">
          <w:pPr>
            <w:numPr>
              <w:ilvl w:val="1"/>
              <w:numId w:val="24"/>
            </w:numPr>
            <w:ind w:left="1440" w:hanging="360"/>
          </w:pPr>
        </w:pPrChange>
      </w:pPr>
      <w:commentRangeStart w:id="33"/>
      <w:r w:rsidDel="00000000" w:rsidR="00000000" w:rsidRPr="00000000">
        <w:rPr>
          <w:shd w:fill="ffe599" w:val="clear"/>
          <w:rtl w:val="0"/>
          <w:rPrChange w:author="Jose D Fuentes" w:id="13" w:date="2024-08-25T18:26:18Z">
            <w:rPr/>
          </w:rPrChange>
        </w:rPr>
        <w:t xml:space="preserve">How do disturbance type and intensity influence post-disturbance recovery time scales?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0">
      <w:pPr>
        <w:numPr>
          <w:ilvl w:val="1"/>
          <w:numId w:val="24"/>
        </w:numPr>
        <w:ind w:left="1440" w:hanging="360"/>
      </w:pPr>
      <w:r w:rsidDel="00000000" w:rsidR="00000000" w:rsidRPr="00000000">
        <w:rPr>
          <w:rtl w:val="0"/>
        </w:rPr>
        <w:t xml:space="preserve">How have disturbances impacted the carbon use efficiency (CUE) and water use efficiency (WUE) of tropical forests?</w:t>
      </w:r>
    </w:p>
    <w:p w:rsidR="00000000" w:rsidDel="00000000" w:rsidP="00000000" w:rsidRDefault="00000000" w:rsidRPr="00000000" w14:paraId="00000101">
      <w:pPr>
        <w:numPr>
          <w:ilvl w:val="1"/>
          <w:numId w:val="24"/>
        </w:numPr>
        <w:ind w:left="1440" w:hanging="360"/>
      </w:pPr>
      <w:r w:rsidDel="00000000" w:rsidR="00000000" w:rsidRPr="00000000">
        <w:rPr>
          <w:rtl w:val="0"/>
        </w:rPr>
        <w:t xml:space="preserve">What are the spatial and temporal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 differences associated with climate variability, wildland fires, and human modifications in tropical forests laden with inland waters and wetlands?</w:t>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pStyle w:val="Heading3"/>
        <w:rPr/>
      </w:pPr>
      <w:bookmarkStart w:colFirst="0" w:colLast="0" w:name="_h53zsa9y2giw" w:id="10"/>
      <w:bookmarkEnd w:id="10"/>
      <w:r w:rsidDel="00000000" w:rsidR="00000000" w:rsidRPr="00000000">
        <w:rPr>
          <w:rtl w:val="0"/>
        </w:rPr>
        <w:t xml:space="preserve">2.2 Ecosystem Structure, Function, and Biodiversity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21"/>
        </w:numPr>
        <w:ind w:left="720" w:hanging="360"/>
        <w:rPr>
          <w:b w:val="1"/>
        </w:rPr>
      </w:pPr>
      <w:r w:rsidDel="00000000" w:rsidR="00000000" w:rsidRPr="00000000">
        <w:rPr>
          <w:b w:val="1"/>
          <w:rtl w:val="0"/>
        </w:rPr>
        <w:t xml:space="preserve">What are the roles of ecosystem structure, function, and biodiversity in driving spatial variation in tropical forest carbon stocks and fluxes?</w:t>
      </w:r>
    </w:p>
    <w:p w:rsidR="00000000" w:rsidDel="00000000" w:rsidP="00000000" w:rsidRDefault="00000000" w:rsidRPr="00000000" w14:paraId="00000106">
      <w:pPr>
        <w:numPr>
          <w:ilvl w:val="1"/>
          <w:numId w:val="21"/>
        </w:numPr>
        <w:ind w:left="1440" w:hanging="360"/>
        <w:rPr>
          <w:b w:val="1"/>
        </w:rPr>
      </w:pPr>
      <w:commentRangeStart w:id="34"/>
      <w:r w:rsidDel="00000000" w:rsidR="00000000" w:rsidRPr="00000000">
        <w:rPr>
          <w:rtl w:val="0"/>
        </w:rPr>
        <w:t xml:space="preserve">How do forest structure, function, and biodiversity covary with each other and with abiotic variables that control tropical forest carbon stocks and fluxes within and among biogeographic regions in the tropics?  </w:t>
      </w:r>
    </w:p>
    <w:p w:rsidR="00000000" w:rsidDel="00000000" w:rsidP="00000000" w:rsidRDefault="00000000" w:rsidRPr="00000000" w14:paraId="00000107">
      <w:pPr>
        <w:numPr>
          <w:ilvl w:val="1"/>
          <w:numId w:val="21"/>
        </w:numPr>
        <w:ind w:left="1440" w:hanging="360"/>
        <w:rPr>
          <w:b w:val="1"/>
        </w:rPr>
      </w:pPr>
      <w:r w:rsidDel="00000000" w:rsidR="00000000" w:rsidRPr="00000000">
        <w:rPr>
          <w:rtl w:val="0"/>
        </w:rPr>
        <w:t xml:space="preserve">How does variation in ecosystem structure and functional composition correspond to variation in woody productivity (GPP, CUE, and allocation to wood production) and woody residence time, and thus to spatial variation in tropical forest biomass?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08">
      <w:pPr>
        <w:numPr>
          <w:ilvl w:val="0"/>
          <w:numId w:val="21"/>
        </w:numPr>
        <w:ind w:left="720" w:hanging="360"/>
        <w:rPr>
          <w:b w:val="1"/>
        </w:rPr>
      </w:pPr>
      <w:r w:rsidDel="00000000" w:rsidR="00000000" w:rsidRPr="00000000">
        <w:rPr>
          <w:b w:val="1"/>
          <w:rtl w:val="0"/>
        </w:rPr>
        <w:t xml:space="preserve">How </w:t>
      </w:r>
      <w:commentRangeStart w:id="35"/>
      <w:r w:rsidDel="00000000" w:rsidR="00000000" w:rsidRPr="00000000">
        <w:rPr>
          <w:b w:val="1"/>
          <w:rtl w:val="0"/>
        </w:rPr>
        <w:t xml:space="preserve">are</w:t>
      </w:r>
      <w:commentRangeEnd w:id="35"/>
      <w:r w:rsidDel="00000000" w:rsidR="00000000" w:rsidRPr="00000000">
        <w:commentReference w:id="35"/>
      </w:r>
      <w:r w:rsidDel="00000000" w:rsidR="00000000" w:rsidRPr="00000000">
        <w:rPr>
          <w:b w:val="1"/>
          <w:rtl w:val="0"/>
        </w:rPr>
        <w:t xml:space="preserve"> tropical forest phenology and mortality responding to temporal and spatial variability and systematic shifts in forcing processes, including climate, land-use, and disturbance regimes?  </w:t>
      </w:r>
    </w:p>
    <w:p w:rsidR="00000000" w:rsidDel="00000000" w:rsidP="00000000" w:rsidRDefault="00000000" w:rsidRPr="00000000" w14:paraId="00000109">
      <w:pPr>
        <w:numPr>
          <w:ilvl w:val="1"/>
          <w:numId w:val="21"/>
        </w:numPr>
        <w:ind w:left="1440" w:hanging="360"/>
        <w:rPr>
          <w:b w:val="1"/>
        </w:rPr>
      </w:pPr>
      <w:r w:rsidDel="00000000" w:rsidR="00000000" w:rsidRPr="00000000">
        <w:rPr>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10A">
      <w:pPr>
        <w:numPr>
          <w:ilvl w:val="2"/>
          <w:numId w:val="21"/>
        </w:numPr>
        <w:ind w:left="2160" w:hanging="360"/>
        <w:rPr>
          <w:b w:val="1"/>
        </w:rPr>
      </w:pPr>
      <w:r w:rsidDel="00000000" w:rsidR="00000000" w:rsidRPr="00000000">
        <w:rPr>
          <w:rtl w:val="0"/>
        </w:rPr>
        <w:t xml:space="preserve">How do these relationships differ among tropical forests, and how do these temporal responses vary spatially in relation to environmental variables? </w:t>
      </w:r>
    </w:p>
    <w:p w:rsidR="00000000" w:rsidDel="00000000" w:rsidP="00000000" w:rsidRDefault="00000000" w:rsidRPr="00000000" w14:paraId="0000010B">
      <w:pPr>
        <w:numPr>
          <w:ilvl w:val="1"/>
          <w:numId w:val="21"/>
        </w:numPr>
        <w:ind w:left="1440" w:hanging="360"/>
        <w:rPr>
          <w:b w:val="1"/>
        </w:rPr>
      </w:pPr>
      <w:r w:rsidDel="00000000" w:rsidR="00000000" w:rsidRPr="00000000">
        <w:rPr>
          <w:rtl w:val="0"/>
        </w:rPr>
        <w:t xml:space="preserve">What are the main causes of tropical tree mortality?</w:t>
      </w:r>
    </w:p>
    <w:p w:rsidR="00000000" w:rsidDel="00000000" w:rsidP="00000000" w:rsidRDefault="00000000" w:rsidRPr="00000000" w14:paraId="0000010C">
      <w:pPr>
        <w:numPr>
          <w:ilvl w:val="2"/>
          <w:numId w:val="21"/>
        </w:numPr>
        <w:ind w:left="2160" w:hanging="360"/>
        <w:rPr>
          <w:b w:val="1"/>
        </w:rPr>
      </w:pPr>
      <w:r w:rsidDel="00000000" w:rsidR="00000000" w:rsidRPr="00000000">
        <w:rPr>
          <w:rtl w:val="0"/>
        </w:rPr>
        <w:t xml:space="preserve">How does this differ geographically across the tropics?</w:t>
      </w:r>
    </w:p>
    <w:p w:rsidR="00000000" w:rsidDel="00000000" w:rsidP="00000000" w:rsidRDefault="00000000" w:rsidRPr="00000000" w14:paraId="0000010D">
      <w:pPr>
        <w:numPr>
          <w:ilvl w:val="2"/>
          <w:numId w:val="21"/>
        </w:numPr>
        <w:ind w:left="2160" w:hanging="360"/>
        <w:rPr>
          <w:b w:val="1"/>
        </w:rPr>
      </w:pPr>
      <w:r w:rsidDel="00000000" w:rsidR="00000000" w:rsidRPr="00000000">
        <w:rPr>
          <w:rtl w:val="0"/>
        </w:rPr>
        <w:t xml:space="preserve">How are the drivers of mortality-associated carbon fluxes changing in space and time?</w:t>
      </w:r>
    </w:p>
    <w:p w:rsidR="00000000" w:rsidDel="00000000" w:rsidP="00000000" w:rsidRDefault="00000000" w:rsidRPr="00000000" w14:paraId="0000010E">
      <w:pPr>
        <w:numPr>
          <w:ilvl w:val="1"/>
          <w:numId w:val="21"/>
        </w:numPr>
        <w:ind w:left="1440" w:hanging="360"/>
        <w:rPr>
          <w:b w:val="1"/>
        </w:rPr>
      </w:pPr>
      <w:r w:rsidDel="00000000" w:rsidR="00000000" w:rsidRPr="00000000">
        <w:rPr>
          <w:rtl w:val="0"/>
        </w:rPr>
        <w:t xml:space="preserve">How does geographic and temporal variation in tropical forest phenology influence carbon stocks and fluxes?</w:t>
      </w:r>
    </w:p>
    <w:p w:rsidR="00000000" w:rsidDel="00000000" w:rsidP="00000000" w:rsidRDefault="00000000" w:rsidRPr="00000000" w14:paraId="0000010F">
      <w:pPr>
        <w:numPr>
          <w:ilvl w:val="1"/>
          <w:numId w:val="21"/>
        </w:numPr>
        <w:ind w:left="1440" w:hanging="360"/>
        <w:rPr>
          <w:b w:val="1"/>
        </w:rPr>
      </w:pPr>
      <w:r w:rsidDel="00000000" w:rsidR="00000000" w:rsidRPr="00000000">
        <w:rPr>
          <w:rtl w:val="0"/>
        </w:rPr>
        <w:t xml:space="preserve">How is tropical forest phenology changing in response to climate and land-use change?</w:t>
      </w:r>
    </w:p>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numPr>
          <w:ilvl w:val="0"/>
          <w:numId w:val="21"/>
        </w:numPr>
        <w:ind w:left="720" w:hanging="360"/>
        <w:rPr>
          <w:b w:val="1"/>
        </w:rPr>
      </w:pPr>
      <w:r w:rsidDel="00000000" w:rsidR="00000000" w:rsidRPr="00000000">
        <w:rPr>
          <w:b w:val="1"/>
          <w:rtl w:val="0"/>
        </w:rPr>
        <w:t xml:space="preserve">How </w:t>
      </w:r>
      <w:commentRangeStart w:id="36"/>
      <w:r w:rsidDel="00000000" w:rsidR="00000000" w:rsidRPr="00000000">
        <w:rPr>
          <w:b w:val="1"/>
          <w:shd w:fill="ffe599" w:val="clear"/>
          <w:rtl w:val="0"/>
          <w:rPrChange w:author="Jose D Fuentes" w:id="14" w:date="2024-08-25T18:30:01Z">
            <w:rPr>
              <w:b w:val="1"/>
            </w:rPr>
          </w:rPrChange>
        </w:rPr>
        <w:t xml:space="preserve">does functional composition influence ecosystem processes and tropical forest vulnerability and resilience to environmental change</w:t>
      </w:r>
      <w:commentRangeEnd w:id="36"/>
      <w:r w:rsidDel="00000000" w:rsidR="00000000" w:rsidRPr="00000000">
        <w:commentReference w:id="36"/>
      </w:r>
      <w:r w:rsidDel="00000000" w:rsidR="00000000" w:rsidRPr="00000000">
        <w:rPr>
          <w:b w:val="1"/>
          <w:rtl w:val="0"/>
        </w:rPr>
        <w:t xml:space="preserve">?</w:t>
      </w:r>
    </w:p>
    <w:p w:rsidR="00000000" w:rsidDel="00000000" w:rsidP="00000000" w:rsidRDefault="00000000" w:rsidRPr="00000000" w14:paraId="00000112">
      <w:pPr>
        <w:numPr>
          <w:ilvl w:val="1"/>
          <w:numId w:val="21"/>
        </w:numPr>
        <w:ind w:left="1440" w:hanging="360"/>
      </w:pPr>
      <w:r w:rsidDel="00000000" w:rsidR="00000000" w:rsidRPr="00000000">
        <w:rPr>
          <w:rtl w:val="0"/>
        </w:rPr>
        <w:t xml:space="preserve">How do tropical forest plant functional traits vary vertically and across forest types and environmental gradients? </w:t>
      </w:r>
    </w:p>
    <w:p w:rsidR="00000000" w:rsidDel="00000000" w:rsidP="00000000" w:rsidRDefault="00000000" w:rsidRPr="00000000" w14:paraId="00000113">
      <w:pPr>
        <w:numPr>
          <w:ilvl w:val="2"/>
          <w:numId w:val="21"/>
        </w:numPr>
        <w:ind w:left="2160" w:hanging="360"/>
        <w:rPr>
          <w:b w:val="1"/>
        </w:rPr>
      </w:pPr>
      <w:r w:rsidDel="00000000" w:rsidR="00000000" w:rsidRPr="00000000">
        <w:rPr>
          <w:rtl w:val="0"/>
        </w:rPr>
        <w:t xml:space="preserve">How do species- and organismal-scale plant functional traits aggregate to ecosystem-scale functional composition (e.g., community-weighted means and variances of particular traits), and does this vary among tropical ecosystems? </w:t>
      </w:r>
    </w:p>
    <w:p w:rsidR="00000000" w:rsidDel="00000000" w:rsidP="00000000" w:rsidRDefault="00000000" w:rsidRPr="00000000" w14:paraId="00000114">
      <w:pPr>
        <w:numPr>
          <w:ilvl w:val="2"/>
          <w:numId w:val="21"/>
        </w:numPr>
        <w:ind w:left="2160" w:hanging="360"/>
        <w:rPr>
          <w:b w:val="1"/>
        </w:rPr>
      </w:pPr>
      <w:r w:rsidDel="00000000" w:rsidR="00000000" w:rsidRPr="00000000">
        <w:rPr>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15">
      <w:pPr>
        <w:numPr>
          <w:ilvl w:val="2"/>
          <w:numId w:val="21"/>
        </w:numPr>
        <w:ind w:left="2160" w:hanging="360"/>
        <w:rPr>
          <w:b w:val="1"/>
        </w:rPr>
      </w:pPr>
      <w:r w:rsidDel="00000000" w:rsidR="00000000" w:rsidRPr="00000000">
        <w:rPr>
          <w:rtl w:val="0"/>
        </w:rPr>
        <w:t xml:space="preserve">What are the plant functional traits that confer resilience to environmental change, and how do they vary across different forest types and environmental gradients?</w:t>
      </w:r>
    </w:p>
    <w:p w:rsidR="00000000" w:rsidDel="00000000" w:rsidP="00000000" w:rsidRDefault="00000000" w:rsidRPr="00000000" w14:paraId="00000116">
      <w:pPr>
        <w:numPr>
          <w:ilvl w:val="2"/>
          <w:numId w:val="21"/>
        </w:numPr>
        <w:spacing w:after="240" w:lineRule="auto"/>
        <w:ind w:left="2160" w:hanging="360"/>
      </w:pPr>
      <w:r w:rsidDel="00000000" w:rsidR="00000000" w:rsidRPr="00000000">
        <w:rPr>
          <w:rtl w:val="0"/>
        </w:rPr>
        <w:t xml:space="preserve">To what degree are changes in tropical carbon cycle dynamics caused by shifts in [woody plant] functional composition?</w:t>
      </w:r>
    </w:p>
    <w:p w:rsidR="00000000" w:rsidDel="00000000" w:rsidP="00000000" w:rsidRDefault="00000000" w:rsidRPr="00000000" w14:paraId="00000117">
      <w:pPr>
        <w:ind w:left="720" w:firstLine="0"/>
        <w:rPr>
          <w:b w:val="1"/>
        </w:rPr>
      </w:pPr>
      <w:r w:rsidDel="00000000" w:rsidR="00000000" w:rsidRPr="00000000">
        <w:rPr>
          <w:rtl w:val="0"/>
        </w:rPr>
      </w:r>
    </w:p>
    <w:p w:rsidR="00000000" w:rsidDel="00000000" w:rsidP="00000000" w:rsidRDefault="00000000" w:rsidRPr="00000000" w14:paraId="00000118">
      <w:pPr>
        <w:numPr>
          <w:ilvl w:val="0"/>
          <w:numId w:val="21"/>
        </w:numPr>
        <w:ind w:left="720" w:hanging="360"/>
        <w:rPr>
          <w:b w:val="1"/>
        </w:rPr>
      </w:pPr>
      <w:r w:rsidDel="00000000" w:rsidR="00000000" w:rsidRPr="00000000">
        <w:rPr>
          <w:b w:val="1"/>
          <w:rtl w:val="0"/>
        </w:rPr>
        <w:t xml:space="preserve">How does biodiversity, including plant-animal interactions, mediate the vulnerability or resilience of tropical forest carbon stocks and fluxes?</w:t>
      </w:r>
    </w:p>
    <w:p w:rsidR="00000000" w:rsidDel="00000000" w:rsidP="00000000" w:rsidRDefault="00000000" w:rsidRPr="00000000" w14:paraId="00000119">
      <w:pPr>
        <w:numPr>
          <w:ilvl w:val="1"/>
          <w:numId w:val="21"/>
        </w:numPr>
        <w:spacing w:line="259" w:lineRule="auto"/>
        <w:ind w:left="1440" w:hanging="360"/>
        <w:rPr>
          <w:b w:val="1"/>
        </w:rPr>
      </w:pPr>
      <w:r w:rsidDel="00000000" w:rsidR="00000000" w:rsidRPr="00000000">
        <w:rPr>
          <w:rtl w:val="0"/>
        </w:rPr>
        <w:t xml:space="preserve">How well does variation in structural diversity, functional composition, and spectral diversity - mappable with remote sensing datasets - correspond to tropical plant, animal, and microbial taxonomic diversity?</w:t>
      </w:r>
    </w:p>
    <w:p w:rsidR="00000000" w:rsidDel="00000000" w:rsidP="00000000" w:rsidRDefault="00000000" w:rsidRPr="00000000" w14:paraId="0000011A">
      <w:pPr>
        <w:numPr>
          <w:ilvl w:val="1"/>
          <w:numId w:val="21"/>
        </w:numPr>
        <w:ind w:left="1440" w:hanging="360"/>
        <w:rPr>
          <w:b w:val="1"/>
        </w:rPr>
      </w:pPr>
      <w:r w:rsidDel="00000000" w:rsidR="00000000" w:rsidRPr="00000000">
        <w:rPr>
          <w:rtl w:val="0"/>
        </w:rPr>
        <w:t xml:space="preserve">To what degree does biodiversity (including tree functional composition and diversity, liana abundance and composition, megafaunal abundance, abundance of seed-dispersing animals, microbial biodiversity, and diversity networks) contribute to explaining spatial variation in tropical forest carbon cycle dynamics?  </w:t>
      </w:r>
    </w:p>
    <w:p w:rsidR="00000000" w:rsidDel="00000000" w:rsidP="00000000" w:rsidRDefault="00000000" w:rsidRPr="00000000" w14:paraId="0000011B">
      <w:pPr>
        <w:numPr>
          <w:ilvl w:val="1"/>
          <w:numId w:val="21"/>
        </w:numPr>
        <w:spacing w:line="259" w:lineRule="auto"/>
        <w:ind w:left="1440" w:hanging="360"/>
      </w:pPr>
      <w:r w:rsidDel="00000000" w:rsidR="00000000" w:rsidRPr="00000000">
        <w:rPr>
          <w:rtl w:val="0"/>
        </w:rPr>
        <w:t xml:space="preserve">How vulnerable or resilient are species interactions underpinning tropical forest function to climate and land-use change?</w:t>
      </w:r>
    </w:p>
    <w:p w:rsidR="00000000" w:rsidDel="00000000" w:rsidP="00000000" w:rsidRDefault="00000000" w:rsidRPr="00000000" w14:paraId="0000011C">
      <w:pPr>
        <w:spacing w:after="240" w:before="0" w:line="276" w:lineRule="auto"/>
        <w:ind w:left="720" w:firstLine="0"/>
        <w:rPr/>
      </w:pPr>
      <w:r w:rsidDel="00000000" w:rsidR="00000000" w:rsidRPr="00000000">
        <w:rPr>
          <w:rtl w:val="0"/>
        </w:rPr>
      </w:r>
    </w:p>
    <w:p w:rsidR="00000000" w:rsidDel="00000000" w:rsidP="00000000" w:rsidRDefault="00000000" w:rsidRPr="00000000" w14:paraId="0000011D">
      <w:pPr>
        <w:spacing w:after="240" w:before="240" w:lineRule="auto"/>
        <w:ind w:left="0" w:firstLine="0"/>
        <w:rPr/>
      </w:pPr>
      <w:r w:rsidDel="00000000" w:rsidR="00000000" w:rsidRPr="00000000">
        <w:rPr>
          <w:rtl w:val="0"/>
        </w:rPr>
        <w:t xml:space="preserve">Genetic adaption - too slow; </w:t>
      </w:r>
      <w:commentRangeStart w:id="37"/>
      <w:r w:rsidDel="00000000" w:rsidR="00000000" w:rsidRPr="00000000">
        <w:rPr>
          <w:rtl w:val="0"/>
        </w:rPr>
        <w:t xml:space="preserve">Migration - too slow</w:t>
      </w:r>
      <w:commentRangeEnd w:id="37"/>
      <w:r w:rsidDel="00000000" w:rsidR="00000000" w:rsidRPr="00000000">
        <w:commentReference w:id="37"/>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1E">
      <w:pPr>
        <w:pStyle w:val="Heading3"/>
        <w:rPr/>
      </w:pPr>
      <w:bookmarkStart w:colFirst="0" w:colLast="0" w:name="_stmvw8hd42mo" w:id="11"/>
      <w:bookmarkEnd w:id="11"/>
      <w:r w:rsidDel="00000000" w:rsidR="00000000" w:rsidRPr="00000000">
        <w:rPr>
          <w:rtl w:val="0"/>
        </w:rPr>
        <w:t xml:space="preserve">2.3 Climate Interactions and Feedbacks</w:t>
      </w:r>
    </w:p>
    <w:p w:rsidR="00000000" w:rsidDel="00000000" w:rsidP="00000000" w:rsidRDefault="00000000" w:rsidRPr="00000000" w14:paraId="0000011F">
      <w:pPr>
        <w:rPr/>
      </w:pPr>
      <w:hyperlink r:id="rId10">
        <w:r w:rsidDel="00000000" w:rsidR="00000000" w:rsidRPr="00000000">
          <w:rPr>
            <w:color w:val="1155cc"/>
            <w:u w:val="single"/>
            <w:rtl w:val="0"/>
          </w:rPr>
          <w:t xml:space="preserve">CFI WG white paper document draft</w:t>
        </w:r>
      </w:hyperlink>
      <w:r w:rsidDel="00000000" w:rsidR="00000000" w:rsidRPr="00000000">
        <w:rPr>
          <w:rtl w:val="0"/>
        </w:rPr>
        <w:t xml:space="preserve">: Motivations/Background, Scientific Questions, PANGEA’s role of using satellite data to address these questions.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The global carbon cycle and tropical forest function are tightly linked to the water cycle (e.g., rainfall recycling), increasing temperatures and changes in seasonality</w:t>
      </w:r>
      <w:ins w:author="Jose D Fuentes" w:id="15" w:date="2024-08-25T18:31:50Z">
        <w:r w:rsidDel="00000000" w:rsidR="00000000" w:rsidRPr="00000000">
          <w:rPr>
            <w:rtl w:val="0"/>
          </w:rPr>
          <w:t xml:space="preserve">/phenology</w:t>
        </w:r>
      </w:ins>
      <w:r w:rsidDel="00000000" w:rsidR="00000000" w:rsidRPr="00000000">
        <w:rPr>
          <w:rtl w:val="0"/>
        </w:rPr>
        <w:t xml:space="preserve">, the biodiversity that underpins these systems, and feedbacks with the people that live in and depend on these landscapes. A coordinated multiscale campaign is required to advance our understanding of the sensitivity of these systems to future </w:t>
      </w:r>
      <w:ins w:author="Jose D Fuentes" w:id="16" w:date="2024-08-25T18:32:15Z">
        <w:r w:rsidDel="00000000" w:rsidR="00000000" w:rsidRPr="00000000">
          <w:rPr>
            <w:rtl w:val="0"/>
          </w:rPr>
          <w:t xml:space="preserve">environmental </w:t>
        </w:r>
      </w:ins>
      <w:r w:rsidDel="00000000" w:rsidR="00000000" w:rsidRPr="00000000">
        <w:rPr>
          <w:rtl w:val="0"/>
        </w:rPr>
        <w:t xml:space="preserve">change. </w:t>
      </w:r>
      <w:ins w:author="Jose D Fuentes" w:id="17" w:date="2024-08-25T18:32:38Z">
        <w:r w:rsidDel="00000000" w:rsidR="00000000" w:rsidRPr="00000000">
          <w:rPr>
            <w:rtl w:val="0"/>
          </w:rPr>
          <w:t xml:space="preserve">A field </w:t>
        </w:r>
      </w:ins>
      <w:del w:author="Jose D Fuentes" w:id="17" w:date="2024-08-25T18:32:38Z">
        <w:r w:rsidDel="00000000" w:rsidR="00000000" w:rsidRPr="00000000">
          <w:rPr>
            <w:rtl w:val="0"/>
          </w:rPr>
          <w:delText xml:space="preserve">This </w:delText>
        </w:r>
      </w:del>
      <w:r w:rsidDel="00000000" w:rsidR="00000000" w:rsidRPr="00000000">
        <w:rPr>
          <w:rtl w:val="0"/>
        </w:rPr>
        <w:t xml:space="preserve">campaign will simultaneously advance global-scale understanding of tropical ecosystem processes, accelerate progress in modeling </w:t>
      </w:r>
    </w:p>
    <w:p w:rsidR="00000000" w:rsidDel="00000000" w:rsidP="00000000" w:rsidRDefault="00000000" w:rsidRPr="00000000" w14:paraId="00000122">
      <w:pPr>
        <w:numPr>
          <w:ilvl w:val="0"/>
          <w:numId w:val="9"/>
        </w:numPr>
        <w:ind w:left="720" w:hanging="360"/>
        <w:rPr>
          <w:b w:val="1"/>
        </w:rPr>
      </w:pPr>
      <w:r w:rsidDel="00000000" w:rsidR="00000000" w:rsidRPr="00000000">
        <w:rPr>
          <w:b w:val="1"/>
          <w:rtl w:val="0"/>
        </w:rPr>
        <w:t xml:space="preserve">How do tropical forests alter </w:t>
      </w:r>
      <w:del w:author="Jose D Fuentes" w:id="18" w:date="2024-08-25T18:34:15Z">
        <w:r w:rsidDel="00000000" w:rsidR="00000000" w:rsidRPr="00000000">
          <w:rPr>
            <w:b w:val="1"/>
            <w:rtl w:val="0"/>
          </w:rPr>
          <w:delText xml:space="preserve">land </w:delText>
        </w:r>
      </w:del>
      <w:r w:rsidDel="00000000" w:rsidR="00000000" w:rsidRPr="00000000">
        <w:rPr>
          <w:b w:val="1"/>
          <w:rtl w:val="0"/>
        </w:rPr>
        <w:t xml:space="preserve">surface biophysical properties that influence the strength of land-atmosphere feedbacks and teleconnection?</w:t>
      </w:r>
    </w:p>
    <w:p w:rsidR="00000000" w:rsidDel="00000000" w:rsidP="00000000" w:rsidRDefault="00000000" w:rsidRPr="00000000" w14:paraId="00000123">
      <w:pPr>
        <w:numPr>
          <w:ilvl w:val="1"/>
          <w:numId w:val="9"/>
        </w:numPr>
        <w:ind w:left="1440" w:hanging="360"/>
        <w:rPr>
          <w:b w:val="1"/>
        </w:rPr>
      </w:pPr>
      <w:r w:rsidDel="00000000" w:rsidR="00000000" w:rsidRPr="00000000">
        <w:rPr>
          <w:rtl w:val="0"/>
        </w:rPr>
        <w:t xml:space="preserve">How do changes in surface biophysical properties (e.g., evapotranspiration, albedo, roughness, land surface temperature, and humidity) resulting from ecosystem structure and function and land-use change affect local and regional weather and climate and disturbance risks (e.g. fire, drought, flooding)? </w:t>
      </w:r>
    </w:p>
    <w:p w:rsidR="00000000" w:rsidDel="00000000" w:rsidP="00000000" w:rsidRDefault="00000000" w:rsidRPr="00000000" w14:paraId="00000124">
      <w:pPr>
        <w:numPr>
          <w:ilvl w:val="1"/>
          <w:numId w:val="9"/>
        </w:numPr>
        <w:ind w:left="1440" w:hanging="360"/>
        <w:rPr>
          <w:b w:val="1"/>
        </w:rPr>
      </w:pPr>
      <w:r w:rsidDel="00000000" w:rsidR="00000000" w:rsidRPr="00000000">
        <w:rPr>
          <w:rtl w:val="0"/>
        </w:rPr>
        <w:t xml:space="preserve">How do land-use change, climate change, and extreme events govern the land-atmosphere feedback strength in the tropics?</w:t>
      </w:r>
    </w:p>
    <w:p w:rsidR="00000000" w:rsidDel="00000000" w:rsidP="00000000" w:rsidRDefault="00000000" w:rsidRPr="00000000" w14:paraId="00000125">
      <w:pPr>
        <w:numPr>
          <w:ilvl w:val="1"/>
          <w:numId w:val="9"/>
        </w:numPr>
        <w:ind w:left="1440" w:hanging="360"/>
        <w:rPr>
          <w:b w:val="1"/>
        </w:rPr>
      </w:pPr>
      <w:r w:rsidDel="00000000" w:rsidR="00000000" w:rsidRPr="00000000">
        <w:rPr>
          <w:rtl w:val="0"/>
        </w:rPr>
        <w:t xml:space="preserve">How will shifts in tropical forest structure and function affect the seasonality of land surface energy balance, water exchange, and carbon fluxes, and their feedbacks with the climate? </w:t>
      </w:r>
    </w:p>
    <w:p w:rsidR="00000000" w:rsidDel="00000000" w:rsidP="00000000" w:rsidRDefault="00000000" w:rsidRPr="00000000" w14:paraId="00000126">
      <w:pPr>
        <w:ind w:left="720" w:firstLine="0"/>
        <w:rPr>
          <w:b w:val="1"/>
        </w:rPr>
      </w:pPr>
      <w:r w:rsidDel="00000000" w:rsidR="00000000" w:rsidRPr="00000000">
        <w:rPr>
          <w:rtl w:val="0"/>
        </w:rPr>
      </w:r>
    </w:p>
    <w:p w:rsidR="00000000" w:rsidDel="00000000" w:rsidP="00000000" w:rsidRDefault="00000000" w:rsidRPr="00000000" w14:paraId="00000127">
      <w:pPr>
        <w:numPr>
          <w:ilvl w:val="0"/>
          <w:numId w:val="9"/>
        </w:numPr>
        <w:ind w:left="720" w:hanging="360"/>
        <w:rPr>
          <w:b w:val="1"/>
        </w:rPr>
      </w:pPr>
      <w:r w:rsidDel="00000000" w:rsidR="00000000" w:rsidRPr="00000000">
        <w:rPr>
          <w:b w:val="1"/>
          <w:rtl w:val="0"/>
        </w:rPr>
        <w:t xml:space="preserve">How do climate change, land use, and disturbances interact with tropical forests to alter the terrestrial water balance via changes in precipitation, atmospheric moisture, and </w:t>
      </w:r>
      <w:r w:rsidDel="00000000" w:rsidR="00000000" w:rsidRPr="00000000">
        <w:rPr>
          <w:b w:val="1"/>
          <w:shd w:fill="ffe599" w:val="clear"/>
          <w:rtl w:val="0"/>
          <w:rPrChange w:author="Jose D Fuentes" w:id="19" w:date="2024-08-25T18:41:54Z">
            <w:rPr>
              <w:b w:val="1"/>
            </w:rPr>
          </w:rPrChange>
        </w:rPr>
        <w:t xml:space="preserve">surface </w:t>
      </w:r>
      <w:commentRangeStart w:id="38"/>
      <w:r w:rsidDel="00000000" w:rsidR="00000000" w:rsidRPr="00000000">
        <w:rPr>
          <w:b w:val="1"/>
          <w:shd w:fill="ffe599" w:val="clear"/>
          <w:rtl w:val="0"/>
          <w:rPrChange w:author="Jose D Fuentes" w:id="19" w:date="2024-08-25T18:41:54Z">
            <w:rPr>
              <w:b w:val="1"/>
            </w:rPr>
          </w:rPrChange>
        </w:rPr>
        <w:t xml:space="preserve">water</w:t>
      </w:r>
      <w:commentRangeEnd w:id="38"/>
      <w:r w:rsidDel="00000000" w:rsidR="00000000" w:rsidRPr="00000000">
        <w:commentReference w:id="38"/>
      </w:r>
      <w:r w:rsidDel="00000000" w:rsidR="00000000" w:rsidRPr="00000000">
        <w:rPr>
          <w:b w:val="1"/>
          <w:shd w:fill="ffe599" w:val="clear"/>
          <w:rtl w:val="0"/>
          <w:rPrChange w:author="Jose D Fuentes" w:id="19" w:date="2024-08-25T18:41:54Z">
            <w:rPr>
              <w:b w:val="1"/>
            </w:rPr>
          </w:rPrChange>
        </w:rPr>
        <w:t xml:space="preserve"> components</w:t>
      </w:r>
      <w:r w:rsidDel="00000000" w:rsidR="00000000" w:rsidRPr="00000000">
        <w:rPr>
          <w:b w:val="1"/>
          <w:rtl w:val="0"/>
        </w:rPr>
        <w:t xml:space="preserve">?</w:t>
      </w:r>
    </w:p>
    <w:p w:rsidR="00000000" w:rsidDel="00000000" w:rsidP="00000000" w:rsidRDefault="00000000" w:rsidRPr="00000000" w14:paraId="00000128">
      <w:pPr>
        <w:numPr>
          <w:ilvl w:val="1"/>
          <w:numId w:val="9"/>
        </w:numPr>
        <w:ind w:left="1440" w:hanging="360"/>
        <w:rPr>
          <w:b w:val="1"/>
        </w:rPr>
      </w:pPr>
      <w:r w:rsidDel="00000000" w:rsidR="00000000" w:rsidRPr="00000000">
        <w:rPr>
          <w:rtl w:val="0"/>
        </w:rPr>
        <w:t xml:space="preserve">How do changes in precipitation patterns (e.g., </w:t>
      </w:r>
      <w:ins w:author="Jose D Fuentes" w:id="20" w:date="2024-08-25T18:42:46Z">
        <w:r w:rsidDel="00000000" w:rsidR="00000000" w:rsidRPr="00000000">
          <w:rPr>
            <w:rtl w:val="0"/>
          </w:rPr>
          <w:t xml:space="preserve">caused by </w:t>
        </w:r>
      </w:ins>
      <w:r w:rsidDel="00000000" w:rsidR="00000000" w:rsidRPr="00000000">
        <w:rPr>
          <w:rtl w:val="0"/>
        </w:rPr>
        <w:t xml:space="preserve">ITCZ displacement) affect tropical forests, and how do these forest dynamics feedback on seasonal rainfall timing and duration?</w:t>
      </w:r>
    </w:p>
    <w:p w:rsidR="00000000" w:rsidDel="00000000" w:rsidP="00000000" w:rsidRDefault="00000000" w:rsidRPr="00000000" w14:paraId="00000129">
      <w:pPr>
        <w:numPr>
          <w:ilvl w:val="1"/>
          <w:numId w:val="9"/>
        </w:numPr>
        <w:ind w:left="1440" w:hanging="360"/>
        <w:rPr>
          <w:b w:val="1"/>
        </w:rPr>
      </w:pPr>
      <w:r w:rsidDel="00000000" w:rsidR="00000000" w:rsidRPr="00000000">
        <w:rPr>
          <w:rtl w:val="0"/>
        </w:rPr>
        <w:t xml:space="preserve">How do different land-use practices, </w:t>
      </w:r>
      <w:del w:author="Jose D Fuentes" w:id="21" w:date="2024-08-25T18:43:23Z">
        <w:r w:rsidDel="00000000" w:rsidR="00000000" w:rsidRPr="00000000">
          <w:rPr>
            <w:rtl w:val="0"/>
          </w:rPr>
          <w:delText xml:space="preserve">forest regrowth, </w:delText>
        </w:r>
      </w:del>
      <w:r w:rsidDel="00000000" w:rsidR="00000000" w:rsidRPr="00000000">
        <w:rPr>
          <w:rtl w:val="0"/>
        </w:rPr>
        <w:t xml:space="preserve">deforestation</w:t>
      </w:r>
      <w:ins w:author="Jose D Fuentes" w:id="22" w:date="2024-08-25T18:43:26Z">
        <w:r w:rsidDel="00000000" w:rsidR="00000000" w:rsidRPr="00000000">
          <w:rPr>
            <w:rtl w:val="0"/>
          </w:rPr>
          <w:t xml:space="preserve">, </w:t>
        </w:r>
        <w:r w:rsidDel="00000000" w:rsidR="00000000" w:rsidRPr="00000000">
          <w:rPr>
            <w:rtl w:val="0"/>
          </w:rPr>
          <w:t xml:space="preserve">forest regrowth</w:t>
        </w:r>
      </w:ins>
      <w:r w:rsidDel="00000000" w:rsidR="00000000" w:rsidRPr="00000000">
        <w:rPr>
          <w:rtl w:val="0"/>
        </w:rPr>
        <w:t xml:space="preserve"> and degradation alter rainfall recycling and the patterns, frequency, and intensity of precipitation, and what are the associated feedbacks?</w:t>
      </w:r>
    </w:p>
    <w:p w:rsidR="00000000" w:rsidDel="00000000" w:rsidP="00000000" w:rsidRDefault="00000000" w:rsidRPr="00000000" w14:paraId="0000012A">
      <w:pPr>
        <w:numPr>
          <w:ilvl w:val="2"/>
          <w:numId w:val="9"/>
        </w:numPr>
        <w:ind w:left="2160" w:hanging="360"/>
        <w:rPr>
          <w:b w:val="1"/>
        </w:rPr>
      </w:pPr>
      <w:r w:rsidDel="00000000" w:rsidR="00000000" w:rsidRPr="00000000">
        <w:rPr>
          <w:rtl w:val="0"/>
        </w:rPr>
        <w:t xml:space="preserve">What are the feedback processes between land cover and land-use change and physical climate systems during specific climate variability events (e.g., ENSO, AMOC, MJO, IOD)?</w:t>
      </w:r>
    </w:p>
    <w:p w:rsidR="00000000" w:rsidDel="00000000" w:rsidP="00000000" w:rsidRDefault="00000000" w:rsidRPr="00000000" w14:paraId="0000012B">
      <w:pPr>
        <w:numPr>
          <w:ilvl w:val="1"/>
          <w:numId w:val="9"/>
        </w:numPr>
        <w:ind w:left="1440" w:hanging="360"/>
        <w:rPr>
          <w:b w:val="1"/>
        </w:rPr>
      </w:pPr>
      <w:r w:rsidDel="00000000" w:rsidR="00000000" w:rsidRPr="00000000">
        <w:rPr>
          <w:rtl w:val="0"/>
        </w:rPr>
        <w:t xml:space="preserve">How do tropical forest disturbances (e.g., fire and associated aerosol</w:t>
      </w:r>
      <w:ins w:author="Jose D Fuentes" w:id="23" w:date="2024-08-25T18:44:04Z">
        <w:r w:rsidDel="00000000" w:rsidR="00000000" w:rsidRPr="00000000">
          <w:rPr>
            <w:rtl w:val="0"/>
          </w:rPr>
          <w:t xml:space="preserve"> loading from biomass </w:t>
        </w:r>
        <w:r w:rsidDel="00000000" w:rsidR="00000000" w:rsidRPr="00000000">
          <w:rPr>
            <w:rtl w:val="0"/>
          </w:rPr>
          <w:t xml:space="preserve">burning</w:t>
        </w:r>
      </w:ins>
      <w:del w:author="Jose D Fuentes" w:id="23" w:date="2024-08-25T18:44:04Z">
        <w:r w:rsidDel="00000000" w:rsidR="00000000" w:rsidRPr="00000000">
          <w:rPr>
            <w:rtl w:val="0"/>
          </w:rPr>
          <w:delText xml:space="preserve">s</w:delText>
        </w:r>
      </w:del>
      <w:r w:rsidDel="00000000" w:rsidR="00000000" w:rsidRPr="00000000">
        <w:rPr>
          <w:rtl w:val="0"/>
        </w:rPr>
        <w:t xml:space="preserve">) interact with clouds to influence continental precipitation?</w:t>
      </w:r>
    </w:p>
    <w:p w:rsidR="00000000" w:rsidDel="00000000" w:rsidP="00000000" w:rsidRDefault="00000000" w:rsidRPr="00000000" w14:paraId="0000012C">
      <w:pPr>
        <w:ind w:left="720" w:firstLine="0"/>
        <w:rPr>
          <w:b w:val="1"/>
        </w:rPr>
      </w:pPr>
      <w:r w:rsidDel="00000000" w:rsidR="00000000" w:rsidRPr="00000000">
        <w:rPr>
          <w:rtl w:val="0"/>
        </w:rPr>
      </w:r>
    </w:p>
    <w:p w:rsidR="00000000" w:rsidDel="00000000" w:rsidP="00000000" w:rsidRDefault="00000000" w:rsidRPr="00000000" w14:paraId="0000012D">
      <w:pPr>
        <w:numPr>
          <w:ilvl w:val="0"/>
          <w:numId w:val="9"/>
        </w:numPr>
        <w:ind w:left="720" w:hanging="360"/>
        <w:rPr>
          <w:b w:val="1"/>
        </w:rPr>
      </w:pPr>
      <w:r w:rsidDel="00000000" w:rsidR="00000000" w:rsidRPr="00000000">
        <w:rPr>
          <w:b w:val="1"/>
          <w:rtl w:val="0"/>
        </w:rPr>
        <w:t xml:space="preserve">What are the direct and indirect hydroclimate controls on the resilience or vulnerability of the tropical forest carbon balance and how do they vary due to effects from extreme events, land cover and land-use change, and increases in atmospheric CO</w:t>
      </w:r>
      <w:r w:rsidDel="00000000" w:rsidR="00000000" w:rsidRPr="00000000">
        <w:rPr>
          <w:b w:val="1"/>
          <w:vertAlign w:val="subscript"/>
          <w:rtl w:val="0"/>
        </w:rPr>
        <w:t xml:space="preserve">2</w:t>
      </w:r>
      <w:r w:rsidDel="00000000" w:rsidR="00000000" w:rsidRPr="00000000">
        <w:rPr>
          <w:b w:val="1"/>
          <w:rtl w:val="0"/>
        </w:rPr>
        <w:t xml:space="preserve">?</w:t>
      </w:r>
    </w:p>
    <w:p w:rsidR="00000000" w:rsidDel="00000000" w:rsidP="00000000" w:rsidRDefault="00000000" w:rsidRPr="00000000" w14:paraId="0000012E">
      <w:pPr>
        <w:numPr>
          <w:ilvl w:val="1"/>
          <w:numId w:val="9"/>
        </w:numPr>
        <w:ind w:left="1440" w:hanging="360"/>
        <w:rPr>
          <w:b w:val="1"/>
        </w:rPr>
      </w:pPr>
      <w:r w:rsidDel="00000000" w:rsidR="00000000" w:rsidRPr="00000000">
        <w:rPr>
          <w:rtl w:val="0"/>
        </w:rPr>
        <w:t xml:space="preserve">Are there key hydrological thresholds, such as critical soil moisture levels, and/or elevated temperatures that limit forest photosynthesis and sustainability, varying within and between tropical continents?</w:t>
      </w:r>
    </w:p>
    <w:p w:rsidR="00000000" w:rsidDel="00000000" w:rsidP="00000000" w:rsidRDefault="00000000" w:rsidRPr="00000000" w14:paraId="0000012F">
      <w:pPr>
        <w:numPr>
          <w:ilvl w:val="1"/>
          <w:numId w:val="9"/>
        </w:numPr>
        <w:ind w:left="1440" w:hanging="360"/>
        <w:rPr>
          <w:b w:val="1"/>
        </w:rPr>
      </w:pPr>
      <w:r w:rsidDel="00000000" w:rsidR="00000000" w:rsidRPr="00000000">
        <w:rPr>
          <w:rtl w:val="0"/>
        </w:rPr>
        <w:t xml:space="preserve">What are the differences in hydrological controls on the terrestrial carbon cycle between the Amazon and the Congo</w:t>
      </w:r>
      <w:ins w:author="Jose D Fuentes" w:id="24" w:date="2024-08-25T18:45:38Z">
        <w:r w:rsidDel="00000000" w:rsidR="00000000" w:rsidRPr="00000000">
          <w:rPr>
            <w:rtl w:val="0"/>
          </w:rPr>
          <w:t xml:space="preserve"> basins</w:t>
        </w:r>
      </w:ins>
      <w:r w:rsidDel="00000000" w:rsidR="00000000" w:rsidRPr="00000000">
        <w:rPr>
          <w:rtl w:val="0"/>
        </w:rPr>
        <w:t xml:space="preserve">, and how do these controls vary during extreme events (droughts, flooding, etc)?</w:t>
      </w:r>
    </w:p>
    <w:p w:rsidR="00000000" w:rsidDel="00000000" w:rsidP="00000000" w:rsidRDefault="00000000" w:rsidRPr="00000000" w14:paraId="00000130">
      <w:pPr>
        <w:numPr>
          <w:ilvl w:val="1"/>
          <w:numId w:val="9"/>
        </w:numPr>
        <w:ind w:left="1440" w:hanging="360"/>
        <w:rPr>
          <w:b w:val="1"/>
        </w:rPr>
      </w:pPr>
      <w:r w:rsidDel="00000000" w:rsidR="00000000" w:rsidRPr="00000000">
        <w:rPr>
          <w:rtl w:val="0"/>
        </w:rPr>
        <w:t xml:space="preserve">How do forest regrowth, and LCLUC alter regional hydrological cycles, freshwater resources, and water quality in tropical regions?</w:t>
      </w:r>
    </w:p>
    <w:p w:rsidR="00000000" w:rsidDel="00000000" w:rsidP="00000000" w:rsidRDefault="00000000" w:rsidRPr="00000000" w14:paraId="00000131">
      <w:pPr>
        <w:ind w:left="720" w:firstLine="0"/>
        <w:rPr>
          <w:b w:val="1"/>
        </w:rPr>
      </w:pPr>
      <w:r w:rsidDel="00000000" w:rsidR="00000000" w:rsidRPr="00000000">
        <w:rPr>
          <w:rtl w:val="0"/>
        </w:rPr>
      </w:r>
    </w:p>
    <w:p w:rsidR="00000000" w:rsidDel="00000000" w:rsidP="00000000" w:rsidRDefault="00000000" w:rsidRPr="00000000" w14:paraId="00000132">
      <w:pPr>
        <w:numPr>
          <w:ilvl w:val="0"/>
          <w:numId w:val="9"/>
        </w:numPr>
        <w:ind w:left="720" w:hanging="360"/>
        <w:rPr>
          <w:b w:val="1"/>
        </w:rPr>
      </w:pPr>
      <w:r w:rsidDel="00000000" w:rsidR="00000000" w:rsidRPr="00000000">
        <w:rPr>
          <w:b w:val="1"/>
          <w:rtl w:val="0"/>
        </w:rPr>
        <w:t xml:space="preserve">How do changes in the physical climate system and extreme events influence land cover and land-use in the tropics, including processes, associated services, and the resilience of tropical landscapes?</w:t>
      </w:r>
    </w:p>
    <w:p w:rsidR="00000000" w:rsidDel="00000000" w:rsidP="00000000" w:rsidRDefault="00000000" w:rsidRPr="00000000" w14:paraId="00000133">
      <w:pPr>
        <w:numPr>
          <w:ilvl w:val="1"/>
          <w:numId w:val="9"/>
        </w:numPr>
        <w:ind w:left="1440" w:hanging="360"/>
        <w:rPr>
          <w:b w:val="1"/>
        </w:rPr>
      </w:pPr>
      <w:r w:rsidDel="00000000" w:rsidR="00000000" w:rsidRPr="00000000">
        <w:rPr>
          <w:rtl w:val="0"/>
        </w:rPr>
        <w:t xml:space="preserve">How do climate warming and trends in extreme events interact with land cover and land-use change to influence forest and agricultural productivity and their climate feedbacks within and between tropical continents?</w:t>
      </w:r>
    </w:p>
    <w:p w:rsidR="00000000" w:rsidDel="00000000" w:rsidP="00000000" w:rsidRDefault="00000000" w:rsidRPr="00000000" w14:paraId="00000134">
      <w:pPr>
        <w:numPr>
          <w:ilvl w:val="1"/>
          <w:numId w:val="9"/>
        </w:numPr>
        <w:ind w:left="1440" w:hanging="360"/>
        <w:rPr>
          <w:b w:val="1"/>
        </w:rPr>
      </w:pPr>
      <w:r w:rsidDel="00000000" w:rsidR="00000000" w:rsidRPr="00000000">
        <w:rPr>
          <w:rtl w:val="0"/>
        </w:rPr>
        <w:t xml:space="preserve">What are the impacts of climate warming, an increase of atmospheric CO</w:t>
      </w:r>
      <w:r w:rsidDel="00000000" w:rsidR="00000000" w:rsidRPr="00000000">
        <w:rPr>
          <w:vertAlign w:val="subscript"/>
          <w:rtl w:val="0"/>
        </w:rPr>
        <w:t xml:space="preserve">2</w:t>
      </w:r>
      <w:r w:rsidDel="00000000" w:rsidR="00000000" w:rsidRPr="00000000">
        <w:rPr>
          <w:rtl w:val="0"/>
        </w:rPr>
        <w:t xml:space="preserve">, and extreme events (e.g., droughts, flooding, extreme temperatures) on ecosystem resilience, nutrient availability, and soil-vegetation interactions within and across tropical forests?</w:t>
      </w:r>
    </w:p>
    <w:p w:rsidR="00000000" w:rsidDel="00000000" w:rsidP="00000000" w:rsidRDefault="00000000" w:rsidRPr="00000000" w14:paraId="00000135">
      <w:pPr>
        <w:numPr>
          <w:ilvl w:val="1"/>
          <w:numId w:val="9"/>
        </w:numPr>
        <w:ind w:left="1440" w:hanging="360"/>
        <w:rPr>
          <w:b w:val="1"/>
        </w:rPr>
      </w:pPr>
      <w:r w:rsidDel="00000000" w:rsidR="00000000" w:rsidRPr="00000000">
        <w:rPr>
          <w:rtl w:val="0"/>
        </w:rPr>
        <w:t xml:space="preserve">How will climate warming and increasing extreme events influence plant physiology, crop productivity, and water availability in the tropics?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rPr/>
      </w:pPr>
      <w:bookmarkStart w:colFirst="0" w:colLast="0" w:name="_thgadem9pj58" w:id="12"/>
      <w:bookmarkEnd w:id="12"/>
      <w:r w:rsidDel="00000000" w:rsidR="00000000" w:rsidRPr="00000000">
        <w:rPr>
          <w:rtl w:val="0"/>
        </w:rPr>
        <w:t xml:space="preserve">2.4 </w:t>
      </w:r>
      <w:commentRangeStart w:id="39"/>
      <w:r w:rsidDel="00000000" w:rsidR="00000000" w:rsidRPr="00000000">
        <w:rPr>
          <w:rtl w:val="0"/>
        </w:rPr>
        <w:t xml:space="preserve">Social-Ecological Systems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ONE-SENTENCE SUMMARY OF WHAT THIS SCIENCE THEME DOES</w:t>
      </w:r>
    </w:p>
    <w:p w:rsidR="00000000" w:rsidDel="00000000" w:rsidP="00000000" w:rsidRDefault="00000000" w:rsidRPr="00000000" w14:paraId="00000139">
      <w:pPr>
        <w:rPr>
          <w:ins w:author="Rogelio Omar Corona Núñez" w:id="25" w:date="2024-08-20T17:05:12Z"/>
        </w:rPr>
      </w:pPr>
      <w:r w:rsidDel="00000000" w:rsidR="00000000" w:rsidRPr="00000000">
        <w:rPr>
          <w:rtl w:val="0"/>
        </w:rPr>
        <w:t xml:space="preserve">[</w:t>
      </w:r>
      <w:r w:rsidDel="00000000" w:rsidR="00000000" w:rsidRPr="00000000">
        <w:rPr>
          <w:i w:val="1"/>
          <w:rtl w:val="0"/>
        </w:rPr>
        <w:t xml:space="preserve">this could be a modification of the 'overarching' question: “How do climate change, tropical forest heterogeneity, and human activities and governance interact to impact food, water, energy, and livelihood security?”</w:t>
      </w:r>
      <w:r w:rsidDel="00000000" w:rsidR="00000000" w:rsidRPr="00000000">
        <w:rPr>
          <w:rtl w:val="0"/>
        </w:rPr>
        <w:t xml:space="preserve">]</w:t>
        <w:br w:type="textWrapping"/>
      </w:r>
      <w:ins w:author="Rogelio Omar Corona Núñez" w:id="25" w:date="2024-08-20T17:05:12Z">
        <w:r w:rsidDel="00000000" w:rsidR="00000000" w:rsidRPr="00000000">
          <w:rPr>
            <w:rtl w:val="0"/>
          </w:rPr>
          <w:t xml:space="preserve">The Global Biodiversity Framework reported four long-term goals for 2050 and 23 targets to be achieved by 2030 to be achieved by 2030 (CBD</w:t>
        </w:r>
        <w:commentRangeStart w:id="40"/>
        <w:r w:rsidDel="00000000" w:rsidR="00000000" w:rsidRPr="00000000">
          <w:rPr>
            <w:rtl w:val="0"/>
          </w:rPr>
          <w:t xml:space="preserve">, 202</w:t>
        </w:r>
        <w:commentRangeEnd w:id="40"/>
        <w:r w:rsidDel="00000000" w:rsidR="00000000" w:rsidRPr="00000000">
          <w:commentReference w:id="40"/>
        </w:r>
        <w:r w:rsidDel="00000000" w:rsidR="00000000" w:rsidRPr="00000000">
          <w:rPr>
            <w:rtl w:val="0"/>
          </w:rPr>
          <w:t xml:space="preserve">2) of which two are directly related to the xxxPROJECTS???XXX. Goal A focuses on expanding the area of natural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ins>
    </w:p>
    <w:p w:rsidR="00000000" w:rsidDel="00000000" w:rsidP="00000000" w:rsidRDefault="00000000" w:rsidRPr="00000000" w14:paraId="0000013A">
      <w:pPr>
        <w:rPr>
          <w:ins w:author="Rogelio Omar Corona Núñez" w:id="25" w:date="2024-08-20T17:05:12Z"/>
        </w:rPr>
      </w:pPr>
      <w:ins w:author="Rogelio Omar Corona Núñez" w:id="25" w:date="2024-08-20T17:05:12Z">
        <w:r w:rsidDel="00000000" w:rsidR="00000000" w:rsidRPr="00000000">
          <w:rPr>
            <w:rtl w:val="0"/>
          </w:rPr>
        </w:r>
      </w:ins>
    </w:p>
    <w:p w:rsidR="00000000" w:rsidDel="00000000" w:rsidP="00000000" w:rsidRDefault="00000000" w:rsidRPr="00000000" w14:paraId="0000013B">
      <w:pPr>
        <w:rPr>
          <w:ins w:author="Michael Keller" w:id="26" w:date="2024-08-22T18:58:02Z"/>
        </w:rPr>
      </w:pPr>
      <w:ins w:author="Michael Keller" w:id="26" w:date="2024-08-22T18:58:02Z">
        <w:r w:rsidDel="00000000" w:rsidR="00000000" w:rsidRPr="00000000">
          <w:rPr>
            <w:rtl w:val="0"/>
          </w:rPr>
        </w:r>
      </w:ins>
    </w:p>
    <w:p w:rsidR="00000000" w:rsidDel="00000000" w:rsidP="00000000" w:rsidRDefault="00000000" w:rsidRPr="00000000" w14:paraId="0000013C">
      <w:pPr>
        <w:rPr>
          <w:ins w:author="Michael Keller" w:id="26" w:date="2024-08-22T18:58:02Z"/>
        </w:rPr>
      </w:pPr>
      <w:ins w:author="Michael Keller" w:id="26" w:date="2024-08-22T18:58:02Z">
        <w:r w:rsidDel="00000000" w:rsidR="00000000" w:rsidRPr="00000000">
          <w:rPr>
            <w:rtl w:val="0"/>
          </w:rPr>
        </w:r>
      </w:ins>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CONTEXT</w:t>
      </w:r>
    </w:p>
    <w:p w:rsidR="00000000" w:rsidDel="00000000" w:rsidP="00000000" w:rsidRDefault="00000000" w:rsidRPr="00000000" w14:paraId="00000140">
      <w:pPr>
        <w:ind w:left="720" w:firstLine="0"/>
        <w:rPr>
          <w:color w:val="0000ff"/>
        </w:rPr>
      </w:pPr>
      <w:r w:rsidDel="00000000" w:rsidR="00000000" w:rsidRPr="00000000">
        <w:rPr>
          <w:b w:val="1"/>
          <w:rtl w:val="0"/>
        </w:rPr>
        <w:t xml:space="preserve">Paragraph 1: </w:t>
      </w:r>
      <w:r w:rsidDel="00000000" w:rsidR="00000000" w:rsidRPr="00000000">
        <w:rPr>
          <w:rtl w:val="0"/>
        </w:rPr>
        <w:t xml:space="preserve">Description /</w:t>
      </w:r>
      <w:commentRangeStart w:id="41"/>
      <w:r w:rsidDel="00000000" w:rsidR="00000000" w:rsidRPr="00000000">
        <w:rPr>
          <w:rtl w:val="0"/>
        </w:rPr>
        <w:t xml:space="preserve"> definition of social-ecological systems</w:t>
      </w:r>
      <w:commentRangeEnd w:id="41"/>
      <w:r w:rsidDel="00000000" w:rsidR="00000000" w:rsidRPr="00000000">
        <w:commentReference w:id="41"/>
      </w:r>
      <w:r w:rsidDel="00000000" w:rsidR="00000000" w:rsidRPr="00000000">
        <w:rPr>
          <w:rtl w:val="0"/>
        </w:rPr>
        <w:t xml:space="preserve"> in the tropics, highlighting that humans are part of the ecological systems </w:t>
      </w:r>
      <w:r w:rsidDel="00000000" w:rsidR="00000000" w:rsidRPr="00000000">
        <w:rPr>
          <w:color w:val="0000ff"/>
          <w:rtl w:val="0"/>
        </w:rPr>
        <w:t xml:space="preserve">[Oliver Coomes not available]</w:t>
      </w:r>
    </w:p>
    <w:p w:rsidR="00000000" w:rsidDel="00000000" w:rsidP="00000000" w:rsidRDefault="00000000" w:rsidRPr="00000000" w14:paraId="00000141">
      <w:pPr>
        <w:numPr>
          <w:ilvl w:val="0"/>
          <w:numId w:val="42"/>
        </w:numPr>
        <w:ind w:left="1440" w:hanging="360"/>
        <w:rPr>
          <w:u w:val="none"/>
        </w:rPr>
      </w:pPr>
      <w:r w:rsidDel="00000000" w:rsidR="00000000" w:rsidRPr="00000000">
        <w:rPr>
          <w:rtl w:val="0"/>
        </w:rPr>
        <w:t xml:space="preserve">integrated system comprising ecosystems and human societies with complex and interdependent relationships</w:t>
      </w:r>
    </w:p>
    <w:p w:rsidR="00000000" w:rsidDel="00000000" w:rsidP="00000000" w:rsidRDefault="00000000" w:rsidRPr="00000000" w14:paraId="00000142">
      <w:pPr>
        <w:numPr>
          <w:ilvl w:val="0"/>
          <w:numId w:val="42"/>
        </w:numPr>
        <w:ind w:left="1440" w:hanging="360"/>
        <w:rPr>
          <w:u w:val="none"/>
        </w:rPr>
      </w:pPr>
      <w:r w:rsidDel="00000000" w:rsidR="00000000" w:rsidRPr="00000000">
        <w:rPr>
          <w:rtl w:val="0"/>
        </w:rPr>
        <w:t xml:space="preserve">recognizing that human activities impact ecological processes and, conversely, ecological changes affect human well-being</w:t>
      </w:r>
    </w:p>
    <w:p w:rsidR="00000000" w:rsidDel="00000000" w:rsidP="00000000" w:rsidRDefault="00000000" w:rsidRPr="00000000" w14:paraId="00000143">
      <w:pPr>
        <w:numPr>
          <w:ilvl w:val="0"/>
          <w:numId w:val="42"/>
        </w:numPr>
        <w:ind w:left="1440" w:hanging="360"/>
        <w:rPr>
          <w:ins w:author="Marie Pratzer" w:id="27" w:date="2024-08-22T14:39:55Z"/>
        </w:rPr>
      </w:pPr>
      <w:r w:rsidDel="00000000" w:rsidR="00000000" w:rsidRPr="00000000">
        <w:rPr>
          <w:rtl w:val="0"/>
        </w:rPr>
        <w:t xml:space="preserve">Mention the term co-benefits and that interconnectedness and interdependencies exist from which multiple benefits to nature and societies emerge (see also </w:t>
      </w:r>
      <w:hyperlink r:id="rId11">
        <w:r w:rsidDel="00000000" w:rsidR="00000000" w:rsidRPr="00000000">
          <w:rPr>
            <w:color w:val="1155cc"/>
            <w:u w:val="single"/>
            <w:rtl w:val="0"/>
          </w:rPr>
          <w:t xml:space="preserve">Levis et al, 2024, NatEcoEvo</w:t>
        </w:r>
      </w:hyperlink>
      <w:r w:rsidDel="00000000" w:rsidR="00000000" w:rsidRPr="00000000">
        <w:rPr>
          <w:rtl w:val="0"/>
        </w:rPr>
        <w:t xml:space="preserve">)</w:t>
      </w:r>
      <w:ins w:author="Marie Pratzer" w:id="27" w:date="2024-08-22T14:39:55Z">
        <w:r w:rsidDel="00000000" w:rsidR="00000000" w:rsidRPr="00000000">
          <w:rPr>
            <w:rtl w:val="0"/>
          </w:rPr>
        </w:r>
      </w:ins>
    </w:p>
    <w:p w:rsidR="00000000" w:rsidDel="00000000" w:rsidP="00000000" w:rsidRDefault="00000000" w:rsidRPr="00000000" w14:paraId="00000144">
      <w:pPr>
        <w:ind w:left="0" w:firstLine="0"/>
        <w:rPr>
          <w:ins w:author="Marie Pratzer" w:id="27" w:date="2024-08-22T14:39:55Z"/>
        </w:rPr>
      </w:pPr>
      <w:ins w:author="Marie Pratzer" w:id="27" w:date="2024-08-22T14:39:55Z">
        <w:r w:rsidDel="00000000" w:rsidR="00000000" w:rsidRPr="00000000">
          <w:rPr>
            <w:rtl w:val="0"/>
          </w:rPr>
        </w:r>
      </w:ins>
    </w:p>
    <w:p w:rsidR="00000000" w:rsidDel="00000000" w:rsidP="00000000" w:rsidRDefault="00000000" w:rsidRPr="00000000" w14:paraId="00000145">
      <w:pPr>
        <w:ind w:left="0" w:firstLine="0"/>
        <w:rPr>
          <w:ins w:author="Rogelio Omar Corona Núñez" w:id="28" w:date="2024-08-20T17:01:44Z"/>
        </w:rPr>
        <w:pPrChange w:author="Marie Pratzer" w:id="0" w:date="2024-08-22T14:39:55Z">
          <w:pPr>
            <w:numPr>
              <w:ilvl w:val="0"/>
              <w:numId w:val="42"/>
            </w:numPr>
            <w:ind w:left="1440" w:hanging="360"/>
          </w:pPr>
        </w:pPrChange>
      </w:pPr>
      <w:ins w:author="Marie Pratzer" w:id="27" w:date="2024-08-22T14:39:55Z">
        <w:r w:rsidDel="00000000" w:rsidR="00000000" w:rsidRPr="00000000">
          <w:rPr>
            <w:rtl w:val="0"/>
          </w:rPr>
          <w:t xml:space="preserve">Social-ecological </w:t>
        </w:r>
        <w:r w:rsidDel="00000000" w:rsidR="00000000" w:rsidRPr="00000000">
          <w:rPr>
            <w:rtl w:val="0"/>
          </w:rPr>
          <w:t xml:space="preserve">systems are shaped by diverse actors, placing multiple functions and motives on land and differing in terms of their values, capacities, aspirations, and goals that shape their interaction with nature (</w:t>
        </w:r>
        <w:commentRangeStart w:id="42"/>
        <w:r w:rsidDel="00000000" w:rsidR="00000000" w:rsidRPr="00000000">
          <w:rPr>
            <w:rtl w:val="0"/>
          </w:rPr>
          <w:t xml:space="preserve">Meyfroidt et al., 2018, 2022</w:t>
        </w:r>
        <w:commentRangeEnd w:id="42"/>
        <w:r w:rsidDel="00000000" w:rsidR="00000000" w:rsidRPr="00000000">
          <w:commentReference w:id="42"/>
        </w:r>
        <w:r w:rsidDel="00000000" w:rsidR="00000000" w:rsidRPr="00000000">
          <w:rPr>
            <w:rtl w:val="0"/>
          </w:rPr>
          <w:t xml:space="preserve">).</w:t>
        </w:r>
      </w:ins>
      <w:ins w:author="Rogelio Omar Corona Núñez" w:id="28" w:date="2024-08-20T17:01:44Z">
        <w:r w:rsidDel="00000000" w:rsidR="00000000" w:rsidRPr="00000000">
          <w:rPr>
            <w:rtl w:val="0"/>
          </w:rPr>
        </w:r>
      </w:ins>
    </w:p>
    <w:p w:rsidR="00000000" w:rsidDel="00000000" w:rsidP="00000000" w:rsidRDefault="00000000" w:rsidRPr="00000000" w14:paraId="00000146">
      <w:pPr>
        <w:rPr>
          <w:ins w:author="Rogelio Omar Corona Núñez" w:id="28" w:date="2024-08-20T17:01:44Z"/>
        </w:rPr>
      </w:pPr>
      <w:ins w:author="Rogelio Omar Corona Núñez" w:id="28" w:date="2024-08-20T17:01:44Z">
        <w:r w:rsidDel="00000000" w:rsidR="00000000" w:rsidRPr="00000000">
          <w:rPr>
            <w:rtl w:val="0"/>
          </w:rPr>
        </w:r>
      </w:ins>
    </w:p>
    <w:p w:rsidR="00000000" w:rsidDel="00000000" w:rsidP="00000000" w:rsidRDefault="00000000" w:rsidRPr="00000000" w14:paraId="00000147">
      <w:pPr>
        <w:rPr>
          <w:ins w:author="Rogelio Omar Corona Núñez" w:id="28" w:date="2024-08-20T17:01:44Z"/>
        </w:rPr>
      </w:pPr>
      <w:ins w:author="Rogelio Omar Corona Núñez" w:id="28" w:date="2024-08-20T17:01:44Z">
        <w:commentRangeStart w:id="43"/>
        <w:r w:rsidDel="00000000" w:rsidR="00000000" w:rsidRPr="00000000">
          <w:rPr>
            <w:rtl w:val="0"/>
          </w:rPr>
          <w:t xml:space="preserve">Despite providing benefits to local communities, particularly indigenous populations</w:t>
        </w:r>
        <w:commentRangeEnd w:id="43"/>
        <w:r w:rsidDel="00000000" w:rsidR="00000000" w:rsidRPr="00000000">
          <w:commentReference w:id="43"/>
        </w:r>
        <w:r w:rsidDel="00000000" w:rsidR="00000000" w:rsidRPr="00000000">
          <w:rPr>
            <w:rtl w:val="0"/>
          </w:rPr>
          <w:t xml:space="preserve">, environmental changes in tropical ecosystems are likely to disrupt plant growth rates, leading to changes in species composition, survivorship and productivity, affecting various provision products, including timber and non-timber forest products (Siyu</w:t>
        </w:r>
        <w:commentRangeStart w:id="44"/>
        <w:r w:rsidDel="00000000" w:rsidR="00000000" w:rsidRPr="00000000">
          <w:rPr>
            <w:rtl w:val="0"/>
          </w:rPr>
          <w:t xml:space="preserve">m, 2020</w:t>
        </w:r>
        <w:commentRangeEnd w:id="44"/>
        <w:r w:rsidDel="00000000" w:rsidR="00000000" w:rsidRPr="00000000">
          <w:commentReference w:id="44"/>
        </w:r>
        <w:r w:rsidDel="00000000" w:rsidR="00000000" w:rsidRPr="00000000">
          <w:rPr>
            <w:rtl w:val="0"/>
          </w:rPr>
          <w:t xml:space="preserve">).</w:t>
        </w:r>
      </w:ins>
    </w:p>
    <w:p w:rsidR="00000000" w:rsidDel="00000000" w:rsidP="00000000" w:rsidRDefault="00000000" w:rsidRPr="00000000" w14:paraId="00000148">
      <w:pPr>
        <w:rPr>
          <w:ins w:author="Rogelio Omar Corona Núñez" w:id="28" w:date="2024-08-20T17:01:44Z"/>
        </w:rPr>
      </w:pPr>
      <w:ins w:author="Rogelio Omar Corona Núñez" w:id="28" w:date="2024-08-20T17:01:44Z">
        <w:r w:rsidDel="00000000" w:rsidR="00000000" w:rsidRPr="00000000">
          <w:rPr>
            <w:rtl w:val="0"/>
          </w:rPr>
        </w:r>
      </w:ins>
    </w:p>
    <w:p w:rsidR="00000000" w:rsidDel="00000000" w:rsidP="00000000" w:rsidRDefault="00000000" w:rsidRPr="00000000" w14:paraId="00000149">
      <w:pPr>
        <w:pPrChange w:author="Rogelio Omar Corona Núñez" w:id="0" w:date="2024-08-20T17:01:44Z">
          <w:pPr>
            <w:numPr>
              <w:ilvl w:val="0"/>
              <w:numId w:val="42"/>
            </w:numPr>
            <w:ind w:left="1440" w:hanging="360"/>
          </w:pPr>
        </w:pPrChange>
      </w:pPr>
      <w:ins w:author="Rogelio Omar Corona Núñez" w:id="28" w:date="2024-08-20T17:01:44Z">
        <w:r w:rsidDel="00000000" w:rsidR="00000000" w:rsidRPr="00000000">
          <w:rPr>
            <w:rtl w:val="0"/>
          </w:rPr>
          <w:t xml:space="preserve">Land-use change and forest degradation contribute to carbon emissions (Houghton and Castanh</w:t>
        </w:r>
        <w:commentRangeStart w:id="45"/>
        <w:r w:rsidDel="00000000" w:rsidR="00000000" w:rsidRPr="00000000">
          <w:rPr>
            <w:rtl w:val="0"/>
          </w:rPr>
          <w:t xml:space="preserve">o, 2022)</w:t>
        </w:r>
        <w:commentRangeEnd w:id="45"/>
        <w:r w:rsidDel="00000000" w:rsidR="00000000" w:rsidRPr="00000000">
          <w:commentReference w:id="45"/>
        </w:r>
        <w:r w:rsidDel="00000000" w:rsidR="00000000" w:rsidRPr="00000000">
          <w:rPr>
            <w:rtl w:val="0"/>
          </w:rPr>
          <w:t xml:space="preserve">. Climate change and l</w:t>
        </w:r>
        <w:r w:rsidDel="00000000" w:rsidR="00000000" w:rsidRPr="00000000">
          <w:rPr>
            <w:rtl w:val="0"/>
          </w:rPr>
          <w:t xml:space="preserve">and-use change </w:t>
        </w:r>
        <w:r w:rsidDel="00000000" w:rsidR="00000000" w:rsidRPr="00000000">
          <w:rPr>
            <w:rtl w:val="0"/>
          </w:rPr>
          <w:t xml:space="preserve">are closely related (D</w:t>
        </w:r>
        <w:commentRangeStart w:id="46"/>
        <w:r w:rsidDel="00000000" w:rsidR="00000000" w:rsidRPr="00000000">
          <w:rPr>
            <w:rtl w:val="0"/>
          </w:rPr>
          <w:t xml:space="preserve">ale et</w:t>
        </w:r>
        <w:commentRangeEnd w:id="46"/>
        <w:r w:rsidDel="00000000" w:rsidR="00000000" w:rsidRPr="00000000">
          <w:commentReference w:id="46"/>
        </w:r>
        <w:r w:rsidDel="00000000" w:rsidR="00000000" w:rsidRPr="00000000">
          <w:rPr>
            <w:rtl w:val="0"/>
          </w:rPr>
          <w:t xml:space="preserve"> al., 2001), as CC affects agricultural practices and yields, leading to agricultural expansion to </w:t>
        </w:r>
        <w:r w:rsidDel="00000000" w:rsidR="00000000" w:rsidRPr="00000000">
          <w:rPr>
            <w:rtl w:val="0"/>
          </w:rPr>
          <w:t xml:space="preserve">compensate for the</w:t>
        </w:r>
        <w:r w:rsidDel="00000000" w:rsidR="00000000" w:rsidRPr="00000000">
          <w:rPr>
            <w:rtl w:val="0"/>
          </w:rPr>
          <w:t xml:space="preserve"> yield reductions (Mendoza-Ponce et a</w:t>
        </w:r>
        <w:commentRangeStart w:id="47"/>
        <w:r w:rsidDel="00000000" w:rsidR="00000000" w:rsidRPr="00000000">
          <w:rPr>
            <w:rtl w:val="0"/>
          </w:rPr>
          <w:t xml:space="preserve">l., 202</w:t>
        </w:r>
        <w:commentRangeEnd w:id="47"/>
        <w:r w:rsidDel="00000000" w:rsidR="00000000" w:rsidRPr="00000000">
          <w:commentReference w:id="47"/>
        </w:r>
        <w:r w:rsidDel="00000000" w:rsidR="00000000" w:rsidRPr="00000000">
          <w:rPr>
            <w:rtl w:val="0"/>
          </w:rPr>
          <w:t xml:space="preserve">1; North et al</w:t>
        </w:r>
        <w:commentRangeStart w:id="48"/>
        <w:r w:rsidDel="00000000" w:rsidR="00000000" w:rsidRPr="00000000">
          <w:rPr>
            <w:rtl w:val="0"/>
          </w:rPr>
          <w:t xml:space="preserve">., 2023</w:t>
        </w:r>
        <w:commentRangeEnd w:id="48"/>
        <w:r w:rsidDel="00000000" w:rsidR="00000000" w:rsidRPr="00000000">
          <w:commentReference w:id="48"/>
        </w:r>
        <w:r w:rsidDel="00000000" w:rsidR="00000000" w:rsidRPr="00000000">
          <w:rPr>
            <w:rtl w:val="0"/>
          </w:rPr>
          <w:t xml:space="preserve">). </w:t>
        </w:r>
        <w:r w:rsidDel="00000000" w:rsidR="00000000" w:rsidRPr="00000000">
          <w:rPr>
            <w:rtl w:val="0"/>
          </w:rPr>
          <w:t xml:space="preserve">Climate change </w:t>
        </w:r>
        <w:r w:rsidDel="00000000" w:rsidR="00000000" w:rsidRPr="00000000">
          <w:rPr>
            <w:rtl w:val="0"/>
          </w:rPr>
          <w:t xml:space="preserve">and l</w:t>
        </w:r>
        <w:r w:rsidDel="00000000" w:rsidR="00000000" w:rsidRPr="00000000">
          <w:rPr>
            <w:rtl w:val="0"/>
          </w:rPr>
          <w:t xml:space="preserve">and-use change </w:t>
        </w:r>
        <w:r w:rsidDel="00000000" w:rsidR="00000000" w:rsidRPr="00000000">
          <w:rPr>
            <w:rtl w:val="0"/>
          </w:rPr>
          <w:t xml:space="preserve">together induce changes in nature's contributions to people (Díaz et al., </w:t>
        </w:r>
        <w:commentRangeStart w:id="49"/>
        <w:r w:rsidDel="00000000" w:rsidR="00000000" w:rsidRPr="00000000">
          <w:rPr>
            <w:rtl w:val="0"/>
          </w:rPr>
          <w:t xml:space="preserve">2018</w:t>
        </w:r>
        <w:commentRangeEnd w:id="49"/>
        <w:r w:rsidDel="00000000" w:rsidR="00000000" w:rsidRPr="00000000">
          <w:commentReference w:id="49"/>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color w:val="0000ff"/>
        </w:rPr>
      </w:pPr>
      <w:r w:rsidDel="00000000" w:rsidR="00000000" w:rsidRPr="00000000">
        <w:rPr>
          <w:b w:val="1"/>
          <w:rtl w:val="0"/>
        </w:rPr>
        <w:t xml:space="preserve">Paragraph 2: </w:t>
      </w:r>
      <w:r w:rsidDel="00000000" w:rsidR="00000000" w:rsidRPr="00000000">
        <w:rPr>
          <w:rtl w:val="0"/>
        </w:rPr>
        <w:t xml:space="preserve">Describe feedbacks and their importance </w:t>
      </w:r>
      <w:r w:rsidDel="00000000" w:rsidR="00000000" w:rsidRPr="00000000">
        <w:rPr>
          <w:color w:val="0000ff"/>
          <w:rtl w:val="0"/>
        </w:rPr>
        <w:t xml:space="preserve">[Maria Santos]</w:t>
      </w:r>
    </w:p>
    <w:p w:rsidR="00000000" w:rsidDel="00000000" w:rsidP="00000000" w:rsidRDefault="00000000" w:rsidRPr="00000000" w14:paraId="0000014C">
      <w:pPr>
        <w:numPr>
          <w:ilvl w:val="0"/>
          <w:numId w:val="33"/>
        </w:numPr>
        <w:ind w:left="1440" w:hanging="360"/>
        <w:rPr>
          <w:u w:val="none"/>
        </w:rPr>
      </w:pPr>
      <w:r w:rsidDel="00000000" w:rsidR="00000000" w:rsidRPr="00000000">
        <w:rPr>
          <w:rtl w:val="0"/>
        </w:rPr>
        <w:t xml:space="preserve">Feedbacks between human and natural systems are critical for understanding the dynamics of SES, can be positive or negative and influence the resilience, stability, and sustainability of these systems</w:t>
      </w:r>
    </w:p>
    <w:p w:rsidR="00000000" w:rsidDel="00000000" w:rsidP="00000000" w:rsidRDefault="00000000" w:rsidRPr="00000000" w14:paraId="0000014D">
      <w:pPr>
        <w:numPr>
          <w:ilvl w:val="0"/>
          <w:numId w:val="33"/>
        </w:numPr>
        <w:ind w:left="1440" w:hanging="360"/>
        <w:rPr>
          <w:u w:val="none"/>
        </w:rPr>
      </w:pPr>
      <w:r w:rsidDel="00000000" w:rsidR="00000000" w:rsidRPr="00000000">
        <w:rPr>
          <w:rtl w:val="0"/>
        </w:rPr>
        <w:t xml:space="preserve">Can be complex and occur across scales (e.g., (inter)national policy and local action)</w:t>
      </w:r>
    </w:p>
    <w:p w:rsidR="00000000" w:rsidDel="00000000" w:rsidP="00000000" w:rsidRDefault="00000000" w:rsidRPr="00000000" w14:paraId="0000014E">
      <w:pPr>
        <w:numPr>
          <w:ilvl w:val="0"/>
          <w:numId w:val="33"/>
        </w:numPr>
        <w:ind w:left="1440" w:hanging="360"/>
        <w:rPr>
          <w:ins w:author="Rogelio Omar Corona Núñez" w:id="31" w:date="2024-08-20T17:02:41Z"/>
          <w:u w:val="none"/>
        </w:rPr>
      </w:pPr>
      <w:r w:rsidDel="00000000" w:rsidR="00000000" w:rsidRPr="00000000">
        <w:rPr>
          <w:rtl w:val="0"/>
        </w:rPr>
        <w:t xml:space="preserve">Examples for positive and negative feedbacks</w:t>
      </w:r>
      <w:ins w:author="Rogelio Omar Corona Núñez" w:id="31" w:date="2024-08-20T17:02:41Z">
        <w:r w:rsidDel="00000000" w:rsidR="00000000" w:rsidRPr="00000000">
          <w:rPr>
            <w:rtl w:val="0"/>
          </w:rPr>
        </w:r>
      </w:ins>
    </w:p>
    <w:p w:rsidR="00000000" w:rsidDel="00000000" w:rsidP="00000000" w:rsidRDefault="00000000" w:rsidRPr="00000000" w14:paraId="0000014F">
      <w:pPr>
        <w:rPr>
          <w:ins w:author="Rogelio Omar Corona Núñez" w:id="31" w:date="2024-08-20T17:02:41Z"/>
        </w:rPr>
      </w:pPr>
      <w:ins w:author="Rogelio Omar Corona Núñez" w:id="31" w:date="2024-08-20T17:02:41Z">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ins>
    </w:p>
    <w:p w:rsidR="00000000" w:rsidDel="00000000" w:rsidP="00000000" w:rsidRDefault="00000000" w:rsidRPr="00000000" w14:paraId="00000150">
      <w:pPr>
        <w:rPr>
          <w:rFonts w:ascii="Arial" w:cs="Arial" w:eastAsia="Arial" w:hAnsi="Arial"/>
          <w:b w:val="0"/>
          <w:i w:val="0"/>
          <w:smallCaps w:val="0"/>
          <w:strike w:val="0"/>
          <w:color w:val="000000"/>
          <w:sz w:val="22"/>
          <w:szCs w:val="22"/>
          <w:u w:val="none"/>
          <w:shd w:fill="auto" w:val="clear"/>
          <w:vertAlign w:val="baseline"/>
          <w:rPrChange w:author="Rogelio Omar Corona Núñez" w:id="32" w:date="2024-08-20T17:02:43Z">
            <w:rPr>
              <w:u w:val="none"/>
            </w:rPr>
          </w:rPrChange>
        </w:rPr>
        <w:pPrChange w:author="Rogelio Omar Corona Núñez" w:id="0" w:date="2024-08-20T17:02:43Z">
          <w:pPr>
            <w:numPr>
              <w:ilvl w:val="0"/>
              <w:numId w:val="33"/>
            </w:numPr>
            <w:ind w:left="1440" w:hanging="360"/>
          </w:pPr>
        </w:pPrChange>
      </w:pPr>
      <w:r w:rsidDel="00000000" w:rsidR="00000000" w:rsidRPr="00000000">
        <w:rPr>
          <w:rtl w:val="0"/>
        </w:rPr>
      </w:r>
    </w:p>
    <w:p w:rsidR="00000000" w:rsidDel="00000000" w:rsidP="00000000" w:rsidRDefault="00000000" w:rsidRPr="00000000" w14:paraId="00000151">
      <w:pPr>
        <w:ind w:left="720" w:firstLine="0"/>
        <w:rPr>
          <w:ins w:author="Marie Pratzer" w:id="33" w:date="2024-08-22T13:43:55Z"/>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w:t>
      </w:r>
      <w:ins w:author="Marie Pratzer" w:id="33" w:date="2024-08-22T13:43:55Z">
        <w:r w:rsidDel="00000000" w:rsidR="00000000" w:rsidRPr="00000000">
          <w:rPr>
            <w:rtl w:val="0"/>
          </w:rPr>
        </w:r>
      </w:ins>
    </w:p>
    <w:p w:rsidR="00000000" w:rsidDel="00000000" w:rsidP="00000000" w:rsidRDefault="00000000" w:rsidRPr="00000000" w14:paraId="00000152">
      <w:pPr>
        <w:ind w:left="0" w:firstLine="0"/>
        <w:rPr>
          <w:ins w:author="Marie Pratzer" w:id="33" w:date="2024-08-22T13:43:55Z"/>
        </w:rPr>
      </w:pPr>
      <w:ins w:author="Marie Pratzer" w:id="33" w:date="2024-08-22T13:43:55Z">
        <w:r w:rsidDel="00000000" w:rsidR="00000000" w:rsidRPr="00000000">
          <w:rPr>
            <w:rtl w:val="0"/>
          </w:rPr>
        </w:r>
      </w:ins>
    </w:p>
    <w:p w:rsidR="00000000" w:rsidDel="00000000" w:rsidP="00000000" w:rsidRDefault="00000000" w:rsidRPr="00000000" w14:paraId="00000153">
      <w:pPr>
        <w:rPr>
          <w:ins w:author="Marie Pratzer" w:id="33" w:date="2024-08-22T13:43:55Z"/>
        </w:rPr>
      </w:pPr>
      <w:ins w:author="Marie Pratzer" w:id="33" w:date="2024-08-22T13:43:55Z">
        <w:r w:rsidDel="00000000" w:rsidR="00000000" w:rsidRPr="00000000">
          <w:rPr>
            <w:rtl w:val="0"/>
          </w:rPr>
          <w:t xml:space="preserve">There have been many calls for ecosystem management and conservation to better consider social-ecological context (</w:t>
        </w:r>
        <w:commentRangeStart w:id="50"/>
        <w:r w:rsidDel="00000000" w:rsidR="00000000" w:rsidRPr="00000000">
          <w:rPr>
            <w:rtl w:val="0"/>
          </w:rPr>
          <w:t xml:space="preserve">Fischer et al. 2017</w:t>
        </w:r>
        <w:commentRangeEnd w:id="50"/>
        <w:r w:rsidDel="00000000" w:rsidR="00000000" w:rsidRPr="00000000">
          <w:commentReference w:id="50"/>
        </w:r>
        <w:r w:rsidDel="00000000" w:rsidR="00000000" w:rsidRPr="00000000">
          <w:rPr>
            <w:rtl w:val="0"/>
          </w:rPr>
          <w:t xml:space="preserve">), to recognize that most landscapes are human dominated (</w:t>
        </w:r>
        <w:commentRangeStart w:id="51"/>
        <w:r w:rsidDel="00000000" w:rsidR="00000000" w:rsidRPr="00000000">
          <w:rPr>
            <w:rtl w:val="0"/>
          </w:rPr>
          <w:t xml:space="preserve">Sanderson et al. 2002, Ellis et al. 2021</w:t>
        </w:r>
        <w:commentRangeEnd w:id="51"/>
        <w:r w:rsidDel="00000000" w:rsidR="00000000" w:rsidRPr="00000000">
          <w:commentReference w:id="51"/>
        </w:r>
        <w:r w:rsidDel="00000000" w:rsidR="00000000" w:rsidRPr="00000000">
          <w:rPr>
            <w:rtl w:val="0"/>
          </w:rPr>
          <w:t xml:space="preserve">), and to pay closer attention to human agency and context specificity of human activities (</w:t>
        </w:r>
        <w:commentRangeStart w:id="52"/>
        <w:r w:rsidDel="00000000" w:rsidR="00000000" w:rsidRPr="00000000">
          <w:rPr>
            <w:rtl w:val="0"/>
          </w:rPr>
          <w:t xml:space="preserve">Ramankutty and Rhemtulla 2013, Pratzer et al. 2024</w:t>
        </w:r>
        <w:commentRangeEnd w:id="52"/>
        <w:r w:rsidDel="00000000" w:rsidR="00000000" w:rsidRPr="00000000">
          <w:commentReference w:id="52"/>
        </w:r>
        <w:r w:rsidDel="00000000" w:rsidR="00000000" w:rsidRPr="00000000">
          <w:rPr>
            <w:rtl w:val="0"/>
          </w:rPr>
          <w:t xml:space="preserve">).</w:t>
        </w:r>
        <w:r w:rsidDel="00000000" w:rsidR="00000000" w:rsidRPr="00000000">
          <w:rPr>
            <w:rtl w:val="0"/>
          </w:rPr>
        </w:r>
      </w:ins>
    </w:p>
    <w:p w:rsidR="00000000" w:rsidDel="00000000" w:rsidP="00000000" w:rsidRDefault="00000000" w:rsidRPr="00000000" w14:paraId="00000154">
      <w:pPr>
        <w:ind w:left="0" w:firstLine="0"/>
        <w:rPr>
          <w:ins w:author="Marie Pratzer" w:id="33" w:date="2024-08-22T13:43:55Z"/>
        </w:rPr>
      </w:pPr>
      <w:ins w:author="Marie Pratzer" w:id="33" w:date="2024-08-22T13:43:55Z">
        <w:r w:rsidDel="00000000" w:rsidR="00000000" w:rsidRPr="00000000">
          <w:rPr>
            <w:rtl w:val="0"/>
          </w:rPr>
        </w:r>
      </w:ins>
    </w:p>
    <w:p w:rsidR="00000000" w:rsidDel="00000000" w:rsidP="00000000" w:rsidRDefault="00000000" w:rsidRPr="00000000" w14:paraId="00000155">
      <w:pPr>
        <w:ind w:left="0" w:firstLine="0"/>
        <w:rPr>
          <w:ins w:author="Marie Pratzer" w:id="33" w:date="2024-08-22T13:43:55Z"/>
        </w:rPr>
      </w:pPr>
      <w:ins w:author="Marie Pratzer" w:id="33" w:date="2024-08-22T13:43:55Z">
        <w:r w:rsidDel="00000000" w:rsidR="00000000" w:rsidRPr="00000000">
          <w:rPr>
            <w:rtl w:val="0"/>
          </w:rPr>
          <w:t xml:space="preserve">Analyzing</w:t>
        </w:r>
        <w:r w:rsidDel="00000000" w:rsidR="00000000" w:rsidRPr="00000000">
          <w:rPr>
            <w:rtl w:val="0"/>
          </w:rPr>
          <w:t xml:space="preserve"> processes through the lens of complex </w:t>
        </w:r>
        <w:r w:rsidDel="00000000" w:rsidR="00000000" w:rsidRPr="00000000">
          <w:rPr>
            <w:rtl w:val="0"/>
          </w:rPr>
          <w:t xml:space="preserve">social-ecological</w:t>
        </w:r>
        <w:r w:rsidDel="00000000" w:rsidR="00000000" w:rsidRPr="00000000">
          <w:rPr>
            <w:rtl w:val="0"/>
          </w:rPr>
          <w:t xml:space="preserve"> systems puts a focus on systemic aspects, including interactions, feedback mechanisms and dynamics exhibiting path dependency and non-linear change (</w:t>
        </w:r>
        <w:commentRangeStart w:id="53"/>
        <w:r w:rsidDel="00000000" w:rsidR="00000000" w:rsidRPr="00000000">
          <w:rPr>
            <w:rtl w:val="0"/>
          </w:rPr>
          <w:t xml:space="preserve">Dearing et al. 2010, Mueller et al. 2024</w:t>
        </w:r>
        <w:commentRangeEnd w:id="53"/>
        <w:r w:rsidDel="00000000" w:rsidR="00000000" w:rsidRPr="00000000">
          <w:commentReference w:id="53"/>
        </w:r>
        <w:r w:rsidDel="00000000" w:rsidR="00000000" w:rsidRPr="00000000">
          <w:rPr>
            <w:rtl w:val="0"/>
          </w:rPr>
          <w:t xml:space="preserve">), and reveals new and complex patterns and processes not evident when studied by social or natural scientists separately (</w:t>
        </w:r>
        <w:commentRangeStart w:id="54"/>
        <w:r w:rsidDel="00000000" w:rsidR="00000000" w:rsidRPr="00000000">
          <w:rPr>
            <w:rtl w:val="0"/>
          </w:rPr>
          <w:t xml:space="preserve">Liu et al. 2007</w:t>
        </w:r>
        <w:commentRangeEnd w:id="54"/>
        <w:r w:rsidDel="00000000" w:rsidR="00000000" w:rsidRPr="00000000">
          <w:commentReference w:id="54"/>
        </w:r>
        <w:r w:rsidDel="00000000" w:rsidR="00000000" w:rsidRPr="00000000">
          <w:rPr>
            <w:rtl w:val="0"/>
          </w:rPr>
          <w:t xml:space="preserve">).</w:t>
        </w:r>
      </w:ins>
    </w:p>
    <w:p w:rsidR="00000000" w:rsidDel="00000000" w:rsidP="00000000" w:rsidRDefault="00000000" w:rsidRPr="00000000" w14:paraId="00000156">
      <w:pPr>
        <w:ind w:left="0" w:firstLine="0"/>
        <w:rPr>
          <w:ins w:author="Marie Pratzer" w:id="33" w:date="2024-08-22T13:43:55Z"/>
        </w:rPr>
      </w:pPr>
      <w:ins w:author="Marie Pratzer" w:id="33" w:date="2024-08-22T13:43:55Z">
        <w:r w:rsidDel="00000000" w:rsidR="00000000" w:rsidRPr="00000000">
          <w:rPr>
            <w:rtl w:val="0"/>
          </w:rPr>
        </w:r>
      </w:ins>
    </w:p>
    <w:p w:rsidR="00000000" w:rsidDel="00000000" w:rsidP="00000000" w:rsidRDefault="00000000" w:rsidRPr="00000000" w14:paraId="00000157">
      <w:pPr>
        <w:ind w:left="0" w:firstLine="0"/>
        <w:rPr/>
        <w:pPrChange w:author="Marie Pratzer" w:id="0" w:date="2024-08-22T13:43:56Z">
          <w:pPr>
            <w:ind w:left="720" w:firstLine="0"/>
          </w:pPr>
        </w:pPrChange>
      </w:pPr>
      <w:ins w:author="Marie Pratzer" w:id="33" w:date="2024-08-22T13:43:55Z">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55"/>
        <w:r w:rsidDel="00000000" w:rsidR="00000000" w:rsidRPr="00000000">
          <w:rPr>
            <w:rtl w:val="0"/>
          </w:rPr>
          <w:t xml:space="preserve">Vasco et al 2018, Baragwanath and Bayi 2020, Pratzer et al. 2023</w:t>
        </w:r>
        <w:commentRangeEnd w:id="55"/>
        <w:r w:rsidDel="00000000" w:rsidR="00000000" w:rsidRPr="00000000">
          <w:commentReference w:id="55"/>
        </w:r>
        <w:r w:rsidDel="00000000" w:rsidR="00000000" w:rsidRPr="00000000">
          <w:rPr>
            <w:rtl w:val="0"/>
          </w:rPr>
          <w:t xml:space="preserve">), in addition to Indigenous knowledge holders who have long provided contextual evidence of the various ecological values of their territories (</w:t>
        </w:r>
        <w:commentRangeStart w:id="56"/>
        <w:r w:rsidDel="00000000" w:rsidR="00000000" w:rsidRPr="00000000">
          <w:rPr>
            <w:rtl w:val="0"/>
          </w:rPr>
          <w:t xml:space="preserve">Cajete 2000, Salmón 2000, Umeek 2011</w:t>
        </w:r>
        <w:commentRangeEnd w:id="56"/>
        <w:r w:rsidDel="00000000" w:rsidR="00000000" w:rsidRPr="00000000">
          <w:commentReference w:id="56"/>
        </w:r>
        <w:r w:rsidDel="00000000" w:rsidR="00000000" w:rsidRPr="00000000">
          <w:rPr>
            <w:rtl w:val="0"/>
          </w:rPr>
          <w:t xml:space="preserve">). Indeed, Indigenous land-based stewardship is often compatible with, and frequently actively supports, forest conservation and restoration (</w:t>
        </w:r>
        <w:commentRangeStart w:id="57"/>
        <w:r w:rsidDel="00000000" w:rsidR="00000000" w:rsidRPr="00000000">
          <w:rPr>
            <w:rtl w:val="0"/>
          </w:rPr>
          <w:t xml:space="preserve">Newton et al. 2016, Fernández-Llamazares et al. 2024</w:t>
        </w:r>
        <w:commentRangeEnd w:id="57"/>
        <w:r w:rsidDel="00000000" w:rsidR="00000000" w:rsidRPr="00000000">
          <w:commentReference w:id="57"/>
        </w:r>
        <w:r w:rsidDel="00000000" w:rsidR="00000000" w:rsidRPr="00000000">
          <w:rPr>
            <w:rtl w:val="0"/>
          </w:rPr>
          <w:t xml:space="preserve">). This recognition has spawned innovative ways to design multi-functional reserves, policy instruments and management programmes (</w:t>
        </w:r>
        <w:commentRangeStart w:id="58"/>
        <w:r w:rsidDel="00000000" w:rsidR="00000000" w:rsidRPr="00000000">
          <w:rPr>
            <w:rtl w:val="0"/>
          </w:rPr>
          <w:t xml:space="preserve">Garnett et al 2018</w:t>
        </w:r>
        <w:commentRangeEnd w:id="58"/>
        <w:r w:rsidDel="00000000" w:rsidR="00000000" w:rsidRPr="00000000">
          <w:commentReference w:id="58"/>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158">
      <w:pPr>
        <w:ind w:firstLine="720"/>
        <w:rPr/>
      </w:pP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t xml:space="preserve">LITERATURE REVIEW</w:t>
      </w:r>
    </w:p>
    <w:p w:rsidR="00000000" w:rsidDel="00000000" w:rsidP="00000000" w:rsidRDefault="00000000" w:rsidRPr="00000000" w14:paraId="0000015A">
      <w:pPr>
        <w:numPr>
          <w:ilvl w:val="0"/>
          <w:numId w:val="30"/>
        </w:numPr>
        <w:ind w:left="720" w:hanging="360"/>
      </w:pPr>
      <w:r w:rsidDel="00000000" w:rsidR="00000000" w:rsidRPr="00000000">
        <w:rPr>
          <w:rtl w:val="0"/>
        </w:rPr>
        <w:t xml:space="preserve">To provide appropriate literature background for the context sections</w:t>
      </w:r>
    </w:p>
    <w:p w:rsidR="00000000" w:rsidDel="00000000" w:rsidP="00000000" w:rsidRDefault="00000000" w:rsidRPr="00000000" w14:paraId="0000015B">
      <w:pPr>
        <w:numPr>
          <w:ilvl w:val="0"/>
          <w:numId w:val="30"/>
        </w:numPr>
        <w:ind w:left="720" w:hanging="360"/>
      </w:pPr>
      <w:r w:rsidDel="00000000" w:rsidR="00000000" w:rsidRPr="00000000">
        <w:rPr>
          <w:rtl w:val="0"/>
        </w:rPr>
        <w:t xml:space="preserve">And to demonstrate that the questions we ask are relevant, and have not been answered before (i.e., showcasing the literature gaps)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10"/>
        </w:numPr>
        <w:ind w:left="720" w:hanging="360"/>
        <w:rPr>
          <w:b w:val="1"/>
        </w:rPr>
      </w:pPr>
      <w:r w:rsidDel="00000000" w:rsidR="00000000" w:rsidRPr="00000000">
        <w:rPr>
          <w:b w:val="1"/>
          <w:rtl w:val="0"/>
        </w:rPr>
        <w:t xml:space="preserve">How do human activities and socio-economic conditions affect the provisioning of and access to social-ecological co-benefits?</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numPr>
          <w:ilvl w:val="0"/>
          <w:numId w:val="10"/>
        </w:numPr>
        <w:ind w:left="720" w:hanging="360"/>
        <w:rPr>
          <w:b w:val="1"/>
        </w:rPr>
      </w:pPr>
      <w:r w:rsidDel="00000000" w:rsidR="00000000" w:rsidRPr="00000000">
        <w:rPr>
          <w:b w:val="1"/>
          <w:rtl w:val="0"/>
        </w:rPr>
        <w:t xml:space="preserve">How will climate and land-use change affect the geographic distribution and scalability of forest-friendly economic activities?</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numPr>
          <w:ilvl w:val="0"/>
          <w:numId w:val="10"/>
        </w:numPr>
        <w:ind w:left="720" w:hanging="360"/>
        <w:rPr>
          <w:b w:val="1"/>
        </w:rPr>
      </w:pPr>
      <w:r w:rsidDel="00000000" w:rsidR="00000000" w:rsidRPr="00000000">
        <w:rPr>
          <w:b w:val="1"/>
          <w:rtl w:val="0"/>
        </w:rPr>
        <w:t xml:space="preserve">How do different land-uses and deforestation and degradation patterns interact with climate to impact fire regimes and ecosystem recovery? </w:t>
      </w:r>
    </w:p>
    <w:p w:rsidR="00000000" w:rsidDel="00000000" w:rsidP="00000000" w:rsidRDefault="00000000" w:rsidRPr="00000000" w14:paraId="00000162">
      <w:pPr>
        <w:rPr>
          <w:b w:val="1"/>
          <w:color w:val="0d0d0d"/>
          <w:highlight w:val="white"/>
        </w:rPr>
      </w:pPr>
      <w:r w:rsidDel="00000000" w:rsidR="00000000" w:rsidRPr="00000000">
        <w:rPr>
          <w:rtl w:val="0"/>
        </w:rPr>
      </w:r>
    </w:p>
    <w:p w:rsidR="00000000" w:rsidDel="00000000" w:rsidP="00000000" w:rsidRDefault="00000000" w:rsidRPr="00000000" w14:paraId="00000163">
      <w:pPr>
        <w:numPr>
          <w:ilvl w:val="0"/>
          <w:numId w:val="10"/>
        </w:numPr>
        <w:ind w:left="720" w:hanging="360"/>
        <w:rPr>
          <w:b w:val="1"/>
        </w:rPr>
      </w:pPr>
      <w:r w:rsidDel="00000000" w:rsidR="00000000" w:rsidRPr="00000000">
        <w:rPr>
          <w:b w:val="1"/>
          <w:color w:val="0d0d0d"/>
          <w:highlight w:val="white"/>
          <w:rtl w:val="0"/>
        </w:rPr>
        <w:t xml:space="preserve">How do varying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WHAT ARE THE ADVANTAGES / KNOWLEDGE / OUTPUTS OF ANSWERING THE QUESTIONS ABOVE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APPROACH/METHODS</w:t>
      </w:r>
    </w:p>
    <w:p w:rsidR="00000000" w:rsidDel="00000000" w:rsidP="00000000" w:rsidRDefault="00000000" w:rsidRPr="00000000" w14:paraId="00000169">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6A">
      <w:pPr>
        <w:numPr>
          <w:ilvl w:val="0"/>
          <w:numId w:val="29"/>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6B">
      <w:pPr>
        <w:numPr>
          <w:ilvl w:val="0"/>
          <w:numId w:val="29"/>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6C">
      <w:pPr>
        <w:numPr>
          <w:ilvl w:val="0"/>
          <w:numId w:val="29"/>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6D">
      <w:pPr>
        <w:ind w:firstLine="720"/>
        <w:rPr/>
      </w:pPr>
      <w:r w:rsidDel="00000000" w:rsidR="00000000" w:rsidRPr="00000000">
        <w:rPr>
          <w:rtl w:val="0"/>
        </w:rPr>
      </w:r>
    </w:p>
    <w:p w:rsidR="00000000" w:rsidDel="00000000" w:rsidP="00000000" w:rsidRDefault="00000000" w:rsidRPr="00000000" w14:paraId="0000016E">
      <w:pPr>
        <w:ind w:firstLine="720"/>
        <w:rPr/>
      </w:pPr>
      <w:r w:rsidDel="00000000" w:rsidR="00000000" w:rsidRPr="00000000">
        <w:rPr>
          <w:rtl w:val="0"/>
        </w:rPr>
        <w:t xml:space="preserve">Field data</w:t>
      </w:r>
    </w:p>
    <w:p w:rsidR="00000000" w:rsidDel="00000000" w:rsidP="00000000" w:rsidRDefault="00000000" w:rsidRPr="00000000" w14:paraId="0000016F">
      <w:pPr>
        <w:numPr>
          <w:ilvl w:val="0"/>
          <w:numId w:val="6"/>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70">
      <w:pPr>
        <w:numPr>
          <w:ilvl w:val="0"/>
          <w:numId w:val="6"/>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71">
      <w:pPr>
        <w:numPr>
          <w:ilvl w:val="0"/>
          <w:numId w:val="6"/>
        </w:numPr>
        <w:ind w:left="1440" w:hanging="360"/>
        <w:rPr>
          <w:u w:val="none"/>
        </w:rPr>
      </w:pPr>
      <w:r w:rsidDel="00000000" w:rsidR="00000000" w:rsidRPr="00000000">
        <w:rPr>
          <w:rtl w:val="0"/>
        </w:rPr>
        <w:t xml:space="preserve">Economics </w:t>
      </w:r>
    </w:p>
    <w:p w:rsidR="00000000" w:rsidDel="00000000" w:rsidP="00000000" w:rsidRDefault="00000000" w:rsidRPr="00000000" w14:paraId="00000172">
      <w:pPr>
        <w:numPr>
          <w:ilvl w:val="0"/>
          <w:numId w:val="6"/>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t xml:space="preserve">Methods: network analysis, social capital, modeling (biophysical models)</w:t>
        <w:br w:type="textWrapping"/>
      </w:r>
    </w:p>
    <w:p w:rsidR="00000000" w:rsidDel="00000000" w:rsidP="00000000" w:rsidRDefault="00000000" w:rsidRPr="00000000" w14:paraId="00000175">
      <w:pPr>
        <w:pStyle w:val="Heading3"/>
        <w:rPr/>
      </w:pPr>
      <w:bookmarkStart w:colFirst="0" w:colLast="0" w:name="_25c81bcwumhk" w:id="13"/>
      <w:bookmarkEnd w:id="13"/>
      <w:commentRangeStart w:id="59"/>
      <w:commentRangeStart w:id="60"/>
      <w:r w:rsidDel="00000000" w:rsidR="00000000" w:rsidRPr="00000000">
        <w:rPr>
          <w:rtl w:val="0"/>
        </w:rPr>
        <w:t xml:space="preserve">2.5 Enabling Earth </w:t>
      </w:r>
      <w:r w:rsidDel="00000000" w:rsidR="00000000" w:rsidRPr="00000000">
        <w:rPr>
          <w:rtl w:val="0"/>
        </w:rPr>
        <w:t xml:space="preserve">Science to Action</w:t>
      </w:r>
      <w:commentRangeEnd w:id="59"/>
      <w:r w:rsidDel="00000000" w:rsidR="00000000" w:rsidRPr="00000000">
        <w:commentReference w:id="59"/>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76">
      <w:pPr>
        <w:numPr>
          <w:ilvl w:val="0"/>
          <w:numId w:val="11"/>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177">
      <w:pPr>
        <w:numPr>
          <w:ilvl w:val="1"/>
          <w:numId w:val="11"/>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178">
      <w:pPr>
        <w:numPr>
          <w:ilvl w:val="1"/>
          <w:numId w:val="11"/>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179">
      <w:pPr>
        <w:numPr>
          <w:ilvl w:val="1"/>
          <w:numId w:val="11"/>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17A">
      <w:pPr>
        <w:numPr>
          <w:ilvl w:val="0"/>
          <w:numId w:val="11"/>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17B">
      <w:pPr>
        <w:numPr>
          <w:ilvl w:val="1"/>
          <w:numId w:val="11"/>
        </w:numPr>
        <w:ind w:left="1440" w:hanging="360"/>
      </w:pPr>
      <w:r w:rsidDel="00000000" w:rsidR="00000000" w:rsidRPr="00000000">
        <w:rPr>
          <w:rtl w:val="0"/>
        </w:rPr>
        <w:t xml:space="preserve">use ES2A language</w:t>
      </w:r>
    </w:p>
    <w:p w:rsidR="00000000" w:rsidDel="00000000" w:rsidP="00000000" w:rsidRDefault="00000000" w:rsidRPr="00000000" w14:paraId="0000017C">
      <w:pPr>
        <w:numPr>
          <w:ilvl w:val="1"/>
          <w:numId w:val="11"/>
        </w:numPr>
        <w:ind w:left="1440" w:hanging="360"/>
      </w:pPr>
      <w:r w:rsidDel="00000000" w:rsidR="00000000" w:rsidRPr="00000000">
        <w:rPr>
          <w:rtl w:val="0"/>
        </w:rPr>
        <w:t xml:space="preserve">Provide specific examples </w:t>
      </w:r>
    </w:p>
    <w:p w:rsidR="00000000" w:rsidDel="00000000" w:rsidP="00000000" w:rsidRDefault="00000000" w:rsidRPr="00000000" w14:paraId="0000017D">
      <w:pPr>
        <w:numPr>
          <w:ilvl w:val="1"/>
          <w:numId w:val="11"/>
        </w:numPr>
        <w:ind w:left="1440" w:hanging="360"/>
        <w:rPr>
          <w:u w:val="none"/>
        </w:rPr>
      </w:pPr>
      <w:r w:rsidDel="00000000" w:rsidR="00000000" w:rsidRPr="00000000">
        <w:rPr>
          <w:rtl w:val="0"/>
        </w:rPr>
        <w:t xml:space="preserve">Maybe one pyramid for each Carbon, Biodiversity, and Agriculture</w:t>
      </w:r>
    </w:p>
    <w:p w:rsidR="00000000" w:rsidDel="00000000" w:rsidP="00000000" w:rsidRDefault="00000000" w:rsidRPr="00000000" w14:paraId="0000017E">
      <w:pPr>
        <w:numPr>
          <w:ilvl w:val="0"/>
          <w:numId w:val="11"/>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17F">
      <w:pPr>
        <w:numPr>
          <w:ilvl w:val="0"/>
          <w:numId w:val="11"/>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180">
      <w:pPr>
        <w:numPr>
          <w:ilvl w:val="0"/>
          <w:numId w:val="11"/>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Maybe have 4-5.</w:t>
      </w:r>
    </w:p>
    <w:p w:rsidR="00000000" w:rsidDel="00000000" w:rsidP="00000000" w:rsidRDefault="00000000" w:rsidRPr="00000000" w14:paraId="00000181">
      <w:pPr>
        <w:numPr>
          <w:ilvl w:val="0"/>
          <w:numId w:val="11"/>
        </w:numPr>
        <w:ind w:left="720" w:hanging="360"/>
      </w:pPr>
      <w:r w:rsidDel="00000000" w:rsidR="00000000" w:rsidRPr="00000000">
        <w:rPr>
          <w:rtl w:val="0"/>
        </w:rPr>
        <w:t xml:space="preserve">Sort potential partners into groups</w:t>
      </w:r>
    </w:p>
    <w:p w:rsidR="00000000" w:rsidDel="00000000" w:rsidP="00000000" w:rsidRDefault="00000000" w:rsidRPr="00000000" w14:paraId="00000182">
      <w:pPr>
        <w:numPr>
          <w:ilvl w:val="0"/>
          <w:numId w:val="11"/>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47"/>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185">
      <w:pPr>
        <w:numPr>
          <w:ilvl w:val="0"/>
          <w:numId w:val="47"/>
        </w:numPr>
        <w:ind w:left="720" w:hanging="360"/>
      </w:pPr>
      <w:r w:rsidDel="00000000" w:rsidR="00000000" w:rsidRPr="00000000">
        <w:rPr>
          <w:rtl w:val="0"/>
        </w:rPr>
        <w:t xml:space="preserve">Be realistic about data expectations from airborne campaigns</w:t>
      </w:r>
    </w:p>
    <w:p w:rsidR="00000000" w:rsidDel="00000000" w:rsidP="00000000" w:rsidRDefault="00000000" w:rsidRPr="00000000" w14:paraId="00000186">
      <w:pPr>
        <w:numPr>
          <w:ilvl w:val="1"/>
          <w:numId w:val="47"/>
        </w:numPr>
        <w:ind w:left="1440" w:hanging="360"/>
      </w:pPr>
      <w:r w:rsidDel="00000000" w:rsidR="00000000" w:rsidRPr="00000000">
        <w:rPr>
          <w:rtl w:val="0"/>
        </w:rPr>
        <w:t xml:space="preserve">not data that's going to be around beyond the campaign (for the most part)</w:t>
      </w:r>
    </w:p>
    <w:p w:rsidR="00000000" w:rsidDel="00000000" w:rsidP="00000000" w:rsidRDefault="00000000" w:rsidRPr="00000000" w14:paraId="00000187">
      <w:pPr>
        <w:numPr>
          <w:ilvl w:val="1"/>
          <w:numId w:val="47"/>
        </w:numPr>
        <w:ind w:left="1440" w:hanging="360"/>
      </w:pPr>
      <w:commentRangeStart w:id="61"/>
      <w:r w:rsidDel="00000000" w:rsidR="00000000" w:rsidRPr="00000000">
        <w:rPr>
          <w:rtl w:val="0"/>
        </w:rPr>
        <w:t xml:space="preserve">more episodic than is necessarily needed</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188">
      <w:pPr>
        <w:numPr>
          <w:ilvl w:val="1"/>
          <w:numId w:val="47"/>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189">
      <w:pPr>
        <w:numPr>
          <w:ilvl w:val="2"/>
          <w:numId w:val="47"/>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18A">
      <w:pPr>
        <w:numPr>
          <w:ilvl w:val="3"/>
          <w:numId w:val="47"/>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18B">
      <w:pPr>
        <w:numPr>
          <w:ilvl w:val="1"/>
          <w:numId w:val="47"/>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18C">
      <w:pPr>
        <w:numPr>
          <w:ilvl w:val="1"/>
          <w:numId w:val="47"/>
        </w:numPr>
        <w:ind w:left="1440" w:hanging="360"/>
      </w:pPr>
      <w:r w:rsidDel="00000000" w:rsidR="00000000" w:rsidRPr="00000000">
        <w:rPr>
          <w:rtl w:val="0"/>
        </w:rPr>
        <w:t xml:space="preserve">training before, after, alongside</w:t>
      </w:r>
    </w:p>
    <w:p w:rsidR="00000000" w:rsidDel="00000000" w:rsidP="00000000" w:rsidRDefault="00000000" w:rsidRPr="00000000" w14:paraId="0000018D">
      <w:pPr>
        <w:numPr>
          <w:ilvl w:val="1"/>
          <w:numId w:val="47"/>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18E">
      <w:pPr>
        <w:numPr>
          <w:ilvl w:val="2"/>
          <w:numId w:val="47"/>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18F">
      <w:pPr>
        <w:numPr>
          <w:ilvl w:val="2"/>
          <w:numId w:val="47"/>
        </w:numPr>
        <w:ind w:left="2160" w:hanging="360"/>
      </w:pPr>
      <w:r w:rsidDel="00000000" w:rsidR="00000000" w:rsidRPr="00000000">
        <w:rPr>
          <w:rtl w:val="0"/>
        </w:rPr>
        <w:t xml:space="preserve">Nancy tries to keep ARSET out of 'simulated data' space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Applications that have the potential to be advanced by PANGEA</w:t>
      </w:r>
    </w:p>
    <w:p w:rsidR="00000000" w:rsidDel="00000000" w:rsidP="00000000" w:rsidRDefault="00000000" w:rsidRPr="00000000" w14:paraId="00000192">
      <w:pPr>
        <w:numPr>
          <w:ilvl w:val="0"/>
          <w:numId w:val="15"/>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193">
      <w:pPr>
        <w:numPr>
          <w:ilvl w:val="1"/>
          <w:numId w:val="15"/>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194">
      <w:pPr>
        <w:numPr>
          <w:ilvl w:val="1"/>
          <w:numId w:val="15"/>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195">
      <w:pPr>
        <w:numPr>
          <w:ilvl w:val="0"/>
          <w:numId w:val="15"/>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196">
      <w:pPr>
        <w:numPr>
          <w:ilvl w:val="0"/>
          <w:numId w:val="15"/>
        </w:numPr>
        <w:spacing w:line="240" w:lineRule="auto"/>
        <w:ind w:left="720" w:hanging="360"/>
      </w:pPr>
      <w:r w:rsidDel="00000000" w:rsidR="00000000" w:rsidRPr="00000000">
        <w:rPr>
          <w:rtl w:val="0"/>
        </w:rPr>
        <w:t xml:space="preserve">Biodiversity Conservation </w:t>
      </w:r>
    </w:p>
    <w:p w:rsidR="00000000" w:rsidDel="00000000" w:rsidP="00000000" w:rsidRDefault="00000000" w:rsidRPr="00000000" w14:paraId="00000197">
      <w:pPr>
        <w:numPr>
          <w:ilvl w:val="1"/>
          <w:numId w:val="15"/>
        </w:numPr>
        <w:spacing w:line="240" w:lineRule="auto"/>
        <w:ind w:left="1440" w:hanging="360"/>
      </w:pPr>
      <w:r w:rsidDel="00000000" w:rsidR="00000000" w:rsidRPr="00000000">
        <w:rPr>
          <w:rtl w:val="0"/>
        </w:rPr>
        <w:t xml:space="preserve">IPBES and Convention on Biological Diversity </w:t>
      </w:r>
    </w:p>
    <w:p w:rsidR="00000000" w:rsidDel="00000000" w:rsidP="00000000" w:rsidRDefault="00000000" w:rsidRPr="00000000" w14:paraId="00000198">
      <w:pPr>
        <w:numPr>
          <w:ilvl w:val="0"/>
          <w:numId w:val="15"/>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199">
      <w:pPr>
        <w:numPr>
          <w:ilvl w:val="1"/>
          <w:numId w:val="15"/>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19A">
      <w:pPr>
        <w:numPr>
          <w:ilvl w:val="1"/>
          <w:numId w:val="15"/>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19B">
      <w:pPr>
        <w:numPr>
          <w:ilvl w:val="1"/>
          <w:numId w:val="15"/>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19C">
      <w:pPr>
        <w:numPr>
          <w:ilvl w:val="0"/>
          <w:numId w:val="15"/>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19D">
      <w:pPr>
        <w:numPr>
          <w:ilvl w:val="0"/>
          <w:numId w:val="15"/>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19E">
      <w:pPr>
        <w:numPr>
          <w:ilvl w:val="1"/>
          <w:numId w:val="15"/>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19F">
      <w:pPr>
        <w:numPr>
          <w:ilvl w:val="0"/>
          <w:numId w:val="15"/>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1A0">
      <w:pPr>
        <w:numPr>
          <w:ilvl w:val="1"/>
          <w:numId w:val="15"/>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1A1">
      <w:pPr>
        <w:numPr>
          <w:ilvl w:val="0"/>
          <w:numId w:val="15"/>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1A2">
      <w:pPr>
        <w:numPr>
          <w:ilvl w:val="0"/>
          <w:numId w:val="15"/>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1A3">
      <w:pPr>
        <w:numPr>
          <w:ilvl w:val="1"/>
          <w:numId w:val="15"/>
        </w:numPr>
        <w:spacing w:line="240" w:lineRule="auto"/>
        <w:ind w:left="1440" w:hanging="360"/>
      </w:pPr>
      <w:r w:rsidDel="00000000" w:rsidR="00000000" w:rsidRPr="00000000">
        <w:rPr>
          <w:color w:val="0d0d0d"/>
          <w:rtl w:val="0"/>
        </w:rPr>
        <w:t xml:space="preserve">What ecosystem services are readily mappable via remote sensing and/or integration with ancillary data and information (LEK, TEK, IEK)?</w:t>
      </w:r>
    </w:p>
    <w:p w:rsidR="00000000" w:rsidDel="00000000" w:rsidP="00000000" w:rsidRDefault="00000000" w:rsidRPr="00000000" w14:paraId="000001A4">
      <w:pPr>
        <w:numPr>
          <w:ilvl w:val="1"/>
          <w:numId w:val="15"/>
        </w:numPr>
        <w:spacing w:line="240" w:lineRule="auto"/>
        <w:ind w:left="1440" w:hanging="360"/>
        <w:rPr>
          <w:color w:val="0d0d0d"/>
        </w:rPr>
      </w:pPr>
      <w:r w:rsidDel="00000000" w:rsidR="00000000" w:rsidRPr="00000000">
        <w:rPr>
          <w:color w:val="0d0d0d"/>
          <w:rtl w:val="0"/>
        </w:rPr>
        <w:t xml:space="preserve">What ecosystem service mapping capabilities could be advanced by PANGEA?</w:t>
      </w:r>
    </w:p>
    <w:p w:rsidR="00000000" w:rsidDel="00000000" w:rsidP="00000000" w:rsidRDefault="00000000" w:rsidRPr="00000000" w14:paraId="000001A5">
      <w:pPr>
        <w:numPr>
          <w:ilvl w:val="0"/>
          <w:numId w:val="15"/>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1A6">
      <w:pPr>
        <w:numPr>
          <w:ilvl w:val="1"/>
          <w:numId w:val="15"/>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1A7">
      <w:pPr>
        <w:numPr>
          <w:ilvl w:val="1"/>
          <w:numId w:val="15"/>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1A8">
      <w:pPr>
        <w:numPr>
          <w:ilvl w:val="0"/>
          <w:numId w:val="15"/>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1A9">
      <w:pPr>
        <w:numPr>
          <w:ilvl w:val="0"/>
          <w:numId w:val="15"/>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1AA">
      <w:pPr>
        <w:numPr>
          <w:ilvl w:val="1"/>
          <w:numId w:val="15"/>
        </w:numPr>
        <w:spacing w:line="240" w:lineRule="auto"/>
        <w:ind w:left="1440" w:hanging="360"/>
      </w:pPr>
      <w:r w:rsidDel="00000000" w:rsidR="00000000" w:rsidRPr="00000000">
        <w:rPr>
          <w:rtl w:val="0"/>
        </w:rPr>
        <w:t xml:space="preserve">Integration of RS data with LEK, IEK, and TEK</w:t>
      </w:r>
    </w:p>
    <w:p w:rsidR="00000000" w:rsidDel="00000000" w:rsidP="00000000" w:rsidRDefault="00000000" w:rsidRPr="00000000" w14:paraId="000001AB">
      <w:pPr>
        <w:pStyle w:val="Heading2"/>
        <w:rPr/>
      </w:pPr>
      <w:bookmarkStart w:colFirst="0" w:colLast="0" w:name="_krtr9hnd65qf" w:id="14"/>
      <w:bookmarkEnd w:id="14"/>
      <w:commentRangeStart w:id="62"/>
      <w:commentRangeStart w:id="63"/>
      <w:commentRangeStart w:id="64"/>
      <w:r w:rsidDel="00000000" w:rsidR="00000000" w:rsidRPr="00000000">
        <w:rPr>
          <w:rtl w:val="0"/>
        </w:rPr>
        <w:t xml:space="preserve">3. Research Strategy and Study Design</w:t>
      </w:r>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t xml:space="preserve"> </w:t>
      </w:r>
    </w:p>
    <w:p w:rsidR="00000000" w:rsidDel="00000000" w:rsidP="00000000" w:rsidRDefault="00000000" w:rsidRPr="00000000" w14:paraId="000001AC">
      <w:pPr>
        <w:pStyle w:val="Heading3"/>
        <w:rPr/>
      </w:pPr>
      <w:bookmarkStart w:colFirst="0" w:colLast="0" w:name="_a7rsc2zcb4s" w:id="15"/>
      <w:bookmarkEnd w:id="15"/>
      <w:commentRangeStart w:id="65"/>
      <w:r w:rsidDel="00000000" w:rsidR="00000000" w:rsidRPr="00000000">
        <w:rPr>
          <w:rtl w:val="0"/>
        </w:rPr>
        <w:t xml:space="preserve">3.1 Overall Design / Approach</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AD">
      <w:pPr>
        <w:numPr>
          <w:ilvl w:val="0"/>
          <w:numId w:val="3"/>
        </w:numPr>
        <w:ind w:left="720" w:hanging="360"/>
      </w:pPr>
      <w:r w:rsidDel="00000000" w:rsidR="00000000" w:rsidRPr="00000000">
        <w:rPr>
          <w:rtl w:val="0"/>
        </w:rPr>
        <w:t xml:space="preserve">Answering big scientific questions</w:t>
      </w:r>
    </w:p>
    <w:p w:rsidR="00000000" w:rsidDel="00000000" w:rsidP="00000000" w:rsidRDefault="00000000" w:rsidRPr="00000000" w14:paraId="000001AE">
      <w:pPr>
        <w:numPr>
          <w:ilvl w:val="0"/>
          <w:numId w:val="3"/>
        </w:numPr>
        <w:ind w:left="720" w:hanging="360"/>
        <w:rPr>
          <w:u w:val="none"/>
        </w:rPr>
      </w:pPr>
      <w:commentRangeStart w:id="66"/>
      <w:r w:rsidDel="00000000" w:rsidR="00000000" w:rsidRPr="00000000">
        <w:rPr>
          <w:rtl w:val="0"/>
        </w:rPr>
        <w:t xml:space="preserve">comparison among the major tropical forest formations on our planet</w:t>
      </w:r>
    </w:p>
    <w:p w:rsidR="00000000" w:rsidDel="00000000" w:rsidP="00000000" w:rsidRDefault="00000000" w:rsidRPr="00000000" w14:paraId="000001AF">
      <w:pPr>
        <w:numPr>
          <w:ilvl w:val="0"/>
          <w:numId w:val="3"/>
        </w:numPr>
        <w:ind w:left="720" w:hanging="360"/>
        <w:rPr>
          <w:u w:val="none"/>
        </w:rPr>
      </w:pPr>
      <w:r w:rsidDel="00000000" w:rsidR="00000000" w:rsidRPr="00000000">
        <w:rPr>
          <w:rtl w:val="0"/>
        </w:rPr>
        <w:t xml:space="preserve">effective interpretation and analysis of space-based measurements and through a combination of ground, airborne, and satellite-based science investigations. </w:t>
      </w:r>
    </w:p>
    <w:p w:rsidR="00000000" w:rsidDel="00000000" w:rsidP="00000000" w:rsidRDefault="00000000" w:rsidRPr="00000000" w14:paraId="000001B0">
      <w:pPr>
        <w:numPr>
          <w:ilvl w:val="0"/>
          <w:numId w:val="3"/>
        </w:numPr>
        <w:ind w:left="720" w:hanging="360"/>
        <w:rPr>
          <w:u w:val="none"/>
        </w:rPr>
      </w:pPr>
      <w:r w:rsidDel="00000000" w:rsidR="00000000" w:rsidRPr="00000000">
        <w:rPr>
          <w:rtl w:val="0"/>
        </w:rPr>
        <w:t xml:space="preserve">foster collaborations and build new relationships within the scientific community with a special emphasis on interactions among US scientists and scientists from tropical forest countries</w:t>
      </w:r>
    </w:p>
    <w:p w:rsidR="00000000" w:rsidDel="00000000" w:rsidP="00000000" w:rsidRDefault="00000000" w:rsidRPr="00000000" w14:paraId="000001B1">
      <w:pPr>
        <w:numPr>
          <w:ilvl w:val="0"/>
          <w:numId w:val="3"/>
        </w:numPr>
        <w:ind w:left="720" w:hanging="360"/>
        <w:rPr>
          <w:u w:val="none"/>
        </w:rPr>
      </w:pPr>
      <w:r w:rsidDel="00000000" w:rsidR="00000000" w:rsidRPr="00000000">
        <w:rPr>
          <w:rtl w:val="0"/>
        </w:rPr>
        <w:t xml:space="preserve">provide opportunities for training and educating the next generation of scientists including obligatorily scientists from countries where field research will be based.</w:t>
      </w:r>
    </w:p>
    <w:p w:rsidR="00000000" w:rsidDel="00000000" w:rsidP="00000000" w:rsidRDefault="00000000" w:rsidRPr="00000000" w14:paraId="000001B2">
      <w:pPr>
        <w:numPr>
          <w:ilvl w:val="0"/>
          <w:numId w:val="3"/>
        </w:numPr>
        <w:ind w:left="720" w:hanging="360"/>
        <w:rPr>
          <w:u w:val="none"/>
        </w:rPr>
      </w:pPr>
      <w:r w:rsidDel="00000000" w:rsidR="00000000" w:rsidRPr="00000000">
        <w:rPr>
          <w:rtl w:val="0"/>
        </w:rPr>
        <w:t xml:space="preserve">leave a legacy of open data, open science, and strengthened partnerships between the US and tropical institutions as the basis for future research.</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1B3">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B4">
      <w:pPr>
        <w:numPr>
          <w:ilvl w:val="0"/>
          <w:numId w:val="3"/>
        </w:numPr>
        <w:ind w:left="720" w:hanging="360"/>
      </w:pPr>
      <w:r w:rsidDel="00000000" w:rsidR="00000000" w:rsidRPr="00000000">
        <w:rPr>
          <w:rtl w:val="0"/>
        </w:rPr>
        <w:t xml:space="preserve">TIMELINE</w:t>
      </w:r>
    </w:p>
    <w:p w:rsidR="00000000" w:rsidDel="00000000" w:rsidP="00000000" w:rsidRDefault="00000000" w:rsidRPr="00000000" w14:paraId="000001B5">
      <w:pPr>
        <w:numPr>
          <w:ilvl w:val="1"/>
          <w:numId w:val="3"/>
        </w:numPr>
        <w:ind w:left="1440" w:hanging="360"/>
      </w:pPr>
      <w:r w:rsidDel="00000000" w:rsidR="00000000" w:rsidRPr="00000000">
        <w:rPr>
          <w:rtl w:val="0"/>
        </w:rPr>
        <w:t xml:space="preserve">show that there</w:t>
      </w:r>
      <w:ins w:author="Jose D Fuentes" w:id="35" w:date="2024-08-25T18:49:26Z">
        <w:r w:rsidDel="00000000" w:rsidR="00000000" w:rsidRPr="00000000">
          <w:rPr>
            <w:rtl w:val="0"/>
          </w:rPr>
          <w:t xml:space="preserve"> i</w:t>
        </w:r>
      </w:ins>
      <w:r w:rsidDel="00000000" w:rsidR="00000000" w:rsidRPr="00000000">
        <w:rPr>
          <w:rtl w:val="0"/>
        </w:rPr>
        <w:t xml:space="preserve">s a ramp up</w:t>
      </w:r>
    </w:p>
    <w:p w:rsidR="00000000" w:rsidDel="00000000" w:rsidP="00000000" w:rsidRDefault="00000000" w:rsidRPr="00000000" w14:paraId="000001B6">
      <w:pPr>
        <w:numPr>
          <w:ilvl w:val="1"/>
          <w:numId w:val="3"/>
        </w:numPr>
        <w:ind w:left="1440" w:hanging="360"/>
      </w:pPr>
      <w:r w:rsidDel="00000000" w:rsidR="00000000" w:rsidRPr="00000000">
        <w:rPr>
          <w:rtl w:val="0"/>
        </w:rPr>
        <w:t xml:space="preserve">peak in terms of data acquisition and field activity (years 2-4) - really consider that this could only be a 6 year campaign (6- to 9-year stated in solicitation – could be even less depending on budgets…)</w:t>
      </w:r>
    </w:p>
    <w:p w:rsidR="00000000" w:rsidDel="00000000" w:rsidP="00000000" w:rsidRDefault="00000000" w:rsidRPr="00000000" w14:paraId="000001B7">
      <w:pPr>
        <w:numPr>
          <w:ilvl w:val="1"/>
          <w:numId w:val="3"/>
        </w:numPr>
        <w:ind w:left="1440" w:hanging="360"/>
      </w:pPr>
      <w:r w:rsidDel="00000000" w:rsidR="00000000" w:rsidRPr="00000000">
        <w:rPr>
          <w:rtl w:val="0"/>
        </w:rPr>
        <w:t xml:space="preserve">analysis and synthesis - </w:t>
      </w:r>
    </w:p>
    <w:p w:rsidR="00000000" w:rsidDel="00000000" w:rsidP="00000000" w:rsidRDefault="00000000" w:rsidRPr="00000000" w14:paraId="000001B8">
      <w:pPr>
        <w:numPr>
          <w:ilvl w:val="1"/>
          <w:numId w:val="3"/>
        </w:numPr>
        <w:ind w:left="1440" w:hanging="360"/>
      </w:pPr>
      <w:r w:rsidDel="00000000" w:rsidR="00000000" w:rsidRPr="00000000">
        <w:rPr>
          <w:rtl w:val="0"/>
        </w:rPr>
        <w:t xml:space="preserve">gaining and final datasets to answer questions that arose during the campaign</w:t>
      </w:r>
    </w:p>
    <w:p w:rsidR="00000000" w:rsidDel="00000000" w:rsidP="00000000" w:rsidRDefault="00000000" w:rsidRPr="00000000" w14:paraId="000001B9">
      <w:pPr>
        <w:numPr>
          <w:ilvl w:val="1"/>
          <w:numId w:val="3"/>
        </w:numPr>
        <w:ind w:left="1440" w:hanging="360"/>
      </w:pPr>
      <w:r w:rsidDel="00000000" w:rsidR="00000000" w:rsidRPr="00000000">
        <w:rPr>
          <w:rtl w:val="0"/>
        </w:rPr>
        <w:t xml:space="preserve">real broad brush stroke</w:t>
      </w:r>
    </w:p>
    <w:p w:rsidR="00000000" w:rsidDel="00000000" w:rsidP="00000000" w:rsidRDefault="00000000" w:rsidRPr="00000000" w14:paraId="000001BA">
      <w:pPr>
        <w:numPr>
          <w:ilvl w:val="0"/>
          <w:numId w:val="3"/>
        </w:numPr>
        <w:ind w:left="720" w:hanging="360"/>
        <w:rPr>
          <w:ins w:author="Michael Keller" w:id="36" w:date="2024-08-21T20:31:43Z"/>
        </w:rPr>
      </w:pPr>
      <w:ins w:author="Michael Keller" w:id="36" w:date="2024-08-21T20:31:43Z">
        <w:r w:rsidDel="00000000" w:rsidR="00000000" w:rsidRPr="00000000">
          <w:rPr>
            <w:rtl w:val="0"/>
          </w:rPr>
        </w:r>
      </w:ins>
    </w:p>
    <w:p w:rsidR="00000000" w:rsidDel="00000000" w:rsidP="00000000" w:rsidRDefault="00000000" w:rsidRPr="00000000" w14:paraId="000001BB">
      <w:pPr>
        <w:numPr>
          <w:ilvl w:val="0"/>
          <w:numId w:val="3"/>
        </w:numPr>
        <w:ind w:left="720" w:hanging="360"/>
      </w:pPr>
      <w:r w:rsidDel="00000000" w:rsidR="00000000" w:rsidRPr="00000000">
        <w:rPr>
          <w:rtl w:val="0"/>
        </w:rPr>
        <w:t xml:space="preserve">emphasize collaborative data collection</w:t>
      </w:r>
    </w:p>
    <w:p w:rsidR="00000000" w:rsidDel="00000000" w:rsidP="00000000" w:rsidRDefault="00000000" w:rsidRPr="00000000" w14:paraId="000001BC">
      <w:pPr>
        <w:numPr>
          <w:ilvl w:val="1"/>
          <w:numId w:val="3"/>
        </w:numPr>
        <w:ind w:left="1440" w:hanging="360"/>
      </w:pPr>
      <w:r w:rsidDel="00000000" w:rsidR="00000000" w:rsidRPr="00000000">
        <w:rPr>
          <w:rtl w:val="0"/>
        </w:rPr>
        <w:t xml:space="preserve">protocols and standards for data collection</w:t>
      </w:r>
    </w:p>
    <w:p w:rsidR="00000000" w:rsidDel="00000000" w:rsidP="00000000" w:rsidRDefault="00000000" w:rsidRPr="00000000" w14:paraId="000001BD">
      <w:pPr>
        <w:numPr>
          <w:ilvl w:val="2"/>
          <w:numId w:val="3"/>
        </w:numPr>
        <w:ind w:left="2160" w:hanging="360"/>
      </w:pPr>
      <w:hyperlink r:id="rId12">
        <w:r w:rsidDel="00000000" w:rsidR="00000000" w:rsidRPr="00000000">
          <w:rPr>
            <w:color w:val="1155cc"/>
            <w:u w:val="single"/>
            <w:rtl w:val="0"/>
          </w:rPr>
          <w:t xml:space="preserve">https://ceos.org/ourwork/workinggroups/wgcv/</w:t>
        </w:r>
      </w:hyperlink>
      <w:r w:rsidDel="00000000" w:rsidR="00000000" w:rsidRPr="00000000">
        <w:rPr>
          <w:rtl w:val="0"/>
        </w:rPr>
      </w:r>
    </w:p>
    <w:p w:rsidR="00000000" w:rsidDel="00000000" w:rsidP="00000000" w:rsidRDefault="00000000" w:rsidRPr="00000000" w14:paraId="000001BE">
      <w:pPr>
        <w:numPr>
          <w:ilvl w:val="2"/>
          <w:numId w:val="3"/>
        </w:numPr>
        <w:ind w:left="2160" w:hanging="360"/>
      </w:pPr>
      <w:hyperlink r:id="rId13">
        <w:r w:rsidDel="00000000" w:rsidR="00000000" w:rsidRPr="00000000">
          <w:rPr>
            <w:color w:val="1155cc"/>
            <w:u w:val="single"/>
            <w:rtl w:val="0"/>
          </w:rPr>
          <w:t xml:space="preserve">https://ceos.org/about-ceos/agencies/</w:t>
        </w:r>
      </w:hyperlink>
      <w:r w:rsidDel="00000000" w:rsidR="00000000" w:rsidRPr="00000000">
        <w:rPr>
          <w:rtl w:val="0"/>
        </w:rPr>
        <w:t xml:space="preserve">  </w:t>
      </w:r>
    </w:p>
    <w:p w:rsidR="00000000" w:rsidDel="00000000" w:rsidP="00000000" w:rsidRDefault="00000000" w:rsidRPr="00000000" w14:paraId="000001BF">
      <w:pPr>
        <w:numPr>
          <w:ilvl w:val="3"/>
          <w:numId w:val="3"/>
        </w:numPr>
        <w:ind w:left="2880" w:hanging="360"/>
        <w:rPr>
          <w:u w:val="none"/>
        </w:rPr>
      </w:pPr>
      <w:r w:rsidDel="00000000" w:rsidR="00000000" w:rsidRPr="00000000">
        <w:rPr>
          <w:rtl w:val="0"/>
        </w:rPr>
        <w:t xml:space="preserve">NEON / AVIRIS / EMIT / SBG</w:t>
      </w:r>
    </w:p>
    <w:p w:rsidR="00000000" w:rsidDel="00000000" w:rsidP="00000000" w:rsidRDefault="00000000" w:rsidRPr="00000000" w14:paraId="000001C0">
      <w:pPr>
        <w:numPr>
          <w:ilvl w:val="3"/>
          <w:numId w:val="3"/>
        </w:numPr>
        <w:ind w:left="2880" w:hanging="360"/>
        <w:rPr>
          <w:u w:val="none"/>
        </w:rPr>
      </w:pPr>
      <w:r w:rsidDel="00000000" w:rsidR="00000000" w:rsidRPr="00000000">
        <w:rPr>
          <w:rtl w:val="0"/>
        </w:rPr>
        <w:t xml:space="preserve">FluxNet/ICOS/AmeriFlux</w:t>
      </w:r>
    </w:p>
    <w:p w:rsidR="00000000" w:rsidDel="00000000" w:rsidP="00000000" w:rsidRDefault="00000000" w:rsidRPr="00000000" w14:paraId="000001C1">
      <w:pPr>
        <w:numPr>
          <w:ilvl w:val="3"/>
          <w:numId w:val="3"/>
        </w:numPr>
        <w:ind w:left="2880" w:hanging="360"/>
        <w:rPr>
          <w:u w:val="none"/>
        </w:rPr>
      </w:pPr>
      <w:r w:rsidDel="00000000" w:rsidR="00000000" w:rsidRPr="00000000">
        <w:rPr>
          <w:rtl w:val="0"/>
        </w:rPr>
        <w:t xml:space="preserve">Forest plots community </w:t>
      </w:r>
    </w:p>
    <w:p w:rsidR="00000000" w:rsidDel="00000000" w:rsidP="00000000" w:rsidRDefault="00000000" w:rsidRPr="00000000" w14:paraId="000001C2">
      <w:pPr>
        <w:numPr>
          <w:ilvl w:val="3"/>
          <w:numId w:val="3"/>
        </w:numPr>
        <w:ind w:left="2880" w:hanging="360"/>
        <w:rPr>
          <w:u w:val="none"/>
        </w:rPr>
      </w:pPr>
      <w:r w:rsidDel="00000000" w:rsidR="00000000" w:rsidRPr="00000000">
        <w:rPr>
          <w:rtl w:val="0"/>
        </w:rPr>
        <w:t xml:space="preserve">others??</w:t>
      </w:r>
    </w:p>
    <w:p w:rsidR="00000000" w:rsidDel="00000000" w:rsidP="00000000" w:rsidRDefault="00000000" w:rsidRPr="00000000" w14:paraId="000001C3">
      <w:pPr>
        <w:numPr>
          <w:ilvl w:val="1"/>
          <w:numId w:val="3"/>
        </w:numPr>
        <w:ind w:left="1440" w:hanging="360"/>
      </w:pPr>
      <w:commentRangeStart w:id="67"/>
      <w:r w:rsidDel="00000000" w:rsidR="00000000" w:rsidRPr="00000000">
        <w:rPr>
          <w:rtl w:val="0"/>
        </w:rPr>
        <w:t xml:space="preserve">plan for collating and archiving data from many people in many countries and many sources</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C4">
      <w:pPr>
        <w:pStyle w:val="Heading3"/>
        <w:ind w:left="0" w:firstLine="0"/>
        <w:rPr/>
      </w:pPr>
      <w:bookmarkStart w:colFirst="0" w:colLast="0" w:name="_qeoxw1u7i7b0" w:id="16"/>
      <w:bookmarkEnd w:id="16"/>
      <w:commentRangeStart w:id="68"/>
      <w:r w:rsidDel="00000000" w:rsidR="00000000" w:rsidRPr="00000000">
        <w:rPr>
          <w:rtl w:val="0"/>
        </w:rPr>
        <w:t xml:space="preserve">3.2 </w:t>
      </w:r>
      <w:commentRangeEnd w:id="68"/>
      <w:r w:rsidDel="00000000" w:rsidR="00000000" w:rsidRPr="00000000">
        <w:commentReference w:id="68"/>
      </w:r>
      <w:r w:rsidDel="00000000" w:rsidR="00000000" w:rsidRPr="00000000">
        <w:rPr>
          <w:rtl w:val="0"/>
        </w:rPr>
        <w:t xml:space="preserve">Scaling Strategy</w:t>
      </w:r>
    </w:p>
    <w:p w:rsidR="00000000" w:rsidDel="00000000" w:rsidP="00000000" w:rsidRDefault="00000000" w:rsidRPr="00000000" w14:paraId="000001C5">
      <w:pPr>
        <w:numPr>
          <w:ilvl w:val="0"/>
          <w:numId w:val="3"/>
        </w:numPr>
        <w:ind w:left="720" w:hanging="360"/>
      </w:pPr>
      <w:r w:rsidDel="00000000" w:rsidR="00000000" w:rsidRPr="00000000">
        <w:rPr>
          <w:b w:val="1"/>
          <w:rtl w:val="0"/>
        </w:rPr>
        <w:t xml:space="preserve">Scaling framework</w:t>
      </w:r>
      <w:r w:rsidDel="00000000" w:rsidR="00000000" w:rsidRPr="00000000">
        <w:rPr>
          <w:rtl w:val="0"/>
        </w:rPr>
        <w:t xml:space="preserve">: boots</w:t>
      </w:r>
      <w:ins w:author="Jose D Fuentes" w:id="37" w:date="2024-08-25T18:49:44Z">
        <w:r w:rsidDel="00000000" w:rsidR="00000000" w:rsidRPr="00000000">
          <w:rPr>
            <w:rtl w:val="0"/>
          </w:rPr>
          <w:t xml:space="preserve"> → </w:t>
        </w:r>
        <w:r w:rsidDel="00000000" w:rsidR="00000000" w:rsidRPr="00000000">
          <w:rPr>
            <w:rtl w:val="0"/>
          </w:rPr>
          <w:t xml:space="preserve"> plots </w:t>
        </w:r>
      </w:ins>
      <w:r w:rsidDel="00000000" w:rsidR="00000000" w:rsidRPr="00000000">
        <w:rPr>
          <w:rFonts w:ascii="Arial Unicode MS" w:cs="Arial Unicode MS" w:eastAsia="Arial Unicode MS" w:hAnsi="Arial Unicode MS"/>
          <w:rtl w:val="0"/>
        </w:rPr>
        <w:t xml:space="preserve"> → towers → drone → aircraft → diagram → satellite → modeling/integrative analyses</w:t>
      </w:r>
    </w:p>
    <w:p w:rsidR="00000000" w:rsidDel="00000000" w:rsidP="00000000" w:rsidRDefault="00000000" w:rsidRPr="00000000" w14:paraId="000001C6">
      <w:pPr>
        <w:numPr>
          <w:ilvl w:val="0"/>
          <w:numId w:val="3"/>
        </w:numPr>
        <w:ind w:left="720" w:hanging="360"/>
      </w:pPr>
      <w:r w:rsidDel="00000000" w:rsidR="00000000" w:rsidRPr="00000000">
        <w:rPr>
          <w:rtl w:val="0"/>
        </w:rPr>
        <w:t xml:space="preserve">sampling to scale</w:t>
      </w:r>
    </w:p>
    <w:p w:rsidR="00000000" w:rsidDel="00000000" w:rsidP="00000000" w:rsidRDefault="00000000" w:rsidRPr="00000000" w14:paraId="000001C7">
      <w:pPr>
        <w:numPr>
          <w:ilvl w:val="0"/>
          <w:numId w:val="3"/>
        </w:numPr>
        <w:ind w:left="720" w:hanging="360"/>
      </w:pPr>
      <w:r w:rsidDel="00000000" w:rsidR="00000000" w:rsidRPr="00000000">
        <w:rPr>
          <w:rtl w:val="0"/>
        </w:rPr>
        <w:t xml:space="preserve">Ground, tower, drone, aircraft, </w:t>
      </w:r>
    </w:p>
    <w:p w:rsidR="00000000" w:rsidDel="00000000" w:rsidP="00000000" w:rsidRDefault="00000000" w:rsidRPr="00000000" w14:paraId="000001C8">
      <w:pPr>
        <w:numPr>
          <w:ilvl w:val="1"/>
          <w:numId w:val="3"/>
        </w:numPr>
        <w:ind w:left="1440" w:hanging="360"/>
      </w:pPr>
      <w:r w:rsidDel="00000000" w:rsidR="00000000" w:rsidRPr="00000000">
        <w:rPr>
          <w:rtl w:val="0"/>
        </w:rPr>
        <w:t xml:space="preserve">Integrate into existing coordination efforts and gap-fill</w:t>
      </w:r>
    </w:p>
    <w:p w:rsidR="00000000" w:rsidDel="00000000" w:rsidP="00000000" w:rsidRDefault="00000000" w:rsidRPr="00000000" w14:paraId="000001C9">
      <w:pPr>
        <w:numPr>
          <w:ilvl w:val="2"/>
          <w:numId w:val="3"/>
        </w:numPr>
        <w:ind w:left="2160" w:hanging="360"/>
      </w:pPr>
      <w:r w:rsidDel="00000000" w:rsidR="00000000" w:rsidRPr="00000000">
        <w:rPr>
          <w:rtl w:val="0"/>
        </w:rPr>
        <w:t xml:space="preserve">Drone lidar standards - KC Cushman</w:t>
      </w:r>
    </w:p>
    <w:p w:rsidR="00000000" w:rsidDel="00000000" w:rsidP="00000000" w:rsidRDefault="00000000" w:rsidRPr="00000000" w14:paraId="000001CA">
      <w:pPr>
        <w:numPr>
          <w:ilvl w:val="3"/>
          <w:numId w:val="3"/>
        </w:numPr>
        <w:ind w:left="2880" w:hanging="360"/>
      </w:pPr>
      <w:r w:rsidDel="00000000" w:rsidR="00000000" w:rsidRPr="00000000">
        <w:rPr>
          <w:rtl w:val="0"/>
        </w:rPr>
        <w:t xml:space="preserve">would build something similar out for other sensors</w:t>
      </w:r>
    </w:p>
    <w:p w:rsidR="00000000" w:rsidDel="00000000" w:rsidP="00000000" w:rsidRDefault="00000000" w:rsidRPr="00000000" w14:paraId="000001CB">
      <w:pPr>
        <w:numPr>
          <w:ilvl w:val="3"/>
          <w:numId w:val="3"/>
        </w:numPr>
        <w:ind w:left="2880" w:hanging="360"/>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1CC">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CD">
      <w:pPr>
        <w:pStyle w:val="Heading3"/>
        <w:rPr/>
      </w:pPr>
      <w:bookmarkStart w:colFirst="0" w:colLast="0" w:name="_rt2hahfr5phm" w:id="17"/>
      <w:bookmarkEnd w:id="17"/>
      <w:r w:rsidDel="00000000" w:rsidR="00000000" w:rsidRPr="00000000">
        <w:rPr>
          <w:rtl w:val="0"/>
        </w:rPr>
        <w:t xml:space="preserve">3.3 Candidate Study Sites / Regions</w:t>
      </w:r>
    </w:p>
    <w:p w:rsidR="00000000" w:rsidDel="00000000" w:rsidP="00000000" w:rsidRDefault="00000000" w:rsidRPr="00000000" w14:paraId="000001CE">
      <w:pPr>
        <w:numPr>
          <w:ilvl w:val="0"/>
          <w:numId w:val="53"/>
        </w:numPr>
        <w:ind w:left="720" w:hanging="360"/>
      </w:pPr>
      <w:r w:rsidDel="00000000" w:rsidR="00000000" w:rsidRPr="00000000">
        <w:rPr>
          <w:rtl w:val="0"/>
        </w:rPr>
        <w:t xml:space="preserve">Need to demonstrate the feasibility</w:t>
      </w:r>
    </w:p>
    <w:p w:rsidR="00000000" w:rsidDel="00000000" w:rsidP="00000000" w:rsidRDefault="00000000" w:rsidRPr="00000000" w14:paraId="000001CF">
      <w:pPr>
        <w:numPr>
          <w:ilvl w:val="0"/>
          <w:numId w:val="53"/>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1D0">
      <w:pPr>
        <w:numPr>
          <w:ilvl w:val="1"/>
          <w:numId w:val="53"/>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1D1">
      <w:pPr>
        <w:numPr>
          <w:ilvl w:val="1"/>
          <w:numId w:val="53"/>
        </w:numPr>
        <w:ind w:left="1440" w:hanging="360"/>
      </w:pPr>
      <w:r w:rsidDel="00000000" w:rsidR="00000000" w:rsidRPr="00000000">
        <w:rPr>
          <w:rtl w:val="0"/>
        </w:rPr>
        <w:t xml:space="preserve">baseline mission</w:t>
      </w:r>
    </w:p>
    <w:p w:rsidR="00000000" w:rsidDel="00000000" w:rsidP="00000000" w:rsidRDefault="00000000" w:rsidRPr="00000000" w14:paraId="000001D2">
      <w:pPr>
        <w:numPr>
          <w:ilvl w:val="1"/>
          <w:numId w:val="53"/>
        </w:numPr>
        <w:ind w:left="1440" w:hanging="360"/>
      </w:pPr>
      <w:r w:rsidDel="00000000" w:rsidR="00000000" w:rsidRPr="00000000">
        <w:rPr>
          <w:rtl w:val="0"/>
        </w:rPr>
        <w:t xml:space="preserve">expand on that with contributions from other agencies</w:t>
      </w:r>
    </w:p>
    <w:p w:rsidR="00000000" w:rsidDel="00000000" w:rsidP="00000000" w:rsidRDefault="00000000" w:rsidRPr="00000000" w14:paraId="000001D3">
      <w:pPr>
        <w:numPr>
          <w:ilvl w:val="2"/>
          <w:numId w:val="53"/>
        </w:numPr>
        <w:ind w:left="2160" w:hanging="360"/>
      </w:pPr>
      <w:r w:rsidDel="00000000" w:rsidR="00000000" w:rsidRPr="00000000">
        <w:rPr>
          <w:rtl w:val="0"/>
        </w:rPr>
        <w:t xml:space="preserve">ESA, USAID, NSF, </w:t>
      </w:r>
    </w:p>
    <w:p w:rsidR="00000000" w:rsidDel="00000000" w:rsidP="00000000" w:rsidRDefault="00000000" w:rsidRPr="00000000" w14:paraId="000001D4">
      <w:pPr>
        <w:numPr>
          <w:ilvl w:val="2"/>
          <w:numId w:val="53"/>
        </w:numPr>
        <w:ind w:left="2160" w:hanging="360"/>
      </w:pPr>
      <w:r w:rsidDel="00000000" w:rsidR="00000000" w:rsidRPr="00000000">
        <w:rPr>
          <w:rtl w:val="0"/>
        </w:rPr>
        <w:t xml:space="preserve">and donor community</w:t>
      </w:r>
    </w:p>
    <w:p w:rsidR="00000000" w:rsidDel="00000000" w:rsidP="00000000" w:rsidRDefault="00000000" w:rsidRPr="00000000" w14:paraId="000001D5">
      <w:pPr>
        <w:numPr>
          <w:ilvl w:val="0"/>
          <w:numId w:val="53"/>
        </w:numPr>
        <w:ind w:left="720" w:hanging="360"/>
      </w:pPr>
      <w:r w:rsidDel="00000000" w:rsidR="00000000" w:rsidRPr="00000000">
        <w:rPr>
          <w:rtl w:val="0"/>
        </w:rPr>
        <w:t xml:space="preserve">need to have a process for selecting and approving ground sites</w:t>
      </w:r>
    </w:p>
    <w:p w:rsidR="00000000" w:rsidDel="00000000" w:rsidP="00000000" w:rsidRDefault="00000000" w:rsidRPr="00000000" w14:paraId="000001D6">
      <w:pPr>
        <w:numPr>
          <w:ilvl w:val="1"/>
          <w:numId w:val="53"/>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1D7">
      <w:pPr>
        <w:numPr>
          <w:ilvl w:val="1"/>
          <w:numId w:val="53"/>
        </w:numPr>
        <w:ind w:left="1440" w:hanging="360"/>
        <w:rPr>
          <w:u w:val="none"/>
        </w:rPr>
      </w:pPr>
      <w:r w:rsidDel="00000000" w:rsidR="00000000" w:rsidRPr="00000000">
        <w:rPr>
          <w:rtl w:val="0"/>
        </w:rPr>
        <w:t xml:space="preserve">Engage with existing efforts</w:t>
      </w:r>
    </w:p>
    <w:p w:rsidR="00000000" w:rsidDel="00000000" w:rsidP="00000000" w:rsidRDefault="00000000" w:rsidRPr="00000000" w14:paraId="000001D8">
      <w:pPr>
        <w:numPr>
          <w:ilvl w:val="1"/>
          <w:numId w:val="53"/>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1D9">
      <w:pPr>
        <w:numPr>
          <w:ilvl w:val="2"/>
          <w:numId w:val="53"/>
        </w:numPr>
        <w:ind w:left="2160" w:hanging="360"/>
      </w:pPr>
      <w:r w:rsidDel="00000000" w:rsidR="00000000" w:rsidRPr="00000000">
        <w:rPr>
          <w:rtl w:val="0"/>
        </w:rPr>
        <w:t xml:space="preserve">Drones</w:t>
      </w:r>
    </w:p>
    <w:p w:rsidR="00000000" w:rsidDel="00000000" w:rsidP="00000000" w:rsidRDefault="00000000" w:rsidRPr="00000000" w14:paraId="000001DA">
      <w:pPr>
        <w:numPr>
          <w:ilvl w:val="2"/>
          <w:numId w:val="53"/>
        </w:numPr>
        <w:ind w:left="2160" w:hanging="360"/>
      </w:pPr>
      <w:r w:rsidDel="00000000" w:rsidR="00000000" w:rsidRPr="00000000">
        <w:rPr>
          <w:rtl w:val="0"/>
        </w:rPr>
        <w:t xml:space="preserve">lab facilities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numPr>
          <w:ilvl w:val="0"/>
          <w:numId w:val="53"/>
        </w:numPr>
        <w:ind w:left="720" w:hanging="360"/>
        <w:rPr>
          <w:u w:val="none"/>
        </w:rPr>
      </w:pPr>
      <w:commentRangeStart w:id="69"/>
      <w:r w:rsidDel="00000000" w:rsidR="00000000" w:rsidRPr="00000000">
        <w:rPr>
          <w:rtl w:val="0"/>
        </w:rPr>
        <w:t xml:space="preserve">There are many tropical forests - different tropical continents/forests are different - floristically, function, in terms of pressures faced </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DD">
      <w:pPr>
        <w:numPr>
          <w:ilvl w:val="1"/>
          <w:numId w:val="53"/>
        </w:numPr>
        <w:ind w:left="1440" w:hanging="360"/>
        <w:rPr>
          <w:u w:val="none"/>
        </w:rPr>
      </w:pPr>
      <w:r w:rsidDel="00000000" w:rsidR="00000000" w:rsidRPr="00000000">
        <w:rPr>
          <w:rtl w:val="0"/>
        </w:rPr>
        <w:t xml:space="preserve">comparisons within and across continents is critical</w:t>
      </w:r>
    </w:p>
    <w:p w:rsidR="00000000" w:rsidDel="00000000" w:rsidP="00000000" w:rsidRDefault="00000000" w:rsidRPr="00000000" w14:paraId="000001DE">
      <w:pPr>
        <w:numPr>
          <w:ilvl w:val="0"/>
          <w:numId w:val="53"/>
        </w:numPr>
        <w:ind w:left="720" w:hanging="360"/>
        <w:rPr>
          <w:u w:val="none"/>
        </w:rPr>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1DF">
      <w:pPr>
        <w:numPr>
          <w:ilvl w:val="1"/>
          <w:numId w:val="53"/>
        </w:numPr>
        <w:ind w:left="1440" w:hanging="360"/>
        <w:rPr>
          <w:u w:val="none"/>
        </w:rPr>
      </w:pPr>
      <w:r w:rsidDel="00000000" w:rsidR="00000000" w:rsidRPr="00000000">
        <w:rPr>
          <w:rtl w:val="0"/>
        </w:rPr>
        <w:t xml:space="preserve">biggest extent; biggest impact on climate dynamics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Strawman Baseline/Threshold Mission Concept:  </w:t>
      </w:r>
    </w:p>
    <w:p w:rsidR="00000000" w:rsidDel="00000000" w:rsidP="00000000" w:rsidRDefault="00000000" w:rsidRPr="00000000" w14:paraId="000001E2">
      <w:pPr>
        <w:numPr>
          <w:ilvl w:val="0"/>
          <w:numId w:val="40"/>
        </w:numPr>
        <w:ind w:left="720" w:hanging="360"/>
        <w:rPr>
          <w:ins w:author="Michael Keller" w:id="38" w:date="2024-08-07T17:51:15Z"/>
        </w:rPr>
      </w:pPr>
      <w:ins w:author="Michael Keller" w:id="38" w:date="2024-08-07T17:51:15Z">
        <w:commentRangeStart w:id="70"/>
        <w:r w:rsidDel="00000000" w:rsidR="00000000" w:rsidRPr="00000000">
          <w:rPr>
            <w:rtl w:val="0"/>
          </w:rPr>
          <w:t xml:space="preserve">Baseline A: </w:t>
        </w:r>
        <w:r w:rsidDel="00000000" w:rsidR="00000000" w:rsidRPr="00000000">
          <w:rPr>
            <w:rtl w:val="0"/>
          </w:rPr>
          <w:t xml:space="preserve">extend to Amazon &amp; Africa</w:t>
        </w:r>
      </w:ins>
    </w:p>
    <w:p w:rsidR="00000000" w:rsidDel="00000000" w:rsidP="00000000" w:rsidRDefault="00000000" w:rsidRPr="00000000" w14:paraId="000001E3">
      <w:pPr>
        <w:numPr>
          <w:ilvl w:val="1"/>
          <w:numId w:val="40"/>
        </w:numPr>
        <w:ind w:left="1440" w:hanging="360"/>
        <w:rPr>
          <w:ins w:author="Michael Keller" w:id="38" w:date="2024-08-07T17:51:15Z"/>
        </w:rPr>
      </w:pPr>
      <w:ins w:author="Michael Keller" w:id="38" w:date="2024-08-07T17:51:15Z">
        <w:r w:rsidDel="00000000" w:rsidR="00000000" w:rsidRPr="00000000">
          <w:rPr>
            <w:rtl w:val="0"/>
          </w:rPr>
          <w:t xml:space="preserve">- comparative - to include Africa - repeat AfriSAR with other sensors</w:t>
        </w:r>
      </w:ins>
    </w:p>
    <w:p w:rsidR="00000000" w:rsidDel="00000000" w:rsidP="00000000" w:rsidRDefault="00000000" w:rsidRPr="00000000" w14:paraId="000001E4">
      <w:pPr>
        <w:numPr>
          <w:ilvl w:val="0"/>
          <w:numId w:val="40"/>
        </w:numPr>
        <w:ind w:left="720" w:hanging="360"/>
        <w:rPr>
          <w:ins w:author="Michael Keller" w:id="38" w:date="2024-08-07T17:51:15Z"/>
        </w:rPr>
      </w:pPr>
      <w:ins w:author="Michael Keller" w:id="38" w:date="2024-08-07T17:51:15Z">
        <w:r w:rsidDel="00000000" w:rsidR="00000000" w:rsidRPr="00000000">
          <w:rPr>
            <w:rtl w:val="0"/>
          </w:rPr>
          <w:t xml:space="preserve">Brazil (and DRC / other risky countries)</w:t>
        </w:r>
      </w:ins>
    </w:p>
    <w:p w:rsidR="00000000" w:rsidDel="00000000" w:rsidP="00000000" w:rsidRDefault="00000000" w:rsidRPr="00000000" w14:paraId="000001E5">
      <w:pPr>
        <w:numPr>
          <w:ilvl w:val="1"/>
          <w:numId w:val="40"/>
        </w:numPr>
        <w:ind w:left="1440" w:hanging="360"/>
        <w:rPr>
          <w:ins w:author="Michael Keller" w:id="38" w:date="2024-08-07T17:51:15Z"/>
        </w:rPr>
      </w:pPr>
      <w:ins w:author="Michael Keller" w:id="38" w:date="2024-08-07T17:51:15Z">
        <w:r w:rsidDel="00000000" w:rsidR="00000000" w:rsidRPr="00000000">
          <w:rPr>
            <w:rtl w:val="0"/>
          </w:rPr>
          <w:t xml:space="preserve">Plan A - ARES first</w:t>
        </w:r>
      </w:ins>
    </w:p>
    <w:p w:rsidR="00000000" w:rsidDel="00000000" w:rsidP="00000000" w:rsidRDefault="00000000" w:rsidRPr="00000000" w14:paraId="000001E6">
      <w:pPr>
        <w:numPr>
          <w:ilvl w:val="1"/>
          <w:numId w:val="40"/>
        </w:numPr>
        <w:ind w:left="1440" w:hanging="360"/>
        <w:rPr>
          <w:ins w:author="Michael Keller" w:id="38" w:date="2024-08-07T17:51:15Z"/>
        </w:rPr>
      </w:pPr>
      <w:ins w:author="Michael Keller" w:id="38" w:date="2024-08-07T17:51:15Z">
        <w:r w:rsidDel="00000000" w:rsidR="00000000" w:rsidRPr="00000000">
          <w:rPr>
            <w:rtl w:val="0"/>
          </w:rPr>
          <w:t xml:space="preserve">Plan B - commercial aircraft and commercial sensor</w:t>
        </w:r>
      </w:ins>
    </w:p>
    <w:p w:rsidR="00000000" w:rsidDel="00000000" w:rsidP="00000000" w:rsidRDefault="00000000" w:rsidRPr="00000000" w14:paraId="000001E7">
      <w:pPr>
        <w:numPr>
          <w:ilvl w:val="0"/>
          <w:numId w:val="40"/>
        </w:numPr>
        <w:ind w:left="720" w:hanging="360"/>
        <w:rPr>
          <w:ins w:author="Michael Keller" w:id="38" w:date="2024-08-07T17:51:15Z"/>
        </w:rPr>
      </w:pPr>
      <w:ins w:author="Michael Keller" w:id="38" w:date="2024-08-07T17:51:15Z">
        <w:r w:rsidDel="00000000" w:rsidR="00000000" w:rsidRPr="00000000">
          <w:rPr>
            <w:rtl w:val="0"/>
          </w:rPr>
          <w:t xml:space="preserve">talk to Marc to see how he did it for Delta-X</w:t>
        </w:r>
      </w:ins>
    </w:p>
    <w:p w:rsidR="00000000" w:rsidDel="00000000" w:rsidP="00000000" w:rsidRDefault="00000000" w:rsidRPr="00000000" w14:paraId="000001E8">
      <w:pPr>
        <w:numPr>
          <w:ilvl w:val="0"/>
          <w:numId w:val="40"/>
        </w:numPr>
        <w:ind w:left="720" w:hanging="360"/>
        <w:rPr>
          <w:ins w:author="Michael Keller" w:id="38" w:date="2024-08-07T17:51:15Z"/>
        </w:rPr>
      </w:pPr>
      <w:ins w:author="Michael Keller" w:id="38" w:date="2024-08-07T17:51:15Z">
        <w:r w:rsidDel="00000000" w:rsidR="00000000" w:rsidRPr="00000000">
          <w:rPr>
            <w:rtl w:val="0"/>
          </w:rPr>
          <w:t xml:space="preserve">Emphasize gradients!</w:t>
        </w:r>
      </w:ins>
    </w:p>
    <w:p w:rsidR="00000000" w:rsidDel="00000000" w:rsidP="00000000" w:rsidRDefault="00000000" w:rsidRPr="00000000" w14:paraId="000001E9">
      <w:pPr>
        <w:numPr>
          <w:ilvl w:val="1"/>
          <w:numId w:val="40"/>
        </w:numPr>
        <w:ind w:left="1440" w:hanging="360"/>
        <w:rPr>
          <w:ins w:author="Michael Keller" w:id="38" w:date="2024-08-07T17:51:15Z"/>
        </w:rPr>
      </w:pPr>
      <w:ins w:author="Michael Keller" w:id="38" w:date="2024-08-07T17:51:15Z">
        <w:r w:rsidDel="00000000" w:rsidR="00000000" w:rsidRPr="00000000">
          <w:rPr>
            <w:rtl w:val="0"/>
          </w:rPr>
          <w:t xml:space="preserve">Climatic gradients</w:t>
        </w:r>
      </w:ins>
    </w:p>
    <w:p w:rsidR="00000000" w:rsidDel="00000000" w:rsidP="00000000" w:rsidRDefault="00000000" w:rsidRPr="00000000" w14:paraId="000001EA">
      <w:pPr>
        <w:numPr>
          <w:ilvl w:val="2"/>
          <w:numId w:val="40"/>
        </w:numPr>
        <w:ind w:left="2160" w:hanging="360"/>
        <w:rPr>
          <w:ins w:author="Michael Keller" w:id="38" w:date="2024-08-07T17:51:15Z"/>
        </w:rPr>
      </w:pPr>
      <w:ins w:author="Michael Keller" w:id="38" w:date="2024-08-07T17:51:15Z">
        <w:r w:rsidDel="00000000" w:rsidR="00000000" w:rsidRPr="00000000">
          <w:rPr>
            <w:rtl w:val="0"/>
          </w:rPr>
        </w:r>
      </w:ins>
    </w:p>
    <w:p w:rsidR="00000000" w:rsidDel="00000000" w:rsidP="00000000" w:rsidRDefault="00000000" w:rsidRPr="00000000" w14:paraId="000001EB">
      <w:pPr>
        <w:numPr>
          <w:ilvl w:val="1"/>
          <w:numId w:val="40"/>
        </w:numPr>
        <w:ind w:left="1440" w:hanging="360"/>
        <w:rPr>
          <w:ins w:author="Michael Keller" w:id="38" w:date="2024-08-07T17:51:15Z"/>
        </w:rPr>
      </w:pPr>
      <w:ins w:author="Michael Keller" w:id="38" w:date="2024-08-07T17:51:15Z">
        <w:r w:rsidDel="00000000" w:rsidR="00000000" w:rsidRPr="00000000">
          <w:rPr>
            <w:rtl w:val="0"/>
          </w:rPr>
          <w:t xml:space="preserve">Elevation gradients </w:t>
        </w:r>
      </w:ins>
    </w:p>
    <w:p w:rsidR="00000000" w:rsidDel="00000000" w:rsidP="00000000" w:rsidRDefault="00000000" w:rsidRPr="00000000" w14:paraId="000001EC">
      <w:pPr>
        <w:numPr>
          <w:ilvl w:val="2"/>
          <w:numId w:val="40"/>
        </w:numPr>
        <w:ind w:left="2160" w:hanging="360"/>
        <w:rPr>
          <w:ins w:author="Michael Keller" w:id="38" w:date="2024-08-07T17:51:15Z"/>
        </w:rPr>
      </w:pPr>
      <w:ins w:author="Michael Keller" w:id="38" w:date="2024-08-07T17:51:15Z">
        <w:r w:rsidDel="00000000" w:rsidR="00000000" w:rsidRPr="00000000">
          <w:rPr>
            <w:rtl w:val="0"/>
          </w:rPr>
          <w:t xml:space="preserve">Peru, Rwanda, </w:t>
        </w:r>
      </w:ins>
    </w:p>
    <w:p w:rsidR="00000000" w:rsidDel="00000000" w:rsidP="00000000" w:rsidRDefault="00000000" w:rsidRPr="00000000" w14:paraId="000001ED">
      <w:pPr>
        <w:numPr>
          <w:ilvl w:val="0"/>
          <w:numId w:val="40"/>
        </w:numPr>
        <w:ind w:left="720" w:hanging="360"/>
        <w:rPr>
          <w:ins w:author="Michael Keller" w:id="38" w:date="2024-08-07T17:51:15Z"/>
        </w:rPr>
      </w:pPr>
      <w:ins w:author="Michael Keller" w:id="38" w:date="2024-08-07T17:51:15Z">
        <w:r w:rsidDel="00000000" w:rsidR="00000000" w:rsidRPr="00000000">
          <w:rPr>
            <w:rtl w:val="0"/>
          </w:rPr>
        </w:r>
      </w:ins>
    </w:p>
    <w:p w:rsidR="00000000" w:rsidDel="00000000" w:rsidP="00000000" w:rsidRDefault="00000000" w:rsidRPr="00000000" w14:paraId="000001EE">
      <w:pPr>
        <w:numPr>
          <w:ilvl w:val="0"/>
          <w:numId w:val="40"/>
        </w:numPr>
        <w:ind w:left="720" w:hanging="360"/>
      </w:pPr>
      <w:commentRangeEnd w:id="70"/>
      <w:r w:rsidDel="00000000" w:rsidR="00000000" w:rsidRPr="00000000">
        <w:commentReference w:id="70"/>
      </w: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1EF">
      <w:pPr>
        <w:numPr>
          <w:ilvl w:val="1"/>
          <w:numId w:val="40"/>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1F0">
      <w:pPr>
        <w:numPr>
          <w:ilvl w:val="1"/>
          <w:numId w:val="40"/>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1F1">
      <w:pPr>
        <w:numPr>
          <w:ilvl w:val="1"/>
          <w:numId w:val="40"/>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1F2">
      <w:pPr>
        <w:numPr>
          <w:ilvl w:val="1"/>
          <w:numId w:val="40"/>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1F3">
      <w:pPr>
        <w:numPr>
          <w:ilvl w:val="2"/>
          <w:numId w:val="40"/>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1F4">
      <w:pPr>
        <w:numPr>
          <w:ilvl w:val="0"/>
          <w:numId w:val="40"/>
        </w:numPr>
        <w:ind w:left="720" w:hanging="360"/>
      </w:pPr>
      <w:commentRangeStart w:id="71"/>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1F5">
      <w:pPr>
        <w:numPr>
          <w:ilvl w:val="1"/>
          <w:numId w:val="40"/>
        </w:numPr>
        <w:ind w:left="1440" w:hanging="360"/>
      </w:pPr>
      <w:r w:rsidDel="00000000" w:rsidR="00000000" w:rsidRPr="00000000">
        <w:rPr>
          <w:rtl w:val="0"/>
        </w:rPr>
        <w:t xml:space="preserve">better if extend to Amazon</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rPr/>
      </w:pPr>
      <w:bookmarkStart w:colFirst="0" w:colLast="0" w:name="_8hvwu2pr0zwb" w:id="18"/>
      <w:bookmarkEnd w:id="18"/>
      <w:r w:rsidDel="00000000" w:rsidR="00000000" w:rsidRPr="00000000">
        <w:rPr>
          <w:rtl w:val="0"/>
        </w:rPr>
        <w:t xml:space="preserve">3.</w:t>
      </w:r>
      <w:ins w:author="Michael Keller" w:id="39" w:date="2024-08-21T20:32:23Z">
        <w:r w:rsidDel="00000000" w:rsidR="00000000" w:rsidRPr="00000000">
          <w:rPr>
            <w:rtl w:val="0"/>
          </w:rPr>
          <w:t xml:space="preserve">4</w:t>
        </w:r>
      </w:ins>
      <w:del w:author="Michael Keller" w:id="39" w:date="2024-08-21T20:32:23Z">
        <w:r w:rsidDel="00000000" w:rsidR="00000000" w:rsidRPr="00000000">
          <w:rPr>
            <w:rtl w:val="0"/>
          </w:rPr>
          <w:delText xml:space="preserve">3</w:delText>
        </w:r>
      </w:del>
      <w:r w:rsidDel="00000000" w:rsidR="00000000" w:rsidRPr="00000000">
        <w:rPr>
          <w:rtl w:val="0"/>
        </w:rPr>
        <w:t xml:space="preserve"> Satellite Remote Sensing Observations</w:t>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numPr>
          <w:ilvl w:val="0"/>
          <w:numId w:val="49"/>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1FA">
      <w:pPr>
        <w:numPr>
          <w:ilvl w:val="1"/>
          <w:numId w:val="49"/>
        </w:numPr>
        <w:ind w:left="1440" w:hanging="360"/>
        <w:rPr/>
      </w:pPr>
      <w:r w:rsidDel="00000000" w:rsidR="00000000" w:rsidRPr="00000000">
        <w:rPr>
          <w:rtl w:val="0"/>
        </w:rPr>
        <w:t xml:space="preserve">EMIT / CHIME / SBG / </w:t>
      </w:r>
      <w:r w:rsidDel="00000000" w:rsidR="00000000" w:rsidRPr="00000000">
        <w:rPr>
          <w:i w:val="1"/>
          <w:rtl w:val="0"/>
        </w:rPr>
        <w:t xml:space="preserve">Carbon-i</w:t>
      </w:r>
    </w:p>
    <w:p w:rsidR="00000000" w:rsidDel="00000000" w:rsidP="00000000" w:rsidRDefault="00000000" w:rsidRPr="00000000" w14:paraId="000001FB">
      <w:pPr>
        <w:numPr>
          <w:ilvl w:val="1"/>
          <w:numId w:val="49"/>
        </w:numPr>
        <w:ind w:left="1440" w:hanging="360"/>
        <w:rPr/>
      </w:pPr>
      <w:r w:rsidDel="00000000" w:rsidR="00000000" w:rsidRPr="00000000">
        <w:rPr>
          <w:rtl w:val="0"/>
        </w:rPr>
        <w:t xml:space="preserve">NISAR / BIOMASS</w:t>
      </w:r>
    </w:p>
    <w:p w:rsidR="00000000" w:rsidDel="00000000" w:rsidP="00000000" w:rsidRDefault="00000000" w:rsidRPr="00000000" w14:paraId="000001FC">
      <w:pPr>
        <w:numPr>
          <w:ilvl w:val="1"/>
          <w:numId w:val="49"/>
        </w:numPr>
        <w:ind w:left="1440" w:hanging="360"/>
        <w:rPr/>
      </w:pPr>
      <w:r w:rsidDel="00000000" w:rsidR="00000000" w:rsidRPr="00000000">
        <w:rPr>
          <w:rtl w:val="0"/>
        </w:rPr>
        <w:t xml:space="preserve">GEDI / ICESat-2 / </w:t>
      </w:r>
      <w:r w:rsidDel="00000000" w:rsidR="00000000" w:rsidRPr="00000000">
        <w:rPr>
          <w:i w:val="1"/>
          <w:rtl w:val="0"/>
        </w:rPr>
        <w:t xml:space="preserve">EDGE</w:t>
      </w:r>
    </w:p>
    <w:p w:rsidR="00000000" w:rsidDel="00000000" w:rsidP="00000000" w:rsidRDefault="00000000" w:rsidRPr="00000000" w14:paraId="000001FD">
      <w:pPr>
        <w:numPr>
          <w:ilvl w:val="1"/>
          <w:numId w:val="49"/>
        </w:numPr>
        <w:ind w:left="1440" w:hanging="360"/>
        <w:rPr/>
      </w:pPr>
      <w:r w:rsidDel="00000000" w:rsidR="00000000" w:rsidRPr="00000000">
        <w:rPr>
          <w:rtl w:val="0"/>
        </w:rPr>
        <w:t xml:space="preserve">ECOSTRESS</w:t>
      </w:r>
    </w:p>
    <w:p w:rsidR="00000000" w:rsidDel="00000000" w:rsidP="00000000" w:rsidRDefault="00000000" w:rsidRPr="00000000" w14:paraId="000001FE">
      <w:pPr>
        <w:numPr>
          <w:ilvl w:val="1"/>
          <w:numId w:val="49"/>
        </w:numPr>
        <w:ind w:left="1440" w:hanging="360"/>
        <w:rPr/>
      </w:pPr>
      <w:r w:rsidDel="00000000" w:rsidR="00000000" w:rsidRPr="00000000">
        <w:rPr>
          <w:rtl w:val="0"/>
        </w:rPr>
        <w:t xml:space="preserve">OCO</w:t>
      </w:r>
    </w:p>
    <w:p w:rsidR="00000000" w:rsidDel="00000000" w:rsidP="00000000" w:rsidRDefault="00000000" w:rsidRPr="00000000" w14:paraId="000001FF">
      <w:pPr>
        <w:numPr>
          <w:ilvl w:val="1"/>
          <w:numId w:val="49"/>
        </w:numPr>
        <w:ind w:left="1440" w:hanging="360"/>
        <w:rPr/>
      </w:pPr>
      <w:r w:rsidDel="00000000" w:rsidR="00000000" w:rsidRPr="00000000">
        <w:rPr>
          <w:rtl w:val="0"/>
        </w:rPr>
        <w:t xml:space="preserve">Geostationary</w:t>
      </w:r>
    </w:p>
    <w:p w:rsidR="00000000" w:rsidDel="00000000" w:rsidP="00000000" w:rsidRDefault="00000000" w:rsidRPr="00000000" w14:paraId="00000200">
      <w:pPr>
        <w:numPr>
          <w:ilvl w:val="1"/>
          <w:numId w:val="49"/>
        </w:numPr>
        <w:ind w:left="1440" w:hanging="360"/>
        <w:rPr/>
      </w:pPr>
      <w:r w:rsidDel="00000000" w:rsidR="00000000" w:rsidRPr="00000000">
        <w:rPr>
          <w:rtl w:val="0"/>
        </w:rPr>
        <w:t xml:space="preserve">SMAP</w:t>
      </w:r>
    </w:p>
    <w:p w:rsidR="00000000" w:rsidDel="00000000" w:rsidP="00000000" w:rsidRDefault="00000000" w:rsidRPr="00000000" w14:paraId="00000201">
      <w:pPr>
        <w:numPr>
          <w:ilvl w:val="1"/>
          <w:numId w:val="49"/>
        </w:numPr>
        <w:ind w:left="1440" w:hanging="360"/>
        <w:rPr/>
      </w:pPr>
      <w:r w:rsidDel="00000000" w:rsidR="00000000" w:rsidRPr="00000000">
        <w:rPr>
          <w:rtl w:val="0"/>
        </w:rPr>
        <w:t xml:space="preserve">GRACE</w:t>
      </w:r>
    </w:p>
    <w:p w:rsidR="00000000" w:rsidDel="00000000" w:rsidP="00000000" w:rsidRDefault="00000000" w:rsidRPr="00000000" w14:paraId="00000202">
      <w:pPr>
        <w:numPr>
          <w:ilvl w:val="1"/>
          <w:numId w:val="49"/>
        </w:numPr>
        <w:ind w:left="1440" w:hanging="360"/>
        <w:rPr/>
      </w:pPr>
      <w:r w:rsidDel="00000000" w:rsidR="00000000" w:rsidRPr="00000000">
        <w:rPr>
          <w:rtl w:val="0"/>
        </w:rPr>
        <w:t xml:space="preserve">SWOT</w:t>
      </w:r>
    </w:p>
    <w:p w:rsidR="00000000" w:rsidDel="00000000" w:rsidP="00000000" w:rsidRDefault="00000000" w:rsidRPr="00000000" w14:paraId="00000203">
      <w:pPr>
        <w:numPr>
          <w:ilvl w:val="0"/>
          <w:numId w:val="49"/>
        </w:numPr>
        <w:ind w:left="720" w:hanging="360"/>
        <w:rPr>
          <w:u w:val="none"/>
        </w:rPr>
      </w:pPr>
      <w:r w:rsidDel="00000000" w:rsidR="00000000" w:rsidRPr="00000000">
        <w:rPr>
          <w:rtl w:val="0"/>
        </w:rPr>
        <w:t xml:space="preserve">Synergies with partner agencies </w:t>
      </w:r>
    </w:p>
    <w:p w:rsidR="00000000" w:rsidDel="00000000" w:rsidP="00000000" w:rsidRDefault="00000000" w:rsidRPr="00000000" w14:paraId="00000204">
      <w:pPr>
        <w:numPr>
          <w:ilvl w:val="1"/>
          <w:numId w:val="49"/>
        </w:numPr>
        <w:ind w:left="1440" w:hanging="360"/>
        <w:rPr>
          <w:u w:val="none"/>
        </w:rPr>
      </w:pPr>
      <w:r w:rsidDel="00000000" w:rsidR="00000000" w:rsidRPr="00000000">
        <w:rPr>
          <w:rtl w:val="0"/>
        </w:rPr>
        <w:t xml:space="preserve">ESA, JAXA, ISRO</w:t>
      </w:r>
    </w:p>
    <w:p w:rsidR="00000000" w:rsidDel="00000000" w:rsidP="00000000" w:rsidRDefault="00000000" w:rsidRPr="00000000" w14:paraId="00000205">
      <w:pPr>
        <w:numPr>
          <w:ilvl w:val="1"/>
          <w:numId w:val="49"/>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206">
      <w:pPr>
        <w:numPr>
          <w:ilvl w:val="1"/>
          <w:numId w:val="49"/>
        </w:numPr>
        <w:ind w:left="1440" w:hanging="360"/>
        <w:rPr>
          <w:u w:val="none"/>
        </w:rPr>
      </w:pPr>
      <w:commentRangeStart w:id="72"/>
      <w:r w:rsidDel="00000000" w:rsidR="00000000" w:rsidRPr="00000000">
        <w:rPr>
          <w:rtl w:val="0"/>
        </w:rPr>
        <w:t xml:space="preserve">BIOMASS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07">
      <w:pPr>
        <w:pStyle w:val="Heading3"/>
        <w:rPr/>
      </w:pPr>
      <w:bookmarkStart w:colFirst="0" w:colLast="0" w:name="_tvm98o3pux72" w:id="19"/>
      <w:bookmarkEnd w:id="19"/>
      <w:r w:rsidDel="00000000" w:rsidR="00000000" w:rsidRPr="00000000">
        <w:rPr>
          <w:rtl w:val="0"/>
        </w:rPr>
        <w:t xml:space="preserve">3.</w:t>
      </w:r>
      <w:ins w:author="Michael Keller" w:id="40" w:date="2024-08-21T20:32:27Z">
        <w:r w:rsidDel="00000000" w:rsidR="00000000" w:rsidRPr="00000000">
          <w:rPr>
            <w:rtl w:val="0"/>
          </w:rPr>
          <w:t xml:space="preserve">5</w:t>
        </w:r>
      </w:ins>
      <w:del w:author="Michael Keller" w:id="40" w:date="2024-08-21T20:32:27Z">
        <w:r w:rsidDel="00000000" w:rsidR="00000000" w:rsidRPr="00000000">
          <w:rPr>
            <w:rtl w:val="0"/>
          </w:rPr>
          <w:delText xml:space="preserve">4</w:delText>
        </w:r>
      </w:del>
      <w:r w:rsidDel="00000000" w:rsidR="00000000" w:rsidRPr="00000000">
        <w:rPr>
          <w:rtl w:val="0"/>
        </w:rPr>
        <w:t xml:space="preserve"> Airborne Remote Sensing Observations</w:t>
      </w:r>
    </w:p>
    <w:p w:rsidR="00000000" w:rsidDel="00000000" w:rsidP="00000000" w:rsidRDefault="00000000" w:rsidRPr="00000000" w14:paraId="00000208">
      <w:pPr>
        <w:numPr>
          <w:ilvl w:val="0"/>
          <w:numId w:val="31"/>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209">
      <w:pPr>
        <w:numPr>
          <w:ilvl w:val="1"/>
          <w:numId w:val="31"/>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20A">
      <w:pPr>
        <w:numPr>
          <w:ilvl w:val="1"/>
          <w:numId w:val="31"/>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20B">
      <w:pPr>
        <w:numPr>
          <w:ilvl w:val="1"/>
          <w:numId w:val="31"/>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20C">
      <w:pPr>
        <w:numPr>
          <w:ilvl w:val="1"/>
          <w:numId w:val="31"/>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20D">
      <w:pPr>
        <w:numPr>
          <w:ilvl w:val="1"/>
          <w:numId w:val="31"/>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20E">
      <w:pPr>
        <w:numPr>
          <w:ilvl w:val="1"/>
          <w:numId w:val="31"/>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20F">
      <w:pPr>
        <w:numPr>
          <w:ilvl w:val="0"/>
          <w:numId w:val="27"/>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210">
      <w:pPr>
        <w:numPr>
          <w:ilvl w:val="1"/>
          <w:numId w:val="27"/>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211">
      <w:pPr>
        <w:ind w:left="0" w:firstLine="0"/>
        <w:rPr>
          <w:b w:val="1"/>
        </w:rPr>
      </w:pPr>
      <w:r w:rsidDel="00000000" w:rsidR="00000000" w:rsidRPr="00000000">
        <w:rPr>
          <w:rtl w:val="0"/>
        </w:rPr>
      </w:r>
    </w:p>
    <w:p w:rsidR="00000000" w:rsidDel="00000000" w:rsidP="00000000" w:rsidRDefault="00000000" w:rsidRPr="00000000" w14:paraId="00000212">
      <w:pPr>
        <w:numPr>
          <w:ilvl w:val="0"/>
          <w:numId w:val="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213">
      <w:pPr>
        <w:numPr>
          <w:ilvl w:val="0"/>
          <w:numId w:val="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214">
      <w:pPr>
        <w:numPr>
          <w:ilvl w:val="0"/>
          <w:numId w:val="27"/>
        </w:numPr>
        <w:ind w:left="1440" w:hanging="360"/>
        <w:rPr>
          <w:u w:val="none"/>
        </w:rPr>
      </w:pPr>
      <w:r w:rsidDel="00000000" w:rsidR="00000000" w:rsidRPr="00000000">
        <w:rPr>
          <w:rtl w:val="0"/>
        </w:rPr>
        <w:t xml:space="preserve">AfriSAR-2</w:t>
      </w:r>
    </w:p>
    <w:p w:rsidR="00000000" w:rsidDel="00000000" w:rsidP="00000000" w:rsidRDefault="00000000" w:rsidRPr="00000000" w14:paraId="00000215">
      <w:pPr>
        <w:numPr>
          <w:ilvl w:val="0"/>
          <w:numId w:val="27"/>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216">
      <w:pPr>
        <w:numPr>
          <w:ilvl w:val="0"/>
          <w:numId w:val="27"/>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217">
      <w:pPr>
        <w:numPr>
          <w:ilvl w:val="0"/>
          <w:numId w:val="27"/>
        </w:numPr>
        <w:ind w:left="1440" w:hanging="360"/>
        <w:rPr>
          <w:u w:val="none"/>
        </w:rPr>
      </w:pPr>
      <w:r w:rsidDel="00000000" w:rsidR="00000000" w:rsidRPr="00000000">
        <w:rPr>
          <w:rtl w:val="0"/>
        </w:rPr>
        <w:t xml:space="preserve">ARES?</w:t>
      </w:r>
    </w:p>
    <w:p w:rsidR="00000000" w:rsidDel="00000000" w:rsidP="00000000" w:rsidRDefault="00000000" w:rsidRPr="00000000" w14:paraId="00000218">
      <w:pPr>
        <w:numPr>
          <w:ilvl w:val="0"/>
          <w:numId w:val="27"/>
        </w:numPr>
        <w:ind w:left="1440" w:hanging="360"/>
        <w:rPr>
          <w:u w:val="none"/>
        </w:rPr>
      </w:pPr>
      <w:r w:rsidDel="00000000" w:rsidR="00000000" w:rsidRPr="00000000">
        <w:rPr>
          <w:rtl w:val="0"/>
        </w:rPr>
        <w:t xml:space="preserve">ESA?</w:t>
      </w:r>
    </w:p>
    <w:p w:rsidR="00000000" w:rsidDel="00000000" w:rsidP="00000000" w:rsidRDefault="00000000" w:rsidRPr="00000000" w14:paraId="00000219">
      <w:pPr>
        <w:numPr>
          <w:ilvl w:val="0"/>
          <w:numId w:val="19"/>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21A">
      <w:pPr>
        <w:numPr>
          <w:ilvl w:val="1"/>
          <w:numId w:val="19"/>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21B">
      <w:pPr>
        <w:numPr>
          <w:ilvl w:val="1"/>
          <w:numId w:val="19"/>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21C">
      <w:pPr>
        <w:numPr>
          <w:ilvl w:val="1"/>
          <w:numId w:val="19"/>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21D">
      <w:pPr>
        <w:pStyle w:val="Heading3"/>
        <w:rPr/>
      </w:pPr>
      <w:bookmarkStart w:colFirst="0" w:colLast="0" w:name="_7locis78pd28" w:id="20"/>
      <w:bookmarkEnd w:id="20"/>
      <w:r w:rsidDel="00000000" w:rsidR="00000000" w:rsidRPr="00000000">
        <w:rPr>
          <w:rtl w:val="0"/>
        </w:rPr>
        <w:t xml:space="preserve">3.</w:t>
      </w:r>
      <w:ins w:author="Michael Keller" w:id="41" w:date="2024-08-21T20:32:31Z">
        <w:r w:rsidDel="00000000" w:rsidR="00000000" w:rsidRPr="00000000">
          <w:rPr>
            <w:rtl w:val="0"/>
          </w:rPr>
          <w:t xml:space="preserve">6</w:t>
        </w:r>
      </w:ins>
      <w:del w:author="Michael Keller" w:id="41" w:date="2024-08-21T20:32:31Z">
        <w:r w:rsidDel="00000000" w:rsidR="00000000" w:rsidRPr="00000000">
          <w:rPr>
            <w:rtl w:val="0"/>
          </w:rPr>
          <w:delText xml:space="preserve">5</w:delText>
        </w:r>
      </w:del>
      <w:r w:rsidDel="00000000" w:rsidR="00000000" w:rsidRPr="00000000">
        <w:rPr>
          <w:rtl w:val="0"/>
        </w:rPr>
        <w:t xml:space="preserve"> Field Observations, Studies, Experiments</w:t>
      </w:r>
    </w:p>
    <w:p w:rsidR="00000000" w:rsidDel="00000000" w:rsidP="00000000" w:rsidRDefault="00000000" w:rsidRPr="00000000" w14:paraId="0000021E">
      <w:pPr>
        <w:pStyle w:val="Heading3"/>
        <w:rPr/>
      </w:pPr>
      <w:bookmarkStart w:colFirst="0" w:colLast="0" w:name="_f11ajoxckysx" w:id="21"/>
      <w:bookmarkEnd w:id="21"/>
      <w:commentRangeStart w:id="73"/>
      <w:commentRangeStart w:id="74"/>
      <w:r w:rsidDel="00000000" w:rsidR="00000000" w:rsidRPr="00000000">
        <w:rPr>
          <w:rtl w:val="0"/>
        </w:rPr>
        <w:t xml:space="preserve">3.</w:t>
      </w:r>
      <w:ins w:author="Michael Keller" w:id="42" w:date="2024-08-21T20:32:34Z">
        <w:r w:rsidDel="00000000" w:rsidR="00000000" w:rsidRPr="00000000">
          <w:rPr>
            <w:rtl w:val="0"/>
          </w:rPr>
          <w:t xml:space="preserve">7</w:t>
        </w:r>
      </w:ins>
      <w:del w:author="Michael Keller" w:id="42" w:date="2024-08-21T20:32:34Z">
        <w:r w:rsidDel="00000000" w:rsidR="00000000" w:rsidRPr="00000000">
          <w:rPr>
            <w:rtl w:val="0"/>
          </w:rPr>
          <w:delText xml:space="preserve">6</w:delText>
        </w:r>
      </w:del>
      <w:r w:rsidDel="00000000" w:rsidR="00000000" w:rsidRPr="00000000">
        <w:rPr>
          <w:rtl w:val="0"/>
        </w:rPr>
        <w:t xml:space="preserve"> Modeling and Integrative Analyses</w:t>
      </w:r>
      <w:commentRangeEnd w:id="73"/>
      <w:r w:rsidDel="00000000" w:rsidR="00000000" w:rsidRPr="00000000">
        <w:commentReference w:id="73"/>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1F">
      <w:pPr>
        <w:numPr>
          <w:ilvl w:val="0"/>
          <w:numId w:val="26"/>
        </w:numPr>
        <w:ind w:left="720" w:hanging="360"/>
        <w:rPr>
          <w:u w:val="none"/>
        </w:rPr>
      </w:pPr>
      <w:r w:rsidDel="00000000" w:rsidR="00000000" w:rsidRPr="00000000">
        <w:rPr>
          <w:rtl w:val="0"/>
        </w:rPr>
        <w:t xml:space="preserve">Emphasize model intercomparison efforts and ensemble modeling approaches</w:t>
      </w:r>
    </w:p>
    <w:p w:rsidR="00000000" w:rsidDel="00000000" w:rsidP="00000000" w:rsidRDefault="00000000" w:rsidRPr="00000000" w14:paraId="00000220">
      <w:pPr>
        <w:numPr>
          <w:ilvl w:val="0"/>
          <w:numId w:val="26"/>
        </w:numPr>
        <w:ind w:left="720" w:hanging="360"/>
        <w:rPr>
          <w:u w:val="none"/>
        </w:rPr>
      </w:pPr>
      <w:r w:rsidDel="00000000" w:rsidR="00000000" w:rsidRPr="00000000">
        <w:rPr>
          <w:rtl w:val="0"/>
        </w:rPr>
        <w:t xml:space="preserve">NASA </w:t>
      </w:r>
      <w:hyperlink r:id="rId14">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221">
      <w:pPr>
        <w:numPr>
          <w:ilvl w:val="0"/>
          <w:numId w:val="26"/>
        </w:numPr>
        <w:ind w:left="720" w:hanging="360"/>
        <w:rPr>
          <w:u w:val="none"/>
        </w:rPr>
      </w:pPr>
      <w:r w:rsidDel="00000000" w:rsidR="00000000" w:rsidRPr="00000000">
        <w:rPr>
          <w:rtl w:val="0"/>
        </w:rPr>
        <w:t xml:space="preserve">Also DOE models, and NSF models</w:t>
      </w:r>
    </w:p>
    <w:p w:rsidR="00000000" w:rsidDel="00000000" w:rsidP="00000000" w:rsidRDefault="00000000" w:rsidRPr="00000000" w14:paraId="00000222">
      <w:pPr>
        <w:numPr>
          <w:ilvl w:val="0"/>
          <w:numId w:val="26"/>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223">
      <w:pPr>
        <w:numPr>
          <w:ilvl w:val="0"/>
          <w:numId w:val="26"/>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224">
      <w:pPr>
        <w:numPr>
          <w:ilvl w:val="1"/>
          <w:numId w:val="26"/>
        </w:numPr>
        <w:ind w:left="1440" w:hanging="360"/>
        <w:rPr>
          <w:u w:val="none"/>
        </w:rPr>
      </w:pPr>
      <w:r w:rsidDel="00000000" w:rsidR="00000000" w:rsidRPr="00000000">
        <w:rPr>
          <w:rtl w:val="0"/>
        </w:rPr>
        <w:t xml:space="preserve">Emphasize on RS data - model integration</w:t>
      </w:r>
    </w:p>
    <w:p w:rsidR="00000000" w:rsidDel="00000000" w:rsidP="00000000" w:rsidRDefault="00000000" w:rsidRPr="00000000" w14:paraId="00000225">
      <w:pPr>
        <w:numPr>
          <w:ilvl w:val="0"/>
          <w:numId w:val="26"/>
        </w:numPr>
        <w:ind w:left="720" w:hanging="360"/>
      </w:pPr>
      <w:r w:rsidDel="00000000" w:rsidR="00000000" w:rsidRPr="00000000">
        <w:rPr>
          <w:rtl w:val="0"/>
        </w:rPr>
        <w:t xml:space="preserve">Advancing process-based understanding - specify a couple of key processes that PANGEA can advance </w:t>
      </w:r>
    </w:p>
    <w:p w:rsidR="00000000" w:rsidDel="00000000" w:rsidP="00000000" w:rsidRDefault="00000000" w:rsidRPr="00000000" w14:paraId="00000226">
      <w:pPr>
        <w:numPr>
          <w:ilvl w:val="0"/>
          <w:numId w:val="26"/>
        </w:numPr>
        <w:ind w:left="720" w:hanging="360"/>
        <w:rPr>
          <w:ins w:author="Michael Keller" w:id="43" w:date="2024-08-22T20:14:26Z"/>
        </w:rPr>
      </w:pPr>
      <w:r w:rsidDel="00000000" w:rsidR="00000000" w:rsidRPr="00000000">
        <w:rPr>
          <w:rtl w:val="0"/>
        </w:rPr>
        <w:t xml:space="preserve">Need to work on constraining uncertainty and getting the right answers for the right reason(s)</w:t>
      </w:r>
      <w:ins w:author="Michael Keller" w:id="43" w:date="2024-08-22T20:14:26Z">
        <w:commentRangeStart w:id="75"/>
        <w:r w:rsidDel="00000000" w:rsidR="00000000" w:rsidRPr="00000000">
          <w:rPr>
            <w:rtl w:val="0"/>
          </w:rPr>
        </w:r>
      </w:ins>
    </w:p>
    <w:p w:rsidR="00000000" w:rsidDel="00000000" w:rsidP="00000000" w:rsidRDefault="00000000" w:rsidRPr="00000000" w14:paraId="00000227">
      <w:pPr>
        <w:numPr>
          <w:ilvl w:val="0"/>
          <w:numId w:val="26"/>
        </w:numPr>
        <w:ind w:left="720" w:hanging="360"/>
        <w:rPr>
          <w:ins w:author="Michael Keller" w:id="43" w:date="2024-08-22T20:14:26Z"/>
          <w:b w:val="1"/>
        </w:rPr>
      </w:pPr>
      <w:ins w:author="Michael Keller" w:id="43" w:date="2024-08-22T20:14:26Z">
        <w:r w:rsidDel="00000000" w:rsidR="00000000" w:rsidRPr="00000000">
          <w:rPr>
            <w:rtl w:val="0"/>
          </w:rPr>
        </w:r>
      </w:ins>
    </w:p>
    <w:p w:rsidR="00000000" w:rsidDel="00000000" w:rsidP="00000000" w:rsidRDefault="00000000" w:rsidRPr="00000000" w14:paraId="00000228">
      <w:pPr>
        <w:numPr>
          <w:ilvl w:val="0"/>
          <w:numId w:val="45"/>
        </w:numPr>
        <w:ind w:left="720" w:hanging="360"/>
        <w:rPr>
          <w:ins w:author="Michael Keller" w:id="43" w:date="2024-08-22T20:14:26Z"/>
          <w:b w:val="1"/>
          <w:u w:val="none"/>
        </w:rPr>
      </w:pPr>
      <w:ins w:author="Michael Keller" w:id="43" w:date="2024-08-22T20:14:26Z">
        <w:commentRangeStart w:id="76"/>
        <w:r w:rsidDel="00000000" w:rsidR="00000000" w:rsidRPr="00000000">
          <w:rPr>
            <w:rtl w:val="0"/>
          </w:rPr>
          <w:t xml:space="preserve">How can we quantify the long-term effects of CO2 fertilization by integrating data from previous/current long-term experiments?</w:t>
        </w:r>
        <w:commentRangeEnd w:id="76"/>
        <w:r w:rsidDel="00000000" w:rsidR="00000000" w:rsidRPr="00000000">
          <w:commentReference w:id="76"/>
        </w:r>
        <w:r w:rsidDel="00000000" w:rsidR="00000000" w:rsidRPr="00000000">
          <w:rPr>
            <w:rtl w:val="0"/>
          </w:rPr>
        </w:r>
      </w:ins>
    </w:p>
    <w:p w:rsidR="00000000" w:rsidDel="00000000" w:rsidP="00000000" w:rsidRDefault="00000000" w:rsidRPr="00000000" w14:paraId="00000229">
      <w:pPr>
        <w:numPr>
          <w:ilvl w:val="1"/>
          <w:numId w:val="45"/>
        </w:numPr>
        <w:ind w:left="1440" w:hanging="360"/>
        <w:rPr>
          <w:ins w:author="Michael Keller" w:id="43" w:date="2024-08-22T20:14:26Z"/>
          <w:b w:val="1"/>
          <w:u w:val="none"/>
        </w:rPr>
      </w:pPr>
      <w:ins w:author="Michael Keller" w:id="43" w:date="2024-08-22T20:14:26Z">
        <w:r w:rsidDel="00000000" w:rsidR="00000000" w:rsidRPr="00000000">
          <w:rPr>
            <w:rtl w:val="0"/>
          </w:rPr>
        </w:r>
      </w:ins>
    </w:p>
    <w:p w:rsidR="00000000" w:rsidDel="00000000" w:rsidP="00000000" w:rsidRDefault="00000000" w:rsidRPr="00000000" w14:paraId="0000022A">
      <w:pPr>
        <w:numPr>
          <w:ilvl w:val="0"/>
          <w:numId w:val="45"/>
        </w:numPr>
        <w:ind w:left="720" w:hanging="360"/>
        <w:rPr>
          <w:ins w:author="Michael Keller" w:id="43" w:date="2024-08-22T20:14:26Z"/>
          <w:b w:val="1"/>
          <w:u w:val="none"/>
        </w:rPr>
      </w:pPr>
      <w:ins w:author="Michael Keller" w:id="43" w:date="2024-08-22T20:14:26Z">
        <w:commentRangeStart w:id="77"/>
        <w:r w:rsidDel="00000000" w:rsidR="00000000" w:rsidRPr="00000000">
          <w:rPr>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commentRangeEnd w:id="77"/>
        <w:r w:rsidDel="00000000" w:rsidR="00000000" w:rsidRPr="00000000">
          <w:commentReference w:id="77"/>
        </w:r>
        <w:r w:rsidDel="00000000" w:rsidR="00000000" w:rsidRPr="00000000">
          <w:rPr>
            <w:rtl w:val="0"/>
          </w:rPr>
        </w:r>
      </w:ins>
    </w:p>
    <w:p w:rsidR="00000000" w:rsidDel="00000000" w:rsidP="00000000" w:rsidRDefault="00000000" w:rsidRPr="00000000" w14:paraId="0000022B">
      <w:pPr>
        <w:numPr>
          <w:ilvl w:val="1"/>
          <w:numId w:val="45"/>
        </w:numPr>
        <w:ind w:left="1440" w:hanging="360"/>
        <w:rPr>
          <w:ins w:author="Michael Keller" w:id="43" w:date="2024-08-22T20:14:26Z"/>
          <w:u w:val="none"/>
        </w:rPr>
      </w:pPr>
      <w:ins w:author="Michael Keller" w:id="43" w:date="2024-08-22T20:14:26Z">
        <w:commentRangeStart w:id="78"/>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ins>
    </w:p>
    <w:p w:rsidR="00000000" w:rsidDel="00000000" w:rsidP="00000000" w:rsidRDefault="00000000" w:rsidRPr="00000000" w14:paraId="0000022C">
      <w:pPr>
        <w:numPr>
          <w:ilvl w:val="1"/>
          <w:numId w:val="45"/>
        </w:numPr>
        <w:ind w:left="1440" w:hanging="360"/>
        <w:rPr>
          <w:ins w:author="Michael Keller" w:id="43" w:date="2024-08-22T20:14:26Z"/>
          <w:u w:val="none"/>
        </w:rPr>
      </w:pPr>
      <w:ins w:author="Michael Keller" w:id="43" w:date="2024-08-22T20:14:26Z">
        <w:r w:rsidDel="00000000" w:rsidR="00000000" w:rsidRPr="00000000">
          <w:rPr>
            <w:rtl w:val="0"/>
          </w:rPr>
          <w:t xml:space="preserve">How sensitive are land model projections to different parameterizations of plant functional diversity (e.g., pantropical vs. continent-specific diversity parameterizations)?</w:t>
        </w:r>
        <w:commentRangeEnd w:id="78"/>
        <w:r w:rsidDel="00000000" w:rsidR="00000000" w:rsidRPr="00000000">
          <w:commentReference w:id="78"/>
        </w:r>
        <w:r w:rsidDel="00000000" w:rsidR="00000000" w:rsidRPr="00000000">
          <w:rPr>
            <w:rtl w:val="0"/>
          </w:rPr>
        </w:r>
      </w:ins>
    </w:p>
    <w:p w:rsidR="00000000" w:rsidDel="00000000" w:rsidP="00000000" w:rsidRDefault="00000000" w:rsidRPr="00000000" w14:paraId="0000022D">
      <w:pPr>
        <w:widowControl w:val="0"/>
        <w:ind w:left="720" w:firstLine="0"/>
        <w:rPr>
          <w:ins w:author="Michael Keller" w:id="43" w:date="2024-08-22T20:14:26Z"/>
        </w:rPr>
      </w:pPr>
      <w:ins w:author="Michael Keller" w:id="43" w:date="2024-08-22T20:14:26Z">
        <w:r w:rsidDel="00000000" w:rsidR="00000000" w:rsidRPr="00000000">
          <w:rPr>
            <w:rtl w:val="0"/>
          </w:rPr>
        </w:r>
      </w:ins>
    </w:p>
    <w:p w:rsidR="00000000" w:rsidDel="00000000" w:rsidP="00000000" w:rsidRDefault="00000000" w:rsidRPr="00000000" w14:paraId="0000022E">
      <w:pPr>
        <w:widowControl w:val="0"/>
        <w:numPr>
          <w:ilvl w:val="0"/>
          <w:numId w:val="45"/>
        </w:numPr>
        <w:ind w:left="720" w:hanging="360"/>
        <w:rPr>
          <w:ins w:author="Michael Keller" w:id="43" w:date="2024-08-22T20:14:26Z"/>
          <w:b w:val="1"/>
          <w:u w:val="none"/>
        </w:rPr>
      </w:pPr>
      <w:ins w:author="Michael Keller" w:id="43" w:date="2024-08-22T20:14:26Z">
        <w:commentRangeStart w:id="79"/>
        <w:r w:rsidDel="00000000" w:rsidR="00000000" w:rsidRPr="00000000">
          <w:rPr>
            <w:rtl w:val="0"/>
          </w:rPr>
          <w:t xml:space="preserve">To what extent can the impact of human land management on subsurface-surface-atmosphere coupling of water-energy-carbon cycle processes in the tropics be measured and modeled, and does it represent a significant source of subseasonal to seasonal hydroclimate predictability?</w:t>
        </w:r>
        <w:commentRangeEnd w:id="79"/>
        <w:r w:rsidDel="00000000" w:rsidR="00000000" w:rsidRPr="00000000">
          <w:commentReference w:id="79"/>
        </w:r>
        <w:r w:rsidDel="00000000" w:rsidR="00000000" w:rsidRPr="00000000">
          <w:rPr>
            <w:rtl w:val="0"/>
          </w:rPr>
        </w:r>
      </w:ins>
    </w:p>
    <w:p w:rsidR="00000000" w:rsidDel="00000000" w:rsidP="00000000" w:rsidRDefault="00000000" w:rsidRPr="00000000" w14:paraId="0000022F">
      <w:pPr>
        <w:widowControl w:val="0"/>
        <w:numPr>
          <w:ilvl w:val="1"/>
          <w:numId w:val="45"/>
        </w:numPr>
        <w:ind w:left="1440" w:hanging="360"/>
        <w:rPr>
          <w:ins w:author="Michael Keller" w:id="43" w:date="2024-08-22T20:14:26Z"/>
          <w:u w:val="none"/>
        </w:rPr>
      </w:pPr>
      <w:ins w:author="Michael Keller" w:id="43" w:date="2024-08-22T20:14:26Z">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 How do these minimum levels of degradation vary across precipitation gradients and across continents?</w:t>
        </w:r>
      </w:ins>
    </w:p>
    <w:p w:rsidR="00000000" w:rsidDel="00000000" w:rsidP="00000000" w:rsidRDefault="00000000" w:rsidRPr="00000000" w14:paraId="00000230">
      <w:pPr>
        <w:widowControl w:val="0"/>
        <w:numPr>
          <w:ilvl w:val="1"/>
          <w:numId w:val="45"/>
        </w:numPr>
        <w:ind w:left="1440" w:hanging="360"/>
        <w:rPr>
          <w:ins w:author="Michael Keller" w:id="43" w:date="2024-08-22T20:14:26Z"/>
          <w:u w:val="none"/>
        </w:rPr>
      </w:pPr>
      <w:ins w:author="Michael Keller" w:id="43" w:date="2024-08-22T20:14:26Z">
        <w:r w:rsidDel="00000000" w:rsidR="00000000" w:rsidRPr="00000000">
          <w:rPr>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ins>
    </w:p>
    <w:p w:rsidR="00000000" w:rsidDel="00000000" w:rsidP="00000000" w:rsidRDefault="00000000" w:rsidRPr="00000000" w14:paraId="00000231">
      <w:pPr>
        <w:widowControl w:val="0"/>
        <w:numPr>
          <w:ilvl w:val="1"/>
          <w:numId w:val="45"/>
        </w:numPr>
        <w:ind w:left="1440" w:hanging="360"/>
        <w:rPr>
          <w:ins w:author="Michael Keller" w:id="43" w:date="2024-08-22T20:14:26Z"/>
          <w:u w:val="none"/>
        </w:rPr>
      </w:pPr>
      <w:ins w:author="Michael Keller" w:id="43" w:date="2024-08-22T20:14:26Z">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ins>
    </w:p>
    <w:p w:rsidR="00000000" w:rsidDel="00000000" w:rsidP="00000000" w:rsidRDefault="00000000" w:rsidRPr="00000000" w14:paraId="00000232">
      <w:pPr>
        <w:widowControl w:val="0"/>
        <w:numPr>
          <w:ilvl w:val="1"/>
          <w:numId w:val="45"/>
        </w:numPr>
        <w:ind w:left="1440" w:hanging="360"/>
        <w:rPr>
          <w:ins w:author="Michael Keller" w:id="43" w:date="2024-08-22T20:14:26Z"/>
          <w:b w:val="1"/>
          <w:u w:val="none"/>
        </w:rPr>
      </w:pPr>
      <w:ins w:author="Michael Keller" w:id="43" w:date="2024-08-22T20:14:26Z">
        <w:r w:rsidDel="00000000" w:rsidR="00000000" w:rsidRPr="00000000">
          <w:rPr>
            <w:rtl w:val="0"/>
          </w:rPr>
        </w:r>
      </w:ins>
    </w:p>
    <w:p w:rsidR="00000000" w:rsidDel="00000000" w:rsidP="00000000" w:rsidRDefault="00000000" w:rsidRPr="00000000" w14:paraId="00000233">
      <w:pPr>
        <w:widowControl w:val="0"/>
        <w:numPr>
          <w:ilvl w:val="0"/>
          <w:numId w:val="45"/>
        </w:numPr>
        <w:ind w:left="720" w:hanging="360"/>
        <w:rPr>
          <w:ins w:author="Michael Keller" w:id="43" w:date="2024-08-22T20:14:26Z"/>
          <w:b w:val="1"/>
          <w:u w:val="none"/>
        </w:rPr>
      </w:pPr>
      <w:ins w:author="Michael Keller" w:id="43" w:date="2024-08-22T20:14:26Z">
        <w:r w:rsidDel="00000000" w:rsidR="00000000" w:rsidRPr="00000000">
          <w:rPr>
            <w:rtl w:val="0"/>
          </w:rPr>
          <w:t xml:space="preserve">How can weather forecast duration and reliability be improved in the tropics?</w:t>
        </w:r>
      </w:ins>
    </w:p>
    <w:p w:rsidR="00000000" w:rsidDel="00000000" w:rsidP="00000000" w:rsidRDefault="00000000" w:rsidRPr="00000000" w14:paraId="00000234">
      <w:pPr>
        <w:widowControl w:val="0"/>
        <w:numPr>
          <w:ilvl w:val="1"/>
          <w:numId w:val="45"/>
        </w:numPr>
        <w:ind w:left="1440" w:hanging="360"/>
        <w:rPr>
          <w:ins w:author="Michael Keller" w:id="43" w:date="2024-08-22T20:14:26Z"/>
          <w:b w:val="1"/>
          <w:u w:val="none"/>
        </w:rPr>
      </w:pPr>
      <w:ins w:author="Michael Keller" w:id="43" w:date="2024-08-22T20:14:26Z">
        <w:r w:rsidDel="00000000" w:rsidR="00000000" w:rsidRPr="00000000">
          <w:rPr>
            <w:rtl w:val="0"/>
          </w:rPr>
        </w:r>
      </w:ins>
    </w:p>
    <w:p w:rsidR="00000000" w:rsidDel="00000000" w:rsidP="00000000" w:rsidRDefault="00000000" w:rsidRPr="00000000" w14:paraId="00000235">
      <w:pPr>
        <w:widowControl w:val="0"/>
        <w:numPr>
          <w:ilvl w:val="0"/>
          <w:numId w:val="45"/>
        </w:numPr>
        <w:ind w:left="720" w:hanging="360"/>
        <w:rPr>
          <w:ins w:author="Michael Keller" w:id="43" w:date="2024-08-22T20:14:26Z"/>
          <w:b w:val="1"/>
          <w:u w:val="none"/>
        </w:rPr>
      </w:pPr>
      <w:ins w:author="Michael Keller" w:id="43" w:date="2024-08-22T20:14:26Z">
        <w:r w:rsidDel="00000000" w:rsidR="00000000" w:rsidRPr="00000000">
          <w:rPr>
            <w:rtl w:val="0"/>
          </w:rPr>
          <w:t xml:space="preserve">How can predictions of climate variability and change be improved in the tropics?</w:t>
        </w:r>
      </w:ins>
    </w:p>
    <w:p w:rsidR="00000000" w:rsidDel="00000000" w:rsidP="00000000" w:rsidRDefault="00000000" w:rsidRPr="00000000" w14:paraId="00000236">
      <w:pPr>
        <w:rPr>
          <w:ins w:author="Michael Keller" w:id="43" w:date="2024-08-22T20:14:26Z"/>
        </w:rPr>
      </w:pPr>
      <w:ins w:author="Michael Keller" w:id="43" w:date="2024-08-22T20:14:26Z">
        <w:r w:rsidDel="00000000" w:rsidR="00000000" w:rsidRPr="00000000">
          <w:rPr>
            <w:rtl w:val="0"/>
          </w:rPr>
        </w:r>
      </w:ins>
    </w:p>
    <w:p w:rsidR="00000000" w:rsidDel="00000000" w:rsidP="00000000" w:rsidRDefault="00000000" w:rsidRPr="00000000" w14:paraId="00000237">
      <w:pPr>
        <w:pPrChange w:author="Michael Keller" w:id="0" w:date="2024-08-22T20:14:26Z">
          <w:pPr>
            <w:numPr>
              <w:ilvl w:val="0"/>
              <w:numId w:val="26"/>
            </w:numPr>
            <w:ind w:left="720" w:hanging="360"/>
          </w:pPr>
        </w:pPrChange>
      </w:pP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238">
      <w:pPr>
        <w:pStyle w:val="Heading3"/>
        <w:rPr/>
      </w:pPr>
      <w:bookmarkStart w:colFirst="0" w:colLast="0" w:name="_1smg2g6mkz5h" w:id="22"/>
      <w:bookmarkEnd w:id="22"/>
      <w:commentRangeStart w:id="80"/>
      <w:r w:rsidDel="00000000" w:rsidR="00000000" w:rsidRPr="00000000">
        <w:rPr>
          <w:rtl w:val="0"/>
        </w:rPr>
        <w:t xml:space="preserve">3.</w:t>
      </w:r>
      <w:ins w:author="Michael Keller" w:id="45" w:date="2024-08-21T20:32:40Z">
        <w:r w:rsidDel="00000000" w:rsidR="00000000" w:rsidRPr="00000000">
          <w:rPr>
            <w:rtl w:val="0"/>
          </w:rPr>
          <w:t xml:space="preserve">8</w:t>
        </w:r>
      </w:ins>
      <w:del w:author="Michael Keller" w:id="45" w:date="2024-08-21T20:32:40Z">
        <w:r w:rsidDel="00000000" w:rsidR="00000000" w:rsidRPr="00000000">
          <w:rPr>
            <w:rtl w:val="0"/>
          </w:rPr>
          <w:delText xml:space="preserve">7</w:delText>
        </w:r>
      </w:del>
      <w:r w:rsidDel="00000000" w:rsidR="00000000" w:rsidRPr="00000000">
        <w:rPr>
          <w:rtl w:val="0"/>
        </w:rPr>
        <w:t xml:space="preserve"> Technical and Logistical Feasibility/ Issues</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239">
      <w:pPr>
        <w:numPr>
          <w:ilvl w:val="0"/>
          <w:numId w:val="35"/>
        </w:numPr>
        <w:ind w:left="720" w:hanging="360"/>
        <w:rPr>
          <w:ins w:author="Michael Keller" w:id="46" w:date="2024-08-21T22:14:22Z"/>
        </w:rPr>
      </w:pPr>
      <w:ins w:author="Michael Keller" w:id="46" w:date="2024-08-21T22:14:22Z">
        <w:r w:rsidDel="00000000" w:rsidR="00000000" w:rsidRPr="00000000">
          <w:rPr>
            <w:rtl w:val="0"/>
          </w:rPr>
          <w:t xml:space="preserve">Start with a statement showing that we are following on well learned precedents</w:t>
        </w:r>
      </w:ins>
    </w:p>
    <w:p w:rsidR="00000000" w:rsidDel="00000000" w:rsidP="00000000" w:rsidRDefault="00000000" w:rsidRPr="00000000" w14:paraId="0000023A">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ABLE 2a and 2b</w:t>
        </w:r>
      </w:ins>
    </w:p>
    <w:p w:rsidR="00000000" w:rsidDel="00000000" w:rsidP="00000000" w:rsidRDefault="00000000" w:rsidRPr="00000000" w14:paraId="0000023B">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SAFARI</w:t>
        </w:r>
      </w:ins>
    </w:p>
    <w:p w:rsidR="00000000" w:rsidDel="00000000" w:rsidP="00000000" w:rsidRDefault="00000000" w:rsidRPr="00000000" w14:paraId="0000023C">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LBA</w:t>
        </w:r>
      </w:ins>
    </w:p>
    <w:p w:rsidR="00000000" w:rsidDel="00000000" w:rsidP="00000000" w:rsidRDefault="00000000" w:rsidRPr="00000000" w14:paraId="0000023D">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AfriSAR 1 a 2</w:t>
        </w:r>
      </w:ins>
    </w:p>
    <w:p w:rsidR="00000000" w:rsidDel="00000000" w:rsidP="00000000" w:rsidRDefault="00000000" w:rsidRPr="00000000" w14:paraId="0000023E">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BioSCape</w:t>
        </w:r>
      </w:ins>
    </w:p>
    <w:p w:rsidR="00000000" w:rsidDel="00000000" w:rsidP="00000000" w:rsidRDefault="00000000" w:rsidRPr="00000000" w14:paraId="0000023F">
      <w:pPr>
        <w:numPr>
          <w:ilvl w:val="1"/>
          <w:numId w:val="35"/>
        </w:numPr>
        <w:ind w:left="1440" w:hanging="360"/>
        <w:rPr>
          <w:ins w:author="Michael Keller" w:id="46" w:date="2024-08-21T22:14:22Z"/>
          <w:u w:val="none"/>
        </w:rPr>
      </w:pPr>
      <w:ins w:author="Michael Keller" w:id="46" w:date="2024-08-21T22:14:22Z">
        <w:r w:rsidDel="00000000" w:rsidR="00000000" w:rsidRPr="00000000">
          <w:rPr>
            <w:rtl w:val="0"/>
          </w:rPr>
          <w:t xml:space="preserve">Multiple airborne campaigns in Central and South America using AVIRIS on a variety of platforms</w:t>
        </w:r>
      </w:ins>
    </w:p>
    <w:p w:rsidR="00000000" w:rsidDel="00000000" w:rsidP="00000000" w:rsidRDefault="00000000" w:rsidRPr="00000000" w14:paraId="00000240">
      <w:pPr>
        <w:numPr>
          <w:ilvl w:val="0"/>
          <w:numId w:val="35"/>
        </w:numPr>
        <w:ind w:left="720" w:hanging="360"/>
      </w:pPr>
      <w:r w:rsidDel="00000000" w:rsidR="00000000" w:rsidRPr="00000000">
        <w:rPr>
          <w:rtl w:val="0"/>
        </w:rPr>
        <w:t xml:space="preserve">Will will go through NASA OIIR</w:t>
      </w:r>
    </w:p>
    <w:p w:rsidR="00000000" w:rsidDel="00000000" w:rsidP="00000000" w:rsidRDefault="00000000" w:rsidRPr="00000000" w14:paraId="00000241">
      <w:pPr>
        <w:numPr>
          <w:ilvl w:val="1"/>
          <w:numId w:val="35"/>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242">
      <w:pPr>
        <w:numPr>
          <w:ilvl w:val="0"/>
          <w:numId w:val="35"/>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243">
      <w:pPr>
        <w:numPr>
          <w:ilvl w:val="0"/>
          <w:numId w:val="35"/>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244">
      <w:pPr>
        <w:numPr>
          <w:ilvl w:val="0"/>
          <w:numId w:val="35"/>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245">
      <w:pPr>
        <w:numPr>
          <w:ilvl w:val="0"/>
          <w:numId w:val="35"/>
        </w:numPr>
        <w:ind w:left="720" w:hanging="360"/>
        <w:rPr>
          <w:u w:val="none"/>
        </w:rPr>
      </w:pPr>
      <w:r w:rsidDel="00000000" w:rsidR="00000000" w:rsidRPr="00000000">
        <w:rPr>
          <w:rtl w:val="0"/>
        </w:rPr>
        <w:t xml:space="preserve">Emphasize that PANGEA will take advantage of what's happening locally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35"/>
        </w:numPr>
        <w:ind w:left="720" w:hanging="360"/>
        <w:rPr>
          <w:u w:val="none"/>
        </w:rPr>
      </w:pPr>
      <w:r w:rsidDel="00000000" w:rsidR="00000000" w:rsidRPr="00000000">
        <w:rPr>
          <w:rtl w:val="0"/>
        </w:rPr>
        <w:t xml:space="preserve">Notes based on recent conversations with Ryan about scope</w:t>
      </w:r>
    </w:p>
    <w:p w:rsidR="00000000" w:rsidDel="00000000" w:rsidP="00000000" w:rsidRDefault="00000000" w:rsidRPr="00000000" w14:paraId="00000248">
      <w:pPr>
        <w:numPr>
          <w:ilvl w:val="1"/>
          <w:numId w:val="35"/>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249">
      <w:pPr>
        <w:numPr>
          <w:ilvl w:val="2"/>
          <w:numId w:val="35"/>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24A">
      <w:pPr>
        <w:numPr>
          <w:ilvl w:val="1"/>
          <w:numId w:val="35"/>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24B">
      <w:pPr>
        <w:numPr>
          <w:ilvl w:val="1"/>
          <w:numId w:val="35"/>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24C">
      <w:pPr>
        <w:numPr>
          <w:ilvl w:val="1"/>
          <w:numId w:val="35"/>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24D">
      <w:pPr>
        <w:numPr>
          <w:ilvl w:val="0"/>
          <w:numId w:val="35"/>
        </w:numPr>
        <w:ind w:left="720" w:hanging="360"/>
        <w:rPr>
          <w:u w:val="none"/>
        </w:rPr>
      </w:pPr>
      <w:r w:rsidDel="00000000" w:rsidR="00000000" w:rsidRPr="00000000">
        <w:rPr>
          <w:rtl w:val="0"/>
        </w:rPr>
        <w:t xml:space="preserve">Provide threshold and baseline(s)</w:t>
      </w:r>
    </w:p>
    <w:p w:rsidR="00000000" w:rsidDel="00000000" w:rsidP="00000000" w:rsidRDefault="00000000" w:rsidRPr="00000000" w14:paraId="0000024E">
      <w:pPr>
        <w:numPr>
          <w:ilvl w:val="1"/>
          <w:numId w:val="35"/>
        </w:numPr>
        <w:ind w:left="1440" w:hanging="360"/>
        <w:rPr>
          <w:u w:val="none"/>
        </w:rPr>
      </w:pPr>
      <w:commentRangeStart w:id="81"/>
      <w:r w:rsidDel="00000000" w:rsidR="00000000" w:rsidRPr="00000000">
        <w:rPr>
          <w:rtl w:val="0"/>
        </w:rPr>
        <w:t xml:space="preserve">5 years - $30 million </w:t>
      </w:r>
    </w:p>
    <w:p w:rsidR="00000000" w:rsidDel="00000000" w:rsidP="00000000" w:rsidRDefault="00000000" w:rsidRPr="00000000" w14:paraId="0000024F">
      <w:pPr>
        <w:numPr>
          <w:ilvl w:val="2"/>
          <w:numId w:val="35"/>
        </w:numPr>
        <w:ind w:left="2160" w:hanging="360"/>
        <w:rPr>
          <w:u w:val="none"/>
        </w:rPr>
      </w:pPr>
      <w:r w:rsidDel="00000000" w:rsidR="00000000" w:rsidRPr="00000000">
        <w:rPr>
          <w:rtl w:val="0"/>
        </w:rPr>
        <w:t xml:space="preserve">emphasize that we've already put in a PANGEA EVS</w:t>
      </w:r>
    </w:p>
    <w:p w:rsidR="00000000" w:rsidDel="00000000" w:rsidP="00000000" w:rsidRDefault="00000000" w:rsidRPr="00000000" w14:paraId="00000250">
      <w:pPr>
        <w:numPr>
          <w:ilvl w:val="0"/>
          <w:numId w:val="35"/>
        </w:numPr>
        <w:ind w:left="1440" w:hanging="360"/>
        <w:rPr>
          <w:u w:val="none"/>
        </w:rPr>
      </w:pPr>
      <w:r w:rsidDel="00000000" w:rsidR="00000000" w:rsidRPr="00000000">
        <w:rPr>
          <w:rtl w:val="0"/>
        </w:rPr>
        <w:t xml:space="preserve">6 years - $50 million</w:t>
      </w:r>
    </w:p>
    <w:p w:rsidR="00000000" w:rsidDel="00000000" w:rsidP="00000000" w:rsidRDefault="00000000" w:rsidRPr="00000000" w14:paraId="00000251">
      <w:pPr>
        <w:numPr>
          <w:ilvl w:val="0"/>
          <w:numId w:val="35"/>
        </w:numPr>
        <w:ind w:left="1440" w:hanging="360"/>
        <w:rPr>
          <w:u w:val="none"/>
        </w:rPr>
      </w:pPr>
      <w:r w:rsidDel="00000000" w:rsidR="00000000" w:rsidRPr="00000000">
        <w:rPr>
          <w:rtl w:val="0"/>
        </w:rPr>
        <w:t xml:space="preserve">8 years - $100 million </w:t>
      </w:r>
    </w:p>
    <w:p w:rsidR="00000000" w:rsidDel="00000000" w:rsidP="00000000" w:rsidRDefault="00000000" w:rsidRPr="00000000" w14:paraId="00000252">
      <w:pPr>
        <w:numPr>
          <w:ilvl w:val="0"/>
          <w:numId w:val="35"/>
        </w:numPr>
        <w:ind w:left="1440" w:hanging="360"/>
        <w:rPr>
          <w:u w:val="none"/>
        </w:rPr>
      </w:pPr>
      <w:r w:rsidDel="00000000" w:rsidR="00000000" w:rsidRPr="00000000">
        <w:rPr>
          <w:rtl w:val="0"/>
        </w:rPr>
        <w:t xml:space="preserve">10 years - $150 million</w:t>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253">
      <w:pPr>
        <w:numPr>
          <w:ilvl w:val="0"/>
          <w:numId w:val="54"/>
        </w:numPr>
        <w:ind w:left="720" w:hanging="360"/>
        <w:rPr>
          <w:u w:val="none"/>
        </w:rPr>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254">
      <w:pPr>
        <w:numPr>
          <w:ilvl w:val="0"/>
          <w:numId w:val="54"/>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255">
      <w:pPr>
        <w:numPr>
          <w:ilvl w:val="1"/>
          <w:numId w:val="54"/>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256">
      <w:pPr>
        <w:numPr>
          <w:ilvl w:val="1"/>
          <w:numId w:val="54"/>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257">
      <w:pPr>
        <w:numPr>
          <w:ilvl w:val="1"/>
          <w:numId w:val="54"/>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258">
      <w:pPr>
        <w:numPr>
          <w:ilvl w:val="1"/>
          <w:numId w:val="54"/>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259">
      <w:pPr>
        <w:numPr>
          <w:ilvl w:val="2"/>
          <w:numId w:val="54"/>
        </w:numPr>
        <w:ind w:left="2160" w:hanging="360"/>
        <w:rPr>
          <w:u w:val="none"/>
        </w:rPr>
      </w:pPr>
      <w:r w:rsidDel="00000000" w:rsidR="00000000" w:rsidRPr="00000000">
        <w:rPr>
          <w:rtl w:val="0"/>
        </w:rPr>
        <w:t xml:space="preserve">Building on Asia-AQ - Phillipines, Malaysia, Thailand, South Korea</w:t>
      </w:r>
    </w:p>
    <w:p w:rsidR="00000000" w:rsidDel="00000000" w:rsidP="00000000" w:rsidRDefault="00000000" w:rsidRPr="00000000" w14:paraId="0000025A">
      <w:pPr>
        <w:numPr>
          <w:ilvl w:val="1"/>
          <w:numId w:val="54"/>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25B">
      <w:pPr>
        <w:numPr>
          <w:ilvl w:val="1"/>
          <w:numId w:val="54"/>
        </w:numPr>
        <w:ind w:left="1440" w:hanging="360"/>
        <w:rPr>
          <w:u w:val="none"/>
        </w:rPr>
      </w:pPr>
      <w:r w:rsidDel="00000000" w:rsidR="00000000" w:rsidRPr="00000000">
        <w:rPr>
          <w:rtl w:val="0"/>
        </w:rPr>
        <w:t xml:space="preserve">India - AVIRIS-3 - in 2024 - other plans?</w:t>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numPr>
          <w:ilvl w:val="0"/>
          <w:numId w:val="8"/>
        </w:numPr>
        <w:ind w:left="720" w:hanging="360"/>
        <w:rPr>
          <w:u w:val="none"/>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25E">
      <w:pPr>
        <w:numPr>
          <w:ilvl w:val="1"/>
          <w:numId w:val="8"/>
        </w:numPr>
        <w:ind w:left="1440" w:hanging="360"/>
        <w:rPr>
          <w:u w:val="none"/>
        </w:rPr>
      </w:pPr>
      <w:r w:rsidDel="00000000" w:rsidR="00000000" w:rsidRPr="00000000">
        <w:rPr>
          <w:rtl w:val="0"/>
        </w:rPr>
        <w:t xml:space="preserve">Related relevant NASA funding opportunities </w:t>
      </w:r>
    </w:p>
    <w:p w:rsidR="00000000" w:rsidDel="00000000" w:rsidP="00000000" w:rsidRDefault="00000000" w:rsidRPr="00000000" w14:paraId="0000025F">
      <w:pPr>
        <w:numPr>
          <w:ilvl w:val="2"/>
          <w:numId w:val="8"/>
        </w:numPr>
        <w:ind w:left="2160" w:hanging="360"/>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260">
      <w:pPr>
        <w:numPr>
          <w:ilvl w:val="2"/>
          <w:numId w:val="8"/>
        </w:numPr>
        <w:ind w:left="2160" w:hanging="360"/>
        <w:rPr>
          <w:u w:val="none"/>
        </w:rPr>
      </w:pPr>
      <w:r w:rsidDel="00000000" w:rsidR="00000000" w:rsidRPr="00000000">
        <w:rPr>
          <w:rtl w:val="0"/>
        </w:rPr>
        <w:t xml:space="preserve">ARSET, ….</w:t>
      </w:r>
    </w:p>
    <w:p w:rsidR="00000000" w:rsidDel="00000000" w:rsidP="00000000" w:rsidRDefault="00000000" w:rsidRPr="00000000" w14:paraId="00000261">
      <w:pPr>
        <w:numPr>
          <w:ilvl w:val="1"/>
          <w:numId w:val="8"/>
        </w:numPr>
        <w:ind w:left="1440" w:hanging="360"/>
        <w:rPr>
          <w:u w:val="none"/>
        </w:rPr>
      </w:pPr>
      <w:commentRangeStart w:id="82"/>
      <w:r w:rsidDel="00000000" w:rsidR="00000000" w:rsidRPr="00000000">
        <w:rPr>
          <w:rtl w:val="0"/>
        </w:rPr>
        <w:t xml:space="preserve">Existing</w:t>
      </w:r>
      <w:commentRangeEnd w:id="82"/>
      <w:r w:rsidDel="00000000" w:rsidR="00000000" w:rsidRPr="00000000">
        <w:commentReference w:id="82"/>
      </w:r>
      <w:r w:rsidDel="00000000" w:rsidR="00000000" w:rsidRPr="00000000">
        <w:rPr>
          <w:rtl w:val="0"/>
        </w:rPr>
        <w:t xml:space="preserve"> opportunities to solicit complementary funding </w:t>
      </w:r>
    </w:p>
    <w:p w:rsidR="00000000" w:rsidDel="00000000" w:rsidP="00000000" w:rsidRDefault="00000000" w:rsidRPr="00000000" w14:paraId="00000262">
      <w:pPr>
        <w:numPr>
          <w:ilvl w:val="2"/>
          <w:numId w:val="8"/>
        </w:numPr>
        <w:ind w:left="2160" w:hanging="360"/>
        <w:rPr>
          <w:u w:val="none"/>
        </w:rPr>
      </w:pPr>
      <w:commentRangeStart w:id="83"/>
      <w:r w:rsidDel="00000000" w:rsidR="00000000" w:rsidRPr="00000000">
        <w:rPr>
          <w:rtl w:val="0"/>
        </w:rPr>
        <w:t xml:space="preserve">NSF RCN, AccelNet</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263">
      <w:pPr>
        <w:numPr>
          <w:ilvl w:val="2"/>
          <w:numId w:val="8"/>
        </w:numPr>
        <w:ind w:left="2160" w:hanging="360"/>
        <w:rPr>
          <w:u w:val="none"/>
        </w:rPr>
      </w:pPr>
      <w:r w:rsidDel="00000000" w:rsidR="00000000" w:rsidRPr="00000000">
        <w:rPr>
          <w:rtl w:val="0"/>
        </w:rPr>
        <w:t xml:space="preserve">NSF RISE</w:t>
      </w:r>
    </w:p>
    <w:p w:rsidR="00000000" w:rsidDel="00000000" w:rsidP="00000000" w:rsidRDefault="00000000" w:rsidRPr="00000000" w14:paraId="00000264">
      <w:pPr>
        <w:numPr>
          <w:ilvl w:val="2"/>
          <w:numId w:val="8"/>
        </w:numPr>
        <w:ind w:left="2160" w:hanging="360"/>
        <w:rPr/>
      </w:pPr>
      <w:r w:rsidDel="00000000" w:rsidR="00000000" w:rsidRPr="00000000">
        <w:rPr>
          <w:rtl w:val="0"/>
        </w:rPr>
        <w:t xml:space="preserve">NSF EArly-concept Grants for Exploratory Research (</w:t>
      </w:r>
      <w:hyperlink r:id="rId15">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265">
      <w:pPr>
        <w:numPr>
          <w:ilvl w:val="2"/>
          <w:numId w:val="8"/>
        </w:numPr>
        <w:ind w:left="2160" w:hanging="360"/>
        <w:rPr/>
      </w:pPr>
      <w:r w:rsidDel="00000000" w:rsidR="00000000" w:rsidRPr="00000000">
        <w:rPr>
          <w:rtl w:val="0"/>
        </w:rPr>
        <w:t xml:space="preserve">NSF DEB &amp; BIO calls (alignment with NEON)</w:t>
      </w:r>
    </w:p>
    <w:p w:rsidR="00000000" w:rsidDel="00000000" w:rsidP="00000000" w:rsidRDefault="00000000" w:rsidRPr="00000000" w14:paraId="00000266">
      <w:pPr>
        <w:numPr>
          <w:ilvl w:val="2"/>
          <w:numId w:val="8"/>
        </w:numPr>
        <w:ind w:left="2160" w:hanging="360"/>
        <w:rPr>
          <w:u w:val="none"/>
        </w:rPr>
      </w:pPr>
      <w:r w:rsidDel="00000000" w:rsidR="00000000" w:rsidRPr="00000000">
        <w:rPr>
          <w:rtl w:val="0"/>
        </w:rPr>
        <w:t xml:space="preserve">USAID CARPE</w:t>
      </w:r>
    </w:p>
    <w:p w:rsidR="00000000" w:rsidDel="00000000" w:rsidP="00000000" w:rsidRDefault="00000000" w:rsidRPr="00000000" w14:paraId="00000267">
      <w:pPr>
        <w:numPr>
          <w:ilvl w:val="2"/>
          <w:numId w:val="8"/>
        </w:numPr>
        <w:ind w:left="2160" w:hanging="360"/>
        <w:rPr>
          <w:u w:val="none"/>
        </w:rPr>
      </w:pPr>
      <w:r w:rsidDel="00000000" w:rsidR="00000000" w:rsidRPr="00000000">
        <w:rPr>
          <w:rtl w:val="0"/>
        </w:rPr>
        <w:t xml:space="preserve">USAID SPARK (in prep)</w:t>
      </w:r>
    </w:p>
    <w:p w:rsidR="00000000" w:rsidDel="00000000" w:rsidP="00000000" w:rsidRDefault="00000000" w:rsidRPr="00000000" w14:paraId="00000268">
      <w:pPr>
        <w:numPr>
          <w:ilvl w:val="2"/>
          <w:numId w:val="8"/>
        </w:numPr>
        <w:ind w:left="2160" w:hanging="360"/>
        <w:rPr>
          <w:u w:val="none"/>
        </w:rPr>
      </w:pPr>
      <w:r w:rsidDel="00000000" w:rsidR="00000000" w:rsidRPr="00000000">
        <w:rPr>
          <w:rtl w:val="0"/>
        </w:rPr>
        <w:t xml:space="preserve">USAID - other…</w:t>
      </w:r>
    </w:p>
    <w:p w:rsidR="00000000" w:rsidDel="00000000" w:rsidP="00000000" w:rsidRDefault="00000000" w:rsidRPr="00000000" w14:paraId="00000269">
      <w:pPr>
        <w:numPr>
          <w:ilvl w:val="2"/>
          <w:numId w:val="8"/>
        </w:numPr>
        <w:ind w:left="2160" w:hanging="360"/>
        <w:rPr>
          <w:u w:val="none"/>
        </w:rPr>
      </w:pPr>
      <w:r w:rsidDel="00000000" w:rsidR="00000000" w:rsidRPr="00000000">
        <w:rPr>
          <w:rtl w:val="0"/>
        </w:rPr>
        <w:t xml:space="preserve">Belmont Forum</w:t>
      </w:r>
    </w:p>
    <w:p w:rsidR="00000000" w:rsidDel="00000000" w:rsidP="00000000" w:rsidRDefault="00000000" w:rsidRPr="00000000" w14:paraId="0000026A">
      <w:pPr>
        <w:numPr>
          <w:ilvl w:val="2"/>
          <w:numId w:val="8"/>
        </w:numPr>
        <w:ind w:left="2160" w:hanging="360"/>
        <w:rPr>
          <w:u w:val="none"/>
        </w:rPr>
      </w:pPr>
      <w:r w:rsidDel="00000000" w:rsidR="00000000" w:rsidRPr="00000000">
        <w:rPr>
          <w:rtl w:val="0"/>
        </w:rPr>
        <w:t xml:space="preserve">DOE calls?</w:t>
      </w:r>
    </w:p>
    <w:p w:rsidR="00000000" w:rsidDel="00000000" w:rsidP="00000000" w:rsidRDefault="00000000" w:rsidRPr="00000000" w14:paraId="0000026B">
      <w:pPr>
        <w:numPr>
          <w:ilvl w:val="1"/>
          <w:numId w:val="8"/>
        </w:numPr>
        <w:ind w:left="1440" w:hanging="360"/>
        <w:rPr>
          <w:u w:val="none"/>
        </w:rPr>
      </w:pPr>
      <w:r w:rsidDel="00000000" w:rsidR="00000000" w:rsidRPr="00000000">
        <w:rPr>
          <w:rtl w:val="0"/>
        </w:rPr>
        <w:t xml:space="preserve">In-kind support</w:t>
      </w:r>
    </w:p>
    <w:p w:rsidR="00000000" w:rsidDel="00000000" w:rsidP="00000000" w:rsidRDefault="00000000" w:rsidRPr="00000000" w14:paraId="0000026C">
      <w:pPr>
        <w:numPr>
          <w:ilvl w:val="2"/>
          <w:numId w:val="8"/>
        </w:numPr>
        <w:ind w:left="2160" w:hanging="360"/>
        <w:rPr>
          <w:u w:val="none"/>
        </w:rPr>
      </w:pPr>
      <w:r w:rsidDel="00000000" w:rsidR="00000000" w:rsidRPr="00000000">
        <w:rPr>
          <w:rtl w:val="0"/>
        </w:rPr>
        <w:t xml:space="preserve">AmeriFlux, ICOS</w:t>
      </w:r>
    </w:p>
    <w:p w:rsidR="00000000" w:rsidDel="00000000" w:rsidP="00000000" w:rsidRDefault="00000000" w:rsidRPr="00000000" w14:paraId="0000026D">
      <w:pPr>
        <w:numPr>
          <w:ilvl w:val="2"/>
          <w:numId w:val="8"/>
        </w:numPr>
        <w:ind w:left="2160" w:hanging="360"/>
        <w:rPr>
          <w:u w:val="none"/>
        </w:rPr>
      </w:pPr>
      <w:r w:rsidDel="00000000" w:rsidR="00000000" w:rsidRPr="00000000">
        <w:rPr>
          <w:rtl w:val="0"/>
        </w:rPr>
      </w:r>
    </w:p>
    <w:p w:rsidR="00000000" w:rsidDel="00000000" w:rsidP="00000000" w:rsidRDefault="00000000" w:rsidRPr="00000000" w14:paraId="0000026E">
      <w:pPr>
        <w:numPr>
          <w:ilvl w:val="1"/>
          <w:numId w:val="8"/>
        </w:numPr>
        <w:ind w:left="1440" w:hanging="360"/>
        <w:rPr>
          <w:u w:val="none"/>
        </w:rPr>
      </w:pPr>
      <w:r w:rsidDel="00000000" w:rsidR="00000000" w:rsidRPr="00000000">
        <w:rPr>
          <w:rtl w:val="0"/>
        </w:rPr>
        <w:t xml:space="preserve">Seeking additional funding from new sources</w:t>
      </w:r>
    </w:p>
    <w:p w:rsidR="00000000" w:rsidDel="00000000" w:rsidP="00000000" w:rsidRDefault="00000000" w:rsidRPr="00000000" w14:paraId="0000026F">
      <w:pPr>
        <w:numPr>
          <w:ilvl w:val="2"/>
          <w:numId w:val="8"/>
        </w:numPr>
        <w:ind w:left="2160" w:hanging="360"/>
        <w:rPr>
          <w:u w:val="none"/>
        </w:rPr>
      </w:pPr>
      <w:r w:rsidDel="00000000" w:rsidR="00000000" w:rsidRPr="00000000">
        <w:rPr>
          <w:rtl w:val="0"/>
        </w:rPr>
        <w:t xml:space="preserve">Donor community </w:t>
      </w:r>
    </w:p>
    <w:p w:rsidR="00000000" w:rsidDel="00000000" w:rsidP="00000000" w:rsidRDefault="00000000" w:rsidRPr="00000000" w14:paraId="00000270">
      <w:pPr>
        <w:pStyle w:val="Heading2"/>
        <w:rPr/>
      </w:pPr>
      <w:bookmarkStart w:colFirst="0" w:colLast="0" w:name="_zcnistoad9yt" w:id="23"/>
      <w:bookmarkEnd w:id="23"/>
      <w:r w:rsidDel="00000000" w:rsidR="00000000" w:rsidRPr="00000000">
        <w:rPr>
          <w:rtl w:val="0"/>
        </w:rPr>
        <w:t xml:space="preserve">4. Organization and Management </w:t>
      </w:r>
    </w:p>
    <w:p w:rsidR="00000000" w:rsidDel="00000000" w:rsidP="00000000" w:rsidRDefault="00000000" w:rsidRPr="00000000" w14:paraId="00000271">
      <w:pPr>
        <w:pStyle w:val="Heading3"/>
        <w:rPr/>
      </w:pPr>
      <w:bookmarkStart w:colFirst="0" w:colLast="0" w:name="_qehjbydfrdgv" w:id="24"/>
      <w:bookmarkEnd w:id="24"/>
      <w:r w:rsidDel="00000000" w:rsidR="00000000" w:rsidRPr="00000000">
        <w:rPr>
          <w:rtl w:val="0"/>
        </w:rPr>
        <w:t xml:space="preserve">4.1 Scientific Leadership</w:t>
      </w:r>
    </w:p>
    <w:p w:rsidR="00000000" w:rsidDel="00000000" w:rsidP="00000000" w:rsidRDefault="00000000" w:rsidRPr="00000000" w14:paraId="00000272">
      <w:pPr>
        <w:numPr>
          <w:ilvl w:val="0"/>
          <w:numId w:val="41"/>
        </w:numPr>
        <w:ind w:left="720" w:hanging="360"/>
      </w:pPr>
      <w:commentRangeStart w:id="84"/>
      <w:commentRangeStart w:id="85"/>
      <w:r w:rsidDel="00000000" w:rsidR="00000000" w:rsidRPr="00000000">
        <w:rPr>
          <w:rtl w:val="0"/>
        </w:rPr>
        <w:t xml:space="preserve">Guided by ATBC codes of conduct and etiquette, already thinking about differences regionally, culturally, etc </w:t>
      </w:r>
      <w:commentRangeEnd w:id="84"/>
      <w:r w:rsidDel="00000000" w:rsidR="00000000" w:rsidRPr="00000000">
        <w:commentReference w:id="84"/>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273">
      <w:pPr>
        <w:numPr>
          <w:ilvl w:val="0"/>
          <w:numId w:val="41"/>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274">
      <w:pPr>
        <w:numPr>
          <w:ilvl w:val="1"/>
          <w:numId w:val="41"/>
        </w:numPr>
        <w:ind w:left="1440" w:hanging="360"/>
        <w:rPr>
          <w:u w:val="none"/>
        </w:rPr>
      </w:pPr>
      <w:r w:rsidDel="00000000" w:rsidR="00000000" w:rsidRPr="00000000">
        <w:rPr>
          <w:rtl w:val="0"/>
        </w:rPr>
        <w:t xml:space="preserve">Organizational structure</w:t>
      </w:r>
    </w:p>
    <w:p w:rsidR="00000000" w:rsidDel="00000000" w:rsidP="00000000" w:rsidRDefault="00000000" w:rsidRPr="00000000" w14:paraId="00000275">
      <w:pPr>
        <w:numPr>
          <w:ilvl w:val="2"/>
          <w:numId w:val="41"/>
        </w:numPr>
        <w:ind w:left="2160" w:hanging="360"/>
        <w:rPr>
          <w:u w:val="none"/>
        </w:rPr>
      </w:pPr>
      <w:r w:rsidDel="00000000" w:rsidR="00000000" w:rsidRPr="00000000">
        <w:rPr>
          <w:rtl w:val="0"/>
        </w:rPr>
        <w:t xml:space="preserve">Science Definition Team - diverse representation </w:t>
      </w:r>
    </w:p>
    <w:p w:rsidR="00000000" w:rsidDel="00000000" w:rsidP="00000000" w:rsidRDefault="00000000" w:rsidRPr="00000000" w14:paraId="00000276">
      <w:pPr>
        <w:numPr>
          <w:ilvl w:val="2"/>
          <w:numId w:val="41"/>
        </w:numPr>
        <w:ind w:left="2160" w:hanging="360"/>
        <w:rPr>
          <w:u w:val="none"/>
        </w:rPr>
      </w:pPr>
      <w:r w:rsidDel="00000000" w:rsidR="00000000" w:rsidRPr="00000000">
        <w:rPr>
          <w:rtl w:val="0"/>
        </w:rPr>
        <w:t xml:space="preserve">Early Career Group established from the outset</w:t>
      </w:r>
    </w:p>
    <w:p w:rsidR="00000000" w:rsidDel="00000000" w:rsidP="00000000" w:rsidRDefault="00000000" w:rsidRPr="00000000" w14:paraId="00000277">
      <w:pPr>
        <w:numPr>
          <w:ilvl w:val="2"/>
          <w:numId w:val="41"/>
        </w:numPr>
        <w:ind w:left="2160" w:hanging="360"/>
        <w:rPr>
          <w:u w:val="none"/>
        </w:rPr>
      </w:pPr>
      <w:r w:rsidDel="00000000" w:rsidR="00000000" w:rsidRPr="00000000">
        <w:rPr>
          <w:rtl w:val="0"/>
        </w:rPr>
      </w:r>
    </w:p>
    <w:p w:rsidR="00000000" w:rsidDel="00000000" w:rsidP="00000000" w:rsidRDefault="00000000" w:rsidRPr="00000000" w14:paraId="00000278">
      <w:pPr>
        <w:pStyle w:val="Heading3"/>
        <w:rPr/>
      </w:pPr>
      <w:bookmarkStart w:colFirst="0" w:colLast="0" w:name="_d22q1idfjrqr" w:id="25"/>
      <w:bookmarkEnd w:id="25"/>
      <w:r w:rsidDel="00000000" w:rsidR="00000000" w:rsidRPr="00000000">
        <w:rPr>
          <w:rtl w:val="0"/>
        </w:rPr>
        <w:t xml:space="preserve">4.2 Project Organization</w:t>
      </w:r>
    </w:p>
    <w:p w:rsidR="00000000" w:rsidDel="00000000" w:rsidP="00000000" w:rsidRDefault="00000000" w:rsidRPr="00000000" w14:paraId="00000279">
      <w:pPr>
        <w:numPr>
          <w:ilvl w:val="0"/>
          <w:numId w:val="48"/>
        </w:numPr>
        <w:ind w:left="720" w:hanging="360"/>
        <w:rPr>
          <w:u w:val="none"/>
        </w:rPr>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27A">
      <w:pPr>
        <w:numPr>
          <w:ilvl w:val="1"/>
          <w:numId w:val="48"/>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27B">
      <w:pPr>
        <w:numPr>
          <w:ilvl w:val="1"/>
          <w:numId w:val="48"/>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27C">
      <w:pPr>
        <w:numPr>
          <w:ilvl w:val="1"/>
          <w:numId w:val="48"/>
        </w:numPr>
        <w:ind w:left="1440" w:hanging="360"/>
        <w:rPr>
          <w:u w:val="none"/>
        </w:rPr>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27D">
      <w:pPr>
        <w:numPr>
          <w:ilvl w:val="2"/>
          <w:numId w:val="48"/>
        </w:numPr>
        <w:ind w:left="2160" w:hanging="360"/>
        <w:rPr>
          <w:u w:val="none"/>
        </w:rPr>
      </w:pPr>
      <w:r w:rsidDel="00000000" w:rsidR="00000000" w:rsidRPr="00000000">
        <w:rPr>
          <w:rtl w:val="0"/>
        </w:rPr>
        <w:t xml:space="preserve">Point to lessons learned from LBA and AfriSAR-2</w:t>
      </w:r>
    </w:p>
    <w:p w:rsidR="00000000" w:rsidDel="00000000" w:rsidP="00000000" w:rsidRDefault="00000000" w:rsidRPr="00000000" w14:paraId="0000027E">
      <w:pPr>
        <w:numPr>
          <w:ilvl w:val="0"/>
          <w:numId w:val="48"/>
        </w:numPr>
        <w:ind w:left="720" w:hanging="360"/>
        <w:rPr>
          <w:u w:val="none"/>
        </w:rPr>
      </w:pPr>
      <w:commentRangeStart w:id="86"/>
      <w:commentRangeStart w:id="87"/>
      <w:r w:rsidDel="00000000" w:rsidR="00000000" w:rsidRPr="00000000">
        <w:rPr>
          <w:rtl w:val="0"/>
        </w:rPr>
        <w:t xml:space="preserve">Coordinating</w:t>
      </w:r>
      <w:commentRangeEnd w:id="86"/>
      <w:r w:rsidDel="00000000" w:rsidR="00000000" w:rsidRPr="00000000">
        <w:commentReference w:id="86"/>
      </w:r>
      <w:commentRangeEnd w:id="87"/>
      <w:r w:rsidDel="00000000" w:rsidR="00000000" w:rsidRPr="00000000">
        <w:commentReference w:id="87"/>
      </w:r>
      <w:r w:rsidDel="00000000" w:rsidR="00000000" w:rsidRPr="00000000">
        <w:rPr>
          <w:rtl w:val="0"/>
        </w:rPr>
        <w:t xml:space="preserve"> with existing efforts</w:t>
      </w:r>
      <w:ins w:author="Michael Keller" w:id="47" w:date="2024-08-22T21:36:31Z">
        <w:r w:rsidDel="00000000" w:rsidR="00000000" w:rsidRPr="00000000">
          <w:rPr>
            <w:rtl w:val="0"/>
          </w:rPr>
          <w:t xml:space="preserve"> - mechanisms and responsibility - link to existing mechanisms for coordination including CBSI, LBA, etc.</w:t>
        </w:r>
      </w:ins>
      <w:r w:rsidDel="00000000" w:rsidR="00000000" w:rsidRPr="00000000">
        <w:rPr>
          <w:rtl w:val="0"/>
        </w:rPr>
      </w:r>
    </w:p>
    <w:p w:rsidR="00000000" w:rsidDel="00000000" w:rsidP="00000000" w:rsidRDefault="00000000" w:rsidRPr="00000000" w14:paraId="0000027F">
      <w:pPr>
        <w:numPr>
          <w:ilvl w:val="1"/>
          <w:numId w:val="48"/>
        </w:numPr>
        <w:ind w:left="1440" w:hanging="360"/>
        <w:rPr>
          <w:u w:val="none"/>
        </w:rPr>
      </w:pPr>
      <w:commentRangeStart w:id="88"/>
      <w:r w:rsidDel="00000000" w:rsidR="00000000" w:rsidRPr="00000000">
        <w:rPr>
          <w:rtl w:val="0"/>
        </w:rPr>
        <w:t xml:space="preserve">FluxNet (especially ICOS &amp; AmeriFlux)</w:t>
      </w:r>
    </w:p>
    <w:p w:rsidR="00000000" w:rsidDel="00000000" w:rsidP="00000000" w:rsidRDefault="00000000" w:rsidRPr="00000000" w14:paraId="00000280">
      <w:pPr>
        <w:numPr>
          <w:ilvl w:val="1"/>
          <w:numId w:val="48"/>
        </w:numPr>
        <w:ind w:left="1440" w:hanging="360"/>
        <w:rPr>
          <w:u w:val="none"/>
        </w:rPr>
      </w:pPr>
      <w:r w:rsidDel="00000000" w:rsidR="00000000" w:rsidRPr="00000000">
        <w:rPr>
          <w:rtl w:val="0"/>
        </w:rPr>
        <w:t xml:space="preserve">GEO-TREES</w:t>
      </w:r>
    </w:p>
    <w:p w:rsidR="00000000" w:rsidDel="00000000" w:rsidP="00000000" w:rsidRDefault="00000000" w:rsidRPr="00000000" w14:paraId="00000281">
      <w:pPr>
        <w:numPr>
          <w:ilvl w:val="1"/>
          <w:numId w:val="48"/>
        </w:numPr>
        <w:ind w:left="1440" w:hanging="360"/>
        <w:rPr>
          <w:u w:val="none"/>
        </w:rPr>
      </w:pPr>
      <w:r w:rsidDel="00000000" w:rsidR="00000000" w:rsidRPr="00000000">
        <w:rPr>
          <w:rtl w:val="0"/>
        </w:rPr>
        <w:t xml:space="preserve">One Forest Vision</w:t>
      </w:r>
    </w:p>
    <w:p w:rsidR="00000000" w:rsidDel="00000000" w:rsidP="00000000" w:rsidRDefault="00000000" w:rsidRPr="00000000" w14:paraId="00000282">
      <w:pPr>
        <w:numPr>
          <w:ilvl w:val="1"/>
          <w:numId w:val="48"/>
        </w:numPr>
        <w:ind w:left="1440" w:hanging="360"/>
        <w:rPr>
          <w:u w:val="none"/>
        </w:rPr>
      </w:pPr>
      <w:commentRangeStart w:id="89"/>
      <w:hyperlink r:id="rId16">
        <w:r w:rsidDel="00000000" w:rsidR="00000000" w:rsidRPr="00000000">
          <w:rPr>
            <w:color w:val="1155cc"/>
            <w:u w:val="single"/>
            <w:rtl w:val="0"/>
          </w:rPr>
          <w:t xml:space="preserve">GEO</w:t>
        </w:r>
      </w:hyperlink>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283">
      <w:pPr>
        <w:numPr>
          <w:ilvl w:val="1"/>
          <w:numId w:val="48"/>
        </w:numPr>
        <w:ind w:left="1440" w:hanging="360"/>
      </w:pPr>
      <w:commentRangeStart w:id="90"/>
      <w:hyperlink r:id="rId17">
        <w:r w:rsidDel="00000000" w:rsidR="00000000" w:rsidRPr="00000000">
          <w:rPr>
            <w:color w:val="1155cc"/>
            <w:u w:val="single"/>
            <w:rtl w:val="0"/>
          </w:rPr>
          <w:t xml:space="preserve">USGCRP LACI</w:t>
        </w:r>
      </w:hyperlink>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284">
      <w:pPr>
        <w:numPr>
          <w:ilvl w:val="1"/>
          <w:numId w:val="48"/>
        </w:numPr>
        <w:ind w:left="1440" w:hanging="360"/>
        <w:rPr>
          <w:u w:val="none"/>
        </w:rPr>
      </w:pPr>
      <w:r w:rsidDel="00000000" w:rsidR="00000000" w:rsidRPr="00000000">
        <w:rPr>
          <w:rtl w:val="0"/>
        </w:rPr>
        <w:t xml:space="preserve">Indigenous and Local Community Partners: GATC, RRI, SILK</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285">
      <w:pPr>
        <w:pStyle w:val="Heading3"/>
        <w:rPr/>
      </w:pPr>
      <w:bookmarkStart w:colFirst="0" w:colLast="0" w:name="_86samrvtiytv" w:id="26"/>
      <w:bookmarkEnd w:id="26"/>
      <w:r w:rsidDel="00000000" w:rsidR="00000000" w:rsidRPr="00000000">
        <w:rPr>
          <w:rtl w:val="0"/>
        </w:rPr>
        <w:t xml:space="preserve">4.3 Field Operations</w:t>
      </w:r>
    </w:p>
    <w:p w:rsidR="00000000" w:rsidDel="00000000" w:rsidP="00000000" w:rsidRDefault="00000000" w:rsidRPr="00000000" w14:paraId="00000286">
      <w:pPr>
        <w:pStyle w:val="Heading3"/>
        <w:rPr/>
      </w:pPr>
      <w:bookmarkStart w:colFirst="0" w:colLast="0" w:name="_igdor1b4j3oc" w:id="27"/>
      <w:bookmarkEnd w:id="27"/>
      <w:commentRangeStart w:id="91"/>
      <w:r w:rsidDel="00000000" w:rsidR="00000000" w:rsidRPr="00000000">
        <w:rPr>
          <w:rtl w:val="0"/>
        </w:rPr>
        <w:t xml:space="preserve">4.4 Data Management and Sharing</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287">
      <w:pPr>
        <w:numPr>
          <w:ilvl w:val="0"/>
          <w:numId w:val="51"/>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how data management considerations will be addressed during the campaign. </w:t>
      </w:r>
    </w:p>
    <w:p w:rsidR="00000000" w:rsidDel="00000000" w:rsidP="00000000" w:rsidRDefault="00000000" w:rsidRPr="00000000" w14:paraId="00000288">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289">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See ABoVE data management strategy - CCE </w:t>
      </w:r>
    </w:p>
    <w:p w:rsidR="00000000" w:rsidDel="00000000" w:rsidP="00000000" w:rsidRDefault="00000000" w:rsidRPr="00000000" w14:paraId="0000028A">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 with CCE and DAACS to ensure meet XYZ policies</w:t>
      </w:r>
    </w:p>
    <w:p w:rsidR="00000000" w:rsidDel="00000000" w:rsidP="00000000" w:rsidRDefault="00000000" w:rsidRPr="00000000" w14:paraId="0000028B">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Community input on data management plan </w:t>
      </w:r>
    </w:p>
    <w:p w:rsidR="00000000" w:rsidDel="00000000" w:rsidP="00000000" w:rsidRDefault="00000000" w:rsidRPr="00000000" w14:paraId="0000028C">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Refer to new NASA open science policy </w:t>
      </w:r>
    </w:p>
    <w:p w:rsidR="00000000" w:rsidDel="00000000" w:rsidP="00000000" w:rsidRDefault="00000000" w:rsidRPr="00000000" w14:paraId="0000028D">
      <w:pPr>
        <w:numPr>
          <w:ilvl w:val="0"/>
          <w:numId w:val="51"/>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New data collection, but also collate and rely on existing data sources</w:t>
      </w:r>
    </w:p>
    <w:p w:rsidR="00000000" w:rsidDel="00000000" w:rsidP="00000000" w:rsidRDefault="00000000" w:rsidRPr="00000000" w14:paraId="0000028E">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to ensure we do this collaboratively and ethically - respecting rights and ownership of data already collected</w:t>
      </w:r>
    </w:p>
    <w:p w:rsidR="00000000" w:rsidDel="00000000" w:rsidP="00000000" w:rsidRDefault="00000000" w:rsidRPr="00000000" w14:paraId="0000028F">
      <w:pPr>
        <w:numPr>
          <w:ilvl w:val="0"/>
          <w:numId w:val="51"/>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Different data support for different data products linked to via central PANGEA Data Portal</w:t>
      </w:r>
    </w:p>
    <w:p w:rsidR="00000000" w:rsidDel="00000000" w:rsidP="00000000" w:rsidRDefault="00000000" w:rsidRPr="00000000" w14:paraId="00000290">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DAACs for airborne data</w:t>
      </w:r>
    </w:p>
    <w:p w:rsidR="00000000" w:rsidDel="00000000" w:rsidP="00000000" w:rsidRDefault="00000000" w:rsidRPr="00000000" w14:paraId="00000291">
      <w:pPr>
        <w:numPr>
          <w:ilvl w:val="2"/>
          <w:numId w:val="51"/>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Coordinated VSWIR data cleaning by (SBG/EMIT/AVIRIS/NEON coordinated team)</w:t>
      </w:r>
    </w:p>
    <w:p w:rsidR="00000000" w:rsidDel="00000000" w:rsidP="00000000" w:rsidRDefault="00000000" w:rsidRPr="00000000" w14:paraId="00000292">
      <w:pPr>
        <w:numPr>
          <w:ilvl w:val="2"/>
          <w:numId w:val="51"/>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Coordinated …</w:t>
      </w:r>
    </w:p>
    <w:p w:rsidR="00000000" w:rsidDel="00000000" w:rsidP="00000000" w:rsidRDefault="00000000" w:rsidRPr="00000000" w14:paraId="00000293">
      <w:pPr>
        <w:numPr>
          <w:ilvl w:val="1"/>
          <w:numId w:val="51"/>
        </w:numPr>
        <w:ind w:left="1440" w:hanging="360"/>
        <w:rPr>
          <w:rFonts w:ascii="Roboto" w:cs="Roboto" w:eastAsia="Roboto" w:hAnsi="Roboto"/>
          <w:color w:val="444746"/>
          <w:sz w:val="21"/>
          <w:szCs w:val="21"/>
          <w:u w:val="none"/>
        </w:rPr>
      </w:pPr>
      <w:commentRangeStart w:id="92"/>
      <w:r w:rsidDel="00000000" w:rsidR="00000000" w:rsidRPr="00000000">
        <w:rPr>
          <w:rFonts w:ascii="Roboto" w:cs="Roboto" w:eastAsia="Roboto" w:hAnsi="Roboto"/>
          <w:color w:val="444746"/>
          <w:sz w:val="21"/>
          <w:szCs w:val="21"/>
          <w:rtl w:val="0"/>
        </w:rPr>
        <w:t xml:space="preserve">AmeriFlux &amp; ICOS for flux tower data</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294">
      <w:pPr>
        <w:numPr>
          <w:ilvl w:val="2"/>
          <w:numId w:val="51"/>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Including commitment to support resuscitation of LBA Phase 1 flux tower data??</w:t>
      </w:r>
    </w:p>
    <w:p w:rsidR="00000000" w:rsidDel="00000000" w:rsidP="00000000" w:rsidRDefault="00000000" w:rsidRPr="00000000" w14:paraId="00000295">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Forest Inventory plot networks…</w:t>
      </w:r>
    </w:p>
    <w:p w:rsidR="00000000" w:rsidDel="00000000" w:rsidP="00000000" w:rsidRDefault="00000000" w:rsidRPr="00000000" w14:paraId="00000296">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LBA </w:t>
      </w:r>
    </w:p>
    <w:p w:rsidR="00000000" w:rsidDel="00000000" w:rsidP="00000000" w:rsidRDefault="00000000" w:rsidRPr="00000000" w14:paraId="00000297">
      <w:pPr>
        <w:numPr>
          <w:ilvl w:val="1"/>
          <w:numId w:val="51"/>
        </w:numPr>
        <w:ind w:left="1440" w:hanging="360"/>
        <w:rPr>
          <w:rFonts w:ascii="Roboto" w:cs="Roboto" w:eastAsia="Roboto" w:hAnsi="Roboto"/>
          <w:color w:val="444746"/>
          <w:sz w:val="21"/>
          <w:szCs w:val="21"/>
          <w:u w:val="none"/>
        </w:rPr>
      </w:pPr>
      <w:hyperlink r:id="rId18">
        <w:r w:rsidDel="00000000" w:rsidR="00000000" w:rsidRPr="00000000">
          <w:rPr>
            <w:rFonts w:ascii="Roboto" w:cs="Roboto" w:eastAsia="Roboto" w:hAnsi="Roboto"/>
            <w:color w:val="1155cc"/>
            <w:sz w:val="21"/>
            <w:szCs w:val="21"/>
            <w:u w:val="single"/>
            <w:rtl w:val="0"/>
          </w:rPr>
          <w:t xml:space="preserve">KADI</w:t>
        </w:r>
      </w:hyperlink>
      <w:r w:rsidDel="00000000" w:rsidR="00000000" w:rsidRPr="00000000">
        <w:rPr>
          <w:rtl w:val="0"/>
        </w:rPr>
      </w:r>
    </w:p>
    <w:p w:rsidR="00000000" w:rsidDel="00000000" w:rsidP="00000000" w:rsidRDefault="00000000" w:rsidRPr="00000000" w14:paraId="00000298">
      <w:pPr>
        <w:numPr>
          <w:ilvl w:val="0"/>
          <w:numId w:val="51"/>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DAACS, tropical DAACs, data sovereignty, cloud computing - access for partners (Centers for Excellence &amp; trainings)</w:t>
      </w:r>
    </w:p>
    <w:p w:rsidR="00000000" w:rsidDel="00000000" w:rsidP="00000000" w:rsidRDefault="00000000" w:rsidRPr="00000000" w14:paraId="00000299">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Also though, DAACs are a pain - make things available on apps - GEE - for upload and download</w:t>
      </w:r>
    </w:p>
    <w:p w:rsidR="00000000" w:rsidDel="00000000" w:rsidP="00000000" w:rsidRDefault="00000000" w:rsidRPr="00000000" w14:paraId="0000029A">
      <w:pPr>
        <w:numPr>
          <w:ilvl w:val="0"/>
          <w:numId w:val="51"/>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highlight working with existing training programs (specify)</w:t>
      </w:r>
    </w:p>
    <w:p w:rsidR="00000000" w:rsidDel="00000000" w:rsidP="00000000" w:rsidRDefault="00000000" w:rsidRPr="00000000" w14:paraId="0000029B">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if they don't exist - describe and explain how PANGEA could implement</w:t>
      </w:r>
    </w:p>
    <w:p w:rsidR="00000000" w:rsidDel="00000000" w:rsidP="00000000" w:rsidRDefault="00000000" w:rsidRPr="00000000" w14:paraId="0000029C">
      <w:pPr>
        <w:numPr>
          <w:ilvl w:val="0"/>
          <w:numId w:val="51"/>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could PANGEA advance goal of democratizing data?</w:t>
      </w:r>
    </w:p>
    <w:p w:rsidR="00000000" w:rsidDel="00000000" w:rsidP="00000000" w:rsidRDefault="00000000" w:rsidRPr="00000000" w14:paraId="0000029D">
      <w:pPr>
        <w:numPr>
          <w:ilvl w:val="0"/>
          <w:numId w:val="51"/>
        </w:numPr>
        <w:ind w:left="720" w:hanging="360"/>
        <w:rPr>
          <w:rFonts w:ascii="Roboto" w:cs="Roboto" w:eastAsia="Roboto" w:hAnsi="Roboto"/>
          <w:color w:val="444746"/>
          <w:sz w:val="21"/>
          <w:szCs w:val="21"/>
          <w:u w:val="none"/>
        </w:rPr>
      </w:pPr>
      <w:commentRangeStart w:id="93"/>
      <w:r w:rsidDel="00000000" w:rsidR="00000000" w:rsidRPr="00000000">
        <w:rPr>
          <w:rFonts w:ascii="Roboto" w:cs="Roboto" w:eastAsia="Roboto" w:hAnsi="Roboto"/>
          <w:color w:val="444746"/>
          <w:sz w:val="21"/>
          <w:szCs w:val="21"/>
          <w:rtl w:val="0"/>
        </w:rPr>
        <w:t xml:space="preserve">Opportunity to harmonize protocols across research communities to support scaling</w:t>
      </w:r>
    </w:p>
    <w:p w:rsidR="00000000" w:rsidDel="00000000" w:rsidP="00000000" w:rsidRDefault="00000000" w:rsidRPr="00000000" w14:paraId="0000029E">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Point to work Dana is already doing w NEON, SBG, EMIT, other groups</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29F">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2A0">
      <w:pPr>
        <w:numPr>
          <w:ilvl w:val="0"/>
          <w:numId w:val="51"/>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Data accessibility </w:t>
      </w:r>
    </w:p>
    <w:p w:rsidR="00000000" w:rsidDel="00000000" w:rsidP="00000000" w:rsidRDefault="00000000" w:rsidRPr="00000000" w14:paraId="000002A1">
      <w:pPr>
        <w:numPr>
          <w:ilvl w:val="1"/>
          <w:numId w:val="51"/>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Need user-friendly data platform!!!!</w:t>
      </w:r>
    </w:p>
    <w:p w:rsidR="00000000" w:rsidDel="00000000" w:rsidP="00000000" w:rsidRDefault="00000000" w:rsidRPr="00000000" w14:paraId="000002A2">
      <w:pPr>
        <w:numPr>
          <w:ilvl w:val="2"/>
          <w:numId w:val="51"/>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Appears.earthdata - mentioned as useful by graduate student researchers from the tropics at various workshops</w:t>
      </w:r>
    </w:p>
    <w:p w:rsidR="00000000" w:rsidDel="00000000" w:rsidP="00000000" w:rsidRDefault="00000000" w:rsidRPr="00000000" w14:paraId="000002A3">
      <w:pPr>
        <w:numPr>
          <w:ilvl w:val="1"/>
          <w:numId w:val="51"/>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2A4">
      <w:pPr>
        <w:pStyle w:val="Heading3"/>
        <w:rPr/>
      </w:pPr>
      <w:bookmarkStart w:colFirst="0" w:colLast="0" w:name="_f0glc3cmn1d" w:id="28"/>
      <w:bookmarkEnd w:id="28"/>
      <w:r w:rsidDel="00000000" w:rsidR="00000000" w:rsidRPr="00000000">
        <w:rPr>
          <w:rtl w:val="0"/>
        </w:rPr>
        <w:t xml:space="preserve">4.5 Timetable</w:t>
      </w:r>
    </w:p>
    <w:p w:rsidR="00000000" w:rsidDel="00000000" w:rsidP="00000000" w:rsidRDefault="00000000" w:rsidRPr="00000000" w14:paraId="000002A5">
      <w:pPr>
        <w:pStyle w:val="Heading2"/>
        <w:rPr/>
      </w:pPr>
      <w:bookmarkStart w:colFirst="0" w:colLast="0" w:name="_ew9ozfnr9qlx" w:id="29"/>
      <w:bookmarkEnd w:id="29"/>
      <w:r w:rsidDel="00000000" w:rsidR="00000000" w:rsidRPr="00000000">
        <w:rPr>
          <w:rtl w:val="0"/>
        </w:rPr>
        <w:t xml:space="preserve">5. </w:t>
      </w:r>
      <w:commentRangeStart w:id="94"/>
      <w:commentRangeStart w:id="95"/>
      <w:r w:rsidDel="00000000" w:rsidR="00000000" w:rsidRPr="00000000">
        <w:rPr>
          <w:rtl w:val="0"/>
        </w:rPr>
        <w:t xml:space="preserve">Community Engagement</w:t>
      </w:r>
      <w:commentRangeEnd w:id="94"/>
      <w:r w:rsidDel="00000000" w:rsidR="00000000" w:rsidRPr="00000000">
        <w:commentReference w:id="94"/>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2A6">
      <w:pPr>
        <w:pStyle w:val="Heading3"/>
        <w:spacing w:after="160" w:line="259" w:lineRule="auto"/>
        <w:rPr/>
      </w:pPr>
      <w:bookmarkStart w:colFirst="0" w:colLast="0" w:name="_oxsrjdaxwwmp" w:id="30"/>
      <w:bookmarkEnd w:id="30"/>
      <w:r w:rsidDel="00000000" w:rsidR="00000000" w:rsidRPr="00000000">
        <w:rPr>
          <w:rtl w:val="0"/>
        </w:rPr>
        <w:t xml:space="preserve">5.1 Community Engagement Methods during the PANGEA Scoping Campaign</w:t>
      </w:r>
    </w:p>
    <w:p w:rsidR="00000000" w:rsidDel="00000000" w:rsidP="00000000" w:rsidRDefault="00000000" w:rsidRPr="00000000" w14:paraId="000002A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Community Engagement and Research Applications Working Group engaged with over </w:t>
      </w:r>
      <w:r w:rsidDel="00000000" w:rsidR="00000000" w:rsidRPr="00000000">
        <w:rPr>
          <w:rFonts w:ascii="Calibri" w:cs="Calibri" w:eastAsia="Calibri" w:hAnsi="Calibri"/>
          <w:highlight w:val="yellow"/>
          <w:rtl w:val="0"/>
        </w:rPr>
        <w:t xml:space="preserve">500 individuals</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highlight w:val="yellow"/>
          <w:rtl w:val="0"/>
        </w:rPr>
        <w:t xml:space="preserve">X number of countries</w:t>
      </w:r>
      <w:r w:rsidDel="00000000" w:rsidR="00000000" w:rsidRPr="00000000">
        <w:rPr>
          <w:rFonts w:ascii="Calibri" w:cs="Calibri" w:eastAsia="Calibri" w:hAnsi="Calibri"/>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2A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2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 The PANGEA Leadership Team engaged with </w:t>
      </w:r>
      <w:r w:rsidDel="00000000" w:rsidR="00000000" w:rsidRPr="00000000">
        <w:rPr>
          <w:rFonts w:ascii="Calibri" w:cs="Calibri" w:eastAsia="Calibri" w:hAnsi="Calibri"/>
          <w:highlight w:val="yellow"/>
          <w:rtl w:val="0"/>
        </w:rPr>
        <w:t xml:space="preserve">X NUMBER OF PEOPLE </w:t>
      </w:r>
      <w:r w:rsidDel="00000000" w:rsidR="00000000" w:rsidRPr="00000000">
        <w:rPr>
          <w:rFonts w:ascii="Calibri" w:cs="Calibri" w:eastAsia="Calibri" w:hAnsi="Calibri"/>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2AA">
      <w:pPr>
        <w:spacing w:after="160" w:line="259.20000000000005" w:lineRule="auto"/>
        <w:rPr>
          <w:rFonts w:ascii="Calibri" w:cs="Calibri" w:eastAsia="Calibri" w:hAnsi="Calibri"/>
        </w:rPr>
      </w:pPr>
      <w:r w:rsidDel="00000000" w:rsidR="00000000" w:rsidRPr="00000000">
        <w:rPr>
          <w:rFonts w:ascii="Calibri" w:cs="Calibri" w:eastAsia="Calibri" w:hAnsi="Calibri"/>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w:t>
      </w:r>
      <w:ins w:author="Jose D Fuentes" w:id="48" w:date="2024-08-25T18:52:52Z">
        <w:r w:rsidDel="00000000" w:rsidR="00000000" w:rsidRPr="00000000">
          <w:rPr>
            <w:rFonts w:ascii="Calibri" w:cs="Calibri" w:eastAsia="Calibri" w:hAnsi="Calibri"/>
            <w:rtl w:val="0"/>
          </w:rPr>
          <w:t xml:space="preserve">3</w:t>
        </w:r>
      </w:ins>
      <w:del w:author="Jose D Fuentes" w:id="48" w:date="2024-08-25T18:52:52Z">
        <w:r w:rsidDel="00000000" w:rsidR="00000000" w:rsidRPr="00000000">
          <w:rPr>
            <w:rFonts w:ascii="Calibri" w:cs="Calibri" w:eastAsia="Calibri" w:hAnsi="Calibri"/>
            <w:rtl w:val="0"/>
          </w:rPr>
          <w:delText xml:space="preserve">4</w:delText>
        </w:r>
      </w:del>
      <w:r w:rsidDel="00000000" w:rsidR="00000000" w:rsidRPr="00000000">
        <w:rPr>
          <w:rFonts w:ascii="Calibri" w:cs="Calibri" w:eastAsia="Calibri" w:hAnsi="Calibri"/>
          <w:rtl w:val="0"/>
        </w:rPr>
        <w:t xml:space="preserve">-day </w:t>
      </w:r>
      <w:ins w:author="Jose D Fuentes" w:id="49" w:date="2024-08-25T18:52:56Z">
        <w:r w:rsidDel="00000000" w:rsidR="00000000" w:rsidRPr="00000000">
          <w:rPr>
            <w:rFonts w:ascii="Calibri" w:cs="Calibri" w:eastAsia="Calibri" w:hAnsi="Calibri"/>
            <w:rtl w:val="0"/>
          </w:rPr>
          <w:t xml:space="preserve">workshop</w:t>
        </w:r>
      </w:ins>
      <w:del w:author="Jose D Fuentes" w:id="49" w:date="2024-08-25T18:52:56Z">
        <w:r w:rsidDel="00000000" w:rsidR="00000000" w:rsidRPr="00000000">
          <w:rPr>
            <w:rFonts w:ascii="Calibri" w:cs="Calibri" w:eastAsia="Calibri" w:hAnsi="Calibri"/>
            <w:rtl w:val="0"/>
          </w:rPr>
          <w:delText xml:space="preserve">event</w:delText>
        </w:r>
      </w:del>
      <w:r w:rsidDel="00000000" w:rsidR="00000000" w:rsidRPr="00000000">
        <w:rPr>
          <w:rFonts w:ascii="Calibri" w:cs="Calibri" w:eastAsia="Calibri" w:hAnsi="Calibri"/>
          <w:rtl w:val="0"/>
        </w:rPr>
        <w:t xml:space="preserve"> in Manaus, Brazil in May 2024; and a 2-day </w:t>
      </w:r>
      <w:ins w:author="Jose D Fuentes" w:id="50" w:date="2024-08-25T18:53:10Z">
        <w:r w:rsidDel="00000000" w:rsidR="00000000" w:rsidRPr="00000000">
          <w:rPr>
            <w:rFonts w:ascii="Calibri" w:cs="Calibri" w:eastAsia="Calibri" w:hAnsi="Calibri"/>
            <w:rtl w:val="0"/>
          </w:rPr>
          <w:t xml:space="preserve">workshop</w:t>
        </w:r>
      </w:ins>
      <w:del w:author="Jose D Fuentes" w:id="50" w:date="2024-08-25T18:53:10Z">
        <w:r w:rsidDel="00000000" w:rsidR="00000000" w:rsidRPr="00000000">
          <w:rPr>
            <w:rFonts w:ascii="Calibri" w:cs="Calibri" w:eastAsia="Calibri" w:hAnsi="Calibri"/>
            <w:rtl w:val="0"/>
          </w:rPr>
          <w:delText xml:space="preserve">event</w:delText>
        </w:r>
      </w:del>
      <w:r w:rsidDel="00000000" w:rsidR="00000000" w:rsidRPr="00000000">
        <w:rPr>
          <w:rFonts w:ascii="Calibri" w:cs="Calibri" w:eastAsia="Calibri" w:hAnsi="Calibri"/>
          <w:rtl w:val="0"/>
        </w:rPr>
        <w:t xml:space="preserve"> in</w:t>
      </w:r>
      <w:ins w:author="Jose D Fuentes" w:id="51" w:date="2024-08-25T18:53:15Z">
        <w:r w:rsidDel="00000000" w:rsidR="00000000" w:rsidRPr="00000000">
          <w:rPr>
            <w:rFonts w:ascii="Calibri" w:cs="Calibri" w:eastAsia="Calibri" w:hAnsi="Calibri"/>
            <w:rtl w:val="0"/>
          </w:rPr>
          <w:t xml:space="preserve"> Lima,</w:t>
        </w:r>
      </w:ins>
      <w:r w:rsidDel="00000000" w:rsidR="00000000" w:rsidRPr="00000000">
        <w:rPr>
          <w:rFonts w:ascii="Calibri" w:cs="Calibri" w:eastAsia="Calibri" w:hAnsi="Calibri"/>
          <w:rtl w:val="0"/>
        </w:rPr>
        <w:t xml:space="preserve"> Peru. All events were organized in close collaboration with local PANGEA partners</w:t>
      </w:r>
      <w:ins w:author="Jose D Fuentes" w:id="52" w:date="2024-08-25T18:53:27Z">
        <w:r w:rsidDel="00000000" w:rsidR="00000000" w:rsidRPr="00000000">
          <w:rPr>
            <w:rFonts w:ascii="Calibri" w:cs="Calibri" w:eastAsia="Calibri" w:hAnsi="Calibri"/>
            <w:rtl w:val="0"/>
          </w:rPr>
          <w:t xml:space="preserve"> representing the academic community, government agencies, and </w:t>
        </w:r>
        <w:r w:rsidDel="00000000" w:rsidR="00000000" w:rsidRPr="00000000">
          <w:rPr>
            <w:rFonts w:ascii="Calibri" w:cs="Calibri" w:eastAsia="Calibri" w:hAnsi="Calibri"/>
            <w:rtl w:val="0"/>
          </w:rPr>
          <w:t xml:space="preserve">non-governmental</w:t>
        </w:r>
        <w:r w:rsidDel="00000000" w:rsidR="00000000" w:rsidRPr="00000000">
          <w:rPr>
            <w:rFonts w:ascii="Calibri" w:cs="Calibri" w:eastAsia="Calibri" w:hAnsi="Calibri"/>
            <w:rtl w:val="0"/>
          </w:rPr>
          <w:t xml:space="preserve"> organizations</w:t>
        </w:r>
      </w:ins>
      <w:r w:rsidDel="00000000" w:rsidR="00000000" w:rsidRPr="00000000">
        <w:rPr>
          <w:rFonts w:ascii="Calibri" w:cs="Calibri" w:eastAsia="Calibri" w:hAnsi="Calibri"/>
          <w:rtl w:val="0"/>
        </w:rPr>
        <w:t xml:space="preserve">.</w:t>
      </w:r>
    </w:p>
    <w:p w:rsidR="00000000" w:rsidDel="00000000" w:rsidP="00000000" w:rsidRDefault="00000000" w:rsidRPr="00000000" w14:paraId="000002AB">
      <w:pPr>
        <w:spacing w:after="160" w:line="259" w:lineRule="auto"/>
        <w:rPr/>
      </w:pPr>
      <w:r w:rsidDel="00000000" w:rsidR="00000000" w:rsidRPr="00000000">
        <w:rPr>
          <w:rFonts w:ascii="Calibri" w:cs="Calibri" w:eastAsia="Calibri" w:hAnsi="Calibri"/>
          <w:rtl w:val="0"/>
        </w:rPr>
        <w:t xml:space="preserve">(D) The PANGEA Leadership Team and CERA working group members conducted bilateral meetings with </w:t>
      </w:r>
      <w:r w:rsidDel="00000000" w:rsidR="00000000" w:rsidRPr="00000000">
        <w:rPr>
          <w:rFonts w:ascii="Calibri" w:cs="Calibri" w:eastAsia="Calibri" w:hAnsi="Calibri"/>
          <w:highlight w:val="yellow"/>
          <w:rtl w:val="0"/>
        </w:rPr>
        <w:t xml:space="preserve">33 potential PANGEA partners</w:t>
      </w:r>
      <w:r w:rsidDel="00000000" w:rsidR="00000000" w:rsidRPr="00000000">
        <w:rPr>
          <w:rFonts w:ascii="Calibri" w:cs="Calibri" w:eastAsia="Calibri" w:hAnsi="Calibri"/>
          <w:rtl w:val="0"/>
        </w:rPr>
        <w:t xml:space="preserve">, including.  Many (</w:t>
      </w:r>
      <w:r w:rsidDel="00000000" w:rsidR="00000000" w:rsidRPr="00000000">
        <w:rPr>
          <w:rFonts w:ascii="Calibri" w:cs="Calibri" w:eastAsia="Calibri" w:hAnsi="Calibri"/>
          <w:highlight w:val="yellow"/>
          <w:rtl w:val="0"/>
        </w:rPr>
        <w:t xml:space="preserve">ADD EXACT NUMBER HERE</w:t>
      </w:r>
      <w:r w:rsidDel="00000000" w:rsidR="00000000" w:rsidRPr="00000000">
        <w:rPr>
          <w:rFonts w:ascii="Calibri" w:cs="Calibri" w:eastAsia="Calibri" w:hAnsi="Calibri"/>
          <w:rtl w:val="0"/>
        </w:rPr>
        <w:t xml:space="preserve">) have shared letters of support to confirm their interest in collaborating on the PANGEA program (if funded).  </w:t>
      </w:r>
      <w:r w:rsidDel="00000000" w:rsidR="00000000" w:rsidRPr="00000000">
        <w:rPr>
          <w:rtl w:val="0"/>
        </w:rPr>
      </w:r>
    </w:p>
    <w:p w:rsidR="00000000" w:rsidDel="00000000" w:rsidP="00000000" w:rsidRDefault="00000000" w:rsidRPr="00000000" w14:paraId="000002AC">
      <w:pPr>
        <w:pStyle w:val="Heading3"/>
        <w:spacing w:after="160" w:line="259" w:lineRule="auto"/>
        <w:rPr/>
      </w:pPr>
      <w:bookmarkStart w:colFirst="0" w:colLast="0" w:name="_36r59k3txf8h" w:id="31"/>
      <w:bookmarkEnd w:id="31"/>
      <w:r w:rsidDel="00000000" w:rsidR="00000000" w:rsidRPr="00000000">
        <w:rPr>
          <w:rtl w:val="0"/>
        </w:rPr>
        <w:t xml:space="preserve">5.2 </w:t>
      </w:r>
      <w:commentRangeStart w:id="96"/>
      <w:r w:rsidDel="00000000" w:rsidR="00000000" w:rsidRPr="00000000">
        <w:rPr>
          <w:rtl w:val="0"/>
        </w:rPr>
        <w:t xml:space="preserve">Community</w:t>
      </w:r>
      <w:commentRangeEnd w:id="96"/>
      <w:r w:rsidDel="00000000" w:rsidR="00000000" w:rsidRPr="00000000">
        <w:commentReference w:id="96"/>
      </w:r>
      <w:r w:rsidDel="00000000" w:rsidR="00000000" w:rsidRPr="00000000">
        <w:rPr>
          <w:rtl w:val="0"/>
        </w:rPr>
        <w:t xml:space="preserve"> Engagement during the PANGEA Program </w:t>
      </w:r>
    </w:p>
    <w:p w:rsidR="00000000" w:rsidDel="00000000" w:rsidP="00000000" w:rsidRDefault="00000000" w:rsidRPr="00000000" w14:paraId="000002AD">
      <w:pPr>
        <w:numPr>
          <w:ilvl w:val="0"/>
          <w:numId w:val="37"/>
        </w:numPr>
        <w:ind w:left="720" w:hanging="360"/>
        <w:rPr>
          <w:u w:val="none"/>
        </w:rPr>
      </w:pPr>
      <w:r w:rsidDel="00000000" w:rsidR="00000000" w:rsidRPr="00000000">
        <w:rPr>
          <w:rtl w:val="0"/>
        </w:rPr>
        <w:t xml:space="preserve">General principals (CARE &amp; FAIR, FPIC, Stephanie Caroll) </w:t>
      </w:r>
    </w:p>
    <w:p w:rsidR="00000000" w:rsidDel="00000000" w:rsidP="00000000" w:rsidRDefault="00000000" w:rsidRPr="00000000" w14:paraId="000002AE">
      <w:pPr>
        <w:numPr>
          <w:ilvl w:val="0"/>
          <w:numId w:val="37"/>
        </w:numPr>
        <w:ind w:left="720" w:hanging="360"/>
        <w:rPr>
          <w:u w:val="none"/>
        </w:rPr>
      </w:pPr>
      <w:r w:rsidDel="00000000" w:rsidR="00000000" w:rsidRPr="00000000">
        <w:rPr>
          <w:rtl w:val="0"/>
        </w:rPr>
        <w:t xml:space="preserve">PANGEA Engagement goals</w:t>
      </w:r>
    </w:p>
    <w:p w:rsidR="00000000" w:rsidDel="00000000" w:rsidP="00000000" w:rsidRDefault="00000000" w:rsidRPr="00000000" w14:paraId="000002AF">
      <w:pPr>
        <w:numPr>
          <w:ilvl w:val="1"/>
          <w:numId w:val="37"/>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2B0">
      <w:pPr>
        <w:numPr>
          <w:ilvl w:val="0"/>
          <w:numId w:val="37"/>
        </w:numPr>
        <w:ind w:left="720" w:hanging="360"/>
        <w:rPr>
          <w:u w:val="none"/>
        </w:rPr>
      </w:pPr>
      <w:r w:rsidDel="00000000" w:rsidR="00000000" w:rsidRPr="00000000">
        <w:rPr>
          <w:rtl w:val="0"/>
        </w:rPr>
        <w:t xml:space="preserve">Overall strategy</w:t>
      </w:r>
    </w:p>
    <w:p w:rsidR="00000000" w:rsidDel="00000000" w:rsidP="00000000" w:rsidRDefault="00000000" w:rsidRPr="00000000" w14:paraId="000002B1">
      <w:pPr>
        <w:numPr>
          <w:ilvl w:val="0"/>
          <w:numId w:val="37"/>
        </w:numPr>
        <w:ind w:left="720" w:hanging="360"/>
        <w:rPr>
          <w:u w:val="none"/>
        </w:rPr>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2B2">
      <w:pPr>
        <w:numPr>
          <w:ilvl w:val="0"/>
          <w:numId w:val="37"/>
        </w:numPr>
        <w:ind w:left="720" w:hanging="360"/>
        <w:rPr>
          <w:u w:val="none"/>
        </w:rPr>
      </w:pPr>
      <w:r w:rsidDel="00000000" w:rsidR="00000000" w:rsidRPr="00000000">
        <w:rPr>
          <w:rtl w:val="0"/>
        </w:rPr>
        <w:t xml:space="preserve">Mention that the list below is non-exhaustive, but the overall strategy will provide a framework for also all engaging other under-represented communities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shd w:fill="ffffff" w:val="clear"/>
        <w:spacing w:line="331.2" w:lineRule="auto"/>
        <w:rPr>
          <w:b w:val="1"/>
        </w:rPr>
      </w:pPr>
      <w:commentRangeStart w:id="97"/>
      <w:commentRangeStart w:id="98"/>
      <w:r w:rsidDel="00000000" w:rsidR="00000000" w:rsidRPr="00000000">
        <w:rPr>
          <w:b w:val="1"/>
          <w:rtl w:val="0"/>
        </w:rPr>
        <w:t xml:space="preserve">Knowledge Exchange Opportunities: </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2B5">
      <w:pPr>
        <w:numPr>
          <w:ilvl w:val="0"/>
          <w:numId w:val="18"/>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2B6">
      <w:pPr>
        <w:numPr>
          <w:ilvl w:val="0"/>
          <w:numId w:val="18"/>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2B7">
      <w:pPr>
        <w:numPr>
          <w:ilvl w:val="0"/>
          <w:numId w:val="18"/>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2B8">
      <w:pPr>
        <w:numPr>
          <w:ilvl w:val="0"/>
          <w:numId w:val="18"/>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2B9">
      <w:pPr>
        <w:numPr>
          <w:ilvl w:val="0"/>
          <w:numId w:val="18"/>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2BA">
      <w:pPr>
        <w:numPr>
          <w:ilvl w:val="0"/>
          <w:numId w:val="18"/>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drawing>
          <wp:inline distB="114300" distT="114300" distL="114300" distR="114300">
            <wp:extent cx="5943600" cy="53086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commentRangeStart w:id="99"/>
      <w:r w:rsidDel="00000000" w:rsidR="00000000" w:rsidRPr="00000000">
        <w:rPr>
          <w:rtl w:val="0"/>
        </w:rPr>
        <w:t xml:space="preserve">Figure X.  </w:t>
      </w:r>
      <w:commentRangeEnd w:id="99"/>
      <w:r w:rsidDel="00000000" w:rsidR="00000000" w:rsidRPr="00000000">
        <w:commentReference w:id="99"/>
      </w:r>
      <w:r w:rsidDel="00000000" w:rsidR="00000000" w:rsidRPr="00000000">
        <w:rPr>
          <w:rtl w:val="0"/>
        </w:rPr>
        <w:br w:type="textWrapping"/>
        <w:t xml:space="preserve">The six-step framework centered on Exposure, Engagement, Empowerment, Teaching, Accessibility, and Acknowledgement, with key questions for remote sensing scientists to consider in their methods and practices.</w:t>
        <w:br w:type="textWrapping"/>
      </w:r>
    </w:p>
    <w:p w:rsidR="00000000" w:rsidDel="00000000" w:rsidP="00000000" w:rsidRDefault="00000000" w:rsidRPr="00000000" w14:paraId="000002BF">
      <w:pPr>
        <w:rPr/>
      </w:pPr>
      <w:r w:rsidDel="00000000" w:rsidR="00000000" w:rsidRPr="00000000">
        <w:rPr>
          <w:rtl w:val="0"/>
        </w:rPr>
        <w:t xml:space="preserve">Source: Bennett, Mia M., Colin J. Gleason, Beth Tellman, Luis F. Alvarez Leon, Hannah K. Friedrich, Ufuoma Ovienmhada, and Adam J. Mathews. "Bringing satellites down to Earth: Six steps to more ethical remote sensing." Global Environmental Change Advances 2 (2024): 100003. </w:t>
      </w:r>
      <w:hyperlink r:id="rId20">
        <w:r w:rsidDel="00000000" w:rsidR="00000000" w:rsidRPr="00000000">
          <w:rPr>
            <w:color w:val="1155cc"/>
            <w:u w:val="single"/>
            <w:rtl w:val="0"/>
          </w:rPr>
          <w:t xml:space="preserve">https://doi.org/10.1016/j.gecadv.2023.100003</w:t>
        </w:r>
      </w:hyperlink>
      <w:r w:rsidDel="00000000" w:rsidR="00000000" w:rsidRPr="00000000">
        <w:rPr>
          <w:rtl w:val="0"/>
        </w:rPr>
        <w:t xml:space="preserve"> </w:t>
      </w:r>
    </w:p>
    <w:p w:rsidR="00000000" w:rsidDel="00000000" w:rsidP="00000000" w:rsidRDefault="00000000" w:rsidRPr="00000000" w14:paraId="000002C0">
      <w:pPr>
        <w:pStyle w:val="Heading4"/>
        <w:rPr/>
      </w:pPr>
      <w:bookmarkStart w:colFirst="0" w:colLast="0" w:name="_7lqzpkrhhlc7" w:id="32"/>
      <w:bookmarkEnd w:id="32"/>
      <w:r w:rsidDel="00000000" w:rsidR="00000000" w:rsidRPr="00000000">
        <w:rPr>
          <w:rtl w:val="0"/>
        </w:rPr>
        <w:t xml:space="preserve">5.2.1 Alignment with existing NASA efforts</w:t>
      </w:r>
    </w:p>
    <w:p w:rsidR="00000000" w:rsidDel="00000000" w:rsidP="00000000" w:rsidRDefault="00000000" w:rsidRPr="00000000" w14:paraId="000002C1">
      <w:pPr>
        <w:numPr>
          <w:ilvl w:val="0"/>
          <w:numId w:val="20"/>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Earth Science to Action - Est. 2024 decadal goal to co-develop with partners and users across sectors nationally and internationally to create a more resilient world</w:t>
      </w:r>
    </w:p>
    <w:p w:rsidR="00000000" w:rsidDel="00000000" w:rsidP="00000000" w:rsidRDefault="00000000" w:rsidRPr="00000000" w14:paraId="000002C2">
      <w:pPr>
        <w:numPr>
          <w:ilvl w:val="0"/>
          <w:numId w:val="20"/>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2C3">
      <w:pPr>
        <w:numPr>
          <w:ilvl w:val="1"/>
          <w:numId w:val="20"/>
        </w:numPr>
        <w:ind w:left="144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2C4">
      <w:pPr>
        <w:numPr>
          <w:ilvl w:val="0"/>
          <w:numId w:val="20"/>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2C5">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2C6">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2C7">
      <w:pPr>
        <w:numPr>
          <w:ilvl w:val="2"/>
          <w:numId w:val="20"/>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2C8">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2C9">
      <w:pPr>
        <w:numPr>
          <w:ilvl w:val="0"/>
          <w:numId w:val="20"/>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2CA">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2CB">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2CC">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2CD">
      <w:pPr>
        <w:numPr>
          <w:ilvl w:val="0"/>
          <w:numId w:val="20"/>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2CE">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2CF">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2D0">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2D1">
      <w:pPr>
        <w:numPr>
          <w:ilvl w:val="1"/>
          <w:numId w:val="20"/>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2D2">
      <w:pPr>
        <w:numPr>
          <w:ilvl w:val="2"/>
          <w:numId w:val="20"/>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2D3">
      <w:pPr>
        <w:numPr>
          <w:ilvl w:val="1"/>
          <w:numId w:val="20"/>
        </w:numPr>
        <w:ind w:left="144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2D4">
      <w:pPr>
        <w:numPr>
          <w:ilvl w:val="2"/>
          <w:numId w:val="20"/>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2D5">
      <w:pPr>
        <w:numPr>
          <w:ilvl w:val="2"/>
          <w:numId w:val="20"/>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2D6">
      <w:pPr>
        <w:numPr>
          <w:ilvl w:val="0"/>
          <w:numId w:val="20"/>
        </w:numPr>
        <w:ind w:left="72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2D7">
      <w:pPr>
        <w:pStyle w:val="Heading4"/>
        <w:rPr/>
      </w:pPr>
      <w:bookmarkStart w:colFirst="0" w:colLast="0" w:name="_n8zienedm11e" w:id="33"/>
      <w:bookmarkEnd w:id="33"/>
      <w:r w:rsidDel="00000000" w:rsidR="00000000" w:rsidRPr="00000000">
        <w:rPr>
          <w:rtl w:val="0"/>
        </w:rPr>
        <w:t xml:space="preserve">5.2.2 Indigenous Peoples and local communities </w:t>
      </w:r>
    </w:p>
    <w:p w:rsidR="00000000" w:rsidDel="00000000" w:rsidP="00000000" w:rsidRDefault="00000000" w:rsidRPr="00000000" w14:paraId="000002D8">
      <w:pPr>
        <w:numPr>
          <w:ilvl w:val="0"/>
          <w:numId w:val="25"/>
        </w:numPr>
        <w:ind w:left="720" w:hanging="360"/>
        <w:rPr>
          <w:u w:val="none"/>
        </w:rPr>
      </w:pPr>
      <w:hyperlink r:id="rId21">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4"/>
        <w:rPr/>
      </w:pPr>
      <w:bookmarkStart w:colFirst="0" w:colLast="0" w:name="_glsb0arf4prz" w:id="34"/>
      <w:bookmarkEnd w:id="34"/>
      <w:commentRangeStart w:id="100"/>
      <w:r w:rsidDel="00000000" w:rsidR="00000000" w:rsidRPr="00000000">
        <w:rPr>
          <w:rtl w:val="0"/>
        </w:rPr>
        <w:t xml:space="preserve">5.2.3  Scientific Institutions</w:t>
      </w:r>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For the purpose of this proposal, we use the term scientific institutions primarily for universities, colleges, national labs, and research institutes that through their leaders, faculty, and students are fundamental partners of PANGEA.</w:t>
      </w:r>
    </w:p>
    <w:p w:rsidR="00000000" w:rsidDel="00000000" w:rsidP="00000000" w:rsidRDefault="00000000" w:rsidRPr="00000000" w14:paraId="000002DC">
      <w:pPr>
        <w:rPr/>
      </w:pPr>
      <w:r w:rsidDel="00000000" w:rsidR="00000000" w:rsidRPr="00000000">
        <w:rPr>
          <w:rtl w:val="0"/>
        </w:rPr>
        <w:t xml:space="preserve">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responding to the grand environmental challenges in the Pan Tropical Forest region. A particular interest of this partnership is to facilitate knowledge and tech transfer to generate capacity and capability building in the local and regional institutions to train the next generation of scientists. This partnership seeks to focus on:</w:t>
      </w:r>
    </w:p>
    <w:p w:rsidR="00000000" w:rsidDel="00000000" w:rsidP="00000000" w:rsidRDefault="00000000" w:rsidRPr="00000000" w14:paraId="000002DD">
      <w:pPr>
        <w:numPr>
          <w:ilvl w:val="0"/>
          <w:numId w:val="44"/>
        </w:numPr>
        <w:spacing w:after="0" w:afterAutospacing="0" w:before="240" w:lineRule="auto"/>
        <w:ind w:left="720" w:hanging="360"/>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2DE">
      <w:pPr>
        <w:numPr>
          <w:ilvl w:val="0"/>
          <w:numId w:val="44"/>
        </w:numPr>
        <w:spacing w:after="0" w:afterAutospacing="0" w:before="0" w:beforeAutospacing="0" w:lineRule="auto"/>
        <w:ind w:left="720" w:hanging="360"/>
      </w:pPr>
      <w:r w:rsidDel="00000000" w:rsidR="00000000" w:rsidRPr="00000000">
        <w:rPr>
          <w:rtl w:val="0"/>
        </w:rPr>
        <w:t xml:space="preserve">Identify field sites, research infrastructure, and capabilities that are critical to the PANGEA proposed research.</w:t>
      </w:r>
    </w:p>
    <w:p w:rsidR="00000000" w:rsidDel="00000000" w:rsidP="00000000" w:rsidRDefault="00000000" w:rsidRPr="00000000" w14:paraId="000002DF">
      <w:pPr>
        <w:numPr>
          <w:ilvl w:val="0"/>
          <w:numId w:val="44"/>
        </w:numPr>
        <w:spacing w:after="0" w:afterAutospacing="0" w:before="0" w:beforeAutospacing="0" w:lineRule="auto"/>
        <w:ind w:left="720" w:hanging="360"/>
      </w:pPr>
      <w:r w:rsidDel="00000000" w:rsidR="00000000" w:rsidRPr="00000000">
        <w:rPr>
          <w:rtl w:val="0"/>
        </w:rPr>
        <w:t xml:space="preserve">Co-production, sharing, and management of data, development of data infrastructure, equipment, and management expertise at local and regional institutions.</w:t>
      </w:r>
    </w:p>
    <w:p w:rsidR="00000000" w:rsidDel="00000000" w:rsidP="00000000" w:rsidRDefault="00000000" w:rsidRPr="00000000" w14:paraId="000002E0">
      <w:pPr>
        <w:numPr>
          <w:ilvl w:val="0"/>
          <w:numId w:val="44"/>
        </w:numPr>
        <w:spacing w:after="0" w:afterAutospacing="0" w:before="0" w:beforeAutospacing="0" w:lineRule="auto"/>
        <w:ind w:left="720" w:hanging="360"/>
      </w:pPr>
      <w:r w:rsidDel="00000000" w:rsidR="00000000" w:rsidRPr="00000000">
        <w:rPr>
          <w:rtl w:val="0"/>
        </w:rPr>
        <w:t xml:space="preserve">Seek to strengthen/expand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2E1">
      <w:pPr>
        <w:numPr>
          <w:ilvl w:val="0"/>
          <w:numId w:val="44"/>
        </w:numPr>
        <w:spacing w:after="240" w:before="0" w:beforeAutospacing="0" w:lineRule="auto"/>
        <w:ind w:left="720" w:hanging="360"/>
      </w:pPr>
      <w:r w:rsidDel="00000000" w:rsidR="00000000" w:rsidRPr="00000000">
        <w:rPr>
          <w:rtl w:val="0"/>
        </w:rPr>
        <w:t xml:space="preserve">Capacity building for faculty and early career researchers at local and regional universities and research institutes to train and guide the new generation of scientists at local and regional institutions (for instance, co-lead technical workshops training junior research faculty and students, visiting scholars program in participating US-based scientific institutions).</w:t>
      </w:r>
    </w:p>
    <w:p w:rsidR="00000000" w:rsidDel="00000000" w:rsidP="00000000" w:rsidRDefault="00000000" w:rsidRPr="00000000" w14:paraId="000002E2">
      <w:pPr>
        <w:rPr/>
      </w:pPr>
      <w:r w:rsidDel="00000000" w:rsidR="00000000" w:rsidRPr="00000000">
        <w:rPr>
          <w:rtl w:val="0"/>
        </w:rPr>
        <w:t xml:space="preserve">Based on these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2E3">
      <w:pPr>
        <w:spacing w:line="240" w:lineRule="auto"/>
        <w:ind w:left="0" w:firstLine="0"/>
        <w:rPr/>
      </w:pPr>
      <w:r w:rsidDel="00000000" w:rsidR="00000000" w:rsidRPr="00000000">
        <w:rPr>
          <w:rtl w:val="0"/>
        </w:rPr>
      </w:r>
    </w:p>
    <w:p w:rsidR="00000000" w:rsidDel="00000000" w:rsidP="00000000" w:rsidRDefault="00000000" w:rsidRPr="00000000" w14:paraId="000002E4">
      <w:pPr>
        <w:pStyle w:val="Heading4"/>
        <w:rPr/>
      </w:pPr>
      <w:bookmarkStart w:colFirst="0" w:colLast="0" w:name="_s9ee7zozhnl" w:id="35"/>
      <w:bookmarkEnd w:id="35"/>
      <w:r w:rsidDel="00000000" w:rsidR="00000000" w:rsidRPr="00000000">
        <w:rPr>
          <w:rtl w:val="0"/>
        </w:rPr>
        <w:t xml:space="preserve">5.2.4 Government agencies</w:t>
      </w:r>
    </w:p>
    <w:p w:rsidR="00000000" w:rsidDel="00000000" w:rsidP="00000000" w:rsidRDefault="00000000" w:rsidRPr="00000000" w14:paraId="000002E5">
      <w:pPr>
        <w:numPr>
          <w:ilvl w:val="0"/>
          <w:numId w:val="32"/>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Policymakers</w:t>
      </w:r>
    </w:p>
    <w:p w:rsidR="00000000" w:rsidDel="00000000" w:rsidP="00000000" w:rsidRDefault="00000000" w:rsidRPr="00000000" w14:paraId="000002E6">
      <w:pPr>
        <w:numPr>
          <w:ilvl w:val="0"/>
          <w:numId w:val="32"/>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Administrators</w:t>
      </w:r>
    </w:p>
    <w:p w:rsidR="00000000" w:rsidDel="00000000" w:rsidP="00000000" w:rsidRDefault="00000000" w:rsidRPr="00000000" w14:paraId="000002E7">
      <w:pPr>
        <w:numPr>
          <w:ilvl w:val="0"/>
          <w:numId w:val="32"/>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At national and sub-national levels</w:t>
      </w:r>
      <w:r w:rsidDel="00000000" w:rsidR="00000000" w:rsidRPr="00000000">
        <w:rPr>
          <w:rtl w:val="0"/>
        </w:rPr>
      </w:r>
    </w:p>
    <w:p w:rsidR="00000000" w:rsidDel="00000000" w:rsidP="00000000" w:rsidRDefault="00000000" w:rsidRPr="00000000" w14:paraId="000002E8">
      <w:pPr>
        <w:pStyle w:val="Heading4"/>
        <w:rPr/>
      </w:pPr>
      <w:bookmarkStart w:colFirst="0" w:colLast="0" w:name="_41yg8zuo2zsk" w:id="36"/>
      <w:bookmarkEnd w:id="36"/>
      <w:r w:rsidDel="00000000" w:rsidR="00000000" w:rsidRPr="00000000">
        <w:rPr>
          <w:rtl w:val="0"/>
        </w:rPr>
        <w:t xml:space="preserve">5.2.5 Non-governmental organizations </w:t>
      </w:r>
    </w:p>
    <w:p w:rsidR="00000000" w:rsidDel="00000000" w:rsidP="00000000" w:rsidRDefault="00000000" w:rsidRPr="00000000" w14:paraId="000002E9">
      <w:pPr>
        <w:numPr>
          <w:ilvl w:val="0"/>
          <w:numId w:val="32"/>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International</w:t>
      </w:r>
    </w:p>
    <w:p w:rsidR="00000000" w:rsidDel="00000000" w:rsidP="00000000" w:rsidRDefault="00000000" w:rsidRPr="00000000" w14:paraId="000002EA">
      <w:pPr>
        <w:numPr>
          <w:ilvl w:val="0"/>
          <w:numId w:val="32"/>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Local</w:t>
      </w:r>
      <w:r w:rsidDel="00000000" w:rsidR="00000000" w:rsidRPr="00000000">
        <w:rPr>
          <w:rtl w:val="0"/>
        </w:rPr>
      </w:r>
    </w:p>
    <w:p w:rsidR="00000000" w:rsidDel="00000000" w:rsidP="00000000" w:rsidRDefault="00000000" w:rsidRPr="00000000" w14:paraId="000002EB">
      <w:pPr>
        <w:pStyle w:val="Heading4"/>
        <w:rPr/>
      </w:pPr>
      <w:bookmarkStart w:colFirst="0" w:colLast="0" w:name="_f6ec2jt44lrn" w:id="37"/>
      <w:bookmarkEnd w:id="37"/>
      <w:r w:rsidDel="00000000" w:rsidR="00000000" w:rsidRPr="00000000">
        <w:rPr>
          <w:rtl w:val="0"/>
        </w:rPr>
        <w:t xml:space="preserve">5.2.6 Intergovernmental organizations </w:t>
      </w:r>
    </w:p>
    <w:p w:rsidR="00000000" w:rsidDel="00000000" w:rsidP="00000000" w:rsidRDefault="00000000" w:rsidRPr="00000000" w14:paraId="000002EC">
      <w:pPr>
        <w:pStyle w:val="Heading4"/>
        <w:rPr>
          <w:rFonts w:ascii="Calibri" w:cs="Calibri" w:eastAsia="Calibri" w:hAnsi="Calibri"/>
        </w:rPr>
      </w:pPr>
      <w:bookmarkStart w:colFirst="0" w:colLast="0" w:name="_us8jjwxp2vb" w:id="38"/>
      <w:bookmarkEnd w:id="38"/>
      <w:r w:rsidDel="00000000" w:rsidR="00000000" w:rsidRPr="00000000">
        <w:rPr>
          <w:rtl w:val="0"/>
        </w:rPr>
        <w:t xml:space="preserve">5.2.7 </w:t>
      </w:r>
      <w:r w:rsidDel="00000000" w:rsidR="00000000" w:rsidRPr="00000000">
        <w:rPr>
          <w:rtl w:val="0"/>
        </w:rPr>
        <w:t xml:space="preserve">Private </w:t>
      </w:r>
      <w:commentRangeStart w:id="101"/>
      <w:commentRangeStart w:id="102"/>
      <w:commentRangeStart w:id="103"/>
      <w:r w:rsidDel="00000000" w:rsidR="00000000" w:rsidRPr="00000000">
        <w:rPr>
          <w:rtl w:val="0"/>
        </w:rPr>
        <w:t xml:space="preserve">sector</w:t>
      </w:r>
      <w:commentRangeEnd w:id="101"/>
      <w:r w:rsidDel="00000000" w:rsidR="00000000" w:rsidRPr="00000000">
        <w:commentReference w:id="101"/>
      </w:r>
      <w:commentRangeEnd w:id="102"/>
      <w:r w:rsidDel="00000000" w:rsidR="00000000" w:rsidRPr="00000000">
        <w:commentReference w:id="102"/>
      </w:r>
      <w:commentRangeEnd w:id="103"/>
      <w:r w:rsidDel="00000000" w:rsidR="00000000" w:rsidRPr="00000000">
        <w:commentReference w:id="10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SMEs, coops and associations.  This section describes a basic engagement strategy that can be adapted in each context.</w:t>
      </w:r>
    </w:p>
    <w:p w:rsidR="00000000" w:rsidDel="00000000" w:rsidP="00000000" w:rsidRDefault="00000000" w:rsidRPr="00000000" w14:paraId="000002E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Fonts w:ascii="Calibri" w:cs="Calibri" w:eastAsia="Calibri" w:hAnsi="Calibri"/>
          <w:rtl w:val="0"/>
        </w:rPr>
        <w:t xml:space="preserve">sector</w:t>
      </w:r>
      <w:r w:rsidDel="00000000" w:rsidR="00000000" w:rsidRPr="00000000">
        <w:rPr>
          <w:rFonts w:ascii="Calibri" w:cs="Calibri" w:eastAsia="Calibri" w:hAnsi="Calibri"/>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2E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2F0">
      <w:pPr>
        <w:numPr>
          <w:ilvl w:val="0"/>
          <w:numId w:val="22"/>
        </w:numPr>
        <w:spacing w:after="0" w:afterAutospacing="0" w:before="2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Strengthen the use of Earth observation data to understand the impacts of companies on ecosystems and monitoring their degradation, mitigation and/or ecosystem enhancement </w:t>
      </w:r>
      <w:commentRangeStart w:id="104"/>
      <w:r w:rsidDel="00000000" w:rsidR="00000000" w:rsidRPr="00000000">
        <w:rPr>
          <w:rFonts w:ascii="Calibri" w:cs="Calibri" w:eastAsia="Calibri" w:hAnsi="Calibri"/>
          <w:rtl w:val="0"/>
        </w:rPr>
        <w:t xml:space="preserve">efforts</w:t>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2F1">
      <w:pPr>
        <w:numPr>
          <w:ilvl w:val="0"/>
          <w:numId w:val="22"/>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Develop  standardized methodology/protocols  for land use change, forest cover, fire alerts)</w:t>
      </w:r>
    </w:p>
    <w:p w:rsidR="00000000" w:rsidDel="00000000" w:rsidP="00000000" w:rsidRDefault="00000000" w:rsidRPr="00000000" w14:paraId="000002F2">
      <w:pPr>
        <w:numPr>
          <w:ilvl w:val="0"/>
          <w:numId w:val="22"/>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2F3">
      <w:pPr>
        <w:numPr>
          <w:ilvl w:val="0"/>
          <w:numId w:val="22"/>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Capacity building and technical assistance…</w:t>
      </w:r>
    </w:p>
    <w:p w:rsidR="00000000" w:rsidDel="00000000" w:rsidP="00000000" w:rsidRDefault="00000000" w:rsidRPr="00000000" w14:paraId="000002F4">
      <w:pPr>
        <w:numPr>
          <w:ilvl w:val="0"/>
          <w:numId w:val="22"/>
        </w:numPr>
        <w:spacing w:after="24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Targeted research dissemination via business </w:t>
      </w:r>
      <w:commentRangeStart w:id="105"/>
      <w:r w:rsidDel="00000000" w:rsidR="00000000" w:rsidRPr="00000000">
        <w:rPr>
          <w:rFonts w:ascii="Calibri" w:cs="Calibri" w:eastAsia="Calibri" w:hAnsi="Calibri"/>
          <w:rtl w:val="0"/>
        </w:rPr>
        <w:t xml:space="preserve">briefs…</w:t>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2F5">
      <w:pPr>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Corporates and value chain actors can be major contributors to GHG emissions and biodiversity loss. However, without those actors it will be all but impossible to put the agriculture sector on track towards net zero and sustainability. Engaging private sector in information and data sharing, fostering a business-friendly collaborative learning environment and providing ad-hoc (practical, operational?) capacity building and technical assistance could enhance the long-term impact of PANGEA (beyond the duration of the program’s funding) on people and nature in areas of operation.</w:t>
      </w:r>
    </w:p>
    <w:p w:rsidR="00000000" w:rsidDel="00000000" w:rsidP="00000000" w:rsidRDefault="00000000" w:rsidRPr="00000000" w14:paraId="000002F6">
      <w:pPr>
        <w:pStyle w:val="Heading4"/>
        <w:rPr/>
      </w:pPr>
      <w:bookmarkStart w:colFirst="0" w:colLast="0" w:name="_kfrmrtpvs17c" w:id="39"/>
      <w:bookmarkEnd w:id="39"/>
      <w:r w:rsidDel="00000000" w:rsidR="00000000" w:rsidRPr="00000000">
        <w:rPr>
          <w:rtl w:val="0"/>
        </w:rPr>
        <w:t xml:space="preserve">5.2.8 Women </w:t>
      </w:r>
    </w:p>
    <w:p w:rsidR="00000000" w:rsidDel="00000000" w:rsidP="00000000" w:rsidRDefault="00000000" w:rsidRPr="00000000" w14:paraId="000002F7">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2F8">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2F9">
      <w:pPr>
        <w:pStyle w:val="Heading4"/>
        <w:rPr>
          <w:del w:author="Elsa Ordway" w:id="53" w:date="2024-08-20T18:24:15Z"/>
        </w:rPr>
      </w:pPr>
      <w:del w:author="Elsa Ordway" w:id="53" w:date="2024-08-20T18:24:15Z">
        <w:bookmarkStart w:colFirst="0" w:colLast="0" w:name="_j5dmv8ifpvgl" w:id="40"/>
        <w:bookmarkEnd w:id="40"/>
        <w:commentRangeStart w:id="106"/>
        <w:r w:rsidDel="00000000" w:rsidR="00000000" w:rsidRPr="00000000">
          <w:rPr>
            <w:rtl w:val="0"/>
          </w:rPr>
          <w:delText xml:space="preserve">5.2.9 Donor community</w:delText>
        </w:r>
      </w:del>
    </w:p>
    <w:p w:rsidR="00000000" w:rsidDel="00000000" w:rsidP="00000000" w:rsidRDefault="00000000" w:rsidRPr="00000000" w14:paraId="000002FA">
      <w:pPr>
        <w:numPr>
          <w:ilvl w:val="0"/>
          <w:numId w:val="43"/>
        </w:numPr>
        <w:ind w:left="720" w:hanging="360"/>
        <w:rPr>
          <w:del w:author="Elsa Ordway" w:id="53" w:date="2024-08-20T18:24:15Z"/>
          <w:u w:val="none"/>
        </w:rPr>
      </w:pPr>
      <w:del w:author="Elsa Ordway" w:id="53" w:date="2024-08-20T18:24:15Z">
        <w:r w:rsidDel="00000000" w:rsidR="00000000" w:rsidRPr="00000000">
          <w:rPr>
            <w:rtl w:val="0"/>
          </w:rPr>
          <w:delText xml:space="preserve">Public (USAID, Sida, NORAD, etc.) </w:delText>
        </w:r>
      </w:del>
    </w:p>
    <w:p w:rsidR="00000000" w:rsidDel="00000000" w:rsidP="00000000" w:rsidRDefault="00000000" w:rsidRPr="00000000" w14:paraId="000002FB">
      <w:pPr>
        <w:numPr>
          <w:ilvl w:val="0"/>
          <w:numId w:val="43"/>
        </w:numPr>
        <w:ind w:left="720" w:hanging="360"/>
        <w:rPr>
          <w:u w:val="none"/>
        </w:rPr>
      </w:pPr>
      <w:del w:author="Elsa Ordway" w:id="53" w:date="2024-08-20T18:24:15Z">
        <w:r w:rsidDel="00000000" w:rsidR="00000000" w:rsidRPr="00000000">
          <w:rPr>
            <w:rtl w:val="0"/>
          </w:rPr>
          <w:delText xml:space="preserve">Private (e.g. Bezos)</w:delText>
        </w:r>
      </w:del>
      <w:commentRangeEnd w:id="106"/>
      <w:r w:rsidDel="00000000" w:rsidR="00000000" w:rsidRPr="00000000">
        <w:commentReference w:id="106"/>
      </w:r>
      <w:r w:rsidDel="00000000" w:rsidR="00000000" w:rsidRPr="00000000">
        <w:rPr>
          <w:rtl w:val="0"/>
        </w:rPr>
      </w:r>
    </w:p>
    <w:p w:rsidR="00000000" w:rsidDel="00000000" w:rsidP="00000000" w:rsidRDefault="00000000" w:rsidRPr="00000000" w14:paraId="000002FC">
      <w:pPr>
        <w:pStyle w:val="Heading3"/>
        <w:rPr/>
      </w:pPr>
      <w:bookmarkStart w:colFirst="0" w:colLast="0" w:name="_snp7kz6sl5x6" w:id="41"/>
      <w:bookmarkEnd w:id="41"/>
      <w:r w:rsidDel="00000000" w:rsidR="00000000" w:rsidRPr="00000000">
        <w:rPr>
          <w:rtl w:val="0"/>
        </w:rPr>
        <w:t xml:space="preserve">5.3 </w:t>
      </w:r>
      <w:commentRangeStart w:id="107"/>
      <w:r w:rsidDel="00000000" w:rsidR="00000000" w:rsidRPr="00000000">
        <w:rPr>
          <w:rtl w:val="0"/>
        </w:rPr>
        <w:t xml:space="preserve">PANGEA Partners</w:t>
      </w:r>
      <w:commentRangeEnd w:id="107"/>
      <w:r w:rsidDel="00000000" w:rsidR="00000000" w:rsidRPr="00000000">
        <w:commentReference w:id="107"/>
      </w:r>
      <w:r w:rsidDel="00000000" w:rsidR="00000000" w:rsidRPr="00000000">
        <w:rPr>
          <w:rtl w:val="0"/>
        </w:rPr>
      </w:r>
    </w:p>
    <w:p w:rsidR="00000000" w:rsidDel="00000000" w:rsidP="00000000" w:rsidRDefault="00000000" w:rsidRPr="00000000" w14:paraId="000002FD">
      <w:pPr>
        <w:numPr>
          <w:ilvl w:val="0"/>
          <w:numId w:val="17"/>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2FE">
      <w:pPr>
        <w:numPr>
          <w:ilvl w:val="0"/>
          <w:numId w:val="17"/>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spacing w:after="16" w:line="259.20000000000005" w:lineRule="auto"/>
        <w:ind w:left="720" w:hanging="360"/>
        <w:rPr>
          <w:rFonts w:ascii="Calibri" w:cs="Calibri" w:eastAsia="Calibri" w:hAnsi="Calibri"/>
        </w:rPr>
        <w:sectPr>
          <w:headerReference r:id="rId22" w:type="default"/>
          <w:footerReference r:id="rId2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01">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AndesFlux (research initiative conducted by institutions in the US, Canada, Germany, and Peru)</w:t>
      </w:r>
    </w:p>
    <w:p w:rsidR="00000000" w:rsidDel="00000000" w:rsidP="00000000" w:rsidRDefault="00000000" w:rsidRPr="00000000" w14:paraId="00000302">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ASCEND</w:t>
      </w:r>
    </w:p>
    <w:p w:rsidR="00000000" w:rsidDel="00000000" w:rsidP="00000000" w:rsidRDefault="00000000" w:rsidRPr="00000000" w14:paraId="00000303">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Australia</w:t>
      </w:r>
    </w:p>
    <w:p w:rsidR="00000000" w:rsidDel="00000000" w:rsidP="00000000" w:rsidRDefault="00000000" w:rsidRPr="00000000" w14:paraId="00000304">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BELOW</w:t>
      </w:r>
    </w:p>
    <w:p w:rsidR="00000000" w:rsidDel="00000000" w:rsidP="00000000" w:rsidRDefault="00000000" w:rsidRPr="00000000" w14:paraId="00000305">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Congo Basin Initiative</w:t>
      </w:r>
    </w:p>
    <w:p w:rsidR="00000000" w:rsidDel="00000000" w:rsidP="00000000" w:rsidRDefault="00000000" w:rsidRPr="00000000" w14:paraId="00000306">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CBSI</w:t>
      </w:r>
    </w:p>
    <w:p w:rsidR="00000000" w:rsidDel="00000000" w:rsidP="00000000" w:rsidRDefault="00000000" w:rsidRPr="00000000" w14:paraId="00000307">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CIAT - Alliance </w:t>
      </w:r>
      <w:r w:rsidDel="00000000" w:rsidR="00000000" w:rsidRPr="00000000">
        <w:rPr>
          <w:rFonts w:ascii="Calibri" w:cs="Calibri" w:eastAsia="Calibri" w:hAnsi="Calibri"/>
          <w:rtl w:val="0"/>
        </w:rPr>
        <w:t xml:space="preserve">Bioversity </w:t>
      </w:r>
      <w:r w:rsidDel="00000000" w:rsidR="00000000" w:rsidRPr="00000000">
        <w:rPr>
          <w:rFonts w:ascii="Calibri" w:cs="Calibri" w:eastAsia="Calibri" w:hAnsi="Calibri"/>
          <w:rtl w:val="0"/>
        </w:rPr>
        <w:t xml:space="preserve">International (International Center for Tropical Agriculture + Bioversity)</w:t>
      </w:r>
    </w:p>
    <w:p w:rsidR="00000000" w:rsidDel="00000000" w:rsidP="00000000" w:rsidRDefault="00000000" w:rsidRPr="00000000" w14:paraId="00000308">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European Space Agency (ESA)</w:t>
      </w:r>
    </w:p>
    <w:p w:rsidR="00000000" w:rsidDel="00000000" w:rsidP="00000000" w:rsidRDefault="00000000" w:rsidRPr="00000000" w14:paraId="00000309">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ESDT</w:t>
      </w:r>
    </w:p>
    <w:p w:rsidR="00000000" w:rsidDel="00000000" w:rsidP="00000000" w:rsidRDefault="00000000" w:rsidRPr="00000000" w14:paraId="0000030A">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Food and Agriculture Organization of the United Nations</w:t>
      </w:r>
    </w:p>
    <w:p w:rsidR="00000000" w:rsidDel="00000000" w:rsidP="00000000" w:rsidRDefault="00000000" w:rsidRPr="00000000" w14:paraId="0000030B">
      <w:pPr>
        <w:numPr>
          <w:ilvl w:val="0"/>
          <w:numId w:val="52"/>
        </w:numPr>
        <w:spacing w:after="0" w:afterAutospacing="0" w:line="259.20000000000005" w:lineRule="auto"/>
        <w:ind w:left="720" w:hanging="360"/>
        <w:rPr>
          <w:rFonts w:ascii="Calibri" w:cs="Calibri" w:eastAsia="Calibri" w:hAnsi="Calibri"/>
        </w:rPr>
      </w:pPr>
      <w:commentRangeStart w:id="108"/>
      <w:r w:rsidDel="00000000" w:rsidR="00000000" w:rsidRPr="00000000">
        <w:rPr>
          <w:rFonts w:ascii="Calibri" w:cs="Calibri" w:eastAsia="Calibri" w:hAnsi="Calibri"/>
          <w:rtl w:val="0"/>
        </w:rPr>
        <w:t xml:space="preserve">FLUXNET</w:t>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30C">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Global Alliance of Territorial Communities (GATC)</w:t>
      </w:r>
    </w:p>
    <w:p w:rsidR="00000000" w:rsidDel="00000000" w:rsidP="00000000" w:rsidRDefault="00000000" w:rsidRPr="00000000" w14:paraId="0000030D">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GeoTrees</w:t>
      </w:r>
    </w:p>
    <w:p w:rsidR="00000000" w:rsidDel="00000000" w:rsidP="00000000" w:rsidRDefault="00000000" w:rsidRPr="00000000" w14:paraId="0000030E">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IITA</w:t>
      </w:r>
    </w:p>
    <w:p w:rsidR="00000000" w:rsidDel="00000000" w:rsidP="00000000" w:rsidRDefault="00000000" w:rsidRPr="00000000" w14:paraId="0000030F">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IREES</w:t>
      </w:r>
    </w:p>
    <w:p w:rsidR="00000000" w:rsidDel="00000000" w:rsidP="00000000" w:rsidRDefault="00000000" w:rsidRPr="00000000" w14:paraId="00000310">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MapBiomas</w:t>
      </w:r>
    </w:p>
    <w:p w:rsidR="00000000" w:rsidDel="00000000" w:rsidP="00000000" w:rsidRDefault="00000000" w:rsidRPr="00000000" w14:paraId="00000311">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ARID</w:t>
      </w:r>
    </w:p>
    <w:p w:rsidR="00000000" w:rsidDel="00000000" w:rsidP="00000000" w:rsidRDefault="00000000" w:rsidRPr="00000000" w14:paraId="00000312">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Biodiversity and Ecological Conservation (BDEC)</w:t>
      </w:r>
    </w:p>
    <w:p w:rsidR="00000000" w:rsidDel="00000000" w:rsidP="00000000" w:rsidRDefault="00000000" w:rsidRPr="00000000" w14:paraId="00000313">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Earth Science to Action (ES2A)</w:t>
      </w:r>
    </w:p>
    <w:p w:rsidR="00000000" w:rsidDel="00000000" w:rsidP="00000000" w:rsidRDefault="00000000" w:rsidRPr="00000000" w14:paraId="00000314">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Harvest</w:t>
      </w:r>
    </w:p>
    <w:p w:rsidR="00000000" w:rsidDel="00000000" w:rsidP="00000000" w:rsidRDefault="00000000" w:rsidRPr="00000000" w14:paraId="00000315">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Hydrology</w:t>
      </w:r>
    </w:p>
    <w:p w:rsidR="00000000" w:rsidDel="00000000" w:rsidP="00000000" w:rsidRDefault="00000000" w:rsidRPr="00000000" w14:paraId="00000316">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Jet Propulsion Lab / AfriSAR</w:t>
      </w:r>
    </w:p>
    <w:p w:rsidR="00000000" w:rsidDel="00000000" w:rsidP="00000000" w:rsidRDefault="00000000" w:rsidRPr="00000000" w14:paraId="00000317">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Land Cover Land Use Change (LCLUC)</w:t>
      </w:r>
    </w:p>
    <w:p w:rsidR="00000000" w:rsidDel="00000000" w:rsidP="00000000" w:rsidRDefault="00000000" w:rsidRPr="00000000" w14:paraId="00000318">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Large-scale Biosphere-Atmosphere Experiment in Amazonia (LBA)</w:t>
      </w:r>
    </w:p>
    <w:p w:rsidR="00000000" w:rsidDel="00000000" w:rsidP="00000000" w:rsidRDefault="00000000" w:rsidRPr="00000000" w14:paraId="00000319">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SERVIR</w:t>
      </w:r>
    </w:p>
    <w:p w:rsidR="00000000" w:rsidDel="00000000" w:rsidP="00000000" w:rsidRDefault="00000000" w:rsidRPr="00000000" w14:paraId="0000031A">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Soil Moisture Active Passive (SMAP)</w:t>
      </w:r>
    </w:p>
    <w:p w:rsidR="00000000" w:rsidDel="00000000" w:rsidP="00000000" w:rsidRDefault="00000000" w:rsidRPr="00000000" w14:paraId="0000031B">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Observatoire National sur les Changements Climatiques (ONACC)</w:t>
      </w:r>
    </w:p>
    <w:p w:rsidR="00000000" w:rsidDel="00000000" w:rsidP="00000000" w:rsidRDefault="00000000" w:rsidRPr="00000000" w14:paraId="0000031C">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Penn State University</w:t>
      </w:r>
    </w:p>
    <w:p w:rsidR="00000000" w:rsidDel="00000000" w:rsidP="00000000" w:rsidRDefault="00000000" w:rsidRPr="00000000" w14:paraId="0000031D">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Poverty Action Lab at MIT</w:t>
      </w:r>
    </w:p>
    <w:p w:rsidR="00000000" w:rsidDel="00000000" w:rsidP="00000000" w:rsidRDefault="00000000" w:rsidRPr="00000000" w14:paraId="0000031E">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SilvaLab</w:t>
      </w:r>
    </w:p>
    <w:p w:rsidR="00000000" w:rsidDel="00000000" w:rsidP="00000000" w:rsidRDefault="00000000" w:rsidRPr="00000000" w14:paraId="0000031F">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Smithsonian</w:t>
      </w:r>
    </w:p>
    <w:p w:rsidR="00000000" w:rsidDel="00000000" w:rsidP="00000000" w:rsidRDefault="00000000" w:rsidRPr="00000000" w14:paraId="00000320">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Sylvera</w:t>
      </w:r>
    </w:p>
    <w:p w:rsidR="00000000" w:rsidDel="00000000" w:rsidP="00000000" w:rsidRDefault="00000000" w:rsidRPr="00000000" w14:paraId="00000321">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Agency for International Development (USAID)</w:t>
      </w:r>
    </w:p>
    <w:p w:rsidR="00000000" w:rsidDel="00000000" w:rsidP="00000000" w:rsidRDefault="00000000" w:rsidRPr="00000000" w14:paraId="00000322">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Department of Energy (US DOE)</w:t>
      </w:r>
    </w:p>
    <w:p w:rsidR="00000000" w:rsidDel="00000000" w:rsidP="00000000" w:rsidRDefault="00000000" w:rsidRPr="00000000" w14:paraId="00000323">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University of California Santa Cruz</w:t>
      </w:r>
    </w:p>
    <w:p w:rsidR="00000000" w:rsidDel="00000000" w:rsidP="00000000" w:rsidRDefault="00000000" w:rsidRPr="00000000" w14:paraId="00000324">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United Nations Framework Convention on Climate Change</w:t>
      </w:r>
    </w:p>
    <w:p w:rsidR="00000000" w:rsidDel="00000000" w:rsidP="00000000" w:rsidRDefault="00000000" w:rsidRPr="00000000" w14:paraId="00000325">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Woodwell</w:t>
      </w:r>
    </w:p>
    <w:p w:rsidR="00000000" w:rsidDel="00000000" w:rsidP="00000000" w:rsidRDefault="00000000" w:rsidRPr="00000000" w14:paraId="00000326">
      <w:pPr>
        <w:numPr>
          <w:ilvl w:val="0"/>
          <w:numId w:val="52"/>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World Resources Institute</w:t>
      </w:r>
    </w:p>
    <w:p w:rsidR="00000000" w:rsidDel="00000000" w:rsidP="00000000" w:rsidRDefault="00000000" w:rsidRPr="00000000" w14:paraId="00000327">
      <w:pPr>
        <w:numPr>
          <w:ilvl w:val="0"/>
          <w:numId w:val="52"/>
        </w:numPr>
        <w:spacing w:after="16" w:line="259.20000000000005" w:lineRule="auto"/>
        <w:ind w:left="720" w:hanging="360"/>
        <w:rPr>
          <w:rFonts w:ascii="Calibri" w:cs="Calibri" w:eastAsia="Calibri" w:hAnsi="Calibri"/>
        </w:rPr>
      </w:pPr>
      <w:commentRangeStart w:id="109"/>
      <w:r w:rsidDel="00000000" w:rsidR="00000000" w:rsidRPr="00000000">
        <w:rPr>
          <w:rtl w:val="0"/>
        </w:rPr>
      </w:r>
    </w:p>
    <w:p w:rsidR="00000000" w:rsidDel="00000000" w:rsidP="00000000" w:rsidRDefault="00000000" w:rsidRPr="00000000" w14:paraId="00000328">
      <w:pPr>
        <w:rPr/>
      </w:pPr>
      <w:commentRangeEnd w:id="109"/>
      <w:r w:rsidDel="00000000" w:rsidR="00000000" w:rsidRPr="00000000">
        <w:commentReference w:id="109"/>
      </w:r>
      <w:r w:rsidDel="00000000" w:rsidR="00000000" w:rsidRPr="00000000">
        <w:rPr>
          <w:rtl w:val="0"/>
        </w:rPr>
      </w:r>
    </w:p>
    <w:p w:rsidR="00000000" w:rsidDel="00000000" w:rsidP="00000000" w:rsidRDefault="00000000" w:rsidRPr="00000000" w14:paraId="00000329">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32A">
      <w:pPr>
        <w:pStyle w:val="Heading3"/>
        <w:rPr/>
      </w:pPr>
      <w:bookmarkStart w:colFirst="0" w:colLast="0" w:name="_n6p8ovtnhgkd" w:id="42"/>
      <w:bookmarkEnd w:id="42"/>
      <w:r w:rsidDel="00000000" w:rsidR="00000000" w:rsidRPr="00000000">
        <w:rPr>
          <w:rtl w:val="0"/>
        </w:rPr>
        <w:t xml:space="preserve">5.3  Limitations</w:t>
      </w:r>
    </w:p>
    <w:p w:rsidR="00000000" w:rsidDel="00000000" w:rsidP="00000000" w:rsidRDefault="00000000" w:rsidRPr="00000000" w14:paraId="0000032B">
      <w:pPr>
        <w:numPr>
          <w:ilvl w:val="0"/>
          <w:numId w:val="17"/>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32C">
      <w:pPr>
        <w:numPr>
          <w:ilvl w:val="0"/>
          <w:numId w:val="17"/>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2"/>
        <w:rPr/>
      </w:pPr>
      <w:bookmarkStart w:colFirst="0" w:colLast="0" w:name="_8t6ay0v9gizk" w:id="43"/>
      <w:bookmarkEnd w:id="43"/>
      <w:r w:rsidDel="00000000" w:rsidR="00000000" w:rsidRPr="00000000">
        <w:rPr>
          <w:rtl w:val="0"/>
        </w:rPr>
        <w:t xml:space="preserve">6. </w:t>
      </w:r>
      <w:commentRangeStart w:id="110"/>
      <w:r w:rsidDel="00000000" w:rsidR="00000000" w:rsidRPr="00000000">
        <w:rPr>
          <w:rtl w:val="0"/>
        </w:rPr>
        <w:t xml:space="preserve">Capacity</w:t>
      </w:r>
      <w:commentRangeEnd w:id="110"/>
      <w:r w:rsidDel="00000000" w:rsidR="00000000" w:rsidRPr="00000000">
        <w:commentReference w:id="110"/>
      </w:r>
      <w:r w:rsidDel="00000000" w:rsidR="00000000" w:rsidRPr="00000000">
        <w:rPr>
          <w:rtl w:val="0"/>
        </w:rPr>
        <w:t xml:space="preserve"> Building, Training, and Education</w:t>
      </w:r>
    </w:p>
    <w:p w:rsidR="00000000" w:rsidDel="00000000" w:rsidP="00000000" w:rsidRDefault="00000000" w:rsidRPr="00000000" w14:paraId="0000032F">
      <w:pPr>
        <w:numPr>
          <w:ilvl w:val="0"/>
          <w:numId w:val="2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330">
      <w:pPr>
        <w:numPr>
          <w:ilvl w:val="0"/>
          <w:numId w:val="2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331">
      <w:pPr>
        <w:numPr>
          <w:ilvl w:val="0"/>
          <w:numId w:val="28"/>
        </w:numPr>
        <w:ind w:left="720" w:hanging="360"/>
        <w:rPr/>
      </w:pPr>
      <w:commentRangeStart w:id="111"/>
      <w:r w:rsidDel="00000000" w:rsidR="00000000" w:rsidRPr="00000000">
        <w:rPr>
          <w:highlight w:val="white"/>
          <w:rtl w:val="0"/>
        </w:rPr>
        <w:t xml:space="preserve">Workforce development</w:t>
      </w:r>
      <w:commentRangeEnd w:id="111"/>
      <w:r w:rsidDel="00000000" w:rsidR="00000000" w:rsidRPr="00000000">
        <w:commentReference w:id="111"/>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332">
      <w:pPr>
        <w:numPr>
          <w:ilvl w:val="1"/>
          <w:numId w:val="2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112"/>
      <w:r w:rsidDel="00000000" w:rsidR="00000000" w:rsidRPr="00000000">
        <w:rPr>
          <w:highlight w:val="white"/>
          <w:rtl w:val="0"/>
        </w:rPr>
        <w:t xml:space="preserve">EPSCoR </w:t>
      </w:r>
      <w:commentRangeEnd w:id="112"/>
      <w:r w:rsidDel="00000000" w:rsidR="00000000" w:rsidRPr="00000000">
        <w:commentReference w:id="112"/>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333">
      <w:pPr>
        <w:numPr>
          <w:ilvl w:val="1"/>
          <w:numId w:val="28"/>
        </w:numPr>
        <w:ind w:left="1440" w:hanging="360"/>
        <w:rPr>
          <w:highlight w:val="white"/>
          <w:u w:val="none"/>
        </w:rPr>
      </w:pPr>
      <w:r w:rsidDel="00000000" w:rsidR="00000000" w:rsidRPr="00000000">
        <w:rPr>
          <w:highlight w:val="white"/>
          <w:rtl w:val="0"/>
        </w:rPr>
        <w:t xml:space="preserve">Work with NASA ARSET and </w:t>
      </w:r>
      <w:hyperlink r:id="rId24">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334">
      <w:pPr>
        <w:numPr>
          <w:ilvl w:val="0"/>
          <w:numId w:val="28"/>
        </w:numPr>
        <w:ind w:left="720" w:hanging="360"/>
        <w:rPr>
          <w:highlight w:val="white"/>
          <w:u w:val="none"/>
        </w:rPr>
      </w:pPr>
      <w:r w:rsidDel="00000000" w:rsidR="00000000" w:rsidRPr="00000000">
        <w:rPr>
          <w:highlight w:val="white"/>
          <w:rtl w:val="0"/>
        </w:rPr>
        <w:t xml:space="preserve">GLOBE: </w:t>
      </w:r>
      <w:hyperlink r:id="rId25">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335">
      <w:pPr>
        <w:numPr>
          <w:ilvl w:val="1"/>
          <w:numId w:val="2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336">
      <w:pPr>
        <w:numPr>
          <w:ilvl w:val="1"/>
          <w:numId w:val="2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337">
      <w:pPr>
        <w:numPr>
          <w:ilvl w:val="0"/>
          <w:numId w:val="2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6">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338">
      <w:pPr>
        <w:pStyle w:val="Heading2"/>
        <w:rPr/>
      </w:pPr>
      <w:bookmarkStart w:colFirst="0" w:colLast="0" w:name="_holoc4bxi14m" w:id="44"/>
      <w:bookmarkEnd w:id="44"/>
      <w:r w:rsidDel="00000000" w:rsidR="00000000" w:rsidRPr="00000000">
        <w:rPr>
          <w:rtl w:val="0"/>
        </w:rPr>
        <w:t xml:space="preserve">7</w:t>
      </w:r>
      <w:r w:rsidDel="00000000" w:rsidR="00000000" w:rsidRPr="00000000">
        <w:rPr>
          <w:rtl w:val="0"/>
        </w:rPr>
        <w:t xml:space="preserve">. Required Resources and Coordinated Teamwork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9">
      <w:pPr>
        <w:pStyle w:val="Heading3"/>
        <w:rPr/>
      </w:pPr>
      <w:bookmarkStart w:colFirst="0" w:colLast="0" w:name="_q05ndsu4lq59" w:id="45"/>
      <w:bookmarkEnd w:id="45"/>
      <w:r w:rsidDel="00000000" w:rsidR="00000000" w:rsidRPr="00000000">
        <w:rPr>
          <w:rtl w:val="0"/>
        </w:rPr>
        <w:t xml:space="preserve">7.1 Disciplinary skills needed</w:t>
      </w:r>
    </w:p>
    <w:p w:rsidR="00000000" w:rsidDel="00000000" w:rsidP="00000000" w:rsidRDefault="00000000" w:rsidRPr="00000000" w14:paraId="0000033A">
      <w:pPr>
        <w:pStyle w:val="Heading3"/>
        <w:rPr/>
      </w:pPr>
      <w:bookmarkStart w:colFirst="0" w:colLast="0" w:name="_pua32mp6t3e7" w:id="46"/>
      <w:bookmarkEnd w:id="46"/>
      <w:r w:rsidDel="00000000" w:rsidR="00000000" w:rsidRPr="00000000">
        <w:rPr>
          <w:rtl w:val="0"/>
        </w:rPr>
        <w:t xml:space="preserve">7.2 Field Infrastructure </w:t>
      </w:r>
    </w:p>
    <w:p w:rsidR="00000000" w:rsidDel="00000000" w:rsidP="00000000" w:rsidRDefault="00000000" w:rsidRPr="00000000" w14:paraId="0000033B">
      <w:pPr>
        <w:pStyle w:val="Heading3"/>
        <w:rPr/>
      </w:pPr>
      <w:bookmarkStart w:colFirst="0" w:colLast="0" w:name="_6c2uwkfc8y82" w:id="47"/>
      <w:bookmarkEnd w:id="47"/>
      <w:r w:rsidDel="00000000" w:rsidR="00000000" w:rsidRPr="00000000">
        <w:rPr>
          <w:rtl w:val="0"/>
        </w:rPr>
        <w:t xml:space="preserve">7</w:t>
      </w:r>
      <w:commentRangeStart w:id="113"/>
      <w:r w:rsidDel="00000000" w:rsidR="00000000" w:rsidRPr="00000000">
        <w:rPr>
          <w:rtl w:val="0"/>
        </w:rPr>
        <w:t xml:space="preserve">.3 Suborbital Platforms and Sensors</w:t>
      </w:r>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33C">
      <w:pPr>
        <w:pStyle w:val="Heading3"/>
        <w:rPr/>
      </w:pPr>
      <w:bookmarkStart w:colFirst="0" w:colLast="0" w:name="_qotvmdehk31u" w:id="48"/>
      <w:bookmarkEnd w:id="48"/>
      <w:r w:rsidDel="00000000" w:rsidR="00000000" w:rsidRPr="00000000">
        <w:rPr>
          <w:rtl w:val="0"/>
        </w:rPr>
        <w:t xml:space="preserve">7.4 Satellite Data Availability, Access, and/or Purchase</w:t>
      </w:r>
    </w:p>
    <w:p w:rsidR="00000000" w:rsidDel="00000000" w:rsidP="00000000" w:rsidRDefault="00000000" w:rsidRPr="00000000" w14:paraId="0000033D">
      <w:pPr>
        <w:pStyle w:val="Heading3"/>
        <w:rPr/>
      </w:pPr>
      <w:bookmarkStart w:colFirst="0" w:colLast="0" w:name="_duixp9495bxf" w:id="49"/>
      <w:bookmarkEnd w:id="49"/>
      <w:r w:rsidDel="00000000" w:rsidR="00000000" w:rsidRPr="00000000">
        <w:rPr>
          <w:rtl w:val="0"/>
        </w:rPr>
        <w:t xml:space="preserve">7.5 International and Other Agreements</w:t>
      </w:r>
    </w:p>
    <w:p w:rsidR="00000000" w:rsidDel="00000000" w:rsidP="00000000" w:rsidRDefault="00000000" w:rsidRPr="00000000" w14:paraId="0000033E">
      <w:pPr>
        <w:pStyle w:val="Heading4"/>
        <w:rPr/>
      </w:pPr>
      <w:bookmarkStart w:colFirst="0" w:colLast="0" w:name="_44zh5ia5coj2" w:id="50"/>
      <w:bookmarkEnd w:id="50"/>
      <w:r w:rsidDel="00000000" w:rsidR="00000000" w:rsidRPr="00000000">
        <w:rPr>
          <w:rtl w:val="0"/>
        </w:rPr>
        <w:t xml:space="preserve">7.5.1. NASA airborne campaign Indigenous agreements, permissions, and treaties (KEEP this section) </w:t>
      </w:r>
    </w:p>
    <w:p w:rsidR="00000000" w:rsidDel="00000000" w:rsidP="00000000" w:rsidRDefault="00000000" w:rsidRPr="00000000" w14:paraId="0000033F">
      <w:pPr>
        <w:numPr>
          <w:ilvl w:val="0"/>
          <w:numId w:val="14"/>
        </w:numPr>
        <w:ind w:left="720" w:hanging="360"/>
        <w:rPr>
          <w:u w:val="none"/>
        </w:rPr>
      </w:pPr>
      <w:commentRangeStart w:id="114"/>
      <w:r w:rsidDel="00000000" w:rsidR="00000000" w:rsidRPr="00000000">
        <w:rPr>
          <w:rtl w:val="0"/>
        </w:rPr>
        <w:t xml:space="preserve">Indigenous land and sovereign territories.</w:t>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340">
      <w:pPr>
        <w:numPr>
          <w:ilvl w:val="0"/>
          <w:numId w:val="14"/>
        </w:numPr>
        <w:ind w:left="720" w:hanging="360"/>
        <w:rPr>
          <w:u w:val="none"/>
        </w:rPr>
      </w:pPr>
      <w:hyperlink r:id="rId27">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tl w:val="0"/>
        </w:rPr>
      </w:r>
    </w:p>
    <w:p w:rsidR="00000000" w:rsidDel="00000000" w:rsidP="00000000" w:rsidRDefault="00000000" w:rsidRPr="00000000" w14:paraId="00000342">
      <w:pPr>
        <w:pStyle w:val="Heading3"/>
        <w:rPr/>
      </w:pPr>
      <w:bookmarkStart w:colFirst="0" w:colLast="0" w:name="_p91su4asg6fq" w:id="51"/>
      <w:bookmarkEnd w:id="51"/>
      <w:r w:rsidDel="00000000" w:rsidR="00000000" w:rsidRPr="00000000">
        <w:rPr>
          <w:rtl w:val="0"/>
        </w:rPr>
        <w:t xml:space="preserve">7.6 Cost Estimates</w:t>
      </w:r>
    </w:p>
    <w:p w:rsidR="00000000" w:rsidDel="00000000" w:rsidP="00000000" w:rsidRDefault="00000000" w:rsidRPr="00000000" w14:paraId="00000343">
      <w:pPr>
        <w:pStyle w:val="Heading2"/>
        <w:rPr/>
      </w:pPr>
      <w:bookmarkStart w:colFirst="0" w:colLast="0" w:name="_snqbbghpa3qt" w:id="52"/>
      <w:bookmarkEnd w:id="52"/>
      <w:r w:rsidDel="00000000" w:rsidR="00000000" w:rsidRPr="00000000">
        <w:rPr>
          <w:rtl w:val="0"/>
        </w:rPr>
        <w:t xml:space="preserve">8. Issues to be Resolved</w:t>
      </w:r>
    </w:p>
    <w:p w:rsidR="00000000" w:rsidDel="00000000" w:rsidP="00000000" w:rsidRDefault="00000000" w:rsidRPr="00000000" w14:paraId="00000344">
      <w:pPr>
        <w:pStyle w:val="Heading2"/>
        <w:rPr/>
      </w:pPr>
      <w:bookmarkStart w:colFirst="0" w:colLast="0" w:name="_c36m01esiuds" w:id="53"/>
      <w:bookmarkEnd w:id="53"/>
      <w:r w:rsidDel="00000000" w:rsidR="00000000" w:rsidRPr="00000000">
        <w:rPr>
          <w:rtl w:val="0"/>
        </w:rPr>
        <w:t xml:space="preserve">9. </w:t>
      </w:r>
      <w:commentRangeStart w:id="115"/>
      <w:r w:rsidDel="00000000" w:rsidR="00000000" w:rsidRPr="00000000">
        <w:rPr>
          <w:rtl w:val="0"/>
        </w:rPr>
        <w:t xml:space="preserve">References</w:t>
      </w:r>
      <w:commentRangeEnd w:id="115"/>
      <w:r w:rsidDel="00000000" w:rsidR="00000000" w:rsidRPr="00000000">
        <w:commentReference w:id="115"/>
      </w:r>
      <w:r w:rsidDel="00000000" w:rsidR="00000000" w:rsidRPr="00000000">
        <w:rPr>
          <w:rtl w:val="0"/>
        </w:rPr>
      </w:r>
    </w:p>
    <w:p w:rsidR="00000000" w:rsidDel="00000000" w:rsidP="00000000" w:rsidRDefault="00000000" w:rsidRPr="00000000" w14:paraId="00000345">
      <w:pPr>
        <w:pStyle w:val="Heading2"/>
        <w:rPr/>
      </w:pPr>
      <w:bookmarkStart w:colFirst="0" w:colLast="0" w:name="_z4vei7kqp4a" w:id="54"/>
      <w:bookmarkEnd w:id="54"/>
      <w:r w:rsidDel="00000000" w:rsidR="00000000" w:rsidRPr="00000000">
        <w:rPr>
          <w:rtl w:val="0"/>
        </w:rPr>
        <w:t xml:space="preserve">10. Figure and Photograph and Credits</w:t>
      </w:r>
    </w:p>
    <w:p w:rsidR="00000000" w:rsidDel="00000000" w:rsidP="00000000" w:rsidRDefault="00000000" w:rsidRPr="00000000" w14:paraId="00000346">
      <w:pPr>
        <w:pStyle w:val="Heading2"/>
        <w:rPr/>
      </w:pPr>
      <w:bookmarkStart w:colFirst="0" w:colLast="0" w:name="_crm1yggb334o" w:id="55"/>
      <w:bookmarkEnd w:id="55"/>
      <w:r w:rsidDel="00000000" w:rsidR="00000000" w:rsidRPr="00000000">
        <w:rPr>
          <w:rtl w:val="0"/>
        </w:rPr>
        <w:t xml:space="preserve">11. Glossary</w:t>
      </w:r>
    </w:p>
    <w:p w:rsidR="00000000" w:rsidDel="00000000" w:rsidP="00000000" w:rsidRDefault="00000000" w:rsidRPr="00000000" w14:paraId="00000347">
      <w:pPr>
        <w:spacing w:after="240" w:before="240" w:lineRule="auto"/>
        <w:ind w:left="0" w:firstLine="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 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348">
      <w:pPr>
        <w:numPr>
          <w:ilvl w:val="0"/>
          <w:numId w:val="13"/>
        </w:numPr>
        <w:spacing w:after="240" w:before="240" w:lineRule="auto"/>
        <w:ind w:left="720" w:hanging="360"/>
      </w:pPr>
      <w:r w:rsidDel="00000000" w:rsidR="00000000" w:rsidRPr="00000000">
        <w:rPr>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349">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8">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34A">
      <w:pPr>
        <w:ind w:left="0" w:firstLine="0"/>
        <w:rPr>
          <w:b w:val="1"/>
          <w:i w:val="1"/>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b w:val="1"/>
          <w:i w:val="1"/>
          <w:rtl w:val="0"/>
        </w:rPr>
        <w:t xml:space="preserve">Degradation </w:t>
      </w:r>
      <w:r w:rsidDel="00000000" w:rsidR="00000000" w:rsidRPr="00000000">
        <w:rPr>
          <w:rtl w:val="0"/>
        </w:rPr>
        <w:t xml:space="preserve">= selective logging, mining, defaunation, human-ignited fire</w:t>
      </w:r>
    </w:p>
    <w:p w:rsidR="00000000" w:rsidDel="00000000" w:rsidP="00000000" w:rsidRDefault="00000000" w:rsidRPr="00000000" w14:paraId="0000034C">
      <w:pPr>
        <w:ind w:left="0" w:firstLine="0"/>
        <w:rPr>
          <w:b w:val="1"/>
          <w:i w:val="1"/>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b w:val="1"/>
          <w:i w:val="1"/>
          <w:rtl w:val="0"/>
        </w:rPr>
        <w:t xml:space="preserve">Ecosystem </w:t>
      </w:r>
      <w:r w:rsidDel="00000000" w:rsidR="00000000" w:rsidRPr="00000000">
        <w:rPr>
          <w:rtl w:val="0"/>
        </w:rPr>
        <w:t xml:space="preserve">= natural ecosystem, agro-ecosystem, social-ecological system</w:t>
      </w:r>
    </w:p>
    <w:p w:rsidR="00000000" w:rsidDel="00000000" w:rsidP="00000000" w:rsidRDefault="00000000" w:rsidRPr="00000000" w14:paraId="0000034E">
      <w:pPr>
        <w:ind w:left="0" w:firstLine="0"/>
        <w:rPr>
          <w:b w:val="1"/>
          <w:i w:val="1"/>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 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350">
      <w:pPr>
        <w:ind w:left="0" w:firstLine="0"/>
        <w:rPr>
          <w:b w:val="1"/>
          <w:i w:val="1"/>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b w:val="1"/>
          <w:i w:val="1"/>
          <w:rtl w:val="0"/>
        </w:rPr>
        <w:t xml:space="preserve">Forest carbon stocks and fluxes </w:t>
      </w:r>
      <w:r w:rsidDel="00000000" w:rsidR="00000000" w:rsidRPr="00000000">
        <w:rPr>
          <w:rtl w:val="0"/>
        </w:rPr>
        <w:t xml:space="preserve">= biomass stocks, woody productivity and woody mortality</w:t>
      </w:r>
    </w:p>
    <w:p w:rsidR="00000000" w:rsidDel="00000000" w:rsidP="00000000" w:rsidRDefault="00000000" w:rsidRPr="00000000" w14:paraId="00000352">
      <w:pPr>
        <w:ind w:left="0" w:firstLine="0"/>
        <w:rPr>
          <w:b w:val="1"/>
          <w:i w:val="1"/>
        </w:rPr>
      </w:pPr>
      <w:r w:rsidDel="00000000" w:rsidR="00000000" w:rsidRPr="00000000">
        <w:rPr>
          <w:rtl w:val="0"/>
        </w:rPr>
      </w:r>
    </w:p>
    <w:p w:rsidR="00000000" w:rsidDel="00000000" w:rsidP="00000000" w:rsidRDefault="00000000" w:rsidRPr="00000000" w14:paraId="00000353">
      <w:pPr>
        <w:ind w:left="0" w:firstLine="0"/>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354">
      <w:pPr>
        <w:spacing w:after="240" w:before="240" w:lineRule="auto"/>
        <w:ind w:left="0" w:firstLine="0"/>
        <w:rPr/>
      </w:pPr>
      <w:r w:rsidDel="00000000" w:rsidR="00000000" w:rsidRPr="00000000">
        <w:rPr>
          <w:b w:val="1"/>
          <w:i w:val="1"/>
          <w:rtl w:val="0"/>
        </w:rPr>
        <w:t xml:space="preserve">Forest function </w:t>
      </w:r>
      <w:r w:rsidDel="00000000" w:rsidR="00000000" w:rsidRPr="00000000">
        <w:rPr>
          <w:rtl w:val="0"/>
        </w:rPr>
        <w:t xml:space="preserve">= GPP, NPP, woody productivity, ecosystem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355">
      <w:pPr>
        <w:ind w:left="0" w:firstLine="0"/>
        <w:rPr/>
      </w:pPr>
      <w:r w:rsidDel="00000000" w:rsidR="00000000" w:rsidRPr="00000000">
        <w:rPr>
          <w:b w:val="1"/>
          <w:i w:val="1"/>
          <w:rtl w:val="0"/>
        </w:rPr>
        <w:t xml:space="preserve">Forest resistance </w:t>
      </w:r>
      <w:r w:rsidDel="00000000" w:rsidR="00000000" w:rsidRPr="00000000">
        <w:rPr>
          <w:rtl w:val="0"/>
        </w:rPr>
        <w:t xml:space="preserve">= </w:t>
      </w:r>
      <w:r w:rsidDel="00000000" w:rsidR="00000000" w:rsidRPr="00000000">
        <w:rPr>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356">
      <w:pPr>
        <w:ind w:left="0" w:firstLine="0"/>
        <w:rPr>
          <w:b w:val="1"/>
          <w:i w:val="1"/>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358">
      <w:pPr>
        <w:ind w:left="0" w:firstLine="0"/>
        <w:rPr>
          <w:b w:val="1"/>
          <w:i w:val="1"/>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35A">
      <w:pPr>
        <w:ind w:left="0" w:firstLine="0"/>
        <w:rPr>
          <w:b w:val="1"/>
          <w:i w:val="1"/>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b w:val="1"/>
          <w:i w:val="1"/>
          <w:rtl w:val="0"/>
        </w:rPr>
        <w:t xml:space="preserve">Land-use change </w:t>
      </w:r>
      <w:r w:rsidDel="00000000" w:rsidR="00000000" w:rsidRPr="00000000">
        <w:rPr>
          <w:rtl w:val="0"/>
        </w:rPr>
        <w:t xml:space="preserve">= deforestation, degradation, fragmentation, restoration, and regeneration</w:t>
      </w:r>
    </w:p>
    <w:p w:rsidR="00000000" w:rsidDel="00000000" w:rsidP="00000000" w:rsidRDefault="00000000" w:rsidRPr="00000000" w14:paraId="0000035C">
      <w:pPr>
        <w:ind w:left="0" w:firstLine="0"/>
        <w:rPr>
          <w:b w:val="1"/>
          <w:i w:val="1"/>
        </w:rPr>
      </w:pPr>
      <w:r w:rsidDel="00000000" w:rsidR="00000000" w:rsidRPr="00000000">
        <w:rPr>
          <w:rtl w:val="0"/>
        </w:rPr>
      </w:r>
    </w:p>
    <w:p w:rsidR="00000000" w:rsidDel="00000000" w:rsidP="00000000" w:rsidRDefault="00000000" w:rsidRPr="00000000" w14:paraId="0000035D">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35E">
      <w:pPr>
        <w:ind w:left="0" w:firstLine="0"/>
        <w:rPr>
          <w:b w:val="1"/>
          <w:i w:val="1"/>
        </w:rPr>
      </w:pPr>
      <w:r w:rsidDel="00000000" w:rsidR="00000000" w:rsidRPr="00000000">
        <w:rPr>
          <w:rtl w:val="0"/>
        </w:rPr>
      </w:r>
    </w:p>
    <w:p w:rsidR="00000000" w:rsidDel="00000000" w:rsidP="00000000" w:rsidRDefault="00000000" w:rsidRPr="00000000" w14:paraId="0000035F">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2"/>
        <w:rPr/>
      </w:pPr>
      <w:bookmarkStart w:colFirst="0" w:colLast="0" w:name="_pzrw4c5s7tpd" w:id="56"/>
      <w:bookmarkEnd w:id="56"/>
      <w:r w:rsidDel="00000000" w:rsidR="00000000" w:rsidRPr="00000000">
        <w:rPr>
          <w:rtl w:val="0"/>
        </w:rPr>
        <w:t xml:space="preserve">12. List of Acronyms</w:t>
      </w:r>
    </w:p>
    <w:p w:rsidR="00000000" w:rsidDel="00000000" w:rsidP="00000000" w:rsidRDefault="00000000" w:rsidRPr="00000000" w14:paraId="00000362">
      <w:pPr>
        <w:pStyle w:val="Heading2"/>
        <w:rPr/>
      </w:pPr>
      <w:bookmarkStart w:colFirst="0" w:colLast="0" w:name="_rymy755ymrd5" w:id="57"/>
      <w:bookmarkEnd w:id="57"/>
      <w:r w:rsidDel="00000000" w:rsidR="00000000" w:rsidRPr="00000000">
        <w:rPr>
          <w:rtl w:val="0"/>
        </w:rPr>
        <w:t xml:space="preserve">13. Appendices</w:t>
      </w:r>
    </w:p>
    <w:p w:rsidR="00000000" w:rsidDel="00000000" w:rsidP="00000000" w:rsidRDefault="00000000" w:rsidRPr="00000000" w14:paraId="00000363">
      <w:pPr>
        <w:pStyle w:val="Heading3"/>
        <w:rPr/>
      </w:pPr>
      <w:bookmarkStart w:colFirst="0" w:colLast="0" w:name="_969urlcnvqlw" w:id="58"/>
      <w:bookmarkEnd w:id="58"/>
      <w:r w:rsidDel="00000000" w:rsidR="00000000" w:rsidRPr="00000000">
        <w:rPr>
          <w:rtl w:val="0"/>
        </w:rPr>
        <w:t xml:space="preserve">A - Planned and Ongoing Research and Monitoring Activities </w:t>
      </w:r>
    </w:p>
    <w:p w:rsidR="00000000" w:rsidDel="00000000" w:rsidP="00000000" w:rsidRDefault="00000000" w:rsidRPr="00000000" w14:paraId="00000364">
      <w:pPr>
        <w:pStyle w:val="Heading3"/>
        <w:rPr/>
      </w:pPr>
      <w:bookmarkStart w:colFirst="0" w:colLast="0" w:name="_79hvy15uphw" w:id="59"/>
      <w:bookmarkEnd w:id="59"/>
      <w:r w:rsidDel="00000000" w:rsidR="00000000" w:rsidRPr="00000000">
        <w:rPr>
          <w:rtl w:val="0"/>
        </w:rPr>
        <w:t xml:space="preserve">B - Summary of Level II and III Ecoregions in PANGEA Study Region </w:t>
      </w:r>
    </w:p>
    <w:p w:rsidR="00000000" w:rsidDel="00000000" w:rsidP="00000000" w:rsidRDefault="00000000" w:rsidRPr="00000000" w14:paraId="00000365">
      <w:pPr>
        <w:pStyle w:val="Heading3"/>
        <w:rPr/>
      </w:pPr>
      <w:bookmarkStart w:colFirst="0" w:colLast="0" w:name="_6akhrmoqr5g7" w:id="60"/>
      <w:bookmarkEnd w:id="60"/>
      <w:r w:rsidDel="00000000" w:rsidR="00000000" w:rsidRPr="00000000">
        <w:rPr>
          <w:rtl w:val="0"/>
        </w:rPr>
        <w:t xml:space="preserve">C – Summary of Airborne and Spaceborne Remote Sensing Systems for PANGEA </w:t>
      </w:r>
    </w:p>
    <w:p w:rsidR="00000000" w:rsidDel="00000000" w:rsidP="00000000" w:rsidRDefault="00000000" w:rsidRPr="00000000" w14:paraId="00000366">
      <w:pPr>
        <w:pStyle w:val="Heading3"/>
        <w:rPr/>
      </w:pPr>
      <w:bookmarkStart w:colFirst="0" w:colLast="0" w:name="_ud6tg3r5l8q3" w:id="61"/>
      <w:bookmarkEnd w:id="61"/>
      <w:r w:rsidDel="00000000" w:rsidR="00000000" w:rsidRPr="00000000">
        <w:rPr>
          <w:rtl w:val="0"/>
        </w:rPr>
        <w:t xml:space="preserve">D - </w:t>
      </w:r>
      <w:commentRangeStart w:id="116"/>
      <w:r w:rsidDel="00000000" w:rsidR="00000000" w:rsidRPr="00000000">
        <w:rPr>
          <w:rtl w:val="0"/>
        </w:rPr>
        <w:t xml:space="preserve">Summary of PANGEA Participants</w:t>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369">
      <w:pPr>
        <w:spacing w:after="0" w:before="0" w:line="240" w:lineRule="auto"/>
        <w:rPr/>
      </w:pPr>
      <w:r w:rsidDel="00000000" w:rsidR="00000000" w:rsidRPr="00000000">
        <w:rPr>
          <w:rtl w:val="0"/>
        </w:rPr>
      </w:r>
    </w:p>
    <w:p w:rsidR="00000000" w:rsidDel="00000000" w:rsidP="00000000" w:rsidRDefault="00000000" w:rsidRPr="00000000" w14:paraId="0000036A">
      <w:pPr>
        <w:numPr>
          <w:ilvl w:val="0"/>
          <w:numId w:val="16"/>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36B">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36C">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36D">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36E">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36F">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370">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371">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372">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373">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374">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375">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376">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377">
      <w:pPr>
        <w:numPr>
          <w:ilvl w:val="0"/>
          <w:numId w:val="16"/>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378">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379">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37A">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37B">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37C">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37D">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37E">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37F">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380">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381">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382">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383">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384">
      <w:pPr>
        <w:numPr>
          <w:ilvl w:val="0"/>
          <w:numId w:val="16"/>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385">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386">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387">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388">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389">
      <w:pPr>
        <w:numPr>
          <w:ilvl w:val="1"/>
          <w:numId w:val="16"/>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38A">
      <w:pPr>
        <w:numPr>
          <w:ilvl w:val="0"/>
          <w:numId w:val="16"/>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38B">
      <w:pPr>
        <w:numPr>
          <w:ilvl w:val="1"/>
          <w:numId w:val="16"/>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3"/>
        <w:rPr/>
      </w:pPr>
      <w:bookmarkStart w:colFirst="0" w:colLast="0" w:name="_u0cqs6788e4p" w:id="62"/>
      <w:bookmarkEnd w:id="62"/>
      <w:commentRangeStart w:id="117"/>
      <w:commentRangeStart w:id="118"/>
      <w:r w:rsidDel="00000000" w:rsidR="00000000" w:rsidRPr="00000000">
        <w:rPr>
          <w:rtl w:val="0"/>
        </w:rPr>
        <w:t xml:space="preserve">E - Letters of Support</w:t>
      </w:r>
      <w:commentRangeEnd w:id="117"/>
      <w:r w:rsidDel="00000000" w:rsidR="00000000" w:rsidRPr="00000000">
        <w:commentReference w:id="117"/>
      </w:r>
      <w:commentRangeEnd w:id="118"/>
      <w:r w:rsidDel="00000000" w:rsidR="00000000" w:rsidRPr="00000000">
        <w:commentReference w:id="118"/>
      </w: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numPr>
          <w:ilvl w:val="0"/>
          <w:numId w:val="36"/>
        </w:numPr>
        <w:ind w:left="720" w:hanging="360"/>
      </w:pPr>
      <w:r w:rsidDel="00000000" w:rsidR="00000000" w:rsidRPr="00000000">
        <w:rPr>
          <w:rtl w:val="0"/>
        </w:rPr>
        <w:t xml:space="preserve">National University of Piura, PERU</w:t>
        <w:br w:type="textWrapping"/>
        <w:t xml:space="preserve">Agronomy Department</w:t>
        <w:br w:type="textWrapping"/>
      </w:r>
      <w:hyperlink r:id="rId29">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numPr>
          <w:ilvl w:val="0"/>
          <w:numId w:val="36"/>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30">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392">
      <w:pPr>
        <w:ind w:left="720" w:firstLine="0"/>
        <w:rPr/>
      </w:pPr>
      <w:r w:rsidDel="00000000" w:rsidR="00000000" w:rsidRPr="00000000">
        <w:rPr>
          <w:rtl w:val="0"/>
        </w:rPr>
      </w:r>
    </w:p>
    <w:p w:rsidR="00000000" w:rsidDel="00000000" w:rsidP="00000000" w:rsidRDefault="00000000" w:rsidRPr="00000000" w14:paraId="00000393">
      <w:pPr>
        <w:numPr>
          <w:ilvl w:val="0"/>
          <w:numId w:val="36"/>
        </w:numPr>
        <w:ind w:left="720" w:hanging="360"/>
        <w:rPr>
          <w:u w:val="none"/>
        </w:rPr>
      </w:pPr>
      <w:r w:rsidDel="00000000" w:rsidR="00000000" w:rsidRPr="00000000">
        <w:rPr>
          <w:rtl w:val="0"/>
        </w:rPr>
        <w:t xml:space="preserve">Université Catholique de Louvain</w:t>
        <w:br w:type="textWrapping"/>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pStyle w:val="Heading2"/>
        <w:rPr/>
      </w:pPr>
      <w:bookmarkStart w:colFirst="0" w:colLast="0" w:name="_ffo9zvtu7fi" w:id="63"/>
      <w:bookmarkEnd w:id="63"/>
      <w:r w:rsidDel="00000000" w:rsidR="00000000" w:rsidRPr="00000000">
        <w:rPr>
          <w:rtl w:val="0"/>
        </w:rPr>
        <w:t xml:space="preserve">6. Stuff that’s beyond scope that could be developed in collaboration with PANGEA</w:t>
      </w:r>
    </w:p>
    <w:p w:rsidR="00000000" w:rsidDel="00000000" w:rsidP="00000000" w:rsidRDefault="00000000" w:rsidRPr="00000000" w14:paraId="00000398">
      <w:pPr>
        <w:numPr>
          <w:ilvl w:val="0"/>
          <w:numId w:val="12"/>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399">
      <w:pPr>
        <w:numPr>
          <w:ilvl w:val="0"/>
          <w:numId w:val="12"/>
        </w:numPr>
        <w:ind w:left="720" w:hanging="360"/>
        <w:rPr>
          <w:u w:val="none"/>
        </w:rPr>
      </w:pPr>
      <w:r w:rsidDel="00000000" w:rsidR="00000000" w:rsidRPr="00000000">
        <w:rPr>
          <w:rtl w:val="0"/>
        </w:rPr>
        <w:t xml:space="preserve">List of complementary funding</w:t>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hael Keller" w:id="18" w:date="2024-08-13T22:15:28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Elsa Ordway" w:id="93" w:date="2024-08-01T17:52:29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yovita ivanova" w:id="101" w:date="2024-08-10T19:41:58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102" w:date="2024-08-20T15:23:1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103" w:date="2024-08-23T15:20:07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84" w:date="2024-08-01T17:56:09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85" w:date="2024-08-08T12:19:19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Elsa Ordway" w:id="91" w:date="2024-08-21T00:22:17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Marie Pratzer" w:id="53" w:date="2024-08-22T14:36:09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7" w:date="2024-08-14T19:57:58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PANGEA is a proposed terrestrial ecology field campaign</w:t>
      </w:r>
    </w:p>
  </w:comment>
  <w:comment w:author="Elsa Ordway" w:id="95" w:date="2024-08-01T17:58:58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from ATBC PANGEA session:</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just community engagement through hiring, but focusing on community-driven needs and interests</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Make sure data speaks to local needs, not just science needs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as soon as PANGEA research landscapes are defined - Survey local community early to see what their perceptions are and how they could engage from the outset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Approach to community engagement will need to vary depending on whether longstanding partnerships already exist or new partnerships need to be developed - speak to this briefly</w:t>
      </w:r>
    </w:p>
  </w:comment>
  <w:comment w:author="Adia Bey" w:id="107" w:date="2024-08-08T17:22:26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ichael Keller" w:id="88" w:date="2024-08-22T21:36:26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Adia Bey" w:id="100" w:date="2024-08-08T16:47:57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Adia Bey" w:id="62" w:date="2024-08-08T12:21:25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I think it would be better if the CERA section immediately follows the SES section.</w:t>
      </w:r>
    </w:p>
  </w:comment>
  <w:comment w:author="Michael Keller" w:id="63" w:date="2024-08-22T21:21:19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CERA is a key part of our research strategy.  So rather than keep a separate section 5, we move the essence of section 5 into a 3.2 that immediately follows the general research strategy.   While this gives CERA a lower level of the outline hierarchy, I believe that it give the topic higher overall visibility.  As noted below, there is so much material for section 5 that we probably need to move much to the appendices to keep the white paper manageable.</w:t>
      </w:r>
    </w:p>
  </w:comment>
  <w:comment w:author="Michael Keller" w:id="75" w:date="2024-08-22T20:25:02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PASTING MODELING GROUP QUESTIONS HERE.</w:t>
      </w:r>
    </w:p>
  </w:comment>
  <w:comment w:author="Marie Pratzer" w:id="42" w:date="2024-08-22T14:46:48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Marie Pratzer" w:id="52" w:date="2024-08-22T14:21:35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51" w:date="2024-08-22T14:18:48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54" w:date="2024-08-22T14:31:37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ichael Keller" w:id="23" w:date="2024-08-22T18:11:31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section 2 is devoted to this topic?  Are we going to provide a brief preview here?</w:t>
      </w:r>
    </w:p>
  </w:comment>
  <w:comment w:author="Marie Pratzer" w:id="50" w:date="2024-08-22T14:15:58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Elsa Ordway" w:id="86" w:date="2024-08-20T18:15:31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87" w:date="2024-08-22T21:35:42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Elsa Ordway" w:id="1" w:date="2024-02-10T20:09:57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ichael Keller" w:id="29" w:date="2024-08-22T22:42:44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Species composition vs. biodiversity?  When we see these terms in the questions (compare to BSF #1) are they the same?</w:t>
      </w:r>
    </w:p>
  </w:comment>
  <w:comment w:author="Marie Pratzer" w:id="41" w:date="2024-08-22T13:41:39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of SES: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Ostrom’s framework of SES: Ostrom, E. (2009) ‘A General Framework for Analyzing Sustainability of Social-Ecological Systems’, Science, 325, pp. 419–425.</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land programme: Global Land Programme Scientific Steering Committee, “Global Land Programme Science Plan and</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Strategy 2024-2028 (Draft December 2023)”, College Park, Maryland, 2024.</w:t>
      </w:r>
    </w:p>
  </w:comment>
  <w:comment w:author="Michael Keller" w:id="32" w:date="2024-08-22T22:44:54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is so important, we need to call it out.</w:t>
      </w:r>
    </w:p>
  </w:comment>
  <w:comment w:author="Michael Keller" w:id="35" w:date="2024-08-22T22:46:12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include past, present, and future here?</w:t>
      </w:r>
    </w:p>
  </w:comment>
  <w:comment w:author="Michael Keller" w:id="30" w:date="2024-08-22T22:43:39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 water body not be aquatic?  What is this getting at?</w:t>
      </w:r>
    </w:p>
  </w:comment>
  <w:comment w:author="Michael Keller" w:id="94" w:date="2024-08-22T21:22:17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as part of research strategy in the neighborhood of 3.2?</w:t>
      </w:r>
    </w:p>
  </w:comment>
  <w:comment w:author="Michael Keller" w:id="15" w:date="2024-08-09T21:56:34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going to handle references?  Paperpile works nicely with Google docs but it is a paid product.</w:t>
      </w:r>
    </w:p>
  </w:comment>
  <w:comment w:author="Michael Keller" w:id="12" w:date="2024-08-13T22:47:33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Elsa Ordway" w:id="110" w:date="2024-08-20T17:46:47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Marie Pratzer" w:id="43" w:date="2024-08-22T13:40:26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ichael Keller" w:id="73" w:date="2024-08-22T20:16:13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also consider a section 2.4 after the science themes called "Integrative Analyses in which modeling plays a large role.</w:t>
      </w:r>
    </w:p>
  </w:comment>
  <w:comment w:author="yovita ivanova" w:id="104" w:date="2024-08-10T19:17:42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82" w:date="2024-08-20T17:49:27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Michael Keller" w:id="11" w:date="2024-08-14T19:58:56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Elsa Ordway" w:id="59" w:date="2024-02-10T20:31:58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60" w:date="2024-08-12T17:05:25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Elsa Ordway" w:id="83" w:date="2024-08-21T00:02:38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Elsa Ordway" w:id="65" w:date="2024-02-10T20:25:33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Elsa Ordway" w:id="68" w:date="2024-02-10T20:25:33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13" w:date="2024-08-13T22:47:1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Elsa Ordway" w:id="37" w:date="2024-08-01T18:16:04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80" w:date="2024-02-10T20:25:12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@lola.fatoyinbo@nasa.gov Feasibility WG - focus here</w:t>
      </w:r>
    </w:p>
  </w:comment>
  <w:comment w:author="Elsa Ordway" w:id="92" w:date="2024-08-21T00:21:14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74" w:date="2024-02-10T20:24:3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and @cterrer@mit.edu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Modeling and Data Assimilation WG - focus here</w:t>
      </w:r>
    </w:p>
  </w:comment>
  <w:comment w:author="Elsa Ordway" w:id="27" w:date="2024-02-10T20:22:59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Elsa Ordway" w:id="26" w:date="2024-02-10T20:22:29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yovita ivanova" w:id="105" w:date="2024-08-10T19:23:09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lsa Ordway" w:id="39" w:date="2024-08-12T17:04:59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ichael Keller" w:id="8" w:date="2024-08-21T19:49:59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"mega-islands" a direct quotation from Hartshorn?  If so, we should put it in quotes.  I'm afraid that mega-islands is not common usage.  Does this refer to Borneo? Sumatra? New Guinea?  Others?</w:t>
      </w:r>
    </w:p>
  </w:comment>
  <w:comment w:author="Michael Keller" w:id="9" w:date="2024-08-21T19:58:19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Putting this sentence as the lead to this paragraph is a serious misdirection unless the point of the paragraph is to direct us away from Brazil, DRC, and the mega islands.  At this point in the document, we should be dealing with generalities not location specifics.</w:t>
      </w:r>
    </w:p>
  </w:comment>
  <w:comment w:author="Michael Keller" w:id="66" w:date="2024-08-21T20:34:39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the intro and mimicking the solicitation.  Important to emphasize that our design is hitting all of these points.</w:t>
      </w:r>
    </w:p>
  </w:comment>
  <w:comment w:author="Elsa Ordway" w:id="3" w:date="2024-07-29T23:43:08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4" w:date="2024-08-15T15:52:39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ogelio Omar Corona Núñez" w:id="10" w:date="2024-08-20T16:48:43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Hartshorn, G.S., (2013) Tropical Forest Ecosystems, in: Levin, S.A. (Ed.), Encyclopedia of Biodiversity, 2nd ed. Elsevier Inc.</w:t>
      </w:r>
    </w:p>
  </w:comment>
  <w:comment w:author="Jose D Fuentes" w:id="38" w:date="2024-08-25T18:42:36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'soil moisture dynamics'? It is not clear what 'surface water components are.</w:t>
      </w:r>
    </w:p>
  </w:comment>
  <w:comment w:author="Elsa Ordway" w:id="112" w:date="2024-08-20T17:19:48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Jose D Fuentes" w:id="36" w:date="2024-08-25T18:30:3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easy to under this question?</w:t>
      </w:r>
    </w:p>
  </w:comment>
  <w:comment w:author="Elsa Ordway" w:id="72" w:date="2024-08-02T22:14:3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Michael Keller" w:id="6" w:date="2024-08-07T17:41:27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Michael Keller" w:id="34" w:date="2024-08-22T18:51:25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note in BCCD regarding sub-questions.</w:t>
      </w:r>
    </w:p>
  </w:comment>
  <w:comment w:author="Elsa Ordway" w:id="97" w:date="2024-08-20T03:15:04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Adia Bey" w:id="117" w:date="2024-08-01T15:27:42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118" w:date="2024-08-03T00:27:02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Elsa Ordway" w:id="21" w:date="2024-08-15T15:45:52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Elsa Ordway" w:id="81" w:date="2024-08-02T22:06:54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Michael Keller" w:id="70" w:date="2024-08-07T17:58:24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baseline first.  We need to compare continents to get at the variable responses of tropical forests in the Earth system.  In either the baseline or threshold plant we compare continents.  In the baseline we get ground and airborne data in Africa and South America.  In the threhold concept we restrict ground and airborne data to Panama and French Guiana but still do satellite analysis over Africa and the Amazon using available data from partners.  This is a poor cousin of the full mission.  NGEE Tropics was forced into this approach so we had ground data mainly in Panama and Manaus (and a bit in Puerto Rico).  The project is only now looking at implementing a site in Asia (I think that we end up at Pasoh).  Despite grandiose intentions, it is not a PanTropical project.</w:t>
      </w:r>
    </w:p>
  </w:comment>
  <w:comment w:author="Michael Keller" w:id="71" w:date="2024-08-07T17:50:52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Elsa Ordway" w:id="22" w:date="2024-08-15T15:46:24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Elsa Ordway" w:id="69" w:date="2024-08-02T21:47:28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5" w:date="2024-08-02T21:43:31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Adia Bey" w:id="116" w:date="2024-07-15T17:44:4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28" w:date="2024-08-02T18:56:3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Adia Bey" w:id="109" w:date="2024-07-15T17:20:37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Michael Keller" w:id="31" w:date="2024-08-22T18:24:37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15 science theme questions plus 5 modeling and data synthesis questions.  That is already a big number.  Identifying sub-questions makes the document unwieldy because we will have to track nearly 100 questions and sub-questions.   Instead, we should discuss the topics raised by the sub-questions in our text.</w:t>
      </w:r>
    </w:p>
  </w:comment>
  <w:comment w:author="Michael Keller" w:id="19" w:date="2024-08-21T22:54:08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HARMONIZED QUESTIONS:  Let's parse this. How vulnerable is society to carbon cycle perturbations? How resilient is society to carbon cycle perturbations? We want to emphasize the close linkage of societal interactions in controlling the tropical forest carbon cycle but are the resilience and vulnerability of society our primary subject matter for the terrestrial ecology program? Rather than make this the primary question, we can turn it into text to introduce the subsequent questions as I have suggested.</w:t>
      </w:r>
    </w:p>
  </w:comment>
  <w:comment w:author="Elsa Ordway" w:id="106" w:date="2024-08-20T18:23:53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Elsa Ordway" w:id="114" w:date="2024-07-29T03:25:15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Marie Pratzer" w:id="55" w:date="2024-08-22T15:07:21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Elsa Ordway" w:id="64" w:date="2024-07-31T23:58:11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Rogelio Omar Corona Núñez" w:id="45" w:date="2024-08-20T17:12:27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ichael Keller" w:id="78" w:date="2024-08-22T20:26:1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discussion in BCCD about sub-questions.</w:t>
      </w:r>
    </w:p>
  </w:comment>
  <w:comment w:author="Michael Keller" w:id="25" w:date="2024-08-22T20:37:3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2" w:date="2024-07-29T03:00:58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Rogelio Omar Corona Núñez" w:id="40" w:date="2024-08-20T17:07:26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ichael Keller" w:id="79" w:date="2024-08-22T20:28:26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Q2</w:t>
      </w:r>
    </w:p>
  </w:comment>
  <w:comment w:author="Michael Keller" w:id="76" w:date="2024-08-22T20:27:1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Q3.</w:t>
      </w:r>
    </w:p>
  </w:comment>
  <w:comment w:author="Marie Pratzer" w:id="58" w:date="2024-08-22T15:13:25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56" w:date="2024-08-22T15:09:37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ichael Keller" w:id="77" w:date="2024-08-22T20:27:52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BSF Q3</w:t>
      </w:r>
    </w:p>
  </w:comment>
  <w:comment w:author="Elsa Ordway" w:id="99" w:date="2024-08-12T17:10:21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need to adapt this to make it PANGEA-specific. Also Ryan Pavlick (Terrestrial Ecology Program Manager) had a knee-jerk reaction to this figure. We need to carefully consider that.</w:t>
      </w:r>
    </w:p>
  </w:comment>
  <w:comment w:author="Elsa Ordway" w:id="96" w:date="2024-07-24T17:54:05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Clearly articulate what was done during scoping process (Describe how we have engaged the broader community during this scoping campaign) and what we would do during the PANGEA campaign if funded</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maybe have a paragraph on each of the above in each sub-section below?</w:t>
      </w:r>
    </w:p>
  </w:comment>
  <w:comment w:author="Michael Keller" w:id="67" w:date="2024-08-21T20:51: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Elsa Ordway" w:id="90" w:date="2024-08-20T18:22:03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89" w:date="2024-08-20T18:14:01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Elsa Ordway" w:id="24" w:date="2024-07-31T23:57:49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Gerbrand Koren" w:id="108" w:date="2024-07-17T09:09:34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Elsa Ordway" w:id="113" w:date="2024-07-31T23:56:35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Elsa Ordway" w:id="98" w:date="2024-08-20T03:14:48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Michael Keller" w:id="16" w:date="2024-08-09T22:02:56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Elsa Ordway" w:id="17" w:date="2024-08-15T15:21:38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Michael Keller" w:id="20" w:date="2024-08-21T22:56:53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 we have sufficient evidence for a Century long sink.  Can we cite a paper that claims this?  Perhaps decades is the best we can claim based on data from research plots.</w:t>
      </w:r>
    </w:p>
  </w:comment>
  <w:comment w:author="Rogelio Omar Corona Núñez" w:id="49" w:date="2024-08-20T17:14:05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Díaz, S., Pascual, U., Stenseke, M., Martín-López, B., Watson, R.T., Molnár, Z., Hill, R., Chan, K.M.A., Baste, I.A., Brauman, K.A., Polasky, S., Church, A., Lonsdale, M., Larigauderie, A., Leadley, P.W., van Oudenhoven, A.P.E., van der Plaat, F., Schröter, M., Lavorel, S., Aumeeruddy-Thomas, Y., Bukvareva, E., Davies, K., Demissew, S., Erpul, G., Failler, P., Guerra, C.A., Hewitt, C.L., Keune, H., Lindley, S., Shirayama, Y. (2018) Assessing nature's contributions to people. Science 359, 270-272.</w:t>
      </w:r>
    </w:p>
  </w:comment>
  <w:comment w:author="Rogelio Omar Corona Núñez" w:id="44" w:date="2024-08-20T17:03:51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Rogelio Omar Corona Núñez" w:id="48" w:date="2024-08-20T17:13:42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 M., Franke, J., Ouweneel, B., Tristos, C. (2023) Global risk of heat stress to cattle from climate change. Environmental Research Letters 18.</w:t>
      </w:r>
    </w:p>
  </w:comment>
  <w:comment w:author="Elsa Ordway" w:id="115" w:date="2024-01-13T00:16:55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47" w:date="2024-08-20T17:13:28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Rogelio Omar Corona Núñez" w:id="46" w:date="2024-08-20T17:12:46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Dale, V.H., Joyce, L.A., McNulty, S., Neilson, R.P., Ayres, M.P., Flannigan, M.D., Hanson, P.J., Irland, L.C., Lugo, A.E., Peterson, C.J., Simberloff, D., Swanson, F.J., Stocks, B.J., Wotton, B.M. (2001) Climate Change and Forest Disturbances: Climate change can affect forests by altering the frequency, intensity, duration, and timing of fire, drought, introduced species, insect and pathogen outbreaks, hurricanes, windstorms, ice storms, or landslides. BioScience 51, 723-734.</w:t>
      </w:r>
    </w:p>
  </w:comment>
  <w:comment w:author="Marie Pratzer" w:id="57" w:date="2024-08-22T15:12:34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61" w:date="2024-08-08T15:05:56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14" w:date="2024-08-15T15:15:22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Jose D Fuentes" w:id="33" w:date="2024-08-25T18:26:45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a and c can be combined?</w:t>
      </w:r>
    </w:p>
  </w:comment>
  <w:comment w:author="Elsa Ordway" w:id="111" w:date="2024-08-20T17:14:07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jc w:val="right"/>
      <w:rPr>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39B">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gecadv.2023.100003" TargetMode="External"/><Relationship Id="rId22" Type="http://schemas.openxmlformats.org/officeDocument/2006/relationships/header" Target="header1.xml"/><Relationship Id="rId21" Type="http://schemas.openxmlformats.org/officeDocument/2006/relationships/hyperlink" Target="https://drive.google.com/drive/u/1/folders/1Gw5jlwLzT7Z_KHRGMwto6nnl4nSpxRIX" TargetMode="External"/><Relationship Id="rId24" Type="http://schemas.openxmlformats.org/officeDocument/2006/relationships/hyperlink" Target="https://www.nsf.gov/div/index.jsp?div=RIS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arlos-alberto-silva.github.io/silvalab/cms4d/cms4d_workshop.html" TargetMode="External"/><Relationship Id="rId26" Type="http://schemas.openxmlformats.org/officeDocument/2006/relationships/hyperlink" Target="https://new.nsf.gov/funding/opportunities/geoscience-opportunities-leadership-diversity-gold" TargetMode="External"/><Relationship Id="rId25" Type="http://schemas.openxmlformats.org/officeDocument/2006/relationships/hyperlink" Target="https://www.globe.gov/" TargetMode="External"/><Relationship Id="rId28" Type="http://schemas.openxmlformats.org/officeDocument/2006/relationships/hyperlink" Target="https://doi.org/10.1038/s41559-024-02356-1" TargetMode="External"/><Relationship Id="rId27" Type="http://schemas.openxmlformats.org/officeDocument/2006/relationships/hyperlink" Target="https://drive.google.com/drive/u/1/folders/1Gw5jlwLzT7Z_KHRGMwto6nnl4nSpxRIX"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gob.pe/unp" TargetMode="Externa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8" Type="http://schemas.openxmlformats.org/officeDocument/2006/relationships/hyperlink" Target="https://drive.google.com/file/d/1r9vFP5H4r7QVy379OSeGuPAWdINTQuRj/view?usp=sharing" TargetMode="External"/><Relationship Id="rId30" Type="http://schemas.openxmlformats.org/officeDocument/2006/relationships/hyperlink" Target="https://www.met.psu.edu/" TargetMode="External"/><Relationship Id="rId11" Type="http://schemas.openxmlformats.org/officeDocument/2006/relationships/hyperlink" Target="https://www.nature.com/articles/s41559-024-02356-1" TargetMode="External"/><Relationship Id="rId10" Type="http://schemas.openxmlformats.org/officeDocument/2006/relationships/hyperlink" Target="https://docs.google.com/document/d/1oH33TdJfn2YtZqanLNf9cWcuI1FNM-2k21iK0MkCUWo/edit?usp=sharing" TargetMode="External"/><Relationship Id="rId13" Type="http://schemas.openxmlformats.org/officeDocument/2006/relationships/hyperlink" Target="https://ceos.org/about-ceos/agencies/" TargetMode="External"/><Relationship Id="rId12" Type="http://schemas.openxmlformats.org/officeDocument/2006/relationships/hyperlink" Target="https://ceos.org/ourwork/workinggroups/wgcv/" TargetMode="External"/><Relationship Id="rId15" Type="http://schemas.openxmlformats.org/officeDocument/2006/relationships/hyperlink" Target="https://new.nsf.gov/policies/pappg/24-1/ch-2-proposal-preparation#ch2F3" TargetMode="External"/><Relationship Id="rId14" Type="http://schemas.openxmlformats.org/officeDocument/2006/relationships/hyperlink" Target="https://gmao.gsfc.nasa.gov/" TargetMode="External"/><Relationship Id="rId17" Type="http://schemas.openxmlformats.org/officeDocument/2006/relationships/hyperlink" Target="https://www.globalchange.gov/our-work/laci" TargetMode="External"/><Relationship Id="rId16" Type="http://schemas.openxmlformats.org/officeDocument/2006/relationships/hyperlink" Target="https://earthobservations.org/" TargetMode="External"/><Relationship Id="rId19" Type="http://schemas.openxmlformats.org/officeDocument/2006/relationships/image" Target="media/image1.png"/><Relationship Id="rId18" Type="http://schemas.openxmlformats.org/officeDocument/2006/relationships/hyperlink" Target="https://kadi-project.e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