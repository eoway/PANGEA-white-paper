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b w:val="1"/>
          <w:sz w:val="28"/>
          <w:szCs w:val="28"/>
          <w:highlight w:val="yellow"/>
        </w:rPr>
      </w:pPr>
      <w:hyperlink r:id="rId8">
        <w:r w:rsidDel="00000000" w:rsidR="00000000" w:rsidRPr="00000000">
          <w:rPr>
            <w:b w:val="1"/>
            <w:color w:val="1155cc"/>
            <w:sz w:val="28"/>
            <w:szCs w:val="28"/>
            <w:highlight w:val="yellow"/>
            <w:u w:val="single"/>
            <w:rtl w:val="0"/>
          </w:rPr>
          <w:t xml:space="preserve">WRITING ASSIGNMENTS HERE</w:t>
        </w:r>
      </w:hyperlink>
      <w:r w:rsidDel="00000000" w:rsidR="00000000" w:rsidRPr="00000000">
        <w:rPr>
          <w:rtl w:val="0"/>
        </w:rPr>
      </w:r>
    </w:p>
    <w:p w:rsidR="00000000" w:rsidDel="00000000" w:rsidP="00000000" w:rsidRDefault="00000000" w:rsidRPr="00000000" w14:paraId="00000003">
      <w:pPr>
        <w:rPr>
          <w:b w:val="1"/>
          <w:sz w:val="28"/>
          <w:szCs w:val="28"/>
          <w:highlight w:val="yellow"/>
        </w:rPr>
      </w:pPr>
      <w:r w:rsidDel="00000000" w:rsidR="00000000" w:rsidRPr="00000000">
        <w:rPr>
          <w:b w:val="1"/>
          <w:i w:val="1"/>
          <w:rtl w:val="0"/>
        </w:rPr>
        <w:t xml:space="preserve">Questions, Hypotheses, Data Needed Table:  </w:t>
      </w:r>
      <w:hyperlink r:id="rId9">
        <w:r w:rsidDel="00000000" w:rsidR="00000000" w:rsidRPr="00000000">
          <w:rPr>
            <w:b w:val="1"/>
            <w:i w:val="1"/>
            <w:color w:val="1155cc"/>
            <w:u w:val="single"/>
            <w:rtl w:val="0"/>
          </w:rPr>
          <w:t xml:space="preserve">PANGEA Questions &amp; Hypotheses</w:t>
        </w:r>
      </w:hyperlink>
      <w:r w:rsidDel="00000000" w:rsidR="00000000" w:rsidRPr="00000000">
        <w:rPr>
          <w:rtl w:val="0"/>
        </w:rPr>
      </w:r>
    </w:p>
    <w:p w:rsidR="00000000" w:rsidDel="00000000" w:rsidP="00000000" w:rsidRDefault="00000000" w:rsidRPr="00000000" w14:paraId="00000004">
      <w:pPr>
        <w:jc w:val="center"/>
        <w:rPr/>
      </w:pPr>
      <w:hyperlink r:id="rId10">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ABoVE White Paper: </w:t>
      </w:r>
      <w:hyperlink r:id="rId11">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rtl w:val="0"/>
        </w:rPr>
      </w:r>
    </w:p>
    <w:p w:rsidR="00000000" w:rsidDel="00000000" w:rsidP="00000000" w:rsidRDefault="00000000" w:rsidRPr="00000000" w14:paraId="00000009">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The current state-of-the-science</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2">
      <w:pPr>
        <w:numPr>
          <w:ilvl w:val="0"/>
          <w:numId w:val="3"/>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6">
      <w:pPr>
        <w:numPr>
          <w:ilvl w:val="0"/>
          <w:numId w:val="3"/>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E">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20">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Scoping a NASA-Sponsored Field Campaign  </w:t>
      </w:r>
    </w:p>
    <w:p w:rsidR="00000000" w:rsidDel="00000000" w:rsidP="00000000" w:rsidRDefault="00000000" w:rsidRPr="00000000" w14:paraId="00000021">
      <w:pPr>
        <w:widowControl w:val="0"/>
        <w:spacing w:before="600"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2">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3">
      <w:pPr>
        <w:widowControl w:val="0"/>
        <w:spacing w:before="480"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4">
      <w:pPr>
        <w:widowControl w:val="0"/>
        <w:spacing w:before="120" w:line="276" w:lineRule="auto"/>
        <w:ind w:left="0" w:right="0" w:firstLine="0"/>
        <w:jc w:val="center"/>
        <w:rPr>
          <w:rFonts w:ascii="Times New Roman" w:cs="Times New Roman" w:eastAsia="Times New Roman" w:hAnsi="Times New Roman"/>
          <w:b w:val="1"/>
          <w:sz w:val="20"/>
          <w:szCs w:val="20"/>
        </w:rPr>
      </w:pPr>
      <w:r w:rsidDel="00000000" w:rsidR="00000000" w:rsidRPr="00000000">
        <w:rPr>
          <w:rFonts w:ascii="Avenir" w:cs="Avenir" w:eastAsia="Avenir" w:hAnsi="Avenir"/>
          <w:b w:val="1"/>
          <w:sz w:val="20"/>
          <w:szCs w:val="20"/>
          <w:rtl w:val="0"/>
        </w:rPr>
        <w:t xml:space="preserve">Elsa M. Ordway (University of California, Los Angeles), </w:t>
      </w:r>
      <w:r w:rsidDel="00000000" w:rsidR="00000000" w:rsidRPr="00000000">
        <w:rPr>
          <w:rFonts w:ascii="Avenir" w:cs="Avenir" w:eastAsia="Avenir" w:hAnsi="Avenir"/>
          <w:b w:val="1"/>
          <w:color w:val="222222"/>
          <w:sz w:val="20"/>
          <w:szCs w:val="20"/>
          <w:highlight w:val="white"/>
          <w:rtl w:val="0"/>
        </w:rPr>
        <w:t xml:space="preserve">Michael Keller (USFS), Isaac Aguilar (Caltech), Ane Alencar (IPAM), Adia Bey (NASA Goddard Space Flight Center, GSFC), Renato Braghiere (Caltech), Anabelle Cardoso (University of Buffalo &amp; University of Cape Town), Dana Chadwick (JPL), Ovidiu Csillik (Wake Forest), Jose Dolores (Penn State), Regina Eckert (JPL), Temilola Fatoyinb</w:t>
      </w:r>
      <w:r w:rsidDel="00000000" w:rsidR="00000000" w:rsidRPr="00000000">
        <w:rPr>
          <w:rFonts w:ascii="Avenir" w:cs="Avenir" w:eastAsia="Avenir" w:hAnsi="Avenir"/>
          <w:b w:val="1"/>
          <w:color w:val="222222"/>
          <w:sz w:val="20"/>
          <w:szCs w:val="20"/>
          <w:rtl w:val="0"/>
        </w:rPr>
        <w:t xml:space="preserve">o (GSFC), Yanlei Feng (MIT), António Ferraz (JPL), Liane Guild (NASA Ames), Matthew Johnson (NASA Ames), </w:t>
      </w:r>
      <w:r w:rsidDel="00000000" w:rsidR="00000000" w:rsidRPr="00000000">
        <w:rPr>
          <w:rFonts w:ascii="Avenir" w:cs="Avenir" w:eastAsia="Avenir" w:hAnsi="Avenir"/>
          <w:b w:val="1"/>
          <w:color w:val="222222"/>
          <w:sz w:val="20"/>
          <w:szCs w:val="20"/>
          <w:rtl w:val="0"/>
        </w:rPr>
        <w:t xml:space="preserve">Essi Kane (</w:t>
      </w:r>
      <w:r w:rsidDel="00000000" w:rsidR="00000000" w:rsidRPr="00000000">
        <w:rPr>
          <w:rFonts w:ascii="Avenir" w:cs="Avenir" w:eastAsia="Avenir" w:hAnsi="Avenir"/>
          <w:b w:val="1"/>
          <w:color w:val="222222"/>
          <w:sz w:val="20"/>
          <w:szCs w:val="20"/>
          <w:rtl w:val="0"/>
        </w:rPr>
        <w:t xml:space="preserve">University of Energy and National Resources, Sunyani-Ghana</w:t>
      </w:r>
      <w:r w:rsidDel="00000000" w:rsidR="00000000" w:rsidRPr="00000000">
        <w:rPr>
          <w:rFonts w:ascii="Avenir" w:cs="Avenir" w:eastAsia="Avenir" w:hAnsi="Avenir"/>
          <w:b w:val="1"/>
          <w:color w:val="222222"/>
          <w:sz w:val="20"/>
          <w:szCs w:val="20"/>
          <w:rtl w:val="0"/>
        </w:rPr>
        <w:t xml:space="preserve">)</w:t>
      </w:r>
      <w:r w:rsidDel="00000000" w:rsidR="00000000" w:rsidRPr="00000000">
        <w:rPr>
          <w:rFonts w:ascii="Avenir" w:cs="Avenir" w:eastAsia="Avenir" w:hAnsi="Avenir"/>
          <w:b w:val="1"/>
          <w:color w:val="222222"/>
          <w:sz w:val="20"/>
          <w:szCs w:val="20"/>
          <w:rtl w:val="0"/>
        </w:rPr>
        <w:t xml:space="preserve">, Lydie-Stella Koutik</w:t>
      </w:r>
      <w:r w:rsidDel="00000000" w:rsidR="00000000" w:rsidRPr="00000000">
        <w:rPr>
          <w:rFonts w:ascii="Avenir" w:cs="Avenir" w:eastAsia="Avenir" w:hAnsi="Avenir"/>
          <w:b w:val="1"/>
          <w:color w:val="222222"/>
          <w:sz w:val="20"/>
          <w:szCs w:val="20"/>
          <w:highlight w:val="white"/>
          <w:rtl w:val="0"/>
        </w:rPr>
        <w:t xml:space="preserve">a (</w:t>
      </w:r>
      <w:r w:rsidDel="00000000" w:rsidR="00000000" w:rsidRPr="00000000">
        <w:rPr>
          <w:rFonts w:ascii="Avenir" w:cs="Avenir" w:eastAsia="Avenir" w:hAnsi="Avenir"/>
          <w:b w:val="1"/>
          <w:color w:val="222222"/>
          <w:sz w:val="20"/>
          <w:szCs w:val="20"/>
          <w:highlight w:val="yellow"/>
          <w:rtl w:val="0"/>
        </w:rPr>
        <w:t xml:space="preserve">XX</w:t>
      </w:r>
      <w:r w:rsidDel="00000000" w:rsidR="00000000" w:rsidRPr="00000000">
        <w:rPr>
          <w:rFonts w:ascii="Avenir" w:cs="Avenir" w:eastAsia="Avenir" w:hAnsi="Avenir"/>
          <w:b w:val="1"/>
          <w:color w:val="222222"/>
          <w:sz w:val="20"/>
          <w:szCs w:val="20"/>
          <w:highlight w:val="white"/>
          <w:rtl w:val="0"/>
        </w:rPr>
        <w:t xml:space="preserve">), Yue Li (UCLA)</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color w:val="222222"/>
          <w:sz w:val="20"/>
          <w:szCs w:val="20"/>
          <w:highlight w:val="white"/>
          <w:rtl w:val="0"/>
        </w:rPr>
        <w:t xml:space="preserve">Junjie Liu (JPL), Marcos Longo (Lawrence Berkeley National Lab, LBNL), Victor Maqque (University of Oklahoma, OU), Ian Mccubbin (JPL), Félicien Meunier (Ghent University), Charles Miller (</w:t>
      </w:r>
      <w:r w:rsidDel="00000000" w:rsidR="00000000" w:rsidRPr="00000000">
        <w:rPr>
          <w:rFonts w:ascii="Avenir" w:cs="Avenir" w:eastAsia="Avenir" w:hAnsi="Avenir"/>
          <w:b w:val="1"/>
          <w:color w:val="222222"/>
          <w:sz w:val="20"/>
          <w:szCs w:val="20"/>
          <w:highlight w:val="white"/>
          <w:rtl w:val="0"/>
        </w:rPr>
        <w:t xml:space="preserve">Jet Propulsion Laboratory, California Institute of Technology</w:t>
      </w:r>
      <w:r w:rsidDel="00000000" w:rsidR="00000000" w:rsidRPr="00000000">
        <w:rPr>
          <w:rFonts w:ascii="Avenir" w:cs="Avenir" w:eastAsia="Avenir" w:hAnsi="Avenir"/>
          <w:b w:val="1"/>
          <w:color w:val="222222"/>
          <w:sz w:val="20"/>
          <w:szCs w:val="20"/>
          <w:highlight w:val="white"/>
          <w:rtl w:val="0"/>
        </w:rPr>
        <w:t xml:space="preserve">), Helene Muller-Landau (Smithsonian), Robinson Negrón-Juarez (LBNL),</w:t>
      </w:r>
      <w:r w:rsidDel="00000000" w:rsidR="00000000" w:rsidRPr="00000000">
        <w:rPr>
          <w:rFonts w:ascii="Avenir" w:cs="Avenir" w:eastAsia="Avenir" w:hAnsi="Avenir"/>
          <w:b w:val="1"/>
          <w:sz w:val="20"/>
          <w:szCs w:val="20"/>
          <w:rtl w:val="0"/>
        </w:rPr>
        <w:t xml:space="preserve"> Teodyl Nkuintchua (World Resources Institute),Matheus Nunes (UMD), Le Bienfaiteur Sagang Takougoum (UCLA), Maria Santos (University of Zurich), Fabian D. Schneider (Aarhus University), Marc Simard (JPL), Bonaventure Sonké (Univ. of Yaounde I), </w:t>
      </w:r>
      <w:r w:rsidDel="00000000" w:rsidR="00000000" w:rsidRPr="00000000">
        <w:rPr>
          <w:rFonts w:ascii="Avenir" w:cs="Avenir" w:eastAsia="Avenir" w:hAnsi="Avenir"/>
          <w:b w:val="1"/>
          <w:color w:val="222222"/>
          <w:sz w:val="20"/>
          <w:szCs w:val="20"/>
          <w:rtl w:val="0"/>
        </w:rPr>
        <w:t xml:space="preserve">Hannah Stouter (UCLA)</w:t>
      </w:r>
      <w:r w:rsidDel="00000000" w:rsidR="00000000" w:rsidRPr="00000000">
        <w:rPr>
          <w:rFonts w:ascii="Avenir" w:cs="Avenir" w:eastAsia="Avenir" w:hAnsi="Avenir"/>
          <w:b w:val="1"/>
          <w:color w:val="222222"/>
          <w:sz w:val="20"/>
          <w:szCs w:val="20"/>
          <w:highlight w:val="white"/>
          <w:rtl w:val="0"/>
        </w:rPr>
        <w:t xml:space="preserve">, César Terrer (MIT), Marius von Essen (UCLA), Michelle Wong (Yale), Sarah Worden (JPL),</w:t>
      </w:r>
      <w:r w:rsidDel="00000000" w:rsidR="00000000" w:rsidRPr="00000000">
        <w:rPr>
          <w:rFonts w:ascii="Avenir" w:cs="Avenir" w:eastAsia="Avenir" w:hAnsi="Avenir"/>
          <w:b w:val="1"/>
          <w:color w:val="222222"/>
          <w:sz w:val="20"/>
          <w:szCs w:val="20"/>
          <w:rtl w:val="0"/>
        </w:rPr>
        <w:t xml:space="preserve"> Xiangming Xiao (OU), Virginia Zaunbrecher (UCLA)</w:t>
      </w:r>
      <w:r w:rsidDel="00000000" w:rsidR="00000000" w:rsidRPr="00000000">
        <w:rPr>
          <w:rtl w:val="0"/>
        </w:rPr>
      </w:r>
    </w:p>
    <w:p w:rsidR="00000000" w:rsidDel="00000000" w:rsidP="00000000" w:rsidRDefault="00000000" w:rsidRPr="00000000" w14:paraId="00000025">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6">
      <w:pPr>
        <w:widowControl w:val="0"/>
        <w:spacing w:before="120" w:lineRule="auto"/>
        <w:jc w:val="center"/>
        <w:rPr>
          <w:rFonts w:ascii="Times New Roman" w:cs="Times New Roman" w:eastAsia="Times New Roman" w:hAnsi="Times New Roman"/>
          <w:b w:val="1"/>
          <w:sz w:val="20"/>
          <w:szCs w:val="20"/>
          <w:highlight w:val="yellow"/>
        </w:rPr>
      </w:pPr>
      <w:r w:rsidDel="00000000" w:rsidR="00000000" w:rsidRPr="00000000">
        <w:rPr>
          <w:rFonts w:ascii="Avenir" w:cs="Avenir" w:eastAsia="Avenir" w:hAnsi="Avenir"/>
          <w:b w:val="1"/>
          <w:sz w:val="20"/>
          <w:szCs w:val="20"/>
          <w:highlight w:val="yellow"/>
          <w:rtl w:val="0"/>
        </w:rPr>
        <w:t xml:space="preserve">Add working group members here!</w:t>
      </w:r>
      <w:r w:rsidDel="00000000" w:rsidR="00000000" w:rsidRPr="00000000">
        <w:rPr>
          <w:rtl w:val="0"/>
        </w:rPr>
      </w:r>
    </w:p>
    <w:p w:rsidR="00000000" w:rsidDel="00000000" w:rsidP="00000000" w:rsidRDefault="00000000" w:rsidRPr="00000000" w14:paraId="00000027">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widowControl w:val="0"/>
        <w:spacing w:before="316.8994140625" w:line="276"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A">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2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2D">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2E">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2F">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0">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essential scientific components of the study and why coordinated teamwork is required in their implementation.</w:t>
      </w:r>
      <w:r w:rsidDel="00000000" w:rsidR="00000000" w:rsidRPr="00000000">
        <w:rPr>
          <w:rtl w:val="0"/>
        </w:rPr>
      </w:r>
    </w:p>
    <w:p w:rsidR="00000000" w:rsidDel="00000000" w:rsidP="00000000" w:rsidRDefault="00000000" w:rsidRPr="00000000" w14:paraId="00000031">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2">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3">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4">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5">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color w:val="ff0000"/>
          <w:sz w:val="24"/>
          <w:szCs w:val="24"/>
          <w:highlight w:val="yellow"/>
          <w:rtl w:val="0"/>
        </w:rPr>
        <w:t xml:space="preserve">In this white paper, we </w:t>
      </w:r>
      <w:r w:rsidDel="00000000" w:rsidR="00000000" w:rsidRPr="00000000">
        <w:rPr>
          <w:rFonts w:ascii="Times New Roman" w:cs="Times New Roman" w:eastAsia="Times New Roman" w:hAnsi="Times New Roman"/>
          <w:color w:val="ff0000"/>
          <w:sz w:val="24"/>
          <w:szCs w:val="24"/>
          <w:highlight w:val="yellow"/>
          <w:rtl w:val="0"/>
        </w:rPr>
        <w:t xml:space="preserve">XXX</w:t>
      </w: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Acknowledgments</w:t>
      </w:r>
      <w:r w:rsidDel="00000000" w:rsidR="00000000" w:rsidRPr="00000000">
        <w:rPr>
          <w:rtl w:val="0"/>
        </w:rPr>
      </w:r>
    </w:p>
    <w:p w:rsidR="00000000" w:rsidDel="00000000" w:rsidP="00000000" w:rsidRDefault="00000000" w:rsidRPr="00000000" w14:paraId="00000044">
      <w:pPr>
        <w:spacing w:before="120" w:line="276"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tl w:val="0"/>
        </w:rPr>
        <w:t xml:space="preserve">The scoping of PANGEA is very much an international community effort. It would not be possible without the contributions of an untold number of individuals. We are deeply grateful to all who have contributed their ideas, time, energy, resources, and funding to scope this urgently needed field campaign. Specifically, we </w:t>
      </w:r>
      <w:r w:rsidDel="00000000" w:rsidR="00000000" w:rsidRPr="00000000">
        <w:rPr>
          <w:rFonts w:ascii="Times New Roman" w:cs="Times New Roman" w:eastAsia="Times New Roman" w:hAnsi="Times New Roman"/>
          <w:sz w:val="24"/>
          <w:szCs w:val="24"/>
          <w:rtl w:val="0"/>
        </w:rPr>
        <w:t xml:space="preserve">acknowledge additional funding support and resources beyond NASA that made this international scoping effort possible. This includes the USFS-International Program, the University of California-Los Angeles (UCLA), the Governors’ Climate and Forests Task Force (GCF-TF), the Wildlife Conservation Society, the International Institute for Tropical Agriculture, the Center for International Forestry Research and World Agroforestry Center (CIFOR-ICRAF), the Pontificia Universidad Católica del Perú (PUCP), University of Yaoundé I, Penn State University, the Instituto Nacional de Pesquisas da Amazônia (INPA), the Congo Basin Forest Partnership (CBFP), the Congo Basin Institute, the Congo Basin Science Initiative (CBSI), and the NASA SERVIR Southeast Asia Hub. Marcos Longo and Robinson Negrón-Juárez were supported as part of the Next Generation Ecosystem Experiments-Tropics, funded by the U.S. Department of Energy, Office of Science, Office of Biological and Environmental Research. LBNL is managed and operated by the Regents of the University of California under prime contract number DEAC02-05CH11231.</w:t>
      </w:r>
      <w:r w:rsidDel="00000000" w:rsidR="00000000" w:rsidRPr="00000000">
        <w:rPr>
          <w:rtl w:val="0"/>
        </w:rPr>
      </w:r>
    </w:p>
    <w:p w:rsidR="00000000" w:rsidDel="00000000" w:rsidP="00000000" w:rsidRDefault="00000000" w:rsidRPr="00000000" w14:paraId="00000045">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PANGEA is also indebted to the many researchers and practitioners who contributed their ideas and suggestions to the marathon that is scoping a NASA Terrestrial Ecology Field Campaign. </w:t>
      </w:r>
    </w:p>
    <w:p w:rsidR="00000000" w:rsidDel="00000000" w:rsidP="00000000" w:rsidRDefault="00000000" w:rsidRPr="00000000" w14:paraId="00000046">
      <w:pPr>
        <w:widowControl w:val="0"/>
        <w:numPr>
          <w:ilvl w:val="0"/>
          <w:numId w:val="24"/>
        </w:numPr>
        <w:spacing w:after="0" w:afterAutospacing="0" w:before="120" w:lineRule="auto"/>
        <w:ind w:left="72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Yaxing Wei, Bruce Wilson, and Michele Thornton (Oak Ridge National Lab)</w:t>
      </w:r>
    </w:p>
    <w:p w:rsidR="00000000" w:rsidDel="00000000" w:rsidP="00000000" w:rsidRDefault="00000000" w:rsidRPr="00000000" w14:paraId="00000047">
      <w:pPr>
        <w:widowControl w:val="0"/>
        <w:numPr>
          <w:ilvl w:val="0"/>
          <w:numId w:val="24"/>
        </w:numPr>
        <w:spacing w:after="0" w:afterAutospacing="0" w:before="0" w:beforeAutospacing="0" w:lineRule="auto"/>
        <w:ind w:left="72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Dario Papale (ICOS)</w:t>
      </w:r>
    </w:p>
    <w:p w:rsidR="00000000" w:rsidDel="00000000" w:rsidP="00000000" w:rsidRDefault="00000000" w:rsidRPr="00000000" w14:paraId="00000048">
      <w:pPr>
        <w:widowControl w:val="0"/>
        <w:numPr>
          <w:ilvl w:val="0"/>
          <w:numId w:val="24"/>
        </w:numPr>
        <w:spacing w:after="0" w:afterAutospacing="0" w:before="0" w:beforeAutospacing="0" w:lineRule="auto"/>
        <w:ind w:left="72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Gilberto Pastorello (AmeriFlux)</w:t>
      </w:r>
    </w:p>
    <w:p w:rsidR="00000000" w:rsidDel="00000000" w:rsidP="00000000" w:rsidRDefault="00000000" w:rsidRPr="00000000" w14:paraId="00000049">
      <w:pPr>
        <w:widowControl w:val="0"/>
        <w:numPr>
          <w:ilvl w:val="0"/>
          <w:numId w:val="24"/>
        </w:numPr>
        <w:spacing w:after="0" w:afterAutospacing="0" w:before="0" w:beforeAutospacing="0" w:lineRule="auto"/>
        <w:ind w:left="72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Luiz Aragão &amp; Bruce Forsberg (LBA)</w:t>
      </w:r>
    </w:p>
    <w:p w:rsidR="00000000" w:rsidDel="00000000" w:rsidP="00000000" w:rsidRDefault="00000000" w:rsidRPr="00000000" w14:paraId="0000004A">
      <w:pPr>
        <w:widowControl w:val="0"/>
        <w:numPr>
          <w:ilvl w:val="0"/>
          <w:numId w:val="24"/>
        </w:numPr>
        <w:spacing w:after="0" w:afterAutospacing="0" w:before="0" w:beforeAutospacing="0" w:lineRule="auto"/>
        <w:ind w:left="720" w:hanging="360"/>
        <w:rPr>
          <w:rFonts w:ascii="Times New Roman" w:cs="Times New Roman" w:eastAsia="Times New Roman" w:hAnsi="Times New Roman"/>
          <w:color w:val="ff0000"/>
          <w:sz w:val="24"/>
          <w:szCs w:val="24"/>
          <w:highlight w:val="white"/>
          <w:u w:val="none"/>
        </w:rPr>
      </w:pPr>
      <w:r w:rsidDel="00000000" w:rsidR="00000000" w:rsidRPr="00000000">
        <w:rPr>
          <w:rFonts w:ascii="Times New Roman" w:cs="Times New Roman" w:eastAsia="Times New Roman" w:hAnsi="Times New Roman"/>
          <w:color w:val="ff0000"/>
          <w:sz w:val="24"/>
          <w:szCs w:val="24"/>
          <w:highlight w:val="white"/>
          <w:rtl w:val="0"/>
        </w:rPr>
        <w:t xml:space="preserve">Stuart Davies (Smithsonian)</w:t>
      </w:r>
    </w:p>
    <w:p w:rsidR="00000000" w:rsidDel="00000000" w:rsidP="00000000" w:rsidRDefault="00000000" w:rsidRPr="00000000" w14:paraId="0000004B">
      <w:pPr>
        <w:widowControl w:val="0"/>
        <w:numPr>
          <w:ilvl w:val="0"/>
          <w:numId w:val="24"/>
        </w:numPr>
        <w:spacing w:after="0" w:afterAutospacing="0" w:before="0" w:beforeAutospacing="0" w:lineRule="auto"/>
        <w:ind w:left="720" w:hanging="360"/>
        <w:rPr>
          <w:rFonts w:ascii="Times New Roman" w:cs="Times New Roman" w:eastAsia="Times New Roman" w:hAnsi="Times New Roman"/>
          <w:color w:val="ff0000"/>
          <w:sz w:val="24"/>
          <w:szCs w:val="24"/>
          <w:highlight w:val="white"/>
          <w:u w:val="none"/>
        </w:rPr>
      </w:pPr>
      <w:r w:rsidDel="00000000" w:rsidR="00000000" w:rsidRPr="00000000">
        <w:rPr>
          <w:rFonts w:ascii="Times New Roman" w:cs="Times New Roman" w:eastAsia="Times New Roman" w:hAnsi="Times New Roman"/>
          <w:color w:val="ff0000"/>
          <w:sz w:val="24"/>
          <w:szCs w:val="24"/>
          <w:highlight w:val="white"/>
          <w:rtl w:val="0"/>
        </w:rPr>
        <w:t xml:space="preserve">Simon Lewis (Leeds, UCL)</w:t>
      </w:r>
    </w:p>
    <w:p w:rsidR="00000000" w:rsidDel="00000000" w:rsidP="00000000" w:rsidRDefault="00000000" w:rsidRPr="00000000" w14:paraId="0000004C">
      <w:pPr>
        <w:widowControl w:val="0"/>
        <w:numPr>
          <w:ilvl w:val="0"/>
          <w:numId w:val="24"/>
        </w:numPr>
        <w:spacing w:after="0" w:afterAutospacing="0" w:before="0" w:beforeAutospacing="0" w:lineRule="auto"/>
        <w:ind w:left="720" w:hanging="360"/>
        <w:rPr>
          <w:rFonts w:ascii="Times New Roman" w:cs="Times New Roman" w:eastAsia="Times New Roman" w:hAnsi="Times New Roman"/>
          <w:color w:val="ff0000"/>
          <w:sz w:val="24"/>
          <w:szCs w:val="24"/>
          <w:highlight w:val="white"/>
          <w:u w:val="none"/>
        </w:rPr>
      </w:pPr>
      <w:r w:rsidDel="00000000" w:rsidR="00000000" w:rsidRPr="00000000">
        <w:rPr>
          <w:rFonts w:ascii="Times New Roman" w:cs="Times New Roman" w:eastAsia="Times New Roman" w:hAnsi="Times New Roman"/>
          <w:color w:val="ff0000"/>
          <w:sz w:val="24"/>
          <w:szCs w:val="24"/>
          <w:highlight w:val="white"/>
          <w:rtl w:val="0"/>
        </w:rPr>
        <w:t xml:space="preserve">Nicolas Barbier (IRD)</w:t>
      </w:r>
    </w:p>
    <w:p w:rsidR="00000000" w:rsidDel="00000000" w:rsidP="00000000" w:rsidRDefault="00000000" w:rsidRPr="00000000" w14:paraId="0000004D">
      <w:pPr>
        <w:widowControl w:val="0"/>
        <w:numPr>
          <w:ilvl w:val="0"/>
          <w:numId w:val="24"/>
        </w:numPr>
        <w:spacing w:after="0" w:afterAutospacing="0" w:before="0" w:beforeAutospacing="0" w:lineRule="auto"/>
        <w:ind w:left="720" w:hanging="360"/>
        <w:rPr>
          <w:rFonts w:ascii="Times New Roman" w:cs="Times New Roman" w:eastAsia="Times New Roman" w:hAnsi="Times New Roman"/>
          <w:color w:val="ff0000"/>
          <w:sz w:val="24"/>
          <w:szCs w:val="24"/>
          <w:highlight w:val="white"/>
          <w:u w:val="none"/>
        </w:rPr>
      </w:pPr>
      <w:r w:rsidDel="00000000" w:rsidR="00000000" w:rsidRPr="00000000">
        <w:rPr>
          <w:rFonts w:ascii="Times New Roman" w:cs="Times New Roman" w:eastAsia="Times New Roman" w:hAnsi="Times New Roman"/>
          <w:color w:val="ff0000"/>
          <w:sz w:val="24"/>
          <w:szCs w:val="24"/>
          <w:highlight w:val="white"/>
          <w:rtl w:val="0"/>
        </w:rPr>
        <w:t xml:space="preserve">Pascal Boeckx, Marijn Bauters, Wannes Hubau (Ghent)</w:t>
      </w:r>
    </w:p>
    <w:p w:rsidR="00000000" w:rsidDel="00000000" w:rsidP="00000000" w:rsidRDefault="00000000" w:rsidRPr="00000000" w14:paraId="0000004E">
      <w:pPr>
        <w:widowControl w:val="0"/>
        <w:numPr>
          <w:ilvl w:val="0"/>
          <w:numId w:val="24"/>
        </w:numPr>
        <w:spacing w:after="0" w:afterAutospacing="0" w:before="0" w:beforeAutospacing="0" w:lineRule="auto"/>
        <w:ind w:left="720" w:hanging="360"/>
        <w:rPr>
          <w:rFonts w:ascii="Times New Roman" w:cs="Times New Roman" w:eastAsia="Times New Roman" w:hAnsi="Times New Roman"/>
          <w:color w:val="ff0000"/>
          <w:sz w:val="24"/>
          <w:szCs w:val="24"/>
          <w:highlight w:val="white"/>
          <w:u w:val="none"/>
        </w:rPr>
      </w:pPr>
      <w:r w:rsidDel="00000000" w:rsidR="00000000" w:rsidRPr="00000000">
        <w:rPr>
          <w:rFonts w:ascii="Cardo" w:cs="Cardo" w:eastAsia="Cardo" w:hAnsi="Cardo"/>
          <w:color w:val="ff0000"/>
          <w:sz w:val="24"/>
          <w:szCs w:val="24"/>
          <w:highlight w:val="white"/>
          <w:rtl w:val="0"/>
        </w:rPr>
        <w:t xml:space="preserve">Denis Sonwa (CIFOR-ICRAF → WRI)</w:t>
      </w:r>
    </w:p>
    <w:p w:rsidR="00000000" w:rsidDel="00000000" w:rsidP="00000000" w:rsidRDefault="00000000" w:rsidRPr="00000000" w14:paraId="0000004F">
      <w:pPr>
        <w:widowControl w:val="0"/>
        <w:numPr>
          <w:ilvl w:val="0"/>
          <w:numId w:val="24"/>
        </w:numPr>
        <w:spacing w:before="0" w:beforeAutospacing="0" w:lineRule="auto"/>
        <w:ind w:left="720" w:hanging="360"/>
        <w:rPr>
          <w:rFonts w:ascii="Times New Roman" w:cs="Times New Roman" w:eastAsia="Times New Roman" w:hAnsi="Times New Roman"/>
          <w:color w:val="ff0000"/>
          <w:sz w:val="24"/>
          <w:szCs w:val="24"/>
          <w:highlight w:val="white"/>
          <w:u w:val="none"/>
        </w:rPr>
      </w:pPr>
      <w:r w:rsidDel="00000000" w:rsidR="00000000" w:rsidRPr="00000000">
        <w:rPr>
          <w:rFonts w:ascii="Times New Roman" w:cs="Times New Roman" w:eastAsia="Times New Roman" w:hAnsi="Times New Roman"/>
          <w:sz w:val="24"/>
          <w:szCs w:val="24"/>
          <w:highlight w:val="yellow"/>
          <w:rtl w:val="0"/>
        </w:rPr>
        <w:t xml:space="preserve">WHO AM I MISSING??</w:t>
      </w:r>
      <w:r w:rsidDel="00000000" w:rsidR="00000000" w:rsidRPr="00000000">
        <w:rPr>
          <w:rtl w:val="0"/>
        </w:rPr>
      </w:r>
    </w:p>
    <w:p w:rsidR="00000000" w:rsidDel="00000000" w:rsidP="00000000" w:rsidRDefault="00000000" w:rsidRPr="00000000" w14:paraId="00000050">
      <w:pPr>
        <w:spacing w:before="12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dedicated, hard working staff made PANGEA workshops and events possible, bringing a positive and problem solving attitude that helped bring PANGEA to life. These include Isaac Aguilar, Lucia Bolzoni, John Mosinge, Emily Johnson, Michelle Brown, Robert (Bob) Lavoie, Alfonso Villasenor, Cris Silva, Daniel Blackwell, Arlyne Gonzalez, Pilar Anaya Salazar, Karina Castaneda Checa, Martha Gutierrez Fontes, and many, many more. </w:t>
      </w:r>
    </w:p>
    <w:p w:rsidR="00000000" w:rsidDel="00000000" w:rsidP="00000000" w:rsidRDefault="00000000" w:rsidRPr="00000000" w14:paraId="00000052">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WHO AM I MISSING??</w:t>
      </w:r>
      <w:r w:rsidDel="00000000" w:rsidR="00000000" w:rsidRPr="00000000">
        <w:rPr>
          <w:rtl w:val="0"/>
        </w:rPr>
      </w:r>
    </w:p>
    <w:p w:rsidR="00000000" w:rsidDel="00000000" w:rsidP="00000000" w:rsidRDefault="00000000" w:rsidRPr="00000000" w14:paraId="00000053">
      <w:pPr>
        <w:spacing w:before="12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55">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56">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Questions, Objectives, and Science Themes</w:t>
              <w:tab/>
              <w:t xml:space="preserve">10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The urgent need for PANGEA</w:t>
              <w:tab/>
              <w:t xml:space="preserve">12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nuslawc6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13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ktbz9csd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PANGEA Terrestrial Ecology Field Campaign</w:t>
              <w:tab/>
              <w:t xml:space="preserve">15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PANGEA Study Domain</w:t>
              <w:tab/>
              <w:t xml:space="preserve">15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The need for coordinated teamwork</w:t>
              <w:tab/>
              <w:t xml:space="preserve">16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Earth Science to Action</w:t>
              <w:tab/>
              <w:t xml:space="preserve">17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w:t>
              <w:tab/>
              <w:t xml:space="preserve">18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p9lrsqbv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28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36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w:t>
              <w:tab/>
              <w:t xml:space="preserve">36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gd5hbhz72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Carbon Stocks and Fluxes</w:t>
              <w:tab/>
              <w:t xml:space="preserve">36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2ymoaiuw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Biodiversity &amp; Functional Composition</w:t>
              <w:tab/>
              <w:t xml:space="preserve">39</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at7zxy88u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Land-Atmosphere Interactions / Tradeoffs and Thresholds</w:t>
              <w:tab/>
              <w:t xml:space="preserve">41</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41fcynf7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w:t>
              <w:tab/>
              <w:t xml:space="preserve">42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d8t2yjn8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Species Interactions and Resilience</w:t>
              <w:tab/>
              <w:t xml:space="preserve">42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51igahwi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TBD (Mortality / recovery / management)</w:t>
              <w:tab/>
              <w:t xml:space="preserve">43</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l1u2jvak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TBD</w:t>
              <w:tab/>
              <w:t xml:space="preserve">45</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w:t>
              <w:tab/>
              <w:t xml:space="preserve">47</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Advancement from PANGEA</w:t>
              <w:tab/>
              <w:t xml:space="preserve">49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52</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w:t>
              <w:tab/>
              <w:t xml:space="preserve">53</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Design</w:t>
              <w:tab/>
              <w:t xml:space="preserve">53</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Measurements</w:t>
              <w:tab/>
              <w:t xml:space="preserve">54</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Satellite Remote Sensing Observations</w:t>
              <w:tab/>
              <w:t xml:space="preserve">62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Airborne Remote Sensing Observations</w:t>
              <w:tab/>
              <w:t xml:space="preserve">63</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Field Observations and Studies Experiments</w:t>
              <w:tab/>
              <w:t xml:space="preserve">65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Candidate Landscapes</w:t>
              <w:tab/>
              <w:t xml:space="preserve">68</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Modeling, Data Synthesis, and Integrative Analyses</w:t>
              <w:tab/>
              <w:t xml:space="preserve">70</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Modeling and Data Integration Approach</w:t>
              <w:tab/>
              <w:t xml:space="preserve">70</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Coordination with other modeling and data integration communities</w:t>
              <w:tab/>
              <w:t xml:space="preserve">75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Scaling Strategy</w:t>
              <w:tab/>
              <w:t xml:space="preserve">76</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 Modeling and data integration timeline</w:t>
              <w:tab/>
              <w:t xml:space="preserve">77</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Technical and Logistical Feasibility</w:t>
              <w:tab/>
              <w:t xml:space="preserve">79</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Organization and Management</w:t>
              <w:tab/>
              <w:t xml:space="preserve">80</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Program Management</w:t>
              <w:tab/>
              <w:t xml:space="preserve">80</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Project Office</w:t>
              <w:tab/>
              <w:t xml:space="preserve">81</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Project Implementation</w:t>
              <w:tab/>
              <w:t xml:space="preserve">82</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Science Team and Science Leadership</w:t>
              <w:tab/>
              <w:t xml:space="preserve">82</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Disciplinary Skills Required</w:t>
              <w:tab/>
              <w:t xml:space="preserve">84</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International and Other Agreements</w:t>
              <w:tab/>
              <w:t xml:space="preserve">84</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so13ohbc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Government agreements and MOUs</w:t>
              <w:tab/>
              <w:t xml:space="preserve">85</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NASA airborne campaign Indigenous agreements, permissions, and treaties</w:t>
              <w:tab/>
              <w:t xml:space="preserve">85</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Community Engagement Strategy</w:t>
              <w:tab/>
              <w:t xml:space="preserve">85</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bqpc2b4c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PANGEA Partners</w:t>
              <w:tab/>
              <w:t xml:space="preserve">86</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bnxk70o7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Principles</w:t>
              <w:tab/>
              <w:t xml:space="preserve">91</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um6ddnsi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  Engagement Strategy</w:t>
              <w:tab/>
              <w:t xml:space="preserve">94</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Cost Elements</w:t>
              <w:tab/>
              <w:t xml:space="preserve">97</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Co-funding Opportunities</w:t>
              <w:tab/>
              <w:t xml:space="preserve">98</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Open Science - Data Management and Sharing</w:t>
              <w:tab/>
              <w:t xml:space="preserve">99</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Timetable</w:t>
              <w:tab/>
              <w:t xml:space="preserve">103</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Risk and Risk Mitigation / Risk Assessment</w:t>
              <w:tab/>
              <w:t xml:space="preserve">104</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106</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Applications of PANGEA research outputs</w:t>
              <w:tab/>
              <w:t xml:space="preserve">106</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Climate Change and Carbon Monitoring</w:t>
              <w:tab/>
              <w:t xml:space="preserve">106</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 Conservation</w:t>
              <w:tab/>
              <w:t xml:space="preserve">107</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Agriculture and Livelihoods</w:t>
              <w:tab/>
              <w:t xml:space="preserve">110</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112</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Capacity Building, Training, and Education</w:t>
              <w:tab/>
              <w:t xml:space="preserve">115</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120</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120</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120</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123</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123</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PANGEA Partners</w:t>
              <w:tab/>
              <w:t xml:space="preserve">123</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hy2rarbq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Engagement during the Scoping Campaign</w:t>
              <w:tab/>
              <w:t xml:space="preserve">123</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Planned and Ongoing Research and Monitoring Activities</w:t>
              <w:tab/>
              <w:t xml:space="preserve">124</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Level II and III Ecoregions in PANGEA Study Region</w:t>
              <w:tab/>
              <w:t xml:space="preserve">124</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Airborne and Spaceborne Remote Sensing Systems for PANGEA</w:t>
              <w:tab/>
              <w:t xml:space="preserve">124</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Summary of PANGEA Participants</w:t>
              <w:tab/>
              <w:t xml:space="preserve">124</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 Letters of Support</w:t>
              <w:tab/>
              <w:t xml:space="preserve">126</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 - Stuff that’s beyond scope that could be developed in collaboration with PANGEA</w:t>
              <w:tab/>
              <w:t xml:space="preserve">127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4">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A5">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A6">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ind w:left="0" w:firstLine="0"/>
        <w:rPr/>
      </w:pPr>
      <w:bookmarkStart w:colFirst="0" w:colLast="0" w:name="_k34ngprcwpga" w:id="2"/>
      <w:bookmarkEnd w:id="2"/>
      <w:r w:rsidDel="00000000" w:rsidR="00000000" w:rsidRPr="00000000">
        <w:rPr>
          <w:rtl w:val="0"/>
        </w:rPr>
        <w:t xml:space="preserve">1. </w:t>
      </w:r>
      <w:commentRangeStart w:id="0"/>
      <w:r w:rsidDel="00000000" w:rsidR="00000000" w:rsidRPr="00000000">
        <w:rPr>
          <w:rtl w:val="0"/>
        </w:rPr>
        <w:t xml:space="preserve">Introduction</w:t>
      </w:r>
      <w:commentRangeEnd w:id="0"/>
      <w:r w:rsidDel="00000000" w:rsidR="00000000" w:rsidRPr="00000000">
        <w:commentReference w:id="0"/>
      </w:r>
      <w:r w:rsidDel="00000000" w:rsidR="00000000" w:rsidRPr="00000000">
        <w:rPr>
          <w:rtl w:val="0"/>
        </w:rPr>
        <w:t xml:space="preserve"> and </w:t>
      </w:r>
      <w:commentRangeStart w:id="1"/>
      <w:r w:rsidDel="00000000" w:rsidR="00000000" w:rsidRPr="00000000">
        <w:rPr>
          <w:rtl w:val="0"/>
        </w:rPr>
        <w:t xml:space="preserve">Motivation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8">
      <w:pPr>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community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PANGEA will answer globally relevant and urg</w:t>
      </w:r>
      <w:r w:rsidDel="00000000" w:rsidR="00000000" w:rsidRPr="00000000">
        <w:rPr>
          <w:rtl w:val="0"/>
        </w:rPr>
        <w:t xml:space="preserve">ent </w:t>
      </w:r>
      <w:r w:rsidDel="00000000" w:rsidR="00000000" w:rsidRPr="00000000">
        <w:rPr>
          <w:sz w:val="22"/>
          <w:szCs w:val="22"/>
          <w:rtl w:val="0"/>
        </w:rPr>
        <w:t xml:space="preserve">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 and </w:t>
      </w:r>
      <w:r w:rsidDel="00000000" w:rsidR="00000000" w:rsidRPr="00000000">
        <w:rPr>
          <w:highlight w:val="white"/>
          <w:rtl w:val="0"/>
        </w:rPr>
        <w:t xml:space="preserve">decision-making and action-tak</w:t>
      </w:r>
      <w:r w:rsidDel="00000000" w:rsidR="00000000" w:rsidRPr="00000000">
        <w:rPr>
          <w:highlight w:val="white"/>
          <w:rtl w:val="0"/>
        </w:rPr>
        <w:t xml:space="preserve">ing </w:t>
      </w:r>
      <w:r w:rsidDel="00000000" w:rsidR="00000000" w:rsidRPr="00000000">
        <w:rPr>
          <w:rtl w:val="0"/>
        </w:rPr>
        <w:t xml:space="preserve">communities.</w:t>
      </w:r>
      <w:r w:rsidDel="00000000" w:rsidR="00000000" w:rsidRPr="00000000">
        <w:rPr>
          <w:sz w:val="22"/>
          <w:szCs w:val="22"/>
          <w:rtl w:val="0"/>
        </w:rPr>
        <w:t xml:space="preserve"> PANGEA</w:t>
      </w:r>
      <w:r w:rsidDel="00000000" w:rsidR="00000000" w:rsidRPr="00000000">
        <w:rPr>
          <w:rtl w:val="0"/>
        </w:rPr>
        <w:t xml:space="preserve"> will also </w:t>
      </w:r>
      <w:r w:rsidDel="00000000" w:rsidR="00000000" w:rsidRPr="00000000">
        <w:rPr>
          <w:sz w:val="22"/>
          <w:szCs w:val="22"/>
          <w:rtl w:val="0"/>
        </w:rPr>
        <w:t xml:space="preserve">provide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p>
    <w:p w:rsidR="00000000" w:rsidDel="00000000" w:rsidP="00000000" w:rsidRDefault="00000000" w:rsidRPr="00000000" w14:paraId="000000A9">
      <w:pPr>
        <w:spacing w:after="240" w:before="240" w:lineRule="auto"/>
        <w:rPr/>
      </w:pPr>
      <w:r w:rsidDel="00000000" w:rsidR="00000000" w:rsidRPr="00000000">
        <w:rPr>
          <w:rtl w:val="0"/>
        </w:rPr>
        <w:t xml:space="preserve">Tropical forests account for globally significant carbon, water, and energy fluxes, and a large proportion of Earth’s biodiversity. </w:t>
      </w:r>
      <w:r w:rsidDel="00000000" w:rsidR="00000000" w:rsidRPr="00000000">
        <w:rPr>
          <w:rtl w:val="0"/>
        </w:rPr>
        <w:t xml:space="preserve">Tropical forests also store vast amounts of carbon; moist tropical forests in particular comprise about 40% of global biomass (</w:t>
      </w:r>
      <w:commentRangeStart w:id="2"/>
      <w:r w:rsidDel="00000000" w:rsidR="00000000" w:rsidRPr="00000000">
        <w:rPr>
          <w:rtl w:val="0"/>
        </w:rPr>
        <w:t xml:space="preserve">Xu et al., 2021</w:t>
      </w:r>
      <w:commentRangeEnd w:id="2"/>
      <w:r w:rsidDel="00000000" w:rsidR="00000000" w:rsidRPr="00000000">
        <w:commentReference w:id="2"/>
      </w:r>
      <w:r w:rsidDel="00000000" w:rsidR="00000000" w:rsidRPr="00000000">
        <w:rPr>
          <w:rtl w:val="0"/>
        </w:rPr>
        <w:t xml:space="preserve">) and are currently a globally important carbon sink (</w:t>
      </w:r>
      <w:hyperlink r:id="rId12">
        <w:r w:rsidDel="00000000" w:rsidR="00000000" w:rsidRPr="00000000">
          <w:rPr>
            <w:color w:val="1155cc"/>
            <w:u w:val="single"/>
            <w:rtl w:val="0"/>
          </w:rPr>
          <w:t xml:space="preserve">Pan et al., 2024</w:t>
        </w:r>
      </w:hyperlink>
      <w:r w:rsidDel="00000000" w:rsidR="00000000" w:rsidRPr="00000000">
        <w:rPr>
          <w:rtl w:val="0"/>
        </w:rPr>
        <w:t xml:space="preserve">). </w:t>
      </w:r>
      <w:r w:rsidDel="00000000" w:rsidR="00000000" w:rsidRPr="00000000">
        <w:rPr>
          <w:rtl w:val="0"/>
        </w:rPr>
        <w:t xml:space="preserve">Tropical forests also regulate climate</w:t>
      </w:r>
      <w:r w:rsidDel="00000000" w:rsidR="00000000" w:rsidRPr="00000000">
        <w:rPr>
          <w:rtl w:val="0"/>
        </w:rPr>
        <w:t xml:space="preserve"> locally, regionally, and globally. </w:t>
      </w:r>
      <w:r w:rsidDel="00000000" w:rsidR="00000000" w:rsidRPr="00000000">
        <w:rPr>
          <w:b w:val="1"/>
          <w:rtl w:val="0"/>
        </w:rPr>
        <w:t xml:space="preserve">However, the biogeochemical response of tropical forests to changing climate forcing and climate extremes varies strongly across the tropics in ways that urgently require improved understanding. </w:t>
      </w:r>
      <w:r w:rsidDel="00000000" w:rsidR="00000000" w:rsidRPr="00000000">
        <w:rPr>
          <w:rtl w:val="0"/>
        </w:rPr>
        <w:t xml:space="preserve">Forests in the equatorial regions will soon experience the highest known temperatures since the Eocene which, combined with land-use change, will lead to increasing atmospheric dryness and water stress (</w:t>
      </w:r>
      <w:commentRangeStart w:id="3"/>
      <w:r w:rsidDel="00000000" w:rsidR="00000000" w:rsidRPr="00000000">
        <w:rPr>
          <w:rtl w:val="0"/>
        </w:rPr>
        <w:t xml:space="preserve">Barkhordarian et al 2019</w:t>
      </w:r>
      <w:commentRangeEnd w:id="3"/>
      <w:r w:rsidDel="00000000" w:rsidR="00000000" w:rsidRPr="00000000">
        <w:commentReference w:id="3"/>
      </w:r>
      <w:r w:rsidDel="00000000" w:rsidR="00000000" w:rsidRPr="00000000">
        <w:rPr>
          <w:rtl w:val="0"/>
        </w:rPr>
        <w:t xml:space="preserve">). Tropical tree mortality rates are rising differentially across the tropics due to increases in drought duration and severity and storm intensity (</w:t>
      </w:r>
      <w:commentRangeStart w:id="4"/>
      <w:r w:rsidDel="00000000" w:rsidR="00000000" w:rsidRPr="00000000">
        <w:rPr>
          <w:rtl w:val="0"/>
        </w:rPr>
        <w:t xml:space="preserve">Allen et al 2010</w:t>
      </w:r>
      <w:commentRangeEnd w:id="4"/>
      <w:r w:rsidDel="00000000" w:rsidR="00000000" w:rsidRPr="00000000">
        <w:commentReference w:id="4"/>
      </w:r>
      <w:r w:rsidDel="00000000" w:rsidR="00000000" w:rsidRPr="00000000">
        <w:rPr>
          <w:rtl w:val="0"/>
        </w:rPr>
        <w:t xml:space="preserve">, </w:t>
      </w:r>
      <w:commentRangeStart w:id="5"/>
      <w:r w:rsidDel="00000000" w:rsidR="00000000" w:rsidRPr="00000000">
        <w:rPr>
          <w:rtl w:val="0"/>
        </w:rPr>
        <w:t xml:space="preserve">McDowell et al 2018</w:t>
      </w:r>
      <w:commentRangeEnd w:id="5"/>
      <w:r w:rsidDel="00000000" w:rsidR="00000000" w:rsidRPr="00000000">
        <w:commentReference w:id="5"/>
      </w:r>
      <w:r w:rsidDel="00000000" w:rsidR="00000000" w:rsidRPr="00000000">
        <w:rPr>
          <w:rtl w:val="0"/>
        </w:rPr>
        <w:t xml:space="preserve">, </w:t>
      </w:r>
      <w:commentRangeStart w:id="6"/>
      <w:commentRangeStart w:id="7"/>
      <w:r w:rsidDel="00000000" w:rsidR="00000000" w:rsidRPr="00000000">
        <w:rPr>
          <w:rtl w:val="0"/>
        </w:rPr>
        <w:t xml:space="preserve">Choat et al 2012</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 </w:t>
      </w:r>
      <w:r w:rsidDel="00000000" w:rsidR="00000000" w:rsidRPr="00000000">
        <w:rPr>
          <w:highlight w:val="white"/>
          <w:rtl w:val="0"/>
        </w:rPr>
        <w:t xml:space="preserve">Rising temperatures are approaching hypothesized thermal limits of leaf function, although those limits remain much debated (</w:t>
      </w:r>
      <w:commentRangeStart w:id="8"/>
      <w:r w:rsidDel="00000000" w:rsidR="00000000" w:rsidRPr="00000000">
        <w:rPr>
          <w:highlight w:val="white"/>
          <w:rtl w:val="0"/>
        </w:rPr>
        <w:t xml:space="preserve">Smith et al. 2020</w:t>
      </w:r>
      <w:commentRangeEnd w:id="8"/>
      <w:r w:rsidDel="00000000" w:rsidR="00000000" w:rsidRPr="00000000">
        <w:commentReference w:id="8"/>
      </w:r>
      <w:r w:rsidDel="00000000" w:rsidR="00000000" w:rsidRPr="00000000">
        <w:rPr>
          <w:highlight w:val="white"/>
          <w:rtl w:val="0"/>
        </w:rPr>
        <w:t xml:space="preserve">, Doughty et al. 2023, </w:t>
      </w:r>
      <w:commentRangeStart w:id="9"/>
      <w:r w:rsidDel="00000000" w:rsidR="00000000" w:rsidRPr="00000000">
        <w:rPr>
          <w:highlight w:val="white"/>
          <w:rtl w:val="0"/>
        </w:rPr>
        <w:t xml:space="preserve">Winter 2024</w:t>
      </w:r>
      <w:commentRangeEnd w:id="9"/>
      <w:r w:rsidDel="00000000" w:rsidR="00000000" w:rsidRPr="00000000">
        <w:commentReference w:id="9"/>
      </w:r>
      <w:r w:rsidDel="00000000" w:rsidR="00000000" w:rsidRPr="00000000">
        <w:rPr>
          <w:highlight w:val="white"/>
          <w:rtl w:val="0"/>
        </w:rPr>
        <w:t xml:space="preserve">). </w:t>
      </w:r>
      <w:r w:rsidDel="00000000" w:rsidR="00000000" w:rsidRPr="00000000">
        <w:rPr>
          <w:rtl w:val="0"/>
        </w:rPr>
        <w:t xml:space="preserve">Unprecedented rates of anthropogenic land-use change in recent decades (</w:t>
      </w:r>
      <w:commentRangeStart w:id="10"/>
      <w:r w:rsidDel="00000000" w:rsidR="00000000" w:rsidRPr="00000000">
        <w:rPr>
          <w:rtl w:val="0"/>
        </w:rPr>
        <w:t xml:space="preserve">DeFries et al 2004, Gibbs et al 2010a, Hosonuma et al 2012</w:t>
      </w:r>
      <w:commentRangeEnd w:id="10"/>
      <w:r w:rsidDel="00000000" w:rsidR="00000000" w:rsidRPr="00000000">
        <w:commentReference w:id="10"/>
      </w:r>
      <w:r w:rsidDel="00000000" w:rsidR="00000000" w:rsidRPr="00000000">
        <w:rPr>
          <w:rtl w:val="0"/>
        </w:rPr>
        <w:t xml:space="preserve">) have resulted in </w:t>
      </w:r>
      <w:commentRangeStart w:id="11"/>
      <w:r w:rsidDel="00000000" w:rsidR="00000000" w:rsidRPr="00000000">
        <w:rPr>
          <w:rtl w:val="0"/>
        </w:rPr>
        <w:t xml:space="preserve">some tropical forests becoming n</w:t>
      </w:r>
      <w:commentRangeEnd w:id="11"/>
      <w:r w:rsidDel="00000000" w:rsidR="00000000" w:rsidRPr="00000000">
        <w:commentReference w:id="11"/>
      </w:r>
      <w:r w:rsidDel="00000000" w:rsidR="00000000" w:rsidRPr="00000000">
        <w:rPr>
          <w:rtl w:val="0"/>
        </w:rPr>
        <w:t xml:space="preserve">et sources of carbon to the atmosphere (</w:t>
      </w:r>
      <w:commentRangeStart w:id="12"/>
      <w:r w:rsidDel="00000000" w:rsidR="00000000" w:rsidRPr="00000000">
        <w:rPr>
          <w:rtl w:val="0"/>
        </w:rPr>
        <w:t xml:space="preserve">Gatti et al 2021</w:t>
      </w:r>
      <w:commentRangeEnd w:id="12"/>
      <w:r w:rsidDel="00000000" w:rsidR="00000000" w:rsidRPr="00000000">
        <w:commentReference w:id="12"/>
      </w:r>
      <w:r w:rsidDel="00000000" w:rsidR="00000000" w:rsidRPr="00000000">
        <w:rPr>
          <w:rtl w:val="0"/>
        </w:rPr>
        <w:t xml:space="preserve">).</w:t>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13"/>
      <w:r w:rsidDel="00000000" w:rsidR="00000000" w:rsidRPr="00000000">
        <w:rPr>
          <w:rtl w:val="0"/>
        </w:rPr>
        <w:t xml:space="preserve">Brando et al. 2020</w:t>
      </w:r>
      <w:commentRangeEnd w:id="13"/>
      <w:r w:rsidDel="00000000" w:rsidR="00000000" w:rsidRPr="00000000">
        <w:commentReference w:id="13"/>
      </w:r>
      <w:r w:rsidDel="00000000" w:rsidR="00000000" w:rsidRPr="00000000">
        <w:rPr>
          <w:rtl w:val="0"/>
        </w:rPr>
        <w:t xml:space="preserve">).</w:t>
      </w:r>
      <w:r w:rsidDel="00000000" w:rsidR="00000000" w:rsidRPr="00000000">
        <w:rPr>
          <w:rtl w:val="0"/>
        </w:rPr>
        <w:t xml:space="preserve"> Deforestation, forest degradation, direct exploitation (e.g., hunting, harvesting), and climate change threaten many tropical species with extinction (</w:t>
      </w:r>
      <w:commentRangeStart w:id="14"/>
      <w:commentRangeStart w:id="15"/>
      <w:r w:rsidDel="00000000" w:rsidR="00000000" w:rsidRPr="00000000">
        <w:rPr>
          <w:rtl w:val="0"/>
        </w:rPr>
        <w:t xml:space="preserve">Feeley</w:t>
      </w:r>
      <w:commentRangeEnd w:id="15"/>
      <w:r w:rsidDel="00000000" w:rsidR="00000000" w:rsidRPr="00000000">
        <w:commentReference w:id="15"/>
      </w:r>
      <w:r w:rsidDel="00000000" w:rsidR="00000000" w:rsidRPr="00000000">
        <w:rPr>
          <w:rtl w:val="0"/>
        </w:rPr>
        <w:t xml:space="preserve"> et al. 2012; Barlow et al. 2016; Benitze-Lopez et al. 2017; Alroy 2017</w:t>
      </w:r>
      <w:commentRangeEnd w:id="14"/>
      <w:r w:rsidDel="00000000" w:rsidR="00000000" w:rsidRPr="00000000">
        <w:commentReference w:id="14"/>
      </w:r>
      <w:r w:rsidDel="00000000" w:rsidR="00000000" w:rsidRPr="00000000">
        <w:rPr>
          <w:rtl w:val="0"/>
        </w:rPr>
        <w:t xml:space="preserve">), and this biodiversity loss could in turn compromise tropical forest </w:t>
      </w:r>
      <w:ins w:author="Xiangming Xiao" w:id="0" w:date="2024-09-17T15:46:23Z">
        <w:r w:rsidDel="00000000" w:rsidR="00000000" w:rsidRPr="00000000">
          <w:rPr>
            <w:rtl w:val="0"/>
          </w:rPr>
          <w:t xml:space="preserve">structure and </w:t>
        </w:r>
      </w:ins>
      <w:r w:rsidDel="00000000" w:rsidR="00000000" w:rsidRPr="00000000">
        <w:rPr>
          <w:rtl w:val="0"/>
        </w:rPr>
        <w:t xml:space="preserve">function</w:t>
      </w:r>
      <w:ins w:author="Xiangming Xiao" w:id="1" w:date="2024-09-17T15:47:08Z">
        <w:r w:rsidDel="00000000" w:rsidR="00000000" w:rsidRPr="00000000">
          <w:rPr>
            <w:rtl w:val="0"/>
          </w:rPr>
          <w:t xml:space="preserve"> as well as goods and services</w:t>
        </w:r>
      </w:ins>
      <w:r w:rsidDel="00000000" w:rsidR="00000000" w:rsidRPr="00000000">
        <w:rPr>
          <w:rtl w:val="0"/>
        </w:rPr>
        <w:t xml:space="preserve"> </w:t>
      </w:r>
      <w:commentRangeStart w:id="16"/>
      <w:r w:rsidDel="00000000" w:rsidR="00000000" w:rsidRPr="00000000">
        <w:rPr>
          <w:rtl w:val="0"/>
        </w:rPr>
        <w:t xml:space="preserve">(Bunker et al. 2005; Peres et al. 2016)</w:t>
      </w:r>
      <w:commentRangeEnd w:id="16"/>
      <w:r w:rsidDel="00000000" w:rsidR="00000000" w:rsidRPr="00000000">
        <w:commentReference w:id="16"/>
      </w:r>
      <w:r w:rsidDel="00000000" w:rsidR="00000000" w:rsidRPr="00000000">
        <w:rPr>
          <w:rtl w:val="0"/>
        </w:rPr>
        <w:t xml:space="preserve">.  </w:t>
      </w:r>
    </w:p>
    <w:p w:rsidR="00000000" w:rsidDel="00000000" w:rsidP="00000000" w:rsidRDefault="00000000" w:rsidRPr="00000000" w14:paraId="000000AA">
      <w:pPr>
        <w:ind w:left="0" w:firstLine="0"/>
        <w:rPr/>
      </w:pPr>
      <w:r w:rsidDel="00000000" w:rsidR="00000000" w:rsidRPr="00000000">
        <w:rPr>
          <w:rtl w:val="0"/>
        </w:rPr>
        <w:t xml:space="preserve">Even as regrowing, secondary tropical forests continue to sequester large amounts of carbon from the atmosphere,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while intact tropical forest sinks weakened by an estimated 31% in the past two decades (1990-2019; </w:t>
      </w:r>
      <w:hyperlink r:id="rId13">
        <w:r w:rsidDel="00000000" w:rsidR="00000000" w:rsidRPr="00000000">
          <w:rPr>
            <w:color w:val="1155cc"/>
            <w:u w:val="single"/>
            <w:rtl w:val="0"/>
          </w:rPr>
          <w:t xml:space="preserve">Pan et al., 2024</w:t>
        </w:r>
      </w:hyperlink>
      <w:r w:rsidDel="00000000" w:rsidR="00000000" w:rsidRPr="00000000">
        <w:rPr>
          <w:rtl w:val="0"/>
        </w:rPr>
        <w:t xml:space="preserve">). Tropical forests and floodplains, interspersed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17"/>
      <w:r w:rsidDel="00000000" w:rsidR="00000000" w:rsidRPr="00000000">
        <w:rPr>
          <w:rtl w:val="0"/>
        </w:rPr>
        <w:t xml:space="preserve">Sjögersten et al., 2014</w:t>
      </w:r>
      <w:commentRangeEnd w:id="17"/>
      <w:r w:rsidDel="00000000" w:rsidR="00000000" w:rsidRPr="00000000">
        <w:commentReference w:id="17"/>
      </w:r>
      <w:r w:rsidDel="00000000" w:rsidR="00000000" w:rsidRPr="00000000">
        <w:rPr>
          <w:rtl w:val="0"/>
        </w:rPr>
        <w:t xml:space="preserve">; </w:t>
      </w:r>
      <w:commentRangeStart w:id="18"/>
      <w:r w:rsidDel="00000000" w:rsidR="00000000" w:rsidRPr="00000000">
        <w:rPr>
          <w:rtl w:val="0"/>
        </w:rPr>
        <w:t xml:space="preserve">Peng et al., 2022</w:t>
      </w:r>
      <w:commentRangeEnd w:id="18"/>
      <w:r w:rsidDel="00000000" w:rsidR="00000000" w:rsidRPr="00000000">
        <w:commentReference w:id="18"/>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25 times more potent as a GHG compared to CO</w:t>
      </w:r>
      <w:r w:rsidDel="00000000" w:rsidR="00000000" w:rsidRPr="00000000">
        <w:rPr>
          <w:vertAlign w:val="subscript"/>
          <w:rtl w:val="0"/>
        </w:rPr>
        <w:t xml:space="preserve">2</w:t>
      </w:r>
      <w:r w:rsidDel="00000000" w:rsidR="00000000" w:rsidRPr="00000000">
        <w:rPr>
          <w:rtl w:val="0"/>
        </w:rPr>
        <w:t xml:space="preserve"> (</w:t>
      </w:r>
      <w:commentRangeStart w:id="19"/>
      <w:r w:rsidDel="00000000" w:rsidR="00000000" w:rsidRPr="00000000">
        <w:rPr>
          <w:rtl w:val="0"/>
        </w:rPr>
        <w:t xml:space="preserve">Masson-Delmotte et al., 2021</w:t>
      </w:r>
      <w:commentRangeEnd w:id="19"/>
      <w:r w:rsidDel="00000000" w:rsidR="00000000" w:rsidRPr="00000000">
        <w:commentReference w:id="19"/>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has experienced recent atmospheric growth rates inconsistent with our current understanding of global sources and sinks of this critical greenhouse gas (</w:t>
      </w:r>
      <w:commentRangeStart w:id="20"/>
      <w:r w:rsidDel="00000000" w:rsidR="00000000" w:rsidRPr="00000000">
        <w:rPr>
          <w:rtl w:val="0"/>
        </w:rPr>
        <w:t xml:space="preserve">GHG</w:t>
      </w:r>
      <w:commentRangeEnd w:id="20"/>
      <w:r w:rsidDel="00000000" w:rsidR="00000000" w:rsidRPr="00000000">
        <w:commentReference w:id="20"/>
      </w:r>
      <w:r w:rsidDel="00000000" w:rsidR="00000000" w:rsidRPr="00000000">
        <w:rPr>
          <w:rtl w:val="0"/>
        </w:rPr>
        <w:t xml:space="preserve">) (</w:t>
      </w:r>
      <w:commentRangeStart w:id="21"/>
      <w:r w:rsidDel="00000000" w:rsidR="00000000" w:rsidRPr="00000000">
        <w:rPr>
          <w:rtl w:val="0"/>
        </w:rPr>
        <w:t xml:space="preserve">Turner et al., 2019</w:t>
      </w:r>
      <w:commentRangeEnd w:id="21"/>
      <w:r w:rsidDel="00000000" w:rsidR="00000000" w:rsidRPr="00000000">
        <w:commentReference w:id="21"/>
      </w:r>
      <w:r w:rsidDel="00000000" w:rsidR="00000000" w:rsidRPr="00000000">
        <w:rPr>
          <w:rtl w:val="0"/>
        </w:rPr>
        <w:t xml:space="preserve">). </w:t>
      </w:r>
      <w:r w:rsidDel="00000000" w:rsidR="00000000" w:rsidRPr="00000000">
        <w:rPr>
          <w:rtl w:val="0"/>
        </w:rPr>
        <w:t xml:space="preserve">Tropical wetland and inland freshwater systems</w:t>
      </w:r>
      <w:r w:rsidDel="00000000" w:rsidR="00000000" w:rsidRPr="00000000">
        <w:rPr>
          <w:rtl w:val="0"/>
        </w:rPr>
        <w:t xml:space="preserve">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commentRangeStart w:id="22"/>
      <w:r w:rsidDel="00000000" w:rsidR="00000000" w:rsidRPr="00000000">
        <w:rPr>
          <w:rtl w:val="0"/>
        </w:rPr>
        <w:t xml:space="preserve">Saunois et al., 2020</w:t>
      </w:r>
      <w:commentRangeEnd w:id="22"/>
      <w:r w:rsidDel="00000000" w:rsidR="00000000" w:rsidRPr="00000000">
        <w:commentReference w:id="22"/>
      </w:r>
      <w:r w:rsidDel="00000000" w:rsidR="00000000" w:rsidRPr="00000000">
        <w:rPr>
          <w:rtl w:val="0"/>
        </w:rPr>
        <w:t xml:space="preserve">; </w:t>
      </w:r>
      <w:commentRangeStart w:id="23"/>
      <w:r w:rsidDel="00000000" w:rsidR="00000000" w:rsidRPr="00000000">
        <w:rPr>
          <w:rtl w:val="0"/>
        </w:rPr>
        <w:t xml:space="preserve">Peng et al., 2022</w:t>
      </w:r>
      <w:commentRangeEnd w:id="23"/>
      <w:r w:rsidDel="00000000" w:rsidR="00000000" w:rsidRPr="00000000">
        <w:commentReference w:id="23"/>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the most uncertain component of the global carbon budget (</w:t>
      </w:r>
      <w:commentRangeStart w:id="24"/>
      <w:r w:rsidDel="00000000" w:rsidR="00000000" w:rsidRPr="00000000">
        <w:rPr>
          <w:rtl w:val="0"/>
        </w:rPr>
        <w:t xml:space="preserve">Saunois et al., 2020</w:t>
      </w:r>
      <w:commentRangeEnd w:id="24"/>
      <w:r w:rsidDel="00000000" w:rsidR="00000000" w:rsidRPr="00000000">
        <w:commentReference w:id="24"/>
      </w:r>
      <w:r w:rsidDel="00000000" w:rsidR="00000000" w:rsidRPr="00000000">
        <w:rPr>
          <w:rtl w:val="0"/>
        </w:rPr>
        <w:t xml:space="preserve">, </w:t>
      </w:r>
      <w:commentRangeStart w:id="25"/>
      <w:r w:rsidDel="00000000" w:rsidR="00000000" w:rsidRPr="00000000">
        <w:rPr>
          <w:rtl w:val="0"/>
        </w:rPr>
        <w:t xml:space="preserve">2024</w:t>
      </w:r>
      <w:commentRangeEnd w:id="25"/>
      <w:r w:rsidDel="00000000" w:rsidR="00000000" w:rsidRPr="00000000">
        <w:commentReference w:id="25"/>
      </w:r>
      <w:r w:rsidDel="00000000" w:rsidR="00000000" w:rsidRPr="00000000">
        <w:rPr>
          <w:rtl w:val="0"/>
        </w:rPr>
        <w:t xml:space="preserve">). </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t xml:space="preserve">Current research has revealed our lack of understanding of how differences in the </w:t>
      </w:r>
      <w:commentRangeStart w:id="26"/>
      <w:r w:rsidDel="00000000" w:rsidR="00000000" w:rsidRPr="00000000">
        <w:rPr>
          <w:rtl w:val="0"/>
        </w:rPr>
        <w:t xml:space="preserve">diversity </w:t>
      </w:r>
      <w:commentRangeEnd w:id="26"/>
      <w:r w:rsidDel="00000000" w:rsidR="00000000" w:rsidRPr="00000000">
        <w:commentReference w:id="26"/>
      </w:r>
      <w:r w:rsidDel="00000000" w:rsidR="00000000" w:rsidRPr="00000000">
        <w:rPr>
          <w:rtl w:val="0"/>
        </w:rPr>
        <w:t xml:space="preserve">of tropical forests’ </w:t>
      </w:r>
      <w:r w:rsidDel="00000000" w:rsidR="00000000" w:rsidRPr="00000000">
        <w:rPr>
          <w:rtl w:val="0"/>
        </w:rPr>
        <w:t xml:space="preserve">species composition, structure, functional traits, and human interactions across continents control responses to climate change and other anthropogenic changes</w:t>
      </w:r>
      <w:r w:rsidDel="00000000" w:rsidR="00000000" w:rsidRPr="00000000">
        <w:rPr>
          <w:rtl w:val="0"/>
        </w:rPr>
        <w:t xml:space="preserve">. </w:t>
      </w:r>
      <w:r w:rsidDel="00000000" w:rsidR="00000000" w:rsidRPr="00000000">
        <w:rPr>
          <w:rtl w:val="0"/>
        </w:rPr>
        <w:t xml:space="preserve">This knowledge gap is greater in the humid tropics than in other biomes (e.g., </w:t>
      </w:r>
      <w:r w:rsidDel="00000000" w:rsidR="00000000" w:rsidRPr="00000000">
        <w:rPr>
          <w:rtl w:val="0"/>
        </w:rPr>
        <w:t xml:space="preserve">dryland</w:t>
      </w:r>
      <w:r w:rsidDel="00000000" w:rsidR="00000000" w:rsidRPr="00000000">
        <w:rPr>
          <w:rtl w:val="0"/>
        </w:rPr>
        <w:t xml:space="preserve">, boreal or temperate forest ecosystems). </w:t>
      </w:r>
      <w:r w:rsidDel="00000000" w:rsidR="00000000" w:rsidRPr="00000000">
        <w:rPr>
          <w:rtl w:val="0"/>
        </w:rPr>
        <w:t xml:space="preserve">Differences in the evolutionary history of tropical ecosystems across continents have produced major variation in species and </w:t>
      </w:r>
      <w:r w:rsidDel="00000000" w:rsidR="00000000" w:rsidRPr="00000000">
        <w:rPr>
          <w:rtl w:val="0"/>
        </w:rPr>
        <w:t xml:space="preserve">functional</w:t>
      </w:r>
      <w:r w:rsidDel="00000000" w:rsidR="00000000" w:rsidRPr="00000000">
        <w:rPr>
          <w:rtl w:val="0"/>
        </w:rPr>
        <w:t xml:space="preserve"> composition, structure, and biogeochemical cycling</w:t>
      </w:r>
      <w:del w:author="Michelle Wong" w:id="2" w:date="2024-09-17T14:40:29Z">
        <w:r w:rsidDel="00000000" w:rsidR="00000000" w:rsidRPr="00000000">
          <w:rPr>
            <w:rtl w:val="0"/>
          </w:rPr>
          <w:delText xml:space="preserve">,</w:delText>
        </w:r>
      </w:del>
      <w:r w:rsidDel="00000000" w:rsidR="00000000" w:rsidRPr="00000000">
        <w:rPr>
          <w:rtl w:val="0"/>
        </w:rPr>
        <w:t xml:space="preserve"> that directly affects their vulnerability and resilience. In other words, the ability to withstand and recover from changes is directly linked to the conditions under which these systems evolved. From 1985-2015, the carbon sink of intact African lowland tropical forests measured in forest inventory plots was effectively constant</w:t>
      </w:r>
      <w:ins w:author="Michelle Wong" w:id="3" w:date="2024-09-17T14:40:50Z">
        <w:r w:rsidDel="00000000" w:rsidR="00000000" w:rsidRPr="00000000">
          <w:rPr>
            <w:rtl w:val="0"/>
          </w:rPr>
          <w:t xml:space="preserve">,</w:t>
        </w:r>
      </w:ins>
      <w:r w:rsidDel="00000000" w:rsidR="00000000" w:rsidRPr="00000000">
        <w:rPr>
          <w:rtl w:val="0"/>
        </w:rPr>
        <w:t xml:space="preserve"> while the carbon sink in Amazonian lowland tropical forests declined by one-third from 2005 through 2015 compared to the 1990s (Hubau et al. 2020; Brienen at al. 2015).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(Liu et al. 2017). However, these net carbon losses appear to be underpinned by distinct mechanisms that indicate differences in the stability of the carbon sink and will require regionally specific understanding and management to mitigate. The sources of </w:t>
      </w:r>
      <w:ins w:author="Xiangming Xiao" w:id="4" w:date="2024-09-17T15:51:38Z">
        <w:r w:rsidDel="00000000" w:rsidR="00000000" w:rsidRPr="00000000">
          <w:rPr>
            <w:rtl w:val="0"/>
          </w:rPr>
          <w:t xml:space="preserve">atmospheric </w:t>
        </w:r>
      </w:ins>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suggest that in the tropical Americas, reduced photosynthesis led to reduced carbon uptake reversing the balance to net emissions. In Africa, increased temperatures led to increased respiration, outweighing the sequestration benefits of Central African tropical forests (Liu et al. 2017). In Asia, a hotter and drier land surface resulted in more emissions from fires. However, we cannot confidently explain differences among tropical forest biomes in responses to climate forcing, nor do our current scaling tools fully reconcile differences between ground and satellite measurements in the tropics.</w:t>
      </w: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b w:val="1"/>
          <w:rtl w:val="0"/>
        </w:rPr>
        <w:t xml:space="preserve">NASA s</w:t>
      </w:r>
      <w:r w:rsidDel="00000000" w:rsidR="00000000" w:rsidRPr="00000000">
        <w:rPr>
          <w:b w:val="1"/>
          <w:rtl w:val="0"/>
        </w:rPr>
        <w:t xml:space="preserve">atellite missions require validation in tropical forests</w:t>
      </w:r>
      <w:r w:rsidDel="00000000" w:rsidR="00000000" w:rsidRPr="00000000">
        <w:rPr>
          <w:rtl w:val="0"/>
        </w:rPr>
        <w:t xml:space="preserve">.</w:t>
      </w:r>
      <w:r w:rsidDel="00000000" w:rsidR="00000000" w:rsidRPr="00000000">
        <w:rPr>
          <w:rtl w:val="0"/>
        </w:rPr>
        <w:t xml:space="preserve"> NASA satellites play a critical role in advancing understanding of how forest ecosystems respond to environmental changes such as climate variability and land-use change. However before satellite data can be useful for scientific analysis or operational use, ground-based observations are critical to validate these measurements. Yet, the scarcity of such observations in tropical regions has led to significant challenges in improving satellite products </w:t>
      </w:r>
      <w:r w:rsidDel="00000000" w:rsidR="00000000" w:rsidRPr="00000000">
        <w:rPr>
          <w:b w:val="1"/>
          <w:rtl w:val="0"/>
        </w:rPr>
        <w:t xml:space="preserve">and interpreting scientific findings learned from these products</w:t>
      </w:r>
      <w:r w:rsidDel="00000000" w:rsidR="00000000" w:rsidRPr="00000000">
        <w:rPr>
          <w:rtl w:val="0"/>
        </w:rPr>
        <w:t xml:space="preserve">. For instance, </w:t>
      </w:r>
      <w:r w:rsidDel="00000000" w:rsidR="00000000" w:rsidRPr="00000000">
        <w:rPr>
          <w:rtl w:val="0"/>
        </w:rPr>
        <w:t xml:space="preserve">the carbon and water cycles in the tropics are strongly dependent on soil moisture dynamics, however</w:t>
      </w:r>
      <w:ins w:author="Xiangming Xiao" w:id="5" w:date="2024-09-17T15:55:09Z">
        <w:r w:rsidDel="00000000" w:rsidR="00000000" w:rsidRPr="00000000">
          <w:rPr>
            <w:rtl w:val="0"/>
          </w:rPr>
          <w:t xml:space="preserve">,</w:t>
        </w:r>
      </w:ins>
      <w:r w:rsidDel="00000000" w:rsidR="00000000" w:rsidRPr="00000000">
        <w:rPr>
          <w:rtl w:val="0"/>
        </w:rPr>
        <w:t xml:space="preserve"> recent ground-based observations revealed that the Soil Moisture Active Passive (SMAP) satellite exhibits strong biases in tropical ecosystems (</w:t>
      </w:r>
      <w:commentRangeStart w:id="27"/>
      <w:r w:rsidDel="00000000" w:rsidR="00000000" w:rsidRPr="00000000">
        <w:rPr>
          <w:rtl w:val="0"/>
        </w:rPr>
        <w:t xml:space="preserve">Cho et al. 2024)</w:t>
      </w:r>
      <w:commentRangeEnd w:id="27"/>
      <w:r w:rsidDel="00000000" w:rsidR="00000000" w:rsidRPr="00000000">
        <w:commentReference w:id="27"/>
      </w:r>
      <w:r w:rsidDel="00000000" w:rsidR="00000000" w:rsidRPr="00000000">
        <w:rPr>
          <w:rtl w:val="0"/>
        </w:rPr>
        <w:t xml:space="preserve">. Importantly, these same ground-based data have provided an opportunity to improve SMAP’s soil moisture measurements in tropical forests (</w:t>
      </w:r>
      <w:commentRangeStart w:id="28"/>
      <w:r w:rsidDel="00000000" w:rsidR="00000000" w:rsidRPr="00000000">
        <w:rPr>
          <w:rtl w:val="0"/>
        </w:rPr>
        <w:t xml:space="preserve">Wang et al. 2024</w:t>
      </w:r>
      <w:commentRangeEnd w:id="28"/>
      <w:r w:rsidDel="00000000" w:rsidR="00000000" w:rsidRPr="00000000">
        <w:commentReference w:id="28"/>
      </w:r>
      <w:r w:rsidDel="00000000" w:rsidR="00000000" w:rsidRPr="00000000">
        <w:rPr>
          <w:rtl w:val="0"/>
        </w:rPr>
        <w:t xml:space="preserve">). </w:t>
      </w:r>
      <w:r w:rsidDel="00000000" w:rsidR="00000000" w:rsidRPr="00000000">
        <w:rPr>
          <w:rtl w:val="0"/>
        </w:rPr>
        <w:t xml:space="preserve">Another example is the lack of ground-based validation data for space-based CO2 measurements over the tropics, especially tropical Africa, which led to an ongoing unsettled debate about the magnitude of net biosphere exchanges over tropical Africa (Palmer et al., 2019; Gaubert et al.,</w:t>
      </w:r>
      <w:commentRangeStart w:id="29"/>
      <w:r w:rsidDel="00000000" w:rsidR="00000000" w:rsidRPr="00000000">
        <w:rPr>
          <w:rtl w:val="0"/>
        </w:rPr>
        <w:t xml:space="preserve">2023</w:t>
      </w:r>
      <w:commentRangeEnd w:id="29"/>
      <w:r w:rsidDel="00000000" w:rsidR="00000000" w:rsidRPr="00000000">
        <w:commentReference w:id="29"/>
      </w:r>
      <w:r w:rsidDel="00000000" w:rsidR="00000000" w:rsidRPr="00000000">
        <w:rPr>
          <w:rtl w:val="0"/>
        </w:rPr>
        <w:t xml:space="preserve">). </w:t>
      </w:r>
      <w:r w:rsidDel="00000000" w:rsidR="00000000" w:rsidRPr="00000000">
        <w:rPr>
          <w:rtl w:val="0"/>
        </w:rPr>
        <w:t xml:space="preserve">Reducing biases in measurements such as  soil moisture and </w:t>
      </w:r>
      <w:r w:rsidDel="00000000" w:rsidR="00000000" w:rsidRPr="00000000">
        <w:rPr>
          <w:rtl w:val="0"/>
        </w:rPr>
        <w:t xml:space="preserve"> </w:t>
      </w:r>
      <w:ins w:author="Xiangming Xiao" w:id="6" w:date="2024-09-17T15:55:59Z">
        <w:r w:rsidDel="00000000" w:rsidR="00000000" w:rsidRPr="00000000">
          <w:rPr>
            <w:rtl w:val="0"/>
          </w:rPr>
          <w:t xml:space="preserve">atmospheric </w:t>
        </w:r>
      </w:ins>
      <w:r w:rsidDel="00000000" w:rsidR="00000000" w:rsidRPr="00000000">
        <w:rPr>
          <w:rtl w:val="0"/>
        </w:rPr>
        <w:t xml:space="preserve">column CO</w:t>
      </w:r>
      <w:r w:rsidDel="00000000" w:rsidR="00000000" w:rsidRPr="00000000">
        <w:rPr>
          <w:vertAlign w:val="subscript"/>
          <w:rtl w:val="0"/>
        </w:rPr>
        <w:t xml:space="preserve">2</w:t>
      </w:r>
      <w:r w:rsidDel="00000000" w:rsidR="00000000" w:rsidRPr="00000000">
        <w:rPr>
          <w:rtl w:val="0"/>
        </w:rPr>
        <w:t xml:space="preserve"> is critical for </w:t>
      </w:r>
      <w:r w:rsidDel="00000000" w:rsidR="00000000" w:rsidRPr="00000000">
        <w:rPr>
          <w:rtl w:val="0"/>
        </w:rPr>
        <w:t xml:space="preserve">enhancing our understanding of the water cycle, carbon fluxes, and ecosystem dynamics in this globally important region. Validating satellite measurements with ground and airborne observations is essential to the success of NASA’s Earth observation missions, particularly with the advent of an exciting new and forthcoming fleet of sensors that have the potential to capture the multi-dimensionality of these systems (e.g., GEDI, EMIT, SWOT, NISAR, SBG). The development of more accurate satellite products, particularly in understudied tropical regions, directly supports NASA’s mission to improve global environmental monitoring and advance predictive models.</w:t>
      </w:r>
    </w:p>
    <w:p w:rsidR="00000000" w:rsidDel="00000000" w:rsidP="00000000" w:rsidRDefault="00000000" w:rsidRPr="00000000" w14:paraId="000000AF">
      <w:pPr>
        <w:ind w:firstLine="72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b w:val="1"/>
          <w:rtl w:val="0"/>
        </w:rPr>
        <w:t xml:space="preserve">Future predictions of the role of the tropical carbon land flux in the Earth system remain highly uncertain</w:t>
      </w:r>
      <w:r w:rsidDel="00000000" w:rsidR="00000000" w:rsidRPr="00000000">
        <w:rPr>
          <w:rtl w:val="0"/>
        </w:rPr>
        <w:t xml:space="preserve"> (</w:t>
      </w:r>
      <w:commentRangeStart w:id="30"/>
      <w:commentRangeStart w:id="31"/>
      <w:r w:rsidDel="00000000" w:rsidR="00000000" w:rsidRPr="00000000">
        <w:rPr>
          <w:rtl w:val="0"/>
        </w:rPr>
        <w:t xml:space="preserve">Arora et al. 2020</w:t>
      </w:r>
      <w:commentRangeEnd w:id="30"/>
      <w:r w:rsidDel="00000000" w:rsidR="00000000" w:rsidRPr="00000000">
        <w:commentReference w:id="30"/>
      </w:r>
      <w:r w:rsidDel="00000000" w:rsidR="00000000" w:rsidRPr="00000000">
        <w:rPr>
          <w:rtl w:val="0"/>
        </w:rPr>
        <w:t xml:space="preserve">; </w:t>
      </w:r>
      <w:commentRangeStart w:id="32"/>
      <w:commentRangeStart w:id="33"/>
      <w:commentRangeStart w:id="34"/>
      <w:r w:rsidDel="00000000" w:rsidR="00000000" w:rsidRPr="00000000">
        <w:rPr>
          <w:rtl w:val="0"/>
        </w:rPr>
        <w:t xml:space="preserve">Friedlingstein et al </w:t>
      </w:r>
      <w:commentRangeEnd w:id="33"/>
      <w:r w:rsidDel="00000000" w:rsidR="00000000" w:rsidRPr="00000000">
        <w:commentReference w:id="33"/>
      </w:r>
      <w:commentRangeEnd w:id="34"/>
      <w:r w:rsidDel="00000000" w:rsidR="00000000" w:rsidRPr="00000000">
        <w:commentReference w:id="34"/>
      </w:r>
      <w:r w:rsidDel="00000000" w:rsidR="00000000" w:rsidRPr="00000000">
        <w:rPr>
          <w:rtl w:val="0"/>
        </w:rPr>
        <w:t xml:space="preserve">2014; </w:t>
      </w:r>
      <w:commentRangeStart w:id="35"/>
      <w:commentRangeStart w:id="36"/>
      <w:r w:rsidDel="00000000" w:rsidR="00000000" w:rsidRPr="00000000">
        <w:rPr>
          <w:rtl w:val="0"/>
        </w:rPr>
        <w:t xml:space="preserve">Friedlingstein et al 20</w:t>
      </w:r>
      <w:commentRangeEnd w:id="35"/>
      <w:r w:rsidDel="00000000" w:rsidR="00000000" w:rsidRPr="00000000">
        <w:commentReference w:id="35"/>
      </w:r>
      <w:commentRangeEnd w:id="36"/>
      <w:r w:rsidDel="00000000" w:rsidR="00000000" w:rsidRPr="00000000">
        <w:commentReference w:id="36"/>
      </w:r>
      <w:r w:rsidDel="00000000" w:rsidR="00000000" w:rsidRPr="00000000">
        <w:rPr>
          <w:rtl w:val="0"/>
        </w:rPr>
        <w:t xml:space="preserve">06</w:t>
      </w:r>
      <w:commentRangeEnd w:id="31"/>
      <w:r w:rsidDel="00000000" w:rsidR="00000000" w:rsidRPr="00000000">
        <w:commentReference w:id="31"/>
      </w:r>
      <w:commentRangeEnd w:id="32"/>
      <w:r w:rsidDel="00000000" w:rsidR="00000000" w:rsidRPr="00000000">
        <w:commentReference w:id="32"/>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w:t>
      </w:r>
      <w:commentRangeStart w:id="37"/>
      <w:commentRangeStart w:id="38"/>
      <w:commentRangeStart w:id="39"/>
      <w:r w:rsidDel="00000000" w:rsidR="00000000" w:rsidRPr="00000000">
        <w:rPr>
          <w:rtl w:val="0"/>
        </w:rPr>
        <w:t xml:space="preserve">Cavaleri et al 2015</w:t>
      </w:r>
      <w:commentRangeEnd w:id="37"/>
      <w:r w:rsidDel="00000000" w:rsidR="00000000" w:rsidRPr="00000000">
        <w:commentReference w:id="37"/>
      </w:r>
      <w:commentRangeEnd w:id="38"/>
      <w:r w:rsidDel="00000000" w:rsidR="00000000" w:rsidRPr="00000000">
        <w:commentReference w:id="38"/>
      </w:r>
      <w:commentRangeEnd w:id="39"/>
      <w:r w:rsidDel="00000000" w:rsidR="00000000" w:rsidRPr="00000000">
        <w:commentReference w:id="39"/>
      </w:r>
      <w:r w:rsidDel="00000000" w:rsidR="00000000" w:rsidRPr="00000000">
        <w:rPr>
          <w:rtl w:val="0"/>
        </w:rPr>
        <w:t xml:space="preserve">). </w:t>
      </w:r>
      <w:r w:rsidDel="00000000" w:rsidR="00000000" w:rsidRPr="00000000">
        <w:rPr>
          <w:rtl w:val="0"/>
        </w:rPr>
        <w:t xml:space="preserve">While model development between Coupled Model Intercomparison Project (CMIP) Phase 5 and Phase 6 resulted in a major step toward constraining tropical carbon flux uncertainty, these reductions were primarily linked to the inclusion of nutrient limitations in models (Friedlingstein et al., 2023). </w:t>
      </w:r>
      <w:r w:rsidDel="00000000" w:rsidR="00000000" w:rsidRPr="00000000">
        <w:rPr>
          <w:rtl w:val="0"/>
        </w:rPr>
        <w:t xml:space="preserve">Traditionally, ESMs ignore most biodiversity and represent tropical vegetation in simple and aggregated ways that directly contribute to model </w:t>
      </w:r>
      <w:r w:rsidDel="00000000" w:rsidR="00000000" w:rsidRPr="00000000">
        <w:rPr>
          <w:rtl w:val="0"/>
        </w:rPr>
        <w:t xml:space="preserve">failure to capture tropical forest responses to climate variation and disturbance </w:t>
      </w:r>
      <w:r w:rsidDel="00000000" w:rsidR="00000000" w:rsidRPr="00000000">
        <w:rPr>
          <w:rtl w:val="0"/>
        </w:rPr>
        <w:t xml:space="preserve">(</w:t>
      </w:r>
      <w:commentRangeStart w:id="40"/>
      <w:r w:rsidDel="00000000" w:rsidR="00000000" w:rsidRPr="00000000">
        <w:rPr>
          <w:rtl w:val="0"/>
        </w:rPr>
        <w:t xml:space="preserve">Levine et al. 2016</w:t>
      </w:r>
      <w:commentRangeEnd w:id="40"/>
      <w:r w:rsidDel="00000000" w:rsidR="00000000" w:rsidRPr="00000000">
        <w:commentReference w:id="40"/>
      </w:r>
      <w:r w:rsidDel="00000000" w:rsidR="00000000" w:rsidRPr="00000000">
        <w:rPr>
          <w:rtl w:val="0"/>
        </w:rPr>
        <w:t xml:space="preserve">; </w:t>
      </w:r>
      <w:commentRangeStart w:id="41"/>
      <w:r w:rsidDel="00000000" w:rsidR="00000000" w:rsidRPr="00000000">
        <w:rPr>
          <w:rtl w:val="0"/>
        </w:rPr>
        <w:t xml:space="preserve">Yang et al. 2023</w:t>
      </w:r>
      <w:commentRangeEnd w:id="41"/>
      <w:r w:rsidDel="00000000" w:rsidR="00000000" w:rsidRPr="00000000">
        <w:commentReference w:id="41"/>
      </w:r>
      <w:r w:rsidDel="00000000" w:rsidR="00000000" w:rsidRPr="00000000">
        <w:rPr>
          <w:rtl w:val="0"/>
        </w:rPr>
        <w:t xml:space="preserve">; </w:t>
      </w:r>
      <w:commentRangeStart w:id="42"/>
      <w:r w:rsidDel="00000000" w:rsidR="00000000" w:rsidRPr="00000000">
        <w:rPr>
          <w:rtl w:val="0"/>
        </w:rPr>
        <w:t xml:space="preserve">Sakchewski et al. 2016</w:t>
      </w:r>
      <w:commentRangeEnd w:id="42"/>
      <w:r w:rsidDel="00000000" w:rsidR="00000000" w:rsidRPr="00000000">
        <w:commentReference w:id="42"/>
      </w:r>
      <w:r w:rsidDel="00000000" w:rsidR="00000000" w:rsidRPr="00000000">
        <w:rPr>
          <w:rtl w:val="0"/>
        </w:rPr>
        <w:t xml:space="preserve">). Constraining this uncertainty requires improved representation of </w:t>
      </w:r>
      <w:commentRangeStart w:id="43"/>
      <w:r w:rsidDel="00000000" w:rsidR="00000000" w:rsidRPr="00000000">
        <w:rPr>
          <w:rtl w:val="0"/>
        </w:rPr>
        <w:t xml:space="preserve">ecological processes of diverse ecosystems</w:t>
      </w:r>
      <w:commentRangeEnd w:id="43"/>
      <w:r w:rsidDel="00000000" w:rsidR="00000000" w:rsidRPr="00000000">
        <w:commentReference w:id="43"/>
      </w:r>
      <w:r w:rsidDel="00000000" w:rsidR="00000000" w:rsidRPr="00000000">
        <w:rPr>
          <w:rtl w:val="0"/>
        </w:rPr>
        <w:t xml:space="preserve"> (</w:t>
      </w:r>
      <w:commentRangeStart w:id="44"/>
      <w:r w:rsidDel="00000000" w:rsidR="00000000" w:rsidRPr="00000000">
        <w:rPr>
          <w:rtl w:val="0"/>
        </w:rPr>
        <w:t xml:space="preserve">Bonan et al. 2024</w:t>
      </w:r>
      <w:commentRangeEnd w:id="44"/>
      <w:r w:rsidDel="00000000" w:rsidR="00000000" w:rsidRPr="00000000">
        <w:commentReference w:id="44"/>
      </w:r>
      <w:r w:rsidDel="00000000" w:rsidR="00000000" w:rsidRPr="00000000">
        <w:rPr>
          <w:rtl w:val="0"/>
        </w:rPr>
        <w:t xml:space="preserve">). Newer generations of terrestrial biosphere models—vegetation demography models (</w:t>
      </w:r>
      <w:commentRangeStart w:id="45"/>
      <w:r w:rsidDel="00000000" w:rsidR="00000000" w:rsidRPr="00000000">
        <w:rPr>
          <w:rtl w:val="0"/>
        </w:rPr>
        <w:t xml:space="preserve">Fisher et al. 2018</w:t>
      </w:r>
      <w:commentRangeEnd w:id="45"/>
      <w:r w:rsidDel="00000000" w:rsidR="00000000" w:rsidRPr="00000000">
        <w:commentReference w:id="45"/>
      </w:r>
      <w:r w:rsidDel="00000000" w:rsidR="00000000" w:rsidRPr="00000000">
        <w:rPr>
          <w:rtl w:val="0"/>
        </w:rPr>
        <w:t xml:space="preserve">) – such as ED and FATES – </w:t>
      </w:r>
      <w:r w:rsidDel="00000000" w:rsidR="00000000" w:rsidRPr="00000000">
        <w:rPr>
          <w:rtl w:val="0"/>
        </w:rPr>
        <w:t xml:space="preserve"> </w:t>
      </w:r>
      <w:r w:rsidDel="00000000" w:rsidR="00000000" w:rsidRPr="00000000">
        <w:rPr>
          <w:rtl w:val="0"/>
        </w:rPr>
        <w:t xml:space="preserve">include more structurally and functionally diverse forest canopies (</w:t>
      </w:r>
      <w:commentRangeStart w:id="46"/>
      <w:r w:rsidDel="00000000" w:rsidR="00000000" w:rsidRPr="00000000">
        <w:rPr>
          <w:rtl w:val="0"/>
        </w:rPr>
        <w:t xml:space="preserve">Longo et al. 2019</w:t>
      </w:r>
      <w:commentRangeEnd w:id="46"/>
      <w:r w:rsidDel="00000000" w:rsidR="00000000" w:rsidRPr="00000000">
        <w:commentReference w:id="46"/>
      </w:r>
      <w:r w:rsidDel="00000000" w:rsidR="00000000" w:rsidRPr="00000000">
        <w:rPr>
          <w:rtl w:val="0"/>
        </w:rPr>
        <w:t xml:space="preserve">; </w:t>
      </w:r>
      <w:commentRangeStart w:id="47"/>
      <w:r w:rsidDel="00000000" w:rsidR="00000000" w:rsidRPr="00000000">
        <w:rPr>
          <w:rtl w:val="0"/>
        </w:rPr>
        <w:t xml:space="preserve">Koven et al. 2020</w:t>
      </w:r>
      <w:commentRangeEnd w:id="47"/>
      <w:r w:rsidDel="00000000" w:rsidR="00000000" w:rsidRPr="00000000">
        <w:commentReference w:id="47"/>
      </w:r>
      <w:r w:rsidDel="00000000" w:rsidR="00000000" w:rsidRPr="00000000">
        <w:rPr>
          <w:rtl w:val="0"/>
        </w:rPr>
        <w:t xml:space="preserve">). Although vegetation demography models represent forest dynamics processes more directly, the additional complexity creates two challenges for regional and global simulations. First, initial conditions require detailed forest structure and composition data that can be derived from forest plots only for small domains (</w:t>
      </w:r>
      <w:commentRangeStart w:id="48"/>
      <w:r w:rsidDel="00000000" w:rsidR="00000000" w:rsidRPr="00000000">
        <w:rPr>
          <w:rtl w:val="0"/>
        </w:rPr>
        <w:t xml:space="preserve">Marvin et al. 2014</w:t>
      </w:r>
      <w:commentRangeEnd w:id="48"/>
      <w:r w:rsidDel="00000000" w:rsidR="00000000" w:rsidRPr="00000000">
        <w:commentReference w:id="48"/>
      </w:r>
      <w:r w:rsidDel="00000000" w:rsidR="00000000" w:rsidRPr="00000000">
        <w:rPr>
          <w:rtl w:val="0"/>
        </w:rPr>
        <w:t xml:space="preserve">). Second, existing model benchmarking systems, such as the International Land Model Benchmarking (ILAMB; </w:t>
      </w:r>
      <w:commentRangeStart w:id="49"/>
      <w:r w:rsidDel="00000000" w:rsidR="00000000" w:rsidRPr="00000000">
        <w:rPr>
          <w:rtl w:val="0"/>
        </w:rPr>
        <w:t xml:space="preserve">Collier et al. 2018</w:t>
      </w:r>
      <w:commentRangeEnd w:id="49"/>
      <w:r w:rsidDel="00000000" w:rsidR="00000000" w:rsidRPr="00000000">
        <w:commentReference w:id="49"/>
      </w:r>
      <w:r w:rsidDel="00000000" w:rsidR="00000000" w:rsidRPr="00000000">
        <w:rPr>
          <w:rtl w:val="0"/>
        </w:rPr>
        <w:t xml:space="preserve">) are insufficient, because the newer generation of models may predict reasonable aggregated properties (e.g., total aboveground biomass) via compensating errors in process representation (e.g., overly high productivity and mortality). Recent advances in remote sensing provide a unique opportunity to collect data on the structure, composition, and diversity of tropical ecosystems over large areas and thereby better inform models (</w:t>
      </w:r>
      <w:commentRangeStart w:id="50"/>
      <w:r w:rsidDel="00000000" w:rsidR="00000000" w:rsidRPr="00000000">
        <w:rPr>
          <w:rtl w:val="0"/>
        </w:rPr>
        <w:t xml:space="preserve">Schimel et al. 2019</w:t>
      </w:r>
      <w:commentRangeEnd w:id="50"/>
      <w:r w:rsidDel="00000000" w:rsidR="00000000" w:rsidRPr="00000000">
        <w:commentReference w:id="50"/>
      </w:r>
      <w:r w:rsidDel="00000000" w:rsidR="00000000" w:rsidRPr="00000000">
        <w:rPr>
          <w:rtl w:val="0"/>
        </w:rPr>
        <w:t xml:space="preserve">).</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Critically, </w:t>
      </w: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Few tropical forest countries maintain systematic repeated forest inventories because inventories are costly and require technical and management expertise. Networks of research plots provide valuable insights into forest dynamics (e.g., ForestPlots.net et al 2021; Anderson‐Teixeira et al 2014, Davies et al. 2021), but their distribution is sparse and extrapolation from potentially biased plot locations may lead to significant uncertainties and biases (Saatchi et al., 2015). </w:t>
      </w:r>
      <w:r w:rsidDel="00000000" w:rsidR="00000000" w:rsidRPr="00000000">
        <w:rPr>
          <w:rtl w:val="0"/>
        </w:rPr>
        <w:t xml:space="preserve">The 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51"/>
      <w:commentRangeStart w:id="52"/>
      <w:r w:rsidDel="00000000" w:rsidR="00000000" w:rsidRPr="00000000">
        <w:rPr>
          <w:rtl w:val="0"/>
        </w:rPr>
        <w:t xml:space="preserve">(Baldocchi et al 2022, Schimel et al. 2015)</w:t>
      </w:r>
      <w:commentRangeEnd w:id="51"/>
      <w:r w:rsidDel="00000000" w:rsidR="00000000" w:rsidRPr="00000000">
        <w:commentReference w:id="51"/>
      </w:r>
      <w:commentRangeEnd w:id="52"/>
      <w:r w:rsidDel="00000000" w:rsidR="00000000" w:rsidRPr="00000000">
        <w:commentReference w:id="52"/>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b w:val="1"/>
          <w:rtl w:val="0"/>
        </w:rPr>
        <w:t xml:space="preserve">Earth Action Relevance: </w:t>
      </w:r>
      <w:r w:rsidDel="00000000" w:rsidR="00000000" w:rsidRPr="00000000">
        <w:rPr>
          <w:rtl w:val="0"/>
        </w:rPr>
        <w:t xml:space="preserve">Halting tropical deforestation and forest degradation and conserving and restoring tropical forests can be a cost-effective tool for mitigating climate change, with co-benefits that extend beyond carbon sequestration (e.g. </w:t>
      </w:r>
      <w:hyperlink r:id="rId14">
        <w:r w:rsidDel="00000000" w:rsidR="00000000" w:rsidRPr="00000000">
          <w:rPr>
            <w:color w:val="1155cc"/>
            <w:u w:val="single"/>
            <w:rtl w:val="0"/>
          </w:rPr>
          <w:t xml:space="preserve">Heinrich et al., 2023</w:t>
        </w:r>
      </w:hyperlink>
      <w:r w:rsidDel="00000000" w:rsidR="00000000" w:rsidRPr="00000000">
        <w:rPr>
          <w:rtl w:val="0"/>
        </w:rPr>
        <w:t xml:space="preserve">). Tropical forests maintain high levels of evaporation and transpiration throughout the year, transferring energy and water to distant latitudes and maintaining high rates of regional precipitation through rainfall recycling (</w:t>
      </w:r>
      <w:commentRangeStart w:id="53"/>
      <w:r w:rsidDel="00000000" w:rsidR="00000000" w:rsidRPr="00000000">
        <w:rPr>
          <w:rtl w:val="0"/>
        </w:rPr>
        <w:t xml:space="preserve">Salati et al. 1979</w:t>
      </w:r>
      <w:commentRangeEnd w:id="53"/>
      <w:r w:rsidDel="00000000" w:rsidR="00000000" w:rsidRPr="00000000">
        <w:commentReference w:id="53"/>
      </w:r>
      <w:r w:rsidDel="00000000" w:rsidR="00000000" w:rsidRPr="00000000">
        <w:rPr>
          <w:rtl w:val="0"/>
        </w:rPr>
        <w:t xml:space="preserve">; Worden et al. 2021; </w:t>
      </w:r>
      <w:commentRangeStart w:id="54"/>
      <w:r w:rsidDel="00000000" w:rsidR="00000000" w:rsidRPr="00000000">
        <w:rPr>
          <w:rtl w:val="0"/>
        </w:rPr>
        <w:t xml:space="preserve">Worden et al. 2024</w:t>
      </w:r>
      <w:commentRangeEnd w:id="54"/>
      <w:r w:rsidDel="00000000" w:rsidR="00000000" w:rsidRPr="00000000">
        <w:commentReference w:id="54"/>
      </w:r>
      <w:r w:rsidDel="00000000" w:rsidR="00000000" w:rsidRPr="00000000">
        <w:rPr>
          <w:rtl w:val="0"/>
        </w:rPr>
        <w:t xml:space="preserve">, van der Ent et al., 2010, Staal et al., 2018). Tropical deforestation and forest degradation reduce evapotranspiration in the dry season (</w:t>
      </w:r>
      <w:commentRangeStart w:id="55"/>
      <w:r w:rsidDel="00000000" w:rsidR="00000000" w:rsidRPr="00000000">
        <w:rPr>
          <w:rtl w:val="0"/>
        </w:rPr>
        <w:t xml:space="preserve">Sampaio et al. 2007</w:t>
      </w:r>
      <w:commentRangeEnd w:id="55"/>
      <w:r w:rsidDel="00000000" w:rsidR="00000000" w:rsidRPr="00000000">
        <w:commentReference w:id="55"/>
      </w:r>
      <w:r w:rsidDel="00000000" w:rsidR="00000000" w:rsidRPr="00000000">
        <w:rPr>
          <w:rtl w:val="0"/>
        </w:rPr>
        <w:t xml:space="preserve">; </w:t>
      </w:r>
      <w:commentRangeStart w:id="56"/>
      <w:r w:rsidDel="00000000" w:rsidR="00000000" w:rsidRPr="00000000">
        <w:rPr>
          <w:rtl w:val="0"/>
        </w:rPr>
        <w:t xml:space="preserve">Longo et al. 2020</w:t>
      </w:r>
      <w:commentRangeEnd w:id="56"/>
      <w:r w:rsidDel="00000000" w:rsidR="00000000" w:rsidRPr="00000000">
        <w:commentReference w:id="56"/>
      </w:r>
      <w:r w:rsidDel="00000000" w:rsidR="00000000" w:rsidRPr="00000000">
        <w:rPr>
          <w:rtl w:val="0"/>
        </w:rPr>
        <w:t xml:space="preserve">; </w:t>
      </w:r>
      <w:commentRangeStart w:id="57"/>
      <w:r w:rsidDel="00000000" w:rsidR="00000000" w:rsidRPr="00000000">
        <w:rPr>
          <w:rtl w:val="0"/>
        </w:rPr>
        <w:t xml:space="preserve">Zemp et al., 2017</w:t>
      </w:r>
      <w:commentRangeEnd w:id="57"/>
      <w:r w:rsidDel="00000000" w:rsidR="00000000" w:rsidRPr="00000000">
        <w:commentReference w:id="57"/>
      </w:r>
      <w:r w:rsidDel="00000000" w:rsidR="00000000" w:rsidRPr="00000000">
        <w:rPr>
          <w:rtl w:val="0"/>
        </w:rPr>
        <w:t xml:space="preserve">) potentially leading to forest mortality and a positive feedback loop resulting in forest ecosystem collapse that could result in </w:t>
      </w:r>
      <w:r w:rsidDel="00000000" w:rsidR="00000000" w:rsidRPr="00000000">
        <w:rPr>
          <w:rtl w:val="0"/>
        </w:rPr>
        <w:t xml:space="preserve">tipping point</w:t>
      </w:r>
      <w:r w:rsidDel="00000000" w:rsidR="00000000" w:rsidRPr="00000000">
        <w:rPr>
          <w:rtl w:val="0"/>
        </w:rPr>
        <w:t xml:space="preserve">s (</w:t>
      </w:r>
      <w:commentRangeStart w:id="58"/>
      <w:r w:rsidDel="00000000" w:rsidR="00000000" w:rsidRPr="00000000">
        <w:rPr>
          <w:rtl w:val="0"/>
        </w:rPr>
        <w:t xml:space="preserve">Xu et al., 2022</w:t>
      </w:r>
      <w:commentRangeEnd w:id="58"/>
      <w:r w:rsidDel="00000000" w:rsidR="00000000" w:rsidRPr="00000000">
        <w:commentReference w:id="58"/>
      </w:r>
      <w:r w:rsidDel="00000000" w:rsidR="00000000" w:rsidRPr="00000000">
        <w:rPr>
          <w:rtl w:val="0"/>
        </w:rPr>
        <w:t xml:space="preserve">,Lovejoy and Nobre 2018). </w:t>
      </w:r>
      <w:r w:rsidDel="00000000" w:rsidR="00000000" w:rsidRPr="00000000">
        <w:rPr>
          <w:rtl w:val="0"/>
        </w:rPr>
        <w:t xml:space="preserve">Accelerating biodiversity loss, declining populations and changes in species composition directly impact ecosystem function and services (</w:t>
      </w:r>
      <w:commentRangeStart w:id="59"/>
      <w:r w:rsidDel="00000000" w:rsidR="00000000" w:rsidRPr="00000000">
        <w:rPr>
          <w:rtl w:val="0"/>
        </w:rPr>
        <w:t xml:space="preserve">Ceballos et al 2002 and Gaston et al 2008</w:t>
      </w:r>
      <w:commentRangeEnd w:id="59"/>
      <w:r w:rsidDel="00000000" w:rsidR="00000000" w:rsidRPr="00000000">
        <w:commentReference w:id="59"/>
      </w:r>
      <w:r w:rsidDel="00000000" w:rsidR="00000000" w:rsidRPr="00000000">
        <w:rPr>
          <w:rtl w:val="0"/>
        </w:rPr>
        <w:t xml:space="preserve">), although the full impacts of biodiversity loss are likely underestimated (</w:t>
      </w:r>
      <w:commentRangeStart w:id="60"/>
      <w:r w:rsidDel="00000000" w:rsidR="00000000" w:rsidRPr="00000000">
        <w:rPr>
          <w:rtl w:val="0"/>
        </w:rPr>
        <w:t xml:space="preserve">Dirzo et al 2014</w:t>
      </w:r>
      <w:commentRangeEnd w:id="60"/>
      <w:r w:rsidDel="00000000" w:rsidR="00000000" w:rsidRPr="00000000">
        <w:commentReference w:id="60"/>
      </w:r>
      <w:r w:rsidDel="00000000" w:rsidR="00000000" w:rsidRPr="00000000">
        <w:rPr>
          <w:rtl w:val="0"/>
        </w:rPr>
        <w:t xml:space="preserve">). Connected to all of this is the immense pressure on tropical forests from rising global demand for food, fiber, and biofuels</w:t>
      </w:r>
      <w:commentRangeStart w:id="61"/>
      <w:r w:rsidDel="00000000" w:rsidR="00000000" w:rsidRPr="00000000">
        <w:rPr>
          <w:rtl w:val="0"/>
        </w:rPr>
        <w:t xml:space="preserve"> (</w:t>
      </w:r>
      <w:commentRangeStart w:id="62"/>
      <w:r w:rsidDel="00000000" w:rsidR="00000000" w:rsidRPr="00000000">
        <w:rPr>
          <w:rtl w:val="0"/>
        </w:rPr>
        <w:t xml:space="preserve">Erb et al. 2024</w:t>
      </w:r>
      <w:commentRangeEnd w:id="62"/>
      <w:r w:rsidDel="00000000" w:rsidR="00000000" w:rsidRPr="00000000">
        <w:commentReference w:id="62"/>
      </w:r>
      <w:r w:rsidDel="00000000" w:rsidR="00000000" w:rsidRPr="00000000">
        <w:rPr>
          <w:rtl w:val="0"/>
        </w:rPr>
        <w:t xml:space="preserve">, Pendrill et al. 2022)</w:t>
      </w:r>
      <w:commentRangeEnd w:id="61"/>
      <w:r w:rsidDel="00000000" w:rsidR="00000000" w:rsidRPr="00000000">
        <w:commentReference w:id="61"/>
      </w:r>
      <w:r w:rsidDel="00000000" w:rsidR="00000000" w:rsidRPr="00000000">
        <w:rPr>
          <w:rtl w:val="0"/>
        </w:rPr>
        <w:t xml:space="preserve">. Tropical regions are expected to play a growing role in global agriculture (</w:t>
      </w:r>
      <w:commentRangeStart w:id="63"/>
      <w:r w:rsidDel="00000000" w:rsidR="00000000" w:rsidRPr="00000000">
        <w:rPr>
          <w:rtl w:val="0"/>
        </w:rPr>
        <w:t xml:space="preserve">Alexandratos &amp; Bruinsma 2012</w:t>
      </w:r>
      <w:commentRangeEnd w:id="63"/>
      <w:r w:rsidDel="00000000" w:rsidR="00000000" w:rsidRPr="00000000">
        <w:commentReference w:id="63"/>
      </w:r>
      <w:r w:rsidDel="00000000" w:rsidR="00000000" w:rsidRPr="00000000">
        <w:rPr>
          <w:rtl w:val="0"/>
        </w:rPr>
        <w:t xml:space="preserve">). Agricultural intensification to support global demands and local livelihoods in the region stands to greatly benefit from precision agriculture methods and biogeochemical cycle monitoring (e.g., phosphorus and nitrogen) to ensure sustainable solutions. </w:t>
      </w:r>
    </w:p>
    <w:p w:rsidR="00000000" w:rsidDel="00000000" w:rsidP="00000000" w:rsidRDefault="00000000" w:rsidRPr="00000000" w14:paraId="000000B5">
      <w:pPr>
        <w:spacing w:after="240" w:before="240" w:lineRule="auto"/>
        <w:rPr>
          <w:color w:val="ff0000"/>
          <w:highlight w:val="white"/>
        </w:rPr>
      </w:pPr>
      <w:r w:rsidDel="00000000" w:rsidR="00000000" w:rsidRPr="00000000">
        <w:rPr>
          <w:b w:val="1"/>
          <w:highlight w:val="white"/>
          <w:rtl w:val="0"/>
        </w:rPr>
        <w:t xml:space="preserve">PANGEA aims to determine whether tropical forests will share the same fate or vary in their responses to the effects of climate change, with a particular emphasis on the two largest tropical forests. </w:t>
      </w:r>
      <w:r w:rsidDel="00000000" w:rsidR="00000000" w:rsidRPr="00000000">
        <w:rPr>
          <w:rtl w:val="0"/>
        </w:rPr>
        <w:t xml:space="preserve">Implementing PANGEA is urgent due to our limited understanding of tropical forest ecosystems. Experts </w:t>
      </w:r>
      <w:r w:rsidDel="00000000" w:rsidR="00000000" w:rsidRPr="00000000">
        <w:rPr>
          <w:rtl w:val="0"/>
        </w:rPr>
        <w:t xml:space="preserve">suggest the</w:t>
      </w:r>
      <w:r w:rsidDel="00000000" w:rsidR="00000000" w:rsidRPr="00000000">
        <w:rPr>
          <w:rtl w:val="0"/>
        </w:rPr>
        <w:t xml:space="preserve"> potential collapse of these ecosystems within decades, which could drastically impact the global carbon and water cycles, exacerbating climate change (</w:t>
      </w:r>
      <w:commentRangeStart w:id="64"/>
      <w:r w:rsidDel="00000000" w:rsidR="00000000" w:rsidRPr="00000000">
        <w:rPr>
          <w:rtl w:val="0"/>
        </w:rPr>
        <w:t xml:space="preserve">Lovejoy and Nobre 2018</w:t>
      </w:r>
      <w:commentRangeEnd w:id="64"/>
      <w:r w:rsidDel="00000000" w:rsidR="00000000" w:rsidRPr="00000000">
        <w:commentReference w:id="64"/>
      </w:r>
      <w:r w:rsidDel="00000000" w:rsidR="00000000" w:rsidRPr="00000000">
        <w:rPr>
          <w:rtl w:val="0"/>
        </w:rPr>
        <w:t xml:space="preserve">). Second, the lack of knowledge necessary to fully utilize existing and upcoming satellite data hinders progress. To fully benefit from current and future satellite missions and take effective, regionally-tailored action to mitigate these outcomes and conserve this globally important biome, immediate action is essential. PANGEA will bridge critical knowledge gaps, enabling timely advancements that directly support </w:t>
      </w:r>
      <w:r w:rsidDel="00000000" w:rsidR="00000000" w:rsidRPr="00000000">
        <w:rPr>
          <w:rtl w:val="0"/>
        </w:rPr>
        <w:t xml:space="preserve">NASA’s Carbon Cycle and Ecosystems Focus Area, in alignment with the Water and Energy Cycle and Climate Variability and Change Focus Areas, as well as </w:t>
      </w:r>
      <w:r w:rsidDel="00000000" w:rsidR="00000000" w:rsidRPr="00000000">
        <w:rPr>
          <w:rtl w:val="0"/>
        </w:rPr>
        <w:t xml:space="preserve">global climate and biodiversity commitments.</w:t>
      </w:r>
      <w:r w:rsidDel="00000000" w:rsidR="00000000" w:rsidRPr="00000000">
        <w:rPr>
          <w:rtl w:val="0"/>
        </w:rPr>
      </w:r>
    </w:p>
    <w:p w:rsidR="00000000" w:rsidDel="00000000" w:rsidP="00000000" w:rsidRDefault="00000000" w:rsidRPr="00000000" w14:paraId="000000B6">
      <w:pPr>
        <w:pStyle w:val="Heading3"/>
        <w:rPr/>
      </w:pPr>
      <w:bookmarkStart w:colFirst="0" w:colLast="0" w:name="_f43eyfjc03r4" w:id="3"/>
      <w:bookmarkEnd w:id="3"/>
      <w:r w:rsidDel="00000000" w:rsidR="00000000" w:rsidRPr="00000000">
        <w:rPr>
          <w:rtl w:val="0"/>
        </w:rPr>
        <w:t xml:space="preserve">1.1 Questions, Objectives, and Science Themes</w:t>
      </w:r>
    </w:p>
    <w:p w:rsidR="00000000" w:rsidDel="00000000" w:rsidP="00000000" w:rsidRDefault="00000000" w:rsidRPr="00000000" w14:paraId="000000B7">
      <w:pPr>
        <w:rPr>
          <w:b w:val="1"/>
        </w:rPr>
      </w:pPr>
      <w:r w:rsidDel="00000000" w:rsidR="00000000" w:rsidRPr="00000000">
        <w:rPr>
          <w:rtl w:val="0"/>
        </w:rPr>
        <w:t xml:space="preserve">Tropical forests have been a globally important carbon sink in recent decades, absorbing large amounts of CO₂ from the atmosphere. However, deforestation, increases in extreme weather events, frequent wildfires, and other disturbances are reversing this trend, with some regions now acting as net carbon sources. Moreover, forest regrowth following these disturbances does not fully restore the original carbon sink capacity. This reversal is not uniform: tropical forest landscapes differ in their recent carbon sink trends, sensitivity to extreme events, and interactions with climate and land-use change. Understanding controls on tropical forest carbon flux trends and the resilience of tropical forest carbon sinks to extreme events is crucial to accurately projecting the future of the Earth system and requires an improved understanding of patterns and processes. Critically, continued monitoring of these dynamics at pan-tropical and global scales urgently requires filling data and methods gaps to effectively leverage the new era of satellite remote sensing capabilities available now and in the next 1-10 years. PANGEA will study the complex interactions of the carbon cycle and social-ecological systems in the tropics to </w:t>
      </w:r>
      <w:r w:rsidDel="00000000" w:rsidR="00000000" w:rsidRPr="00000000">
        <w:rPr>
          <w:rtl w:val="0"/>
        </w:rPr>
        <w:t xml:space="preserve">answer</w:t>
      </w:r>
      <w:r w:rsidDel="00000000" w:rsidR="00000000" w:rsidRPr="00000000">
        <w:rPr>
          <w:rtl w:val="0"/>
        </w:rPr>
        <w:t xml:space="preserve">: </w:t>
      </w:r>
      <w:r w:rsidDel="00000000" w:rsidR="00000000" w:rsidRPr="00000000">
        <w:rPr>
          <w:b w:val="1"/>
          <w:rtl w:val="0"/>
        </w:rPr>
        <w:t xml:space="preserve">How vulnerable or resilient are tropical forest landscapes and their feedbacks to the global carbon cycle and climate?</w:t>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spacing w:line="276" w:lineRule="auto"/>
        <w:rPr/>
      </w:pPr>
      <w:r w:rsidDel="00000000" w:rsidR="00000000" w:rsidRPr="00000000">
        <w:rPr>
          <w:rtl w:val="0"/>
        </w:rPr>
        <w:t xml:space="preserve">Addressing this knowledge gap to inform climate mitigation and adaptation strategies and biodiversity conservation requires answering three critical questions:</w:t>
      </w:r>
    </w:p>
    <w:p w:rsidR="00000000" w:rsidDel="00000000" w:rsidP="00000000" w:rsidRDefault="00000000" w:rsidRPr="00000000" w14:paraId="000000BA">
      <w:pPr>
        <w:spacing w:line="276" w:lineRule="auto"/>
        <w:rPr>
          <w:sz w:val="14"/>
          <w:szCs w:val="14"/>
        </w:rPr>
      </w:pPr>
      <w:r w:rsidDel="00000000" w:rsidR="00000000" w:rsidRPr="00000000">
        <w:rPr>
          <w:rtl w:val="0"/>
        </w:rPr>
      </w:r>
    </w:p>
    <w:p w:rsidR="00000000" w:rsidDel="00000000" w:rsidP="00000000" w:rsidRDefault="00000000" w:rsidRPr="00000000" w14:paraId="000000BB">
      <w:pPr>
        <w:numPr>
          <w:ilvl w:val="0"/>
          <w:numId w:val="11"/>
        </w:numPr>
        <w:spacing w:after="120" w:before="120" w:lineRule="auto"/>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landscape states, dynamics, and feedbacks, and how do they vary geographically?</w:t>
      </w:r>
      <w:r w:rsidDel="00000000" w:rsidR="00000000" w:rsidRPr="00000000">
        <w:rPr>
          <w:rtl w:val="0"/>
        </w:rPr>
      </w:r>
    </w:p>
    <w:p w:rsidR="00000000" w:rsidDel="00000000" w:rsidP="00000000" w:rsidRDefault="00000000" w:rsidRPr="00000000" w14:paraId="000000BC">
      <w:pPr>
        <w:numPr>
          <w:ilvl w:val="0"/>
          <w:numId w:val="11"/>
        </w:numPr>
        <w:spacing w:after="120" w:before="120"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BD">
      <w:pPr>
        <w:numPr>
          <w:ilvl w:val="0"/>
          <w:numId w:val="11"/>
        </w:numPr>
        <w:spacing w:after="120" w:before="120" w:lineRule="auto"/>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BE">
      <w:pPr>
        <w:spacing w:line="276" w:lineRule="auto"/>
        <w:ind w:left="0" w:firstLine="0"/>
        <w:rPr>
          <w:b w:val="1"/>
        </w:rPr>
      </w:pPr>
      <w:r w:rsidDel="00000000" w:rsidR="00000000" w:rsidRPr="00000000">
        <w:rPr>
          <w:rtl w:val="0"/>
        </w:rPr>
      </w:r>
    </w:p>
    <w:p w:rsidR="00000000" w:rsidDel="00000000" w:rsidP="00000000" w:rsidRDefault="00000000" w:rsidRPr="00000000" w14:paraId="000000BF">
      <w:pPr>
        <w:spacing w:line="276" w:lineRule="auto"/>
        <w:ind w:left="0" w:firstLine="0"/>
        <w:rPr>
          <w:b w:val="1"/>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r w:rsidDel="00000000" w:rsidR="00000000" w:rsidRPr="00000000">
        <w:rPr>
          <w:rtl w:val="0"/>
        </w:rPr>
      </w:r>
    </w:p>
    <w:p w:rsidR="00000000" w:rsidDel="00000000" w:rsidP="00000000" w:rsidRDefault="00000000" w:rsidRPr="00000000" w14:paraId="000000C0">
      <w:pPr>
        <w:numPr>
          <w:ilvl w:val="0"/>
          <w:numId w:val="63"/>
        </w:numPr>
        <w:spacing w:after="120" w:before="120"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anthropogenic changes; </w:t>
      </w:r>
    </w:p>
    <w:p w:rsidR="00000000" w:rsidDel="00000000" w:rsidP="00000000" w:rsidRDefault="00000000" w:rsidRPr="00000000" w14:paraId="000000C1">
      <w:pPr>
        <w:numPr>
          <w:ilvl w:val="0"/>
          <w:numId w:val="63"/>
        </w:numPr>
        <w:spacing w:after="120" w:before="120" w:line="276" w:lineRule="auto"/>
        <w:ind w:left="720" w:hanging="360"/>
      </w:pPr>
      <w:r w:rsidDel="00000000" w:rsidR="00000000" w:rsidRPr="00000000">
        <w:rPr>
          <w:b w:val="1"/>
          <w:rtl w:val="0"/>
        </w:rPr>
        <w:t xml:space="preserve">Constrain model uncertainty of future tropical carbon flux predictions</w:t>
      </w:r>
      <w:r w:rsidDel="00000000" w:rsidR="00000000" w:rsidRPr="00000000">
        <w:rPr>
          <w:rtl w:val="0"/>
        </w:rPr>
        <w:t xml:space="preserve"> by improving process understanding and advancing remote sensing data-model integration; </w:t>
      </w:r>
    </w:p>
    <w:p w:rsidR="00000000" w:rsidDel="00000000" w:rsidP="00000000" w:rsidRDefault="00000000" w:rsidRPr="00000000" w14:paraId="000000C2">
      <w:pPr>
        <w:numPr>
          <w:ilvl w:val="0"/>
          <w:numId w:val="63"/>
        </w:numPr>
        <w:spacing w:after="120" w:before="120" w:line="276" w:lineRule="auto"/>
        <w:ind w:left="720" w:hanging="360"/>
      </w:pPr>
      <w:r w:rsidDel="00000000" w:rsidR="00000000" w:rsidRPr="00000000">
        <w:rPr>
          <w:b w:val="1"/>
          <w:rtl w:val="0"/>
        </w:rPr>
        <w:t xml:space="preserve">Address calibration, validation, and algorithm development needs</w:t>
      </w:r>
      <w:r w:rsidDel="00000000" w:rsidR="00000000" w:rsidRPr="00000000">
        <w:rPr>
          <w:rtl w:val="0"/>
        </w:rPr>
        <w:t xml:space="preserve"> to ensure measurements can be accurately retrieved from satellite remote sensing datasets over the tropics, ultimately supporting the global utility of satellite missions.</w:t>
      </w:r>
    </w:p>
    <w:p w:rsidR="00000000" w:rsidDel="00000000" w:rsidP="00000000" w:rsidRDefault="00000000" w:rsidRPr="00000000" w14:paraId="000000C3">
      <w:pPr>
        <w:spacing w:line="276" w:lineRule="auto"/>
        <w:rPr/>
      </w:pPr>
      <w:r w:rsidDel="00000000" w:rsidR="00000000" w:rsidRPr="00000000">
        <w:rPr>
          <w:rtl w:val="0"/>
        </w:rPr>
      </w:r>
    </w:p>
    <w:p w:rsidR="00000000" w:rsidDel="00000000" w:rsidP="00000000" w:rsidRDefault="00000000" w:rsidRPr="00000000" w14:paraId="000000C4">
      <w:pPr>
        <w:spacing w:line="276" w:lineRule="auto"/>
        <w:rPr>
          <w:b w:val="1"/>
          <w:color w:val="ff0000"/>
        </w:rPr>
      </w:pPr>
      <w:r w:rsidDel="00000000" w:rsidR="00000000" w:rsidRPr="00000000">
        <w:rPr>
          <w:rtl w:val="0"/>
        </w:rPr>
        <w:t xml:space="preserve">PANGEA</w:t>
      </w:r>
      <w:r w:rsidDel="00000000" w:rsidR="00000000" w:rsidRPr="00000000">
        <w:rPr>
          <w:rtl w:val="0"/>
        </w:rPr>
        <w:t xml:space="preserve"> research and activities will prioritize the investigation of variation between Earth’s two largest tropical forests in the </w:t>
      </w:r>
      <w:r w:rsidDel="00000000" w:rsidR="00000000" w:rsidRPr="00000000">
        <w:rPr>
          <w:b w:val="1"/>
          <w:rtl w:val="0"/>
        </w:rPr>
        <w:t xml:space="preserve">Amazon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rtl w:val="0"/>
        </w:rPr>
        <w:t xml:space="preserve"> while integrating datasets and research from existing and complementary activities across the tropics wherever possible. PANGEA’s research questions focus on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C5">
      <w:pPr>
        <w:numPr>
          <w:ilvl w:val="0"/>
          <w:numId w:val="42"/>
        </w:numPr>
        <w:spacing w:after="120" w:before="120" w:line="276" w:lineRule="auto"/>
        <w:ind w:left="720" w:hanging="360"/>
        <w:rPr/>
      </w:pPr>
      <w:r w:rsidDel="00000000" w:rsidR="00000000" w:rsidRPr="00000000">
        <w:rPr>
          <w:b w:val="1"/>
          <w:rtl w:val="0"/>
        </w:rPr>
        <w:t xml:space="preserve">Biogeochemical Cycles</w:t>
      </w:r>
      <w:r w:rsidDel="00000000" w:rsidR="00000000" w:rsidRPr="00000000">
        <w:rPr>
          <w:b w:val="1"/>
          <w:rtl w:val="0"/>
        </w:rPr>
        <w:t xml:space="preserve"> </w:t>
      </w:r>
      <w:r w:rsidDel="00000000" w:rsidR="00000000" w:rsidRPr="00000000">
        <w:rPr>
          <w:rtl w:val="0"/>
        </w:rPr>
        <w:t xml:space="preserve">encompass</w:t>
      </w:r>
      <w:r w:rsidDel="00000000" w:rsidR="00000000" w:rsidRPr="00000000">
        <w:rPr>
          <w:rtl w:val="0"/>
        </w:rPr>
        <w:t xml:space="preserve"> the movement and transformation of essential elements (e.g., carbon, nitrogen, and phosphorus) through Earth's biosphere, atmosphere, hydrosphere, and lithosphere. In tropical forests, these cycles are highly dynamic, with rapid nutrient turnover and a significant role in global carbon storage.</w:t>
      </w:r>
    </w:p>
    <w:p w:rsidR="00000000" w:rsidDel="00000000" w:rsidP="00000000" w:rsidRDefault="00000000" w:rsidRPr="00000000" w14:paraId="000000C6">
      <w:pPr>
        <w:numPr>
          <w:ilvl w:val="0"/>
          <w:numId w:val="42"/>
        </w:numPr>
        <w:spacing w:after="120" w:before="120" w:line="276" w:lineRule="auto"/>
        <w:ind w:left="720" w:hanging="360"/>
        <w:rPr/>
      </w:pPr>
      <w:r w:rsidDel="00000000" w:rsidR="00000000" w:rsidRPr="00000000">
        <w:rPr>
          <w:b w:val="1"/>
          <w:rtl w:val="0"/>
        </w:rPr>
        <w:t xml:space="preserve">Biodiversity</w:t>
      </w:r>
      <w:r w:rsidDel="00000000" w:rsidR="00000000" w:rsidRPr="00000000">
        <w:rPr>
          <w:b w:val="1"/>
          <w:rtl w:val="0"/>
        </w:rPr>
        <w:t xml:space="preserve"> </w:t>
      </w:r>
      <w:r w:rsidDel="00000000" w:rsidR="00000000" w:rsidRPr="00000000">
        <w:rPr>
          <w:rtl w:val="0"/>
        </w:rPr>
        <w:t xml:space="preserve">is the variety of life on Earth, including its variation at the level of genes, species, functional traits, and ecosystems. In tropical forests, biodiversity is exceptionally high within and across forests, supporting complex interactions and ecosystem function, and causing heterogeneity in climate responses and resilience.</w:t>
      </w:r>
    </w:p>
    <w:p w:rsidR="00000000" w:rsidDel="00000000" w:rsidP="00000000" w:rsidRDefault="00000000" w:rsidRPr="00000000" w14:paraId="000000C7">
      <w:pPr>
        <w:numPr>
          <w:ilvl w:val="0"/>
          <w:numId w:val="42"/>
        </w:numPr>
        <w:spacing w:after="120" w:before="120" w:line="276" w:lineRule="auto"/>
        <w:ind w:left="720" w:hanging="360"/>
        <w:rPr/>
      </w:pPr>
      <w:r w:rsidDel="00000000" w:rsidR="00000000" w:rsidRPr="00000000">
        <w:rPr>
          <w:b w:val="1"/>
          <w:rtl w:val="0"/>
        </w:rPr>
        <w:t xml:space="preserve">Climate Interactions and Feedbacks</w:t>
      </w:r>
      <w:r w:rsidDel="00000000" w:rsidR="00000000" w:rsidRPr="00000000">
        <w:rPr>
          <w:b w:val="1"/>
          <w:rtl w:val="0"/>
        </w:rPr>
        <w:t xml:space="preserve"> </w:t>
      </w:r>
      <w:r w:rsidDel="00000000" w:rsidR="00000000" w:rsidRPr="00000000">
        <w:rPr>
          <w:rtl w:val="0"/>
        </w:rPr>
        <w:t xml:space="preserve">are</w:t>
      </w:r>
      <w:r w:rsidDel="00000000" w:rsidR="00000000" w:rsidRPr="00000000">
        <w:rPr>
          <w:rtl w:val="0"/>
        </w:rPr>
        <w:t xml:space="preserve"> the interactions between climate systems and ecosystems, where changes in one influence the other. In tropical forests, these interactions are significant, as the forests regulate carbon, water and energy cycles. Climate changes (like temperature and rainfall shifts) and land-use and land cover changes (like fires and forest degradation) can alter forest ecosystem dynamics, creating feedback loops that affect global climate stability.</w:t>
      </w:r>
      <w:r w:rsidDel="00000000" w:rsidR="00000000" w:rsidRPr="00000000">
        <w:rPr>
          <w:rtl w:val="0"/>
        </w:rPr>
      </w:r>
    </w:p>
    <w:p w:rsidR="00000000" w:rsidDel="00000000" w:rsidP="00000000" w:rsidRDefault="00000000" w:rsidRPr="00000000" w14:paraId="000000C8">
      <w:pPr>
        <w:numPr>
          <w:ilvl w:val="0"/>
          <w:numId w:val="42"/>
        </w:numPr>
        <w:spacing w:after="120" w:before="120" w:line="276" w:lineRule="auto"/>
        <w:ind w:left="720" w:hanging="360"/>
        <w:rPr/>
      </w:pPr>
      <w:r w:rsidDel="00000000" w:rsidR="00000000" w:rsidRPr="00000000">
        <w:rPr>
          <w:b w:val="1"/>
          <w:rtl w:val="0"/>
        </w:rPr>
        <w:t xml:space="preserve">Social-Ecological Systems </w:t>
      </w:r>
      <w:r w:rsidDel="00000000" w:rsidR="00000000" w:rsidRPr="00000000">
        <w:rPr>
          <w:rtl w:val="0"/>
        </w:rPr>
        <w:t xml:space="preserve">are interconnected systems of humans and nature, where ecological and social components interact and influence each other. In tropical forests, these systems are shaped by the livelihoods, cultural practices, and resource use of local communities, while ecological changes impact social well-being, creating complex feedbacks between human activities and ecosystem stability.</w:t>
      </w:r>
      <w:r w:rsidDel="00000000" w:rsidR="00000000" w:rsidRPr="00000000">
        <w:rPr>
          <w:rtl w:val="0"/>
        </w:rPr>
      </w:r>
    </w:p>
    <w:p w:rsidR="00000000" w:rsidDel="00000000" w:rsidP="00000000" w:rsidRDefault="00000000" w:rsidRPr="00000000" w14:paraId="000000C9">
      <w:pPr>
        <w:numPr>
          <w:ilvl w:val="0"/>
          <w:numId w:val="42"/>
        </w:numPr>
        <w:spacing w:after="120" w:before="120" w:line="276" w:lineRule="auto"/>
        <w:ind w:left="720" w:hanging="360"/>
        <w:rPr/>
      </w:pPr>
      <w:r w:rsidDel="00000000" w:rsidR="00000000" w:rsidRPr="00000000">
        <w:rPr>
          <w:b w:val="1"/>
          <w:rtl w:val="0"/>
        </w:rPr>
        <w:t xml:space="preserve">Disturbance Dynamics</w:t>
      </w:r>
      <w:r w:rsidDel="00000000" w:rsidR="00000000" w:rsidRPr="00000000">
        <w:rPr>
          <w:b w:val="1"/>
          <w:rtl w:val="0"/>
        </w:rPr>
        <w:t xml:space="preserve"> </w:t>
      </w:r>
      <w:r w:rsidDel="00000000" w:rsidR="00000000" w:rsidRPr="00000000">
        <w:rPr>
          <w:rtl w:val="0"/>
        </w:rPr>
        <w:t xml:space="preserve">vary by type, intensity, and frequency, and involve natural or human-induced events, such as fires, storms, drought, and logging, that disrupt ecosystems and affect their structure and function. In tropical forests, these disturbances can lead to shifts in biodiversity, biogeochemical cycling, and feedbacks to climate and to social-ecological systems.</w:t>
      </w:r>
      <w:r w:rsidDel="00000000" w:rsidR="00000000" w:rsidRPr="00000000">
        <w:rPr>
          <w:rtl w:val="0"/>
        </w:rPr>
      </w:r>
    </w:p>
    <w:p w:rsidR="00000000" w:rsidDel="00000000" w:rsidP="00000000" w:rsidRDefault="00000000" w:rsidRPr="00000000" w14:paraId="000000CA">
      <w:pPr>
        <w:pStyle w:val="Heading3"/>
        <w:rPr>
          <w:color w:val="ff0000"/>
        </w:rPr>
      </w:pPr>
      <w:bookmarkStart w:colFirst="0" w:colLast="0" w:name="_w9c58goeuy6v" w:id="4"/>
      <w:bookmarkEnd w:id="4"/>
      <w:commentRangeStart w:id="65"/>
      <w:r w:rsidDel="00000000" w:rsidR="00000000" w:rsidRPr="00000000">
        <w:rPr>
          <w:rtl w:val="0"/>
        </w:rPr>
        <w:t xml:space="preserve">1.2 The urgent need for </w:t>
      </w:r>
      <w:r w:rsidDel="00000000" w:rsidR="00000000" w:rsidRPr="00000000">
        <w:rPr>
          <w:rtl w:val="0"/>
        </w:rPr>
        <w:t xml:space="preserve">PANGEA</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t xml:space="preserve">Implementing PANGEA is urgent for two reasons; both relate to our lack of knowledge of tropical forest ecosystems. </w:t>
      </w:r>
      <w:r w:rsidDel="00000000" w:rsidR="00000000" w:rsidRPr="00000000">
        <w:rPr>
          <w:rtl w:val="0"/>
        </w:rPr>
        <w:t xml:space="preserve">First, PANGEA is urgent because recent scientific results find real </w:t>
      </w:r>
      <w:r w:rsidDel="00000000" w:rsidR="00000000" w:rsidRPr="00000000">
        <w:rPr>
          <w:rtl w:val="0"/>
        </w:rPr>
        <w:t xml:space="preserve">potential for the collapse of tropical forest ecosystems in the next few decade</w:t>
      </w:r>
      <w:r w:rsidDel="00000000" w:rsidR="00000000" w:rsidRPr="00000000">
        <w:rPr>
          <w:rtl w:val="0"/>
        </w:rPr>
        <w:t xml:space="preserve">s (</w:t>
      </w:r>
      <w:commentRangeStart w:id="66"/>
      <w:r w:rsidDel="00000000" w:rsidR="00000000" w:rsidRPr="00000000">
        <w:rPr>
          <w:rtl w:val="0"/>
        </w:rPr>
        <w:t xml:space="preserve">Malhi et al. 2009</w:t>
      </w:r>
      <w:commentRangeEnd w:id="66"/>
      <w:r w:rsidDel="00000000" w:rsidR="00000000" w:rsidRPr="00000000">
        <w:commentReference w:id="66"/>
      </w:r>
      <w:r w:rsidDel="00000000" w:rsidR="00000000" w:rsidRPr="00000000">
        <w:rPr>
          <w:rtl w:val="0"/>
        </w:rPr>
        <w:t xml:space="preserve">; </w:t>
      </w:r>
      <w:commentRangeStart w:id="67"/>
      <w:r w:rsidDel="00000000" w:rsidR="00000000" w:rsidRPr="00000000">
        <w:rPr>
          <w:rtl w:val="0"/>
        </w:rPr>
        <w:t xml:space="preserve">Boulton et al. 2022</w:t>
      </w:r>
      <w:commentRangeEnd w:id="67"/>
      <w:r w:rsidDel="00000000" w:rsidR="00000000" w:rsidRPr="00000000">
        <w:commentReference w:id="67"/>
      </w:r>
      <w:r w:rsidDel="00000000" w:rsidR="00000000" w:rsidRPr="00000000">
        <w:rPr>
          <w:rtl w:val="0"/>
        </w:rPr>
        <w:t xml:space="preserve">; </w:t>
      </w:r>
      <w:commentRangeStart w:id="68"/>
      <w:r w:rsidDel="00000000" w:rsidR="00000000" w:rsidRPr="00000000">
        <w:rPr>
          <w:rtl w:val="0"/>
        </w:rPr>
        <w:t xml:space="preserve">Wunderling et al. 2022</w:t>
      </w:r>
      <w:commentRangeEnd w:id="68"/>
      <w:r w:rsidDel="00000000" w:rsidR="00000000" w:rsidRPr="00000000">
        <w:commentReference w:id="68"/>
      </w:r>
      <w:r w:rsidDel="00000000" w:rsidR="00000000" w:rsidRPr="00000000">
        <w:rPr>
          <w:rtl w:val="0"/>
        </w:rPr>
        <w:t xml:space="preserve">). Because of the importance of these ecosystems in the global carbon and water cycles, the collapse of tropical forest ecosystems would have potent effects on the whole Earth System exacerbating current trends in climate change (</w:t>
      </w:r>
      <w:commentRangeStart w:id="69"/>
      <w:r w:rsidDel="00000000" w:rsidR="00000000" w:rsidRPr="00000000">
        <w:rPr>
          <w:highlight w:val="yellow"/>
          <w:rtl w:val="0"/>
        </w:rPr>
        <w:t xml:space="preserve">Wunderling et al. 2024</w:t>
      </w:r>
      <w:commentRangeEnd w:id="69"/>
      <w:r w:rsidDel="00000000" w:rsidR="00000000" w:rsidRPr="00000000">
        <w:commentReference w:id="69"/>
      </w:r>
      <w:r w:rsidDel="00000000" w:rsidR="00000000" w:rsidRPr="00000000">
        <w:rPr>
          <w:rtl w:val="0"/>
        </w:rPr>
        <w:t xml:space="preserve">).</w:t>
      </w:r>
      <w:r w:rsidDel="00000000" w:rsidR="00000000" w:rsidRPr="00000000">
        <w:rPr>
          <w:rtl w:val="0"/>
        </w:rPr>
        <w:t xml:space="preserve"> To take effective, regionally-tailored action to mitigate these outcomes and conserve this globally important biome, action requires improved understanding of the varied ways in which different tropical forests are responding to change. The second urgent reason for implementing PANGEA now is the lack of knowledge to adequately understand existing and forthcoming satellite data. The tropical forest biomes are woefully understudied compared to other biomes on Earth because of their inaccessibility and bec</w:t>
      </w:r>
      <w:commentRangeStart w:id="70"/>
      <w:r w:rsidDel="00000000" w:rsidR="00000000" w:rsidRPr="00000000">
        <w:rPr>
          <w:rtl w:val="0"/>
        </w:rPr>
        <w:t xml:space="preserve">a</w:t>
      </w:r>
      <w:commentRangeEnd w:id="70"/>
      <w:r w:rsidDel="00000000" w:rsidR="00000000" w:rsidRPr="00000000">
        <w:commentReference w:id="70"/>
      </w:r>
      <w:r w:rsidDel="00000000" w:rsidR="00000000" w:rsidRPr="00000000">
        <w:rPr>
          <w:rtl w:val="0"/>
        </w:rPr>
        <w:t xml:space="preserve">use much of the tropical forest area is in moderately poor or extremely poor nations that have limited resources to devote to the study of tropical forests. To fully benefit from current (e.g., EMIT, GEDI, OCO-2/3) and future (e.g, NISAR, SBG) satellite missions, we urgently need studies with field and airborne resources to understand the signals from those missions. Immediate implementation of PANGEA as a Terrestrial Ecology Field Campaign is essential to fill knowledge gaps, and coordinate with well-timed international efforts. Delaying efforts to intensively study tropical forests will lead to a mismatch between the abundant data coming from our satellite assets and our ability to interpret those data. </w:t>
      </w:r>
      <w:r w:rsidDel="00000000" w:rsidR="00000000" w:rsidRPr="00000000">
        <w:rPr>
          <w:b w:val="1"/>
          <w:rtl w:val="0"/>
        </w:rPr>
        <w:t xml:space="preserve">PANGEA will advance scientific understanding and remote sensing capabilities across thematic areas that directly address the goals of NASA’s Carbon Cycle and Ecosystems Focus Area, in alignment with the Water and Energy Cycle and Climate Variability and Change Focus Areas. </w:t>
      </w:r>
    </w:p>
    <w:p w:rsidR="00000000" w:rsidDel="00000000" w:rsidP="00000000" w:rsidRDefault="00000000" w:rsidRPr="00000000" w14:paraId="000000CC">
      <w:pPr>
        <w:rPr>
          <w:color w:val="ff0000"/>
        </w:rPr>
      </w:pPr>
      <w:r w:rsidDel="00000000" w:rsidR="00000000" w:rsidRPr="00000000">
        <w:rPr>
          <w:rtl w:val="0"/>
        </w:rPr>
      </w:r>
    </w:p>
    <w:p w:rsidR="00000000" w:rsidDel="00000000" w:rsidP="00000000" w:rsidRDefault="00000000" w:rsidRPr="00000000" w14:paraId="000000CD">
      <w:pPr>
        <w:rPr>
          <w:color w:val="ff0000"/>
        </w:rPr>
      </w:pPr>
      <w:commentRangeStart w:id="71"/>
      <w:commentRangeStart w:id="72"/>
      <w:commentRangeStart w:id="73"/>
      <w:r w:rsidDel="00000000" w:rsidR="00000000" w:rsidRPr="00000000">
        <w:rPr>
          <w:color w:val="ff0000"/>
          <w:rtl w:val="0"/>
        </w:rPr>
        <w:t xml:space="preserve">PANGEA</w:t>
      </w:r>
      <w:commentRangeEnd w:id="71"/>
      <w:r w:rsidDel="00000000" w:rsidR="00000000" w:rsidRPr="00000000">
        <w:commentReference w:id="71"/>
      </w:r>
      <w:commentRangeEnd w:id="72"/>
      <w:r w:rsidDel="00000000" w:rsidR="00000000" w:rsidRPr="00000000">
        <w:commentReference w:id="72"/>
      </w:r>
      <w:commentRangeEnd w:id="73"/>
      <w:r w:rsidDel="00000000" w:rsidR="00000000" w:rsidRPr="00000000">
        <w:commentReference w:id="73"/>
      </w:r>
      <w:r w:rsidDel="00000000" w:rsidR="00000000" w:rsidRPr="00000000">
        <w:rPr>
          <w:color w:val="ff0000"/>
          <w:rtl w:val="0"/>
        </w:rPr>
        <w:t xml:space="preserve"> [KEPT THIS WORD HERE TO PRESERVE LONG COMMENTS]</w:t>
      </w:r>
    </w:p>
    <w:p w:rsidR="00000000" w:rsidDel="00000000" w:rsidP="00000000" w:rsidRDefault="00000000" w:rsidRPr="00000000" w14:paraId="000000CE">
      <w:pPr>
        <w:pStyle w:val="Heading3"/>
        <w:rPr/>
      </w:pPr>
      <w:bookmarkStart w:colFirst="0" w:colLast="0" w:name="_brnuslawc6sg" w:id="5"/>
      <w:bookmarkEnd w:id="5"/>
      <w:r w:rsidDel="00000000" w:rsidR="00000000" w:rsidRPr="00000000">
        <w:rPr>
          <w:rtl w:val="0"/>
        </w:rPr>
        <w:t xml:space="preserve">1.3</w:t>
      </w:r>
      <w:r w:rsidDel="00000000" w:rsidR="00000000" w:rsidRPr="00000000">
        <w:rPr>
          <w:rtl w:val="0"/>
        </w:rPr>
        <w:t xml:space="preserve"> </w:t>
      </w:r>
      <w:commentRangeStart w:id="74"/>
      <w:commentRangeStart w:id="75"/>
      <w:r w:rsidDel="00000000" w:rsidR="00000000" w:rsidRPr="00000000">
        <w:rPr>
          <w:rtl w:val="0"/>
        </w:rPr>
        <w:t xml:space="preserve">Role of Remote Sensing Observations</w:t>
      </w:r>
      <w:commentRangeEnd w:id="74"/>
      <w:r w:rsidDel="00000000" w:rsidR="00000000" w:rsidRPr="00000000">
        <w:commentReference w:id="74"/>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We are in an unprecedented data-rich, model-rich, and computatio</w:t>
      </w:r>
      <w:r w:rsidDel="00000000" w:rsidR="00000000" w:rsidRPr="00000000">
        <w:rPr>
          <w:rtl w:val="0"/>
        </w:rPr>
        <w:t xml:space="preserve">nally-advanced moment. </w:t>
      </w:r>
      <w:r w:rsidDel="00000000" w:rsidR="00000000" w:rsidRPr="00000000">
        <w:rPr>
          <w:rtl w:val="0"/>
        </w:rPr>
        <w:t xml:space="preserve">We now have remote sensing capabilities that allow for more direct measurement of structural, functional, and in some cases taxonomic diversity. </w:t>
      </w:r>
      <w:r w:rsidDel="00000000" w:rsidR="00000000" w:rsidRPr="00000000">
        <w:rPr>
          <w:rtl w:val="0"/>
        </w:rPr>
        <w:t xml:space="preserve">In tropical forest regions, surface observations are scarce.  Few tropical forest countries have regularly repeated, systematic forest inventories.  The limited number of research sites provide critical information on biogeochemical and ecological processes, but because of the scarcity of information it is challenging to scale up to regional, biome-wide, or pantropical analysis.  </w:t>
      </w:r>
      <w:commentRangeStart w:id="76"/>
      <w:r w:rsidDel="00000000" w:rsidR="00000000" w:rsidRPr="00000000">
        <w:rPr>
          <w:rtl w:val="0"/>
        </w:rPr>
        <w:t xml:space="preserve">Remote sensing, and especially satellite remote sensing are the primary source of information for regional and Pantropical studies.</w:t>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PANGEA represents a huge opportunity for advancing NASA satellite based studies of tropical forests. The previous tropical forest campaign, </w:t>
      </w:r>
      <w:r w:rsidDel="00000000" w:rsidR="00000000" w:rsidRPr="00000000">
        <w:rPr>
          <w:rtl w:val="0"/>
        </w:rPr>
        <w:t xml:space="preserve">LBA</w:t>
      </w:r>
      <w:ins w:author="Michael Keller" w:id="7" w:date="2024-09-13T16:44:54Z">
        <w:r w:rsidDel="00000000" w:rsidR="00000000" w:rsidRPr="00000000">
          <w:rPr>
            <w:rtl w:val="0"/>
          </w:rPr>
          <w:t xml:space="preserve">,</w:t>
        </w:r>
      </w:ins>
      <w:r w:rsidDel="00000000" w:rsidR="00000000" w:rsidRPr="00000000">
        <w:rPr>
          <w:rtl w:val="0"/>
        </w:rPr>
        <w:t xml:space="preserve"> began in1998 before the launch of EOS Terra and Aqua satellites. Landsat was the prime tool for monitoring deforestation (</w:t>
      </w:r>
      <w:commentRangeStart w:id="77"/>
      <w:r w:rsidDel="00000000" w:rsidR="00000000" w:rsidRPr="00000000">
        <w:rPr>
          <w:rtl w:val="0"/>
        </w:rPr>
        <w:t xml:space="preserve">Skole and Tucker 1993</w:t>
      </w:r>
      <w:commentRangeEnd w:id="77"/>
      <w:r w:rsidDel="00000000" w:rsidR="00000000" w:rsidRPr="00000000">
        <w:commentReference w:id="77"/>
      </w:r>
      <w:r w:rsidDel="00000000" w:rsidR="00000000" w:rsidRPr="00000000">
        <w:rPr>
          <w:rtl w:val="0"/>
        </w:rPr>
        <w:t xml:space="preserve">) and through the first decade of LBA research it would be applied to estimate logging (</w:t>
      </w:r>
      <w:commentRangeStart w:id="78"/>
      <w:r w:rsidDel="00000000" w:rsidR="00000000" w:rsidRPr="00000000">
        <w:rPr>
          <w:rtl w:val="0"/>
        </w:rPr>
        <w:t xml:space="preserve">Asner et al. 2005</w:t>
      </w:r>
      <w:commentRangeEnd w:id="78"/>
      <w:r w:rsidDel="00000000" w:rsidR="00000000" w:rsidRPr="00000000">
        <w:commentReference w:id="78"/>
      </w:r>
      <w:r w:rsidDel="00000000" w:rsidR="00000000" w:rsidRPr="00000000">
        <w:rPr>
          <w:rtl w:val="0"/>
        </w:rPr>
        <w:t xml:space="preserve">) and understory forest fires (</w:t>
      </w:r>
      <w:commentRangeStart w:id="79"/>
      <w:r w:rsidDel="00000000" w:rsidR="00000000" w:rsidRPr="00000000">
        <w:rPr>
          <w:rtl w:val="0"/>
        </w:rPr>
        <w:t xml:space="preserve">Morton et al. 2011</w:t>
      </w:r>
      <w:commentRangeEnd w:id="79"/>
      <w:r w:rsidDel="00000000" w:rsidR="00000000" w:rsidRPr="00000000">
        <w:commentReference w:id="79"/>
      </w:r>
      <w:r w:rsidDel="00000000" w:rsidR="00000000" w:rsidRPr="00000000">
        <w:rPr>
          <w:rtl w:val="0"/>
        </w:rPr>
        <w:t xml:space="preserve">). Remote sensing in early ecological models, </w:t>
      </w:r>
      <w:r w:rsidDel="00000000" w:rsidR="00000000" w:rsidRPr="00000000">
        <w:rPr>
          <w:rtl w:val="0"/>
        </w:rPr>
        <w:t xml:space="preserve">such as the Carnegie-Ames-Stanford (CASA) biosphere model (</w:t>
      </w:r>
      <w:commentRangeStart w:id="80"/>
      <w:r w:rsidDel="00000000" w:rsidR="00000000" w:rsidRPr="00000000">
        <w:rPr>
          <w:rtl w:val="0"/>
        </w:rPr>
        <w:t xml:space="preserve">Potter et al. 1993</w:t>
      </w:r>
      <w:commentRangeEnd w:id="80"/>
      <w:r w:rsidDel="00000000" w:rsidR="00000000" w:rsidRPr="00000000">
        <w:commentReference w:id="80"/>
      </w:r>
      <w:r w:rsidDel="00000000" w:rsidR="00000000" w:rsidRPr="00000000">
        <w:rPr>
          <w:rtl w:val="0"/>
        </w:rPr>
        <w:t xml:space="preserve">) </w:t>
      </w:r>
      <w:r w:rsidDel="00000000" w:rsidR="00000000" w:rsidRPr="00000000">
        <w:rPr>
          <w:rtl w:val="0"/>
        </w:rPr>
        <w:t xml:space="preserve">that used satellite data, were originally designed to incorporate NDVI data from polar orbiting weather satellites (AVHRR)</w:t>
      </w:r>
      <w:r w:rsidDel="00000000" w:rsidR="00000000" w:rsidRPr="00000000">
        <w:rPr>
          <w:rtl w:val="0"/>
        </w:rPr>
        <w:t xml:space="preserve"> calibrated to net primary production. </w:t>
      </w:r>
      <w:r w:rsidDel="00000000" w:rsidR="00000000" w:rsidRPr="00000000">
        <w:rPr>
          <w:rtl w:val="0"/>
        </w:rPr>
        <w:t xml:space="preserve">Among the earliest major results of LBA, was the recognition that tower-based estimates of NEE had very different seasonality than the predictions of models at the time (</w:t>
      </w:r>
      <w:commentRangeStart w:id="81"/>
      <w:r w:rsidDel="00000000" w:rsidR="00000000" w:rsidRPr="00000000">
        <w:rPr>
          <w:rtl w:val="0"/>
          <w:rPrChange w:author="Michael Keller" w:id="8" w:date="2024-09-13T17:11:51Z">
            <w:rPr>
              <w:highlight w:val="yellow"/>
            </w:rPr>
          </w:rPrChange>
        </w:rPr>
        <w:t xml:space="preserve">Saleska et al. 2003</w:t>
      </w:r>
      <w:commentRangeEnd w:id="81"/>
      <w:r w:rsidDel="00000000" w:rsidR="00000000" w:rsidRPr="00000000">
        <w:commentReference w:id="81"/>
      </w:r>
      <w:r w:rsidDel="00000000" w:rsidR="00000000" w:rsidRPr="00000000">
        <w:rPr>
          <w:rtl w:val="0"/>
        </w:rPr>
        <w:t xml:space="preserve">). Understanding this mismatch motivated new linkages with more sophisticated remote sensing data. Interpreting MODIS data led to the observation that the Amazon region has a distinct seasonal signal of green-up and brown-down (</w:t>
      </w:r>
      <w:commentRangeStart w:id="82"/>
      <w:r w:rsidDel="00000000" w:rsidR="00000000" w:rsidRPr="00000000">
        <w:rPr>
          <w:rtl w:val="0"/>
          <w:rPrChange w:author="Michael Keller" w:id="9" w:date="2024-09-13T17:12:34Z">
            <w:rPr>
              <w:highlight w:val="yellow"/>
            </w:rPr>
          </w:rPrChange>
        </w:rPr>
        <w:t xml:space="preserve">Huete et al.2006</w:t>
      </w:r>
      <w:commentRangeEnd w:id="82"/>
      <w:r w:rsidDel="00000000" w:rsidR="00000000" w:rsidRPr="00000000">
        <w:commentReference w:id="82"/>
      </w:r>
      <w:r w:rsidDel="00000000" w:rsidR="00000000" w:rsidRPr="00000000">
        <w:rPr>
          <w:rtl w:val="0"/>
        </w:rPr>
        <w:t xml:space="preserve">). Part of this signal resulted from land-use change because pastures and crops are senescent (brown) in the dry season. Forests showed a seasonal pattern of green up, however, even during droughts (</w:t>
      </w:r>
      <w:commentRangeStart w:id="83"/>
      <w:r w:rsidDel="00000000" w:rsidR="00000000" w:rsidRPr="00000000">
        <w:rPr>
          <w:rtl w:val="0"/>
        </w:rPr>
        <w:t xml:space="preserve">Saleska et al. 2007</w:t>
      </w:r>
      <w:commentRangeEnd w:id="83"/>
      <w:r w:rsidDel="00000000" w:rsidR="00000000" w:rsidRPr="00000000">
        <w:commentReference w:id="83"/>
      </w:r>
      <w:r w:rsidDel="00000000" w:rsidR="00000000" w:rsidRPr="00000000">
        <w:rPr>
          <w:rtl w:val="0"/>
        </w:rPr>
        <w:t xml:space="preserve">). Subsequent studies showed that </w:t>
      </w:r>
      <w:r w:rsidDel="00000000" w:rsidR="00000000" w:rsidRPr="00000000">
        <w:rPr>
          <w:rtl w:val="0"/>
        </w:rPr>
        <w:t xml:space="preserve"> BRDF induced artifacts </w:t>
      </w:r>
      <w:r w:rsidDel="00000000" w:rsidR="00000000" w:rsidRPr="00000000">
        <w:rPr>
          <w:rtl w:val="0"/>
        </w:rPr>
        <w:t xml:space="preserve">magnified</w:t>
      </w:r>
      <w:r w:rsidDel="00000000" w:rsidR="00000000" w:rsidRPr="00000000">
        <w:rPr>
          <w:rtl w:val="0"/>
        </w:rPr>
        <w:t xml:space="preserve"> the dry season green-up signal (Morton et al. 2014). However, after these artifacts are removed a seasonal signal remains. </w:t>
      </w:r>
      <w:r w:rsidDel="00000000" w:rsidR="00000000" w:rsidRPr="00000000">
        <w:rPr>
          <w:rtl w:val="0"/>
        </w:rPr>
        <w:t xml:space="preserve">Part of the seasonal signal is related to the annual replacement of old leaves with new leaves at the beginning of the dry season (</w:t>
      </w:r>
      <w:commentRangeStart w:id="84"/>
      <w:r w:rsidDel="00000000" w:rsidR="00000000" w:rsidRPr="00000000">
        <w:rPr>
          <w:rtl w:val="0"/>
        </w:rPr>
        <w:t xml:space="preserve">Wu et al. 2016</w:t>
      </w:r>
      <w:commentRangeEnd w:id="84"/>
      <w:r w:rsidDel="00000000" w:rsidR="00000000" w:rsidRPr="00000000">
        <w:commentReference w:id="84"/>
      </w:r>
      <w:r w:rsidDel="00000000" w:rsidR="00000000" w:rsidRPr="00000000">
        <w:rPr>
          <w:rtl w:val="0"/>
        </w:rPr>
        <w:t xml:space="preserve">). </w:t>
      </w:r>
      <w:r w:rsidDel="00000000" w:rsidR="00000000" w:rsidRPr="00000000">
        <w:rPr>
          <w:rtl w:val="0"/>
        </w:rPr>
        <w:t xml:space="preserve">Researchers</w:t>
      </w:r>
      <w:r w:rsidDel="00000000" w:rsidR="00000000" w:rsidRPr="00000000">
        <w:rPr>
          <w:rtl w:val="0"/>
        </w:rPr>
        <w:t xml:space="preserve"> are still untangling the signal of Amazon phenology that has multiple causes, including seasonal changes in the vertical distribution of leaves visible in spaceborne lidar data (IceSat GLAS) (</w:t>
      </w:r>
      <w:commentRangeStart w:id="85"/>
      <w:r w:rsidDel="00000000" w:rsidR="00000000" w:rsidRPr="00000000">
        <w:rPr>
          <w:rtl w:val="0"/>
        </w:rPr>
        <w:t xml:space="preserve">Tang &amp; Dubayah 2017</w:t>
      </w:r>
      <w:commentRangeEnd w:id="85"/>
      <w:r w:rsidDel="00000000" w:rsidR="00000000" w:rsidRPr="00000000">
        <w:commentReference w:id="85"/>
      </w:r>
      <w:r w:rsidDel="00000000" w:rsidR="00000000" w:rsidRPr="00000000">
        <w:rPr>
          <w:rtl w:val="0"/>
        </w:rPr>
        <w:t xml:space="preserve">) and variable spatial patterns of leaf replacement inferred from SIF data from TROPOMI (</w:t>
      </w:r>
      <w:commentRangeStart w:id="86"/>
      <w:r w:rsidDel="00000000" w:rsidR="00000000" w:rsidRPr="00000000">
        <w:rPr>
          <w:rtl w:val="0"/>
        </w:rPr>
        <w:t xml:space="preserve">Doughty et al. 2019</w:t>
      </w:r>
      <w:commentRangeEnd w:id="86"/>
      <w:r w:rsidDel="00000000" w:rsidR="00000000" w:rsidRPr="00000000">
        <w:commentReference w:id="86"/>
      </w:r>
      <w:r w:rsidDel="00000000" w:rsidR="00000000" w:rsidRPr="00000000">
        <w:rPr>
          <w:rtl w:val="0"/>
        </w:rPr>
        <w:t xml:space="preserve">). New technologies moving beyond </w:t>
      </w:r>
      <w:r w:rsidDel="00000000" w:rsidR="00000000" w:rsidRPr="00000000">
        <w:rPr>
          <w:i w:val="1"/>
          <w:rtl w:val="0"/>
        </w:rPr>
        <w:t xml:space="preserve">greenness </w:t>
      </w:r>
      <w:r w:rsidDel="00000000" w:rsidR="00000000" w:rsidRPr="00000000">
        <w:rPr>
          <w:rtl w:val="0"/>
        </w:rPr>
        <w:t xml:space="preserve">estimates</w:t>
      </w:r>
      <w:r w:rsidDel="00000000" w:rsidR="00000000" w:rsidRPr="00000000">
        <w:rPr>
          <w:rtl w:val="0"/>
        </w:rPr>
        <w:t xml:space="preserve"> are providing deeper insights into the function of tropical forests.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The constellation of Earth observing satellites available today, those nearing launch, and those in earlier stages of implementation and planning offer many dimensions of information not previously available and not widely used in tropical forest studies. Pan-tropical forest structure and biomass can now be studied using spaceborne lidar from GEDI (</w:t>
      </w:r>
      <w:commentRangeStart w:id="87"/>
      <w:r w:rsidDel="00000000" w:rsidR="00000000" w:rsidRPr="00000000">
        <w:rPr>
          <w:rtl w:val="0"/>
        </w:rPr>
        <w:t xml:space="preserve">Dubayah et al. 2020</w:t>
      </w:r>
      <w:commentRangeEnd w:id="87"/>
      <w:r w:rsidDel="00000000" w:rsidR="00000000" w:rsidRPr="00000000">
        <w:commentReference w:id="87"/>
      </w:r>
      <w:r w:rsidDel="00000000" w:rsidR="00000000" w:rsidRPr="00000000">
        <w:rPr>
          <w:rtl w:val="0"/>
        </w:rPr>
        <w:t xml:space="preserve">) and upcoming radar missions including the NASA-ISRO NISAR mission and the ESA BIOMASS mission.  Detailed canopy chemistry can now be studied through high-fidelity spectroscopy from current missions including NASA’s EMIT mission </w:t>
      </w:r>
      <w:r w:rsidDel="00000000" w:rsidR="00000000" w:rsidRPr="00000000">
        <w:rPr>
          <w:highlight w:val="yellow"/>
          <w:rtl w:val="0"/>
        </w:rPr>
        <w:t xml:space="preserve">(REF)</w:t>
      </w:r>
      <w:r w:rsidDel="00000000" w:rsidR="00000000" w:rsidRPr="00000000">
        <w:rPr>
          <w:rtl w:val="0"/>
        </w:rPr>
        <w:t xml:space="preserve"> and Italian Space Agency PRISMA (</w:t>
      </w:r>
      <w:r w:rsidDel="00000000" w:rsidR="00000000" w:rsidRPr="00000000">
        <w:rPr>
          <w:highlight w:val="yellow"/>
          <w:rtl w:val="0"/>
        </w:rPr>
        <w:t xml:space="preserve">REF</w:t>
      </w:r>
      <w:r w:rsidDel="00000000" w:rsidR="00000000" w:rsidRPr="00000000">
        <w:rPr>
          <w:rtl w:val="0"/>
        </w:rPr>
        <w:t xml:space="preserve">) and forthcoming SBG and CHIME missions. Canopy solar induced fluorescence, a close correlate of gross primary productivity, is now measured instruments on several satellite platforms including OCO-2 and OCO-3 (</w:t>
      </w:r>
      <w:r w:rsidDel="00000000" w:rsidR="00000000" w:rsidRPr="00000000">
        <w:rPr>
          <w:highlight w:val="yellow"/>
          <w:rtl w:val="0"/>
        </w:rPr>
        <w:t xml:space="preserve">REF</w:t>
      </w:r>
      <w:r w:rsidDel="00000000" w:rsidR="00000000" w:rsidRPr="00000000">
        <w:rPr>
          <w:rtl w:val="0"/>
        </w:rPr>
        <w:t xml:space="preserve">), and TROPOMI (</w:t>
      </w:r>
      <w:r w:rsidDel="00000000" w:rsidR="00000000" w:rsidRPr="00000000">
        <w:rPr>
          <w:highlight w:val="yellow"/>
          <w:rtl w:val="0"/>
        </w:rPr>
        <w:t xml:space="preserve">REF)</w:t>
      </w:r>
      <w:r w:rsidDel="00000000" w:rsidR="00000000" w:rsidRPr="00000000">
        <w:rPr>
          <w:rtl w:val="0"/>
        </w:rPr>
        <w:t xml:space="preserve">. Land surface temperature has long been available at coarse resolution from weather satellites but is now measured at 70 m resolution from ECOSTRESS (</w:t>
      </w:r>
      <w:commentRangeStart w:id="88"/>
      <w:r w:rsidDel="00000000" w:rsidR="00000000" w:rsidRPr="00000000">
        <w:rPr>
          <w:rtl w:val="0"/>
        </w:rPr>
        <w:t xml:space="preserve">Fisher et al. 2020</w:t>
      </w:r>
      <w:commentRangeEnd w:id="88"/>
      <w:r w:rsidDel="00000000" w:rsidR="00000000" w:rsidRPr="00000000">
        <w:commentReference w:id="88"/>
      </w:r>
      <w:r w:rsidDel="00000000" w:rsidR="00000000" w:rsidRPr="00000000">
        <w:rPr>
          <w:rtl w:val="0"/>
        </w:rPr>
        <w:t xml:space="preserve">) providing new insights on </w:t>
      </w:r>
      <w:commentRangeStart w:id="89"/>
      <w:r w:rsidDel="00000000" w:rsidR="00000000" w:rsidRPr="00000000">
        <w:rPr>
          <w:highlight w:val="yellow"/>
          <w:rtl w:val="0"/>
        </w:rPr>
        <w:t xml:space="preserve">XYZ</w:t>
      </w:r>
      <w:commentRangeEnd w:id="89"/>
      <w:r w:rsidDel="00000000" w:rsidR="00000000" w:rsidRPr="00000000">
        <w:commentReference w:id="89"/>
      </w:r>
      <w:r w:rsidDel="00000000" w:rsidR="00000000" w:rsidRPr="00000000">
        <w:rPr>
          <w:rtl w:val="0"/>
        </w:rPr>
        <w:t xml:space="preserve">. Satellite observations of total column carbon dioxide (e.g. from GOSAT, OCO-2, OCO-3 and TROPOMI) and gravitational anomalies (GRACE and GRACE-FO) provide regional constraints on atmospheric carbon and water budgets. Similarly, river stages are now available from space through SWOT. High spatial and temporal resolution data on the land surface are now available from sources such as Planet and the GOES-R series of missions.  Many of these </w:t>
      </w:r>
      <w:r w:rsidDel="00000000" w:rsidR="00000000" w:rsidRPr="00000000">
        <w:rPr>
          <w:rtl w:val="0"/>
        </w:rPr>
        <w:t xml:space="preserve">sources</w:t>
      </w:r>
      <w:r w:rsidDel="00000000" w:rsidR="00000000" w:rsidRPr="00000000">
        <w:rPr>
          <w:rtl w:val="0"/>
        </w:rPr>
        <w:t xml:space="preserve"> of information have barely been employed for tropical forest studies.</w:t>
      </w:r>
    </w:p>
    <w:p w:rsidR="00000000" w:rsidDel="00000000" w:rsidP="00000000" w:rsidRDefault="00000000" w:rsidRPr="00000000" w14:paraId="000000D4">
      <w:pPr>
        <w:rPr>
          <w:color w:val="444746"/>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The knowledge gaps that PANGEA will address cannot be answered without pan-tropical satellite observations, integrative analyses, and models. However, </w:t>
      </w:r>
      <w:r w:rsidDel="00000000" w:rsidR="00000000" w:rsidRPr="00000000">
        <w:rPr>
          <w:b w:val="1"/>
          <w:rtl w:val="0"/>
        </w:rPr>
        <w:t xml:space="preserve">we are currently unable to fully leverage these satellite datasets without coordinated calibration and validation measurements. Major data gaps and process uncertainties in tropical forests currently limit algorithm and product development, preventing the global utility of these sensors from being fully realized.</w:t>
      </w:r>
      <w:r w:rsidDel="00000000" w:rsidR="00000000" w:rsidRPr="00000000">
        <w:rPr>
          <w:rtl w:val="0"/>
        </w:rPr>
        <w:t xml:space="preserve"> Scale mismatches exist for desired retrievals from nearly all of these satellites. For example, differences need </w:t>
      </w:r>
      <w:r w:rsidDel="00000000" w:rsidR="00000000" w:rsidRPr="00000000">
        <w:rPr>
          <w:rtl w:val="0"/>
        </w:rPr>
        <w:t xml:space="preserve">reconciliation</w:t>
      </w:r>
      <w:r w:rsidDel="00000000" w:rsidR="00000000" w:rsidRPr="00000000">
        <w:rPr>
          <w:rtl w:val="0"/>
        </w:rPr>
        <w:t xml:space="preserve"> between the approximately 1 km footprint of tower-based eddy covariance fluxes and </w:t>
      </w:r>
      <w:commentRangeStart w:id="90"/>
      <w:r w:rsidDel="00000000" w:rsidR="00000000" w:rsidRPr="00000000">
        <w:rPr>
          <w:rtl w:val="0"/>
        </w:rPr>
        <w:t xml:space="preserve">x-20 km </w:t>
      </w:r>
      <w:commentRangeEnd w:id="90"/>
      <w:r w:rsidDel="00000000" w:rsidR="00000000" w:rsidRPr="00000000">
        <w:commentReference w:id="90"/>
      </w:r>
      <w:r w:rsidDel="00000000" w:rsidR="00000000" w:rsidRPr="00000000">
        <w:rPr>
          <w:rtl w:val="0"/>
        </w:rPr>
        <w:t xml:space="preserve">satellite retrievals of gross primary productivity, methane fluxes, and ecosystem respiration. Similarly, leaf- and organismal-scale measures of biodiversity like functional traits and structural attributes scale non-linearly to 30-60 m pixels that incorporate multiple species (</w:t>
      </w:r>
      <w:r w:rsidDel="00000000" w:rsidR="00000000" w:rsidRPr="00000000">
        <w:rPr>
          <w:highlight w:val="yellow"/>
          <w:rtl w:val="0"/>
        </w:rPr>
        <w:t xml:space="preserve">REFS</w:t>
      </w:r>
      <w:r w:rsidDel="00000000" w:rsidR="00000000" w:rsidRPr="00000000">
        <w:rPr>
          <w:rtl w:val="0"/>
        </w:rPr>
        <w:t xml:space="preserve">). Reconciling these scale mismatches requires collocated ground, tower, drone, aircraft, and satellite measurements in combination with advances in understanding of processes that underpin scaling theory (</w:t>
      </w:r>
      <w:r w:rsidDel="00000000" w:rsidR="00000000" w:rsidRPr="00000000">
        <w:rPr>
          <w:highlight w:val="yellow"/>
          <w:rtl w:val="0"/>
        </w:rPr>
        <w:t xml:space="preserve">REF</w:t>
      </w:r>
      <w:r w:rsidDel="00000000" w:rsidR="00000000" w:rsidRPr="00000000">
        <w:rPr>
          <w:rtl w:val="0"/>
        </w:rPr>
        <w:t xml:space="preserve">). </w:t>
      </w:r>
    </w:p>
    <w:p w:rsidR="00000000" w:rsidDel="00000000" w:rsidP="00000000" w:rsidRDefault="00000000" w:rsidRPr="00000000" w14:paraId="000000D6">
      <w:pPr>
        <w:spacing w:after="240" w:before="240" w:lineRule="auto"/>
        <w:rPr/>
      </w:pPr>
      <w:r w:rsidDel="00000000" w:rsidR="00000000" w:rsidRPr="00000000">
        <w:rPr>
          <w:rtl w:val="0"/>
        </w:rPr>
        <w:t xml:space="preserve">The abundance of new satellite data can now be paired with new capabilities for data analysis.  We have a far greater ability to do numerically intensive analyses with cloud computing, advanced computational resources, and rapidly evolving machine learning and AI (</w:t>
      </w:r>
      <w:r w:rsidDel="00000000" w:rsidR="00000000" w:rsidRPr="00000000">
        <w:rPr>
          <w:highlight w:val="yellow"/>
          <w:rtl w:val="0"/>
        </w:rPr>
        <w:t xml:space="preserve">REFS</w:t>
      </w:r>
      <w:r w:rsidDel="00000000" w:rsidR="00000000" w:rsidRPr="00000000">
        <w:rPr>
          <w:rtl w:val="0"/>
        </w:rPr>
        <w:t xml:space="preserve">). </w:t>
      </w:r>
      <w:commentRangeStart w:id="91"/>
      <w:r w:rsidDel="00000000" w:rsidR="00000000" w:rsidRPr="00000000">
        <w:rPr>
          <w:rtl w:val="0"/>
        </w:rPr>
        <w:t xml:space="preserve">We see great opportunities for numerical models that represent processes that mediate forest diversity, </w:t>
      </w:r>
      <w:r w:rsidDel="00000000" w:rsidR="00000000" w:rsidRPr="00000000">
        <w:rPr>
          <w:highlight w:val="yellow"/>
          <w:rtl w:val="0"/>
        </w:rPr>
        <w:t xml:space="preserve">and</w:t>
      </w:r>
      <w:r w:rsidDel="00000000" w:rsidR="00000000" w:rsidRPr="00000000">
        <w:rPr>
          <w:rtl w:val="0"/>
        </w:rPr>
        <w:t xml:space="preserve"> the interactions of structurally heterogeneous forests with climate, land use and biogeochemical cycles (</w:t>
      </w:r>
      <w:r w:rsidDel="00000000" w:rsidR="00000000" w:rsidRPr="00000000">
        <w:rPr>
          <w:highlight w:val="yellow"/>
          <w:rtl w:val="0"/>
        </w:rPr>
        <w:t xml:space="preserve">REFS</w:t>
      </w:r>
      <w:r w:rsidDel="00000000" w:rsidR="00000000" w:rsidRPr="00000000">
        <w:rPr>
          <w:rtl w:val="0"/>
        </w:rPr>
        <w:t xml:space="preserve">). </w:t>
      </w:r>
      <w:commentRangeEnd w:id="91"/>
      <w:r w:rsidDel="00000000" w:rsidR="00000000" w:rsidRPr="00000000">
        <w:commentReference w:id="91"/>
      </w:r>
      <w:r w:rsidDel="00000000" w:rsidR="00000000" w:rsidRPr="00000000">
        <w:rPr>
          <w:rtl w:val="0"/>
        </w:rPr>
      </w:r>
    </w:p>
    <w:p w:rsidR="00000000" w:rsidDel="00000000" w:rsidP="00000000" w:rsidRDefault="00000000" w:rsidRPr="00000000" w14:paraId="000000D7">
      <w:pPr>
        <w:spacing w:after="240" w:before="240" w:lineRule="auto"/>
        <w:rPr/>
      </w:pPr>
      <w:r w:rsidDel="00000000" w:rsidR="00000000" w:rsidRPr="00000000">
        <w:rPr>
          <w:rtl w:val="0"/>
        </w:rPr>
        <w:t xml:space="preserve">Information gathered from satellites has important limitations over the tropics. Cloud cover can be an important limitation for optical sensors in moist and wet tropical forests (e.g., OCO-2/3). In addition, the enormous biodiversity of tropical forests may be studied from space but it is unlikely that spaceborne observations will soon supplant species inventories from ground-based studies. Non-plant taxa are unlikely to ever be revealed by satellite based investigations in tropical forests, though some aspects of non-plant biodiversity may be predictable from satellite data. The dense plant canopy of tropical forests can also block our view of the soil and other belowground dynamics. PANGEA will improve our ability to push the limits of what we can observe with satellite sensors and better define the limitations, enabling the research community to focus efforts and resources where we need information to complement remote sensing research in order to gain greater understanding of tropical forest function.</w:t>
      </w:r>
      <w:r w:rsidDel="00000000" w:rsidR="00000000" w:rsidRPr="00000000">
        <w:rPr>
          <w:rtl w:val="0"/>
        </w:rPr>
      </w:r>
    </w:p>
    <w:p w:rsidR="00000000" w:rsidDel="00000000" w:rsidP="00000000" w:rsidRDefault="00000000" w:rsidRPr="00000000" w14:paraId="000000D8">
      <w:pPr>
        <w:pStyle w:val="Heading3"/>
        <w:rPr/>
      </w:pPr>
      <w:bookmarkStart w:colFirst="0" w:colLast="0" w:name="_2wktbz9csd51" w:id="6"/>
      <w:bookmarkEnd w:id="6"/>
      <w:commentRangeStart w:id="92"/>
      <w:r w:rsidDel="00000000" w:rsidR="00000000" w:rsidRPr="00000000">
        <w:rPr>
          <w:rtl w:val="0"/>
        </w:rPr>
        <w:t xml:space="preserve">1.4 The PANGEA Terrestrial Ecology Field Campaign</w:t>
      </w:r>
      <w:commentRangeEnd w:id="92"/>
      <w:r w:rsidDel="00000000" w:rsidR="00000000" w:rsidRPr="00000000">
        <w:commentReference w:id="92"/>
      </w:r>
      <w:r w:rsidDel="00000000" w:rsidR="00000000" w:rsidRPr="00000000">
        <w:rPr>
          <w:rtl w:val="0"/>
        </w:rPr>
      </w:r>
    </w:p>
    <w:p w:rsidR="00000000" w:rsidDel="00000000" w:rsidP="00000000" w:rsidRDefault="00000000" w:rsidRPr="00000000" w14:paraId="000000D9">
      <w:pPr>
        <w:rPr>
          <w:color w:val="ff0000"/>
          <w:highlight w:val="yellow"/>
        </w:rPr>
      </w:pPr>
      <w:r w:rsidDel="00000000" w:rsidR="00000000" w:rsidRPr="00000000">
        <w:rPr>
          <w:color w:val="ff0000"/>
          <w:highlight w:val="yellow"/>
          <w:rtl w:val="0"/>
        </w:rPr>
        <w:t xml:space="preserve">[Specifically outline what PANGEA is and is not] - section that explicitly defines what NASA PANGEA covers</w:t>
      </w:r>
    </w:p>
    <w:p w:rsidR="00000000" w:rsidDel="00000000" w:rsidP="00000000" w:rsidRDefault="00000000" w:rsidRPr="00000000" w14:paraId="000000DA">
      <w:pPr>
        <w:rPr>
          <w:color w:val="ff0000"/>
        </w:rPr>
      </w:pPr>
      <w:r w:rsidDel="00000000" w:rsidR="00000000" w:rsidRPr="00000000">
        <w:rPr>
          <w:rtl w:val="0"/>
        </w:rPr>
      </w:r>
    </w:p>
    <w:p w:rsidR="00000000" w:rsidDel="00000000" w:rsidP="00000000" w:rsidRDefault="00000000" w:rsidRPr="00000000" w14:paraId="000000DB">
      <w:pPr>
        <w:numPr>
          <w:ilvl w:val="0"/>
          <w:numId w:val="9"/>
        </w:numPr>
        <w:ind w:left="720" w:hanging="360"/>
        <w:rPr>
          <w:color w:val="ff0000"/>
        </w:rPr>
      </w:pPr>
      <w:r w:rsidDel="00000000" w:rsidR="00000000" w:rsidRPr="00000000">
        <w:rPr>
          <w:color w:val="ff0000"/>
          <w:rtl w:val="0"/>
        </w:rPr>
        <w:t xml:space="preserve">What NASA funded elements of PANGEA covers</w:t>
      </w:r>
    </w:p>
    <w:p w:rsidR="00000000" w:rsidDel="00000000" w:rsidP="00000000" w:rsidRDefault="00000000" w:rsidRPr="00000000" w14:paraId="000000DC">
      <w:pPr>
        <w:numPr>
          <w:ilvl w:val="1"/>
          <w:numId w:val="9"/>
        </w:numPr>
        <w:ind w:left="1440" w:hanging="360"/>
        <w:rPr>
          <w:color w:val="ff0000"/>
        </w:rPr>
      </w:pPr>
      <w:r w:rsidDel="00000000" w:rsidR="00000000" w:rsidRPr="00000000">
        <w:rPr>
          <w:color w:val="ff0000"/>
          <w:rtl w:val="0"/>
        </w:rPr>
        <w:t xml:space="preserve">Science themes</w:t>
      </w:r>
    </w:p>
    <w:p w:rsidR="00000000" w:rsidDel="00000000" w:rsidP="00000000" w:rsidRDefault="00000000" w:rsidRPr="00000000" w14:paraId="000000DD">
      <w:pPr>
        <w:numPr>
          <w:ilvl w:val="2"/>
          <w:numId w:val="9"/>
        </w:numPr>
        <w:ind w:left="2160" w:hanging="360"/>
        <w:rPr>
          <w:color w:val="ff0000"/>
        </w:rPr>
      </w:pPr>
      <w:r w:rsidDel="00000000" w:rsidR="00000000" w:rsidRPr="00000000">
        <w:rPr>
          <w:color w:val="ff0000"/>
          <w:rtl w:val="0"/>
        </w:rPr>
        <w:t xml:space="preserve">Data collection </w:t>
      </w:r>
    </w:p>
    <w:p w:rsidR="00000000" w:rsidDel="00000000" w:rsidP="00000000" w:rsidRDefault="00000000" w:rsidRPr="00000000" w14:paraId="000000DE">
      <w:pPr>
        <w:numPr>
          <w:ilvl w:val="2"/>
          <w:numId w:val="9"/>
        </w:numPr>
        <w:ind w:left="2160" w:hanging="360"/>
        <w:rPr>
          <w:color w:val="ff0000"/>
        </w:rPr>
      </w:pPr>
      <w:r w:rsidDel="00000000" w:rsidR="00000000" w:rsidRPr="00000000">
        <w:rPr>
          <w:color w:val="ff0000"/>
          <w:rtl w:val="0"/>
        </w:rPr>
        <w:t xml:space="preserve">Data curation</w:t>
      </w:r>
    </w:p>
    <w:p w:rsidR="00000000" w:rsidDel="00000000" w:rsidP="00000000" w:rsidRDefault="00000000" w:rsidRPr="00000000" w14:paraId="000000DF">
      <w:pPr>
        <w:numPr>
          <w:ilvl w:val="2"/>
          <w:numId w:val="9"/>
        </w:numPr>
        <w:ind w:left="2160" w:hanging="360"/>
        <w:rPr>
          <w:color w:val="ff0000"/>
        </w:rPr>
      </w:pPr>
      <w:r w:rsidDel="00000000" w:rsidR="00000000" w:rsidRPr="00000000">
        <w:rPr>
          <w:color w:val="ff0000"/>
          <w:rtl w:val="0"/>
        </w:rPr>
        <w:t xml:space="preserve">Open science</w:t>
      </w:r>
    </w:p>
    <w:p w:rsidR="00000000" w:rsidDel="00000000" w:rsidP="00000000" w:rsidRDefault="00000000" w:rsidRPr="00000000" w14:paraId="000000E0">
      <w:pPr>
        <w:numPr>
          <w:ilvl w:val="1"/>
          <w:numId w:val="9"/>
        </w:numPr>
        <w:ind w:left="1440" w:hanging="360"/>
        <w:rPr>
          <w:color w:val="ff0000"/>
        </w:rPr>
      </w:pPr>
      <w:r w:rsidDel="00000000" w:rsidR="00000000" w:rsidRPr="00000000">
        <w:rPr>
          <w:color w:val="ff0000"/>
          <w:rtl w:val="0"/>
        </w:rPr>
        <w:t xml:space="preserve">Training activities directly related research </w:t>
      </w:r>
    </w:p>
    <w:p w:rsidR="00000000" w:rsidDel="00000000" w:rsidP="00000000" w:rsidRDefault="00000000" w:rsidRPr="00000000" w14:paraId="000000E1">
      <w:pPr>
        <w:numPr>
          <w:ilvl w:val="1"/>
          <w:numId w:val="9"/>
        </w:numPr>
        <w:ind w:left="1440" w:hanging="360"/>
        <w:rPr>
          <w:color w:val="ff0000"/>
        </w:rPr>
      </w:pPr>
      <w:r w:rsidDel="00000000" w:rsidR="00000000" w:rsidRPr="00000000">
        <w:rPr>
          <w:color w:val="ff0000"/>
          <w:rtl w:val="0"/>
        </w:rPr>
        <w:t xml:space="preserve">Community engagement, including engagement w partners who are: </w:t>
      </w:r>
    </w:p>
    <w:p w:rsidR="00000000" w:rsidDel="00000000" w:rsidP="00000000" w:rsidRDefault="00000000" w:rsidRPr="00000000" w14:paraId="000000E2">
      <w:pPr>
        <w:numPr>
          <w:ilvl w:val="2"/>
          <w:numId w:val="9"/>
        </w:numPr>
        <w:ind w:left="2160" w:hanging="360"/>
        <w:rPr>
          <w:color w:val="ff0000"/>
        </w:rPr>
      </w:pPr>
      <w:r w:rsidDel="00000000" w:rsidR="00000000" w:rsidRPr="00000000">
        <w:rPr>
          <w:color w:val="ff0000"/>
          <w:rtl w:val="0"/>
        </w:rPr>
        <w:t xml:space="preserve">Leading on the applications development and decisions support</w:t>
      </w:r>
    </w:p>
    <w:p w:rsidR="00000000" w:rsidDel="00000000" w:rsidP="00000000" w:rsidRDefault="00000000" w:rsidRPr="00000000" w14:paraId="000000E3">
      <w:pPr>
        <w:numPr>
          <w:ilvl w:val="2"/>
          <w:numId w:val="9"/>
        </w:numPr>
        <w:ind w:left="2160" w:hanging="360"/>
        <w:rPr>
          <w:color w:val="ff0000"/>
        </w:rPr>
      </w:pPr>
      <w:r w:rsidDel="00000000" w:rsidR="00000000" w:rsidRPr="00000000">
        <w:rPr>
          <w:color w:val="ff0000"/>
          <w:rtl w:val="0"/>
        </w:rPr>
        <w:t xml:space="preserve">Leading on the workforce development training</w:t>
      </w:r>
    </w:p>
    <w:p w:rsidR="00000000" w:rsidDel="00000000" w:rsidP="00000000" w:rsidRDefault="00000000" w:rsidRPr="00000000" w14:paraId="000000E4">
      <w:pPr>
        <w:numPr>
          <w:ilvl w:val="0"/>
          <w:numId w:val="9"/>
        </w:numPr>
        <w:ind w:left="720" w:hanging="360"/>
        <w:rPr>
          <w:color w:val="ff0000"/>
        </w:rPr>
      </w:pPr>
      <w:r w:rsidDel="00000000" w:rsidR="00000000" w:rsidRPr="00000000">
        <w:rPr>
          <w:color w:val="ff0000"/>
          <w:rtl w:val="0"/>
        </w:rPr>
        <w:t xml:space="preserve">What complementary funding towards PANGEA can cover - refer to Section 7.6 - Co-funding Opportunities</w:t>
      </w:r>
    </w:p>
    <w:p w:rsidR="00000000" w:rsidDel="00000000" w:rsidP="00000000" w:rsidRDefault="00000000" w:rsidRPr="00000000" w14:paraId="000000E5">
      <w:pPr>
        <w:numPr>
          <w:ilvl w:val="1"/>
          <w:numId w:val="9"/>
        </w:numPr>
        <w:ind w:left="1440" w:hanging="360"/>
        <w:rPr>
          <w:color w:val="ff0000"/>
        </w:rPr>
      </w:pPr>
      <w:r w:rsidDel="00000000" w:rsidR="00000000" w:rsidRPr="00000000">
        <w:rPr>
          <w:color w:val="ff0000"/>
          <w:rtl w:val="0"/>
        </w:rPr>
        <w:t xml:space="preserve">Specify where we have commitments and where we do not - in final white paper - not needed in draft</w:t>
      </w:r>
    </w:p>
    <w:p w:rsidR="00000000" w:rsidDel="00000000" w:rsidP="00000000" w:rsidRDefault="00000000" w:rsidRPr="00000000" w14:paraId="000000E6">
      <w:pPr>
        <w:numPr>
          <w:ilvl w:val="0"/>
          <w:numId w:val="9"/>
        </w:numPr>
        <w:ind w:left="720" w:hanging="360"/>
        <w:rPr>
          <w:color w:val="ff0000"/>
        </w:rPr>
      </w:pPr>
      <w:r w:rsidDel="00000000" w:rsidR="00000000" w:rsidRPr="00000000">
        <w:rPr>
          <w:color w:val="ff0000"/>
          <w:rtl w:val="0"/>
        </w:rPr>
        <w:t xml:space="preserve">How PANGEA is coordinated with other activities (CBSI, GEO-TREES, …)</w:t>
      </w:r>
    </w:p>
    <w:p w:rsidR="00000000" w:rsidDel="00000000" w:rsidP="00000000" w:rsidRDefault="00000000" w:rsidRPr="00000000" w14:paraId="000000E7">
      <w:pPr>
        <w:numPr>
          <w:ilvl w:val="0"/>
          <w:numId w:val="9"/>
        </w:numPr>
        <w:ind w:left="720" w:hanging="360"/>
        <w:rPr>
          <w:color w:val="ff0000"/>
        </w:rPr>
      </w:pPr>
      <w:r w:rsidDel="00000000" w:rsidR="00000000" w:rsidRPr="00000000">
        <w:rPr>
          <w:color w:val="ff0000"/>
          <w:rtl w:val="0"/>
        </w:rPr>
        <w:t xml:space="preserve">Somewhere here or earlier, we should write about our positionality as authors trained in Western science. Do we have Indigenous coauthors? If not, we should mention, if yes, we should mention how this is incorporating or not Indigenous knowledge… </w:t>
      </w:r>
      <w:r w:rsidDel="00000000" w:rsidR="00000000" w:rsidRPr="00000000">
        <w:rPr>
          <w:rtl w:val="0"/>
        </w:rPr>
      </w:r>
    </w:p>
    <w:p w:rsidR="00000000" w:rsidDel="00000000" w:rsidP="00000000" w:rsidRDefault="00000000" w:rsidRPr="00000000" w14:paraId="000000E8">
      <w:pPr>
        <w:pStyle w:val="Heading3"/>
        <w:rPr/>
      </w:pPr>
      <w:bookmarkStart w:colFirst="0" w:colLast="0" w:name="_szwuuhpl6jrs" w:id="7"/>
      <w:bookmarkEnd w:id="7"/>
      <w:r w:rsidDel="00000000" w:rsidR="00000000" w:rsidRPr="00000000">
        <w:rPr>
          <w:rtl w:val="0"/>
        </w:rPr>
        <w:t xml:space="preserve">1.5 PANGEA Study Domain</w:t>
      </w:r>
    </w:p>
    <w:p w:rsidR="00000000" w:rsidDel="00000000" w:rsidP="00000000" w:rsidRDefault="00000000" w:rsidRPr="00000000" w14:paraId="000000E9">
      <w:pPr>
        <w:ind w:left="0" w:firstLine="0"/>
        <w:rPr/>
      </w:pPr>
      <w:r w:rsidDel="00000000" w:rsidR="00000000" w:rsidRPr="00000000">
        <w:rPr>
          <w:rtl w:val="0"/>
        </w:rPr>
        <w:t xml:space="preserve">PANGEA will include a core and extended domain (</w:t>
      </w:r>
      <w:r w:rsidDel="00000000" w:rsidR="00000000" w:rsidRPr="00000000">
        <w:rPr>
          <w:highlight w:val="yellow"/>
          <w:rtl w:val="0"/>
        </w:rPr>
        <w:t xml:space="preserve">Figure X</w:t>
      </w:r>
      <w:r w:rsidDel="00000000" w:rsidR="00000000" w:rsidRPr="00000000">
        <w:rPr>
          <w:rtl w:val="0"/>
        </w:rPr>
        <w:t xml:space="preserve">). The extended domain will encompass pantropical forests, and will be prioritized for satellite remote sensing and modeling analyses. PANGEA’s </w:t>
      </w:r>
      <w:r w:rsidDel="00000000" w:rsidR="00000000" w:rsidRPr="00000000">
        <w:rPr>
          <w:rtl w:val="0"/>
        </w:rPr>
        <w:t xml:space="preserve">core domain will focus on tropical biomes in Africa and the Americas. </w:t>
      </w:r>
      <w:r w:rsidDel="00000000" w:rsidR="00000000" w:rsidRPr="00000000">
        <w:rPr>
          <w:rtl w:val="0"/>
        </w:rPr>
        <w:t xml:space="preserve">Both the core and extended domains will encompass moist tropical forests, including flooded forests, wetlands, peatlands, and mangroves in lowland tropical forests, and highland tropical forests where possible. </w:t>
      </w:r>
      <w:r w:rsidDel="00000000" w:rsidR="00000000" w:rsidRPr="00000000">
        <w:rPr>
          <w:rtl w:val="0"/>
        </w:rPr>
        <w:t xml:space="preserve">The PANGEA study region covers the major ecosystems and landscapes found in the tropics and </w:t>
      </w:r>
      <w:r w:rsidDel="00000000" w:rsidR="00000000" w:rsidRPr="00000000">
        <w:rPr>
          <w:rtl w:val="0"/>
        </w:rPr>
        <w:t xml:space="preserve">the spatial scale required to address the primary questions in the 5 science themes (see </w:t>
      </w:r>
      <w:r w:rsidDel="00000000" w:rsidR="00000000" w:rsidRPr="00000000">
        <w:rPr>
          <w:i w:val="1"/>
          <w:highlight w:val="yellow"/>
          <w:rtl w:val="0"/>
        </w:rPr>
        <w:t xml:space="preserve">Section 2</w:t>
      </w:r>
      <w:r w:rsidDel="00000000" w:rsidR="00000000" w:rsidRPr="00000000">
        <w:rPr>
          <w:rtl w:val="0"/>
        </w:rPr>
        <w:t xml:space="preserve">). The extended domain will enable the </w:t>
      </w:r>
      <w:r w:rsidDel="00000000" w:rsidR="00000000" w:rsidRPr="00000000">
        <w:rPr>
          <w:rtl w:val="0"/>
        </w:rPr>
        <w:t xml:space="preserve">inclusion of </w:t>
      </w:r>
      <w:r w:rsidDel="00000000" w:rsidR="00000000" w:rsidRPr="00000000">
        <w:rPr>
          <w:rtl w:val="0"/>
        </w:rPr>
        <w:t xml:space="preserve">existing datasets</w:t>
      </w:r>
      <w:r w:rsidDel="00000000" w:rsidR="00000000" w:rsidRPr="00000000">
        <w:rPr>
          <w:rtl w:val="0"/>
        </w:rPr>
        <w:t xml:space="preserve"> and opportunistic collection in Asia and Australia. The focus of PANGEA’s c</w:t>
      </w:r>
      <w:r w:rsidDel="00000000" w:rsidR="00000000" w:rsidRPr="00000000">
        <w:rPr>
          <w:rtl w:val="0"/>
        </w:rPr>
        <w:t xml:space="preserve">oordinated ground, tower, drone, and aircraft measurements </w:t>
      </w:r>
      <w:r w:rsidDel="00000000" w:rsidR="00000000" w:rsidRPr="00000000">
        <w:rPr>
          <w:rtl w:val="0"/>
        </w:rPr>
        <w:t xml:space="preserve">will be at landscapes in the core domain (see </w:t>
      </w:r>
      <w:r w:rsidDel="00000000" w:rsidR="00000000" w:rsidRPr="00000000">
        <w:rPr>
          <w:i w:val="1"/>
          <w:highlight w:val="yellow"/>
          <w:rtl w:val="0"/>
        </w:rPr>
        <w:t xml:space="preserve">Section 6.3 </w:t>
      </w:r>
      <w:r w:rsidDel="00000000" w:rsidR="00000000" w:rsidRPr="00000000">
        <w:rPr>
          <w:rtl w:val="0"/>
        </w:rPr>
        <w:t xml:space="preserve">for more information on </w:t>
      </w:r>
      <w:r w:rsidDel="00000000" w:rsidR="00000000" w:rsidRPr="00000000">
        <w:rPr>
          <w:i w:val="1"/>
          <w:rtl w:val="0"/>
        </w:rPr>
        <w:t xml:space="preserve">Candidate Landscapes</w:t>
      </w:r>
      <w:r w:rsidDel="00000000" w:rsidR="00000000" w:rsidRPr="00000000">
        <w:rPr>
          <w:rtl w:val="0"/>
        </w:rPr>
        <w:t xml:space="preserve">). PANGEA’s Optimal </w:t>
      </w:r>
      <w:r w:rsidDel="00000000" w:rsidR="00000000" w:rsidRPr="00000000">
        <w:rPr>
          <w:rtl w:val="0"/>
        </w:rPr>
        <w:t xml:space="preserve">Investigation</w:t>
      </w:r>
      <w:r w:rsidDel="00000000" w:rsidR="00000000" w:rsidRPr="00000000">
        <w:rPr>
          <w:rtl w:val="0"/>
        </w:rPr>
        <w:t xml:space="preserve"> will include a minimum of two priority landscapes in Africa and two priority landscapes in the Americas. The Baseline Investigation will include exactly two landscapes on each continent, while PANGEA’s Threshold Investigation will include two landscapes in Africa only. The Threshold Investigation will rely on existing data, planned missions in the American tropics, commercial data-buys, and deployable drones, to utilize satellite data over the Americas for comparisons. </w:t>
      </w:r>
      <w:r w:rsidDel="00000000" w:rsidR="00000000" w:rsidRPr="00000000">
        <w:rPr>
          <w:rtl w:val="0"/>
        </w:rPr>
        <w:t xml:space="preserve">The location of these primary research areas will be based on opportunities to conduct integrated research across science themes, the existence of ongoing or planned research funded by NASA, as well as relationships and ongoing activities conducted by local and international partner agencies and organizations. </w:t>
      </w:r>
      <w:r w:rsidDel="00000000" w:rsidR="00000000" w:rsidRPr="00000000">
        <w:rPr>
          <w:rtl w:val="0"/>
        </w:rPr>
        <w:t xml:space="preserve">See </w:t>
      </w:r>
      <w:r w:rsidDel="00000000" w:rsidR="00000000" w:rsidRPr="00000000">
        <w:rPr>
          <w:i w:val="1"/>
          <w:highlight w:val="yellow"/>
          <w:rtl w:val="0"/>
        </w:rPr>
        <w:t xml:space="preserve">Section 6 </w:t>
      </w:r>
      <w:r w:rsidDel="00000000" w:rsidR="00000000" w:rsidRPr="00000000">
        <w:rPr>
          <w:rtl w:val="0"/>
        </w:rPr>
        <w:t xml:space="preserve">for more information the PANGEA </w:t>
      </w:r>
      <w:r w:rsidDel="00000000" w:rsidR="00000000" w:rsidRPr="00000000">
        <w:rPr>
          <w:rtl w:val="0"/>
        </w:rPr>
        <w:t xml:space="preserve">Research</w:t>
      </w:r>
      <w:r w:rsidDel="00000000" w:rsidR="00000000" w:rsidRPr="00000000">
        <w:rPr>
          <w:rtl w:val="0"/>
        </w:rPr>
        <w:t xml:space="preserve"> Strategy and Study Design. </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b w:val="1"/>
          <w:rtl w:val="0"/>
        </w:rPr>
        <w:t xml:space="preserve">Note: </w:t>
      </w:r>
      <w:r w:rsidDel="00000000" w:rsidR="00000000" w:rsidRPr="00000000">
        <w:rPr>
          <w:rtl w:val="0"/>
        </w:rPr>
        <w:t xml:space="preserve">A variability analysis will be included in the final white paper, highlighting key geographic domains that vary with respect to biotic, abiotic, and disturbance dynamics. </w:t>
      </w: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drawing>
          <wp:inline distB="114300" distT="114300" distL="114300" distR="114300">
            <wp:extent cx="5886450" cy="3238500"/>
            <wp:effectExtent b="0" l="0" r="0" t="0"/>
            <wp:docPr id="1"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8864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sz w:val="20"/>
          <w:szCs w:val="20"/>
        </w:rPr>
      </w:pPr>
      <w:r w:rsidDel="00000000" w:rsidR="00000000" w:rsidRPr="00000000">
        <w:rPr>
          <w:b w:val="1"/>
          <w:sz w:val="20"/>
          <w:szCs w:val="20"/>
          <w:highlight w:val="yellow"/>
          <w:rtl w:val="0"/>
        </w:rPr>
        <w:t xml:space="preserve">Figure X.</w:t>
      </w:r>
      <w:r w:rsidDel="00000000" w:rsidR="00000000" w:rsidRPr="00000000">
        <w:rPr>
          <w:b w:val="1"/>
          <w:sz w:val="20"/>
          <w:szCs w:val="20"/>
          <w:rtl w:val="0"/>
        </w:rPr>
        <w:t xml:space="preserve"> </w:t>
      </w:r>
      <w:r w:rsidDel="00000000" w:rsidR="00000000" w:rsidRPr="00000000">
        <w:rPr>
          <w:sz w:val="20"/>
          <w:szCs w:val="20"/>
          <w:rtl w:val="0"/>
        </w:rPr>
        <w:t xml:space="preserve">PANGEA core (solid purple lines) and extended (dashed black line) domains. O: Optimal, B: Baseline, T: Threshold. Boundaries were sourced from the following GAEZv4 agroecological zones: lowland humid tropics, highland humid tropics, dominantly hydromorphic soils, and land with severe soil/terrain limitations.</w:t>
      </w:r>
    </w:p>
    <w:p w:rsidR="00000000" w:rsidDel="00000000" w:rsidP="00000000" w:rsidRDefault="00000000" w:rsidRPr="00000000" w14:paraId="000000EF">
      <w:pPr>
        <w:pStyle w:val="Heading3"/>
        <w:rPr/>
      </w:pPr>
      <w:bookmarkStart w:colFirst="0" w:colLast="0" w:name="_fhtmlkbo44h7" w:id="8"/>
      <w:bookmarkEnd w:id="8"/>
      <w:r w:rsidDel="00000000" w:rsidR="00000000" w:rsidRPr="00000000">
        <w:rPr>
          <w:rtl w:val="0"/>
        </w:rPr>
        <w:t xml:space="preserve">1</w:t>
      </w:r>
      <w:r w:rsidDel="00000000" w:rsidR="00000000" w:rsidRPr="00000000">
        <w:rPr>
          <w:rtl w:val="0"/>
        </w:rPr>
        <w:t xml:space="preserve">.6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commentRangeStart w:id="93"/>
      <w:r w:rsidDel="00000000" w:rsidR="00000000" w:rsidRPr="00000000">
        <w:rPr>
          <w:highlight w:val="yellow"/>
          <w:rtl w:val="0"/>
        </w:rPr>
        <w:t xml:space="preserve">Asrar et al. BAMS v 82, pp.1309-1330, 2001</w:t>
      </w:r>
      <w:commentRangeEnd w:id="93"/>
      <w:r w:rsidDel="00000000" w:rsidR="00000000" w:rsidRPr="00000000">
        <w:commentReference w:id="93"/>
      </w:r>
      <w:r w:rsidDel="00000000" w:rsidR="00000000" w:rsidRPr="00000000">
        <w:rPr>
          <w:rtl w:val="0"/>
        </w:rPr>
        <w:t xml:space="preserve">). The Terrestrial Ecology Program has promoted the multi-investigator model for decades of field campaigns that span </w:t>
      </w:r>
      <w:r w:rsidDel="00000000" w:rsidR="00000000" w:rsidRPr="00000000">
        <w:rPr>
          <w:rtl w:val="0"/>
        </w:rPr>
        <w:t xml:space="preserve">FIFE, BOREAS, LBA, and ABoVE</w:t>
      </w:r>
      <w:r w:rsidDel="00000000" w:rsidR="00000000" w:rsidRPr="00000000">
        <w:rPr>
          <w:rtl w:val="0"/>
        </w:rPr>
        <w:t xml:space="preserve">. Multiple drivers and interacting processes that cannot be isolated in controlled experiments characterize Earth system investigations. Numerous variables require expert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E</w:t>
      </w:r>
      <w:r w:rsidDel="00000000" w:rsidR="00000000" w:rsidRPr="00000000">
        <w:rPr>
          <w:rtl w:val="0"/>
        </w:rPr>
        <w:t xml:space="preserve">quitable</w:t>
      </w:r>
      <w:r w:rsidDel="00000000" w:rsidR="00000000" w:rsidRPr="00000000">
        <w:rPr>
          <w:rtl w:val="0"/>
        </w:rPr>
        <w:t xml:space="preserv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It is also important to note that there is real risk that a campaign like PANGEA could perpetuate parachute and flyover science (</w:t>
      </w:r>
      <w:commentRangeStart w:id="94"/>
      <w:r w:rsidDel="00000000" w:rsidR="00000000" w:rsidRPr="00000000">
        <w:rPr>
          <w:rtl w:val="0"/>
        </w:rPr>
        <w:t xml:space="preserve">Culotta et al. 2024</w:t>
      </w:r>
      <w:commentRangeEnd w:id="94"/>
      <w:r w:rsidDel="00000000" w:rsidR="00000000" w:rsidRPr="00000000">
        <w:commentReference w:id="94"/>
      </w:r>
      <w:r w:rsidDel="00000000" w:rsidR="00000000" w:rsidRPr="00000000">
        <w:rPr>
          <w:rtl w:val="0"/>
        </w:rPr>
        <w:t xml:space="preserve">). Recognizing the deep imprint of colonialism on tropical forest research, PANGEA takes an interwoven approach to equitable and ethical engagement with researchers, governments, institutions, and Indigenous Peoples and Local Communities (IPLCs). Several sections describe PANGEA’s approach to community engagement (Section 7.4), an inclusive organizational structure (Section 7.1), Earth Action (Section 8), capacity building (Section 9), data management (Section 7.7), and international agreements (Section 7.3). </w:t>
      </w:r>
    </w:p>
    <w:p w:rsidR="00000000" w:rsidDel="00000000" w:rsidP="00000000" w:rsidRDefault="00000000" w:rsidRPr="00000000" w14:paraId="000000F3">
      <w:pPr>
        <w:pStyle w:val="Heading3"/>
        <w:rPr/>
      </w:pPr>
      <w:bookmarkStart w:colFirst="0" w:colLast="0" w:name="_y12nbecmffi8" w:id="9"/>
      <w:bookmarkEnd w:id="9"/>
      <w:r w:rsidDel="00000000" w:rsidR="00000000" w:rsidRPr="00000000">
        <w:rPr>
          <w:rtl w:val="0"/>
        </w:rPr>
        <w:t xml:space="preserve">1.7 Earth Science to Action </w:t>
      </w:r>
    </w:p>
    <w:p w:rsidR="00000000" w:rsidDel="00000000" w:rsidP="00000000" w:rsidRDefault="00000000" w:rsidRPr="00000000" w14:paraId="000000F4">
      <w:pPr>
        <w:rPr/>
      </w:pPr>
      <w:r w:rsidDel="00000000" w:rsidR="00000000" w:rsidRPr="00000000">
        <w:rPr>
          <w:rtl w:val="0"/>
        </w:rPr>
        <w:t xml:space="preserve">The interconnected geophysical, biological, and social Earth System is experiencing a particularly unique moment in its history that demands decisive action from incredible advancements in modern tools and infrastructure. Accelerating rates of land-use change and globally consequently climate feedbacks in the tropics drive urgency to apply insights from the frontiers of NASA Earth Science to support climate mitigation, adaptation, and resilience, biodiversity conservation, food security, water security, and human health around the planet. Since the inception of the Earth Science Enterprise Applications program in 2001 (</w:t>
      </w:r>
      <w:commentRangeStart w:id="95"/>
      <w:commentRangeStart w:id="96"/>
      <w:r w:rsidDel="00000000" w:rsidR="00000000" w:rsidRPr="00000000">
        <w:rPr>
          <w:rtl w:val="0"/>
        </w:rPr>
        <w:t xml:space="preserve">ESE Strategic Plan</w:t>
      </w:r>
      <w:commentRangeEnd w:id="95"/>
      <w:r w:rsidDel="00000000" w:rsidR="00000000" w:rsidRPr="00000000">
        <w:commentReference w:id="95"/>
      </w:r>
      <w:commentRangeEnd w:id="96"/>
      <w:r w:rsidDel="00000000" w:rsidR="00000000" w:rsidRPr="00000000">
        <w:commentReference w:id="96"/>
      </w:r>
      <w:r w:rsidDel="00000000" w:rsidR="00000000" w:rsidRPr="00000000">
        <w:rPr>
          <w:rtl w:val="0"/>
        </w:rPr>
        <w:t xml:space="preserve">) to the launch of the Earth Science to Action strategy in 2024 </w:t>
      </w:r>
      <w:commentRangeStart w:id="97"/>
      <w:r w:rsidDel="00000000" w:rsidR="00000000" w:rsidRPr="00000000">
        <w:rPr>
          <w:rtl w:val="0"/>
        </w:rPr>
        <w:t xml:space="preserve">(ES2A Strategic Plan)</w:t>
      </w:r>
      <w:commentRangeEnd w:id="97"/>
      <w:r w:rsidDel="00000000" w:rsidR="00000000" w:rsidRPr="00000000">
        <w:commentReference w:id="97"/>
      </w:r>
      <w:r w:rsidDel="00000000" w:rsidR="00000000" w:rsidRPr="00000000">
        <w:rPr>
          <w:rtl w:val="0"/>
        </w:rPr>
        <w:t xml:space="preserve">, NASA has innovated a systems approach to facilitate the collection of Earth Observations and predictions into decision and management support tools for diverse users and collaborators to advance their local initiatives that provide essential services to society.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 2017 Decadal Survey directs us to “p</w:t>
      </w:r>
      <w:r w:rsidDel="00000000" w:rsidR="00000000" w:rsidRPr="00000000">
        <w:rPr>
          <w:rtl w:val="0"/>
        </w:rPr>
        <w:t xml:space="preserve">ursue increasingly ambitious objectives and innovative solutions that enhance and accelerate the science/applications value of space-based Earth observations and analysis to the nation and to the world in a way that delivers great value</w:t>
      </w:r>
      <w:r w:rsidDel="00000000" w:rsidR="00000000" w:rsidRPr="00000000">
        <w:rPr>
          <w:rtl w:val="0"/>
        </w:rPr>
        <w:t xml:space="preserve">” (</w:t>
      </w:r>
      <w:commentRangeStart w:id="98"/>
      <w:r w:rsidDel="00000000" w:rsidR="00000000" w:rsidRPr="00000000">
        <w:rPr>
          <w:rtl w:val="0"/>
        </w:rPr>
        <w:t xml:space="preserve">Decadal Survey</w:t>
      </w:r>
      <w:commentRangeEnd w:id="98"/>
      <w:r w:rsidDel="00000000" w:rsidR="00000000" w:rsidRPr="00000000">
        <w:commentReference w:id="98"/>
      </w:r>
      <w:r w:rsidDel="00000000" w:rsidR="00000000" w:rsidRPr="00000000">
        <w:rPr>
          <w:rtl w:val="0"/>
        </w:rPr>
        <w:t xml:space="preserve">). </w:t>
      </w:r>
      <w:r w:rsidDel="00000000" w:rsidR="00000000" w:rsidRPr="00000000">
        <w:rPr>
          <w:rtl w:val="0"/>
        </w:rPr>
        <w:t xml:space="preserve">Now is the time for strategic investment in ambitious international collaborations to bridge the gap between rapid advancements in science and technology and society’s ability to harness them for a more resilient world.</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0F9">
      <w:pPr>
        <w:numPr>
          <w:ilvl w:val="0"/>
          <w:numId w:val="23"/>
        </w:numPr>
        <w:spacing w:after="120" w:before="120" w:lineRule="auto"/>
        <w:ind w:left="720" w:hanging="360"/>
        <w:rPr>
          <w:i w:val="1"/>
        </w:rPr>
      </w:pPr>
      <w:r w:rsidDel="00000000" w:rsidR="00000000" w:rsidRPr="00000000">
        <w:rPr>
          <w:i w:val="1"/>
          <w:rtl w:val="0"/>
        </w:rPr>
        <w:t xml:space="preserve">Investigating the risks of crossing tipping points and the potential for cascading environmental and societal impacts.</w:t>
      </w:r>
    </w:p>
    <w:p w:rsidR="00000000" w:rsidDel="00000000" w:rsidP="00000000" w:rsidRDefault="00000000" w:rsidRPr="00000000" w14:paraId="000000FA">
      <w:pPr>
        <w:numPr>
          <w:ilvl w:val="0"/>
          <w:numId w:val="23"/>
        </w:numPr>
        <w:spacing w:after="120" w:before="120" w:lineRule="auto"/>
        <w:ind w:left="720" w:hanging="360"/>
        <w:rPr>
          <w:i w:val="1"/>
          <w:highlight w:val="white"/>
        </w:rPr>
      </w:pPr>
      <w:r w:rsidDel="00000000" w:rsidR="00000000" w:rsidRPr="00000000">
        <w:rPr>
          <w:i w:val="1"/>
          <w:highlight w:val="white"/>
          <w:rtl w:val="0"/>
        </w:rPr>
        <w:t xml:space="preserve">Supporting efforts to enhance Earth’s resilience through mitigation strategies, adaptation, and the assessment of risks and contingencies from global change</w:t>
      </w:r>
    </w:p>
    <w:p w:rsidR="00000000" w:rsidDel="00000000" w:rsidP="00000000" w:rsidRDefault="00000000" w:rsidRPr="00000000" w14:paraId="000000FB">
      <w:pPr>
        <w:numPr>
          <w:ilvl w:val="0"/>
          <w:numId w:val="23"/>
        </w:numPr>
        <w:spacing w:after="120" w:before="120" w:lineRule="auto"/>
        <w:ind w:left="720" w:hanging="360"/>
        <w:rPr>
          <w:i w:val="1"/>
          <w:highlight w:val="white"/>
        </w:rPr>
      </w:pPr>
      <w:r w:rsidDel="00000000" w:rsidR="00000000" w:rsidRPr="00000000">
        <w:rPr>
          <w:i w:val="1"/>
          <w:highlight w:val="white"/>
          <w:rtl w:val="0"/>
        </w:rPr>
        <w:t xml:space="preserve">Developing efficient, interactive end-to-end tools, models, and assessment systems with appropriate latencies, temporal and spatial scales, and uncertainty quantification to enable science-based actions for communities, decision-makers, and policymakers.</w:t>
      </w:r>
    </w:p>
    <w:p w:rsidR="00000000" w:rsidDel="00000000" w:rsidP="00000000" w:rsidRDefault="00000000" w:rsidRPr="00000000" w14:paraId="000000FC">
      <w:pPr>
        <w:shd w:fill="ffffff" w:val="clear"/>
        <w:ind w:left="3080" w:firstLine="0"/>
        <w:rPr>
          <w:color w:val="ff0000"/>
        </w:rPr>
      </w:pPr>
      <w:r w:rsidDel="00000000" w:rsidR="00000000" w:rsidRPr="00000000">
        <w:rPr>
          <w:rtl w:val="0"/>
        </w:rPr>
      </w:r>
    </w:p>
    <w:p w:rsidR="00000000" w:rsidDel="00000000" w:rsidP="00000000" w:rsidRDefault="00000000" w:rsidRPr="00000000" w14:paraId="000000FD">
      <w:pPr>
        <w:rPr>
          <w:color w:val="ff0000"/>
        </w:rPr>
      </w:pPr>
      <w:commentRangeStart w:id="99"/>
      <w:r w:rsidDel="00000000" w:rsidR="00000000" w:rsidRPr="00000000">
        <w:rPr>
          <w:color w:val="ff0000"/>
          <w:rtl w:val="0"/>
        </w:rPr>
        <w:t xml:space="preserve">Text Box A. NASA Earth Science to Action “Service” in the Tropics</w:t>
      </w:r>
    </w:p>
    <w:p w:rsidR="00000000" w:rsidDel="00000000" w:rsidP="00000000" w:rsidRDefault="00000000" w:rsidRPr="00000000" w14:paraId="000000FE">
      <w:pPr>
        <w:numPr>
          <w:ilvl w:val="0"/>
          <w:numId w:val="26"/>
        </w:numPr>
        <w:ind w:left="720" w:hanging="360"/>
        <w:rPr>
          <w:color w:val="ff0000"/>
          <w:u w:val="none"/>
        </w:rPr>
      </w:pPr>
      <w:r w:rsidDel="00000000" w:rsidR="00000000" w:rsidRPr="00000000">
        <w:rPr>
          <w:color w:val="ff0000"/>
          <w:rtl w:val="0"/>
        </w:rPr>
        <w:t xml:space="preserve">SERVIR’s first hub opened in Panama at the Water Center for the Humid Tropics of Latin America and the Caribbean, or CATHALAC. This hub, SERVIR Mesoamérica, serves Central America and the Dominican Republic. CATHALAC completed its NASA funding contract in 2011 and began </w:t>
      </w:r>
      <w:r w:rsidDel="00000000" w:rsidR="00000000" w:rsidRPr="00000000">
        <w:rPr>
          <w:b w:val="1"/>
          <w:color w:val="ff0000"/>
          <w:rtl w:val="0"/>
        </w:rPr>
        <w:t xml:space="preserve">self-sustaining operations</w:t>
      </w:r>
      <w:r w:rsidDel="00000000" w:rsidR="00000000" w:rsidRPr="00000000">
        <w:rPr>
          <w:color w:val="ff0000"/>
          <w:rtl w:val="0"/>
        </w:rPr>
        <w:t xml:space="preserve">. CATHALAC continues as a SERVIR network affiliate, using Earth observations and models in providing maps and information products to the region. </w:t>
      </w:r>
      <w:commentRangeEnd w:id="99"/>
      <w:r w:rsidDel="00000000" w:rsidR="00000000" w:rsidRPr="00000000">
        <w:commentReference w:id="99"/>
      </w:r>
      <w:r w:rsidDel="00000000" w:rsidR="00000000" w:rsidRPr="00000000">
        <w:rPr>
          <w:rtl w:val="0"/>
        </w:rPr>
      </w:r>
    </w:p>
    <w:p w:rsidR="00000000" w:rsidDel="00000000" w:rsidP="00000000" w:rsidRDefault="00000000" w:rsidRPr="00000000" w14:paraId="000000FF">
      <w:pPr>
        <w:pStyle w:val="Heading2"/>
        <w:rPr>
          <w:i w:val="1"/>
        </w:rPr>
      </w:pPr>
      <w:bookmarkStart w:colFirst="0" w:colLast="0" w:name="_67ufwhve0n98" w:id="10"/>
      <w:bookmarkEnd w:id="10"/>
      <w:r w:rsidDel="00000000" w:rsidR="00000000" w:rsidRPr="00000000">
        <w:rPr>
          <w:rtl w:val="0"/>
        </w:rPr>
        <w:t xml:space="preserve">2. </w:t>
      </w:r>
      <w:commentRangeStart w:id="100"/>
      <w:r w:rsidDel="00000000" w:rsidR="00000000" w:rsidRPr="00000000">
        <w:rPr>
          <w:rtl w:val="0"/>
        </w:rPr>
        <w:t xml:space="preserve">PANGEA</w:t>
      </w:r>
      <w:commentRangeEnd w:id="100"/>
      <w:r w:rsidDel="00000000" w:rsidR="00000000" w:rsidRPr="00000000">
        <w:commentReference w:id="100"/>
      </w:r>
      <w:r w:rsidDel="00000000" w:rsidR="00000000" w:rsidRPr="00000000">
        <w:rPr>
          <w:rtl w:val="0"/>
        </w:rPr>
        <w:t xml:space="preserve"> Science 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Understanding patterns and processes and constraining prediction uncertainty requires diverse expertise and coordinated collaboration. PANGEA bridges disciplines and ways of knowing to co-produce science that will address specific knowledge gaps and support urgently needed applications. In the following sections we parse the current state-of-the-science by thematic area. In Section 3, we present PANGEA’s integrated science questions in response to knowledge gaps related to pattern, process, and future projections. Section 4 describes how addressing these questions will yield major, scientific advancements. </w:t>
      </w:r>
    </w:p>
    <w:p w:rsidR="00000000" w:rsidDel="00000000" w:rsidP="00000000" w:rsidRDefault="00000000" w:rsidRPr="00000000" w14:paraId="00000101">
      <w:pPr>
        <w:pStyle w:val="Heading3"/>
        <w:rPr>
          <w:color w:val="ff0000"/>
          <w:highlight w:val="white"/>
        </w:rPr>
      </w:pPr>
      <w:bookmarkStart w:colFirst="0" w:colLast="0" w:name="_ykkfx91lnxr" w:id="11"/>
      <w:bookmarkEnd w:id="11"/>
      <w:r w:rsidDel="00000000" w:rsidR="00000000" w:rsidRPr="00000000">
        <w:rPr>
          <w:rtl w:val="0"/>
        </w:rPr>
        <w:t xml:space="preserve">2.1 </w:t>
      </w:r>
      <w:commentRangeStart w:id="101"/>
      <w:r w:rsidDel="00000000" w:rsidR="00000000" w:rsidRPr="00000000">
        <w:rPr>
          <w:rtl w:val="0"/>
        </w:rPr>
        <w:t xml:space="preserve">Biogeochemical</w:t>
      </w:r>
      <w:commentRangeEnd w:id="101"/>
      <w:r w:rsidDel="00000000" w:rsidR="00000000" w:rsidRPr="00000000">
        <w:commentReference w:id="101"/>
      </w:r>
      <w:r w:rsidDel="00000000" w:rsidR="00000000" w:rsidRPr="00000000">
        <w:rPr>
          <w:rtl w:val="0"/>
        </w:rPr>
        <w:t xml:space="preserve"> </w:t>
      </w:r>
      <w:r w:rsidDel="00000000" w:rsidR="00000000" w:rsidRPr="00000000">
        <w:rPr>
          <w:rtl w:val="0"/>
        </w:rPr>
        <w:t xml:space="preserve">Cyc</w:t>
      </w:r>
      <w:r w:rsidDel="00000000" w:rsidR="00000000" w:rsidRPr="00000000">
        <w:rPr>
          <w:rtl w:val="0"/>
        </w:rPr>
        <w:t xml:space="preserve">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2">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other biogeochemical cycles–as well as processes that control heterogeneous changes, and will improve future projections. </w:t>
      </w:r>
    </w:p>
    <w:p w:rsidR="00000000" w:rsidDel="00000000" w:rsidP="00000000" w:rsidRDefault="00000000" w:rsidRPr="00000000" w14:paraId="00000103">
      <w:pPr>
        <w:keepNext w:val="1"/>
        <w:widowControl w:val="0"/>
        <w:rPr>
          <w:b w:val="1"/>
          <w:i w:val="1"/>
        </w:rPr>
      </w:pPr>
      <w:r w:rsidDel="00000000" w:rsidR="00000000" w:rsidRPr="00000000">
        <w:rPr>
          <w:rtl w:val="0"/>
        </w:rPr>
      </w:r>
    </w:p>
    <w:p w:rsidR="00000000" w:rsidDel="00000000" w:rsidP="00000000" w:rsidRDefault="00000000" w:rsidRPr="00000000" w14:paraId="00000104">
      <w:pPr>
        <w:keepNext w:val="1"/>
        <w:widowControl w:val="0"/>
        <w:rPr>
          <w:ins w:author="Junjie Liu" w:id="12" w:date="2024-09-16T22:20:49Z"/>
        </w:rPr>
      </w:pPr>
      <w:commentRangeStart w:id="102"/>
      <w:commentRangeStart w:id="103"/>
      <w:commentRangeStart w:id="104"/>
      <w:commentRangeStart w:id="105"/>
      <w:r w:rsidDel="00000000" w:rsidR="00000000" w:rsidRPr="00000000">
        <w:rPr>
          <w:rtl w:val="0"/>
        </w:rPr>
        <w:t xml:space="preserve">The</w:t>
      </w:r>
      <w:commentRangeEnd w:id="102"/>
      <w:r w:rsidDel="00000000" w:rsidR="00000000" w:rsidRPr="00000000">
        <w:commentReference w:id="102"/>
      </w:r>
      <w:r w:rsidDel="00000000" w:rsidR="00000000" w:rsidRPr="00000000">
        <w:rPr>
          <w:rtl w:val="0"/>
        </w:rPr>
        <w:t xml:space="preserve"> </w:t>
      </w:r>
      <w:r w:rsidDel="00000000" w:rsidR="00000000" w:rsidRPr="00000000">
        <w:rPr>
          <w:rtl w:val="0"/>
        </w:rPr>
        <w:t xml:space="preserve">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w:t>
      </w:r>
      <w:commentRangeStart w:id="106"/>
      <w:r w:rsidDel="00000000" w:rsidR="00000000" w:rsidRPr="00000000">
        <w:rPr>
          <w:rtl w:val="0"/>
        </w:rPr>
        <w:t xml:space="preserve">net ecosystem exchange</w:t>
      </w:r>
      <w:commentRangeEnd w:id="106"/>
      <w:r w:rsidDel="00000000" w:rsidR="00000000" w:rsidRPr="00000000">
        <w:commentReference w:id="106"/>
      </w:r>
      <w:r w:rsidDel="00000000" w:rsidR="00000000" w:rsidRPr="00000000">
        <w:rPr>
          <w:rtl w:val="0"/>
        </w:rPr>
        <w:t xml:space="preserve"> estimated at</w:t>
      </w:r>
      <w:commentRangeStart w:id="107"/>
      <w:r w:rsidDel="00000000" w:rsidR="00000000" w:rsidRPr="00000000">
        <w:rPr>
          <w:rtl w:val="0"/>
        </w:rPr>
        <w:t xml:space="preserve"> 3.3</w:t>
      </w:r>
      <w:commentRangeEnd w:id="107"/>
      <w:r w:rsidDel="00000000" w:rsidR="00000000" w:rsidRPr="00000000">
        <w:commentReference w:id="107"/>
      </w:r>
      <w:commentRangeStart w:id="108"/>
      <w:r w:rsidDel="00000000" w:rsidR="00000000" w:rsidRPr="00000000">
        <w:rPr>
          <w:rtl w:val="0"/>
        </w:rPr>
        <w:t xml:space="preserve"> GtC</w:t>
      </w:r>
      <w:commentRangeEnd w:id="108"/>
      <w:r w:rsidDel="00000000" w:rsidR="00000000" w:rsidRPr="00000000">
        <w:commentReference w:id="108"/>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del w:author="Junjie Liu" w:id="10" w:date="2024-09-16T22:19:52Z">
        <w:r w:rsidDel="00000000" w:rsidR="00000000" w:rsidRPr="00000000">
          <w:rPr>
            <w:rtl w:val="0"/>
          </w:rPr>
          <w:delText xml:space="preserve">From 1990 to 2019, the global forest carbon sink was equivalent to nearly half of </w:delText>
        </w:r>
        <w:commentRangeStart w:id="109"/>
        <w:r w:rsidDel="00000000" w:rsidR="00000000" w:rsidRPr="00000000">
          <w:rPr>
            <w:rtl w:val="0"/>
          </w:rPr>
          <w:delText xml:space="preserve">fossil-fuel emissions (7.8±0.4 Pg C yr</w:delText>
        </w:r>
        <w:r w:rsidDel="00000000" w:rsidR="00000000" w:rsidRPr="00000000">
          <w:rPr>
            <w:vertAlign w:val="superscript"/>
            <w:rtl w:val="0"/>
          </w:rPr>
          <w:delText xml:space="preserve">−1</w:delText>
        </w:r>
        <w:commentRangeEnd w:id="109"/>
        <w:r w:rsidDel="00000000" w:rsidR="00000000" w:rsidRPr="00000000">
          <w:commentReference w:id="109"/>
        </w:r>
        <w:r w:rsidDel="00000000" w:rsidR="00000000" w:rsidRPr="00000000">
          <w:rPr>
            <w:rtl w:val="0"/>
          </w:rPr>
          <w:delText xml:space="preserve">) (</w:delText>
        </w:r>
        <w:commentRangeStart w:id="110"/>
        <w:r w:rsidDel="00000000" w:rsidR="00000000" w:rsidRPr="00000000">
          <w:rPr>
            <w:rtl w:val="0"/>
          </w:rPr>
          <w:delText xml:space="preserve">Pan et al. 2024</w:delText>
        </w:r>
        <w:commentRangeEnd w:id="110"/>
        <w:r w:rsidDel="00000000" w:rsidR="00000000" w:rsidRPr="00000000">
          <w:commentReference w:id="110"/>
        </w:r>
        <w:r w:rsidDel="00000000" w:rsidR="00000000" w:rsidRPr="00000000">
          <w:rPr>
            <w:rtl w:val="0"/>
          </w:rPr>
          <w:delText xml:space="preserve">)</w:delText>
        </w:r>
        <w:commentRangeEnd w:id="103"/>
        <w:r w:rsidDel="00000000" w:rsidR="00000000" w:rsidRPr="00000000">
          <w:commentReference w:id="103"/>
        </w:r>
        <w:commentRangeEnd w:id="104"/>
        <w:r w:rsidDel="00000000" w:rsidR="00000000" w:rsidRPr="00000000">
          <w:commentReference w:id="104"/>
        </w:r>
        <w:commentRangeEnd w:id="105"/>
        <w:r w:rsidDel="00000000" w:rsidR="00000000" w:rsidRPr="00000000">
          <w:commentReference w:id="105"/>
        </w:r>
        <w:r w:rsidDel="00000000" w:rsidR="00000000" w:rsidRPr="00000000">
          <w:rPr>
            <w:rtl w:val="0"/>
          </w:rPr>
          <w:delText xml:space="preserve">. Furthermore, t</w:delText>
        </w:r>
        <w:r w:rsidDel="00000000" w:rsidR="00000000" w:rsidRPr="00000000">
          <w:rPr>
            <w:rtl w:val="0"/>
          </w:rPr>
          <w:delText xml:space="preserve">ropical landscapes are a controlling factor of atmospheric global CO</w:delText>
        </w:r>
        <w:r w:rsidDel="00000000" w:rsidR="00000000" w:rsidRPr="00000000">
          <w:rPr>
            <w:vertAlign w:val="subscript"/>
            <w:rtl w:val="0"/>
          </w:rPr>
          <w:delText xml:space="preserve">2</w:delText>
        </w:r>
        <w:r w:rsidDel="00000000" w:rsidR="00000000" w:rsidRPr="00000000">
          <w:rPr>
            <w:rtl w:val="0"/>
          </w:rPr>
          <w:delText xml:space="preserve"> interannual variability</w:delText>
        </w:r>
        <w:r w:rsidDel="00000000" w:rsidR="00000000" w:rsidRPr="00000000">
          <w:rPr>
            <w:rtl w:val="0"/>
          </w:rPr>
          <w:delText xml:space="preserve"> (</w:delText>
        </w:r>
        <w:commentRangeStart w:id="111"/>
        <w:r w:rsidDel="00000000" w:rsidR="00000000" w:rsidRPr="00000000">
          <w:rPr>
            <w:rtl w:val="0"/>
          </w:rPr>
          <w:delText xml:space="preserve">Ahlström et al., 2015</w:delText>
        </w:r>
        <w:commentRangeEnd w:id="111"/>
        <w:r w:rsidDel="00000000" w:rsidR="00000000" w:rsidRPr="00000000">
          <w:commentReference w:id="111"/>
        </w:r>
        <w:r w:rsidDel="00000000" w:rsidR="00000000" w:rsidRPr="00000000">
          <w:rPr>
            <w:rtl w:val="0"/>
          </w:rPr>
          <w:delText xml:space="preserve">). </w:delText>
        </w:r>
      </w:del>
      <w:r w:rsidDel="00000000" w:rsidR="00000000" w:rsidRPr="00000000">
        <w:rPr>
          <w:rtl w:val="0"/>
        </w:rPr>
        <w:t xml:space="preserve">Tropical terrestrial ecosystems are estimated to contribute up to 0.6±0.4 GtC yr</w:t>
      </w:r>
      <w:r w:rsidDel="00000000" w:rsidR="00000000" w:rsidRPr="00000000">
        <w:rPr>
          <w:vertAlign w:val="superscript"/>
          <w:rtl w:val="0"/>
        </w:rPr>
        <w:t xml:space="preserve">-1</w:t>
      </w:r>
      <w:r w:rsidDel="00000000" w:rsidR="00000000" w:rsidRPr="00000000">
        <w:rPr>
          <w:rtl w:val="0"/>
        </w:rPr>
        <w:t xml:space="preserve"> of this sink</w:t>
      </w:r>
      <w:del w:author="Junjie Liu" w:id="11" w:date="2024-09-16T22:20:28Z">
        <w:r w:rsidDel="00000000" w:rsidR="00000000" w:rsidRPr="00000000">
          <w:rPr>
            <w:rtl w:val="0"/>
          </w:rPr>
          <w:delText xml:space="preserve">, with large interannual variability</w:delText>
        </w:r>
      </w:del>
      <w:r w:rsidDel="00000000" w:rsidR="00000000" w:rsidRPr="00000000">
        <w:rPr>
          <w:rtl w:val="0"/>
        </w:rPr>
        <w:t xml:space="preserve"> (</w:t>
      </w:r>
      <w:commentRangeStart w:id="112"/>
      <w:r w:rsidDel="00000000" w:rsidR="00000000" w:rsidRPr="00000000">
        <w:rPr>
          <w:rtl w:val="0"/>
        </w:rPr>
        <w:t xml:space="preserve">Friedlingstein et al., 2023</w:t>
      </w:r>
      <w:commentRangeEnd w:id="112"/>
      <w:r w:rsidDel="00000000" w:rsidR="00000000" w:rsidRPr="00000000">
        <w:commentReference w:id="112"/>
      </w:r>
      <w:r w:rsidDel="00000000" w:rsidR="00000000" w:rsidRPr="00000000">
        <w:rPr>
          <w:rtl w:val="0"/>
        </w:rPr>
        <w:t xml:space="preserve">). </w:t>
      </w:r>
      <w:r w:rsidDel="00000000" w:rsidR="00000000" w:rsidRPr="00000000">
        <w:rPr>
          <w:rtl w:val="0"/>
        </w:rPr>
        <w:t xml:space="preserve">However, over the past three decades an estimated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commentRangeStart w:id="113"/>
      <w:r w:rsidDel="00000000" w:rsidR="00000000" w:rsidRPr="00000000">
        <w:rPr>
          <w:rtl w:val="0"/>
        </w:rPr>
        <w:t xml:space="preserve">Pan et al. 2024</w:t>
      </w:r>
      <w:commentRangeEnd w:id="113"/>
      <w:r w:rsidDel="00000000" w:rsidR="00000000" w:rsidRPr="00000000">
        <w:commentReference w:id="113"/>
      </w:r>
      <w:r w:rsidDel="00000000" w:rsidR="00000000" w:rsidRPr="00000000">
        <w:rPr>
          <w:rtl w:val="0"/>
        </w:rPr>
        <w:t xml:space="preserve">). </w:t>
      </w:r>
      <w:r w:rsidDel="00000000" w:rsidR="00000000" w:rsidRPr="00000000">
        <w:rPr>
          <w:rtl w:val="0"/>
        </w:rPr>
        <w:t xml:space="preserve">In addition, according to the most recent Global Carbon Project CH</w:t>
      </w:r>
      <w:r w:rsidDel="00000000" w:rsidR="00000000" w:rsidRPr="00000000">
        <w:rPr>
          <w:vertAlign w:val="subscript"/>
          <w:rtl w:val="0"/>
        </w:rPr>
        <w:t xml:space="preserve">4</w:t>
      </w:r>
      <w:r w:rsidDel="00000000" w:rsidR="00000000" w:rsidRPr="00000000">
        <w:rPr>
          <w:rtl w:val="0"/>
        </w:rPr>
        <w:t xml:space="preserve"> budget synthesis (</w:t>
      </w:r>
      <w:commentRangeStart w:id="114"/>
      <w:r w:rsidDel="00000000" w:rsidR="00000000" w:rsidRPr="00000000">
        <w:rPr>
          <w:rtl w:val="0"/>
        </w:rPr>
        <w:t xml:space="preserve">Saunois et al., 2024</w:t>
      </w:r>
      <w:commentRangeEnd w:id="114"/>
      <w:r w:rsidDel="00000000" w:rsidR="00000000" w:rsidRPr="00000000">
        <w:commentReference w:id="114"/>
      </w:r>
      <w:r w:rsidDel="00000000" w:rsidR="00000000" w:rsidRPr="00000000">
        <w:rPr>
          <w:rtl w:val="0"/>
        </w:rPr>
        <w:t xml:space="preserve">), the tropics contribute roughly 65% of</w:t>
      </w:r>
      <w:r w:rsidDel="00000000" w:rsidR="00000000" w:rsidRPr="00000000">
        <w:rPr>
          <w:rtl w:val="0"/>
        </w:rPr>
        <w:t xml:space="preserve"> total (</w:t>
      </w:r>
      <w:r w:rsidDel="00000000" w:rsidR="00000000" w:rsidRPr="00000000">
        <w:rPr>
          <w:rtl w:val="0"/>
        </w:rPr>
        <w:t xml:space="preserve">anthropogenic</w:t>
      </w:r>
      <w:r w:rsidDel="00000000" w:rsidR="00000000" w:rsidRPr="00000000">
        <w:rPr>
          <w:rtl w:val="0"/>
        </w:rPr>
        <w:t xml:space="preserve"> + natural) global </w:t>
      </w:r>
      <w:r w:rsidDel="00000000" w:rsidR="00000000" w:rsidRPr="00000000">
        <w:rPr>
          <w:rtl w:val="0"/>
        </w:rPr>
        <w:t xml:space="preserve">methane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w:t>
      </w:r>
      <w:r w:rsidDel="00000000" w:rsidR="00000000" w:rsidRPr="00000000">
        <w:rPr>
          <w:rtl w:val="0"/>
        </w:rPr>
        <w:t xml:space="preserve"> to the atm</w:t>
      </w:r>
      <w:commentRangeStart w:id="115"/>
      <w:r w:rsidDel="00000000" w:rsidR="00000000" w:rsidRPr="00000000">
        <w:rPr>
          <w:rtl w:val="0"/>
        </w:rPr>
        <w:t xml:space="preserve">osphere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commentRangeEnd w:id="115"/>
      <w:r w:rsidDel="00000000" w:rsidR="00000000" w:rsidRPr="00000000">
        <w:commentReference w:id="115"/>
      </w:r>
      <w:r w:rsidDel="00000000" w:rsidR="00000000" w:rsidRPr="00000000">
        <w:rPr>
          <w:rtl w:val="0"/>
        </w:rPr>
        <w:t xml:space="preserve">). A significant portion of total CH</w:t>
      </w:r>
      <w:r w:rsidDel="00000000" w:rsidR="00000000" w:rsidRPr="00000000">
        <w:rPr>
          <w:vertAlign w:val="subscript"/>
          <w:rtl w:val="0"/>
        </w:rPr>
        <w:t xml:space="preserve">4</w:t>
      </w:r>
      <w:r w:rsidDel="00000000" w:rsidR="00000000" w:rsidRPr="00000000">
        <w:rPr>
          <w:rtl w:val="0"/>
        </w:rPr>
        <w:t xml:space="preserve"> emissions from the tropics are from wetland, floodplains, and inland freshwater ecosystems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contributing ~20% of the total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budget.</w:t>
      </w:r>
      <w:ins w:author="Junjie Liu" w:id="12" w:date="2024-09-16T22:20:49Z">
        <w:r w:rsidDel="00000000" w:rsidR="00000000" w:rsidRPr="00000000">
          <w:rPr>
            <w:rtl w:val="0"/>
          </w:rPr>
        </w:r>
      </w:ins>
    </w:p>
    <w:p w:rsidR="00000000" w:rsidDel="00000000" w:rsidP="00000000" w:rsidRDefault="00000000" w:rsidRPr="00000000" w14:paraId="00000105">
      <w:pPr>
        <w:keepNext w:val="1"/>
        <w:widowControl w:val="0"/>
        <w:rPr>
          <w:ins w:author="Junjie Liu" w:id="12" w:date="2024-09-16T22:20:49Z"/>
        </w:rPr>
      </w:pPr>
      <w:ins w:author="Junjie Liu" w:id="12" w:date="2024-09-16T22:20:49Z">
        <w:r w:rsidDel="00000000" w:rsidR="00000000" w:rsidRPr="00000000">
          <w:rPr>
            <w:rtl w:val="0"/>
          </w:rPr>
        </w:r>
      </w:ins>
    </w:p>
    <w:p w:rsidR="00000000" w:rsidDel="00000000" w:rsidP="00000000" w:rsidRDefault="00000000" w:rsidRPr="00000000" w14:paraId="00000106">
      <w:pPr>
        <w:keepNext w:val="1"/>
        <w:widowControl w:val="0"/>
        <w:spacing w:line="276.00000545454543" w:lineRule="auto"/>
        <w:rPr>
          <w:ins w:author="Junjie Liu" w:id="12" w:date="2024-09-16T22:20:49Z"/>
        </w:rPr>
      </w:pPr>
      <w:ins w:author="Junjie Liu" w:id="12" w:date="2024-09-16T22:20:49Z">
        <w:r w:rsidDel="00000000" w:rsidR="00000000" w:rsidRPr="00000000">
          <w:rPr>
            <w:rtl w:val="0"/>
          </w:rPr>
          <w:t xml:space="preserve">Furthermore, tropical landscapes are a controlling factor of atmospheric global CO</w:t>
        </w:r>
        <w:r w:rsidDel="00000000" w:rsidR="00000000" w:rsidRPr="00000000">
          <w:rPr>
            <w:rtl w:val="0"/>
          </w:rPr>
          <w:t xml:space="preserve">2</w:t>
        </w:r>
        <w:r w:rsidDel="00000000" w:rsidR="00000000" w:rsidRPr="00000000">
          <w:rPr>
            <w:rtl w:val="0"/>
          </w:rPr>
          <w:t xml:space="preserve"> interannual variability (Ahlström et al., 2015[1] ; Friedlingstein et al., 2023), implying vulnerability of the tropical carbon sink to future climate change. </w:t>
        </w:r>
      </w:ins>
    </w:p>
    <w:p w:rsidR="00000000" w:rsidDel="00000000" w:rsidP="00000000" w:rsidRDefault="00000000" w:rsidRPr="00000000" w14:paraId="00000107">
      <w:pPr>
        <w:keepNext w:val="1"/>
        <w:widowControl w:val="0"/>
        <w:rPr/>
      </w:pPr>
      <w:r w:rsidDel="00000000" w:rsidR="00000000" w:rsidRPr="00000000">
        <w:rPr>
          <w:rtl w:val="0"/>
        </w:rPr>
      </w:r>
    </w:p>
    <w:p w:rsidR="00000000" w:rsidDel="00000000" w:rsidP="00000000" w:rsidRDefault="00000000" w:rsidRPr="00000000" w14:paraId="00000108">
      <w:pPr>
        <w:spacing w:after="240" w:before="240" w:lineRule="auto"/>
        <w:rPr/>
      </w:pPr>
      <w:r w:rsidDel="00000000" w:rsidR="00000000" w:rsidRPr="00000000">
        <w:rPr>
          <w:rtl w:val="0"/>
        </w:rPr>
        <w:t xml:space="preserve">Due to the improved observational coverage of column integrated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compared to ground-based and airborne in situ measurement networks, satellite remote-sensing retrievals have been used in inverse atmospheric models to estimate tropical GHG budgets. The tropical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terrestrial budget has been constrained using satellite remote-sensing 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data from GOSAT, OCO-2, and TanSat (e.g., </w:t>
      </w:r>
      <w:commentRangeStart w:id="116"/>
      <w:r w:rsidDel="00000000" w:rsidR="00000000" w:rsidRPr="00000000">
        <w:rPr>
          <w:rtl w:val="0"/>
        </w:rPr>
        <w:t xml:space="preserve">Liu et al., 2016</w:t>
      </w:r>
      <w:commentRangeEnd w:id="116"/>
      <w:r w:rsidDel="00000000" w:rsidR="00000000" w:rsidRPr="00000000">
        <w:commentReference w:id="116"/>
      </w:r>
      <w:r w:rsidDel="00000000" w:rsidR="00000000" w:rsidRPr="00000000">
        <w:rPr>
          <w:rtl w:val="0"/>
        </w:rPr>
        <w:t xml:space="preserve">;</w:t>
      </w:r>
      <w:commentRangeStart w:id="117"/>
      <w:r w:rsidDel="00000000" w:rsidR="00000000" w:rsidRPr="00000000">
        <w:rPr>
          <w:rtl w:val="0"/>
        </w:rPr>
        <w:t xml:space="preserve"> Lunt et al., 2019</w:t>
      </w:r>
      <w:commentRangeEnd w:id="117"/>
      <w:r w:rsidDel="00000000" w:rsidR="00000000" w:rsidRPr="00000000">
        <w:commentReference w:id="117"/>
      </w:r>
      <w:r w:rsidDel="00000000" w:rsidR="00000000" w:rsidRPr="00000000">
        <w:rPr>
          <w:rtl w:val="0"/>
        </w:rPr>
        <w:t xml:space="preserve">; </w:t>
      </w:r>
      <w:commentRangeStart w:id="118"/>
      <w:r w:rsidDel="00000000" w:rsidR="00000000" w:rsidRPr="00000000">
        <w:rPr>
          <w:rtl w:val="0"/>
        </w:rPr>
        <w:t xml:space="preserve">Crowell et al., 2019</w:t>
      </w:r>
      <w:commentRangeEnd w:id="118"/>
      <w:r w:rsidDel="00000000" w:rsidR="00000000" w:rsidRPr="00000000">
        <w:commentReference w:id="118"/>
      </w:r>
      <w:r w:rsidDel="00000000" w:rsidR="00000000" w:rsidRPr="00000000">
        <w:rPr>
          <w:rtl w:val="0"/>
        </w:rPr>
        <w:t xml:space="preserve">; </w:t>
      </w:r>
      <w:commentRangeStart w:id="119"/>
      <w:r w:rsidDel="00000000" w:rsidR="00000000" w:rsidRPr="00000000">
        <w:rPr>
          <w:rtl w:val="0"/>
        </w:rPr>
        <w:t xml:space="preserve">Palmer et al., 2019</w:t>
      </w:r>
      <w:commentRangeEnd w:id="119"/>
      <w:r w:rsidDel="00000000" w:rsidR="00000000" w:rsidRPr="00000000">
        <w:commentReference w:id="119"/>
      </w:r>
      <w:r w:rsidDel="00000000" w:rsidR="00000000" w:rsidRPr="00000000">
        <w:rPr>
          <w:rtl w:val="0"/>
        </w:rPr>
        <w:t xml:space="preserve">; </w:t>
      </w:r>
      <w:commentRangeStart w:id="120"/>
      <w:r w:rsidDel="00000000" w:rsidR="00000000" w:rsidRPr="00000000">
        <w:rPr>
          <w:rtl w:val="0"/>
        </w:rPr>
        <w:t xml:space="preserve">Yang et al., 2021</w:t>
      </w:r>
      <w:commentRangeEnd w:id="120"/>
      <w:r w:rsidDel="00000000" w:rsidR="00000000" w:rsidRPr="00000000">
        <w:commentReference w:id="120"/>
      </w:r>
      <w:r w:rsidDel="00000000" w:rsidR="00000000" w:rsidRPr="00000000">
        <w:rPr>
          <w:rtl w:val="0"/>
        </w:rPr>
        <w:t xml:space="preserve">; </w:t>
      </w:r>
      <w:r w:rsidDel="00000000" w:rsidR="00000000" w:rsidRPr="00000000">
        <w:rPr>
          <w:rtl w:val="0"/>
        </w:rPr>
        <w:t xml:space="preserve">Liu et al., 2020; Gaubert et al., 2023; </w:t>
      </w:r>
      <w:commentRangeStart w:id="121"/>
      <w:r w:rsidDel="00000000" w:rsidR="00000000" w:rsidRPr="00000000">
        <w:rPr>
          <w:rtl w:val="0"/>
        </w:rPr>
        <w:t xml:space="preserve">Wang et al., 2023; Liu et al., 2024</w:t>
      </w:r>
      <w:r w:rsidDel="00000000" w:rsidR="00000000" w:rsidRPr="00000000">
        <w:rPr>
          <w:sz w:val="16"/>
          <w:szCs w:val="16"/>
          <w:rtl w:val="0"/>
        </w:rPr>
        <w:t xml:space="preserve"> </w:t>
      </w:r>
      <w:r w:rsidDel="00000000" w:rsidR="00000000" w:rsidRPr="00000000">
        <w:rPr>
          <w:rtl w:val="0"/>
        </w:rPr>
        <w:t xml:space="preserve">; Byrne et al., 2023</w:t>
      </w:r>
      <w:commentRangeEnd w:id="121"/>
      <w:r w:rsidDel="00000000" w:rsidR="00000000" w:rsidRPr="00000000">
        <w:commentReference w:id="121"/>
      </w:r>
      <w:r w:rsidDel="00000000" w:rsidR="00000000" w:rsidRPr="00000000">
        <w:rPr>
          <w:sz w:val="16"/>
          <w:szCs w:val="16"/>
          <w:rtl w:val="0"/>
        </w:rPr>
        <w:t xml:space="preserve"> </w:t>
      </w:r>
      <w:r w:rsidDel="00000000" w:rsidR="00000000" w:rsidRPr="00000000">
        <w:rPr>
          <w:rtl w:val="0"/>
        </w:rPr>
        <w:t xml:space="preserve">). These studies have made critical breakthroughs in understanding the spatiotemporal distributions of regional carbon budgets and how climate, hydrology, and vegetation characteristics impact the tropical carbon budget across multiple temporal scales. Simultaneously, these studies have also revealed observational gaps that limit our full understanding of the tropical carbon cycle. The most recent OCO-2 top-down model intercomparison project (MIP), based on 14 models, has revealed the complex spatial distributions of sources and sinks across the tropical continents: net carbon sources over the northeast Amazon and northern tropical Africa, contrasted with net carbon sinks over western Amazon and the Congo basin (Bryne et al., 2023). The net biosphere exchange over tropical South America is close to carbon neutral (Liu et al., 2024), while tropical African terrestrial biosphere is a net carbon source.</w:t>
      </w:r>
    </w:p>
    <w:p w:rsidR="00000000" w:rsidDel="00000000" w:rsidP="00000000" w:rsidRDefault="00000000" w:rsidRPr="00000000" w14:paraId="00000109">
      <w:pPr>
        <w:spacing w:after="240" w:before="240" w:line="276.00000545454543" w:lineRule="auto"/>
        <w:rPr/>
      </w:pPr>
      <w:r w:rsidDel="00000000" w:rsidR="00000000" w:rsidRPr="00000000">
        <w:rPr>
          <w:rtl w:val="0"/>
        </w:rPr>
        <w:t xml:space="preserve">However, the lack of a comprehensive validation dataset for the tropics has fueled debate around satellite-based inversion results. For instance, GOSAT and OCO-2 atmospheric inversion results consistently show a significant carbon source in northern tropical Africa (Palmer et al., 2019), driven by considerable carbon releases during the dry season, when these satellites have better observational coverage of the region. On the other hand, a recent study using an emergent constraint approach — which combined four instances of aircraft measurements with satellite-based inversions — suggested that northern tropical Africa is close to carbon neutral (Gaubert et al., 2023). These apparently conflicting findings underscore the urgent need for validation data to resolve such discrepancies. Until these datasets are available, the utility of satellite-based inversions for national carbon inventory quantifications will remain limited.</w:t>
      </w:r>
    </w:p>
    <w:p w:rsidR="00000000" w:rsidDel="00000000" w:rsidP="00000000" w:rsidRDefault="00000000" w:rsidRPr="00000000" w14:paraId="0000010A">
      <w:pPr>
        <w:spacing w:after="240" w:before="240" w:line="276.00000545454543" w:lineRule="auto"/>
        <w:rPr/>
      </w:pPr>
      <w:r w:rsidDel="00000000" w:rsidR="00000000" w:rsidRPr="00000000">
        <w:rPr>
          <w:rtl w:val="0"/>
        </w:rPr>
        <w:t xml:space="preserve">Despite the debate surrounding mean flux estimates based on OCO-2/3 and GOSAT, these satellite observations have provided new insights into the seasonal cycles and interannual variability of the tropical carbon cycle (</w:t>
      </w:r>
      <w:commentRangeStart w:id="122"/>
      <w:r w:rsidDel="00000000" w:rsidR="00000000" w:rsidRPr="00000000">
        <w:rPr>
          <w:rtl w:val="0"/>
        </w:rPr>
        <w:t xml:space="preserve">Lei et al., 2024; Philip et al., 2022; Liu et al., 2017; 2024; Wang et al., 2023</w:t>
      </w:r>
      <w:commentRangeEnd w:id="122"/>
      <w:r w:rsidDel="00000000" w:rsidR="00000000" w:rsidRPr="00000000">
        <w:commentReference w:id="122"/>
      </w:r>
      <w:r w:rsidDel="00000000" w:rsidR="00000000" w:rsidRPr="00000000">
        <w:rPr>
          <w:rtl w:val="0"/>
        </w:rPr>
        <w:t xml:space="preserve">). Interestingly, the seasonal cycle of net biosphere exchange over the tropics, as inferred from OCO-2, exhibits a much larger amplitude than that simulated by state-of-the-art biogeochemical models, suggesting that the tropical terrestrial biosphere responds to seasonal climate variations more dynamically than previously understood (Lei et al., 2024; Philip et al., 2020). Satellite observations have also greatly improved the process-level understanding of the tropical carbon cycle's response to interannual climate variability (Liu et al., 2017; 2024; Wang et al., 2023). For example, Wang et al. (2023) showed that variability in total water storage drives the spatial heterogeneity of the Amazon's carbon cycle response to the 2015-2016 drought, while temperature plays a more important role in influencing carbon flux variability across the entire tropical region. More holistic measurements from the PANGEA mission will further enhance our understanding of the tropical carbon cycle. These comprehensive datasets, incorporating measurements from multiple platforms and technologies, will help resolve current uncertainties and deepen our knowledge of how tropical carbon flux dynamics respond to both short-term climate anomalies and long-term environmental changes.</w:t>
      </w:r>
      <w:r w:rsidDel="00000000" w:rsidR="00000000" w:rsidRPr="00000000">
        <w:rPr>
          <w:rtl w:val="0"/>
        </w:rPr>
      </w:r>
    </w:p>
    <w:p w:rsidR="00000000" w:rsidDel="00000000" w:rsidP="00000000" w:rsidRDefault="00000000" w:rsidRPr="00000000" w14:paraId="0000010B">
      <w:pPr>
        <w:spacing w:after="240" w:before="240" w:lineRule="auto"/>
        <w:rPr/>
      </w:pPr>
      <w:r w:rsidDel="00000000" w:rsidR="00000000" w:rsidRPr="00000000">
        <w:rPr>
          <w:rtl w:val="0"/>
        </w:rPr>
        <w:t xml:space="preserve">).Tropical wetland emissions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have been estimated using satellite retrievals of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from GOSAT and TROPOMI (e.g., </w:t>
      </w:r>
      <w:commentRangeStart w:id="123"/>
      <w:r w:rsidDel="00000000" w:rsidR="00000000" w:rsidRPr="00000000">
        <w:rPr>
          <w:rtl w:val="0"/>
        </w:rPr>
        <w:t xml:space="preserve">Parker et al., 2018</w:t>
      </w:r>
      <w:commentRangeEnd w:id="123"/>
      <w:r w:rsidDel="00000000" w:rsidR="00000000" w:rsidRPr="00000000">
        <w:commentReference w:id="123"/>
      </w:r>
      <w:r w:rsidDel="00000000" w:rsidR="00000000" w:rsidRPr="00000000">
        <w:rPr>
          <w:rtl w:val="0"/>
        </w:rPr>
        <w:t xml:space="preserve">; </w:t>
      </w:r>
      <w:commentRangeStart w:id="124"/>
      <w:r w:rsidDel="00000000" w:rsidR="00000000" w:rsidRPr="00000000">
        <w:rPr>
          <w:rtl w:val="0"/>
        </w:rPr>
        <w:t xml:space="preserve">Ma et al., 2021</w:t>
      </w:r>
      <w:commentRangeEnd w:id="124"/>
      <w:r w:rsidDel="00000000" w:rsidR="00000000" w:rsidRPr="00000000">
        <w:commentReference w:id="124"/>
      </w:r>
      <w:r w:rsidDel="00000000" w:rsidR="00000000" w:rsidRPr="00000000">
        <w:rPr>
          <w:rtl w:val="0"/>
        </w:rPr>
        <w:t xml:space="preserve">; </w:t>
      </w:r>
      <w:commentRangeStart w:id="125"/>
      <w:r w:rsidDel="00000000" w:rsidR="00000000" w:rsidRPr="00000000">
        <w:rPr>
          <w:rtl w:val="0"/>
        </w:rPr>
        <w:t xml:space="preserve">Feng et al., 2022</w:t>
      </w:r>
      <w:commentRangeEnd w:id="125"/>
      <w:r w:rsidDel="00000000" w:rsidR="00000000" w:rsidRPr="00000000">
        <w:commentReference w:id="125"/>
      </w:r>
      <w:r w:rsidDel="00000000" w:rsidR="00000000" w:rsidRPr="00000000">
        <w:rPr>
          <w:rtl w:val="0"/>
        </w:rPr>
        <w:t xml:space="preserve">; </w:t>
      </w:r>
      <w:commentRangeStart w:id="126"/>
      <w:r w:rsidDel="00000000" w:rsidR="00000000" w:rsidRPr="00000000">
        <w:rPr>
          <w:rtl w:val="0"/>
        </w:rPr>
        <w:t xml:space="preserve">Yu et al., 2023</w:t>
      </w:r>
      <w:commentRangeEnd w:id="126"/>
      <w:r w:rsidDel="00000000" w:rsidR="00000000" w:rsidRPr="00000000">
        <w:commentReference w:id="126"/>
      </w:r>
      <w:r w:rsidDel="00000000" w:rsidR="00000000" w:rsidRPr="00000000">
        <w:rPr>
          <w:rtl w:val="0"/>
        </w:rPr>
        <w:t xml:space="preserve">).</w:t>
      </w:r>
      <w:r w:rsidDel="00000000" w:rsidR="00000000" w:rsidRPr="00000000">
        <w:rPr>
          <w:rtl w:val="0"/>
        </w:rPr>
        <w:t xml:space="preserve">These studies have made critical findings about how climate, hydrology, and vegetation characteristics impact the tropical carbon budget across multiple temporal scales</w:t>
      </w:r>
      <w:r w:rsidDel="00000000" w:rsidR="00000000" w:rsidRPr="00000000">
        <w:rPr>
          <w:rtl w:val="0"/>
        </w:rPr>
        <w:t xml:space="preserve">. </w:t>
      </w:r>
      <w:r w:rsidDel="00000000" w:rsidR="00000000" w:rsidRPr="00000000">
        <w:rPr>
          <w:rtl w:val="0"/>
        </w:rPr>
        <w:t xml:space="preserve">These major findings are a result of satellite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observations filling a critical gap in ground-based measurements in the tropics and allowing for better constraint on regional emissions. Using spaceborne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retrievals it has been determined that our current estimates of tropical wetland and aquatic emissions are largely underestimated (Yu et al., 2023) and spatiotemporal variability in these natural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sources are driven by environmental characteristic such as vegetation type/amount, temperature, and inundation extent (Parker et al., 2018; Ma et al., 2021). Furthermore, using satellite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data</w:t>
      </w:r>
      <w:ins w:author="Liane S. Guild" w:id="13" w:date="2024-09-13T21:29:24Z">
        <w:r w:rsidDel="00000000" w:rsidR="00000000" w:rsidRPr="00000000">
          <w:rPr>
            <w:rtl w:val="0"/>
          </w:rPr>
          <w:t xml:space="preserve">,</w:t>
        </w:r>
      </w:ins>
      <w:r w:rsidDel="00000000" w:rsidR="00000000" w:rsidRPr="00000000">
        <w:rPr>
          <w:rtl w:val="0"/>
        </w:rPr>
        <w:t xml:space="preserve"> it was determined that tropical wetlands are a primary driver of global interannual variability in the global atmospheric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growth rate (Feng et al., 2022).</w:t>
      </w:r>
      <w:r w:rsidDel="00000000" w:rsidR="00000000" w:rsidRPr="00000000">
        <w:rPr>
          <w:rtl w:val="0"/>
        </w:rPr>
        <w:t xml:space="preserve"> </w:t>
      </w:r>
    </w:p>
    <w:p w:rsidR="00000000" w:rsidDel="00000000" w:rsidP="00000000" w:rsidRDefault="00000000" w:rsidRPr="00000000" w14:paraId="0000010C">
      <w:pPr>
        <w:spacing w:after="240" w:before="240" w:lineRule="auto"/>
        <w:ind w:left="0" w:firstLine="0"/>
        <w:rPr>
          <w:color w:val="ff0000"/>
        </w:rPr>
      </w:pPr>
      <w:r w:rsidDel="00000000" w:rsidR="00000000" w:rsidRPr="00000000">
        <w:rPr>
          <w:rtl w:val="0"/>
        </w:rPr>
        <w:t xml:space="preserve">Tropical carbon stocks and fluxes vary enormously in space and time (</w:t>
      </w:r>
      <w:commentRangeStart w:id="127"/>
      <w:r w:rsidDel="00000000" w:rsidR="00000000" w:rsidRPr="00000000">
        <w:rPr>
          <w:rtl w:val="0"/>
        </w:rPr>
        <w:t xml:space="preserve">Sullivan</w:t>
      </w:r>
      <w:commentRangeEnd w:id="127"/>
      <w:r w:rsidDel="00000000" w:rsidR="00000000" w:rsidRPr="00000000">
        <w:commentReference w:id="127"/>
      </w:r>
      <w:r w:rsidDel="00000000" w:rsidR="00000000" w:rsidRPr="00000000">
        <w:rPr>
          <w:rtl w:val="0"/>
        </w:rPr>
        <w:t xml:space="preserve"> et al. 2020, </w:t>
      </w:r>
      <w:commentRangeStart w:id="128"/>
      <w:r w:rsidDel="00000000" w:rsidR="00000000" w:rsidRPr="00000000">
        <w:rPr>
          <w:rtl w:val="0"/>
        </w:rPr>
        <w:t xml:space="preserve">Xu </w:t>
      </w:r>
      <w:commentRangeEnd w:id="128"/>
      <w:r w:rsidDel="00000000" w:rsidR="00000000" w:rsidRPr="00000000">
        <w:commentReference w:id="128"/>
      </w:r>
      <w:r w:rsidDel="00000000" w:rsidR="00000000" w:rsidRPr="00000000">
        <w:rPr>
          <w:rtl w:val="0"/>
        </w:rPr>
        <w:t xml:space="preserve">et al. 2021, </w:t>
      </w:r>
      <w:commentRangeStart w:id="129"/>
      <w:r w:rsidDel="00000000" w:rsidR="00000000" w:rsidRPr="00000000">
        <w:rPr>
          <w:rtl w:val="0"/>
        </w:rPr>
        <w:t xml:space="preserve">Muller</w:t>
      </w:r>
      <w:commentRangeEnd w:id="129"/>
      <w:r w:rsidDel="00000000" w:rsidR="00000000" w:rsidRPr="00000000">
        <w:commentReference w:id="129"/>
      </w:r>
      <w:r w:rsidDel="00000000" w:rsidR="00000000" w:rsidRPr="00000000">
        <w:rPr>
          <w:rtl w:val="0"/>
        </w:rPr>
        <w:t xml:space="preserve">-Landau et al. 2021, </w:t>
      </w:r>
      <w:commentRangeStart w:id="130"/>
      <w:r w:rsidDel="00000000" w:rsidR="00000000" w:rsidRPr="00000000">
        <w:rPr>
          <w:rtl w:val="0"/>
        </w:rPr>
        <w:t xml:space="preserve">Wang </w:t>
      </w:r>
      <w:commentRangeEnd w:id="130"/>
      <w:r w:rsidDel="00000000" w:rsidR="00000000" w:rsidRPr="00000000">
        <w:commentReference w:id="130"/>
      </w:r>
      <w:r w:rsidDel="00000000" w:rsidR="00000000" w:rsidRPr="00000000">
        <w:rPr>
          <w:rtl w:val="0"/>
        </w:rPr>
        <w:t xml:space="preserve">et al. 2023). Intact, disturbed, and regrowing forests differ dramatically in their ability to uptake carbon, with strong variation geographically and within each group. From 1990 to 2019, regrowing tropical forests increased in area, resulting in a 29±8% increase in their ability to sequester carbon, while intact forest areas shrank, directly reducing their ability to store carbon by 31±7% (</w:t>
      </w:r>
      <w:commentRangeStart w:id="131"/>
      <w:r w:rsidDel="00000000" w:rsidR="00000000" w:rsidRPr="00000000">
        <w:rPr>
          <w:rtl w:val="0"/>
        </w:rPr>
        <w:t xml:space="preserve">Pan et al. 2024</w:t>
      </w:r>
      <w:commentRangeEnd w:id="131"/>
      <w:r w:rsidDel="00000000" w:rsidR="00000000" w:rsidRPr="00000000">
        <w:commentReference w:id="131"/>
      </w:r>
      <w:r w:rsidDel="00000000" w:rsidR="00000000" w:rsidRPr="00000000">
        <w:rPr>
          <w:rtl w:val="0"/>
        </w:rPr>
        <w:t xml:space="preserve">). </w:t>
      </w:r>
      <w:r w:rsidDel="00000000" w:rsidR="00000000" w:rsidRPr="00000000">
        <w:rPr>
          <w:rtl w:val="0"/>
        </w:rPr>
        <w:t xml:space="preserve">The tropical carbon sink has </w:t>
      </w:r>
      <w:r w:rsidDel="00000000" w:rsidR="00000000" w:rsidRPr="00000000">
        <w:rPr>
          <w:rtl w:val="0"/>
        </w:rPr>
        <w:t xml:space="preserve">weakened in recent years, a trend widely attributed to climate and </w:t>
      </w:r>
      <w:commentRangeStart w:id="132"/>
      <w:r w:rsidDel="00000000" w:rsidR="00000000" w:rsidRPr="00000000">
        <w:rPr>
          <w:rtl w:val="0"/>
        </w:rPr>
        <w:t xml:space="preserve">land-use chang</w:t>
      </w:r>
      <w:commentRangeEnd w:id="132"/>
      <w:r w:rsidDel="00000000" w:rsidR="00000000" w:rsidRPr="00000000">
        <w:commentReference w:id="132"/>
      </w:r>
      <w:r w:rsidDel="00000000" w:rsidR="00000000" w:rsidRPr="00000000">
        <w:rPr>
          <w:rtl w:val="0"/>
        </w:rPr>
        <w:t xml:space="preserve">e (</w:t>
      </w:r>
      <w:commentRangeStart w:id="133"/>
      <w:r w:rsidDel="00000000" w:rsidR="00000000" w:rsidRPr="00000000">
        <w:rPr>
          <w:rtl w:val="0"/>
        </w:rPr>
        <w:t xml:space="preserve">Hubau</w:t>
      </w:r>
      <w:commentRangeEnd w:id="133"/>
      <w:r w:rsidDel="00000000" w:rsidR="00000000" w:rsidRPr="00000000">
        <w:commentReference w:id="133"/>
      </w:r>
      <w:r w:rsidDel="00000000" w:rsidR="00000000" w:rsidRPr="00000000">
        <w:rPr>
          <w:rtl w:val="0"/>
        </w:rPr>
        <w:t xml:space="preserve"> et al. 2020; Pan et al. 2024)</w:t>
      </w:r>
      <w:r w:rsidDel="00000000" w:rsidR="00000000" w:rsidRPr="00000000">
        <w:rPr>
          <w:rtl w:val="0"/>
        </w:rPr>
        <w:t xml:space="preserve">. Critically, tropical forests differ in their sensitivity to extreme events and responses to climate and land-use change, with some evidence suggesting a more rapidly weakening carbon sink in the Amazon compared to Central Africa (</w:t>
      </w:r>
      <w:commentRangeStart w:id="134"/>
      <w:r w:rsidDel="00000000" w:rsidR="00000000" w:rsidRPr="00000000">
        <w:rPr>
          <w:rtl w:val="0"/>
        </w:rPr>
        <w:t xml:space="preserve">Bennett et al. 2015, </w:t>
      </w:r>
      <w:r w:rsidDel="00000000" w:rsidR="00000000" w:rsidRPr="00000000">
        <w:rPr>
          <w:highlight w:val="yellow"/>
          <w:rtl w:val="0"/>
        </w:rPr>
        <w:t xml:space="preserve">Poorter et al. 2016, Verbesselt et al. 2016, Liu et al. 2017, Hubau et al. 2020 </w:t>
      </w:r>
      <w:commentRangeEnd w:id="134"/>
      <w:r w:rsidDel="00000000" w:rsidR="00000000" w:rsidRPr="00000000">
        <w:commentReference w:id="134"/>
      </w:r>
      <w:r w:rsidDel="00000000" w:rsidR="00000000" w:rsidRPr="00000000">
        <w:rPr>
          <w:rtl w:val="0"/>
        </w:rPr>
        <w:t xml:space="preserve">). </w:t>
      </w:r>
      <w:commentRangeStart w:id="135"/>
      <w:r w:rsidDel="00000000" w:rsidR="00000000" w:rsidRPr="00000000">
        <w:rPr>
          <w:rtl w:val="0"/>
        </w:rPr>
        <w:t xml:space="preserve">However, most studies are based on ground-based data that represent a small fraction of tropical forest area, raising key questions regarding the generalizability of these findings, especially given that monitoring plots constitute a very small and biased subset of tropical landscapes (</w:t>
      </w:r>
      <w:commentRangeStart w:id="136"/>
      <w:r w:rsidDel="00000000" w:rsidR="00000000" w:rsidRPr="00000000">
        <w:rPr>
          <w:highlight w:val="yellow"/>
          <w:rtl w:val="0"/>
        </w:rPr>
        <w:t xml:space="preserve">Malhi et al. 2014, Marvin et al. 2014, Schimel et al. 2019, Hughes et al. 2021, Chapman et al. 2024</w:t>
      </w:r>
      <w:commentRangeEnd w:id="136"/>
      <w:r w:rsidDel="00000000" w:rsidR="00000000" w:rsidRPr="00000000">
        <w:commentReference w:id="136"/>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D">
      <w:pPr>
        <w:spacing w:after="240" w:before="240" w:lineRule="auto"/>
        <w:ind w:left="0" w:firstLine="0"/>
        <w:rPr/>
      </w:pPr>
      <w:r w:rsidDel="00000000" w:rsidR="00000000" w:rsidRPr="00000000">
        <w:rPr>
          <w:rtl w:val="0"/>
        </w:rPr>
        <w:t xml:space="preserve">Variation in </w:t>
      </w:r>
      <w:r w:rsidDel="00000000" w:rsidR="00000000" w:rsidRPr="00000000">
        <w:rPr>
          <w:rtl w:val="0"/>
        </w:rPr>
        <w:t xml:space="preserve">geomorphology, climatic conditions, human activities, water and nutrient availability, and plant species composition  drive wide variation in rates of photosynthesis, respiration, tree mortality, woody productivity, and carbon flux across the tropics (Sullivan et al. 2020; Muller-Landau et al. 2021; </w:t>
      </w:r>
      <w:commentRangeStart w:id="137"/>
      <w:r w:rsidDel="00000000" w:rsidR="00000000" w:rsidRPr="00000000">
        <w:rPr>
          <w:rtl w:val="0"/>
        </w:rPr>
        <w:t xml:space="preserve">Wang et al . 2023</w:t>
      </w:r>
      <w:commentRangeEnd w:id="137"/>
      <w:r w:rsidDel="00000000" w:rsidR="00000000" w:rsidRPr="00000000">
        <w:commentReference w:id="137"/>
      </w:r>
      <w:r w:rsidDel="00000000" w:rsidR="00000000" w:rsidRPr="00000000">
        <w:rPr>
          <w:rtl w:val="0"/>
        </w:rPr>
        <w:t xml:space="preserve">). As a result, </w:t>
      </w:r>
      <w:r w:rsidDel="00000000" w:rsidR="00000000" w:rsidRPr="00000000">
        <w:rPr>
          <w:b w:val="1"/>
          <w:rtl w:val="0"/>
        </w:rPr>
        <w:t xml:space="preserve">t</w:t>
      </w:r>
      <w:r w:rsidDel="00000000" w:rsidR="00000000" w:rsidRPr="00000000">
        <w:rPr>
          <w:b w:val="1"/>
          <w:rtl w:val="0"/>
        </w:rPr>
        <w:t xml:space="preserve">ropical forests vary enormously within and among tropical continents, including over relatively small spatial scales</w:t>
      </w:r>
      <w:r w:rsidDel="00000000" w:rsidR="00000000" w:rsidRPr="00000000">
        <w:rPr>
          <w:rtl w:val="0"/>
        </w:rPr>
        <w:t xml:space="preserve">. This variation encompasses species composition and species interactions, land-atmosphere feedbacks, hydrological dynamics, forest productivity, and the carbon storage capacity and flux of these landscapes. </w:t>
      </w:r>
      <w:commentRangeEnd w:id="135"/>
      <w:r w:rsidDel="00000000" w:rsidR="00000000" w:rsidRPr="00000000">
        <w:commentReference w:id="135"/>
      </w:r>
      <w:r w:rsidDel="00000000" w:rsidR="00000000" w:rsidRPr="00000000">
        <w:rPr>
          <w:rtl w:val="0"/>
        </w:rPr>
        <w:t xml:space="preserve">Climate plays a critical role in driving the tropical carbon cycle. </w:t>
      </w:r>
      <w:r w:rsidDel="00000000" w:rsidR="00000000" w:rsidRPr="00000000">
        <w:rPr>
          <w:rtl w:val="0"/>
        </w:rPr>
        <w:t xml:space="preserve">For example, </w:t>
      </w:r>
      <w:r w:rsidDel="00000000" w:rsidR="00000000" w:rsidRPr="00000000">
        <w:rPr>
          <w:rtl w:val="0"/>
        </w:rPr>
        <w:t xml:space="preserve">regions with high rainfall typically support dense, evergreen forests with high productivity and large carbon stocks</w:t>
      </w:r>
      <w:del w:author="Helene Muller-Landau" w:id="14" w:date="2024-09-16T12:10:05Z">
        <w:r w:rsidDel="00000000" w:rsidR="00000000" w:rsidRPr="00000000">
          <w:rPr>
            <w:rtl w:val="0"/>
          </w:rPr>
          <w:delText xml:space="preserve">,</w:delText>
        </w:r>
      </w:del>
      <w:r w:rsidDel="00000000" w:rsidR="00000000" w:rsidRPr="00000000">
        <w:rPr>
          <w:rtl w:val="0"/>
        </w:rPr>
        <w:t xml:space="preserve"> </w:t>
      </w:r>
      <w:del w:author="Helene Muller-Landau" w:id="15" w:date="2024-09-16T12:09:56Z">
        <w:commentRangeStart w:id="138"/>
        <w:r w:rsidDel="00000000" w:rsidR="00000000" w:rsidRPr="00000000">
          <w:rPr>
            <w:rtl w:val="0"/>
          </w:rPr>
          <w:delText xml:space="preserve">yet inundated areas are sources of CH</w:delText>
        </w:r>
        <w:r w:rsidDel="00000000" w:rsidR="00000000" w:rsidRPr="00000000">
          <w:rPr>
            <w:vertAlign w:val="subscript"/>
            <w:rtl w:val="0"/>
          </w:rPr>
          <w:delText xml:space="preserve">4</w:delText>
        </w:r>
        <w:r w:rsidDel="00000000" w:rsidR="00000000" w:rsidRPr="00000000">
          <w:rPr>
            <w:rtl w:val="0"/>
          </w:rPr>
          <w:delText xml:space="preserve"> flux, </w:delText>
        </w:r>
      </w:del>
      <w:commentRangeEnd w:id="138"/>
      <w:r w:rsidDel="00000000" w:rsidR="00000000" w:rsidRPr="00000000">
        <w:commentReference w:id="138"/>
      </w:r>
      <w:r w:rsidDel="00000000" w:rsidR="00000000" w:rsidRPr="00000000">
        <w:rPr>
          <w:rtl w:val="0"/>
        </w:rPr>
        <w:t xml:space="preserve">while areas with seasonal or lower rainfall harbor partially or fully deciduous forests with more seasonal variation in carbon fluxes and relatively lower productivity and carbon stocks (</w:t>
      </w:r>
      <w:commentRangeStart w:id="139"/>
      <w:r w:rsidDel="00000000" w:rsidR="00000000" w:rsidRPr="00000000">
        <w:rPr>
          <w:rtl w:val="0"/>
        </w:rPr>
        <w:t xml:space="preserve">Malhi et al., 20</w:t>
      </w:r>
      <w:ins w:author="Le Bienfaiteur Sagang Takougoum" w:id="16" w:date="2024-09-09T01:58:25Z">
        <w:commentRangeEnd w:id="139"/>
        <w:r w:rsidDel="00000000" w:rsidR="00000000" w:rsidRPr="00000000">
          <w:commentReference w:id="139"/>
        </w:r>
        <w:commentRangeStart w:id="140"/>
        <w:r w:rsidDel="00000000" w:rsidR="00000000" w:rsidRPr="00000000">
          <w:rPr>
            <w:rtl w:val="0"/>
          </w:rPr>
          <w:t xml:space="preserve">02; Bonan et al., 2008</w:t>
        </w:r>
      </w:ins>
      <w:commentRangeEnd w:id="140"/>
      <w:r w:rsidDel="00000000" w:rsidR="00000000" w:rsidRPr="00000000">
        <w:commentReference w:id="140"/>
      </w:r>
      <w:r w:rsidDel="00000000" w:rsidR="00000000" w:rsidRPr="00000000">
        <w:rPr>
          <w:rtl w:val="0"/>
        </w:rPr>
        <w:t xml:space="preserve">; Muller-Landau et al. 2021). </w:t>
      </w:r>
      <w:r w:rsidDel="00000000" w:rsidR="00000000" w:rsidRPr="00000000">
        <w:rPr>
          <w:rtl w:val="0"/>
        </w:rPr>
        <w:t xml:space="preserve">Temperature also affects forest carbon cycling, both directly and in interaction with water availability (</w:t>
      </w:r>
      <w:commentRangeStart w:id="141"/>
      <w:r w:rsidDel="00000000" w:rsidR="00000000" w:rsidRPr="00000000">
        <w:rPr>
          <w:rtl w:val="0"/>
        </w:rPr>
        <w:t xml:space="preserve">Taylor et al. 201</w:t>
      </w:r>
      <w:commentRangeEnd w:id="141"/>
      <w:r w:rsidDel="00000000" w:rsidR="00000000" w:rsidRPr="00000000">
        <w:commentReference w:id="141"/>
      </w:r>
      <w:r w:rsidDel="00000000" w:rsidR="00000000" w:rsidRPr="00000000">
        <w:rPr>
          <w:rtl w:val="0"/>
        </w:rPr>
        <w:t xml:space="preserve">7; Muller-Landau et al. 2021). </w:t>
      </w:r>
      <w:r w:rsidDel="00000000" w:rsidR="00000000" w:rsidRPr="00000000">
        <w:rPr>
          <w:rtl w:val="0"/>
        </w:rPr>
        <w:t xml:space="preserve">Tropical forests also exhibit enormous variation in </w:t>
      </w:r>
      <w:r w:rsidDel="00000000" w:rsidR="00000000" w:rsidRPr="00000000">
        <w:rPr>
          <w:rtl w:val="0"/>
        </w:rPr>
        <w:t xml:space="preserve">geomorphology, and thus in soil physical properties and soil fertility (</w:t>
      </w:r>
      <w:commentRangeStart w:id="142"/>
      <w:r w:rsidDel="00000000" w:rsidR="00000000" w:rsidRPr="00000000">
        <w:rPr>
          <w:rtl w:val="0"/>
        </w:rPr>
        <w:t xml:space="preserve">Townsend et al. 2008</w:t>
      </w:r>
      <w:commentRangeEnd w:id="142"/>
      <w:r w:rsidDel="00000000" w:rsidR="00000000" w:rsidRPr="00000000">
        <w:commentReference w:id="142"/>
      </w:r>
      <w:r w:rsidDel="00000000" w:rsidR="00000000" w:rsidRPr="00000000">
        <w:rPr>
          <w:rtl w:val="0"/>
        </w:rPr>
        <w:t xml:space="preserve">). Geomorphological variables are often correlated, making it more difficult to tease apart their relationships with productivity and biomass. For example, across the Amazon Basin, lower soil fertility is often associated with deeper, more stable, well-aggregated, and well-drained soils (</w:t>
      </w:r>
      <w:commentRangeStart w:id="143"/>
      <w:r w:rsidDel="00000000" w:rsidR="00000000" w:rsidRPr="00000000">
        <w:rPr>
          <w:rtl w:val="0"/>
        </w:rPr>
        <w:t xml:space="preserve">Quesada et al., 2010</w:t>
      </w:r>
      <w:commentRangeEnd w:id="143"/>
      <w:r w:rsidDel="00000000" w:rsidR="00000000" w:rsidRPr="00000000">
        <w:commentReference w:id="143"/>
      </w:r>
      <w:r w:rsidDel="00000000" w:rsidR="00000000" w:rsidRPr="00000000">
        <w:rPr>
          <w:rtl w:val="0"/>
        </w:rPr>
        <w:t xml:space="preserve">).</w:t>
      </w:r>
      <w:r w:rsidDel="00000000" w:rsidR="00000000" w:rsidRPr="00000000">
        <w:rPr>
          <w:rtl w:val="0"/>
        </w:rPr>
        <w:t xml:space="preserve"> Regardless, productivity typically increases with soil fertility, although there are no consistent relationships between soil fertility and biomass, likely because turnover increases and woody residence time decreases with soil fertility (</w:t>
      </w:r>
      <w:r w:rsidDel="00000000" w:rsidR="00000000" w:rsidRPr="00000000">
        <w:rPr>
          <w:rtl w:val="0"/>
        </w:rPr>
        <w:t xml:space="preserve">Muller Landau et al., 2021</w:t>
      </w:r>
      <w:r w:rsidDel="00000000" w:rsidR="00000000" w:rsidRPr="00000000">
        <w:rPr>
          <w:rtl w:val="0"/>
        </w:rPr>
        <w:t xml:space="preserve">). </w:t>
      </w:r>
    </w:p>
    <w:p w:rsidR="00000000" w:rsidDel="00000000" w:rsidP="00000000" w:rsidRDefault="00000000" w:rsidRPr="00000000" w14:paraId="0000010E">
      <w:pPr>
        <w:widowControl w:val="0"/>
        <w:rPr>
          <w:color w:val="ff0000"/>
        </w:rPr>
      </w:pPr>
      <w:del w:author="Michelle Wong" w:id="17" w:date="2024-09-17T15:59:10Z">
        <w:commentRangeStart w:id="144"/>
        <w:commentRangeStart w:id="145"/>
        <w:r w:rsidDel="00000000" w:rsidR="00000000" w:rsidRPr="00000000">
          <w:rPr>
            <w:rtl w:val="0"/>
          </w:rPr>
          <w:delText xml:space="preserve">Tropical forests</w:delText>
        </w:r>
        <w:commentRangeEnd w:id="144"/>
        <w:r w:rsidDel="00000000" w:rsidR="00000000" w:rsidRPr="00000000">
          <w:commentReference w:id="144"/>
        </w:r>
        <w:commentRangeEnd w:id="145"/>
        <w:r w:rsidDel="00000000" w:rsidR="00000000" w:rsidRPr="00000000">
          <w:commentReference w:id="145"/>
        </w:r>
        <w:r w:rsidDel="00000000" w:rsidR="00000000" w:rsidRPr="00000000">
          <w:rPr>
            <w:rtl w:val="0"/>
          </w:rPr>
          <w:delText xml:space="preserve"> are thought to be strongly influenced by nutrient availability because many tropical forests are situated on highly weathered soils depleted in rock-derived nutrients (</w:delText>
        </w:r>
        <w:commentRangeStart w:id="146"/>
        <w:r w:rsidDel="00000000" w:rsidR="00000000" w:rsidRPr="00000000">
          <w:rPr>
            <w:highlight w:val="yellow"/>
            <w:rtl w:val="0"/>
          </w:rPr>
          <w:delText xml:space="preserve">Townsend et al. 2008</w:delText>
        </w:r>
        <w:commentRangeEnd w:id="146"/>
        <w:r w:rsidDel="00000000" w:rsidR="00000000" w:rsidRPr="00000000">
          <w:commentReference w:id="146"/>
        </w:r>
        <w:r w:rsidDel="00000000" w:rsidR="00000000" w:rsidRPr="00000000">
          <w:rPr>
            <w:rtl w:val="0"/>
          </w:rPr>
          <w:delText xml:space="preserve">). Large variation in nutrient availability leads to large uncertainties around nutrient constraints on the </w:delText>
        </w:r>
        <w:r w:rsidDel="00000000" w:rsidR="00000000" w:rsidRPr="00000000">
          <w:rPr>
            <w:rtl w:val="0"/>
          </w:rPr>
          <w:delText xml:space="preserve">CO</w:delText>
        </w:r>
        <w:r w:rsidDel="00000000" w:rsidR="00000000" w:rsidRPr="00000000">
          <w:rPr>
            <w:vertAlign w:val="subscript"/>
            <w:rtl w:val="0"/>
          </w:rPr>
          <w:delText xml:space="preserve">2</w:delText>
        </w:r>
        <w:r w:rsidDel="00000000" w:rsidR="00000000" w:rsidRPr="00000000">
          <w:rPr>
            <w:rtl w:val="0"/>
          </w:rPr>
          <w:delText xml:space="preserve"> </w:delText>
        </w:r>
        <w:r w:rsidDel="00000000" w:rsidR="00000000" w:rsidRPr="00000000">
          <w:rPr>
            <w:rtl w:val="0"/>
          </w:rPr>
          <w:delText xml:space="preserve">fertilization effect (</w:delText>
        </w:r>
        <w:commentRangeStart w:id="147"/>
        <w:r w:rsidDel="00000000" w:rsidR="00000000" w:rsidRPr="00000000">
          <w:rPr>
            <w:rtl w:val="0"/>
          </w:rPr>
          <w:delText xml:space="preserve">Fleischer and Terrer 2022</w:delText>
        </w:r>
        <w:commentRangeEnd w:id="147"/>
        <w:r w:rsidDel="00000000" w:rsidR="00000000" w:rsidRPr="00000000">
          <w:commentReference w:id="147"/>
        </w:r>
        <w:r w:rsidDel="00000000" w:rsidR="00000000" w:rsidRPr="00000000">
          <w:rPr>
            <w:rtl w:val="0"/>
          </w:rPr>
          <w:delText xml:space="preserve">). For example, phosphorus is expected to constrain forest growth responses to increased </w:delText>
        </w:r>
        <w:r w:rsidDel="00000000" w:rsidR="00000000" w:rsidRPr="00000000">
          <w:rPr>
            <w:rtl w:val="0"/>
          </w:rPr>
          <w:delText xml:space="preserve">CO</w:delText>
        </w:r>
        <w:r w:rsidDel="00000000" w:rsidR="00000000" w:rsidRPr="00000000">
          <w:rPr>
            <w:vertAlign w:val="subscript"/>
            <w:rtl w:val="0"/>
          </w:rPr>
          <w:delText xml:space="preserve">2</w:delText>
        </w:r>
        <w:r w:rsidDel="00000000" w:rsidR="00000000" w:rsidRPr="00000000">
          <w:rPr>
            <w:rtl w:val="0"/>
          </w:rPr>
          <w:delText xml:space="preserve"> </w:delText>
        </w:r>
        <w:r w:rsidDel="00000000" w:rsidR="00000000" w:rsidRPr="00000000">
          <w:rPr>
            <w:rtl w:val="0"/>
          </w:rPr>
          <w:delText xml:space="preserve">by about 50% (</w:delText>
        </w:r>
        <w:commentRangeStart w:id="148"/>
        <w:r w:rsidDel="00000000" w:rsidR="00000000" w:rsidRPr="00000000">
          <w:rPr>
            <w:rtl w:val="0"/>
          </w:rPr>
          <w:delText xml:space="preserve">Fleischer et al., 2019</w:delText>
        </w:r>
        <w:commentRangeEnd w:id="148"/>
        <w:r w:rsidDel="00000000" w:rsidR="00000000" w:rsidRPr="00000000">
          <w:commentReference w:id="148"/>
        </w:r>
        <w:r w:rsidDel="00000000" w:rsidR="00000000" w:rsidRPr="00000000">
          <w:rPr>
            <w:rtl w:val="0"/>
          </w:rPr>
          <w:delText xml:space="preserve">; </w:delText>
        </w:r>
        <w:commentRangeStart w:id="149"/>
        <w:r w:rsidDel="00000000" w:rsidR="00000000" w:rsidRPr="00000000">
          <w:rPr>
            <w:rtl w:val="0"/>
          </w:rPr>
          <w:delText xml:space="preserve">Braghiere et al. 2022</w:delText>
        </w:r>
        <w:commentRangeEnd w:id="149"/>
        <w:r w:rsidDel="00000000" w:rsidR="00000000" w:rsidRPr="00000000">
          <w:commentReference w:id="149"/>
        </w:r>
        <w:r w:rsidDel="00000000" w:rsidR="00000000" w:rsidRPr="00000000">
          <w:rPr>
            <w:rtl w:val="0"/>
          </w:rPr>
          <w:delText xml:space="preserve">). In addition, land-use change can displace large quantities of nutrients (</w:delText>
        </w:r>
        <w:commentRangeStart w:id="150"/>
        <w:r w:rsidDel="00000000" w:rsidR="00000000" w:rsidRPr="00000000">
          <w:rPr>
            <w:rtl w:val="0"/>
          </w:rPr>
          <w:delText xml:space="preserve">Bauters et al. 2022</w:delText>
        </w:r>
        <w:commentRangeEnd w:id="150"/>
        <w:r w:rsidDel="00000000" w:rsidR="00000000" w:rsidRPr="00000000">
          <w:commentReference w:id="150"/>
        </w:r>
        <w:r w:rsidDel="00000000" w:rsidR="00000000" w:rsidRPr="00000000">
          <w:rPr>
            <w:rtl w:val="0"/>
          </w:rPr>
          <w:delText xml:space="preserve">;​​ </w:delText>
        </w:r>
        <w:commentRangeStart w:id="151"/>
        <w:r w:rsidDel="00000000" w:rsidR="00000000" w:rsidRPr="00000000">
          <w:rPr>
            <w:rtl w:val="0"/>
          </w:rPr>
          <w:delText xml:space="preserve">2018</w:delText>
        </w:r>
        <w:commentRangeEnd w:id="151"/>
        <w:r w:rsidDel="00000000" w:rsidR="00000000" w:rsidRPr="00000000">
          <w:commentReference w:id="151"/>
        </w:r>
        <w:r w:rsidDel="00000000" w:rsidR="00000000" w:rsidRPr="00000000">
          <w:rPr>
            <w:rtl w:val="0"/>
          </w:rPr>
          <w:delText xml:space="preserve">; </w:delText>
        </w:r>
        <w:commentRangeStart w:id="152"/>
        <w:r w:rsidDel="00000000" w:rsidR="00000000" w:rsidRPr="00000000">
          <w:rPr>
            <w:rtl w:val="0"/>
          </w:rPr>
          <w:delText xml:space="preserve">2021</w:delText>
        </w:r>
        <w:commentRangeEnd w:id="152"/>
        <w:r w:rsidDel="00000000" w:rsidR="00000000" w:rsidRPr="00000000">
          <w:commentReference w:id="152"/>
        </w:r>
        <w:r w:rsidDel="00000000" w:rsidR="00000000" w:rsidRPr="00000000">
          <w:rPr>
            <w:rtl w:val="0"/>
          </w:rPr>
          <w:delText xml:space="preserve">, </w:delText>
        </w:r>
        <w:commentRangeStart w:id="153"/>
        <w:r w:rsidDel="00000000" w:rsidR="00000000" w:rsidRPr="00000000">
          <w:rPr>
            <w:rtl w:val="0"/>
          </w:rPr>
          <w:delText xml:space="preserve">Kauffman et al., 1995</w:delText>
        </w:r>
        <w:commentRangeEnd w:id="153"/>
        <w:r w:rsidDel="00000000" w:rsidR="00000000" w:rsidRPr="00000000">
          <w:commentReference w:id="153"/>
        </w:r>
        <w:r w:rsidDel="00000000" w:rsidR="00000000" w:rsidRPr="00000000">
          <w:rPr>
            <w:rtl w:val="0"/>
          </w:rPr>
          <w:delText xml:space="preserve">), </w:delText>
        </w:r>
        <w:r w:rsidDel="00000000" w:rsidR="00000000" w:rsidRPr="00000000">
          <w:rPr>
            <w:rtl w:val="0"/>
          </w:rPr>
          <w:delText xml:space="preserve">leading to </w:delText>
        </w:r>
        <w:r w:rsidDel="00000000" w:rsidR="00000000" w:rsidRPr="00000000">
          <w:rPr>
            <w:rtl w:val="0"/>
          </w:rPr>
          <w:delText xml:space="preserve">local nutrient losses and redistribution of some elements. While phosphorus is largely assumed to be the most limiting nutrient across the lowland tropics (e.g. </w:delText>
        </w:r>
        <w:commentRangeStart w:id="154"/>
        <w:r w:rsidDel="00000000" w:rsidR="00000000" w:rsidRPr="00000000">
          <w:rPr>
            <w:rtl w:val="0"/>
          </w:rPr>
          <w:delText xml:space="preserve">Cunha et al., 2022</w:delText>
        </w:r>
        <w:commentRangeEnd w:id="154"/>
        <w:r w:rsidDel="00000000" w:rsidR="00000000" w:rsidRPr="00000000">
          <w:commentReference w:id="154"/>
        </w:r>
        <w:r w:rsidDel="00000000" w:rsidR="00000000" w:rsidRPr="00000000">
          <w:rPr>
            <w:rtl w:val="0"/>
          </w:rPr>
          <w:delText xml:space="preserve">), recent observations reveal the heterogeneity of nutrient limitation across tropical forests, including limitation and colimitation by nitrogen, phosphorus, potassium and calcium (</w:delText>
        </w:r>
        <w:r w:rsidDel="00000000" w:rsidR="00000000" w:rsidRPr="00000000">
          <w:rPr>
            <w:rtl w:val="0"/>
          </w:rPr>
          <w:delText xml:space="preserve">Davidson et al., 2004</w:delText>
        </w:r>
        <w:r w:rsidDel="00000000" w:rsidR="00000000" w:rsidRPr="00000000">
          <w:rPr>
            <w:rtl w:val="0"/>
          </w:rPr>
          <w:delText xml:space="preserve">, </w:delText>
        </w:r>
        <w:commentRangeStart w:id="155"/>
        <w:r w:rsidDel="00000000" w:rsidR="00000000" w:rsidRPr="00000000">
          <w:rPr>
            <w:rtl w:val="0"/>
          </w:rPr>
          <w:delText xml:space="preserve">Wright et al., 2011</w:delText>
        </w:r>
        <w:commentRangeEnd w:id="155"/>
        <w:r w:rsidDel="00000000" w:rsidR="00000000" w:rsidRPr="00000000">
          <w:commentReference w:id="155"/>
        </w:r>
        <w:r w:rsidDel="00000000" w:rsidR="00000000" w:rsidRPr="00000000">
          <w:rPr>
            <w:rtl w:val="0"/>
          </w:rPr>
          <w:delText xml:space="preserve">, </w:delText>
        </w:r>
        <w:commentRangeStart w:id="156"/>
        <w:r w:rsidDel="00000000" w:rsidR="00000000" w:rsidRPr="00000000">
          <w:rPr>
            <w:rtl w:val="0"/>
          </w:rPr>
          <w:delText xml:space="preserve">Manu et al., 2022</w:delText>
        </w:r>
        <w:commentRangeEnd w:id="156"/>
        <w:r w:rsidDel="00000000" w:rsidR="00000000" w:rsidRPr="00000000">
          <w:commentReference w:id="156"/>
        </w:r>
        <w:r w:rsidDel="00000000" w:rsidR="00000000" w:rsidRPr="00000000">
          <w:rPr>
            <w:rtl w:val="0"/>
          </w:rPr>
          <w:delText xml:space="preserve">; </w:delText>
        </w:r>
        <w:commentRangeStart w:id="157"/>
        <w:r w:rsidDel="00000000" w:rsidR="00000000" w:rsidRPr="00000000">
          <w:rPr>
            <w:rtl w:val="0"/>
          </w:rPr>
          <w:delText xml:space="preserve">2024</w:delText>
        </w:r>
        <w:commentRangeEnd w:id="157"/>
        <w:r w:rsidDel="00000000" w:rsidR="00000000" w:rsidRPr="00000000">
          <w:commentReference w:id="157"/>
        </w:r>
        <w:r w:rsidDel="00000000" w:rsidR="00000000" w:rsidRPr="00000000">
          <w:rPr>
            <w:rtl w:val="0"/>
          </w:rPr>
          <w:delText xml:space="preserve">). The high biodiversity in tropical forests means that it is </w:delText>
        </w:r>
        <w:r w:rsidDel="00000000" w:rsidR="00000000" w:rsidRPr="00000000">
          <w:rPr>
            <w:rtl w:val="0"/>
          </w:rPr>
          <w:delText xml:space="preserve">challenging</w:delText>
        </w:r>
        <w:r w:rsidDel="00000000" w:rsidR="00000000" w:rsidRPr="00000000">
          <w:rPr>
            <w:rtl w:val="0"/>
          </w:rPr>
          <w:delText xml:space="preserve"> to generalize results from manipulative experiments testing where and when nutrient limitation affects productivity. Remote sensing allows for the detection of foliar chemistry and canopy structure that can inform coordinated belowground soil processes across larger scales (</w:delText>
        </w:r>
        <w:commentRangeStart w:id="158"/>
        <w:r w:rsidDel="00000000" w:rsidR="00000000" w:rsidRPr="00000000">
          <w:rPr>
            <w:rtl w:val="0"/>
          </w:rPr>
          <w:delText xml:space="preserve">Townsend et al., 2008</w:delText>
        </w:r>
        <w:commentRangeEnd w:id="158"/>
        <w:r w:rsidDel="00000000" w:rsidR="00000000" w:rsidRPr="00000000">
          <w:commentReference w:id="158"/>
        </w:r>
        <w:r w:rsidDel="00000000" w:rsidR="00000000" w:rsidRPr="00000000">
          <w:rPr>
            <w:rtl w:val="0"/>
          </w:rPr>
          <w:delText xml:space="preserve">, </w:delText>
        </w:r>
        <w:commentRangeStart w:id="159"/>
        <w:r w:rsidDel="00000000" w:rsidR="00000000" w:rsidRPr="00000000">
          <w:rPr>
            <w:rtl w:val="0"/>
          </w:rPr>
          <w:delText xml:space="preserve">Chadwick and Asner 2016</w:delText>
        </w:r>
        <w:commentRangeEnd w:id="159"/>
        <w:r w:rsidDel="00000000" w:rsidR="00000000" w:rsidRPr="00000000">
          <w:commentReference w:id="159"/>
        </w:r>
        <w:r w:rsidDel="00000000" w:rsidR="00000000" w:rsidRPr="00000000">
          <w:rPr>
            <w:rtl w:val="0"/>
          </w:rPr>
          <w:delText xml:space="preserve">; </w:delText>
        </w:r>
        <w:commentRangeStart w:id="160"/>
        <w:r w:rsidDel="00000000" w:rsidR="00000000" w:rsidRPr="00000000">
          <w:rPr>
            <w:rtl w:val="0"/>
          </w:rPr>
          <w:delText xml:space="preserve">2018</w:delText>
        </w:r>
        <w:commentRangeEnd w:id="160"/>
        <w:r w:rsidDel="00000000" w:rsidR="00000000" w:rsidRPr="00000000">
          <w:commentReference w:id="160"/>
        </w:r>
        <w:r w:rsidDel="00000000" w:rsidR="00000000" w:rsidRPr="00000000">
          <w:rPr>
            <w:rtl w:val="0"/>
          </w:rPr>
          <w:delText xml:space="preserve">, </w:delText>
        </w:r>
        <w:commentRangeStart w:id="161"/>
        <w:r w:rsidDel="00000000" w:rsidR="00000000" w:rsidRPr="00000000">
          <w:rPr>
            <w:rtl w:val="0"/>
          </w:rPr>
          <w:delText xml:space="preserve">Martins et al. 2018</w:delText>
        </w:r>
        <w:commentRangeEnd w:id="161"/>
        <w:r w:rsidDel="00000000" w:rsidR="00000000" w:rsidRPr="00000000">
          <w:commentReference w:id="161"/>
        </w:r>
        <w:r w:rsidDel="00000000" w:rsidR="00000000" w:rsidRPr="00000000">
          <w:rPr>
            <w:rtl w:val="0"/>
          </w:rPr>
          <w:delText xml:space="preserve">).</w:delText>
        </w:r>
      </w:del>
      <w:r w:rsidDel="00000000" w:rsidR="00000000" w:rsidRPr="00000000">
        <w:rPr>
          <w:rtl w:val="0"/>
        </w:rPr>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spacing w:after="240" w:lineRule="auto"/>
        <w:rPr>
          <w:rPrChange w:author="Matthew Johnson" w:id="20" w:date="2024-09-17T14:26:53Z">
            <w:rPr/>
          </w:rPrChange>
        </w:rPr>
      </w:pPr>
      <w:commentRangeStart w:id="162"/>
      <w:commentRangeStart w:id="163"/>
      <w:commentRangeStart w:id="164"/>
      <w:commentRangeStart w:id="165"/>
      <w:r w:rsidDel="00000000" w:rsidR="00000000" w:rsidRPr="00000000">
        <w:rPr>
          <w:rtl w:val="0"/>
        </w:rPr>
        <w:t xml:space="preserve">A large proportion</w:t>
      </w:r>
      <w:commentRangeEnd w:id="162"/>
      <w:r w:rsidDel="00000000" w:rsidR="00000000" w:rsidRPr="00000000">
        <w:commentReference w:id="162"/>
      </w:r>
      <w:commentRangeEnd w:id="163"/>
      <w:r w:rsidDel="00000000" w:rsidR="00000000" w:rsidRPr="00000000">
        <w:commentReference w:id="163"/>
      </w:r>
      <w:commentRangeEnd w:id="164"/>
      <w:r w:rsidDel="00000000" w:rsidR="00000000" w:rsidRPr="00000000">
        <w:commentReference w:id="164"/>
      </w:r>
      <w:commentRangeEnd w:id="165"/>
      <w:r w:rsidDel="00000000" w:rsidR="00000000" w:rsidRPr="00000000">
        <w:commentReference w:id="165"/>
      </w:r>
      <w:r w:rsidDel="00000000" w:rsidR="00000000" w:rsidRPr="00000000">
        <w:rPr>
          <w:rtl w:val="0"/>
        </w:rPr>
        <w:t xml:space="preserve"> of tropical forests are permanently or seasonally flooded wetlands, which include forested peatlands, swamps, and floodplains (</w:t>
      </w:r>
      <w:commentRangeStart w:id="166"/>
      <w:r w:rsidDel="00000000" w:rsidR="00000000" w:rsidRPr="00000000">
        <w:rPr>
          <w:rtl w:val="0"/>
        </w:rPr>
        <w:t xml:space="preserve">Aselmann and Crutzen, 1989</w:t>
      </w:r>
      <w:commentRangeEnd w:id="166"/>
      <w:r w:rsidDel="00000000" w:rsidR="00000000" w:rsidRPr="00000000">
        <w:commentReference w:id="166"/>
      </w:r>
      <w:r w:rsidDel="00000000" w:rsidR="00000000" w:rsidRPr="00000000">
        <w:rPr>
          <w:rtl w:val="0"/>
        </w:rPr>
        <w:t xml:space="preserve">). For instance, Amazon River floodplain forests represent areas up to 250,000 km</w:t>
      </w:r>
      <w:r w:rsidDel="00000000" w:rsidR="00000000" w:rsidRPr="00000000">
        <w:rPr>
          <w:vertAlign w:val="superscript"/>
          <w:rtl w:val="0"/>
        </w:rPr>
        <w:t xml:space="preserve">2</w:t>
      </w:r>
      <w:r w:rsidDel="00000000" w:rsidR="00000000" w:rsidRPr="00000000">
        <w:rPr>
          <w:rtl w:val="0"/>
        </w:rPr>
        <w:t xml:space="preserve"> with most flooded six months of the year (</w:t>
      </w:r>
      <w:commentRangeStart w:id="167"/>
      <w:r w:rsidDel="00000000" w:rsidR="00000000" w:rsidRPr="00000000">
        <w:rPr>
          <w:rtl w:val="0"/>
        </w:rPr>
        <w:t xml:space="preserve">Richey et al., 2002</w:t>
      </w:r>
      <w:commentRangeEnd w:id="167"/>
      <w:r w:rsidDel="00000000" w:rsidR="00000000" w:rsidRPr="00000000">
        <w:commentReference w:id="167"/>
      </w:r>
      <w:r w:rsidDel="00000000" w:rsidR="00000000" w:rsidRPr="00000000">
        <w:rPr>
          <w:rtl w:val="0"/>
        </w:rPr>
        <w:t xml:space="preserve">; </w:t>
      </w:r>
      <w:commentRangeStart w:id="168"/>
      <w:r w:rsidDel="00000000" w:rsidR="00000000" w:rsidRPr="00000000">
        <w:rPr>
          <w:rtl w:val="0"/>
        </w:rPr>
        <w:t xml:space="preserve">Goulding et al., 2003</w:t>
      </w:r>
      <w:commentRangeEnd w:id="168"/>
      <w:r w:rsidDel="00000000" w:rsidR="00000000" w:rsidRPr="00000000">
        <w:commentReference w:id="168"/>
      </w:r>
      <w:r w:rsidDel="00000000" w:rsidR="00000000" w:rsidRPr="00000000">
        <w:rPr>
          <w:rtl w:val="0"/>
        </w:rPr>
        <w:t xml:space="preserve">). Further, the Amazon floodplain represents the greatest natural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emission source in the tropics and rivals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sources from the Arctic (</w:t>
      </w:r>
      <w:commentRangeStart w:id="169"/>
      <w:r w:rsidDel="00000000" w:rsidR="00000000" w:rsidRPr="00000000">
        <w:rPr>
          <w:rtl w:val="0"/>
        </w:rPr>
        <w:t xml:space="preserve">Pangala et al., 2017</w:t>
      </w:r>
      <w:commentRangeEnd w:id="169"/>
      <w:r w:rsidDel="00000000" w:rsidR="00000000" w:rsidRPr="00000000">
        <w:commentReference w:id="169"/>
      </w:r>
      <w:r w:rsidDel="00000000" w:rsidR="00000000" w:rsidRPr="00000000">
        <w:rPr>
          <w:rtl w:val="0"/>
        </w:rPr>
        <w:t xml:space="preserve">). In addition to the </w:t>
      </w:r>
      <w:r w:rsidDel="00000000" w:rsidR="00000000" w:rsidRPr="00000000">
        <w:rPr>
          <w:rtl w:val="0"/>
        </w:rPr>
        <w:t xml:space="preserve">significant</w:t>
      </w:r>
      <w:r w:rsidDel="00000000" w:rsidR="00000000" w:rsidRPr="00000000">
        <w:rPr>
          <w:rtl w:val="0"/>
        </w:rPr>
        <w:t xml:space="preserv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 from inundated soil and vegetation, Amazon floodplain tree stem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emissions are estimated to be 200 times larger than from temperate wet forests and tropical peat forests (Pangala et al., 2017). These tropical forest wetlands play a critical role in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budgets (Sjögersten et al., 2014; Peng et al., 2022). Tropical wetlands are a moderate source and sink of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to the atmosphere depending on environmental characteristics (</w:t>
      </w:r>
      <w:commentRangeStart w:id="170"/>
      <w:r w:rsidDel="00000000" w:rsidR="00000000" w:rsidRPr="00000000">
        <w:rPr>
          <w:rtl w:val="0"/>
          <w:rPrChange w:author="Matthew Johnson" w:id="18" w:date="2024-09-17T14:26:34Z">
            <w:rPr>
              <w:highlight w:val="yellow"/>
            </w:rPr>
          </w:rPrChange>
        </w:rPr>
        <w:t xml:space="preserve">Sjögersten et al., 2014</w:t>
      </w:r>
      <w:commentRangeEnd w:id="170"/>
      <w:r w:rsidDel="00000000" w:rsidR="00000000" w:rsidRPr="00000000">
        <w:commentReference w:id="170"/>
      </w:r>
      <w:r w:rsidDel="00000000" w:rsidR="00000000" w:rsidRPr="00000000">
        <w:rPr>
          <w:rtl w:val="0"/>
        </w:rPr>
        <w:t xml:space="preserve">; </w:t>
      </w:r>
      <w:commentRangeStart w:id="171"/>
      <w:r w:rsidDel="00000000" w:rsidR="00000000" w:rsidRPr="00000000">
        <w:rPr>
          <w:rtl w:val="0"/>
        </w:rPr>
        <w:t xml:space="preserve">Helfter et al., 2021</w:t>
      </w:r>
      <w:commentRangeEnd w:id="171"/>
      <w:r w:rsidDel="00000000" w:rsidR="00000000" w:rsidRPr="00000000">
        <w:commentReference w:id="171"/>
      </w:r>
      <w:r w:rsidDel="00000000" w:rsidR="00000000" w:rsidRPr="00000000">
        <w:rPr>
          <w:rtl w:val="0"/>
        </w:rPr>
        <w:t xml:space="preserve">); however, tropical wetland and inland water systems contribute the vast majority of global total wetland/aquatic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 and make up ~20% of the overall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w:t>
      </w:r>
      <w:commentRangeStart w:id="172"/>
      <w:r w:rsidDel="00000000" w:rsidR="00000000" w:rsidRPr="00000000">
        <w:rPr>
          <w:rtl w:val="0"/>
          <w:rPrChange w:author="Matthew Johnson" w:id="19" w:date="2024-09-17T14:26:42Z">
            <w:rPr>
              <w:highlight w:val="yellow"/>
            </w:rPr>
          </w:rPrChange>
        </w:rPr>
        <w:t xml:space="preserve">Saunois et al., 2020</w:t>
      </w:r>
      <w:commentRangeEnd w:id="172"/>
      <w:r w:rsidDel="00000000" w:rsidR="00000000" w:rsidRPr="00000000">
        <w:commentReference w:id="172"/>
      </w:r>
      <w:r w:rsidDel="00000000" w:rsidR="00000000" w:rsidRPr="00000000">
        <w:rPr>
          <w:rtl w:val="0"/>
          <w:rPrChange w:author="Matthew Johnson" w:id="19" w:date="2024-09-17T14:26:42Z">
            <w:rPr>
              <w:highlight w:val="yellow"/>
            </w:rPr>
          </w:rPrChange>
        </w:rPr>
        <w:t xml:space="preserve">, </w:t>
      </w:r>
      <w:commentRangeStart w:id="173"/>
      <w:r w:rsidDel="00000000" w:rsidR="00000000" w:rsidRPr="00000000">
        <w:rPr>
          <w:rtl w:val="0"/>
          <w:rPrChange w:author="Matthew Johnson" w:id="19" w:date="2024-09-17T14:26:42Z">
            <w:rPr>
              <w:highlight w:val="yellow"/>
            </w:rPr>
          </w:rPrChange>
        </w:rPr>
        <w:t xml:space="preserve">Peng et al., 2022</w:t>
      </w:r>
      <w:commentRangeEnd w:id="173"/>
      <w:r w:rsidDel="00000000" w:rsidR="00000000" w:rsidRPr="00000000">
        <w:commentReference w:id="173"/>
      </w:r>
      <w:r w:rsidDel="00000000" w:rsidR="00000000" w:rsidRPr="00000000">
        <w:rPr>
          <w:rtl w:val="0"/>
        </w:rPr>
        <w:t xml:space="preserv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contributes ~30% of the increase in radiative forcing from anthropogenic emissions and is 25× or more effective as a GHG compared to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w:t>
      </w:r>
      <w:commentRangeStart w:id="174"/>
      <w:r w:rsidDel="00000000" w:rsidR="00000000" w:rsidRPr="00000000">
        <w:rPr>
          <w:rtl w:val="0"/>
        </w:rPr>
        <w:t xml:space="preserve">Masson-Delmotte et al., 2021</w:t>
      </w:r>
      <w:commentRangeEnd w:id="174"/>
      <w:r w:rsidDel="00000000" w:rsidR="00000000" w:rsidRPr="00000000">
        <w:commentReference w:id="174"/>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75"/>
      <w:r w:rsidDel="00000000" w:rsidR="00000000" w:rsidRPr="00000000">
        <w:rPr>
          <w:rtl w:val="0"/>
        </w:rPr>
        <w:t xml:space="preserve">Turner et al., 2019</w:t>
      </w:r>
      <w:commentRangeEnd w:id="175"/>
      <w:r w:rsidDel="00000000" w:rsidR="00000000" w:rsidRPr="00000000">
        <w:commentReference w:id="175"/>
      </w:r>
      <w:r w:rsidDel="00000000" w:rsidR="00000000" w:rsidRPr="00000000">
        <w:rPr>
          <w:rtl w:val="0"/>
        </w:rPr>
        <w:t xml:space="preserve">). As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concentrations soar past all-time record levels, climate scientists worry that climate change itself could be contributing to these elusive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w:t>
      </w:r>
      <w:commentRangeStart w:id="176"/>
      <w:r w:rsidDel="00000000" w:rsidR="00000000" w:rsidRPr="00000000">
        <w:rPr>
          <w:rtl w:val="0"/>
        </w:rPr>
        <w:t xml:space="preserve">Tollefson, 2022</w:t>
      </w:r>
      <w:commentRangeEnd w:id="176"/>
      <w:r w:rsidDel="00000000" w:rsidR="00000000" w:rsidRPr="00000000">
        <w:commentReference w:id="176"/>
      </w:r>
      <w:r w:rsidDel="00000000" w:rsidR="00000000" w:rsidRPr="00000000">
        <w:rPr>
          <w:rtl w:val="0"/>
        </w:rPr>
        <w:t xml:space="preserve">). Tropical forest wetlands, floodplains, and inland waters like lakes, reservoirs, and rivers are significant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are sensitive to changes in climate, yet remain the most uncertain contributors to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w:t>
      </w:r>
      <w:commentRangeStart w:id="177"/>
      <w:r w:rsidDel="00000000" w:rsidR="00000000" w:rsidRPr="00000000">
        <w:rPr>
          <w:rtl w:val="0"/>
          <w:rPrChange w:author="Matthew Johnson" w:id="20" w:date="2024-09-17T14:26:53Z">
            <w:rPr>
              <w:highlight w:val="yellow"/>
            </w:rPr>
          </w:rPrChange>
        </w:rPr>
        <w:t xml:space="preserve">Saunois et al., 2020</w:t>
      </w:r>
      <w:commentRangeEnd w:id="177"/>
      <w:r w:rsidDel="00000000" w:rsidR="00000000" w:rsidRPr="00000000">
        <w:commentReference w:id="177"/>
      </w:r>
      <w:r w:rsidDel="00000000" w:rsidR="00000000" w:rsidRPr="00000000">
        <w:rPr>
          <w:rtl w:val="0"/>
          <w:rPrChange w:author="Matthew Johnson" w:id="20" w:date="2024-09-17T14:26:53Z">
            <w:rPr/>
          </w:rPrChange>
        </w:rPr>
        <w:t xml:space="preserve">).</w:t>
      </w:r>
    </w:p>
    <w:p w:rsidR="00000000" w:rsidDel="00000000" w:rsidP="00000000" w:rsidRDefault="00000000" w:rsidRPr="00000000" w14:paraId="00000111">
      <w:pPr>
        <w:spacing w:after="240" w:lineRule="auto"/>
        <w:rPr>
          <w:color w:val="ff0000"/>
          <w:highlight w:val="yellow"/>
        </w:rPr>
      </w:pPr>
      <w:commentRangeStart w:id="178"/>
      <w:r w:rsidDel="00000000" w:rsidR="00000000" w:rsidRPr="00000000">
        <w:rPr>
          <w:color w:val="ff0000"/>
          <w:highlight w:val="yellow"/>
          <w:rtl w:val="0"/>
        </w:rPr>
        <w:t xml:space="preserve">[Peatlands paragraph]</w:t>
      </w:r>
      <w:commentRangeEnd w:id="178"/>
      <w:r w:rsidDel="00000000" w:rsidR="00000000" w:rsidRPr="00000000">
        <w:commentReference w:id="178"/>
      </w:r>
      <w:r w:rsidDel="00000000" w:rsidR="00000000" w:rsidRPr="00000000">
        <w:rPr>
          <w:rtl w:val="0"/>
        </w:rPr>
      </w:r>
    </w:p>
    <w:p w:rsidR="00000000" w:rsidDel="00000000" w:rsidP="00000000" w:rsidRDefault="00000000" w:rsidRPr="00000000" w14:paraId="00000112">
      <w:pPr>
        <w:spacing w:after="240" w:lineRule="auto"/>
        <w:rPr>
          <w:ins w:author="Helene Muller-Landau" w:id="21" w:date="2024-09-16T15:56:51Z"/>
          <w:color w:val="ff0000"/>
        </w:rPr>
      </w:pPr>
      <w:r w:rsidDel="00000000" w:rsidR="00000000" w:rsidRPr="00000000">
        <w:rPr>
          <w:color w:val="ff0000"/>
          <w:rtl w:val="0"/>
        </w:rPr>
        <w:t xml:space="preserve">[briefly mention biodiversity as segue into Section 2.2] </w:t>
      </w:r>
      <w:ins w:author="Helene Muller-Landau" w:id="21" w:date="2024-09-16T15:56:51Z">
        <w:r w:rsidDel="00000000" w:rsidR="00000000" w:rsidRPr="00000000">
          <w:rPr>
            <w:rtl w:val="0"/>
          </w:rPr>
        </w:r>
      </w:ins>
    </w:p>
    <w:p w:rsidR="00000000" w:rsidDel="00000000" w:rsidP="00000000" w:rsidRDefault="00000000" w:rsidRPr="00000000" w14:paraId="00000113">
      <w:pPr>
        <w:spacing w:after="240" w:lineRule="auto"/>
        <w:rPr/>
      </w:pPr>
      <w:r w:rsidDel="00000000" w:rsidR="00000000" w:rsidRPr="00000000">
        <w:rPr>
          <w:color w:val="ff0000"/>
          <w:rtl w:val="0"/>
        </w:rPr>
        <w:t xml:space="preserve">This environmental heterogeneity is conducive for a rich this biodiversity of tropical forests, which might introduce some variability in their response to disturbances, such as logging or fire (Phillips et al., 2004). Different species and forest communities may vary in their capacity to store carbon, recover from disturbances.</w:t>
      </w:r>
      <w:r w:rsidDel="00000000" w:rsidR="00000000" w:rsidRPr="00000000">
        <w:rPr>
          <w:rtl w:val="0"/>
        </w:rPr>
        <w:t xml:space="preserve"> </w:t>
      </w:r>
    </w:p>
    <w:p w:rsidR="00000000" w:rsidDel="00000000" w:rsidP="00000000" w:rsidRDefault="00000000" w:rsidRPr="00000000" w14:paraId="00000114">
      <w:pPr>
        <w:spacing w:after="240" w:lineRule="auto"/>
        <w:rPr/>
      </w:pPr>
      <w:r w:rsidDel="00000000" w:rsidR="00000000" w:rsidRPr="00000000">
        <w:rPr>
          <w:rtl w:val="0"/>
        </w:rPr>
        <w:t xml:space="preserve">Heterogeneity in climate, soils, and biotic factors lead to an non-uniform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p w:rsidR="00000000" w:rsidDel="00000000" w:rsidP="00000000" w:rsidRDefault="00000000" w:rsidRPr="00000000" w14:paraId="00000115">
      <w:pPr>
        <w:pStyle w:val="Heading3"/>
        <w:rPr/>
      </w:pPr>
      <w:bookmarkStart w:colFirst="0" w:colLast="0" w:name="_h53zsa9y2giw" w:id="12"/>
      <w:bookmarkEnd w:id="12"/>
      <w:commentRangeStart w:id="179"/>
      <w:commentRangeStart w:id="180"/>
      <w:r w:rsidDel="00000000" w:rsidR="00000000" w:rsidRPr="00000000">
        <w:rPr>
          <w:rtl w:val="0"/>
        </w:rPr>
        <w:t xml:space="preserve">2.2 </w:t>
      </w:r>
      <w:commentRangeStart w:id="181"/>
      <w:commentRangeStart w:id="182"/>
      <w:r w:rsidDel="00000000" w:rsidR="00000000" w:rsidRPr="00000000">
        <w:rPr>
          <w:rtl w:val="0"/>
        </w:rPr>
        <w:t xml:space="preserve">Biodiversity</w:t>
      </w:r>
      <w:commentRangeEnd w:id="179"/>
      <w:r w:rsidDel="00000000" w:rsidR="00000000" w:rsidRPr="00000000">
        <w:commentReference w:id="179"/>
      </w:r>
      <w:commentRangeEnd w:id="180"/>
      <w:r w:rsidDel="00000000" w:rsidR="00000000" w:rsidRPr="00000000">
        <w:commentReference w:id="180"/>
      </w:r>
      <w:commentRangeEnd w:id="181"/>
      <w:r w:rsidDel="00000000" w:rsidR="00000000" w:rsidRPr="00000000">
        <w:commentReference w:id="181"/>
      </w:r>
      <w:commentRangeEnd w:id="182"/>
      <w:r w:rsidDel="00000000" w:rsidR="00000000" w:rsidRPr="00000000">
        <w:commentReference w:id="182"/>
      </w:r>
      <w:r w:rsidDel="00000000" w:rsidR="00000000" w:rsidRPr="00000000">
        <w:rPr>
          <w:rtl w:val="0"/>
        </w:rPr>
      </w:r>
    </w:p>
    <w:p w:rsidR="00000000" w:rsidDel="00000000" w:rsidP="00000000" w:rsidRDefault="00000000" w:rsidRPr="00000000" w14:paraId="00000116">
      <w:pPr>
        <w:rPr>
          <w:b w:val="1"/>
          <w:i w:val="1"/>
        </w:rPr>
      </w:pPr>
      <w:r w:rsidDel="00000000" w:rsidR="00000000" w:rsidRPr="00000000">
        <w:rPr>
          <w:b w:val="1"/>
          <w:i w:val="1"/>
          <w:rtl w:val="0"/>
        </w:rPr>
        <w:t xml:space="preserve">This PANGEA science theme will investigate how tropical </w:t>
      </w:r>
      <w:r w:rsidDel="00000000" w:rsidR="00000000" w:rsidRPr="00000000">
        <w:rPr>
          <w:b w:val="1"/>
          <w:i w:val="1"/>
          <w:rtl w:val="0"/>
        </w:rPr>
        <w:t xml:space="preserve">biodiversity </w:t>
      </w:r>
      <w:r w:rsidDel="00000000" w:rsidR="00000000" w:rsidRPr="00000000">
        <w:rPr>
          <w:b w:val="1"/>
          <w:i w:val="1"/>
          <w:rtl w:val="0"/>
        </w:rPr>
        <w:t xml:space="preserve">varies spatially at local, regional, and continental scales, how it shapes ecosystem function and responses to climate and anthropogenic change, and how it thereby contributes to heterogeneity in forest resilience and feedbacks to global climate and socio-ecological systems.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commentRangeStart w:id="183"/>
      <w:r w:rsidDel="00000000" w:rsidR="00000000" w:rsidRPr="00000000">
        <w:rPr>
          <w:rtl w:val="0"/>
        </w:rPr>
        <w:t xml:space="preserve">Tropical </w:t>
      </w:r>
      <w:commentRangeEnd w:id="183"/>
      <w:r w:rsidDel="00000000" w:rsidR="00000000" w:rsidRPr="00000000">
        <w:commentReference w:id="183"/>
      </w:r>
      <w:r w:rsidDel="00000000" w:rsidR="00000000" w:rsidRPr="00000000">
        <w:rPr>
          <w:rtl w:val="0"/>
        </w:rPr>
        <w:t xml:space="preserve">biomes are the most biodiverse on Earth. Biodiversity is the variability among all living organisms and ecosystems, including taxonomic, phylogenetic, functional, and genetic diversity within and among species, as well as within and among sites. </w:t>
      </w:r>
      <w:r w:rsidDel="00000000" w:rsidR="00000000" w:rsidRPr="00000000">
        <w:rPr>
          <w:rtl w:val="0"/>
        </w:rPr>
        <w:t xml:space="preserve">Tropical forests are home to more than half of Earth’s described species diversity</w:t>
      </w:r>
      <w:r w:rsidDel="00000000" w:rsidR="00000000" w:rsidRPr="00000000">
        <w:rPr>
          <w:rtl w:val="0"/>
        </w:rPr>
        <w:t xml:space="preserve">, even though they encompass only about one-fifth of terrestrial areas and many tropical species remain undocumented </w:t>
      </w:r>
      <w:r w:rsidDel="00000000" w:rsidR="00000000" w:rsidRPr="00000000">
        <w:rPr>
          <w:rtl w:val="0"/>
        </w:rPr>
        <w:t xml:space="preserve">(</w:t>
      </w:r>
      <w:commentRangeStart w:id="184"/>
      <w:commentRangeStart w:id="185"/>
      <w:r w:rsidDel="00000000" w:rsidR="00000000" w:rsidRPr="00000000">
        <w:rPr>
          <w:highlight w:val="yellow"/>
          <w:rtl w:val="0"/>
        </w:rPr>
        <w:t xml:space="preserve">Lewis</w:t>
      </w:r>
      <w:commentRangeEnd w:id="184"/>
      <w:r w:rsidDel="00000000" w:rsidR="00000000" w:rsidRPr="00000000">
        <w:commentReference w:id="184"/>
      </w:r>
      <w:commentRangeEnd w:id="185"/>
      <w:r w:rsidDel="00000000" w:rsidR="00000000" w:rsidRPr="00000000">
        <w:commentReference w:id="185"/>
      </w:r>
      <w:r w:rsidDel="00000000" w:rsidR="00000000" w:rsidRPr="00000000">
        <w:rPr>
          <w:highlight w:val="yellow"/>
          <w:rtl w:val="0"/>
        </w:rPr>
        <w:t xml:space="preserve"> et al. 2015, Barlow et al. 2018, Dinerstein et al. 2017, Pillay et al. 2022; Gatti et al. 2022</w:t>
      </w:r>
      <w:r w:rsidDel="00000000" w:rsidR="00000000" w:rsidRPr="00000000">
        <w:rPr>
          <w:rtl w:val="0"/>
        </w:rPr>
        <w:t xml:space="preserve">). The high total number of species found in tropical forests (high gamma diversity) reflects both extraordinarily high numbers of species within sites (alpha diversity), as well as substantial turnover of species among sites (beta diversity) (</w:t>
      </w:r>
      <w:commentRangeStart w:id="186"/>
      <w:r w:rsidDel="00000000" w:rsidR="00000000" w:rsidRPr="00000000">
        <w:rPr>
          <w:rtl w:val="0"/>
        </w:rPr>
        <w:t xml:space="preserve">Condit et al. 2002, Basset et al. 2012, Jenkins et al. 2013, Slik et al. 2015</w:t>
      </w:r>
      <w:commentRangeEnd w:id="186"/>
      <w:r w:rsidDel="00000000" w:rsidR="00000000" w:rsidRPr="00000000">
        <w:commentReference w:id="186"/>
      </w:r>
      <w:r w:rsidDel="00000000" w:rsidR="00000000" w:rsidRPr="00000000">
        <w:rPr>
          <w:rtl w:val="0"/>
        </w:rPr>
        <w:t xml:space="preserve">). At small scales, among-site compositional variation largely reflects environmental filtering and stochasticity (</w:t>
      </w:r>
      <w:commentRangeStart w:id="187"/>
      <w:r w:rsidDel="00000000" w:rsidR="00000000" w:rsidRPr="00000000">
        <w:rPr>
          <w:rtl w:val="0"/>
        </w:rPr>
        <w:t xml:space="preserve">Condit et al. 2002, Fyllas et al. 2009, Condit et al. 2013, Asner et al. 2014, Chadwick and Asner 2018</w:t>
      </w:r>
      <w:commentRangeEnd w:id="187"/>
      <w:r w:rsidDel="00000000" w:rsidR="00000000" w:rsidRPr="00000000">
        <w:commentReference w:id="187"/>
      </w:r>
      <w:r w:rsidDel="00000000" w:rsidR="00000000" w:rsidRPr="00000000">
        <w:rPr>
          <w:rtl w:val="0"/>
        </w:rPr>
        <w:t xml:space="preserve">). At the largest scales, the divergent evolutionary histories of different tropical continents has resulted in very different species assemblages and phylogenetic composition </w:t>
      </w:r>
      <w:commentRangeStart w:id="188"/>
      <w:r w:rsidDel="00000000" w:rsidR="00000000" w:rsidRPr="00000000">
        <w:rPr>
          <w:rtl w:val="0"/>
        </w:rPr>
        <w:t xml:space="preserve">(Slik et al. 2018)</w:t>
      </w:r>
      <w:commentRangeEnd w:id="188"/>
      <w:r w:rsidDel="00000000" w:rsidR="00000000" w:rsidRPr="00000000">
        <w:commentReference w:id="188"/>
      </w:r>
      <w:r w:rsidDel="00000000" w:rsidR="00000000" w:rsidRPr="00000000">
        <w:rPr>
          <w:rtl w:val="0"/>
        </w:rPr>
        <w:t xml:space="preserve">. The high taxonomic and phylogenetic diversity of tropical forests is accompanied by high functional diversity, with species displaying a wide range of life history strategies, functional traits, and environmental responses (</w:t>
      </w:r>
      <w:commentRangeStart w:id="189"/>
      <w:r w:rsidDel="00000000" w:rsidR="00000000" w:rsidRPr="00000000">
        <w:rPr>
          <w:rtl w:val="0"/>
        </w:rPr>
        <w:t xml:space="preserve">Fyllas et al. 2009, Condit et al. 2013, Slot and Winter 2017, Ruger et al. 2018, Homeier et al. 2021</w:t>
      </w:r>
      <w:commentRangeEnd w:id="189"/>
      <w:r w:rsidDel="00000000" w:rsidR="00000000" w:rsidRPr="00000000">
        <w:commentReference w:id="189"/>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commentRangeStart w:id="190"/>
      <w:r w:rsidDel="00000000" w:rsidR="00000000" w:rsidRPr="00000000">
        <w:rPr>
          <w:rtl w:val="0"/>
        </w:rPr>
        <w:t xml:space="preserve">Tropical </w:t>
      </w:r>
      <w:commentRangeEnd w:id="190"/>
      <w:r w:rsidDel="00000000" w:rsidR="00000000" w:rsidRPr="00000000">
        <w:commentReference w:id="190"/>
      </w:r>
      <w:r w:rsidDel="00000000" w:rsidR="00000000" w:rsidRPr="00000000">
        <w:rPr>
          <w:rtl w:val="0"/>
        </w:rPr>
        <w:t xml:space="preserve">biodiversity is critically important to the functioning of tropical ecosystems and their feedbacks to the earth system (</w:t>
      </w:r>
      <w:commentRangeStart w:id="191"/>
      <w:r w:rsidDel="00000000" w:rsidR="00000000" w:rsidRPr="00000000">
        <w:rPr>
          <w:rtl w:val="0"/>
        </w:rPr>
        <w:t xml:space="preserve">Cardinale et al. 2012, Dirzo et al. 2012, Sakschewski et al. 2016, Berzaghi et al. 2018, Schmitt et al. 2020</w:t>
      </w:r>
      <w:commentRangeEnd w:id="191"/>
      <w:r w:rsidDel="00000000" w:rsidR="00000000" w:rsidRPr="00000000">
        <w:commentReference w:id="191"/>
      </w:r>
      <w:r w:rsidDel="00000000" w:rsidR="00000000" w:rsidRPr="00000000">
        <w:rPr>
          <w:rtl w:val="0"/>
        </w:rPr>
        <w:t xml:space="preserve">). Which species are present in an area, and their traits and abundances, affects forest structure, function, </w:t>
      </w:r>
      <w:r w:rsidDel="00000000" w:rsidR="00000000" w:rsidRPr="00000000">
        <w:rPr>
          <w:rtl w:val="0"/>
        </w:rPr>
        <w:t xml:space="preserve">resilience</w:t>
      </w:r>
      <w:r w:rsidDel="00000000" w:rsidR="00000000" w:rsidRPr="00000000">
        <w:rPr>
          <w:rtl w:val="0"/>
        </w:rPr>
        <w:t xml:space="preserve">, and interactions with local and global climate and social-ecological systems (e.g,. </w:t>
      </w:r>
      <w:commentRangeStart w:id="192"/>
      <w:r w:rsidDel="00000000" w:rsidR="00000000" w:rsidRPr="00000000">
        <w:rPr>
          <w:rtl w:val="0"/>
        </w:rPr>
        <w:t xml:space="preserve">Dirzo et al. 2014</w:t>
      </w:r>
      <w:commentRangeEnd w:id="192"/>
      <w:r w:rsidDel="00000000" w:rsidR="00000000" w:rsidRPr="00000000">
        <w:commentReference w:id="192"/>
      </w:r>
      <w:r w:rsidDel="00000000" w:rsidR="00000000" w:rsidRPr="00000000">
        <w:rPr>
          <w:rtl w:val="0"/>
        </w:rPr>
        <w:t xml:space="preserve">; </w:t>
      </w:r>
      <w:commentRangeStart w:id="193"/>
      <w:r w:rsidDel="00000000" w:rsidR="00000000" w:rsidRPr="00000000">
        <w:rPr>
          <w:rtl w:val="0"/>
        </w:rPr>
        <w:t xml:space="preserve">Del-Claro &amp; Dirzo 2021</w:t>
      </w:r>
      <w:commentRangeEnd w:id="193"/>
      <w:r w:rsidDel="00000000" w:rsidR="00000000" w:rsidRPr="00000000">
        <w:commentReference w:id="193"/>
      </w:r>
      <w:r w:rsidDel="00000000" w:rsidR="00000000" w:rsidRPr="00000000">
        <w:rPr>
          <w:rtl w:val="0"/>
        </w:rPr>
        <w:t xml:space="preserve">). The wide variation in structure and function among tropical forests is closely linked to variation in biodiversity, reflecting not only the influences of abiotic environmental factors on biodiversity, structure, and function, but also feedbacks </w:t>
      </w:r>
      <w:r w:rsidDel="00000000" w:rsidR="00000000" w:rsidRPr="00000000">
        <w:rPr>
          <w:i w:val="1"/>
          <w:rtl w:val="0"/>
        </w:rPr>
        <w:t xml:space="preserve">between </w:t>
      </w:r>
      <w:r w:rsidDel="00000000" w:rsidR="00000000" w:rsidRPr="00000000">
        <w:rPr>
          <w:rtl w:val="0"/>
        </w:rPr>
        <w:t xml:space="preserve">biodiversity and structure and function (Muller-Landau et al. 2021). The species and functional composition of woody plants is particularly important in shaping forest structure and function, which in turn affects microclimates, habitat, and food resources for animals and microbes.</w:t>
      </w:r>
    </w:p>
    <w:p w:rsidR="00000000" w:rsidDel="00000000" w:rsidP="00000000" w:rsidRDefault="00000000" w:rsidRPr="00000000" w14:paraId="0000011B">
      <w:pPr>
        <w:spacing w:after="240" w:before="240" w:lineRule="auto"/>
        <w:ind w:firstLine="20"/>
        <w:rPr/>
      </w:pPr>
      <w:r w:rsidDel="00000000" w:rsidR="00000000" w:rsidRPr="00000000">
        <w:rPr>
          <w:rtl w:val="0"/>
        </w:rPr>
        <w:t xml:space="preserve">Leaf phenological strategy is an important aspect of plant functional trait variation in tropical forests, which plays a major role in stand-level productivity, responses to climate variation, and the seasonal availability of food resources for animals and microbes </w:t>
      </w:r>
      <w:commentRangeStart w:id="194"/>
      <w:r w:rsidDel="00000000" w:rsidR="00000000" w:rsidRPr="00000000">
        <w:rPr>
          <w:rtl w:val="0"/>
        </w:rPr>
        <w:t xml:space="preserve">(Hutyra et al. 2007; Christoffersen et al. 2014; Xu et al. 2016; Wu et al. 2017; Longo et al. 2018; Manoli et al. 2018)</w:t>
      </w:r>
      <w:commentRangeEnd w:id="194"/>
      <w:r w:rsidDel="00000000" w:rsidR="00000000" w:rsidRPr="00000000">
        <w:commentReference w:id="194"/>
      </w:r>
      <w:r w:rsidDel="00000000" w:rsidR="00000000" w:rsidRPr="00000000">
        <w:rPr>
          <w:rtl w:val="0"/>
        </w:rPr>
        <w:t xml:space="preserve">. Tropical trees and lianas display a large diversity of leaf phenological strategies, from evergreen to deciduous, with variation in the duration, timing, and completeness of deciduousness, and whether deciduousness is obligate or facultative (</w:t>
      </w:r>
      <w:commentRangeStart w:id="195"/>
      <w:r w:rsidDel="00000000" w:rsidR="00000000" w:rsidRPr="00000000">
        <w:rPr>
          <w:rtl w:val="0"/>
        </w:rPr>
        <w:t xml:space="preserve">Borchert 1994; Eamus 1999; Kushwaha and Singh 2005; Williams et al. 2008; Kearsley et al. 2024</w:t>
      </w:r>
      <w:commentRangeEnd w:id="195"/>
      <w:r w:rsidDel="00000000" w:rsidR="00000000" w:rsidRPr="00000000">
        <w:commentReference w:id="195"/>
      </w:r>
      <w:r w:rsidDel="00000000" w:rsidR="00000000" w:rsidRPr="00000000">
        <w:rPr>
          <w:rtl w:val="0"/>
        </w:rPr>
        <w:t xml:space="preserve">). Leaf lifespans and the seasonal timing of leaf production also vary widely, with implications for seasonal variation in leaf quality and photosynthetic capacity (</w:t>
      </w:r>
      <w:commentRangeStart w:id="196"/>
      <w:r w:rsidDel="00000000" w:rsidR="00000000" w:rsidRPr="00000000">
        <w:rPr>
          <w:rtl w:val="0"/>
        </w:rPr>
        <w:t xml:space="preserve">Wu et al. 2016; Lopes et al. 2016; Wu et al. 2017; Albert et al. 2018)</w:t>
      </w:r>
      <w:commentRangeEnd w:id="196"/>
      <w:r w:rsidDel="00000000" w:rsidR="00000000" w:rsidRPr="00000000">
        <w:commentReference w:id="196"/>
      </w:r>
      <w:r w:rsidDel="00000000" w:rsidR="00000000" w:rsidRPr="00000000">
        <w:rPr>
          <w:rtl w:val="0"/>
        </w:rPr>
        <w:t xml:space="preserve">. The relative abundance of different phenological strategies varies systematically among tropical forests in relation to climate, geomorphology, soils, and other factors (e.g.,</w:t>
      </w:r>
      <w:commentRangeStart w:id="197"/>
      <w:r w:rsidDel="00000000" w:rsidR="00000000" w:rsidRPr="00000000">
        <w:rPr>
          <w:rtl w:val="0"/>
        </w:rPr>
        <w:t xml:space="preserve"> Condit et al. 2000</w:t>
      </w:r>
      <w:commentRangeEnd w:id="197"/>
      <w:r w:rsidDel="00000000" w:rsidR="00000000" w:rsidRPr="00000000">
        <w:commentReference w:id="197"/>
      </w:r>
      <w:r w:rsidDel="00000000" w:rsidR="00000000" w:rsidRPr="00000000">
        <w:rPr>
          <w:rtl w:val="0"/>
        </w:rPr>
        <w:t xml:space="preserve">), and contributes importantly to strong stand-level variation in leaf phenology among sites (</w:t>
      </w:r>
      <w:commentRangeStart w:id="198"/>
      <w:r w:rsidDel="00000000" w:rsidR="00000000" w:rsidRPr="00000000">
        <w:rPr>
          <w:rtl w:val="0"/>
        </w:rPr>
        <w:t xml:space="preserve">Bohlman 2010; Guan et al. 2015; Fisher et al. 2020; Fadrique et al. 2021</w:t>
      </w:r>
      <w:commentRangeEnd w:id="198"/>
      <w:r w:rsidDel="00000000" w:rsidR="00000000" w:rsidRPr="00000000">
        <w:commentReference w:id="198"/>
      </w:r>
      <w:r w:rsidDel="00000000" w:rsidR="00000000" w:rsidRPr="00000000">
        <w:rPr>
          <w:rtl w:val="0"/>
        </w:rPr>
        <w:t xml:space="preserve">; </w:t>
      </w:r>
      <w:commentRangeStart w:id="199"/>
      <w:r w:rsidDel="00000000" w:rsidR="00000000" w:rsidRPr="00000000">
        <w:rPr>
          <w:rtl w:val="0"/>
        </w:rPr>
        <w:t xml:space="preserve">Yang et al. 2021</w:t>
      </w:r>
      <w:commentRangeEnd w:id="199"/>
      <w:r w:rsidDel="00000000" w:rsidR="00000000" w:rsidRPr="00000000">
        <w:commentReference w:id="199"/>
      </w:r>
      <w:r w:rsidDel="00000000" w:rsidR="00000000" w:rsidRPr="00000000">
        <w:rPr>
          <w:rtl w:val="0"/>
        </w:rPr>
        <w:t xml:space="preserve">). Leaf phenology also varies substantially among years within sites, contributing to interannual variation in forest function (</w:t>
      </w:r>
      <w:commentRangeStart w:id="200"/>
      <w:r w:rsidDel="00000000" w:rsidR="00000000" w:rsidRPr="00000000">
        <w:rPr>
          <w:rtl w:val="0"/>
        </w:rPr>
        <w:t xml:space="preserve">Pau et al. 2010; Detto et al. 2018; Lamjiak et al. 2021)</w:t>
      </w:r>
      <w:commentRangeEnd w:id="200"/>
      <w:r w:rsidDel="00000000" w:rsidR="00000000" w:rsidRPr="00000000">
        <w:commentReference w:id="200"/>
      </w:r>
      <w:r w:rsidDel="00000000" w:rsidR="00000000" w:rsidRPr="00000000">
        <w:rPr>
          <w:rtl w:val="0"/>
        </w:rPr>
        <w:t xml:space="preserve">. Year-to-year variation in leaf phenology on short time scales is due mainly to responses of plants to climate variation, though it can also arise from temporal shifts in species composition and abundance due to disturbances, succession, or other factors, which become increasingly important at longer timescales. Climate drivers of leaf phenology include water availability and light. Many tropical trees, species, and stands “green up” at times of year when they receive the most light (fewer clouds), even if more light is accompanied by drier conditions (</w:t>
      </w:r>
      <w:commentRangeStart w:id="201"/>
      <w:r w:rsidDel="00000000" w:rsidR="00000000" w:rsidRPr="00000000">
        <w:rPr>
          <w:rtl w:val="0"/>
        </w:rPr>
        <w:t xml:space="preserve">Wright and van Schaik 1994; Lopes et al. 2016; Wagner et al. 2017; Li et al. 2021</w:t>
      </w:r>
      <w:commentRangeEnd w:id="201"/>
      <w:r w:rsidDel="00000000" w:rsidR="00000000" w:rsidRPr="00000000">
        <w:commentReference w:id="201"/>
      </w:r>
      <w:r w:rsidDel="00000000" w:rsidR="00000000" w:rsidRPr="00000000">
        <w:rPr>
          <w:rtl w:val="0"/>
        </w:rPr>
        <w:t xml:space="preserve">). </w:t>
      </w:r>
    </w:p>
    <w:p w:rsidR="00000000" w:rsidDel="00000000" w:rsidP="00000000" w:rsidRDefault="00000000" w:rsidRPr="00000000" w14:paraId="0000011C">
      <w:pPr>
        <w:spacing w:after="240" w:before="240" w:lineRule="auto"/>
        <w:rPr/>
      </w:pPr>
      <w:r w:rsidDel="00000000" w:rsidR="00000000" w:rsidRPr="00000000">
        <w:rPr>
          <w:rtl w:val="0"/>
        </w:rPr>
        <w:t xml:space="preserve">Tropical forest structure and function is also strongly influenced by other dimensions of woody plant functional trait composition, including the fast-slow axes of plant life history, adult stature, and self-supporting vs. climbing strategies to reach the canopy. The fast-slow axis extends from plant species with fast resource acquisition and processing, fast growth, high resource needs, high mortality rates, and low shade-tolerance to species with slow resource acquisition and processing, slow growth, low resource needs, low mortality rates, and high shade-tolerance (</w:t>
      </w:r>
      <w:commentRangeStart w:id="202"/>
      <w:r w:rsidDel="00000000" w:rsidR="00000000" w:rsidRPr="00000000">
        <w:rPr>
          <w:rtl w:val="0"/>
        </w:rPr>
        <w:t xml:space="preserve">Reich 2014, Ruger et al. 2018</w:t>
      </w:r>
      <w:commentRangeEnd w:id="202"/>
      <w:r w:rsidDel="00000000" w:rsidR="00000000" w:rsidRPr="00000000">
        <w:commentReference w:id="202"/>
      </w:r>
      <w:r w:rsidDel="00000000" w:rsidR="00000000" w:rsidRPr="00000000">
        <w:rPr>
          <w:rtl w:val="0"/>
        </w:rPr>
        <w:t xml:space="preserve">). Variation in functional composition among stands thus relates to forest successional status, woody productivity, and woody residence time. The fast-slow axis encompasses variation in leaf traits such as leaf mass per area (LMA) and leaf nutrient content that can be measured with hyperspectral imaging, enabling quantification of this dimension of plant functional composition from remote sensing (</w:t>
      </w:r>
      <w:commentRangeStart w:id="203"/>
      <w:r w:rsidDel="00000000" w:rsidR="00000000" w:rsidRPr="00000000">
        <w:rPr>
          <w:rtl w:val="0"/>
        </w:rPr>
        <w:t xml:space="preserve">Asner et al. 2016</w:t>
      </w:r>
      <w:commentRangeEnd w:id="203"/>
      <w:r w:rsidDel="00000000" w:rsidR="00000000" w:rsidRPr="00000000">
        <w:commentReference w:id="203"/>
      </w:r>
      <w:r w:rsidDel="00000000" w:rsidR="00000000" w:rsidRPr="00000000">
        <w:rPr>
          <w:rtl w:val="0"/>
        </w:rPr>
        <w:t xml:space="preserve">, </w:t>
      </w:r>
      <w:commentRangeStart w:id="204"/>
      <w:r w:rsidDel="00000000" w:rsidR="00000000" w:rsidRPr="00000000">
        <w:rPr>
          <w:rtl w:val="0"/>
        </w:rPr>
        <w:t xml:space="preserve">Chadwick &amp; Asner 2016</w:t>
      </w:r>
      <w:commentRangeEnd w:id="204"/>
      <w:r w:rsidDel="00000000" w:rsidR="00000000" w:rsidRPr="00000000">
        <w:commentReference w:id="204"/>
      </w:r>
      <w:r w:rsidDel="00000000" w:rsidR="00000000" w:rsidRPr="00000000">
        <w:rPr>
          <w:rtl w:val="0"/>
        </w:rPr>
        <w:t xml:space="preserve">). Recent work has also explored functional diversity and redundancy trends using multispectral imagery (</w:t>
      </w:r>
      <w:commentRangeStart w:id="205"/>
      <w:r w:rsidDel="00000000" w:rsidR="00000000" w:rsidRPr="00000000">
        <w:rPr>
          <w:rtl w:val="0"/>
        </w:rPr>
        <w:t xml:space="preserve">Aguirre‐Gutiérrez et al 2021</w:t>
      </w:r>
      <w:commentRangeEnd w:id="205"/>
      <w:r w:rsidDel="00000000" w:rsidR="00000000" w:rsidRPr="00000000">
        <w:commentReference w:id="205"/>
      </w:r>
      <w:r w:rsidDel="00000000" w:rsidR="00000000" w:rsidRPr="00000000">
        <w:rPr>
          <w:rtl w:val="0"/>
        </w:rPr>
        <w:t xml:space="preserve">). </w:t>
      </w:r>
    </w:p>
    <w:p w:rsidR="00000000" w:rsidDel="00000000" w:rsidP="00000000" w:rsidRDefault="00000000" w:rsidRPr="00000000" w14:paraId="0000011D">
      <w:pPr>
        <w:spacing w:after="240" w:before="240" w:lineRule="auto"/>
        <w:rPr/>
      </w:pPr>
      <w:r w:rsidDel="00000000" w:rsidR="00000000" w:rsidRPr="00000000">
        <w:rPr>
          <w:rtl w:val="0"/>
        </w:rPr>
        <w:t xml:space="preserve">Another major axis of variation among tropical trees is adult stature, which ranges from small shrubs to giant emergent trees above the main canopy (</w:t>
      </w:r>
      <w:commentRangeStart w:id="206"/>
      <w:r w:rsidDel="00000000" w:rsidR="00000000" w:rsidRPr="00000000">
        <w:rPr>
          <w:rtl w:val="0"/>
        </w:rPr>
        <w:t xml:space="preserve">Ruger et al. 2018</w:t>
      </w:r>
      <w:commentRangeEnd w:id="206"/>
      <w:r w:rsidDel="00000000" w:rsidR="00000000" w:rsidRPr="00000000">
        <w:commentReference w:id="206"/>
      </w:r>
      <w:r w:rsidDel="00000000" w:rsidR="00000000" w:rsidRPr="00000000">
        <w:rPr>
          <w:rtl w:val="0"/>
        </w:rPr>
        <w:t xml:space="preserve">, </w:t>
      </w:r>
      <w:commentRangeStart w:id="207"/>
      <w:r w:rsidDel="00000000" w:rsidR="00000000" w:rsidRPr="00000000">
        <w:rPr>
          <w:rtl w:val="0"/>
        </w:rPr>
        <w:t xml:space="preserve">Maynard </w:t>
      </w:r>
      <w:commentRangeEnd w:id="207"/>
      <w:r w:rsidDel="00000000" w:rsidR="00000000" w:rsidRPr="00000000">
        <w:commentReference w:id="207"/>
      </w:r>
      <w:r w:rsidDel="00000000" w:rsidR="00000000" w:rsidRPr="00000000">
        <w:rPr>
          <w:rtl w:val="0"/>
        </w:rPr>
        <w:t xml:space="preserve">et al. 2022). Forest carbon stocks, structure, and productivity are intimately related to the relative abundances of trees of different sizes, which in turn depends on functional composition with respect to this axis. Lidar can provide information on canopy height and even tree size distributions, thus providing information on this dimension of plant functional variation (</w:t>
      </w:r>
      <w:commentRangeStart w:id="208"/>
      <w:r w:rsidDel="00000000" w:rsidR="00000000" w:rsidRPr="00000000">
        <w:rPr>
          <w:rtl w:val="0"/>
        </w:rPr>
        <w:t xml:space="preserve">Stark et al. 2012</w:t>
      </w:r>
      <w:commentRangeEnd w:id="208"/>
      <w:r w:rsidDel="00000000" w:rsidR="00000000" w:rsidRPr="00000000">
        <w:commentReference w:id="208"/>
      </w:r>
      <w:r w:rsidDel="00000000" w:rsidR="00000000" w:rsidRPr="00000000">
        <w:rPr>
          <w:rtl w:val="0"/>
        </w:rPr>
        <w:t xml:space="preserve">). Finally, tropical woody plants may be self-supporting like trees and shrubs, or be structural parasites like lianas (woody vines) that rely on other plants for support (</w:t>
      </w:r>
      <w:commentRangeStart w:id="209"/>
      <w:r w:rsidDel="00000000" w:rsidR="00000000" w:rsidRPr="00000000">
        <w:rPr>
          <w:rtl w:val="0"/>
        </w:rPr>
        <w:t xml:space="preserve">Muller-Landau and Pacala 2020</w:t>
      </w:r>
      <w:commentRangeEnd w:id="209"/>
      <w:r w:rsidDel="00000000" w:rsidR="00000000" w:rsidRPr="00000000">
        <w:commentReference w:id="209"/>
      </w:r>
      <w:r w:rsidDel="00000000" w:rsidR="00000000" w:rsidRPr="00000000">
        <w:rPr>
          <w:rtl w:val="0"/>
        </w:rPr>
        <w:t xml:space="preserve">). Lianas reduce tree growth and increase tree mortality, and thereby alter forest structure and function (</w:t>
      </w:r>
      <w:commentRangeStart w:id="210"/>
      <w:r w:rsidDel="00000000" w:rsidR="00000000" w:rsidRPr="00000000">
        <w:rPr>
          <w:rtl w:val="0"/>
        </w:rPr>
        <w:t xml:space="preserve">Estrada-Villegas et al. 2022</w:t>
      </w:r>
      <w:commentRangeEnd w:id="210"/>
      <w:r w:rsidDel="00000000" w:rsidR="00000000" w:rsidRPr="00000000">
        <w:commentReference w:id="210"/>
      </w:r>
      <w:r w:rsidDel="00000000" w:rsidR="00000000" w:rsidRPr="00000000">
        <w:rPr>
          <w:rtl w:val="0"/>
        </w:rPr>
        <w:t xml:space="preserve">). Higher liana abundance leads to slower carbon accumulation in secondary forests, lower woody productivity, lower forest stature, and lower biomass carbon stocks (</w:t>
      </w:r>
      <w:commentRangeStart w:id="211"/>
      <w:r w:rsidDel="00000000" w:rsidR="00000000" w:rsidRPr="00000000">
        <w:rPr>
          <w:rtl w:val="0"/>
        </w:rPr>
        <w:t xml:space="preserve">van der Heijden et al. 2015</w:t>
      </w:r>
      <w:commentRangeEnd w:id="211"/>
      <w:r w:rsidDel="00000000" w:rsidR="00000000" w:rsidRPr="00000000">
        <w:commentReference w:id="211"/>
      </w:r>
      <w:r w:rsidDel="00000000" w:rsidR="00000000" w:rsidRPr="00000000">
        <w:rPr>
          <w:rtl w:val="0"/>
        </w:rPr>
        <w:t xml:space="preserve">). Liana abundance varies widely among tropical forests in relation to climate, disturbance history, and other factors (</w:t>
      </w:r>
      <w:commentRangeStart w:id="212"/>
      <w:r w:rsidDel="00000000" w:rsidR="00000000" w:rsidRPr="00000000">
        <w:rPr>
          <w:rtl w:val="0"/>
        </w:rPr>
        <w:t xml:space="preserve">Dewalt et al. 2015</w:t>
      </w:r>
      <w:commentRangeEnd w:id="212"/>
      <w:r w:rsidDel="00000000" w:rsidR="00000000" w:rsidRPr="00000000">
        <w:commentReference w:id="212"/>
      </w:r>
      <w:r w:rsidDel="00000000" w:rsidR="00000000" w:rsidRPr="00000000">
        <w:rPr>
          <w:rtl w:val="0"/>
        </w:rPr>
        <w:t xml:space="preserve">), and is on average increasing, for reasons that remain unclear (</w:t>
      </w:r>
      <w:commentRangeStart w:id="213"/>
      <w:r w:rsidDel="00000000" w:rsidR="00000000" w:rsidRPr="00000000">
        <w:rPr>
          <w:rtl w:val="0"/>
        </w:rPr>
        <w:t xml:space="preserve">Schnitzer and Bongers 2011</w:t>
      </w:r>
      <w:ins w:author="Helene Muller-Landau" w:id="22" w:date="2024-09-17T12:31:56Z">
        <w:commentRangeEnd w:id="213"/>
        <w:r w:rsidDel="00000000" w:rsidR="00000000" w:rsidRPr="00000000">
          <w:commentReference w:id="213"/>
        </w:r>
        <w:r w:rsidDel="00000000" w:rsidR="00000000" w:rsidRPr="00000000">
          <w:rPr>
            <w:rtl w:val="0"/>
          </w:rPr>
          <w:t xml:space="preserve">, </w:t>
        </w:r>
        <w:commentRangeStart w:id="214"/>
        <w:r w:rsidDel="00000000" w:rsidR="00000000" w:rsidRPr="00000000">
          <w:rPr>
            <w:rtl w:val="0"/>
          </w:rPr>
          <w:t xml:space="preserve">Rueda-Trujillo et al. 2024</w:t>
        </w:r>
      </w:ins>
      <w:commentRangeEnd w:id="214"/>
      <w:r w:rsidDel="00000000" w:rsidR="00000000" w:rsidRPr="00000000">
        <w:commentReference w:id="214"/>
      </w:r>
      <w:r w:rsidDel="00000000" w:rsidR="00000000" w:rsidRPr="00000000">
        <w:rPr>
          <w:rtl w:val="0"/>
        </w:rPr>
        <w:t xml:space="preserve">). Lianas differ from trees in their leaf angles and in the distributions of their leaf traits, making it possible to quantify liana abundance with remote sensing (</w:t>
      </w:r>
      <w:commentRangeStart w:id="215"/>
      <w:r w:rsidDel="00000000" w:rsidR="00000000" w:rsidRPr="00000000">
        <w:rPr>
          <w:rtl w:val="0"/>
        </w:rPr>
        <w:t xml:space="preserve">van der Heijden et al. 2022</w:t>
      </w:r>
      <w:commentRangeEnd w:id="215"/>
      <w:r w:rsidDel="00000000" w:rsidR="00000000" w:rsidRPr="00000000">
        <w:commentReference w:id="215"/>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Understanding the influence of functional diversity on ecosystem functioning, such as carbon sequestration and storage, is critical in the face of climate change, since it remains uncertain whether or not tropical forests will remain a carbon sink </w:t>
      </w:r>
      <w:r w:rsidDel="00000000" w:rsidR="00000000" w:rsidRPr="00000000">
        <w:rPr>
          <w:highlight w:val="white"/>
          <w:rtl w:val="0"/>
        </w:rPr>
        <w:t xml:space="preserve">(Arora et al., 2020; Brienen et al., 2015; Hubau et al., 2020; Sabatini et al., 2019)</w:t>
      </w:r>
      <w:r w:rsidDel="00000000" w:rsidR="00000000" w:rsidRPr="00000000">
        <w:rPr>
          <w:rtl w:val="0"/>
        </w:rPr>
        <w:t xml:space="preserve">. </w:t>
      </w:r>
      <w:r w:rsidDel="00000000" w:rsidR="00000000" w:rsidRPr="00000000">
        <w:rPr>
          <w:rtl w:val="0"/>
        </w:rPr>
        <w:t xml:space="preserve">High biodiversity may help mitigate negative effects of climate change through increased ecosystem stability and resilience (</w:t>
      </w:r>
      <w:commentRangeStart w:id="216"/>
      <w:r w:rsidDel="00000000" w:rsidR="00000000" w:rsidRPr="00000000">
        <w:rPr>
          <w:rtl w:val="0"/>
        </w:rPr>
        <w:t xml:space="preserve">Schmitt et al. 2020</w:t>
      </w:r>
      <w:commentRangeEnd w:id="216"/>
      <w:r w:rsidDel="00000000" w:rsidR="00000000" w:rsidRPr="00000000">
        <w:commentReference w:id="216"/>
      </w:r>
      <w:r w:rsidDel="00000000" w:rsidR="00000000" w:rsidRPr="00000000">
        <w:rPr>
          <w:rtl w:val="0"/>
        </w:rPr>
        <w:t xml:space="preserve">), but changing climate regimes could also negatively impact levels of biodiversity that might feedback on climate through decreased carbon sequestration (</w:t>
      </w:r>
      <w:commentRangeStart w:id="217"/>
      <w:r w:rsidDel="00000000" w:rsidR="00000000" w:rsidRPr="00000000">
        <w:rPr>
          <w:rtl w:val="0"/>
        </w:rPr>
        <w:t xml:space="preserve">Thomas et al. 2004</w:t>
      </w:r>
      <w:commentRangeEnd w:id="217"/>
      <w:r w:rsidDel="00000000" w:rsidR="00000000" w:rsidRPr="00000000">
        <w:commentReference w:id="217"/>
      </w:r>
      <w:r w:rsidDel="00000000" w:rsidR="00000000" w:rsidRPr="00000000">
        <w:rPr>
          <w:rtl w:val="0"/>
        </w:rPr>
        <w:t xml:space="preserve">; </w:t>
      </w:r>
      <w:commentRangeStart w:id="218"/>
      <w:r w:rsidDel="00000000" w:rsidR="00000000" w:rsidRPr="00000000">
        <w:rPr>
          <w:rtl w:val="0"/>
        </w:rPr>
        <w:t xml:space="preserve">Cavanaugh et al. 2014</w:t>
      </w:r>
      <w:commentRangeEnd w:id="218"/>
      <w:r w:rsidDel="00000000" w:rsidR="00000000" w:rsidRPr="00000000">
        <w:commentReference w:id="218"/>
      </w:r>
      <w:r w:rsidDel="00000000" w:rsidR="00000000" w:rsidRPr="00000000">
        <w:rPr>
          <w:rtl w:val="0"/>
        </w:rPr>
        <w:t xml:space="preserve">). </w:t>
      </w:r>
      <w:commentRangeStart w:id="219"/>
      <w:r w:rsidDel="00000000" w:rsidR="00000000" w:rsidRPr="00000000">
        <w:rPr>
          <w:highlight w:val="white"/>
          <w:rtl w:val="0"/>
        </w:rPr>
        <w:t xml:space="preserve">In a review of 258 studies of naturally assembled communities, van der Plas (</w:t>
      </w:r>
      <w:hyperlink r:id="rId16">
        <w:r w:rsidDel="00000000" w:rsidR="00000000" w:rsidRPr="00000000">
          <w:rPr>
            <w:highlight w:val="white"/>
            <w:u w:val="single"/>
            <w:rtl w:val="0"/>
          </w:rPr>
          <w:t xml:space="preserve">2019</w:t>
        </w:r>
      </w:hyperlink>
      <w:r w:rsidDel="00000000" w:rsidR="00000000" w:rsidRPr="00000000">
        <w:rPr>
          <w:highlight w:val="white"/>
          <w:rtl w:val="0"/>
        </w:rPr>
        <w:t xml:space="preserve">) found that, while most studies focused on the effects of taxonomic diversity, metrics of functional diversity were generally stronger predictors of ecosystem functioning. </w:t>
      </w:r>
      <w:r w:rsidDel="00000000" w:rsidR="00000000" w:rsidRPr="00000000">
        <w:rPr>
          <w:rtl w:val="0"/>
        </w:rPr>
        <w:t xml:space="preserve">S</w:t>
      </w:r>
      <w:r w:rsidDel="00000000" w:rsidR="00000000" w:rsidRPr="00000000">
        <w:rPr>
          <w:rtl w:val="0"/>
        </w:rPr>
        <w:t xml:space="preserve">everal possible mechanisms for this phenomenon exist that need to be tested outside of experimental set-ups and in tropical forests. </w:t>
      </w:r>
      <w:r w:rsidDel="00000000" w:rsidR="00000000" w:rsidRPr="00000000">
        <w:rPr>
          <w:rtl w:val="0"/>
        </w:rPr>
        <w:t xml:space="preserve">Furthermore, although the tropics host immense tree species diversity, </w:t>
      </w:r>
      <w:commentRangeEnd w:id="219"/>
      <w:r w:rsidDel="00000000" w:rsidR="00000000" w:rsidRPr="00000000">
        <w:commentReference w:id="219"/>
      </w:r>
      <w:r w:rsidDel="00000000" w:rsidR="00000000" w:rsidRPr="00000000">
        <w:rPr>
          <w:rtl w:val="0"/>
        </w:rPr>
        <w:t xml:space="preserve">most species are rare. In fact, based on forest inventory plot data, 2% of species comprise 50% of the tropical trees in the Americas (n = 174 species), Africa (n = 77 species), and Southeast Asia (n = 172 species) (</w:t>
      </w:r>
      <w:commentRangeStart w:id="220"/>
      <w:r w:rsidDel="00000000" w:rsidR="00000000" w:rsidRPr="00000000">
        <w:rPr>
          <w:rtl w:val="0"/>
        </w:rPr>
        <w:t xml:space="preserve">Cooper et al. 2024</w:t>
      </w:r>
      <w:commentRangeEnd w:id="220"/>
      <w:r w:rsidDel="00000000" w:rsidR="00000000" w:rsidRPr="00000000">
        <w:commentReference w:id="220"/>
      </w:r>
      <w:r w:rsidDel="00000000" w:rsidR="00000000" w:rsidRPr="00000000">
        <w:rPr>
          <w:rtl w:val="0"/>
        </w:rPr>
        <w:t xml:space="preserve">). </w:t>
      </w:r>
      <w:ins w:author="Michelle Wong" w:id="23" w:date="2024-09-17T15:43:09Z">
        <w:commentRangeStart w:id="221"/>
        <w:r w:rsidDel="00000000" w:rsidR="00000000" w:rsidRPr="00000000">
          <w:rPr>
            <w:rtl w:val="0"/>
          </w:rPr>
          <w:t xml:space="preserve">Characterizing</w:t>
        </w:r>
      </w:ins>
      <w:del w:author="Michelle Wong" w:id="23" w:date="2024-09-17T15:43:09Z">
        <w:r w:rsidDel="00000000" w:rsidR="00000000" w:rsidRPr="00000000">
          <w:rPr>
            <w:rtl w:val="0"/>
          </w:rPr>
          <w:delText xml:space="preserve">Charactierizing</w:delText>
        </w:r>
      </w:del>
      <w:r w:rsidDel="00000000" w:rsidR="00000000" w:rsidRPr="00000000">
        <w:rPr>
          <w:rtl w:val="0"/>
        </w:rPr>
        <w:t xml:space="preserve"> the functional diversity of these hyperdominant species is tractable and within the scope of PANGEA. </w:t>
      </w:r>
      <w:commentRangeEnd w:id="221"/>
      <w:r w:rsidDel="00000000" w:rsidR="00000000" w:rsidRPr="00000000">
        <w:commentReference w:id="221"/>
      </w:r>
      <w:r w:rsidDel="00000000" w:rsidR="00000000" w:rsidRPr="00000000">
        <w:rPr>
          <w:rtl w:val="0"/>
        </w:rPr>
      </w:r>
    </w:p>
    <w:p w:rsidR="00000000" w:rsidDel="00000000" w:rsidP="00000000" w:rsidRDefault="00000000" w:rsidRPr="00000000" w14:paraId="0000011F">
      <w:pPr>
        <w:spacing w:line="276" w:lineRule="auto"/>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Though studies of the importance of biodiversity for forest function have focused largely on plants, animals and microbes also </w:t>
      </w:r>
      <w:ins w:author="Michelle Wong" w:id="24" w:date="2024-09-17T15:43:41Z">
        <w:r w:rsidDel="00000000" w:rsidR="00000000" w:rsidRPr="00000000">
          <w:rPr>
            <w:rtl w:val="0"/>
          </w:rPr>
          <w:t xml:space="preserve">drive function</w:t>
        </w:r>
      </w:ins>
      <w:del w:author="Michelle Wong" w:id="24" w:date="2024-09-17T15:43:41Z">
        <w:r w:rsidDel="00000000" w:rsidR="00000000" w:rsidRPr="00000000">
          <w:rPr>
            <w:rtl w:val="0"/>
          </w:rPr>
          <w:delText xml:space="preserve">matter</w:delText>
        </w:r>
      </w:del>
      <w:r w:rsidDel="00000000" w:rsidR="00000000" w:rsidRPr="00000000">
        <w:rPr>
          <w:rtl w:val="0"/>
        </w:rPr>
        <w:t xml:space="preserve">. They contribute to essential services such as pollination, seed dispersal, and nutrient cycling, and shape plant biodiversity and forest structure and function both via these mutualistic interactions, as well as through antagonistic interactions including herbivory and disease</w:t>
      </w:r>
      <w:commentRangeStart w:id="222"/>
      <w:r w:rsidDel="00000000" w:rsidR="00000000" w:rsidRPr="00000000">
        <w:rPr>
          <w:rtl w:val="0"/>
        </w:rPr>
        <w:t xml:space="preserve"> (Dirzo et al. 2014)</w:t>
      </w:r>
      <w:commentRangeEnd w:id="222"/>
      <w:r w:rsidDel="00000000" w:rsidR="00000000" w:rsidRPr="00000000">
        <w:commentReference w:id="222"/>
      </w:r>
      <w:r w:rsidDel="00000000" w:rsidR="00000000" w:rsidRPr="00000000">
        <w:rPr>
          <w:rtl w:val="0"/>
        </w:rPr>
        <w:t xml:space="preserve">. Megafauna like elephants (found in Africa, but not the Americas) have particularly important effects in determining forest structure due to their browsing and physical disturbance, as well as their redistribution of nutrients across the landscape (</w:t>
      </w:r>
      <w:commentRangeStart w:id="223"/>
      <w:r w:rsidDel="00000000" w:rsidR="00000000" w:rsidRPr="00000000">
        <w:rPr>
          <w:rtl w:val="0"/>
        </w:rPr>
        <w:t xml:space="preserve">Berzaghi et al. 2018</w:t>
      </w:r>
      <w:ins w:author="Marcos Longo" w:id="25" w:date="2024-09-16T21:43:08Z">
        <w:commentRangeEnd w:id="223"/>
        <w:r w:rsidDel="00000000" w:rsidR="00000000" w:rsidRPr="00000000">
          <w:commentReference w:id="223"/>
        </w:r>
        <w:commentRangeStart w:id="224"/>
        <w:r w:rsidDel="00000000" w:rsidR="00000000" w:rsidRPr="00000000">
          <w:rPr>
            <w:rtl w:val="0"/>
          </w:rPr>
          <w:t xml:space="preserve">, 2019</w:t>
        </w:r>
      </w:ins>
      <w:commentRangeEnd w:id="224"/>
      <w:r w:rsidDel="00000000" w:rsidR="00000000" w:rsidRPr="00000000">
        <w:commentReference w:id="224"/>
      </w:r>
      <w:r w:rsidDel="00000000" w:rsidR="00000000" w:rsidRPr="00000000">
        <w:rPr>
          <w:rtl w:val="0"/>
        </w:rPr>
        <w:t xml:space="preserve">), and dispersal of large seed, high wood density tree species (</w:t>
      </w:r>
      <w:commentRangeStart w:id="225"/>
      <w:r w:rsidDel="00000000" w:rsidR="00000000" w:rsidRPr="00000000">
        <w:rPr>
          <w:rtl w:val="0"/>
        </w:rPr>
        <w:t xml:space="preserve">Campos-Arceiz &amp; Blake 2011</w:t>
      </w:r>
      <w:commentRangeEnd w:id="225"/>
      <w:r w:rsidDel="00000000" w:rsidR="00000000" w:rsidRPr="00000000">
        <w:commentReference w:id="225"/>
      </w:r>
      <w:r w:rsidDel="00000000" w:rsidR="00000000" w:rsidRPr="00000000">
        <w:rPr>
          <w:rtl w:val="0"/>
        </w:rPr>
        <w:t xml:space="preserve">). Experimental vertebrate exclosures resulted in an increase in understory plant density and seedling abundance (</w:t>
      </w:r>
      <w:commentRangeStart w:id="226"/>
      <w:r w:rsidDel="00000000" w:rsidR="00000000" w:rsidRPr="00000000">
        <w:rPr>
          <w:rtl w:val="0"/>
        </w:rPr>
        <w:t xml:space="preserve">Beck et al. 2013; </w:t>
      </w:r>
      <w:r w:rsidDel="00000000" w:rsidR="00000000" w:rsidRPr="00000000">
        <w:rPr>
          <w:highlight w:val="white"/>
          <w:rtl w:val="0"/>
        </w:rPr>
        <w:t xml:space="preserve">Camargo-Sanabria et al. 2015; </w:t>
      </w:r>
      <w:r w:rsidDel="00000000" w:rsidR="00000000" w:rsidRPr="00000000">
        <w:rPr>
          <w:rtl w:val="0"/>
        </w:rPr>
        <w:t xml:space="preserve">Kurten and Carson 2015</w:t>
      </w:r>
      <w:commentRangeEnd w:id="226"/>
      <w:r w:rsidDel="00000000" w:rsidR="00000000" w:rsidRPr="00000000">
        <w:commentReference w:id="226"/>
      </w:r>
      <w:r w:rsidDel="00000000" w:rsidR="00000000" w:rsidRPr="00000000">
        <w:rPr>
          <w:rtl w:val="0"/>
        </w:rPr>
        <w:t xml:space="preserve">). A large majority of tropical tree species and approximately half of liana (woody vine) species depend on vertebrates for seed dispersal, with most of the remaining species relying on wind for seed dispersal (</w:t>
      </w:r>
      <w:commentRangeStart w:id="227"/>
      <w:r w:rsidDel="00000000" w:rsidR="00000000" w:rsidRPr="00000000">
        <w:rPr>
          <w:rtl w:val="0"/>
        </w:rPr>
        <w:t xml:space="preserve">Muller-Landau and Hardesty 2005)</w:t>
      </w:r>
      <w:commentRangeEnd w:id="227"/>
      <w:r w:rsidDel="00000000" w:rsidR="00000000" w:rsidRPr="00000000">
        <w:commentReference w:id="227"/>
      </w:r>
      <w:r w:rsidDel="00000000" w:rsidR="00000000" w:rsidRPr="00000000">
        <w:rPr>
          <w:rtl w:val="0"/>
        </w:rPr>
        <w:t xml:space="preserve">. Defaunation of tropical forests by hunting and other human activities thus threatens plant regeneration, </w:t>
      </w:r>
      <w:r w:rsidDel="00000000" w:rsidR="00000000" w:rsidRPr="00000000">
        <w:rPr>
          <w:rtl w:val="0"/>
        </w:rPr>
        <w:t xml:space="preserve">and has the potential to shift plant species composition and carbon cycle dynamics </w:t>
      </w:r>
      <w:r w:rsidDel="00000000" w:rsidR="00000000" w:rsidRPr="00000000">
        <w:rPr>
          <w:rtl w:val="0"/>
        </w:rPr>
        <w:t xml:space="preserve">(</w:t>
      </w:r>
      <w:commentRangeStart w:id="228"/>
      <w:r w:rsidDel="00000000" w:rsidR="00000000" w:rsidRPr="00000000">
        <w:rPr>
          <w:rtl w:val="0"/>
        </w:rPr>
        <w:t xml:space="preserve">Wunderly 1997</w:t>
      </w:r>
      <w:commentRangeEnd w:id="228"/>
      <w:r w:rsidDel="00000000" w:rsidR="00000000" w:rsidRPr="00000000">
        <w:commentReference w:id="228"/>
      </w:r>
      <w:r w:rsidDel="00000000" w:rsidR="00000000" w:rsidRPr="00000000">
        <w:rPr>
          <w:rtl w:val="0"/>
        </w:rPr>
        <w:t xml:space="preserve">, </w:t>
      </w:r>
      <w:commentRangeStart w:id="229"/>
      <w:r w:rsidDel="00000000" w:rsidR="00000000" w:rsidRPr="00000000">
        <w:rPr>
          <w:rtl w:val="0"/>
        </w:rPr>
        <w:t xml:space="preserve">Estrada-Villegas et al. 2023</w:t>
      </w:r>
      <w:commentRangeEnd w:id="229"/>
      <w:r w:rsidDel="00000000" w:rsidR="00000000" w:rsidRPr="00000000">
        <w:commentReference w:id="229"/>
      </w:r>
      <w:r w:rsidDel="00000000" w:rsidR="00000000" w:rsidRPr="00000000">
        <w:rPr>
          <w:rtl w:val="0"/>
        </w:rPr>
        <w:t xml:space="preserve">). Because plant species dispersed by large vertebrates tend to have larger seeds and higher wood densities, some have argued that defaunation will ultimate lead to a shift towards lower forest carbon stocks, although debate continues (</w:t>
      </w:r>
      <w:commentRangeStart w:id="230"/>
      <w:r w:rsidDel="00000000" w:rsidR="00000000" w:rsidRPr="00000000">
        <w:rPr>
          <w:rtl w:val="0"/>
        </w:rPr>
        <w:t xml:space="preserve">Brodie and Gibbs 2009; Jansen et al. 2010; Bello et al. 2015; Osturi et al. 2016; Peres et al. 2016</w:t>
      </w:r>
      <w:commentRangeEnd w:id="230"/>
      <w:r w:rsidDel="00000000" w:rsidR="00000000" w:rsidRPr="00000000">
        <w:commentReference w:id="230"/>
      </w:r>
      <w:r w:rsidDel="00000000" w:rsidR="00000000" w:rsidRPr="00000000">
        <w:rPr>
          <w:rtl w:val="0"/>
        </w:rPr>
        <w:t xml:space="preserve">). Among sites in Panama, increased defaunation was associated with compositional shifts in the seedling layer including more abiotically dispersed species and more lianas (</w:t>
      </w:r>
      <w:commentRangeStart w:id="231"/>
      <w:r w:rsidDel="00000000" w:rsidR="00000000" w:rsidRPr="00000000">
        <w:rPr>
          <w:rtl w:val="0"/>
        </w:rPr>
        <w:t xml:space="preserve">Wright et al. 2007; Kurten et al. 2015</w:t>
      </w:r>
      <w:commentRangeEnd w:id="231"/>
      <w:r w:rsidDel="00000000" w:rsidR="00000000" w:rsidRPr="00000000">
        <w:commentReference w:id="231"/>
      </w:r>
      <w:r w:rsidDel="00000000" w:rsidR="00000000" w:rsidRPr="00000000">
        <w:rPr>
          <w:rtl w:val="0"/>
        </w:rPr>
        <w:t xml:space="preserve">). In general, defaunation tends to increase the dominance of some plant species, and decrease plant diversity (</w:t>
      </w:r>
      <w:commentRangeStart w:id="232"/>
      <w:r w:rsidDel="00000000" w:rsidR="00000000" w:rsidRPr="00000000">
        <w:rPr>
          <w:rtl w:val="0"/>
        </w:rPr>
        <w:t xml:space="preserve">Kurten 2013</w:t>
      </w:r>
      <w:commentRangeEnd w:id="232"/>
      <w:r w:rsidDel="00000000" w:rsidR="00000000" w:rsidRPr="00000000">
        <w:commentReference w:id="232"/>
      </w:r>
      <w:r w:rsidDel="00000000" w:rsidR="00000000" w:rsidRPr="00000000">
        <w:rPr>
          <w:rtl w:val="0"/>
        </w:rPr>
        <w:t xml:space="preserve">). Other changes in animal communities, whether due to anthropogenic pressures via hunting, habitat alteration and fragmentation, or changing climate, also have the potential to shift plant communities via these interactions. </w:t>
      </w:r>
    </w:p>
    <w:p w:rsidR="00000000" w:rsidDel="00000000" w:rsidP="00000000" w:rsidRDefault="00000000" w:rsidRPr="00000000" w14:paraId="00000121">
      <w:pPr>
        <w:pStyle w:val="Heading3"/>
        <w:spacing w:after="240" w:before="240" w:lineRule="auto"/>
        <w:rPr/>
      </w:pPr>
      <w:bookmarkStart w:colFirst="0" w:colLast="0" w:name="_d4p9lrsqbv12" w:id="13"/>
      <w:bookmarkEnd w:id="13"/>
      <w:r w:rsidDel="00000000" w:rsidR="00000000" w:rsidRPr="00000000">
        <w:rPr>
          <w:rtl w:val="0"/>
        </w:rPr>
        <w:t xml:space="preserve">2.3 </w:t>
      </w:r>
      <w:commentRangeStart w:id="233"/>
      <w:commentRangeStart w:id="234"/>
      <w:commentRangeStart w:id="235"/>
      <w:commentRangeStart w:id="236"/>
      <w:commentRangeStart w:id="237"/>
      <w:r w:rsidDel="00000000" w:rsidR="00000000" w:rsidRPr="00000000">
        <w:rPr>
          <w:rtl w:val="0"/>
        </w:rPr>
        <w:t xml:space="preserve">Climate</w:t>
      </w:r>
      <w:commentRangeEnd w:id="233"/>
      <w:r w:rsidDel="00000000" w:rsidR="00000000" w:rsidRPr="00000000">
        <w:commentReference w:id="233"/>
      </w:r>
      <w:commentRangeEnd w:id="234"/>
      <w:r w:rsidDel="00000000" w:rsidR="00000000" w:rsidRPr="00000000">
        <w:commentReference w:id="234"/>
      </w:r>
      <w:commentRangeEnd w:id="235"/>
      <w:r w:rsidDel="00000000" w:rsidR="00000000" w:rsidRPr="00000000">
        <w:commentReference w:id="235"/>
      </w:r>
      <w:commentRangeEnd w:id="236"/>
      <w:r w:rsidDel="00000000" w:rsidR="00000000" w:rsidRPr="00000000">
        <w:commentReference w:id="236"/>
      </w:r>
      <w:commentRangeEnd w:id="237"/>
      <w:r w:rsidDel="00000000" w:rsidR="00000000" w:rsidRPr="00000000">
        <w:commentReference w:id="237"/>
      </w:r>
      <w:r w:rsidDel="00000000" w:rsidR="00000000" w:rsidRPr="00000000">
        <w:rPr>
          <w:rtl w:val="0"/>
        </w:rPr>
        <w:t xml:space="preserve"> Interactions and Feedbacks</w:t>
      </w:r>
    </w:p>
    <w:p w:rsidR="00000000" w:rsidDel="00000000" w:rsidP="00000000" w:rsidRDefault="00000000" w:rsidRPr="00000000" w14:paraId="00000122">
      <w:pPr>
        <w:rPr>
          <w:b w:val="1"/>
          <w:i w:val="1"/>
        </w:rPr>
      </w:pPr>
      <w:r w:rsidDel="00000000" w:rsidR="00000000" w:rsidRPr="00000000">
        <w:rPr>
          <w:b w:val="1"/>
          <w:i w:val="1"/>
          <w:rtl w:val="0"/>
        </w:rPr>
        <w:t xml:space="preserve">This PANGEA science theme will investigate the complex feedbacks and interactions between tropical forests and the climate system, as well as how changes in these processes will determine whether tropical forests will act as a future carbon sink or source. </w:t>
      </w:r>
    </w:p>
    <w:p w:rsidR="00000000" w:rsidDel="00000000" w:rsidP="00000000" w:rsidRDefault="00000000" w:rsidRPr="00000000" w14:paraId="00000123">
      <w:pPr>
        <w:spacing w:after="240" w:before="240" w:lineRule="auto"/>
        <w:rPr/>
      </w:pPr>
      <w:r w:rsidDel="00000000" w:rsidR="00000000" w:rsidRPr="00000000">
        <w:rPr>
          <w:rtl w:val="0"/>
        </w:rPr>
        <w:t xml:space="preserve">Tropical rainforest land-atmosphere interactions play key roles in modulating climate conditions both locally and regionally. T</w:t>
      </w:r>
      <w:r w:rsidDel="00000000" w:rsidR="00000000" w:rsidRPr="00000000">
        <w:rPr>
          <w:rtl w:val="0"/>
        </w:rPr>
        <w:t xml:space="preserve">ropical forest moisture recycling </w:t>
      </w:r>
      <w:r w:rsidDel="00000000" w:rsidR="00000000" w:rsidRPr="00000000">
        <w:rPr>
          <w:rtl w:val="0"/>
        </w:rPr>
        <w:t xml:space="preserve">provides large proportions of atmospheric moisture for rainfall locally and in areas downwind, and in some regions,</w:t>
      </w:r>
      <w:r w:rsidDel="00000000" w:rsidR="00000000" w:rsidRPr="00000000">
        <w:rPr>
          <w:rtl w:val="0"/>
        </w:rPr>
        <w:t xml:space="preserve"> influences the onset and timing of their own rainy seasons </w:t>
      </w:r>
      <w:r w:rsidDel="00000000" w:rsidR="00000000" w:rsidRPr="00000000">
        <w:rPr>
          <w:rtl w:val="0"/>
        </w:rPr>
        <w:t xml:space="preserve">(</w:t>
      </w:r>
      <w:hyperlink r:id="rId17">
        <w:r w:rsidDel="00000000" w:rsidR="00000000" w:rsidRPr="00000000">
          <w:rPr>
            <w:color w:val="1155cc"/>
            <w:u w:val="single"/>
            <w:rtl w:val="0"/>
          </w:rPr>
          <w:t xml:space="preserve">Wright et al., 2017</w:t>
        </w:r>
      </w:hyperlink>
      <w:r w:rsidDel="00000000" w:rsidR="00000000" w:rsidRPr="00000000">
        <w:rPr>
          <w:rtl w:val="0"/>
        </w:rPr>
        <w:t xml:space="preserve">, </w:t>
      </w:r>
      <w:hyperlink r:id="rId18">
        <w:r w:rsidDel="00000000" w:rsidR="00000000" w:rsidRPr="00000000">
          <w:rPr>
            <w:color w:val="1155cc"/>
            <w:u w:val="single"/>
            <w:rtl w:val="0"/>
          </w:rPr>
          <w:t xml:space="preserve">Sori et al., 2022</w:t>
        </w:r>
      </w:hyperlink>
      <w:r w:rsidDel="00000000" w:rsidR="00000000" w:rsidRPr="00000000">
        <w:rPr>
          <w:rtl w:val="0"/>
        </w:rPr>
        <w:t xml:space="preserve">, </w:t>
      </w:r>
      <w:hyperlink r:id="rId19">
        <w:r w:rsidDel="00000000" w:rsidR="00000000" w:rsidRPr="00000000">
          <w:rPr>
            <w:color w:val="1155cc"/>
            <w:u w:val="single"/>
            <w:rtl w:val="0"/>
          </w:rPr>
          <w:t xml:space="preserve">Worden et al., 2021</w:t>
        </w:r>
      </w:hyperlink>
      <w:r w:rsidDel="00000000" w:rsidR="00000000" w:rsidRPr="00000000">
        <w:rPr>
          <w:rtl w:val="0"/>
        </w:rPr>
        <w:t xml:space="preserve">, </w:t>
      </w:r>
      <w:hyperlink r:id="rId20">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21">
        <w:r w:rsidDel="00000000" w:rsidR="00000000" w:rsidRPr="00000000">
          <w:rPr>
            <w:color w:val="1155cc"/>
            <w:u w:val="single"/>
            <w:rtl w:val="0"/>
          </w:rPr>
          <w:t xml:space="preserve">Staal et al., 201</w:t>
        </w:r>
      </w:hyperlink>
      <w:r w:rsidDel="00000000" w:rsidR="00000000" w:rsidRPr="00000000">
        <w:rPr>
          <w:rtl w:val="0"/>
        </w:rPr>
        <w:t xml:space="preserve">8, </w:t>
      </w:r>
      <w:commentRangeStart w:id="238"/>
      <w:r w:rsidDel="00000000" w:rsidR="00000000" w:rsidRPr="00000000">
        <w:rPr>
          <w:rtl w:val="0"/>
        </w:rPr>
        <w:t xml:space="preserve">Dirmeyer et al., 2009</w:t>
      </w:r>
      <w:commentRangeEnd w:id="238"/>
      <w:r w:rsidDel="00000000" w:rsidR="00000000" w:rsidRPr="00000000">
        <w:commentReference w:id="238"/>
      </w:r>
      <w:r w:rsidDel="00000000" w:rsidR="00000000" w:rsidRPr="00000000">
        <w:rPr>
          <w:rtl w:val="0"/>
        </w:rPr>
        <w:t xml:space="preserve">, </w:t>
      </w:r>
      <w:commentRangeStart w:id="239"/>
      <w:r w:rsidDel="00000000" w:rsidR="00000000" w:rsidRPr="00000000">
        <w:rPr>
          <w:rtl w:val="0"/>
        </w:rPr>
        <w:t xml:space="preserve">Zemp et al., 2017</w:t>
      </w:r>
      <w:commentRangeEnd w:id="239"/>
      <w:r w:rsidDel="00000000" w:rsidR="00000000" w:rsidRPr="00000000">
        <w:commentReference w:id="239"/>
      </w:r>
      <w:r w:rsidDel="00000000" w:rsidR="00000000" w:rsidRPr="00000000">
        <w:rPr>
          <w:rtl w:val="0"/>
        </w:rPr>
        <w:t xml:space="preserve">, </w:t>
      </w:r>
      <w:commentRangeStart w:id="240"/>
      <w:r w:rsidDel="00000000" w:rsidR="00000000" w:rsidRPr="00000000">
        <w:rPr>
          <w:rtl w:val="0"/>
        </w:rPr>
        <w:t xml:space="preserve">Nyasulu et al., 2024</w:t>
      </w:r>
      <w:commentRangeEnd w:id="240"/>
      <w:r w:rsidDel="00000000" w:rsidR="00000000" w:rsidRPr="00000000">
        <w:commentReference w:id="240"/>
      </w:r>
      <w:r w:rsidDel="00000000" w:rsidR="00000000" w:rsidRPr="00000000">
        <w:rPr>
          <w:rtl w:val="0"/>
        </w:rPr>
        <w:t xml:space="preserve">). Additionally, emitted biogenic volatile organic compounds influence cloud formation and albedo, affecting the amount and quality of light available for vegetation (</w:t>
      </w:r>
      <w:hyperlink r:id="rId22">
        <w:r w:rsidDel="00000000" w:rsidR="00000000" w:rsidRPr="00000000">
          <w:rPr>
            <w:color w:val="1155cc"/>
            <w:u w:val="single"/>
            <w:rtl w:val="0"/>
          </w:rPr>
          <w:t xml:space="preserve">Artaxo et al., 2022</w:t>
        </w:r>
      </w:hyperlink>
      <w:r w:rsidDel="00000000" w:rsidR="00000000" w:rsidRPr="00000000">
        <w:rPr>
          <w:rtl w:val="0"/>
        </w:rPr>
        <w:t xml:space="preserve">). </w:t>
      </w:r>
      <w:r w:rsidDel="00000000" w:rsidR="00000000" w:rsidRPr="00000000">
        <w:rPr>
          <w:highlight w:val="white"/>
          <w:rtl w:val="0"/>
        </w:rPr>
        <w:t xml:space="preserve">Tropical forests also alter surface properties, </w:t>
      </w:r>
      <w:r w:rsidDel="00000000" w:rsidR="00000000" w:rsidRPr="00000000">
        <w:rPr>
          <w:rtl w:val="0"/>
        </w:rPr>
        <w:t xml:space="preserve">including land surface albedo, latent and sensible heat fluxes, and roughness, which in turn exert biophysical climate feedbacks </w:t>
      </w:r>
      <w:hyperlink r:id="rId23">
        <w:r w:rsidDel="00000000" w:rsidR="00000000" w:rsidRPr="00000000">
          <w:rPr>
            <w:rtl w:val="0"/>
          </w:rPr>
          <w:t xml:space="preserve">(</w:t>
        </w:r>
      </w:hyperlink>
      <w:commentRangeStart w:id="241"/>
      <w:hyperlink r:id="rId24">
        <w:r w:rsidDel="00000000" w:rsidR="00000000" w:rsidRPr="00000000">
          <w:rPr>
            <w:rtl w:val="0"/>
          </w:rPr>
          <w:t xml:space="preserve">Bonan, 2008</w:t>
        </w:r>
      </w:hyperlink>
      <w:commentRangeEnd w:id="241"/>
      <w:r w:rsidDel="00000000" w:rsidR="00000000" w:rsidRPr="00000000">
        <w:commentReference w:id="241"/>
      </w:r>
      <w:hyperlink r:id="rId25">
        <w:r w:rsidDel="00000000" w:rsidR="00000000" w:rsidRPr="00000000">
          <w:rPr>
            <w:rtl w:val="0"/>
          </w:rPr>
          <w:t xml:space="preserve">; </w:t>
        </w:r>
      </w:hyperlink>
      <w:commentRangeStart w:id="242"/>
      <w:hyperlink r:id="rId26">
        <w:r w:rsidDel="00000000" w:rsidR="00000000" w:rsidRPr="00000000">
          <w:rPr>
            <w:rtl w:val="0"/>
          </w:rPr>
          <w:t xml:space="preserve">Chen et al., 2020</w:t>
        </w:r>
      </w:hyperlink>
      <w:commentRangeEnd w:id="242"/>
      <w:r w:rsidDel="00000000" w:rsidR="00000000" w:rsidRPr="00000000">
        <w:commentReference w:id="242"/>
      </w:r>
      <w:hyperlink r:id="rId27">
        <w:r w:rsidDel="00000000" w:rsidR="00000000" w:rsidRPr="00000000">
          <w:rPr>
            <w:rtl w:val="0"/>
          </w:rPr>
          <w:t xml:space="preserve">; </w:t>
        </w:r>
      </w:hyperlink>
      <w:commentRangeStart w:id="243"/>
      <w:hyperlink r:id="rId28">
        <w:r w:rsidDel="00000000" w:rsidR="00000000" w:rsidRPr="00000000">
          <w:rPr>
            <w:rtl w:val="0"/>
          </w:rPr>
          <w:t xml:space="preserve">Lee et al., 2011</w:t>
        </w:r>
      </w:hyperlink>
      <w:commentRangeEnd w:id="243"/>
      <w:r w:rsidDel="00000000" w:rsidR="00000000" w:rsidRPr="00000000">
        <w:commentReference w:id="243"/>
      </w:r>
      <w:hyperlink r:id="rId29">
        <w:r w:rsidDel="00000000" w:rsidR="00000000" w:rsidRPr="00000000">
          <w:rPr>
            <w:rtl w:val="0"/>
          </w:rPr>
          <w:t xml:space="preserve">)</w:t>
        </w:r>
      </w:hyperlink>
      <w:r w:rsidDel="00000000" w:rsidR="00000000" w:rsidRPr="00000000">
        <w:rPr>
          <w:rtl w:val="0"/>
        </w:rPr>
        <w:t xml:space="preserve">. For example, belowground rooting systems and soil texture regulate soil moisture </w:t>
      </w:r>
      <w:hyperlink r:id="rId30">
        <w:r w:rsidDel="00000000" w:rsidR="00000000" w:rsidRPr="00000000">
          <w:rPr>
            <w:rtl w:val="0"/>
          </w:rPr>
          <w:t xml:space="preserve">(</w:t>
        </w:r>
      </w:hyperlink>
      <w:commentRangeStart w:id="244"/>
      <w:hyperlink r:id="rId31">
        <w:r w:rsidDel="00000000" w:rsidR="00000000" w:rsidRPr="00000000">
          <w:rPr>
            <w:rtl w:val="0"/>
          </w:rPr>
          <w:t xml:space="preserve">Fan et al., 2017</w:t>
        </w:r>
      </w:hyperlink>
      <w:commentRangeEnd w:id="244"/>
      <w:r w:rsidDel="00000000" w:rsidR="00000000" w:rsidRPr="00000000">
        <w:commentReference w:id="244"/>
      </w:r>
      <w:hyperlink r:id="rId32">
        <w:r w:rsidDel="00000000" w:rsidR="00000000" w:rsidRPr="00000000">
          <w:rPr>
            <w:rtl w:val="0"/>
          </w:rPr>
          <w:t xml:space="preserve">)</w:t>
        </w:r>
      </w:hyperlink>
      <w:r w:rsidDel="00000000" w:rsidR="00000000" w:rsidRPr="00000000">
        <w:rPr>
          <w:rtl w:val="0"/>
        </w:rPr>
        <w:t xml:space="preserve">, exerting strong impact on surface energy and water balances </w:t>
      </w:r>
      <w:hyperlink r:id="rId33">
        <w:r w:rsidDel="00000000" w:rsidR="00000000" w:rsidRPr="00000000">
          <w:rPr>
            <w:rtl w:val="0"/>
          </w:rPr>
          <w:t xml:space="preserve">(</w:t>
        </w:r>
      </w:hyperlink>
      <w:commentRangeStart w:id="245"/>
      <w:hyperlink r:id="rId34">
        <w:r w:rsidDel="00000000" w:rsidR="00000000" w:rsidRPr="00000000">
          <w:rPr>
            <w:rtl w:val="0"/>
          </w:rPr>
          <w:t xml:space="preserve">Seneviratne et al., 2010</w:t>
        </w:r>
      </w:hyperlink>
      <w:commentRangeEnd w:id="245"/>
      <w:r w:rsidDel="00000000" w:rsidR="00000000" w:rsidRPr="00000000">
        <w:commentReference w:id="245"/>
      </w:r>
      <w:hyperlink r:id="rId35">
        <w:r w:rsidDel="00000000" w:rsidR="00000000" w:rsidRPr="00000000">
          <w:rPr>
            <w:rtl w:val="0"/>
          </w:rPr>
          <w:t xml:space="preserve">; </w:t>
        </w:r>
      </w:hyperlink>
      <w:commentRangeStart w:id="246"/>
      <w:hyperlink r:id="rId36">
        <w:r w:rsidDel="00000000" w:rsidR="00000000" w:rsidRPr="00000000">
          <w:rPr>
            <w:rtl w:val="0"/>
          </w:rPr>
          <w:t xml:space="preserve">Zhou et al., 2021</w:t>
        </w:r>
      </w:hyperlink>
      <w:commentRangeEnd w:id="246"/>
      <w:r w:rsidDel="00000000" w:rsidR="00000000" w:rsidRPr="00000000">
        <w:commentReference w:id="246"/>
      </w:r>
      <w:hyperlink r:id="rId37">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24">
      <w:pPr>
        <w:spacing w:after="240" w:before="240" w:lineRule="auto"/>
        <w:rPr/>
      </w:pPr>
      <w:r w:rsidDel="00000000" w:rsidR="00000000" w:rsidRPr="00000000">
        <w:rPr>
          <w:rtl w:val="0"/>
        </w:rPr>
        <w:t xml:space="preserve">Climate systems, in turn, strongly influence vegetation structure and function. For example, mesoscale convective systems provide large proportions of rainfall within central Africa and the Amazon (</w:t>
      </w:r>
      <w:hyperlink r:id="rId38">
        <w:r w:rsidDel="00000000" w:rsidR="00000000" w:rsidRPr="00000000">
          <w:rPr>
            <w:color w:val="1155cc"/>
            <w:u w:val="single"/>
            <w:rtl w:val="0"/>
          </w:rPr>
          <w:t xml:space="preserve">Andrews et al., 2024</w:t>
        </w:r>
      </w:hyperlink>
      <w:r w:rsidDel="00000000" w:rsidR="00000000" w:rsidRPr="00000000">
        <w:rPr>
          <w:rtl w:val="0"/>
        </w:rPr>
        <w:t xml:space="preserve">, </w:t>
      </w:r>
      <w:hyperlink r:id="rId39">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40">
        <w:r w:rsidDel="00000000" w:rsidR="00000000" w:rsidRPr="00000000">
          <w:rPr>
            <w:color w:val="1155cc"/>
            <w:u w:val="single"/>
            <w:rtl w:val="0"/>
          </w:rPr>
          <w:t xml:space="preserve">Negrón-Juárez et al., 2018</w:t>
        </w:r>
      </w:hyperlink>
      <w:r w:rsidDel="00000000" w:rsidR="00000000" w:rsidRPr="00000000">
        <w:rPr>
          <w:rtl w:val="0"/>
        </w:rPr>
        <w:t xml:space="preserve">, </w:t>
      </w:r>
      <w:hyperlink r:id="rId41">
        <w:r w:rsidDel="00000000" w:rsidR="00000000" w:rsidRPr="00000000">
          <w:rPr>
            <w:color w:val="1155cc"/>
            <w:u w:val="single"/>
            <w:rtl w:val="0"/>
          </w:rPr>
          <w:t xml:space="preserve">Feng et al., 2023</w:t>
        </w:r>
      </w:hyperlink>
      <w:r w:rsidDel="00000000" w:rsidR="00000000" w:rsidRPr="00000000">
        <w:rPr>
          <w:rtl w:val="0"/>
        </w:rPr>
        <w:t xml:space="preserve">). Precipitation controls flooding cycles within the African and Amazon rainforests (</w:t>
      </w:r>
      <w:hyperlink r:id="rId42">
        <w:r w:rsidDel="00000000" w:rsidR="00000000" w:rsidRPr="00000000">
          <w:rPr>
            <w:color w:val="1155cc"/>
            <w:u w:val="single"/>
            <w:rtl w:val="0"/>
          </w:rPr>
          <w:t xml:space="preserve">Alsdorf et al., 2016</w:t>
        </w:r>
      </w:hyperlink>
      <w:r w:rsidDel="00000000" w:rsidR="00000000" w:rsidRPr="00000000">
        <w:rPr>
          <w:rtl w:val="0"/>
        </w:rPr>
        <w:t xml:space="preserve">, </w:t>
      </w:r>
      <w:hyperlink r:id="rId43">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lower oxygen availability, reduce photosynthesis, and decrease water conductance (</w:t>
      </w:r>
      <w:hyperlink r:id="rId44">
        <w:r w:rsidDel="00000000" w:rsidR="00000000" w:rsidRPr="00000000">
          <w:rPr>
            <w:color w:val="1155cc"/>
            <w:u w:val="single"/>
            <w:rtl w:val="0"/>
          </w:rPr>
          <w:t xml:space="preserve">Parolin et al., 2004a,</w:t>
        </w:r>
      </w:hyperlink>
      <w:r w:rsidDel="00000000" w:rsidR="00000000" w:rsidRPr="00000000">
        <w:rPr>
          <w:rtl w:val="0"/>
        </w:rPr>
        <w:t xml:space="preserve"> </w:t>
      </w:r>
      <w:hyperlink r:id="rId45">
        <w:r w:rsidDel="00000000" w:rsidR="00000000" w:rsidRPr="00000000">
          <w:rPr>
            <w:color w:val="1155cc"/>
            <w:u w:val="single"/>
            <w:rtl w:val="0"/>
          </w:rPr>
          <w:t xml:space="preserve">Parolin et al., 2016</w:t>
        </w:r>
      </w:hyperlink>
      <w:r w:rsidDel="00000000" w:rsidR="00000000" w:rsidRPr="00000000">
        <w:rPr>
          <w:rtl w:val="0"/>
        </w:rPr>
        <w:t xml:space="preserve">, </w:t>
      </w:r>
      <w:commentRangeStart w:id="247"/>
      <w:r w:rsidDel="00000000" w:rsidR="00000000" w:rsidRPr="00000000">
        <w:rPr>
          <w:rtl w:val="0"/>
        </w:rPr>
        <w:t xml:space="preserve">Hawes and Peres 2016</w:t>
      </w:r>
      <w:commentRangeEnd w:id="247"/>
      <w:r w:rsidDel="00000000" w:rsidR="00000000" w:rsidRPr="00000000">
        <w:commentReference w:id="247"/>
      </w:r>
      <w:r w:rsidDel="00000000" w:rsidR="00000000" w:rsidRPr="00000000">
        <w:rPr>
          <w:rtl w:val="0"/>
        </w:rPr>
        <w:t xml:space="preserve">) and support conditions for microorganisms to produce CH</w:t>
      </w:r>
      <w:r w:rsidDel="00000000" w:rsidR="00000000" w:rsidRPr="00000000">
        <w:rPr>
          <w:vertAlign w:val="subscript"/>
          <w:rtl w:val="0"/>
        </w:rPr>
        <w:t xml:space="preserve">4</w:t>
      </w:r>
      <w:r w:rsidDel="00000000" w:rsidR="00000000" w:rsidRPr="00000000">
        <w:rPr>
          <w:rtl w:val="0"/>
        </w:rPr>
        <w:t xml:space="preserve">. Indirectly, rainfall can also influence local nutrient cycles via wet nutrient deposition onto forest canopies (Bauters et al.,</w:t>
      </w:r>
      <w:hyperlink r:id="rId46">
        <w:r w:rsidDel="00000000" w:rsidR="00000000" w:rsidRPr="00000000">
          <w:rPr>
            <w:color w:val="1155cc"/>
            <w:u w:val="single"/>
            <w:rtl w:val="0"/>
          </w:rPr>
          <w:t xml:space="preserve"> 2018</w:t>
        </w:r>
      </w:hyperlink>
      <w:r w:rsidDel="00000000" w:rsidR="00000000" w:rsidRPr="00000000">
        <w:rPr>
          <w:rtl w:val="0"/>
        </w:rPr>
        <w:t xml:space="preserve">, </w:t>
      </w:r>
      <w:hyperlink r:id="rId47">
        <w:r w:rsidDel="00000000" w:rsidR="00000000" w:rsidRPr="00000000">
          <w:rPr>
            <w:color w:val="1155cc"/>
            <w:u w:val="single"/>
            <w:rtl w:val="0"/>
          </w:rPr>
          <w:t xml:space="preserve">2021</w:t>
        </w:r>
      </w:hyperlink>
      <w:r w:rsidDel="00000000" w:rsidR="00000000" w:rsidRPr="00000000">
        <w:rPr>
          <w:rtl w:val="0"/>
        </w:rPr>
        <w:t xml:space="preserve">), altering the amount and quality of light available for photosynthesis via clouds and fog (</w:t>
      </w:r>
      <w:commentRangeStart w:id="248"/>
      <w:r w:rsidDel="00000000" w:rsidR="00000000" w:rsidRPr="00000000">
        <w:rPr>
          <w:rtl w:val="0"/>
        </w:rPr>
        <w:t xml:space="preserve">Philippon et al., 2019</w:t>
      </w:r>
      <w:commentRangeEnd w:id="248"/>
      <w:r w:rsidDel="00000000" w:rsidR="00000000" w:rsidRPr="00000000">
        <w:commentReference w:id="248"/>
      </w:r>
      <w:r w:rsidDel="00000000" w:rsidR="00000000" w:rsidRPr="00000000">
        <w:rPr>
          <w:rtl w:val="0"/>
        </w:rPr>
        <w:t xml:space="preserve">, </w:t>
      </w:r>
      <w:hyperlink r:id="rId48">
        <w:r w:rsidDel="00000000" w:rsidR="00000000" w:rsidRPr="00000000">
          <w:rPr>
            <w:color w:val="1155cc"/>
            <w:u w:val="single"/>
            <w:rtl w:val="0"/>
          </w:rPr>
          <w:t xml:space="preserve">Pohl </w:t>
        </w:r>
      </w:hyperlink>
      <w:r w:rsidDel="00000000" w:rsidR="00000000" w:rsidRPr="00000000">
        <w:rPr>
          <w:rtl w:val="0"/>
        </w:rPr>
        <w:t xml:space="preserve">et al., 2021), and evapotranspiration and photosynthesis via dew deposition (e.g., </w:t>
      </w:r>
      <w:hyperlink r:id="rId49">
        <w:r w:rsidDel="00000000" w:rsidR="00000000" w:rsidRPr="00000000">
          <w:rPr>
            <w:color w:val="1155cc"/>
            <w:u w:val="single"/>
            <w:rtl w:val="0"/>
          </w:rPr>
          <w:t xml:space="preserve">Gerlein-Safdi et al., 2018</w:t>
        </w:r>
      </w:hyperlink>
      <w:r w:rsidDel="00000000" w:rsidR="00000000" w:rsidRPr="00000000">
        <w:rPr>
          <w:rtl w:val="0"/>
        </w:rPr>
        <w:t xml:space="preserve">, </w:t>
      </w:r>
      <w:hyperlink r:id="rId50">
        <w:r w:rsidDel="00000000" w:rsidR="00000000" w:rsidRPr="00000000">
          <w:rPr>
            <w:color w:val="1155cc"/>
            <w:u w:val="single"/>
            <w:rtl w:val="0"/>
          </w:rPr>
          <w:t xml:space="preserve">Binks et al., 2019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5">
      <w:pPr>
        <w:spacing w:line="276" w:lineRule="auto"/>
        <w:rPr/>
      </w:pPr>
      <w:r w:rsidDel="00000000" w:rsidR="00000000" w:rsidRPr="00000000">
        <w:rPr>
          <w:rtl w:val="0"/>
        </w:rPr>
        <w:t xml:space="preserve">As a result of tightly coupled land-atmosphere interactions in tropical forests, anthropogenic disturbances can alter local and regional climate conditions. Deforestation and degradation have significant surface warming effects due to decreases in evaporative cooling </w:t>
      </w:r>
      <w:hyperlink r:id="rId51">
        <w:r w:rsidDel="00000000" w:rsidR="00000000" w:rsidRPr="00000000">
          <w:rPr>
            <w:rtl w:val="0"/>
          </w:rPr>
          <w:t xml:space="preserve">(</w:t>
        </w:r>
      </w:hyperlink>
      <w:commentRangeStart w:id="249"/>
      <w:hyperlink r:id="rId52">
        <w:r w:rsidDel="00000000" w:rsidR="00000000" w:rsidRPr="00000000">
          <w:rPr>
            <w:rtl w:val="0"/>
          </w:rPr>
          <w:t xml:space="preserve">Devaraju et al., 2018</w:t>
        </w:r>
      </w:hyperlink>
      <w:commentRangeEnd w:id="249"/>
      <w:r w:rsidDel="00000000" w:rsidR="00000000" w:rsidRPr="00000000">
        <w:commentReference w:id="249"/>
      </w:r>
      <w:hyperlink r:id="rId53">
        <w:r w:rsidDel="00000000" w:rsidR="00000000" w:rsidRPr="00000000">
          <w:rPr>
            <w:rtl w:val="0"/>
          </w:rPr>
          <w:t xml:space="preserve">; </w:t>
        </w:r>
      </w:hyperlink>
      <w:commentRangeStart w:id="250"/>
      <w:hyperlink r:id="rId54">
        <w:r w:rsidDel="00000000" w:rsidR="00000000" w:rsidRPr="00000000">
          <w:rPr>
            <w:rtl w:val="0"/>
          </w:rPr>
          <w:t xml:space="preserve">Li et al., 2015</w:t>
        </w:r>
      </w:hyperlink>
      <w:commentRangeEnd w:id="250"/>
      <w:r w:rsidDel="00000000" w:rsidR="00000000" w:rsidRPr="00000000">
        <w:commentReference w:id="250"/>
      </w:r>
      <w:hyperlink r:id="rId55">
        <w:r w:rsidDel="00000000" w:rsidR="00000000" w:rsidRPr="00000000">
          <w:rPr>
            <w:rtl w:val="0"/>
          </w:rPr>
          <w:t xml:space="preserve">)</w:t>
        </w:r>
      </w:hyperlink>
      <w:r w:rsidDel="00000000" w:rsidR="00000000" w:rsidRPr="00000000">
        <w:rPr>
          <w:rtl w:val="0"/>
        </w:rPr>
        <w:t xml:space="preserve">, with the magnitude of this effect influenced </w:t>
      </w:r>
      <w:r w:rsidDel="00000000" w:rsidR="00000000" w:rsidRPr="00000000">
        <w:rPr>
          <w:rtl w:val="0"/>
        </w:rPr>
        <w:t xml:space="preserve">by the declined forest cover fraction</w:t>
      </w:r>
      <w:r w:rsidDel="00000000" w:rsidR="00000000" w:rsidRPr="00000000">
        <w:rPr>
          <w:rtl w:val="0"/>
        </w:rPr>
        <w:t xml:space="preserve"> </w:t>
      </w:r>
      <w:hyperlink r:id="rId56">
        <w:r w:rsidDel="00000000" w:rsidR="00000000" w:rsidRPr="00000000">
          <w:rPr>
            <w:rtl w:val="0"/>
          </w:rPr>
          <w:t xml:space="preserve">(</w:t>
        </w:r>
      </w:hyperlink>
      <w:commentRangeStart w:id="251"/>
      <w:hyperlink r:id="rId57">
        <w:r w:rsidDel="00000000" w:rsidR="00000000" w:rsidRPr="00000000">
          <w:rPr>
            <w:rtl w:val="0"/>
          </w:rPr>
          <w:t xml:space="preserve">Alkama &amp; Cescatti, 2016</w:t>
        </w:r>
      </w:hyperlink>
      <w:commentRangeEnd w:id="251"/>
      <w:r w:rsidDel="00000000" w:rsidR="00000000" w:rsidRPr="00000000">
        <w:commentReference w:id="251"/>
      </w:r>
      <w:hyperlink r:id="rId58">
        <w:r w:rsidDel="00000000" w:rsidR="00000000" w:rsidRPr="00000000">
          <w:rPr>
            <w:rtl w:val="0"/>
          </w:rPr>
          <w:t xml:space="preserve">)</w:t>
        </w:r>
      </w:hyperlink>
      <w:r w:rsidDel="00000000" w:rsidR="00000000" w:rsidRPr="00000000">
        <w:rPr>
          <w:rtl w:val="0"/>
        </w:rPr>
        <w:t xml:space="preserve">. Interestingly, forest gain and loss may have asymmetric effects on land surface temperature </w:t>
      </w:r>
      <w:hyperlink r:id="rId59">
        <w:r w:rsidDel="00000000" w:rsidR="00000000" w:rsidRPr="00000000">
          <w:rPr>
            <w:rtl w:val="0"/>
          </w:rPr>
          <w:t xml:space="preserve">(</w:t>
        </w:r>
      </w:hyperlink>
      <w:commentRangeStart w:id="252"/>
      <w:hyperlink r:id="rId60">
        <w:r w:rsidDel="00000000" w:rsidR="00000000" w:rsidRPr="00000000">
          <w:rPr>
            <w:rtl w:val="0"/>
          </w:rPr>
          <w:t xml:space="preserve">Su et al., 2023</w:t>
        </w:r>
      </w:hyperlink>
      <w:commentRangeEnd w:id="252"/>
      <w:r w:rsidDel="00000000" w:rsidR="00000000" w:rsidRPr="00000000">
        <w:commentReference w:id="252"/>
      </w:r>
      <w:hyperlink r:id="rId61">
        <w:r w:rsidDel="00000000" w:rsidR="00000000" w:rsidRPr="00000000">
          <w:rPr>
            <w:rtl w:val="0"/>
          </w:rPr>
          <w:t xml:space="preserve">; </w:t>
        </w:r>
      </w:hyperlink>
      <w:commentRangeStart w:id="253"/>
      <w:hyperlink r:id="rId62">
        <w:r w:rsidDel="00000000" w:rsidR="00000000" w:rsidRPr="00000000">
          <w:rPr>
            <w:rtl w:val="0"/>
          </w:rPr>
          <w:t xml:space="preserve">Zhang et al., 2024</w:t>
        </w:r>
      </w:hyperlink>
      <w:commentRangeEnd w:id="253"/>
      <w:r w:rsidDel="00000000" w:rsidR="00000000" w:rsidRPr="00000000">
        <w:commentReference w:id="253"/>
      </w:r>
      <w:hyperlink r:id="rId63">
        <w:r w:rsidDel="00000000" w:rsidR="00000000" w:rsidRPr="00000000">
          <w:rPr>
            <w:rtl w:val="0"/>
          </w:rPr>
          <w:t xml:space="preserve">)</w:t>
        </w:r>
      </w:hyperlink>
      <w:r w:rsidDel="00000000" w:rsidR="00000000" w:rsidRPr="00000000">
        <w:rPr>
          <w:rtl w:val="0"/>
        </w:rPr>
        <w:t xml:space="preserve">. Higher temperatures can subsequently increase tree respiration, which may reduce net primary productivity (NPP) and change how tropical forests cycle carbon </w:t>
      </w:r>
      <w:hyperlink r:id="rId64">
        <w:r w:rsidDel="00000000" w:rsidR="00000000" w:rsidRPr="00000000">
          <w:rPr>
            <w:rtl w:val="0"/>
          </w:rPr>
          <w:t xml:space="preserve">(</w:t>
        </w:r>
      </w:hyperlink>
      <w:commentRangeStart w:id="254"/>
      <w:hyperlink r:id="rId65">
        <w:r w:rsidDel="00000000" w:rsidR="00000000" w:rsidRPr="00000000">
          <w:rPr>
            <w:rtl w:val="0"/>
          </w:rPr>
          <w:t xml:space="preserve">Choury et al., 2022</w:t>
        </w:r>
      </w:hyperlink>
      <w:commentRangeEnd w:id="254"/>
      <w:r w:rsidDel="00000000" w:rsidR="00000000" w:rsidRPr="00000000">
        <w:commentReference w:id="254"/>
      </w:r>
      <w:hyperlink r:id="rId66">
        <w:r w:rsidDel="00000000" w:rsidR="00000000" w:rsidRPr="00000000">
          <w:rPr>
            <w:rtl w:val="0"/>
          </w:rPr>
          <w:t xml:space="preserve">; </w:t>
        </w:r>
      </w:hyperlink>
      <w:commentRangeStart w:id="255"/>
      <w:hyperlink r:id="rId67">
        <w:r w:rsidDel="00000000" w:rsidR="00000000" w:rsidRPr="00000000">
          <w:rPr>
            <w:rtl w:val="0"/>
          </w:rPr>
          <w:t xml:space="preserve">Das et al., 2023</w:t>
        </w:r>
      </w:hyperlink>
      <w:commentRangeEnd w:id="255"/>
      <w:r w:rsidDel="00000000" w:rsidR="00000000" w:rsidRPr="00000000">
        <w:commentReference w:id="255"/>
      </w:r>
      <w:hyperlink r:id="rId68">
        <w:r w:rsidDel="00000000" w:rsidR="00000000" w:rsidRPr="00000000">
          <w:rPr>
            <w:rtl w:val="0"/>
          </w:rPr>
          <w:t xml:space="preserve">; </w:t>
        </w:r>
      </w:hyperlink>
      <w:commentRangeStart w:id="256"/>
      <w:hyperlink r:id="rId69">
        <w:r w:rsidDel="00000000" w:rsidR="00000000" w:rsidRPr="00000000">
          <w:rPr>
            <w:rtl w:val="0"/>
          </w:rPr>
          <w:t xml:space="preserve">Liu et al., 2017</w:t>
        </w:r>
      </w:hyperlink>
      <w:commentRangeEnd w:id="256"/>
      <w:r w:rsidDel="00000000" w:rsidR="00000000" w:rsidRPr="00000000">
        <w:commentReference w:id="256"/>
      </w:r>
      <w:hyperlink r:id="rId70">
        <w:r w:rsidDel="00000000" w:rsidR="00000000" w:rsidRPr="00000000">
          <w:rPr>
            <w:rtl w:val="0"/>
          </w:rPr>
          <w:t xml:space="preserve">; </w:t>
        </w:r>
      </w:hyperlink>
      <w:commentRangeStart w:id="257"/>
      <w:hyperlink r:id="rId71">
        <w:r w:rsidDel="00000000" w:rsidR="00000000" w:rsidRPr="00000000">
          <w:rPr>
            <w:rtl w:val="0"/>
          </w:rPr>
          <w:t xml:space="preserve">Lloyd et al., 2023</w:t>
        </w:r>
      </w:hyperlink>
      <w:commentRangeEnd w:id="257"/>
      <w:r w:rsidDel="00000000" w:rsidR="00000000" w:rsidRPr="00000000">
        <w:commentReference w:id="257"/>
      </w:r>
      <w:hyperlink r:id="rId72">
        <w:r w:rsidDel="00000000" w:rsidR="00000000" w:rsidRPr="00000000">
          <w:rPr>
            <w:rtl w:val="0"/>
          </w:rPr>
          <w:t xml:space="preserve">)</w:t>
        </w:r>
      </w:hyperlink>
      <w:r w:rsidDel="00000000" w:rsidR="00000000" w:rsidRPr="00000000">
        <w:rPr>
          <w:rtl w:val="0"/>
        </w:rPr>
        <w:t xml:space="preserve">. In addition, deforestation and degradation can increase streamflow and sediment fluxes (</w:t>
      </w:r>
      <w:hyperlink r:id="rId73">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74">
        <w:r w:rsidDel="00000000" w:rsidR="00000000" w:rsidRPr="00000000">
          <w:rPr>
            <w:color w:val="1155cc"/>
            <w:u w:val="single"/>
            <w:rtl w:val="0"/>
          </w:rPr>
          <w:t xml:space="preserve">Costa et al., 2003</w:t>
        </w:r>
      </w:hyperlink>
      <w:r w:rsidDel="00000000" w:rsidR="00000000" w:rsidRPr="00000000">
        <w:rPr>
          <w:rtl w:val="0"/>
        </w:rPr>
        <w:t xml:space="preserve">, </w:t>
      </w:r>
      <w:hyperlink r:id="rId75">
        <w:r w:rsidDel="00000000" w:rsidR="00000000" w:rsidRPr="00000000">
          <w:rPr>
            <w:color w:val="1155cc"/>
            <w:u w:val="single"/>
            <w:rtl w:val="0"/>
          </w:rPr>
          <w:t xml:space="preserve">Souza-Filho et al., 2016</w:t>
        </w:r>
      </w:hyperlink>
      <w:r w:rsidDel="00000000" w:rsidR="00000000" w:rsidRPr="00000000">
        <w:rPr>
          <w:rtl w:val="0"/>
        </w:rPr>
        <w:t xml:space="preserve">), leading to changes in the surface water balance.</w:t>
      </w:r>
    </w:p>
    <w:p w:rsidR="00000000" w:rsidDel="00000000" w:rsidP="00000000" w:rsidRDefault="00000000" w:rsidRPr="00000000" w14:paraId="00000126">
      <w:pPr>
        <w:spacing w:after="240" w:before="240" w:line="276" w:lineRule="auto"/>
        <w:ind w:left="0" w:firstLine="0"/>
        <w:rPr/>
      </w:pPr>
      <w:r w:rsidDel="00000000" w:rsidR="00000000" w:rsidRPr="00000000">
        <w:rPr>
          <w:rtl w:val="0"/>
        </w:rPr>
        <w:t xml:space="preserve">Tropical rainfall magnitude and patterns are also tightly linked to LCLUC activities (</w:t>
      </w:r>
      <w:hyperlink r:id="rId76">
        <w:r w:rsidDel="00000000" w:rsidR="00000000" w:rsidRPr="00000000">
          <w:rPr>
            <w:color w:val="1155cc"/>
            <w:u w:val="single"/>
            <w:rtl w:val="0"/>
          </w:rPr>
          <w:t xml:space="preserve">Xu et al., 2022</w:t>
        </w:r>
      </w:hyperlink>
      <w:r w:rsidDel="00000000" w:rsidR="00000000" w:rsidRPr="00000000">
        <w:rPr>
          <w:rtl w:val="0"/>
        </w:rPr>
        <w:t xml:space="preserve">, </w:t>
      </w:r>
      <w:hyperlink r:id="rId77">
        <w:r w:rsidDel="00000000" w:rsidR="00000000" w:rsidRPr="00000000">
          <w:rPr>
            <w:color w:val="1155cc"/>
            <w:u w:val="single"/>
            <w:rtl w:val="0"/>
          </w:rPr>
          <w:t xml:space="preserve">Bell et al., 2015</w:t>
        </w:r>
      </w:hyperlink>
      <w:r w:rsidDel="00000000" w:rsidR="00000000" w:rsidRPr="00000000">
        <w:rPr>
          <w:rtl w:val="0"/>
        </w:rPr>
        <w:t xml:space="preserve">, </w:t>
      </w:r>
      <w:hyperlink r:id="rId78">
        <w:r w:rsidDel="00000000" w:rsidR="00000000" w:rsidRPr="00000000">
          <w:rPr>
            <w:color w:val="1155cc"/>
            <w:u w:val="single"/>
            <w:rtl w:val="0"/>
          </w:rPr>
          <w:t xml:space="preserve">Smith et al., 2023</w:t>
        </w:r>
      </w:hyperlink>
      <w:r w:rsidDel="00000000" w:rsidR="00000000" w:rsidRPr="00000000">
        <w:rPr>
          <w:rtl w:val="0"/>
        </w:rPr>
        <w:t xml:space="preserve">) that change land surface heterogeneity at various spatial scales </w:t>
      </w:r>
      <w:hyperlink r:id="rId79">
        <w:r w:rsidDel="00000000" w:rsidR="00000000" w:rsidRPr="00000000">
          <w:rPr>
            <w:rtl w:val="0"/>
          </w:rPr>
          <w:t xml:space="preserve">(</w:t>
        </w:r>
      </w:hyperlink>
      <w:commentRangeStart w:id="258"/>
      <w:hyperlink r:id="rId80">
        <w:r w:rsidDel="00000000" w:rsidR="00000000" w:rsidRPr="00000000">
          <w:rPr>
            <w:rtl w:val="0"/>
          </w:rPr>
          <w:t xml:space="preserve">Khanna et al., 2017</w:t>
        </w:r>
      </w:hyperlink>
      <w:commentRangeEnd w:id="258"/>
      <w:r w:rsidDel="00000000" w:rsidR="00000000" w:rsidRPr="00000000">
        <w:commentReference w:id="258"/>
      </w:r>
      <w:r w:rsidDel="00000000" w:rsidR="00000000" w:rsidRPr="00000000">
        <w:rPr>
          <w:rtl w:val="0"/>
        </w:rPr>
        <w:t xml:space="preserve">; </w:t>
      </w:r>
      <w:commentRangeStart w:id="259"/>
      <w:hyperlink r:id="rId81">
        <w:r w:rsidDel="00000000" w:rsidR="00000000" w:rsidRPr="00000000">
          <w:rPr>
            <w:rtl w:val="0"/>
          </w:rPr>
          <w:t xml:space="preserve">Lawrence &amp; Vandecar, 2014</w:t>
        </w:r>
      </w:hyperlink>
      <w:commentRangeEnd w:id="259"/>
      <w:r w:rsidDel="00000000" w:rsidR="00000000" w:rsidRPr="00000000">
        <w:commentReference w:id="259"/>
      </w:r>
      <w:hyperlink r:id="rId82">
        <w:r w:rsidDel="00000000" w:rsidR="00000000" w:rsidRPr="00000000">
          <w:rPr>
            <w:rtl w:val="0"/>
          </w:rPr>
          <w:t xml:space="preserve">; </w:t>
        </w:r>
      </w:hyperlink>
      <w:commentRangeStart w:id="260"/>
      <w:hyperlink r:id="rId83">
        <w:r w:rsidDel="00000000" w:rsidR="00000000" w:rsidRPr="00000000">
          <w:rPr>
            <w:rtl w:val="0"/>
          </w:rPr>
          <w:t xml:space="preserve">Leite-Filho et al., 2021</w:t>
        </w:r>
      </w:hyperlink>
      <w:commentRangeEnd w:id="260"/>
      <w:r w:rsidDel="00000000" w:rsidR="00000000" w:rsidRPr="00000000">
        <w:commentReference w:id="260"/>
      </w:r>
      <w:hyperlink r:id="rId84">
        <w:r w:rsidDel="00000000" w:rsidR="00000000" w:rsidRPr="00000000">
          <w:rPr>
            <w:rtl w:val="0"/>
          </w:rPr>
          <w:t xml:space="preserve">; </w:t>
        </w:r>
      </w:hyperlink>
      <w:commentRangeStart w:id="261"/>
      <w:hyperlink r:id="rId85">
        <w:r w:rsidDel="00000000" w:rsidR="00000000" w:rsidRPr="00000000">
          <w:rPr>
            <w:rtl w:val="0"/>
          </w:rPr>
          <w:t xml:space="preserve">Smith et al., 2023</w:t>
        </w:r>
      </w:hyperlink>
      <w:commentRangeEnd w:id="261"/>
      <w:r w:rsidDel="00000000" w:rsidR="00000000" w:rsidRPr="00000000">
        <w:commentReference w:id="261"/>
      </w:r>
      <w:hyperlink r:id="rId86">
        <w:r w:rsidDel="00000000" w:rsidR="00000000" w:rsidRPr="00000000">
          <w:rPr>
            <w:rtl w:val="0"/>
          </w:rPr>
          <w:t xml:space="preserve">)</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87">
        <w:r w:rsidDel="00000000" w:rsidR="00000000" w:rsidRPr="00000000">
          <w:rPr>
            <w:rtl w:val="0"/>
          </w:rPr>
          <w:t xml:space="preserve">(</w:t>
        </w:r>
      </w:hyperlink>
      <w:commentRangeStart w:id="262"/>
      <w:hyperlink r:id="rId88">
        <w:r w:rsidDel="00000000" w:rsidR="00000000" w:rsidRPr="00000000">
          <w:rPr>
            <w:highlight w:val="yellow"/>
            <w:rtl w:val="0"/>
          </w:rPr>
          <w:t xml:space="preserve">Mahmood et al., 2014</w:t>
        </w:r>
      </w:hyperlink>
      <w:commentRangeEnd w:id="262"/>
      <w:r w:rsidDel="00000000" w:rsidR="00000000" w:rsidRPr="00000000">
        <w:commentReference w:id="262"/>
      </w:r>
      <w:hyperlink r:id="rId89">
        <w:r w:rsidDel="00000000" w:rsidR="00000000" w:rsidRPr="00000000">
          <w:rPr>
            <w:highlight w:val="yellow"/>
            <w:rtl w:val="0"/>
          </w:rPr>
          <w:t xml:space="preserve">; </w:t>
        </w:r>
      </w:hyperlink>
      <w:commentRangeStart w:id="263"/>
      <w:hyperlink r:id="rId90">
        <w:r w:rsidDel="00000000" w:rsidR="00000000" w:rsidRPr="00000000">
          <w:rPr>
            <w:highlight w:val="yellow"/>
            <w:rtl w:val="0"/>
          </w:rPr>
          <w:t xml:space="preserve">Snyder, 2010</w:t>
        </w:r>
      </w:hyperlink>
      <w:commentRangeEnd w:id="263"/>
      <w:r w:rsidDel="00000000" w:rsidR="00000000" w:rsidRPr="00000000">
        <w:commentReference w:id="263"/>
      </w:r>
      <w:hyperlink r:id="rId91">
        <w:r w:rsidDel="00000000" w:rsidR="00000000" w:rsidRPr="00000000">
          <w:rPr>
            <w:rtl w:val="0"/>
          </w:rPr>
          <w:t xml:space="preserve">)</w:t>
        </w:r>
      </w:hyperlink>
      <w:r w:rsidDel="00000000" w:rsidR="00000000" w:rsidRPr="00000000">
        <w:rPr>
          <w:rtl w:val="0"/>
        </w:rPr>
        <w:t xml:space="preserve"> and cross-continental nutrient cycles </w:t>
      </w:r>
      <w:hyperlink r:id="rId92">
        <w:r w:rsidDel="00000000" w:rsidR="00000000" w:rsidRPr="00000000">
          <w:rPr>
            <w:rtl w:val="0"/>
          </w:rPr>
          <w:t xml:space="preserve">(</w:t>
        </w:r>
      </w:hyperlink>
      <w:commentRangeStart w:id="264"/>
      <w:hyperlink r:id="rId93">
        <w:r w:rsidDel="00000000" w:rsidR="00000000" w:rsidRPr="00000000">
          <w:rPr>
            <w:rtl w:val="0"/>
          </w:rPr>
          <w:t xml:space="preserve">Li et al., 2021</w:t>
        </w:r>
      </w:hyperlink>
      <w:commentRangeEnd w:id="264"/>
      <w:r w:rsidDel="00000000" w:rsidR="00000000" w:rsidRPr="00000000">
        <w:commentReference w:id="264"/>
      </w:r>
      <w:hyperlink r:id="rId94">
        <w:r w:rsidDel="00000000" w:rsidR="00000000" w:rsidRPr="00000000">
          <w:rPr>
            <w:rtl w:val="0"/>
          </w:rPr>
          <w:t xml:space="preserve">,</w:t>
        </w:r>
      </w:hyperlink>
      <w:r w:rsidDel="00000000" w:rsidR="00000000" w:rsidRPr="00000000">
        <w:rPr>
          <w:rtl w:val="0"/>
        </w:rPr>
        <w:t xml:space="preserve"> </w:t>
      </w:r>
      <w:hyperlink r:id="rId95">
        <w:r w:rsidDel="00000000" w:rsidR="00000000" w:rsidRPr="00000000">
          <w:rPr>
            <w:color w:val="1155cc"/>
            <w:u w:val="single"/>
            <w:rtl w:val="0"/>
          </w:rPr>
          <w:t xml:space="preserve">Barkley et al., 2019</w:t>
        </w:r>
      </w:hyperlink>
      <w:hyperlink r:id="rId96">
        <w:r w:rsidDel="00000000" w:rsidR="00000000" w:rsidRPr="00000000">
          <w:rPr>
            <w:rtl w:val="0"/>
          </w:rPr>
          <w:t xml:space="preserve">)</w:t>
        </w:r>
      </w:hyperlink>
      <w:r w:rsidDel="00000000" w:rsidR="00000000" w:rsidRPr="00000000">
        <w:rPr>
          <w:rtl w:val="0"/>
        </w:rPr>
        <w:t xml:space="preserve">. Additionally, extensive biomass burning releases large amounts of aerosols into the atmosphere. Subsequent aerosol-cloud and aerosol-radiation interactions can alter cloud formation and life time (</w:t>
      </w:r>
      <w:hyperlink r:id="rId97">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98">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controlling regional dynamic systems</w:t>
      </w:r>
      <w:ins w:author="Liane S. Guild" w:id="26" w:date="2024-09-13T22:16:23Z">
        <w:r w:rsidDel="00000000" w:rsidR="00000000" w:rsidRPr="00000000">
          <w:rPr>
            <w:rtl w:val="0"/>
          </w:rPr>
          <w:t xml:space="preserve"> </w:t>
        </w:r>
      </w:ins>
      <w:r w:rsidDel="00000000" w:rsidR="00000000" w:rsidRPr="00000000">
        <w:rPr>
          <w:rtl w:val="0"/>
        </w:rPr>
        <w:t xml:space="preserve">(</w:t>
      </w:r>
      <w:hyperlink r:id="rId99">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100">
        <w:r w:rsidDel="00000000" w:rsidR="00000000" w:rsidRPr="00000000">
          <w:rPr>
            <w:color w:val="1155cc"/>
            <w:u w:val="single"/>
            <w:rtl w:val="0"/>
          </w:rPr>
          <w:t xml:space="preserve">Tosca et al., 2015</w:t>
        </w:r>
      </w:hyperlink>
      <w:r w:rsidDel="00000000" w:rsidR="00000000" w:rsidRPr="00000000">
        <w:rPr>
          <w:rtl w:val="0"/>
        </w:rPr>
        <w:t xml:space="preserve">).</w:t>
      </w:r>
    </w:p>
    <w:p w:rsidR="00000000" w:rsidDel="00000000" w:rsidP="00000000" w:rsidRDefault="00000000" w:rsidRPr="00000000" w14:paraId="00000127">
      <w:pPr>
        <w:spacing w:after="240" w:before="240" w:line="276" w:lineRule="auto"/>
        <w:rPr/>
      </w:pPr>
      <w:r w:rsidDel="00000000" w:rsidR="00000000" w:rsidRPr="00000000">
        <w:rPr>
          <w:rtl w:val="0"/>
        </w:rPr>
        <w:t xml:space="preserve">Tropical climate systems are also changing in other important ways. C</w:t>
      </w:r>
      <w:r w:rsidDel="00000000" w:rsidR="00000000" w:rsidRPr="00000000">
        <w:rPr>
          <w:rtl w:val="0"/>
        </w:rPr>
        <w:t xml:space="preserve">hanges in sea surface temperature (SST) patterns can alter cross-equatorial (</w:t>
      </w:r>
      <w:hyperlink r:id="rId101">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02">
        <w:r w:rsidDel="00000000" w:rsidR="00000000" w:rsidRPr="00000000">
          <w:rPr>
            <w:color w:val="1155cc"/>
            <w:u w:val="single"/>
            <w:rtl w:val="0"/>
          </w:rPr>
          <w:t xml:space="preserve">Zhou et al., 2019</w:t>
        </w:r>
      </w:hyperlink>
      <w:r w:rsidDel="00000000" w:rsidR="00000000" w:rsidRPr="00000000">
        <w:rPr>
          <w:rtl w:val="0"/>
        </w:rPr>
        <w:t xml:space="preserve">). This affects tropical precipitation and moisture patterns via changes to the intertropical convergence zone (ITCZ; </w:t>
      </w:r>
      <w:hyperlink r:id="rId103">
        <w:r w:rsidDel="00000000" w:rsidR="00000000" w:rsidRPr="00000000">
          <w:rPr>
            <w:color w:val="1155cc"/>
            <w:u w:val="single"/>
            <w:rtl w:val="0"/>
          </w:rPr>
          <w:t xml:space="preserve">Schneider et al., 2014</w:t>
        </w:r>
      </w:hyperlink>
      <w:r w:rsidDel="00000000" w:rsidR="00000000" w:rsidRPr="00000000">
        <w:rPr>
          <w:rtl w:val="0"/>
        </w:rPr>
        <w:t xml:space="preserve">, </w:t>
      </w:r>
      <w:hyperlink r:id="rId104">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05">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106">
        <w:r w:rsidDel="00000000" w:rsidR="00000000" w:rsidRPr="00000000">
          <w:rPr>
            <w:color w:val="1155cc"/>
            <w:u w:val="single"/>
            <w:rtl w:val="0"/>
          </w:rPr>
          <w:t xml:space="preserve">Cook and Vizy 2019</w:t>
        </w:r>
      </w:hyperlink>
      <w:r w:rsidDel="00000000" w:rsidR="00000000" w:rsidRPr="00000000">
        <w:rPr>
          <w:rtl w:val="0"/>
        </w:rPr>
        <w:t xml:space="preserve">, </w:t>
      </w:r>
      <w:hyperlink r:id="rId107">
        <w:r w:rsidDel="00000000" w:rsidR="00000000" w:rsidRPr="00000000">
          <w:rPr>
            <w:color w:val="1155cc"/>
            <w:u w:val="single"/>
            <w:rtl w:val="0"/>
          </w:rPr>
          <w:t xml:space="preserve">Creese et al., 2019</w:t>
        </w:r>
      </w:hyperlink>
      <w:r w:rsidDel="00000000" w:rsidR="00000000" w:rsidRPr="00000000">
        <w:rPr>
          <w:rtl w:val="0"/>
        </w:rPr>
        <w:t xml:space="preserve">, </w:t>
      </w:r>
      <w:hyperlink r:id="rId108">
        <w:r w:rsidDel="00000000" w:rsidR="00000000" w:rsidRPr="00000000">
          <w:rPr>
            <w:color w:val="1155cc"/>
            <w:u w:val="single"/>
            <w:rtl w:val="0"/>
          </w:rPr>
          <w:t xml:space="preserve">Montini et al., 2019</w:t>
        </w:r>
      </w:hyperlink>
      <w:r w:rsidDel="00000000" w:rsidR="00000000" w:rsidRPr="00000000">
        <w:rPr>
          <w:rtl w:val="0"/>
        </w:rPr>
        <w:t xml:space="preserve">). Climate phenomena such as ENSO, the Madden-Julian Oscillation, the Indian Ocean Dipole, and Atlantic Meridional Overturning Circulation can also alter tropical convection and induce climate variability (</w:t>
      </w:r>
      <w:hyperlink r:id="rId109">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110">
        <w:r w:rsidDel="00000000" w:rsidR="00000000" w:rsidRPr="00000000">
          <w:rPr>
            <w:color w:val="1155cc"/>
            <w:u w:val="single"/>
            <w:rtl w:val="0"/>
          </w:rPr>
          <w:t xml:space="preserve">Dias et al., 2017</w:t>
        </w:r>
      </w:hyperlink>
      <w:r w:rsidDel="00000000" w:rsidR="00000000" w:rsidRPr="00000000">
        <w:rPr>
          <w:rtl w:val="0"/>
        </w:rPr>
        <w:t xml:space="preserve">, </w:t>
      </w:r>
      <w:commentRangeStart w:id="265"/>
      <w:r w:rsidDel="00000000" w:rsidR="00000000" w:rsidRPr="00000000">
        <w:rPr>
          <w:rtl w:val="0"/>
        </w:rPr>
        <w:t xml:space="preserve">Gu and Adler, 2018</w:t>
      </w:r>
      <w:commentRangeEnd w:id="265"/>
      <w:r w:rsidDel="00000000" w:rsidR="00000000" w:rsidRPr="00000000">
        <w:commentReference w:id="265"/>
      </w:r>
      <w:r w:rsidDel="00000000" w:rsidR="00000000" w:rsidRPr="00000000">
        <w:rPr>
          <w:rtl w:val="0"/>
        </w:rPr>
        <w:t xml:space="preserve">). As a result, tropical forests can experience significant changes in their water cycle over a variety of time scales, including droughts (</w:t>
      </w:r>
      <w:commentRangeStart w:id="266"/>
      <w:r w:rsidDel="00000000" w:rsidR="00000000" w:rsidRPr="00000000">
        <w:rPr>
          <w:rtl w:val="0"/>
        </w:rPr>
        <w:t xml:space="preserve">Marengo et al., 2016</w:t>
      </w:r>
      <w:commentRangeEnd w:id="266"/>
      <w:r w:rsidDel="00000000" w:rsidR="00000000" w:rsidRPr="00000000">
        <w:commentReference w:id="266"/>
      </w:r>
      <w:r w:rsidDel="00000000" w:rsidR="00000000" w:rsidRPr="00000000">
        <w:rPr>
          <w:rtl w:val="0"/>
        </w:rPr>
        <w:t xml:space="preserve">, </w:t>
      </w:r>
      <w:hyperlink r:id="rId111">
        <w:r w:rsidDel="00000000" w:rsidR="00000000" w:rsidRPr="00000000">
          <w:rPr>
            <w:color w:val="1155cc"/>
            <w:u w:val="single"/>
            <w:rtl w:val="0"/>
          </w:rPr>
          <w:t xml:space="preserve">Ndehedehe et al., 2018</w:t>
        </w:r>
      </w:hyperlink>
      <w:r w:rsidDel="00000000" w:rsidR="00000000" w:rsidRPr="00000000">
        <w:rPr>
          <w:rtl w:val="0"/>
        </w:rPr>
        <w:t xml:space="preserve">, </w:t>
      </w:r>
      <w:commentRangeStart w:id="267"/>
      <w:r w:rsidDel="00000000" w:rsidR="00000000" w:rsidRPr="00000000">
        <w:rPr>
          <w:rtl w:val="0"/>
        </w:rPr>
        <w:t xml:space="preserve">Jiménez-Muñoz et al., 2016</w:t>
      </w:r>
      <w:commentRangeEnd w:id="267"/>
      <w:r w:rsidDel="00000000" w:rsidR="00000000" w:rsidRPr="00000000">
        <w:commentReference w:id="267"/>
      </w:r>
      <w:r w:rsidDel="00000000" w:rsidR="00000000" w:rsidRPr="00000000">
        <w:rPr>
          <w:rtl w:val="0"/>
        </w:rPr>
        <w:t xml:space="preserve">) , increases in dry season lengths and intensity (</w:t>
      </w:r>
      <w:hyperlink r:id="rId112">
        <w:r w:rsidDel="00000000" w:rsidR="00000000" w:rsidRPr="00000000">
          <w:rPr>
            <w:color w:val="1155cc"/>
            <w:u w:val="single"/>
            <w:rtl w:val="0"/>
          </w:rPr>
          <w:t xml:space="preserve">Jiang et al., 2019</w:t>
        </w:r>
      </w:hyperlink>
      <w:r w:rsidDel="00000000" w:rsidR="00000000" w:rsidRPr="00000000">
        <w:rPr>
          <w:rtl w:val="0"/>
        </w:rPr>
        <w:t xml:space="preserve">, </w:t>
      </w:r>
      <w:hyperlink r:id="rId113">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w:t>
      </w:r>
      <w:commentRangeStart w:id="268"/>
      <w:r w:rsidDel="00000000" w:rsidR="00000000" w:rsidRPr="00000000">
        <w:rPr>
          <w:rtl w:val="0"/>
        </w:rPr>
        <w:t xml:space="preserve">Yin et al., 2014</w:t>
      </w:r>
      <w:commentRangeEnd w:id="268"/>
      <w:r w:rsidDel="00000000" w:rsidR="00000000" w:rsidRPr="00000000">
        <w:commentReference w:id="268"/>
      </w:r>
      <w:r w:rsidDel="00000000" w:rsidR="00000000" w:rsidRPr="00000000">
        <w:rPr>
          <w:rtl w:val="0"/>
        </w:rPr>
        <w:t xml:space="preserve">), decadal-scale declines in rainfall (</w:t>
      </w:r>
      <w:hyperlink r:id="rId114">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and cyclonic storms (</w:t>
      </w:r>
      <w:commentRangeStart w:id="269"/>
      <w:r w:rsidDel="00000000" w:rsidR="00000000" w:rsidRPr="00000000">
        <w:rPr>
          <w:rtl w:val="0"/>
        </w:rPr>
        <w:t xml:space="preserve">Taylor et al., 2018</w:t>
      </w:r>
      <w:commentRangeEnd w:id="269"/>
      <w:r w:rsidDel="00000000" w:rsidR="00000000" w:rsidRPr="00000000">
        <w:commentReference w:id="269"/>
      </w:r>
      <w:r w:rsidDel="00000000" w:rsidR="00000000" w:rsidRPr="00000000">
        <w:rPr>
          <w:rtl w:val="0"/>
        </w:rPr>
        <w:t xml:space="preserve">, </w:t>
      </w:r>
      <w:hyperlink r:id="rId115">
        <w:r w:rsidDel="00000000" w:rsidR="00000000" w:rsidRPr="00000000">
          <w:rPr>
            <w:color w:val="1155cc"/>
            <w:u w:val="single"/>
            <w:rtl w:val="0"/>
          </w:rPr>
          <w:t xml:space="preserve">Rehbein and Ambrizzi 2023</w:t>
        </w:r>
      </w:hyperlink>
      <w:r w:rsidDel="00000000" w:rsidR="00000000" w:rsidRPr="00000000">
        <w:rPr>
          <w:rtl w:val="0"/>
        </w:rPr>
        <w:t xml:space="preserve">, </w:t>
      </w:r>
      <w:commentRangeStart w:id="270"/>
      <w:r w:rsidDel="00000000" w:rsidR="00000000" w:rsidRPr="00000000">
        <w:rPr>
          <w:rtl w:val="0"/>
        </w:rPr>
        <w:t xml:space="preserve">Balaguru et al., 2018</w:t>
      </w:r>
      <w:commentRangeEnd w:id="270"/>
      <w:r w:rsidDel="00000000" w:rsidR="00000000" w:rsidRPr="00000000">
        <w:commentReference w:id="270"/>
      </w:r>
      <w:r w:rsidDel="00000000" w:rsidR="00000000" w:rsidRPr="00000000">
        <w:rPr>
          <w:rtl w:val="0"/>
        </w:rPr>
        <w:t xml:space="preserve">). This can alter </w:t>
      </w:r>
      <w:r w:rsidDel="00000000" w:rsidR="00000000" w:rsidRPr="00000000">
        <w:rPr>
          <w:rtl w:val="0"/>
        </w:rPr>
        <w:t xml:space="preserve">ecosystem structure and function in many ways, including higher tree mortality rates, loss of canopy cover, and subsequent changes in species composition and ecosystem processes  </w:t>
      </w:r>
      <w:hyperlink r:id="rId116">
        <w:r w:rsidDel="00000000" w:rsidR="00000000" w:rsidRPr="00000000">
          <w:rPr>
            <w:color w:val="1155cc"/>
            <w:u w:val="single"/>
            <w:rtl w:val="0"/>
          </w:rPr>
          <w:t xml:space="preserve">(</w:t>
        </w:r>
      </w:hyperlink>
      <w:commentRangeStart w:id="271"/>
      <w:hyperlink r:id="rId117">
        <w:r w:rsidDel="00000000" w:rsidR="00000000" w:rsidRPr="00000000">
          <w:rPr>
            <w:color w:val="1155cc"/>
            <w:u w:val="single"/>
            <w:rtl w:val="0"/>
          </w:rPr>
          <w:t xml:space="preserve">Uriarte et al. 2019,</w:t>
        </w:r>
      </w:hyperlink>
      <w:commentRangeEnd w:id="271"/>
      <w:r w:rsidDel="00000000" w:rsidR="00000000" w:rsidRPr="00000000">
        <w:commentReference w:id="271"/>
      </w:r>
      <w:hyperlink r:id="rId118">
        <w:r w:rsidDel="00000000" w:rsidR="00000000" w:rsidRPr="00000000">
          <w:rPr>
            <w:color w:val="1155cc"/>
            <w:u w:val="single"/>
            <w:rtl w:val="0"/>
          </w:rPr>
          <w:t xml:space="preserve"> Liu et al., 2017).</w:t>
        </w:r>
      </w:hyperlink>
      <w:r w:rsidDel="00000000" w:rsidR="00000000" w:rsidRPr="00000000">
        <w:rPr>
          <w:rtl w:val="0"/>
        </w:rPr>
        <w:t xml:space="preserve"> However, tropical forests are showing different responses to changes in their water cycle. For example, Central African tropical forests appear less responsive to drought conditions compared to the Amazon rainforests (</w:t>
      </w:r>
      <w:hyperlink r:id="rId119">
        <w:r w:rsidDel="00000000" w:rsidR="00000000" w:rsidRPr="00000000">
          <w:rPr>
            <w:color w:val="1155cc"/>
            <w:u w:val="single"/>
            <w:rtl w:val="0"/>
          </w:rPr>
          <w:t xml:space="preserve">Tao et al., 2022</w:t>
        </w:r>
      </w:hyperlink>
      <w:r w:rsidDel="00000000" w:rsidR="00000000" w:rsidRPr="00000000">
        <w:rPr>
          <w:rtl w:val="0"/>
        </w:rPr>
        <w:t xml:space="preserve">, </w:t>
      </w:r>
      <w:hyperlink r:id="rId120">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121">
        <w:r w:rsidDel="00000000" w:rsidR="00000000" w:rsidRPr="00000000">
          <w:rPr>
            <w:color w:val="1155cc"/>
            <w:u w:val="single"/>
            <w:rtl w:val="0"/>
          </w:rPr>
          <w:t xml:space="preserve">Saatchi et al., 2012</w:t>
        </w:r>
      </w:hyperlink>
      <w:r w:rsidDel="00000000" w:rsidR="00000000" w:rsidRPr="00000000">
        <w:rPr>
          <w:rtl w:val="0"/>
        </w:rPr>
        <w:t xml:space="preserve">, </w:t>
      </w:r>
      <w:hyperlink r:id="rId122">
        <w:r w:rsidDel="00000000" w:rsidR="00000000" w:rsidRPr="00000000">
          <w:rPr>
            <w:color w:val="1155cc"/>
            <w:u w:val="single"/>
            <w:rtl w:val="0"/>
          </w:rPr>
          <w:t xml:space="preserve">Bennett et al., 2021</w:t>
        </w:r>
      </w:hyperlink>
      <w:r w:rsidDel="00000000" w:rsidR="00000000" w:rsidRPr="00000000">
        <w:rPr>
          <w:rtl w:val="0"/>
        </w:rPr>
        <w:t xml:space="preserve">), and in general, intact, wetter tropical forests seem better able to withstand these changing climatic conditions (</w:t>
      </w:r>
      <w:hyperlink r:id="rId123">
        <w:r w:rsidDel="00000000" w:rsidR="00000000" w:rsidRPr="00000000">
          <w:rPr>
            <w:color w:val="1155cc"/>
            <w:u w:val="single"/>
            <w:rtl w:val="0"/>
          </w:rPr>
          <w:t xml:space="preserve">Bennett et al., 2023</w:t>
        </w:r>
      </w:hyperlink>
      <w:r w:rsidDel="00000000" w:rsidR="00000000" w:rsidRPr="00000000">
        <w:rPr>
          <w:rtl w:val="0"/>
        </w:rPr>
        <w:t xml:space="preserve">). </w:t>
      </w:r>
    </w:p>
    <w:p w:rsidR="00000000" w:rsidDel="00000000" w:rsidP="00000000" w:rsidRDefault="00000000" w:rsidRPr="00000000" w14:paraId="00000128">
      <w:pPr>
        <w:spacing w:after="240" w:before="240" w:lineRule="auto"/>
        <w:rPr/>
      </w:pPr>
      <w:r w:rsidDel="00000000" w:rsidR="00000000" w:rsidRPr="00000000">
        <w:rPr>
          <w:rtl w:val="0"/>
        </w:rPr>
        <w:t xml:space="preserve">Due to climate change and projected increases in the intensity and frequency of extreme events, vegetation temperature and water thresholds are being tested (</w:t>
      </w:r>
      <w:hyperlink r:id="rId124">
        <w:r w:rsidDel="00000000" w:rsidR="00000000" w:rsidRPr="00000000">
          <w:rPr>
            <w:color w:val="1155cc"/>
            <w:u w:val="single"/>
            <w:rtl w:val="0"/>
          </w:rPr>
          <w:t xml:space="preserve">Esquivel-Muelbert et al., 2019</w:t>
        </w:r>
      </w:hyperlink>
      <w:r w:rsidDel="00000000" w:rsidR="00000000" w:rsidRPr="00000000">
        <w:rPr>
          <w:rtl w:val="0"/>
        </w:rPr>
        <w:t xml:space="preserve">). </w:t>
      </w:r>
      <w:r w:rsidDel="00000000" w:rsidR="00000000" w:rsidRPr="00000000">
        <w:rPr>
          <w:rtl w:val="0"/>
        </w:rPr>
        <w:t xml:space="preserve">Reductions in moisture recycling can exacerbate drying in both local and nonlocal regions (</w:t>
      </w:r>
      <w:commentRangeStart w:id="272"/>
      <w:r w:rsidDel="00000000" w:rsidR="00000000" w:rsidRPr="00000000">
        <w:rPr>
          <w:rtl w:val="0"/>
        </w:rPr>
        <w:t xml:space="preserve">Zemp et al., 2017</w:t>
      </w:r>
      <w:commentRangeEnd w:id="272"/>
      <w:r w:rsidDel="00000000" w:rsidR="00000000" w:rsidRPr="00000000">
        <w:commentReference w:id="272"/>
      </w:r>
      <w:r w:rsidDel="00000000" w:rsidR="00000000" w:rsidRPr="00000000">
        <w:rPr>
          <w:rtl w:val="0"/>
        </w:rPr>
        <w:t xml:space="preserve">), and delay the rainy season onsets (</w:t>
      </w:r>
      <w:hyperlink r:id="rId125">
        <w:r w:rsidDel="00000000" w:rsidR="00000000" w:rsidRPr="00000000">
          <w:rPr>
            <w:color w:val="1155cc"/>
            <w:u w:val="single"/>
            <w:rtl w:val="0"/>
          </w:rPr>
          <w:t xml:space="preserve">Leite-Filho et al., 2019</w:t>
        </w:r>
      </w:hyperlink>
      <w:r w:rsidDel="00000000" w:rsidR="00000000" w:rsidRPr="00000000">
        <w:rPr>
          <w:rtl w:val="0"/>
        </w:rPr>
        <w:t xml:space="preserve">), eventually leading to critical transition points and possibly even tipping points (</w:t>
      </w:r>
      <w:commentRangeStart w:id="273"/>
      <w:r w:rsidDel="00000000" w:rsidR="00000000" w:rsidRPr="00000000">
        <w:rPr>
          <w:rtl w:val="0"/>
        </w:rPr>
        <w:t xml:space="preserve">Flores et al., 2024</w:t>
      </w:r>
      <w:commentRangeEnd w:id="273"/>
      <w:r w:rsidDel="00000000" w:rsidR="00000000" w:rsidRPr="00000000">
        <w:commentReference w:id="273"/>
      </w:r>
      <w:r w:rsidDel="00000000" w:rsidR="00000000" w:rsidRPr="00000000">
        <w:rPr>
          <w:rtl w:val="0"/>
        </w:rPr>
        <w:t xml:space="preserve">). However, </w:t>
      </w:r>
      <w:r w:rsidDel="00000000" w:rsidR="00000000" w:rsidRPr="00000000">
        <w:rPr>
          <w:rtl w:val="0"/>
        </w:rPr>
        <w:t xml:space="preserve">vegetation sensitivity differs among tropical continents, and complex interactions with other changes, such as increased atmospheric CO2, may alter vegetation response </w:t>
      </w:r>
      <w:hyperlink r:id="rId126">
        <w:r w:rsidDel="00000000" w:rsidR="00000000" w:rsidRPr="00000000">
          <w:rPr>
            <w:color w:val="1155cc"/>
            <w:u w:val="single"/>
            <w:rtl w:val="0"/>
          </w:rPr>
          <w:t xml:space="preserve">(</w:t>
        </w:r>
      </w:hyperlink>
      <w:commentRangeStart w:id="274"/>
      <w:hyperlink r:id="rId127">
        <w:r w:rsidDel="00000000" w:rsidR="00000000" w:rsidRPr="00000000">
          <w:rPr>
            <w:color w:val="1155cc"/>
            <w:u w:val="single"/>
            <w:rtl w:val="0"/>
          </w:rPr>
          <w:t xml:space="preserve">Doughty et al., 2023</w:t>
        </w:r>
      </w:hyperlink>
      <w:commentRangeEnd w:id="274"/>
      <w:r w:rsidDel="00000000" w:rsidR="00000000" w:rsidRPr="00000000">
        <w:commentReference w:id="274"/>
      </w:r>
      <w:hyperlink r:id="rId128">
        <w:r w:rsidDel="00000000" w:rsidR="00000000" w:rsidRPr="00000000">
          <w:rPr>
            <w:color w:val="1155cc"/>
            <w:u w:val="single"/>
            <w:rtl w:val="0"/>
          </w:rPr>
          <w:t xml:space="preserve">,</w:t>
        </w:r>
      </w:hyperlink>
      <w:commentRangeStart w:id="275"/>
      <w:hyperlink r:id="rId129">
        <w:r w:rsidDel="00000000" w:rsidR="00000000" w:rsidRPr="00000000">
          <w:rPr>
            <w:color w:val="1155cc"/>
            <w:u w:val="single"/>
            <w:rtl w:val="0"/>
          </w:rPr>
          <w:t xml:space="preserve"> Smith et al., 2020</w:t>
        </w:r>
      </w:hyperlink>
      <w:commentRangeEnd w:id="275"/>
      <w:r w:rsidDel="00000000" w:rsidR="00000000" w:rsidRPr="00000000">
        <w:commentReference w:id="275"/>
      </w:r>
      <w:r w:rsidDel="00000000" w:rsidR="00000000" w:rsidRPr="00000000">
        <w:rPr>
          <w:rtl w:val="0"/>
        </w:rPr>
        <w:t xml:space="preserve">).</w:t>
      </w:r>
      <w:r w:rsidDel="00000000" w:rsidR="00000000" w:rsidRPr="00000000">
        <w:rPr>
          <w:rtl w:val="0"/>
        </w:rPr>
        <w:t xml:space="preserve"> For example, African forests, particularly those in West Africa, are often exposed to higher temperatures and may be more adapted to heat stress compared to the relatively cooler, more humid regions of Southeast Asia (</w:t>
      </w:r>
      <w:hyperlink r:id="rId130">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w:t>
      </w:r>
      <w:commentRangeStart w:id="276"/>
      <w:r w:rsidDel="00000000" w:rsidR="00000000" w:rsidRPr="00000000">
        <w:rPr>
          <w:rtl w:val="0"/>
        </w:rPr>
        <w:t xml:space="preserve">under extreme conditions</w:t>
      </w:r>
      <w:commentRangeEnd w:id="276"/>
      <w:r w:rsidDel="00000000" w:rsidR="00000000" w:rsidRPr="00000000">
        <w:commentReference w:id="276"/>
      </w:r>
      <w:r w:rsidDel="00000000" w:rsidR="00000000" w:rsidRPr="00000000">
        <w:rPr>
          <w:rtl w:val="0"/>
        </w:rPr>
        <w:t xml:space="preserve">. Overall, exceeding these climate thresholds could lead to subsequent shifts to alternative states, such as savannas, which are less capable of supporting globally important tropical forest ecosystem services </w:t>
      </w:r>
      <w:hyperlink r:id="rId131">
        <w:r w:rsidDel="00000000" w:rsidR="00000000" w:rsidRPr="00000000">
          <w:rPr>
            <w:rtl w:val="0"/>
          </w:rPr>
          <w:t xml:space="preserve">(</w:t>
        </w:r>
      </w:hyperlink>
      <w:commentRangeStart w:id="277"/>
      <w:hyperlink r:id="rId132">
        <w:r w:rsidDel="00000000" w:rsidR="00000000" w:rsidRPr="00000000">
          <w:rPr>
            <w:rtl w:val="0"/>
          </w:rPr>
          <w:t xml:space="preserve">Aguirre-Gutiérrez et al., 2020</w:t>
        </w:r>
      </w:hyperlink>
      <w:commentRangeEnd w:id="277"/>
      <w:r w:rsidDel="00000000" w:rsidR="00000000" w:rsidRPr="00000000">
        <w:commentReference w:id="277"/>
      </w:r>
      <w:hyperlink r:id="rId133">
        <w:r w:rsidDel="00000000" w:rsidR="00000000" w:rsidRPr="00000000">
          <w:rPr>
            <w:rtl w:val="0"/>
          </w:rPr>
          <w:t xml:space="preserve">; Flores et al., 2024; </w:t>
        </w:r>
      </w:hyperlink>
      <w:commentRangeStart w:id="278"/>
      <w:hyperlink r:id="rId134">
        <w:r w:rsidDel="00000000" w:rsidR="00000000" w:rsidRPr="00000000">
          <w:rPr>
            <w:rtl w:val="0"/>
          </w:rPr>
          <w:t xml:space="preserve">Nobre et al., 2016</w:t>
        </w:r>
      </w:hyperlink>
      <w:commentRangeEnd w:id="278"/>
      <w:r w:rsidDel="00000000" w:rsidR="00000000" w:rsidRPr="00000000">
        <w:commentReference w:id="278"/>
      </w:r>
      <w:hyperlink r:id="rId135">
        <w:r w:rsidDel="00000000" w:rsidR="00000000" w:rsidRPr="00000000">
          <w:rPr>
            <w:rtl w:val="0"/>
          </w:rPr>
          <w:t xml:space="preserve">; </w:t>
        </w:r>
      </w:hyperlink>
      <w:commentRangeStart w:id="279"/>
      <w:hyperlink r:id="rId136">
        <w:r w:rsidDel="00000000" w:rsidR="00000000" w:rsidRPr="00000000">
          <w:rPr>
            <w:rtl w:val="0"/>
          </w:rPr>
          <w:t xml:space="preserve">Scheffer et al., 2001</w:t>
        </w:r>
      </w:hyperlink>
      <w:commentRangeEnd w:id="279"/>
      <w:r w:rsidDel="00000000" w:rsidR="00000000" w:rsidRPr="00000000">
        <w:commentReference w:id="279"/>
      </w:r>
      <w:hyperlink r:id="rId137">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29">
      <w:pPr>
        <w:pStyle w:val="Heading3"/>
        <w:rPr/>
      </w:pPr>
      <w:bookmarkStart w:colFirst="0" w:colLast="0" w:name="_thgadem9pj58" w:id="14"/>
      <w:bookmarkEnd w:id="14"/>
      <w:commentRangeStart w:id="280"/>
      <w:r w:rsidDel="00000000" w:rsidR="00000000" w:rsidRPr="00000000">
        <w:rPr>
          <w:rtl w:val="0"/>
        </w:rPr>
        <w:t xml:space="preserve">2</w:t>
      </w:r>
      <w:commentRangeEnd w:id="280"/>
      <w:r w:rsidDel="00000000" w:rsidR="00000000" w:rsidRPr="00000000">
        <w:commentReference w:id="280"/>
      </w:r>
      <w:r w:rsidDel="00000000" w:rsidR="00000000" w:rsidRPr="00000000">
        <w:rPr>
          <w:rtl w:val="0"/>
        </w:rPr>
        <w:t xml:space="preserve">.4 </w:t>
      </w:r>
      <w:r w:rsidDel="00000000" w:rsidR="00000000" w:rsidRPr="00000000">
        <w:rPr>
          <w:rtl w:val="0"/>
        </w:rPr>
        <w:t xml:space="preserve">Social</w:t>
      </w:r>
      <w:r w:rsidDel="00000000" w:rsidR="00000000" w:rsidRPr="00000000">
        <w:rPr>
          <w:rtl w:val="0"/>
        </w:rPr>
        <w:t xml:space="preserve">-Ecological Systems</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Tropical forests are important not only for biodiversity, carbon storage, and climate regulation but also for food security, cultural diversity, and the livelihoods of millions of people. Tropical forests are of particular importance to Indigenous Peoples and Local Communities (IPLCs), whose lives and cultures have long shaped and been shaped by forests. PANGEA will conduct integrated social-ecological systems research to better understand the patterns and influence of land use and its change, including deforestation, degradation, restoration, and fire regimes across tropical biomes. PANGEA will also study the feedbacks between social and ecological systems, spanning modern industrial systems to traditional, local, and Indigenous forest management, and how these systems affect ecosystem resilience and the provision of ecosystem services. PANGEA integrates social and ecological data into existing and new models to capture the feedbacks within social-ecological systems under different economic, cultural, environmental, and governance conditions.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Social-ecological systems in the tropics have been shaped by complex interactions with a diversity of actors who differ in their values, capacities, and goals</w:t>
      </w:r>
      <w:commentRangeStart w:id="281"/>
      <w:r w:rsidDel="00000000" w:rsidR="00000000" w:rsidRPr="00000000">
        <w:rPr>
          <w:rtl w:val="0"/>
        </w:rPr>
        <w:t xml:space="preserve"> that influence their relationships with nature</w:t>
      </w:r>
      <w:commentRangeEnd w:id="281"/>
      <w:r w:rsidDel="00000000" w:rsidR="00000000" w:rsidRPr="00000000">
        <w:commentReference w:id="281"/>
      </w:r>
      <w:r w:rsidDel="00000000" w:rsidR="00000000" w:rsidRPr="00000000">
        <w:rPr>
          <w:rtl w:val="0"/>
        </w:rPr>
        <w:t xml:space="preserve"> (</w:t>
      </w:r>
      <w:r w:rsidDel="00000000" w:rsidR="00000000" w:rsidRPr="00000000">
        <w:rPr>
          <w:highlight w:val="yellow"/>
          <w:rtl w:val="0"/>
        </w:rPr>
        <w:t xml:space="preserve">Meyfroidt et al., 2018, 2022</w:t>
      </w:r>
      <w:r w:rsidDel="00000000" w:rsidR="00000000" w:rsidRPr="00000000">
        <w:rPr>
          <w:rtl w:val="0"/>
        </w:rPr>
        <w:t xml:space="preserve">). Despite their critical role in climate regulation, biodiversity conservation, and provision of essential benefits to human well-being, tropical ecosystems are increasingly threatened by environmental changes and overexploitation (Koellner et al. </w:t>
      </w:r>
      <w:commentRangeStart w:id="282"/>
      <w:r w:rsidDel="00000000" w:rsidR="00000000" w:rsidRPr="00000000">
        <w:rPr>
          <w:rtl w:val="0"/>
        </w:rPr>
        <w:t xml:space="preserve">2008</w:t>
      </w:r>
      <w:commentRangeEnd w:id="282"/>
      <w:r w:rsidDel="00000000" w:rsidR="00000000" w:rsidRPr="00000000">
        <w:commentReference w:id="282"/>
      </w:r>
      <w:r w:rsidDel="00000000" w:rsidR="00000000" w:rsidRPr="00000000">
        <w:rPr>
          <w:rtl w:val="0"/>
        </w:rPr>
        <w:t xml:space="preserve">), leading to shifts in species composition, altered ecosystem function, reduced resilience, and diminished productivity (Siyum, 2020). These shifts have local to planetary scale impacts (Houghton and Castanho, 2022, Mendoza-Ponce et al., 202).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commentRangeStart w:id="283"/>
      <w:r w:rsidDel="00000000" w:rsidR="00000000" w:rsidRPr="00000000">
        <w:rPr>
          <w:rtl w:val="0"/>
        </w:rPr>
        <w:t xml:space="preserve">Several conceptual frameworks</w:t>
      </w:r>
      <w:commentRangeEnd w:id="283"/>
      <w:r w:rsidDel="00000000" w:rsidR="00000000" w:rsidRPr="00000000">
        <w:commentReference w:id="283"/>
      </w:r>
      <w:r w:rsidDel="00000000" w:rsidR="00000000" w:rsidRPr="00000000">
        <w:rPr>
          <w:rtl w:val="0"/>
        </w:rPr>
        <w:t xml:space="preserve"> have been developed to understand the relationships between and within social and ecological systems. Prominent approaches include the Club of Rome report (Meadows et al, </w:t>
      </w:r>
      <w:commentRangeStart w:id="284"/>
      <w:r w:rsidDel="00000000" w:rsidR="00000000" w:rsidRPr="00000000">
        <w:rPr>
          <w:rtl w:val="0"/>
        </w:rPr>
        <w:t xml:space="preserve">1972</w:t>
      </w:r>
      <w:commentRangeEnd w:id="284"/>
      <w:r w:rsidDel="00000000" w:rsidR="00000000" w:rsidRPr="00000000">
        <w:commentReference w:id="284"/>
      </w:r>
      <w:r w:rsidDel="00000000" w:rsidR="00000000" w:rsidRPr="00000000">
        <w:rPr>
          <w:rtl w:val="0"/>
        </w:rPr>
        <w:t xml:space="preserve">), the sustainable livelihoods framework (Scoones, </w:t>
      </w:r>
      <w:commentRangeStart w:id="285"/>
      <w:r w:rsidDel="00000000" w:rsidR="00000000" w:rsidRPr="00000000">
        <w:rPr>
          <w:rtl w:val="0"/>
        </w:rPr>
        <w:t xml:space="preserve">1998</w:t>
      </w:r>
      <w:commentRangeEnd w:id="285"/>
      <w:r w:rsidDel="00000000" w:rsidR="00000000" w:rsidRPr="00000000">
        <w:commentReference w:id="285"/>
      </w:r>
      <w:r w:rsidDel="00000000" w:rsidR="00000000" w:rsidRPr="00000000">
        <w:rPr>
          <w:rtl w:val="0"/>
        </w:rPr>
        <w:t xml:space="preserve">), and various models of social-ecological systems (Anderies et al., </w:t>
      </w:r>
      <w:commentRangeStart w:id="286"/>
      <w:r w:rsidDel="00000000" w:rsidR="00000000" w:rsidRPr="00000000">
        <w:rPr>
          <w:rtl w:val="0"/>
        </w:rPr>
        <w:t xml:space="preserve">2004</w:t>
      </w:r>
      <w:commentRangeEnd w:id="286"/>
      <w:r w:rsidDel="00000000" w:rsidR="00000000" w:rsidRPr="00000000">
        <w:commentReference w:id="286"/>
      </w:r>
      <w:r w:rsidDel="00000000" w:rsidR="00000000" w:rsidRPr="00000000">
        <w:rPr>
          <w:rtl w:val="0"/>
        </w:rPr>
        <w:t xml:space="preserve">; Folke, </w:t>
      </w:r>
      <w:commentRangeStart w:id="287"/>
      <w:r w:rsidDel="00000000" w:rsidR="00000000" w:rsidRPr="00000000">
        <w:rPr>
          <w:rtl w:val="0"/>
        </w:rPr>
        <w:t xml:space="preserve">2006</w:t>
      </w:r>
      <w:commentRangeEnd w:id="287"/>
      <w:r w:rsidDel="00000000" w:rsidR="00000000" w:rsidRPr="00000000">
        <w:commentReference w:id="287"/>
      </w:r>
      <w:r w:rsidDel="00000000" w:rsidR="00000000" w:rsidRPr="00000000">
        <w:rPr>
          <w:rtl w:val="0"/>
        </w:rPr>
        <w:t xml:space="preserve">; Ostrom, </w:t>
      </w:r>
      <w:commentRangeStart w:id="288"/>
      <w:r w:rsidDel="00000000" w:rsidR="00000000" w:rsidRPr="00000000">
        <w:rPr>
          <w:rtl w:val="0"/>
        </w:rPr>
        <w:t xml:space="preserve">2009</w:t>
      </w:r>
      <w:commentRangeEnd w:id="288"/>
      <w:r w:rsidDel="00000000" w:rsidR="00000000" w:rsidRPr="00000000">
        <w:commentReference w:id="288"/>
      </w:r>
      <w:r w:rsidDel="00000000" w:rsidR="00000000" w:rsidRPr="00000000">
        <w:rPr>
          <w:rtl w:val="0"/>
        </w:rPr>
        <w:t xml:space="preserve">). Other frameworks focus on coupled human-nature systems (Liu et al., </w:t>
      </w:r>
      <w:commentRangeStart w:id="289"/>
      <w:r w:rsidDel="00000000" w:rsidR="00000000" w:rsidRPr="00000000">
        <w:rPr>
          <w:rtl w:val="0"/>
        </w:rPr>
        <w:t xml:space="preserve">2007</w:t>
      </w:r>
      <w:commentRangeEnd w:id="289"/>
      <w:r w:rsidDel="00000000" w:rsidR="00000000" w:rsidRPr="00000000">
        <w:commentReference w:id="289"/>
      </w:r>
      <w:r w:rsidDel="00000000" w:rsidR="00000000" w:rsidRPr="00000000">
        <w:rPr>
          <w:rtl w:val="0"/>
        </w:rPr>
        <w:t xml:space="preserve">), socionature (Swyngedouw 1999), ecosystem services (Costanza et al., </w:t>
      </w:r>
      <w:commentRangeStart w:id="290"/>
      <w:r w:rsidDel="00000000" w:rsidR="00000000" w:rsidRPr="00000000">
        <w:rPr>
          <w:rtl w:val="0"/>
        </w:rPr>
        <w:t xml:space="preserve">2017</w:t>
      </w:r>
      <w:commentRangeEnd w:id="290"/>
      <w:r w:rsidDel="00000000" w:rsidR="00000000" w:rsidRPr="00000000">
        <w:commentReference w:id="290"/>
      </w:r>
      <w:r w:rsidDel="00000000" w:rsidR="00000000" w:rsidRPr="00000000">
        <w:rPr>
          <w:rtl w:val="0"/>
        </w:rPr>
        <w:t xml:space="preserve">; Daily, </w:t>
      </w:r>
      <w:commentRangeStart w:id="291"/>
      <w:r w:rsidDel="00000000" w:rsidR="00000000" w:rsidRPr="00000000">
        <w:rPr>
          <w:rtl w:val="0"/>
        </w:rPr>
        <w:t xml:space="preserve">1997</w:t>
      </w:r>
      <w:commentRangeEnd w:id="291"/>
      <w:r w:rsidDel="00000000" w:rsidR="00000000" w:rsidRPr="00000000">
        <w:commentReference w:id="291"/>
      </w:r>
      <w:r w:rsidDel="00000000" w:rsidR="00000000" w:rsidRPr="00000000">
        <w:rPr>
          <w:rtl w:val="0"/>
        </w:rPr>
        <w:t xml:space="preserve">), nature’s contributions to people (Díaz et al., </w:t>
      </w:r>
      <w:commentRangeStart w:id="292"/>
      <w:r w:rsidDel="00000000" w:rsidR="00000000" w:rsidRPr="00000000">
        <w:rPr>
          <w:rtl w:val="0"/>
        </w:rPr>
        <w:t xml:space="preserve">2018</w:t>
      </w:r>
      <w:commentRangeEnd w:id="292"/>
      <w:r w:rsidDel="00000000" w:rsidR="00000000" w:rsidRPr="00000000">
        <w:commentReference w:id="292"/>
      </w:r>
      <w:r w:rsidDel="00000000" w:rsidR="00000000" w:rsidRPr="00000000">
        <w:rPr>
          <w:rtl w:val="0"/>
        </w:rPr>
        <w:t xml:space="preserve">; Pascual et al., </w:t>
      </w:r>
      <w:commentRangeStart w:id="293"/>
      <w:r w:rsidDel="00000000" w:rsidR="00000000" w:rsidRPr="00000000">
        <w:rPr>
          <w:rtl w:val="0"/>
        </w:rPr>
        <w:t xml:space="preserve">2017</w:t>
      </w:r>
      <w:commentRangeEnd w:id="293"/>
      <w:r w:rsidDel="00000000" w:rsidR="00000000" w:rsidRPr="00000000">
        <w:commentReference w:id="293"/>
      </w:r>
      <w:r w:rsidDel="00000000" w:rsidR="00000000" w:rsidRPr="00000000">
        <w:rPr>
          <w:rtl w:val="0"/>
        </w:rPr>
        <w:t xml:space="preserve">), and social-ecological co-benefits (Levis et al, </w:t>
      </w:r>
      <w:commentRangeStart w:id="294"/>
      <w:r w:rsidDel="00000000" w:rsidR="00000000" w:rsidRPr="00000000">
        <w:rPr>
          <w:rtl w:val="0"/>
        </w:rPr>
        <w:t xml:space="preserve">2024</w:t>
      </w:r>
      <w:commentRangeEnd w:id="294"/>
      <w:r w:rsidDel="00000000" w:rsidR="00000000" w:rsidRPr="00000000">
        <w:commentReference w:id="294"/>
      </w:r>
      <w:r w:rsidDel="00000000" w:rsidR="00000000" w:rsidRPr="00000000">
        <w:rPr>
          <w:rtl w:val="0"/>
        </w:rPr>
        <w:t xml:space="preserve">). While these frameworks may differ in their definitions (Colding &amp; Barthel, </w:t>
      </w:r>
      <w:commentRangeStart w:id="295"/>
      <w:r w:rsidDel="00000000" w:rsidR="00000000" w:rsidRPr="00000000">
        <w:rPr>
          <w:rtl w:val="0"/>
        </w:rPr>
        <w:t xml:space="preserve">2019</w:t>
      </w:r>
      <w:commentRangeEnd w:id="295"/>
      <w:r w:rsidDel="00000000" w:rsidR="00000000" w:rsidRPr="00000000">
        <w:commentReference w:id="295"/>
      </w:r>
      <w:r w:rsidDel="00000000" w:rsidR="00000000" w:rsidRPr="00000000">
        <w:rPr>
          <w:rtl w:val="0"/>
        </w:rPr>
        <w:t xml:space="preserve">), they converge on key principles and variables that describe the social-ecological system, facilitating comparability often through the use of remote sensing, field-based surveys, and ancillary data. Adopting a systems perspective that integrates human and environmental processes, interactions, and </w:t>
      </w:r>
      <w:r w:rsidDel="00000000" w:rsidR="00000000" w:rsidRPr="00000000">
        <w:rPr>
          <w:rtl w:val="0"/>
        </w:rPr>
        <w:t xml:space="preserve">fe</w:t>
      </w:r>
      <w:r w:rsidDel="00000000" w:rsidR="00000000" w:rsidRPr="00000000">
        <w:rPr>
          <w:rtl w:val="0"/>
        </w:rPr>
        <w:t xml:space="preserve">edbacks is critical for assessing the sustainability of natural systems (Ostrom, </w:t>
      </w:r>
      <w:commentRangeStart w:id="296"/>
      <w:r w:rsidDel="00000000" w:rsidR="00000000" w:rsidRPr="00000000">
        <w:rPr>
          <w:rtl w:val="0"/>
        </w:rPr>
        <w:t xml:space="preserve">2009</w:t>
      </w:r>
      <w:commentRangeEnd w:id="296"/>
      <w:r w:rsidDel="00000000" w:rsidR="00000000" w:rsidRPr="00000000">
        <w:commentReference w:id="296"/>
      </w:r>
      <w:r w:rsidDel="00000000" w:rsidR="00000000" w:rsidRPr="00000000">
        <w:rPr>
          <w:rtl w:val="0"/>
        </w:rPr>
        <w:t xml:space="preserve">), and charting effective solutions for a more resilient planet.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In</w:t>
      </w:r>
      <w:r w:rsidDel="00000000" w:rsidR="00000000" w:rsidRPr="00000000">
        <w:rPr>
          <w:rtl w:val="0"/>
        </w:rPr>
        <w:t xml:space="preserve"> tropical social-ecological systems, feedbacks play a critical role in maintaining resilience and guiding the trajectory of these systems (Dearing, et al. 2010). </w:t>
      </w:r>
      <w:r w:rsidDel="00000000" w:rsidR="00000000" w:rsidRPr="00000000">
        <w:rPr>
          <w:rtl w:val="0"/>
        </w:rPr>
        <w:t xml:space="preserve">C</w:t>
      </w:r>
      <w:r w:rsidDel="00000000" w:rsidR="00000000" w:rsidRPr="00000000">
        <w:rPr>
          <w:rtl w:val="0"/>
        </w:rPr>
        <w:t xml:space="preserve">hanging social-ecological systems dynamics in tropical forests are driven by a combination of direct and indirect forces (Lambin &amp; Geist 2002, Lambin et al. 2003) including, deforestation and degradation, restoration and reforestation, international policy initiatives, market forces, agriculture and commodity crop expansion, infrastructure development, and local and Indigenous forest management (</w:t>
      </w:r>
      <w:r w:rsidDel="00000000" w:rsidR="00000000" w:rsidRPr="00000000">
        <w:rPr>
          <w:highlight w:val="yellow"/>
          <w:rtl w:val="0"/>
        </w:rPr>
        <w:t xml:space="preserve">Potapov et al. 2022, Lapola et al. 2023, Bourgoin et al. 2024, Crouzeilles et al. 2017, Jackovak et al. 2021, Getti et al. 2023; Lambin et al. 2018, Grass et al. 2020, Koh &amp; Wilcove 2008; Bennett et al. 2018; Geist &amp; Lambin 2002; Shapiro et al. 2023; Tyukavina et al. 2018; Garrett et al. 2018; Robbins et al. 2015, Lambin et al. 2003; Wiersum 1997, Michon et al. 2007, Sze et al. 2022, 2024; Fent et al. 2019; Bennett et al. 2018</w:t>
      </w:r>
      <w:r w:rsidDel="00000000" w:rsidR="00000000" w:rsidRPr="00000000">
        <w:rPr>
          <w:rtl w:val="0"/>
        </w:rPr>
        <w:t xml:space="preserve">). </w:t>
      </w:r>
      <w:r w:rsidDel="00000000" w:rsidR="00000000" w:rsidRPr="00000000">
        <w:rPr>
          <w:rtl w:val="0"/>
        </w:rPr>
        <w:t xml:space="preserve">Each of these interacts with changing climate dynamics to impact carbon stocks, hydrological regimes, seasonality, phenology, ecosystem function, plant-animal interactions, species composition and biodiversity, fire regimes, food security, and local livelihoods (</w:t>
      </w:r>
      <w:r w:rsidDel="00000000" w:rsidR="00000000" w:rsidRPr="00000000">
        <w:rPr>
          <w:highlight w:val="yellow"/>
          <w:rtl w:val="0"/>
        </w:rPr>
        <w:t xml:space="preserve">Liu et al. 2017; Hubau et al. 2020; Bennett et al. 2021; Staal et al. 2018; Karam et al. 2023; Wolh et al. 2012; Fu et al. 2013; Couralet et al. 2013; Koltunov et al 2009; Ordway &amp; Asner 2020; Aguirre-Gutiérrez et al. 2022; Schmitz et al. 2018; Oliver &amp; Moorcroft 2014; Asner et al. 2010; Tyukavina et al. 2022, Williamson et al. 2024; Flachsbarth et al. 2015; Sanchez et al. 2000; Whitfield et al. 2019; Sonwa et al. 2012</w:t>
      </w:r>
      <w:r w:rsidDel="00000000" w:rsidR="00000000" w:rsidRPr="00000000">
        <w:rPr>
          <w:rtl w:val="0"/>
        </w:rPr>
        <w:t xml:space="preserve">). While these drivers are similar across the tropics, place-specific political, economic, cultural, and management conditions influence the response, resiliency, and adaptations of tropical forests and local communities to global change dynamics (Liu et al. 2017; Hubau et al. 2020; Saatchi et al. 2021; Geist &amp; Lambin 2002; Bennett et al. 2018; Turner 2014).</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Tropical forests are also regions of cultural and biological diversity, home to a vast array of ecosystems and communities of people that have coexisted for millennia (</w:t>
      </w:r>
      <w:commentRangeStart w:id="297"/>
      <w:r w:rsidDel="00000000" w:rsidR="00000000" w:rsidRPr="00000000">
        <w:rPr>
          <w:rtl w:val="0"/>
        </w:rPr>
        <w:t xml:space="preserve">Nobre et al. 2021</w:t>
      </w:r>
      <w:commentRangeEnd w:id="297"/>
      <w:r w:rsidDel="00000000" w:rsidR="00000000" w:rsidRPr="00000000">
        <w:commentReference w:id="297"/>
      </w:r>
      <w:r w:rsidDel="00000000" w:rsidR="00000000" w:rsidRPr="00000000">
        <w:rPr>
          <w:rtl w:val="0"/>
        </w:rPr>
        <w:t xml:space="preserve">). Small-scale and subsistence agriculture, which has traditionally been practiced sustainably by many Indigenous and local communities, is now often driven to unsustainable levels. Additionally, the expansion of commercial agriculture, driven by growing global demands for commodities like beef, palm oil, soy, chocolate (cocoa), and coffee, has led to widespread deforestation and habitat fragmentation, severely impacting biodiversity and ecosystem functions (</w:t>
      </w:r>
      <w:r w:rsidDel="00000000" w:rsidR="00000000" w:rsidRPr="00000000">
        <w:rPr>
          <w:highlight w:val="yellow"/>
          <w:rtl w:val="0"/>
        </w:rPr>
        <w:t xml:space="preserve">Curtis et al. </w:t>
      </w:r>
      <w:r w:rsidDel="00000000" w:rsidR="00000000" w:rsidRPr="00000000">
        <w:rPr>
          <w:rtl w:val="0"/>
        </w:rPr>
        <w:t xml:space="preserve">2018, </w:t>
      </w:r>
      <w:commentRangeStart w:id="298"/>
      <w:r w:rsidDel="00000000" w:rsidR="00000000" w:rsidRPr="00000000">
        <w:rPr>
          <w:rtl w:val="0"/>
        </w:rPr>
        <w:t xml:space="preserve">Haddad et al. 2024</w:t>
      </w:r>
      <w:commentRangeEnd w:id="298"/>
      <w:r w:rsidDel="00000000" w:rsidR="00000000" w:rsidRPr="00000000">
        <w:commentReference w:id="298"/>
      </w:r>
      <w:r w:rsidDel="00000000" w:rsidR="00000000" w:rsidRPr="00000000">
        <w:rPr>
          <w:rtl w:val="0"/>
        </w:rPr>
        <w:t xml:space="preserve">).</w:t>
      </w:r>
      <w:r w:rsidDel="00000000" w:rsidR="00000000" w:rsidRPr="00000000">
        <w:rPr>
          <w:rtl w:val="0"/>
        </w:rPr>
        <w:t xml:space="preserve"> In the Amazon, traditional management practices are increasingly being complemented or replaced by industrial soybean cultivation and cattle ranching (Barlow et al. </w:t>
      </w:r>
      <w:commentRangeStart w:id="299"/>
      <w:r w:rsidDel="00000000" w:rsidR="00000000" w:rsidRPr="00000000">
        <w:rPr>
          <w:rtl w:val="0"/>
        </w:rPr>
        <w:t xml:space="preserve">2018</w:t>
      </w:r>
      <w:commentRangeEnd w:id="299"/>
      <w:r w:rsidDel="00000000" w:rsidR="00000000" w:rsidRPr="00000000">
        <w:commentReference w:id="299"/>
      </w:r>
      <w:r w:rsidDel="00000000" w:rsidR="00000000" w:rsidRPr="00000000">
        <w:rPr>
          <w:rtl w:val="0"/>
        </w:rPr>
        <w:t xml:space="preserve">, Londres et al </w:t>
      </w:r>
      <w:commentRangeStart w:id="300"/>
      <w:r w:rsidDel="00000000" w:rsidR="00000000" w:rsidRPr="00000000">
        <w:rPr>
          <w:rtl w:val="0"/>
        </w:rPr>
        <w:t xml:space="preserve">2023</w:t>
      </w:r>
      <w:commentRangeEnd w:id="300"/>
      <w:r w:rsidDel="00000000" w:rsidR="00000000" w:rsidRPr="00000000">
        <w:commentReference w:id="300"/>
      </w:r>
      <w:r w:rsidDel="00000000" w:rsidR="00000000" w:rsidRPr="00000000">
        <w:rPr>
          <w:rtl w:val="0"/>
        </w:rPr>
        <w:t xml:space="preserve">). Land-use intensification for soy cultivation is altering biogeochemical (e.g., nitrogen and phosphorus) and water cycles and fire frequency and intensity. </w:t>
      </w:r>
      <w:r w:rsidDel="00000000" w:rsidR="00000000" w:rsidRPr="00000000">
        <w:rPr>
          <w:rtl w:val="0"/>
        </w:rPr>
        <w:t xml:space="preserve">Cattle ranching for beef production in the Amazon is a significant driver of deforestation in the tropics, with vast tracts of forest cleared annually (</w:t>
      </w:r>
      <w:r w:rsidDel="00000000" w:rsidR="00000000" w:rsidRPr="00000000">
        <w:rPr>
          <w:highlight w:val="yellow"/>
          <w:rtl w:val="0"/>
        </w:rPr>
        <w:t xml:space="preserve">Mapbiomas 2023</w:t>
      </w:r>
      <w:r w:rsidDel="00000000" w:rsidR="00000000" w:rsidRPr="00000000">
        <w:rPr>
          <w:rtl w:val="0"/>
        </w:rPr>
        <w:t xml:space="preserve">).</w:t>
      </w:r>
      <w:r w:rsidDel="00000000" w:rsidR="00000000" w:rsidRPr="00000000">
        <w:rPr>
          <w:rtl w:val="0"/>
        </w:rPr>
        <w:t xml:space="preserve"> These impacts </w:t>
      </w:r>
      <w:r w:rsidDel="00000000" w:rsidR="00000000" w:rsidRPr="00000000">
        <w:rPr>
          <w:rtl w:val="0"/>
        </w:rPr>
        <w:t xml:space="preserve">not only contribute to </w:t>
      </w:r>
      <w:r w:rsidDel="00000000" w:rsidR="00000000" w:rsidRPr="00000000">
        <w:rPr>
          <w:rtl w:val="0"/>
        </w:rPr>
        <w:t xml:space="preserve">major and irreversible losses </w:t>
      </w:r>
      <w:r w:rsidDel="00000000" w:rsidR="00000000" w:rsidRPr="00000000">
        <w:rPr>
          <w:rtl w:val="0"/>
        </w:rPr>
        <w:t xml:space="preserve">of biodiversity, they alter the global carbon cycle, exacerbating climate change (</w:t>
      </w:r>
      <w:r w:rsidDel="00000000" w:rsidR="00000000" w:rsidRPr="00000000">
        <w:rPr>
          <w:highlight w:val="yellow"/>
          <w:rtl w:val="0"/>
        </w:rPr>
        <w:t xml:space="preserve">Nobre et al. 2016</w:t>
      </w:r>
      <w:r w:rsidDel="00000000" w:rsidR="00000000" w:rsidRPr="00000000">
        <w:rPr>
          <w:rtl w:val="0"/>
        </w:rPr>
        <w:t xml:space="preserve">). Illicit activities, such as unregulated mining, further degrade the environment by contaminating water sources, destroying habitats, and displacing local communities (</w:t>
      </w:r>
      <w:r w:rsidDel="00000000" w:rsidR="00000000" w:rsidRPr="00000000">
        <w:rPr>
          <w:highlight w:val="yellow"/>
          <w:rtl w:val="0"/>
        </w:rPr>
        <w:t xml:space="preserve">REF</w:t>
      </w:r>
      <w:r w:rsidDel="00000000" w:rsidR="00000000" w:rsidRPr="00000000">
        <w:rPr>
          <w:rtl w:val="0"/>
        </w:rPr>
        <w:t xml:space="preserve">).</w:t>
      </w:r>
      <w:r w:rsidDel="00000000" w:rsidR="00000000" w:rsidRPr="00000000">
        <w:rPr>
          <w:rtl w:val="0"/>
        </w:rPr>
        <w:t xml:space="preserve"> Similar large-scale clearing has resulted from oil palm expansion in Southeast Asia (</w:t>
      </w:r>
      <w:r w:rsidDel="00000000" w:rsidR="00000000" w:rsidRPr="00000000">
        <w:rPr>
          <w:highlight w:val="yellow"/>
          <w:rtl w:val="0"/>
        </w:rPr>
        <w:t xml:space="preserve">REF</w:t>
      </w:r>
      <w:r w:rsidDel="00000000" w:rsidR="00000000" w:rsidRPr="00000000">
        <w:rPr>
          <w:rtl w:val="0"/>
        </w:rPr>
        <w:t xml:space="preserve">). However, Central Africa sits in contrast to these other two regions, with land-use change and deforestation primarily resulting from small-scale rotational agriculture to meet food security and local livelihood needs (Tyukavina et al. 2018; Shapiro et al. 2023), and timber harvesting (REF). Different patterns and intensities of land-use and change likely have distinct feedbacks on vegetation dynamics and the tropical carbon cycle, although this remains severely understudied. </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These human activities create complex feedbacks between social and ecological systems, resulting in a cascade of environmental and social impacts (</w:t>
      </w:r>
      <w:r w:rsidDel="00000000" w:rsidR="00000000" w:rsidRPr="00000000">
        <w:rPr>
          <w:highlight w:val="yellow"/>
          <w:rtl w:val="0"/>
        </w:rPr>
        <w:t xml:space="preserve">REF</w:t>
      </w:r>
      <w:r w:rsidDel="00000000" w:rsidR="00000000" w:rsidRPr="00000000">
        <w:rPr>
          <w:rtl w:val="0"/>
        </w:rPr>
        <w:t xml:space="preserve">). </w:t>
      </w:r>
      <w:r w:rsidDel="00000000" w:rsidR="00000000" w:rsidRPr="00000000">
        <w:rPr>
          <w:rtl w:val="0"/>
        </w:rPr>
        <w:t xml:space="preserve">A better understanding of the diverse social-ecological feedbacks across tropical geographies and communities can improve our understanding of tropical heterogeneity and inform the development of place-based and culturally sensitive management plans and policies </w:t>
      </w:r>
      <w:r w:rsidDel="00000000" w:rsidR="00000000" w:rsidRPr="00000000">
        <w:rPr>
          <w:rtl w:val="0"/>
        </w:rPr>
        <w:t xml:space="preserve">while supporting the livelihoods and cultures of the people who depend on them</w:t>
      </w:r>
      <w:r w:rsidDel="00000000" w:rsidR="00000000" w:rsidRPr="00000000">
        <w:rPr>
          <w:rtl w:val="0"/>
        </w:rPr>
        <w:t xml:space="preserve">.</w:t>
      </w:r>
      <w:r w:rsidDel="00000000" w:rsidR="00000000" w:rsidRPr="00000000">
        <w:rPr>
          <w:rtl w:val="0"/>
        </w:rPr>
        <w:t xml:space="preserve"> Recent research efforts, for example, are focused increasingly on understanding and scaling </w:t>
      </w:r>
      <w:r w:rsidDel="00000000" w:rsidR="00000000" w:rsidRPr="00000000">
        <w:rPr>
          <w:rtl w:val="0"/>
        </w:rPr>
        <w:t xml:space="preserve">social-ecological ‘hope spots’ (</w:t>
      </w:r>
      <w:commentRangeStart w:id="301"/>
      <w:r w:rsidDel="00000000" w:rsidR="00000000" w:rsidRPr="00000000">
        <w:rPr>
          <w:rtl w:val="0"/>
        </w:rPr>
        <w:t xml:space="preserve">Levis, et al. 2024</w:t>
      </w:r>
      <w:commentRangeEnd w:id="301"/>
      <w:r w:rsidDel="00000000" w:rsidR="00000000" w:rsidRPr="00000000">
        <w:commentReference w:id="301"/>
      </w:r>
      <w:r w:rsidDel="00000000" w:rsidR="00000000" w:rsidRPr="00000000">
        <w:rPr>
          <w:rtl w:val="0"/>
        </w:rPr>
        <w:t xml:space="preserve">). Hope spots reimagine conservation as a process that integrates both ecological and cultural dimensions, recognizing that </w:t>
      </w:r>
      <w:r w:rsidDel="00000000" w:rsidR="00000000" w:rsidRPr="00000000">
        <w:rPr>
          <w:rtl w:val="0"/>
        </w:rPr>
        <w:t xml:space="preserve">Indigenous peoples and local communities </w:t>
      </w:r>
      <w:r w:rsidDel="00000000" w:rsidR="00000000" w:rsidRPr="00000000">
        <w:rPr>
          <w:rtl w:val="0"/>
        </w:rPr>
        <w:t xml:space="preserve">have long influenced biodiversity through land management practices. The case of the Upper Xingu, located in the Brazilian Amazon’s arc of deforestation, demonstrates the power of such integration (</w:t>
      </w:r>
      <w:r w:rsidDel="00000000" w:rsidR="00000000" w:rsidRPr="00000000">
        <w:rPr>
          <w:highlight w:val="yellow"/>
          <w:rtl w:val="0"/>
        </w:rPr>
        <w:t xml:space="preserve">REF</w:t>
      </w:r>
      <w:r w:rsidDel="00000000" w:rsidR="00000000" w:rsidRPr="00000000">
        <w:rPr>
          <w:rtl w:val="0"/>
        </w:rPr>
        <w:t xml:space="preserve">). Indigenous groups like the Kuikuro have enriched biodiversity through millennia of landscape management, including the creation of anthropogenic soils, domestication of diverse crops, and the cultivation of cultural forests. Rather than degrading ecosystems, these practices have created resilient systems that benefit both nature and people.</w:t>
      </w:r>
      <w:r w:rsidDel="00000000" w:rsidR="00000000" w:rsidRPr="00000000">
        <w:rPr>
          <w:rtl w:val="0"/>
        </w:rPr>
        <w:t xml:space="preserve"> By engaging Indigenous knowledge alongside remote sensing technologies, the Upper Xingu hope spot offers a model for how conservation can benefit from Two-Eyed Seeing or the integration of Indigenous knowledge and Western science. </w:t>
      </w:r>
      <w:r w:rsidDel="00000000" w:rsidR="00000000" w:rsidRPr="00000000">
        <w:rPr>
          <w:rtl w:val="0"/>
        </w:rPr>
      </w:r>
    </w:p>
    <w:p w:rsidR="00000000" w:rsidDel="00000000" w:rsidP="00000000" w:rsidRDefault="00000000" w:rsidRPr="00000000" w14:paraId="00000135">
      <w:pPr>
        <w:spacing w:after="240" w:before="240" w:lineRule="auto"/>
        <w:rPr/>
      </w:pPr>
      <w:r w:rsidDel="00000000" w:rsidR="00000000" w:rsidRPr="00000000">
        <w:rPr>
          <w:rtl w:val="0"/>
        </w:rPr>
        <w:t xml:space="preserve">PANGEA will advance research on social-ecological feedbacks in the tropics to improve understanding and enable more accurate predictions of the long-term impacts of human actions. This work is essential for forecasting future trajectories of the tropical carbon sink, species loss, changes in ecosystem services, and the resilience of these ecosystems to external pressures (</w:t>
      </w:r>
      <w:r w:rsidDel="00000000" w:rsidR="00000000" w:rsidRPr="00000000">
        <w:rPr>
          <w:highlight w:val="yellow"/>
          <w:rtl w:val="0"/>
        </w:rPr>
        <w:t xml:space="preserve">Leclère et al., 2020</w:t>
      </w:r>
      <w:r w:rsidDel="00000000" w:rsidR="00000000" w:rsidRPr="00000000">
        <w:rPr>
          <w:rtl w:val="0"/>
        </w:rPr>
        <w:t xml:space="preserve">). Accurate predictions are needed to identify potential tipping points, where small changes could lead to irreversible damage, and to design interventions that might prevent or mitigate such outcomes (</w:t>
      </w:r>
      <w:r w:rsidDel="00000000" w:rsidR="00000000" w:rsidRPr="00000000">
        <w:rPr>
          <w:highlight w:val="yellow"/>
          <w:rtl w:val="0"/>
        </w:rPr>
        <w:t xml:space="preserve">Staal et al., 2020, Liu et al., 2024, Flores et al. 2024</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PANGEA activities will also </w:t>
      </w:r>
      <w:r w:rsidDel="00000000" w:rsidR="00000000" w:rsidRPr="00000000">
        <w:rPr>
          <w:rtl w:val="0"/>
        </w:rPr>
        <w:t xml:space="preserve">empower local communities and decision-makers with the information they need to govern these ecosystems effectively. Tropical regions are home to many Indigenous and local communities whose livelihoods are intimately tied to the health of their surrounding environment. By understanding the feedbacks between human activities and ecosystem health, people can make more informed decisions about land-use, resource management, and conservation efforts that align with both ecological sustainability and their socio-economic needs (</w:t>
      </w:r>
      <w:r w:rsidDel="00000000" w:rsidR="00000000" w:rsidRPr="00000000">
        <w:rPr>
          <w:highlight w:val="yellow"/>
          <w:rtl w:val="0"/>
        </w:rPr>
        <w:t xml:space="preserve">Aguiar et al., 2020</w:t>
      </w:r>
      <w:r w:rsidDel="00000000" w:rsidR="00000000" w:rsidRPr="00000000">
        <w:rPr>
          <w:rtl w:val="0"/>
        </w:rPr>
        <w:t xml:space="preserve">). Decision-makers at regional and national levels can also use this information to craft policies that balance development goals with the conservation of biodiversity and ecosystem services, ensuring that the benefits of these ecosystems are equitably shared and sustained for future generations (</w:t>
      </w:r>
      <w:r w:rsidDel="00000000" w:rsidR="00000000" w:rsidRPr="00000000">
        <w:rPr>
          <w:highlight w:val="yellow"/>
          <w:rtl w:val="0"/>
        </w:rPr>
        <w:t xml:space="preserve">Pörtner et al., 2021</w:t>
      </w:r>
      <w:r w:rsidDel="00000000" w:rsidR="00000000" w:rsidRPr="00000000">
        <w:rPr>
          <w:rtl w:val="0"/>
        </w:rPr>
        <w:t xml:space="preserve">). Ultimately, the ability to predict and manage the complex feedbacks in tropical ecosystems is key to fostering both environmental and social resilience in these critical regions.</w:t>
      </w:r>
      <w:r w:rsidDel="00000000" w:rsidR="00000000" w:rsidRPr="00000000">
        <w:rPr>
          <w:rtl w:val="0"/>
        </w:rPr>
        <w:t xml:space="preserve"> </w:t>
      </w:r>
    </w:p>
    <w:p w:rsidR="00000000" w:rsidDel="00000000" w:rsidP="00000000" w:rsidRDefault="00000000" w:rsidRPr="00000000" w14:paraId="00000136">
      <w:pPr>
        <w:pStyle w:val="Heading3"/>
        <w:rPr/>
      </w:pPr>
      <w:bookmarkStart w:colFirst="0" w:colLast="0" w:name="_7i4li2ka6ozf" w:id="15"/>
      <w:bookmarkEnd w:id="15"/>
      <w:commentRangeStart w:id="302"/>
      <w:r w:rsidDel="00000000" w:rsidR="00000000" w:rsidRPr="00000000">
        <w:rPr>
          <w:rtl w:val="0"/>
        </w:rPr>
        <w:t xml:space="preserve">2.5</w:t>
      </w:r>
      <w:commentRangeEnd w:id="302"/>
      <w:r w:rsidDel="00000000" w:rsidR="00000000" w:rsidRPr="00000000">
        <w:commentReference w:id="302"/>
      </w:r>
      <w:r w:rsidDel="00000000" w:rsidR="00000000" w:rsidRPr="00000000">
        <w:rPr>
          <w:rtl w:val="0"/>
        </w:rPr>
        <w:t xml:space="preserve"> </w:t>
      </w:r>
      <w:commentRangeStart w:id="303"/>
      <w:r w:rsidDel="00000000" w:rsidR="00000000" w:rsidRPr="00000000">
        <w:rPr>
          <w:rtl w:val="0"/>
        </w:rPr>
        <w:t xml:space="preserve">Disturbance </w:t>
      </w:r>
      <w:commentRangeEnd w:id="303"/>
      <w:r w:rsidDel="00000000" w:rsidR="00000000" w:rsidRPr="00000000">
        <w:commentReference w:id="303"/>
      </w:r>
      <w:commentRangeStart w:id="304"/>
      <w:r w:rsidDel="00000000" w:rsidR="00000000" w:rsidRPr="00000000">
        <w:rPr>
          <w:rtl w:val="0"/>
        </w:rPr>
        <w:t xml:space="preserve">Dynamics</w:t>
      </w:r>
      <w:commentRangeEnd w:id="304"/>
      <w:r w:rsidDel="00000000" w:rsidR="00000000" w:rsidRPr="00000000">
        <w:commentReference w:id="304"/>
      </w:r>
      <w:r w:rsidDel="00000000" w:rsidR="00000000" w:rsidRPr="00000000">
        <w:rPr>
          <w:rtl w:val="0"/>
        </w:rPr>
      </w:r>
    </w:p>
    <w:p w:rsidR="00000000" w:rsidDel="00000000" w:rsidP="00000000" w:rsidRDefault="00000000" w:rsidRPr="00000000" w14:paraId="00000137">
      <w:pPr>
        <w:rPr>
          <w:b w:val="1"/>
          <w:i w:val="1"/>
        </w:rPr>
      </w:pPr>
      <w:r w:rsidDel="00000000" w:rsidR="00000000" w:rsidRPr="00000000">
        <w:rPr>
          <w:b w:val="1"/>
          <w:i w:val="1"/>
          <w:rtl w:val="0"/>
        </w:rPr>
        <w:t xml:space="preserve">This PANGEA Science Theme will investigate </w:t>
      </w:r>
      <w:r w:rsidDel="00000000" w:rsidR="00000000" w:rsidRPr="00000000">
        <w:rPr>
          <w:b w:val="1"/>
          <w:i w:val="1"/>
          <w:rtl w:val="0"/>
        </w:rPr>
        <w:t xml:space="preserve">how disturbance regimes are changing and altering carbon cycle feedbacks via climate, biodiversity, and hydrologic cycling</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138">
      <w:pPr>
        <w:spacing w:after="240" w:before="240" w:lineRule="auto"/>
        <w:rPr/>
      </w:pPr>
      <w:commentRangeStart w:id="305"/>
      <w:r w:rsidDel="00000000" w:rsidR="00000000" w:rsidRPr="00000000">
        <w:rPr>
          <w:rtl w:val="0"/>
        </w:rPr>
        <w:t xml:space="preserve">Disturbance regimes dominate trends in tree mortality and forest biomass turnover with major consequences for forest carbon storage. </w:t>
      </w:r>
      <w:commentRangeEnd w:id="305"/>
      <w:r w:rsidDel="00000000" w:rsidR="00000000" w:rsidRPr="00000000">
        <w:commentReference w:id="305"/>
      </w:r>
      <w:r w:rsidDel="00000000" w:rsidR="00000000" w:rsidRPr="00000000">
        <w:rPr>
          <w:rtl w:val="0"/>
        </w:rPr>
        <w:t xml:space="preserve">There are two primary modes of forest disturbance: (1) disturbance resulting from direct human action, such as deforestation, degradation, and fire, and (2) natural disturbance that is largely associated with water stress, storms, and biotic agents. These two modes of disturbance have similar contributions to total forest turnover and carbon emissions from tropical forests </w:t>
      </w:r>
      <w:commentRangeStart w:id="306"/>
      <w:r w:rsidDel="00000000" w:rsidR="00000000" w:rsidRPr="00000000">
        <w:rPr>
          <w:rtl w:val="0"/>
        </w:rPr>
        <w:t xml:space="preserve">(1-2% per year),</w:t>
      </w:r>
      <w:commentRangeEnd w:id="306"/>
      <w:r w:rsidDel="00000000" w:rsidR="00000000" w:rsidRPr="00000000">
        <w:commentReference w:id="306"/>
      </w:r>
      <w:r w:rsidDel="00000000" w:rsidR="00000000" w:rsidRPr="00000000">
        <w:rPr>
          <w:rtl w:val="0"/>
        </w:rPr>
        <w:t xml:space="preserve"> but they have distinct spatial distributions, intensities, frequencies, and consequences for forest ecosystems. Moreover, climate change is altering both human and natural disturbance regimes with implications for current and future forest function. We must quantify the patterns and processes underlying these disturbances to understand forest vulnerability and provide high-level decision support for management, reforestation, and policy.</w:t>
      </w:r>
    </w:p>
    <w:p w:rsidR="00000000" w:rsidDel="00000000" w:rsidP="00000000" w:rsidRDefault="00000000" w:rsidRPr="00000000" w14:paraId="00000139">
      <w:pPr>
        <w:spacing w:after="240" w:before="240" w:lineRule="auto"/>
        <w:rPr/>
      </w:pPr>
      <w:r w:rsidDel="00000000" w:rsidR="00000000" w:rsidRPr="00000000">
        <w:rPr>
          <w:rtl w:val="0"/>
        </w:rPr>
        <w:t xml:space="preserve">The primary risk to tropical forest persistence and function is direct human action. Humans deforest huge areas of tropical forests each year and cause severe degradation through selective logging, hunting of animal taxa, and fire ignition. </w:t>
      </w:r>
      <w:commentRangeStart w:id="307"/>
      <w:r w:rsidDel="00000000" w:rsidR="00000000" w:rsidRPr="00000000">
        <w:rPr>
          <w:rtl w:val="0"/>
        </w:rPr>
        <w:t xml:space="preserve">Direct human disturbances</w:t>
      </w:r>
      <w:commentRangeEnd w:id="307"/>
      <w:r w:rsidDel="00000000" w:rsidR="00000000" w:rsidRPr="00000000">
        <w:commentReference w:id="307"/>
      </w:r>
      <w:r w:rsidDel="00000000" w:rsidR="00000000" w:rsidRPr="00000000">
        <w:rPr>
          <w:rtl w:val="0"/>
        </w:rPr>
        <w:t xml:space="preserve"> are characterized by</w:t>
      </w:r>
      <w:commentRangeStart w:id="308"/>
      <w:r w:rsidDel="00000000" w:rsidR="00000000" w:rsidRPr="00000000">
        <w:rPr>
          <w:rtl w:val="0"/>
        </w:rPr>
        <w:t xml:space="preserve"> their high intensity relative to natural disturbances </w:t>
      </w:r>
      <w:commentRangeEnd w:id="308"/>
      <w:r w:rsidDel="00000000" w:rsidR="00000000" w:rsidRPr="00000000">
        <w:commentReference w:id="308"/>
      </w:r>
      <w:r w:rsidDel="00000000" w:rsidR="00000000" w:rsidRPr="00000000">
        <w:rPr>
          <w:rtl w:val="0"/>
        </w:rPr>
        <w:t xml:space="preserve">and the persistent </w:t>
      </w:r>
      <w:commentRangeStart w:id="309"/>
      <w:r w:rsidDel="00000000" w:rsidR="00000000" w:rsidRPr="00000000">
        <w:rPr>
          <w:rtl w:val="0"/>
        </w:rPr>
        <w:t xml:space="preserve">legacy effects</w:t>
      </w:r>
      <w:commentRangeEnd w:id="309"/>
      <w:r w:rsidDel="00000000" w:rsidR="00000000" w:rsidRPr="00000000">
        <w:commentReference w:id="309"/>
      </w:r>
      <w:r w:rsidDel="00000000" w:rsidR="00000000" w:rsidRPr="00000000">
        <w:rPr>
          <w:rtl w:val="0"/>
        </w:rPr>
        <w:t xml:space="preserve"> of biomass removal, animal extirpation, and land conversion to non-forested ecosystem types (</w:t>
      </w:r>
      <w:commentRangeStart w:id="310"/>
      <w:r w:rsidDel="00000000" w:rsidR="00000000" w:rsidRPr="00000000">
        <w:rPr>
          <w:rtl w:val="0"/>
        </w:rPr>
        <w:t xml:space="preserve">Lewis 2005</w:t>
      </w:r>
      <w:commentRangeEnd w:id="310"/>
      <w:r w:rsidDel="00000000" w:rsidR="00000000" w:rsidRPr="00000000">
        <w:commentReference w:id="310"/>
      </w:r>
      <w:r w:rsidDel="00000000" w:rsidR="00000000" w:rsidRPr="00000000">
        <w:rPr>
          <w:rtl w:val="0"/>
        </w:rPr>
        <w:t xml:space="preserve">, </w:t>
      </w:r>
      <w:commentRangeStart w:id="311"/>
      <w:r w:rsidDel="00000000" w:rsidR="00000000" w:rsidRPr="00000000">
        <w:rPr>
          <w:rtl w:val="0"/>
        </w:rPr>
        <w:t xml:space="preserve">Gibson et al. 2011</w:t>
      </w:r>
      <w:commentRangeEnd w:id="311"/>
      <w:r w:rsidDel="00000000" w:rsidR="00000000" w:rsidRPr="00000000">
        <w:commentReference w:id="311"/>
      </w:r>
      <w:r w:rsidDel="00000000" w:rsidR="00000000" w:rsidRPr="00000000">
        <w:rPr>
          <w:rtl w:val="0"/>
        </w:rPr>
        <w:t xml:space="preserve">, </w:t>
      </w:r>
      <w:commentRangeStart w:id="312"/>
      <w:r w:rsidDel="00000000" w:rsidR="00000000" w:rsidRPr="00000000">
        <w:rPr>
          <w:rtl w:val="0"/>
        </w:rPr>
        <w:t xml:space="preserve">Wearn et al. 2012</w:t>
      </w:r>
      <w:commentRangeEnd w:id="312"/>
      <w:r w:rsidDel="00000000" w:rsidR="00000000" w:rsidRPr="00000000">
        <w:commentReference w:id="312"/>
      </w:r>
      <w:r w:rsidDel="00000000" w:rsidR="00000000" w:rsidRPr="00000000">
        <w:rPr>
          <w:rtl w:val="0"/>
        </w:rPr>
        <w:t xml:space="preserve">, </w:t>
      </w:r>
      <w:commentRangeStart w:id="313"/>
      <w:r w:rsidDel="00000000" w:rsidR="00000000" w:rsidRPr="00000000">
        <w:rPr>
          <w:rtl w:val="0"/>
        </w:rPr>
        <w:t xml:space="preserve">Brodie et al. 2014</w:t>
      </w:r>
      <w:commentRangeEnd w:id="313"/>
      <w:r w:rsidDel="00000000" w:rsidR="00000000" w:rsidRPr="00000000">
        <w:commentReference w:id="313"/>
      </w:r>
      <w:r w:rsidDel="00000000" w:rsidR="00000000" w:rsidRPr="00000000">
        <w:rPr>
          <w:rtl w:val="0"/>
        </w:rPr>
        <w:t xml:space="preserve">, </w:t>
      </w:r>
      <w:commentRangeStart w:id="314"/>
      <w:r w:rsidDel="00000000" w:rsidR="00000000" w:rsidRPr="00000000">
        <w:rPr>
          <w:rtl w:val="0"/>
        </w:rPr>
        <w:t xml:space="preserve">Silva Junior et al. 2020</w:t>
      </w:r>
      <w:commentRangeEnd w:id="314"/>
      <w:r w:rsidDel="00000000" w:rsidR="00000000" w:rsidRPr="00000000">
        <w:commentReference w:id="314"/>
      </w:r>
      <w:r w:rsidDel="00000000" w:rsidR="00000000" w:rsidRPr="00000000">
        <w:rPr>
          <w:rtl w:val="0"/>
        </w:rPr>
        <w:t xml:space="preserve">, </w:t>
      </w:r>
      <w:commentRangeStart w:id="315"/>
      <w:r w:rsidDel="00000000" w:rsidR="00000000" w:rsidRPr="00000000">
        <w:rPr>
          <w:rtl w:val="0"/>
        </w:rPr>
        <w:t xml:space="preserve">Brando et al. 2024</w:t>
      </w:r>
      <w:commentRangeEnd w:id="315"/>
      <w:r w:rsidDel="00000000" w:rsidR="00000000" w:rsidRPr="00000000">
        <w:commentReference w:id="315"/>
      </w:r>
      <w:r w:rsidDel="00000000" w:rsidR="00000000" w:rsidRPr="00000000">
        <w:rPr>
          <w:rtl w:val="0"/>
        </w:rPr>
        <w:t xml:space="preserve">, </w:t>
      </w:r>
      <w:commentRangeStart w:id="316"/>
      <w:r w:rsidDel="00000000" w:rsidR="00000000" w:rsidRPr="00000000">
        <w:rPr>
          <w:rtl w:val="0"/>
        </w:rPr>
        <w:t xml:space="preserve">Flores et al. 2024</w:t>
      </w:r>
      <w:commentRangeEnd w:id="316"/>
      <w:r w:rsidDel="00000000" w:rsidR="00000000" w:rsidRPr="00000000">
        <w:commentReference w:id="316"/>
      </w:r>
      <w:r w:rsidDel="00000000" w:rsidR="00000000" w:rsidRPr="00000000">
        <w:rPr>
          <w:rtl w:val="0"/>
        </w:rPr>
        <w:t xml:space="preserve">).</w:t>
      </w:r>
    </w:p>
    <w:p w:rsidR="00000000" w:rsidDel="00000000" w:rsidP="00000000" w:rsidRDefault="00000000" w:rsidRPr="00000000" w14:paraId="0000013A">
      <w:pPr>
        <w:spacing w:after="240" w:before="240" w:lineRule="auto"/>
        <w:rPr/>
      </w:pPr>
      <w:r w:rsidDel="00000000" w:rsidR="00000000" w:rsidRPr="00000000">
        <w:rPr>
          <w:rtl w:val="0"/>
        </w:rPr>
        <w:t xml:space="preserve">Tremendous research effort has allowed for rapid detection and quantification of direct</w:t>
      </w:r>
      <w:ins w:author="Helene Muller-Landau" w:id="27" w:date="2024-09-17T12:03:29Z">
        <w:r w:rsidDel="00000000" w:rsidR="00000000" w:rsidRPr="00000000">
          <w:rPr>
            <w:rtl w:val="0"/>
          </w:rPr>
          <w:t xml:space="preserve"> </w:t>
        </w:r>
      </w:ins>
      <w:del w:author="Helene Muller-Landau" w:id="27" w:date="2024-09-17T12:03:29Z">
        <w:r w:rsidDel="00000000" w:rsidR="00000000" w:rsidRPr="00000000">
          <w:rPr>
            <w:rtl w:val="0"/>
          </w:rPr>
          <w:delText xml:space="preserve">-</w:delText>
        </w:r>
      </w:del>
      <w:r w:rsidDel="00000000" w:rsidR="00000000" w:rsidRPr="00000000">
        <w:rPr>
          <w:rtl w:val="0"/>
        </w:rPr>
        <w:t xml:space="preserve">human disturbance and identified </w:t>
      </w:r>
      <w:commentRangeStart w:id="317"/>
      <w:r w:rsidDel="00000000" w:rsidR="00000000" w:rsidRPr="00000000">
        <w:rPr>
          <w:rtl w:val="0"/>
        </w:rPr>
        <w:t xml:space="preserve">social-ecological interventions that can successfully limit their effect</w:t>
      </w:r>
      <w:commentRangeEnd w:id="317"/>
      <w:r w:rsidDel="00000000" w:rsidR="00000000" w:rsidRPr="00000000">
        <w:commentReference w:id="317"/>
      </w:r>
      <w:r w:rsidDel="00000000" w:rsidR="00000000" w:rsidRPr="00000000">
        <w:rPr>
          <w:rtl w:val="0"/>
        </w:rPr>
        <w:t xml:space="preserve">s (see 2.4 for details). Deforestation and land conversion is now actively being mapped in high spatial resolution across the tropics and in association with specific industries and practices driving these trends (</w:t>
      </w:r>
      <w:commentRangeStart w:id="318"/>
      <w:r w:rsidDel="00000000" w:rsidR="00000000" w:rsidRPr="00000000">
        <w:rPr>
          <w:rtl w:val="0"/>
        </w:rPr>
        <w:t xml:space="preserve">Curtis et al. 2018</w:t>
      </w:r>
      <w:commentRangeEnd w:id="318"/>
      <w:r w:rsidDel="00000000" w:rsidR="00000000" w:rsidRPr="00000000">
        <w:commentReference w:id="318"/>
      </w:r>
      <w:r w:rsidDel="00000000" w:rsidR="00000000" w:rsidRPr="00000000">
        <w:rPr>
          <w:rtl w:val="0"/>
        </w:rPr>
        <w:t xml:space="preserve">, </w:t>
      </w:r>
      <w:commentRangeStart w:id="319"/>
      <w:r w:rsidDel="00000000" w:rsidR="00000000" w:rsidRPr="00000000">
        <w:rPr>
          <w:rtl w:val="0"/>
        </w:rPr>
        <w:t xml:space="preserve">Maxwell et al. 2019</w:t>
      </w:r>
      <w:commentRangeEnd w:id="319"/>
      <w:r w:rsidDel="00000000" w:rsidR="00000000" w:rsidRPr="00000000">
        <w:commentReference w:id="319"/>
      </w:r>
      <w:r w:rsidDel="00000000" w:rsidR="00000000" w:rsidRPr="00000000">
        <w:rPr>
          <w:rtl w:val="0"/>
        </w:rPr>
        <w:t xml:space="preserve">, </w:t>
      </w:r>
      <w:commentRangeStart w:id="320"/>
      <w:r w:rsidDel="00000000" w:rsidR="00000000" w:rsidRPr="00000000">
        <w:rPr>
          <w:rtl w:val="0"/>
        </w:rPr>
        <w:t xml:space="preserve">Longo et al. 2020</w:t>
      </w:r>
      <w:commentRangeEnd w:id="320"/>
      <w:r w:rsidDel="00000000" w:rsidR="00000000" w:rsidRPr="00000000">
        <w:commentReference w:id="320"/>
      </w:r>
      <w:r w:rsidDel="00000000" w:rsidR="00000000" w:rsidRPr="00000000">
        <w:rPr>
          <w:rtl w:val="0"/>
        </w:rPr>
        <w:t xml:space="preserve">, </w:t>
      </w:r>
      <w:commentRangeStart w:id="321"/>
      <w:r w:rsidDel="00000000" w:rsidR="00000000" w:rsidRPr="00000000">
        <w:rPr>
          <w:rtl w:val="0"/>
        </w:rPr>
        <w:t xml:space="preserve">Qin et al. 2021</w:t>
      </w:r>
      <w:commentRangeEnd w:id="321"/>
      <w:r w:rsidDel="00000000" w:rsidR="00000000" w:rsidRPr="00000000">
        <w:commentReference w:id="321"/>
      </w:r>
      <w:r w:rsidDel="00000000" w:rsidR="00000000" w:rsidRPr="00000000">
        <w:rPr>
          <w:rtl w:val="0"/>
        </w:rPr>
        <w:t xml:space="preserve">, </w:t>
      </w:r>
      <w:commentRangeStart w:id="322"/>
      <w:r w:rsidDel="00000000" w:rsidR="00000000" w:rsidRPr="00000000">
        <w:rPr>
          <w:rtl w:val="0"/>
        </w:rPr>
        <w:t xml:space="preserve">Harris et al. 2021</w:t>
      </w:r>
      <w:commentRangeEnd w:id="322"/>
      <w:r w:rsidDel="00000000" w:rsidR="00000000" w:rsidRPr="00000000">
        <w:commentReference w:id="322"/>
      </w:r>
      <w:r w:rsidDel="00000000" w:rsidR="00000000" w:rsidRPr="00000000">
        <w:rPr>
          <w:rtl w:val="0"/>
        </w:rPr>
        <w:t xml:space="preserve">, </w:t>
      </w:r>
      <w:commentRangeStart w:id="323"/>
      <w:r w:rsidDel="00000000" w:rsidR="00000000" w:rsidRPr="00000000">
        <w:rPr>
          <w:rtl w:val="0"/>
        </w:rPr>
        <w:t xml:space="preserve">Lapola et al. 2023</w:t>
      </w:r>
      <w:commentRangeEnd w:id="323"/>
      <w:r w:rsidDel="00000000" w:rsidR="00000000" w:rsidRPr="00000000">
        <w:commentReference w:id="323"/>
      </w:r>
      <w:r w:rsidDel="00000000" w:rsidR="00000000" w:rsidRPr="00000000">
        <w:rPr>
          <w:rtl w:val="0"/>
        </w:rPr>
        <w:t xml:space="preserve">, </w:t>
      </w:r>
      <w:commentRangeStart w:id="324"/>
      <w:r w:rsidDel="00000000" w:rsidR="00000000" w:rsidRPr="00000000">
        <w:rPr>
          <w:rtl w:val="0"/>
        </w:rPr>
        <w:t xml:space="preserve">McGregor et al. 2024</w:t>
      </w:r>
      <w:commentRangeEnd w:id="324"/>
      <w:r w:rsidDel="00000000" w:rsidR="00000000" w:rsidRPr="00000000">
        <w:commentReference w:id="324"/>
      </w:r>
      <w:r w:rsidDel="00000000" w:rsidR="00000000" w:rsidRPr="00000000">
        <w:rPr>
          <w:rtl w:val="0"/>
        </w:rPr>
        <w:t xml:space="preserve">). With the advent of small-satellite arrays (e.g., PlanetScope), it is now also possible to quantify both deforestation and degradation </w:t>
      </w:r>
      <w:commentRangeStart w:id="325"/>
      <w:r w:rsidDel="00000000" w:rsidR="00000000" w:rsidRPr="00000000">
        <w:rPr>
          <w:rtl w:val="0"/>
        </w:rPr>
        <w:t xml:space="preserve">rapidly </w:t>
      </w:r>
      <w:commentRangeEnd w:id="325"/>
      <w:r w:rsidDel="00000000" w:rsidR="00000000" w:rsidRPr="00000000">
        <w:commentReference w:id="325"/>
      </w:r>
      <w:r w:rsidDel="00000000" w:rsidR="00000000" w:rsidRPr="00000000">
        <w:rPr>
          <w:rtl w:val="0"/>
        </w:rPr>
        <w:t xml:space="preserve">after they occur (</w:t>
      </w:r>
      <w:commentRangeStart w:id="326"/>
      <w:r w:rsidDel="00000000" w:rsidR="00000000" w:rsidRPr="00000000">
        <w:rPr>
          <w:rtl w:val="0"/>
        </w:rPr>
        <w:t xml:space="preserve">Welsink et al. 2023</w:t>
      </w:r>
      <w:commentRangeEnd w:id="326"/>
      <w:r w:rsidDel="00000000" w:rsidR="00000000" w:rsidRPr="00000000">
        <w:commentReference w:id="326"/>
      </w:r>
      <w:r w:rsidDel="00000000" w:rsidR="00000000" w:rsidRPr="00000000">
        <w:rPr>
          <w:rtl w:val="0"/>
        </w:rPr>
        <w:t xml:space="preserve">, </w:t>
      </w:r>
      <w:commentRangeStart w:id="327"/>
      <w:r w:rsidDel="00000000" w:rsidR="00000000" w:rsidRPr="00000000">
        <w:rPr>
          <w:rtl w:val="0"/>
        </w:rPr>
        <w:t xml:space="preserve">Dalagnol et al. 2023</w:t>
      </w:r>
      <w:commentRangeEnd w:id="327"/>
      <w:r w:rsidDel="00000000" w:rsidR="00000000" w:rsidRPr="00000000">
        <w:commentReference w:id="327"/>
      </w:r>
      <w:r w:rsidDel="00000000" w:rsidR="00000000" w:rsidRPr="00000000">
        <w:rPr>
          <w:rtl w:val="0"/>
        </w:rPr>
        <w:t xml:space="preserve">). These advances have shown that degradation contributes as much or more than deforestation to total disturbance regimes (</w:t>
      </w:r>
      <w:commentRangeStart w:id="328"/>
      <w:r w:rsidDel="00000000" w:rsidR="00000000" w:rsidRPr="00000000">
        <w:rPr>
          <w:rtl w:val="0"/>
        </w:rPr>
        <w:t xml:space="preserve">Maxwell et al. 2019</w:t>
      </w:r>
      <w:commentRangeEnd w:id="328"/>
      <w:r w:rsidDel="00000000" w:rsidR="00000000" w:rsidRPr="00000000">
        <w:commentReference w:id="328"/>
      </w:r>
      <w:r w:rsidDel="00000000" w:rsidR="00000000" w:rsidRPr="00000000">
        <w:rPr>
          <w:rtl w:val="0"/>
        </w:rPr>
        <w:t xml:space="preserve">, </w:t>
      </w:r>
      <w:commentRangeStart w:id="329"/>
      <w:r w:rsidDel="00000000" w:rsidR="00000000" w:rsidRPr="00000000">
        <w:rPr>
          <w:rtl w:val="0"/>
        </w:rPr>
        <w:t xml:space="preserve">Qin et al. 2021</w:t>
      </w:r>
      <w:commentRangeEnd w:id="329"/>
      <w:r w:rsidDel="00000000" w:rsidR="00000000" w:rsidRPr="00000000">
        <w:commentReference w:id="329"/>
      </w:r>
      <w:r w:rsidDel="00000000" w:rsidR="00000000" w:rsidRPr="00000000">
        <w:rPr>
          <w:rtl w:val="0"/>
        </w:rPr>
        <w:t xml:space="preserve">), highlighting the importance of high-resolution and high-frequency data on changes in forest structure. However, like essentially all aspects of tropical forest science, we know much more about the effects of degradation and deforestation in American tropical forests than in other regions.</w:t>
      </w:r>
    </w:p>
    <w:p w:rsidR="00000000" w:rsidDel="00000000" w:rsidP="00000000" w:rsidRDefault="00000000" w:rsidRPr="00000000" w14:paraId="0000013B">
      <w:pPr>
        <w:spacing w:after="240" w:before="240" w:lineRule="auto"/>
        <w:rPr/>
      </w:pPr>
      <w:r w:rsidDel="00000000" w:rsidR="00000000" w:rsidRPr="00000000">
        <w:rPr>
          <w:rtl w:val="0"/>
        </w:rPr>
        <w:t xml:space="preserve">Fire is also a major mechanism of </w:t>
      </w:r>
      <w:commentRangeStart w:id="330"/>
      <w:r w:rsidDel="00000000" w:rsidR="00000000" w:rsidRPr="00000000">
        <w:rPr>
          <w:rtl w:val="0"/>
        </w:rPr>
        <w:t xml:space="preserve">direct human action</w:t>
      </w:r>
      <w:commentRangeEnd w:id="330"/>
      <w:r w:rsidDel="00000000" w:rsidR="00000000" w:rsidRPr="00000000">
        <w:commentReference w:id="330"/>
      </w:r>
      <w:r w:rsidDel="00000000" w:rsidR="00000000" w:rsidRPr="00000000">
        <w:rPr>
          <w:rtl w:val="0"/>
        </w:rPr>
        <w:t xml:space="preserve">. Naturally ignited fires are essentially non-existent in moist tropical forests, and human-ignited fires are common </w:t>
      </w:r>
      <w:commentRangeStart w:id="331"/>
      <w:r w:rsidDel="00000000" w:rsidR="00000000" w:rsidRPr="00000000">
        <w:rPr>
          <w:rtl w:val="0"/>
        </w:rPr>
        <w:t xml:space="preserve">aspects </w:t>
      </w:r>
      <w:commentRangeEnd w:id="331"/>
      <w:r w:rsidDel="00000000" w:rsidR="00000000" w:rsidRPr="00000000">
        <w:commentReference w:id="331"/>
      </w:r>
      <w:r w:rsidDel="00000000" w:rsidR="00000000" w:rsidRPr="00000000">
        <w:rPr>
          <w:rtl w:val="0"/>
        </w:rPr>
        <w:t xml:space="preserve">of both deforestation and tropical agriculture (</w:t>
      </w:r>
      <w:commentRangeStart w:id="332"/>
      <w:r w:rsidDel="00000000" w:rsidR="00000000" w:rsidRPr="00000000">
        <w:rPr>
          <w:rtl w:val="0"/>
        </w:rPr>
        <w:t xml:space="preserve">Brando et al. 2019</w:t>
      </w:r>
      <w:commentRangeEnd w:id="332"/>
      <w:r w:rsidDel="00000000" w:rsidR="00000000" w:rsidRPr="00000000">
        <w:commentReference w:id="332"/>
      </w:r>
      <w:r w:rsidDel="00000000" w:rsidR="00000000" w:rsidRPr="00000000">
        <w:rPr>
          <w:rtl w:val="0"/>
        </w:rPr>
        <w:t xml:space="preserve">). Satellite and ground measurements have revealed the widespread effects of fires and their major contributions to pantropical carbon cycling (</w:t>
      </w:r>
      <w:commentRangeStart w:id="333"/>
      <w:r w:rsidDel="00000000" w:rsidR="00000000" w:rsidRPr="00000000">
        <w:rPr>
          <w:rtl w:val="0"/>
        </w:rPr>
        <w:t xml:space="preserve">Cochrane 2001</w:t>
      </w:r>
      <w:commentRangeEnd w:id="333"/>
      <w:r w:rsidDel="00000000" w:rsidR="00000000" w:rsidRPr="00000000">
        <w:commentReference w:id="333"/>
      </w:r>
      <w:r w:rsidDel="00000000" w:rsidR="00000000" w:rsidRPr="00000000">
        <w:rPr>
          <w:rtl w:val="0"/>
        </w:rPr>
        <w:t xml:space="preserve">, </w:t>
      </w:r>
      <w:commentRangeStart w:id="334"/>
      <w:r w:rsidDel="00000000" w:rsidR="00000000" w:rsidRPr="00000000">
        <w:rPr>
          <w:rtl w:val="0"/>
        </w:rPr>
        <w:t xml:space="preserve">Berenguer et al. 2021</w:t>
      </w:r>
      <w:commentRangeEnd w:id="334"/>
      <w:r w:rsidDel="00000000" w:rsidR="00000000" w:rsidRPr="00000000">
        <w:commentReference w:id="334"/>
      </w:r>
      <w:r w:rsidDel="00000000" w:rsidR="00000000" w:rsidRPr="00000000">
        <w:rPr>
          <w:rtl w:val="0"/>
        </w:rPr>
        <w:t xml:space="preserve">). Moreover, fires provide prime evidence for the key role of interactions among various anthropogenic and natural disturbances (</w:t>
      </w:r>
      <w:commentRangeStart w:id="335"/>
      <w:r w:rsidDel="00000000" w:rsidR="00000000" w:rsidRPr="00000000">
        <w:rPr>
          <w:rtl w:val="0"/>
        </w:rPr>
        <w:t xml:space="preserve">Cochrane 2001</w:t>
      </w:r>
      <w:commentRangeEnd w:id="335"/>
      <w:r w:rsidDel="00000000" w:rsidR="00000000" w:rsidRPr="00000000">
        <w:commentReference w:id="335"/>
      </w:r>
      <w:r w:rsidDel="00000000" w:rsidR="00000000" w:rsidRPr="00000000">
        <w:rPr>
          <w:rtl w:val="0"/>
        </w:rPr>
        <w:t xml:space="preserve">, </w:t>
      </w:r>
      <w:commentRangeStart w:id="336"/>
      <w:r w:rsidDel="00000000" w:rsidR="00000000" w:rsidRPr="00000000">
        <w:rPr>
          <w:rtl w:val="0"/>
        </w:rPr>
        <w:t xml:space="preserve">2003</w:t>
      </w:r>
      <w:commentRangeEnd w:id="336"/>
      <w:r w:rsidDel="00000000" w:rsidR="00000000" w:rsidRPr="00000000">
        <w:commentReference w:id="336"/>
      </w:r>
      <w:r w:rsidDel="00000000" w:rsidR="00000000" w:rsidRPr="00000000">
        <w:rPr>
          <w:rtl w:val="0"/>
        </w:rPr>
        <w:t xml:space="preserve">, </w:t>
      </w:r>
      <w:commentRangeStart w:id="337"/>
      <w:r w:rsidDel="00000000" w:rsidR="00000000" w:rsidRPr="00000000">
        <w:rPr>
          <w:rtl w:val="0"/>
        </w:rPr>
        <w:t xml:space="preserve">Brando et al. 2019</w:t>
      </w:r>
      <w:commentRangeEnd w:id="337"/>
      <w:r w:rsidDel="00000000" w:rsidR="00000000" w:rsidRPr="00000000">
        <w:commentReference w:id="337"/>
      </w:r>
      <w:r w:rsidDel="00000000" w:rsidR="00000000" w:rsidRPr="00000000">
        <w:rPr>
          <w:rtl w:val="0"/>
        </w:rPr>
        <w:t xml:space="preserve">). Human-ignited fires commonly spread into the understory of intact tropical forests where they directly cause tree mortality and indirectly make intact forests more susceptible to subsequent wind-caused disturbance (</w:t>
      </w:r>
      <w:commentRangeStart w:id="338"/>
      <w:r w:rsidDel="00000000" w:rsidR="00000000" w:rsidRPr="00000000">
        <w:rPr>
          <w:rtl w:val="0"/>
        </w:rPr>
        <w:t xml:space="preserve">Barlow et al. 2003</w:t>
      </w:r>
      <w:commentRangeEnd w:id="338"/>
      <w:r w:rsidDel="00000000" w:rsidR="00000000" w:rsidRPr="00000000">
        <w:commentReference w:id="338"/>
      </w:r>
      <w:r w:rsidDel="00000000" w:rsidR="00000000" w:rsidRPr="00000000">
        <w:rPr>
          <w:rtl w:val="0"/>
        </w:rPr>
        <w:t xml:space="preserve">, </w:t>
      </w:r>
      <w:commentRangeStart w:id="339"/>
      <w:r w:rsidDel="00000000" w:rsidR="00000000" w:rsidRPr="00000000">
        <w:rPr>
          <w:rtl w:val="0"/>
        </w:rPr>
        <w:t xml:space="preserve">Brando et al. 2014</w:t>
      </w:r>
      <w:commentRangeEnd w:id="339"/>
      <w:r w:rsidDel="00000000" w:rsidR="00000000" w:rsidRPr="00000000">
        <w:commentReference w:id="339"/>
      </w:r>
      <w:r w:rsidDel="00000000" w:rsidR="00000000" w:rsidRPr="00000000">
        <w:rPr>
          <w:rtl w:val="0"/>
        </w:rPr>
        <w:t xml:space="preserve">, </w:t>
      </w:r>
      <w:commentRangeStart w:id="340"/>
      <w:r w:rsidDel="00000000" w:rsidR="00000000" w:rsidRPr="00000000">
        <w:rPr>
          <w:rtl w:val="0"/>
        </w:rPr>
        <w:t xml:space="preserve">Silvério et al. 2019</w:t>
      </w:r>
      <w:commentRangeEnd w:id="340"/>
      <w:r w:rsidDel="00000000" w:rsidR="00000000" w:rsidRPr="00000000">
        <w:commentReference w:id="340"/>
      </w:r>
      <w:r w:rsidDel="00000000" w:rsidR="00000000" w:rsidRPr="00000000">
        <w:rPr>
          <w:rtl w:val="0"/>
        </w:rPr>
        <w:t xml:space="preserve">, </w:t>
      </w:r>
      <w:commentRangeStart w:id="341"/>
      <w:r w:rsidDel="00000000" w:rsidR="00000000" w:rsidRPr="00000000">
        <w:rPr>
          <w:rtl w:val="0"/>
        </w:rPr>
        <w:t xml:space="preserve">Berenguer et al. 2021</w:t>
      </w:r>
      <w:commentRangeEnd w:id="341"/>
      <w:r w:rsidDel="00000000" w:rsidR="00000000" w:rsidRPr="00000000">
        <w:commentReference w:id="341"/>
      </w:r>
      <w:r w:rsidDel="00000000" w:rsidR="00000000" w:rsidRPr="00000000">
        <w:rPr>
          <w:rtl w:val="0"/>
        </w:rPr>
        <w:t xml:space="preserve">). Additionally, periodic droughts amplify the effects of fire by increasing fuel flammability, and thus climate-driven increases in severe droughts are expected to increase the effects of fire (</w:t>
      </w:r>
      <w:commentRangeStart w:id="342"/>
      <w:r w:rsidDel="00000000" w:rsidR="00000000" w:rsidRPr="00000000">
        <w:rPr>
          <w:rtl w:val="0"/>
        </w:rPr>
        <w:t xml:space="preserve">Alencar et al. 2009</w:t>
      </w:r>
      <w:commentRangeEnd w:id="342"/>
      <w:r w:rsidDel="00000000" w:rsidR="00000000" w:rsidRPr="00000000">
        <w:commentReference w:id="342"/>
      </w:r>
      <w:r w:rsidDel="00000000" w:rsidR="00000000" w:rsidRPr="00000000">
        <w:rPr>
          <w:rtl w:val="0"/>
        </w:rPr>
        <w:t xml:space="preserve">, </w:t>
      </w:r>
      <w:commentRangeStart w:id="343"/>
      <w:r w:rsidDel="00000000" w:rsidR="00000000" w:rsidRPr="00000000">
        <w:rPr>
          <w:rtl w:val="0"/>
        </w:rPr>
        <w:t xml:space="preserve">Brando et al. 2014</w:t>
      </w:r>
      <w:commentRangeEnd w:id="343"/>
      <w:r w:rsidDel="00000000" w:rsidR="00000000" w:rsidRPr="00000000">
        <w:commentReference w:id="343"/>
      </w:r>
      <w:r w:rsidDel="00000000" w:rsidR="00000000" w:rsidRPr="00000000">
        <w:rPr>
          <w:rtl w:val="0"/>
        </w:rPr>
        <w:t xml:space="preserve">, </w:t>
      </w:r>
      <w:commentRangeStart w:id="344"/>
      <w:r w:rsidDel="00000000" w:rsidR="00000000" w:rsidRPr="00000000">
        <w:rPr>
          <w:rtl w:val="0"/>
        </w:rPr>
        <w:t xml:space="preserve">2019</w:t>
      </w:r>
      <w:commentRangeEnd w:id="344"/>
      <w:r w:rsidDel="00000000" w:rsidR="00000000" w:rsidRPr="00000000">
        <w:commentReference w:id="344"/>
      </w:r>
      <w:r w:rsidDel="00000000" w:rsidR="00000000" w:rsidRPr="00000000">
        <w:rPr>
          <w:rtl w:val="0"/>
        </w:rPr>
        <w:t xml:space="preserve">). </w:t>
      </w:r>
      <w:commentRangeStart w:id="345"/>
      <w:r w:rsidDel="00000000" w:rsidR="00000000" w:rsidRPr="00000000">
        <w:rPr>
          <w:rtl w:val="0"/>
        </w:rPr>
        <w:t xml:space="preserve">It is likely that other forms of interaction exist between human and natural disturbance (</w:t>
      </w:r>
      <w:commentRangeStart w:id="346"/>
      <w:r w:rsidDel="00000000" w:rsidR="00000000" w:rsidRPr="00000000">
        <w:rPr>
          <w:rtl w:val="0"/>
        </w:rPr>
        <w:t xml:space="preserve">Laurance and Curran 2008</w:t>
      </w:r>
      <w:commentRangeEnd w:id="346"/>
      <w:r w:rsidDel="00000000" w:rsidR="00000000" w:rsidRPr="00000000">
        <w:commentReference w:id="346"/>
      </w:r>
      <w:r w:rsidDel="00000000" w:rsidR="00000000" w:rsidRPr="00000000">
        <w:rPr>
          <w:rtl w:val="0"/>
        </w:rPr>
        <w:t xml:space="preserve">, </w:t>
      </w:r>
      <w:commentRangeStart w:id="347"/>
      <w:r w:rsidDel="00000000" w:rsidR="00000000" w:rsidRPr="00000000">
        <w:rPr>
          <w:rtl w:val="0"/>
        </w:rPr>
        <w:t xml:space="preserve">Schwartz et al. 2017</w:t>
      </w:r>
      <w:commentRangeEnd w:id="347"/>
      <w:r w:rsidDel="00000000" w:rsidR="00000000" w:rsidRPr="00000000">
        <w:commentReference w:id="347"/>
      </w:r>
      <w:r w:rsidDel="00000000" w:rsidR="00000000" w:rsidRPr="00000000">
        <w:rPr>
          <w:rtl w:val="0"/>
        </w:rPr>
        <w:t xml:space="preserve">), but the interplay among various disturbances requires greater investigation.</w:t>
      </w:r>
      <w:commentRangeEnd w:id="345"/>
      <w:r w:rsidDel="00000000" w:rsidR="00000000" w:rsidRPr="00000000">
        <w:commentReference w:id="345"/>
      </w:r>
      <w:r w:rsidDel="00000000" w:rsidR="00000000" w:rsidRPr="00000000">
        <w:rPr>
          <w:rtl w:val="0"/>
        </w:rPr>
      </w:r>
    </w:p>
    <w:p w:rsidR="00000000" w:rsidDel="00000000" w:rsidP="00000000" w:rsidRDefault="00000000" w:rsidRPr="00000000" w14:paraId="0000013C">
      <w:pPr>
        <w:spacing w:after="240" w:before="240" w:lineRule="auto"/>
        <w:rPr/>
      </w:pPr>
      <w:commentRangeStart w:id="348"/>
      <w:r w:rsidDel="00000000" w:rsidR="00000000" w:rsidRPr="00000000">
        <w:rPr>
          <w:rtl w:val="0"/>
        </w:rPr>
        <w:t xml:space="preserve">Natural disturbances </w:t>
      </w:r>
      <w:commentRangeEnd w:id="348"/>
      <w:r w:rsidDel="00000000" w:rsidR="00000000" w:rsidRPr="00000000">
        <w:commentReference w:id="348"/>
      </w:r>
      <w:r w:rsidDel="00000000" w:rsidR="00000000" w:rsidRPr="00000000">
        <w:rPr>
          <w:rtl w:val="0"/>
        </w:rPr>
        <w:t xml:space="preserve">present distinct challenges for detection, quantification, and attribution relative to </w:t>
      </w:r>
      <w:commentRangeStart w:id="349"/>
      <w:r w:rsidDel="00000000" w:rsidR="00000000" w:rsidRPr="00000000">
        <w:rPr>
          <w:rtl w:val="0"/>
        </w:rPr>
        <w:t xml:space="preserve">direct human disturbance</w:t>
      </w:r>
      <w:commentRangeEnd w:id="349"/>
      <w:r w:rsidDel="00000000" w:rsidR="00000000" w:rsidRPr="00000000">
        <w:commentReference w:id="349"/>
      </w:r>
      <w:r w:rsidDel="00000000" w:rsidR="00000000" w:rsidRPr="00000000">
        <w:rPr>
          <w:rtl w:val="0"/>
        </w:rPr>
        <w:t xml:space="preserve">. Nearly all natural disturbances occur at small spatiotemporal scale, with &gt;98% of biomass mortality in the Amazon attributable to events &lt;0.1ha in area (</w:t>
      </w:r>
      <w:commentRangeStart w:id="350"/>
      <w:r w:rsidDel="00000000" w:rsidR="00000000" w:rsidRPr="00000000">
        <w:rPr>
          <w:rtl w:val="0"/>
        </w:rPr>
        <w:t xml:space="preserve">Espírito-Santo et al. 2014</w:t>
      </w:r>
      <w:commentRangeEnd w:id="350"/>
      <w:r w:rsidDel="00000000" w:rsidR="00000000" w:rsidRPr="00000000">
        <w:commentReference w:id="350"/>
      </w:r>
      <w:r w:rsidDel="00000000" w:rsidR="00000000" w:rsidRPr="00000000">
        <w:rPr>
          <w:rtl w:val="0"/>
        </w:rPr>
        <w:t xml:space="preserve">). </w:t>
      </w:r>
      <w:commentRangeStart w:id="351"/>
      <w:r w:rsidDel="00000000" w:rsidR="00000000" w:rsidRPr="00000000">
        <w:rPr>
          <w:rtl w:val="0"/>
        </w:rPr>
        <w:t xml:space="preserve">Although natural disturbance events are typically small, they collectively cause about 1.5-2% of biomass turnover annually,</w:t>
      </w:r>
      <w:commentRangeEnd w:id="351"/>
      <w:r w:rsidDel="00000000" w:rsidR="00000000" w:rsidRPr="00000000">
        <w:commentReference w:id="351"/>
      </w:r>
      <w:r w:rsidDel="00000000" w:rsidR="00000000" w:rsidRPr="00000000">
        <w:rPr>
          <w:rtl w:val="0"/>
        </w:rPr>
        <w:t xml:space="preserve"> </w:t>
      </w:r>
      <w:commentRangeStart w:id="352"/>
      <w:r w:rsidDel="00000000" w:rsidR="00000000" w:rsidRPr="00000000">
        <w:rPr>
          <w:rtl w:val="0"/>
        </w:rPr>
        <w:t xml:space="preserve">indicating that natural disturbances release the equivalent to the entire tropical forest carbon pool every 50-75 years </w:t>
      </w:r>
      <w:commentRangeEnd w:id="352"/>
      <w:r w:rsidDel="00000000" w:rsidR="00000000" w:rsidRPr="00000000">
        <w:commentReference w:id="352"/>
      </w:r>
      <w:r w:rsidDel="00000000" w:rsidR="00000000" w:rsidRPr="00000000">
        <w:rPr>
          <w:rtl w:val="0"/>
        </w:rPr>
        <w:t xml:space="preserve">(</w:t>
      </w:r>
      <w:commentRangeStart w:id="353"/>
      <w:r w:rsidDel="00000000" w:rsidR="00000000" w:rsidRPr="00000000">
        <w:rPr>
          <w:rtl w:val="0"/>
        </w:rPr>
        <w:t xml:space="preserve">Galbraith et al. 2013</w:t>
      </w:r>
      <w:commentRangeEnd w:id="353"/>
      <w:r w:rsidDel="00000000" w:rsidR="00000000" w:rsidRPr="00000000">
        <w:commentReference w:id="353"/>
      </w:r>
      <w:r w:rsidDel="00000000" w:rsidR="00000000" w:rsidRPr="00000000">
        <w:rPr>
          <w:rtl w:val="0"/>
        </w:rPr>
        <w:t xml:space="preserve">, </w:t>
      </w:r>
      <w:commentRangeStart w:id="354"/>
      <w:r w:rsidDel="00000000" w:rsidR="00000000" w:rsidRPr="00000000">
        <w:rPr>
          <w:rtl w:val="0"/>
        </w:rPr>
        <w:t xml:space="preserve">Espírito-Santo et al. 2014</w:t>
      </w:r>
      <w:commentRangeEnd w:id="354"/>
      <w:r w:rsidDel="00000000" w:rsidR="00000000" w:rsidRPr="00000000">
        <w:commentReference w:id="354"/>
      </w:r>
      <w:r w:rsidDel="00000000" w:rsidR="00000000" w:rsidRPr="00000000">
        <w:rPr>
          <w:rtl w:val="0"/>
        </w:rPr>
        <w:t xml:space="preserve">). However, natural disturbances vary tremendously over space and time (</w:t>
      </w:r>
      <w:commentRangeStart w:id="355"/>
      <w:r w:rsidDel="00000000" w:rsidR="00000000" w:rsidRPr="00000000">
        <w:rPr>
          <w:rtl w:val="0"/>
        </w:rPr>
        <w:t xml:space="preserve">Galbraith et al. 2013</w:t>
      </w:r>
      <w:commentRangeEnd w:id="355"/>
      <w:r w:rsidDel="00000000" w:rsidR="00000000" w:rsidRPr="00000000">
        <w:commentReference w:id="355"/>
      </w:r>
      <w:r w:rsidDel="00000000" w:rsidR="00000000" w:rsidRPr="00000000">
        <w:rPr>
          <w:rtl w:val="0"/>
        </w:rPr>
        <w:t xml:space="preserve">, </w:t>
      </w:r>
      <w:commentRangeStart w:id="356"/>
      <w:r w:rsidDel="00000000" w:rsidR="00000000" w:rsidRPr="00000000">
        <w:rPr>
          <w:rtl w:val="0"/>
        </w:rPr>
        <w:t xml:space="preserve">Sullivan et al. 2020</w:t>
      </w:r>
      <w:commentRangeEnd w:id="356"/>
      <w:r w:rsidDel="00000000" w:rsidR="00000000" w:rsidRPr="00000000">
        <w:commentReference w:id="356"/>
      </w:r>
      <w:r w:rsidDel="00000000" w:rsidR="00000000" w:rsidRPr="00000000">
        <w:rPr>
          <w:rtl w:val="0"/>
        </w:rPr>
        <w:t xml:space="preserve">, </w:t>
      </w:r>
      <w:commentRangeStart w:id="357"/>
      <w:r w:rsidDel="00000000" w:rsidR="00000000" w:rsidRPr="00000000">
        <w:rPr>
          <w:rtl w:val="0"/>
        </w:rPr>
        <w:t xml:space="preserve">Hubau et al. 2020</w:t>
      </w:r>
      <w:commentRangeEnd w:id="357"/>
      <w:r w:rsidDel="00000000" w:rsidR="00000000" w:rsidRPr="00000000">
        <w:commentReference w:id="357"/>
      </w:r>
      <w:r w:rsidDel="00000000" w:rsidR="00000000" w:rsidRPr="00000000">
        <w:rPr>
          <w:rtl w:val="0"/>
        </w:rPr>
        <w:t xml:space="preserve">, </w:t>
      </w:r>
      <w:commentRangeStart w:id="358"/>
      <w:r w:rsidDel="00000000" w:rsidR="00000000" w:rsidRPr="00000000">
        <w:rPr>
          <w:rtl w:val="0"/>
        </w:rPr>
        <w:t xml:space="preserve">Dalagnol et al. 2021</w:t>
      </w:r>
      <w:commentRangeEnd w:id="358"/>
      <w:r w:rsidDel="00000000" w:rsidR="00000000" w:rsidRPr="00000000">
        <w:commentReference w:id="358"/>
      </w:r>
      <w:r w:rsidDel="00000000" w:rsidR="00000000" w:rsidRPr="00000000">
        <w:rPr>
          <w:rtl w:val="0"/>
        </w:rPr>
        <w:t xml:space="preserve">, </w:t>
      </w:r>
      <w:commentRangeStart w:id="359"/>
      <w:r w:rsidDel="00000000" w:rsidR="00000000" w:rsidRPr="00000000">
        <w:rPr>
          <w:rtl w:val="0"/>
        </w:rPr>
        <w:t xml:space="preserve">Csillik et al. 2024</w:t>
      </w:r>
      <w:commentRangeEnd w:id="359"/>
      <w:r w:rsidDel="00000000" w:rsidR="00000000" w:rsidRPr="00000000">
        <w:commentReference w:id="359"/>
      </w:r>
      <w:r w:rsidDel="00000000" w:rsidR="00000000" w:rsidRPr="00000000">
        <w:rPr>
          <w:rtl w:val="0"/>
        </w:rPr>
        <w:t xml:space="preserve">), with distinct drivers of disturbance in different regions and strong evidence that natural disturbance regimes are shifting with climate change (</w:t>
      </w:r>
      <w:commentRangeStart w:id="360"/>
      <w:r w:rsidDel="00000000" w:rsidR="00000000" w:rsidRPr="00000000">
        <w:rPr>
          <w:rtl w:val="0"/>
        </w:rPr>
        <w:t xml:space="preserve">Gloor et al. 2013</w:t>
      </w:r>
      <w:commentRangeEnd w:id="360"/>
      <w:r w:rsidDel="00000000" w:rsidR="00000000" w:rsidRPr="00000000">
        <w:commentReference w:id="360"/>
      </w:r>
      <w:r w:rsidDel="00000000" w:rsidR="00000000" w:rsidRPr="00000000">
        <w:rPr>
          <w:rtl w:val="0"/>
        </w:rPr>
        <w:t xml:space="preserve">, </w:t>
      </w:r>
      <w:commentRangeStart w:id="361"/>
      <w:r w:rsidDel="00000000" w:rsidR="00000000" w:rsidRPr="00000000">
        <w:rPr>
          <w:rtl w:val="0"/>
        </w:rPr>
        <w:t xml:space="preserve">McDowell et al. 2018</w:t>
      </w:r>
      <w:commentRangeEnd w:id="361"/>
      <w:r w:rsidDel="00000000" w:rsidR="00000000" w:rsidRPr="00000000">
        <w:commentReference w:id="361"/>
      </w:r>
      <w:r w:rsidDel="00000000" w:rsidR="00000000" w:rsidRPr="00000000">
        <w:rPr>
          <w:rtl w:val="0"/>
        </w:rPr>
        <w:t xml:space="preserve">, </w:t>
      </w:r>
      <w:commentRangeStart w:id="362"/>
      <w:r w:rsidDel="00000000" w:rsidR="00000000" w:rsidRPr="00000000">
        <w:rPr>
          <w:rtl w:val="0"/>
        </w:rPr>
        <w:t xml:space="preserve">Gora et al. 2020a</w:t>
      </w:r>
      <w:commentRangeEnd w:id="362"/>
      <w:r w:rsidDel="00000000" w:rsidR="00000000" w:rsidRPr="00000000">
        <w:commentReference w:id="362"/>
      </w:r>
      <w:r w:rsidDel="00000000" w:rsidR="00000000" w:rsidRPr="00000000">
        <w:rPr>
          <w:rtl w:val="0"/>
        </w:rPr>
        <w:t xml:space="preserve">, </w:t>
      </w:r>
      <w:commentRangeStart w:id="363"/>
      <w:r w:rsidDel="00000000" w:rsidR="00000000" w:rsidRPr="00000000">
        <w:rPr>
          <w:rtl w:val="0"/>
        </w:rPr>
        <w:t xml:space="preserve">Sullivan et al. 2020</w:t>
      </w:r>
      <w:commentRangeEnd w:id="363"/>
      <w:r w:rsidDel="00000000" w:rsidR="00000000" w:rsidRPr="00000000">
        <w:commentReference w:id="363"/>
      </w:r>
      <w:r w:rsidDel="00000000" w:rsidR="00000000" w:rsidRPr="00000000">
        <w:rPr>
          <w:rtl w:val="0"/>
        </w:rPr>
        <w:t xml:space="preserve">, </w:t>
      </w:r>
      <w:commentRangeStart w:id="364"/>
      <w:r w:rsidDel="00000000" w:rsidR="00000000" w:rsidRPr="00000000">
        <w:rPr>
          <w:rtl w:val="0"/>
        </w:rPr>
        <w:t xml:space="preserve">Gora and Esquivel-Muelbert 2021</w:t>
      </w:r>
      <w:commentRangeEnd w:id="364"/>
      <w:r w:rsidDel="00000000" w:rsidR="00000000" w:rsidRPr="00000000">
        <w:commentReference w:id="364"/>
      </w:r>
      <w:r w:rsidDel="00000000" w:rsidR="00000000" w:rsidRPr="00000000">
        <w:rPr>
          <w:rtl w:val="0"/>
        </w:rPr>
        <w:t xml:space="preserve">, </w:t>
      </w:r>
      <w:commentRangeStart w:id="365"/>
      <w:r w:rsidDel="00000000" w:rsidR="00000000" w:rsidRPr="00000000">
        <w:rPr>
          <w:rtl w:val="0"/>
        </w:rPr>
        <w:t xml:space="preserve">Fang et al. 2022</w:t>
      </w:r>
      <w:commentRangeEnd w:id="365"/>
      <w:r w:rsidDel="00000000" w:rsidR="00000000" w:rsidRPr="00000000">
        <w:commentReference w:id="365"/>
      </w:r>
      <w:r w:rsidDel="00000000" w:rsidR="00000000" w:rsidRPr="00000000">
        <w:rPr>
          <w:rtl w:val="0"/>
        </w:rPr>
        <w:t xml:space="preserve">). Given their </w:t>
      </w:r>
      <w:commentRangeStart w:id="366"/>
      <w:r w:rsidDel="00000000" w:rsidR="00000000" w:rsidRPr="00000000">
        <w:rPr>
          <w:rtl w:val="0"/>
        </w:rPr>
        <w:t xml:space="preserve">tremendous </w:t>
      </w:r>
      <w:commentRangeEnd w:id="366"/>
      <w:r w:rsidDel="00000000" w:rsidR="00000000" w:rsidRPr="00000000">
        <w:commentReference w:id="366"/>
      </w:r>
      <w:commentRangeStart w:id="367"/>
      <w:r w:rsidDel="00000000" w:rsidR="00000000" w:rsidRPr="00000000">
        <w:rPr>
          <w:rtl w:val="0"/>
        </w:rPr>
        <w:t xml:space="preserve">cumulative </w:t>
      </w:r>
      <w:commentRangeEnd w:id="367"/>
      <w:r w:rsidDel="00000000" w:rsidR="00000000" w:rsidRPr="00000000">
        <w:commentReference w:id="367"/>
      </w:r>
      <w:r w:rsidDel="00000000" w:rsidR="00000000" w:rsidRPr="00000000">
        <w:rPr>
          <w:rtl w:val="0"/>
        </w:rPr>
        <w:t xml:space="preserve">contributions to mortality and biomass trends, even small changes in natural disturbance regimes would have a tremendous impact on tropical forest function and the global carbon budget.</w:t>
      </w:r>
    </w:p>
    <w:p w:rsidR="00000000" w:rsidDel="00000000" w:rsidP="00000000" w:rsidRDefault="00000000" w:rsidRPr="00000000" w14:paraId="0000013D">
      <w:pPr>
        <w:spacing w:after="240" w:before="240" w:lineRule="auto"/>
        <w:rPr/>
      </w:pPr>
      <w:r w:rsidDel="00000000" w:rsidR="00000000" w:rsidRPr="00000000">
        <w:rPr>
          <w:rtl w:val="0"/>
        </w:rPr>
        <w:t xml:space="preserve">Storms are major drivers of natural disturbance regimes. Cyclonic storms (hurricanes and typhoons) are increasing in intensity and are the dominant form of disturbance in </w:t>
      </w:r>
      <w:commentRangeStart w:id="368"/>
      <w:r w:rsidDel="00000000" w:rsidR="00000000" w:rsidRPr="00000000">
        <w:rPr>
          <w:rtl w:val="0"/>
        </w:rPr>
        <w:t xml:space="preserve">some coastal tropical forests</w:t>
      </w:r>
      <w:commentRangeEnd w:id="368"/>
      <w:r w:rsidDel="00000000" w:rsidR="00000000" w:rsidRPr="00000000">
        <w:commentReference w:id="368"/>
      </w:r>
      <w:r w:rsidDel="00000000" w:rsidR="00000000" w:rsidRPr="00000000">
        <w:rPr>
          <w:rtl w:val="0"/>
        </w:rPr>
        <w:t xml:space="preserve"> (</w:t>
      </w:r>
      <w:commentRangeStart w:id="369"/>
      <w:r w:rsidDel="00000000" w:rsidR="00000000" w:rsidRPr="00000000">
        <w:rPr>
          <w:rtl w:val="0"/>
        </w:rPr>
        <w:t xml:space="preserve">Hoyos et al. 2006</w:t>
      </w:r>
      <w:commentRangeEnd w:id="369"/>
      <w:r w:rsidDel="00000000" w:rsidR="00000000" w:rsidRPr="00000000">
        <w:commentReference w:id="369"/>
      </w:r>
      <w:r w:rsidDel="00000000" w:rsidR="00000000" w:rsidRPr="00000000">
        <w:rPr>
          <w:rtl w:val="0"/>
        </w:rPr>
        <w:t xml:space="preserve">,</w:t>
      </w:r>
      <w:r w:rsidDel="00000000" w:rsidR="00000000" w:rsidRPr="00000000">
        <w:rPr>
          <w:rtl w:val="0"/>
        </w:rPr>
        <w:t xml:space="preserve"> Lugo 2008</w:t>
      </w:r>
      <w:r w:rsidDel="00000000" w:rsidR="00000000" w:rsidRPr="00000000">
        <w:rPr>
          <w:rtl w:val="0"/>
        </w:rPr>
        <w:t xml:space="preserve">), but their effects are largely &gt;10 latitude and they play a limited role in pantropical disturbance regimes. By contrast, there is abundant evidence that </w:t>
      </w:r>
      <w:commentRangeStart w:id="370"/>
      <w:r w:rsidDel="00000000" w:rsidR="00000000" w:rsidRPr="00000000">
        <w:rPr>
          <w:rtl w:val="0"/>
        </w:rPr>
        <w:t xml:space="preserve">wind and lightning</w:t>
      </w:r>
      <w:commentRangeEnd w:id="370"/>
      <w:r w:rsidDel="00000000" w:rsidR="00000000" w:rsidRPr="00000000">
        <w:commentReference w:id="370"/>
      </w:r>
      <w:r w:rsidDel="00000000" w:rsidR="00000000" w:rsidRPr="00000000">
        <w:rPr>
          <w:sz w:val="16"/>
          <w:szCs w:val="16"/>
          <w:rtl w:val="0"/>
        </w:rPr>
        <w:t xml:space="preserve"> </w:t>
      </w:r>
      <w:r w:rsidDel="00000000" w:rsidR="00000000" w:rsidRPr="00000000">
        <w:rPr>
          <w:rtl w:val="0"/>
        </w:rPr>
        <w:t xml:space="preserve">associated with local and mesoscale convective storms are dominant drivers of tree mortality and forest biomass dynamics (</w:t>
      </w:r>
      <w:commentRangeStart w:id="371"/>
      <w:r w:rsidDel="00000000" w:rsidR="00000000" w:rsidRPr="00000000">
        <w:rPr>
          <w:rtl w:val="0"/>
        </w:rPr>
        <w:t xml:space="preserve">Chambers et al. 2013</w:t>
      </w:r>
      <w:commentRangeEnd w:id="371"/>
      <w:r w:rsidDel="00000000" w:rsidR="00000000" w:rsidRPr="00000000">
        <w:commentReference w:id="371"/>
      </w:r>
      <w:r w:rsidDel="00000000" w:rsidR="00000000" w:rsidRPr="00000000">
        <w:rPr>
          <w:rtl w:val="0"/>
        </w:rPr>
        <w:t xml:space="preserve">, </w:t>
      </w:r>
      <w:commentRangeStart w:id="372"/>
      <w:r w:rsidDel="00000000" w:rsidR="00000000" w:rsidRPr="00000000">
        <w:rPr>
          <w:rtl w:val="0"/>
        </w:rPr>
        <w:t xml:space="preserve">Negrón-Juárez et al. 2018</w:t>
      </w:r>
      <w:commentRangeEnd w:id="372"/>
      <w:r w:rsidDel="00000000" w:rsidR="00000000" w:rsidRPr="00000000">
        <w:commentReference w:id="372"/>
      </w:r>
      <w:r w:rsidDel="00000000" w:rsidR="00000000" w:rsidRPr="00000000">
        <w:rPr>
          <w:rtl w:val="0"/>
        </w:rPr>
        <w:t xml:space="preserve">, </w:t>
      </w:r>
      <w:commentRangeStart w:id="373"/>
      <w:r w:rsidDel="00000000" w:rsidR="00000000" w:rsidRPr="00000000">
        <w:rPr>
          <w:rtl w:val="0"/>
        </w:rPr>
        <w:t xml:space="preserve">Gora et al. 2020a</w:t>
      </w:r>
      <w:commentRangeEnd w:id="373"/>
      <w:r w:rsidDel="00000000" w:rsidR="00000000" w:rsidRPr="00000000">
        <w:commentReference w:id="373"/>
      </w:r>
      <w:r w:rsidDel="00000000" w:rsidR="00000000" w:rsidRPr="00000000">
        <w:rPr>
          <w:rtl w:val="0"/>
        </w:rPr>
        <w:t xml:space="preserve">, </w:t>
      </w:r>
      <w:commentRangeStart w:id="374"/>
      <w:r w:rsidDel="00000000" w:rsidR="00000000" w:rsidRPr="00000000">
        <w:rPr>
          <w:rtl w:val="0"/>
        </w:rPr>
        <w:t xml:space="preserve">2021</w:t>
      </w:r>
      <w:commentRangeEnd w:id="374"/>
      <w:r w:rsidDel="00000000" w:rsidR="00000000" w:rsidRPr="00000000">
        <w:commentReference w:id="374"/>
      </w:r>
      <w:r w:rsidDel="00000000" w:rsidR="00000000" w:rsidRPr="00000000">
        <w:rPr>
          <w:rtl w:val="0"/>
        </w:rPr>
        <w:t xml:space="preserve">). Specifically, </w:t>
      </w:r>
      <w:commentRangeStart w:id="375"/>
      <w:r w:rsidDel="00000000" w:rsidR="00000000" w:rsidRPr="00000000">
        <w:rPr>
          <w:rtl w:val="0"/>
        </w:rPr>
        <w:t xml:space="preserve">temporal variation in storm activity predicts canopy disturbance rates (</w:t>
      </w:r>
      <w:commentRangeStart w:id="376"/>
      <w:r w:rsidDel="00000000" w:rsidR="00000000" w:rsidRPr="00000000">
        <w:rPr>
          <w:rtl w:val="0"/>
        </w:rPr>
        <w:t xml:space="preserve">Araujo et al. 2021</w:t>
      </w:r>
      <w:commentRangeEnd w:id="376"/>
      <w:r w:rsidDel="00000000" w:rsidR="00000000" w:rsidRPr="00000000">
        <w:commentReference w:id="376"/>
      </w:r>
      <w:r w:rsidDel="00000000" w:rsidR="00000000" w:rsidRPr="00000000">
        <w:rPr>
          <w:rtl w:val="0"/>
        </w:rPr>
        <w:t xml:space="preserve">) </w:t>
      </w:r>
      <w:commentRangeEnd w:id="375"/>
      <w:r w:rsidDel="00000000" w:rsidR="00000000" w:rsidRPr="00000000">
        <w:commentReference w:id="375"/>
      </w:r>
      <w:r w:rsidDel="00000000" w:rsidR="00000000" w:rsidRPr="00000000">
        <w:rPr>
          <w:rtl w:val="0"/>
        </w:rPr>
        <w:t xml:space="preserve">and spatial variation in storm activity is a strong correlate of spatial variation in forest biomass, biomass mortality rates, and species composition (</w:t>
      </w:r>
      <w:commentRangeStart w:id="377"/>
      <w:r w:rsidDel="00000000" w:rsidR="00000000" w:rsidRPr="00000000">
        <w:rPr>
          <w:rtl w:val="0"/>
        </w:rPr>
        <w:t xml:space="preserve">Gora et al. 2020a</w:t>
      </w:r>
      <w:commentRangeEnd w:id="377"/>
      <w:r w:rsidDel="00000000" w:rsidR="00000000" w:rsidRPr="00000000">
        <w:commentReference w:id="377"/>
      </w:r>
      <w:r w:rsidDel="00000000" w:rsidR="00000000" w:rsidRPr="00000000">
        <w:rPr>
          <w:rtl w:val="0"/>
        </w:rPr>
        <w:t xml:space="preserve">, </w:t>
      </w:r>
      <w:commentRangeStart w:id="378"/>
      <w:r w:rsidDel="00000000" w:rsidR="00000000" w:rsidRPr="00000000">
        <w:rPr>
          <w:rtl w:val="0"/>
        </w:rPr>
        <w:t xml:space="preserve">Gorgens et al. 2021</w:t>
      </w:r>
      <w:commentRangeEnd w:id="378"/>
      <w:r w:rsidDel="00000000" w:rsidR="00000000" w:rsidRPr="00000000">
        <w:commentReference w:id="378"/>
      </w:r>
      <w:r w:rsidDel="00000000" w:rsidR="00000000" w:rsidRPr="00000000">
        <w:rPr>
          <w:rtl w:val="0"/>
        </w:rPr>
        <w:t xml:space="preserve">, </w:t>
      </w:r>
      <w:commentRangeStart w:id="379"/>
      <w:r w:rsidDel="00000000" w:rsidR="00000000" w:rsidRPr="00000000">
        <w:rPr>
          <w:rtl w:val="0"/>
        </w:rPr>
        <w:t xml:space="preserve">de Lima et al. 2023</w:t>
      </w:r>
      <w:commentRangeEnd w:id="379"/>
      <w:r w:rsidDel="00000000" w:rsidR="00000000" w:rsidRPr="00000000">
        <w:commentReference w:id="379"/>
      </w:r>
      <w:r w:rsidDel="00000000" w:rsidR="00000000" w:rsidRPr="00000000">
        <w:rPr>
          <w:rtl w:val="0"/>
        </w:rPr>
        <w:t xml:space="preserve">, </w:t>
      </w:r>
      <w:commentRangeStart w:id="380"/>
      <w:r w:rsidDel="00000000" w:rsidR="00000000" w:rsidRPr="00000000">
        <w:rPr>
          <w:rtl w:val="0"/>
        </w:rPr>
        <w:t xml:space="preserve">Feng et al. 2023</w:t>
      </w:r>
      <w:commentRangeEnd w:id="380"/>
      <w:r w:rsidDel="00000000" w:rsidR="00000000" w:rsidRPr="00000000">
        <w:commentReference w:id="380"/>
      </w:r>
      <w:r w:rsidDel="00000000" w:rsidR="00000000" w:rsidRPr="00000000">
        <w:rPr>
          <w:rtl w:val="0"/>
        </w:rPr>
        <w:t xml:space="preserve">). Accordingly, storms likely contribute to spatial variation in carbon dynamics; low storm activity is associated with high biomass in the Guiana Shield, whereas high storm frequency is associated with lower biomass and higher disturbance rates across the western Amazon (</w:t>
      </w:r>
      <w:commentRangeStart w:id="381"/>
      <w:r w:rsidDel="00000000" w:rsidR="00000000" w:rsidRPr="00000000">
        <w:rPr>
          <w:rtl w:val="0"/>
        </w:rPr>
        <w:t xml:space="preserve">Gorgens et al. 2021</w:t>
      </w:r>
      <w:commentRangeEnd w:id="381"/>
      <w:r w:rsidDel="00000000" w:rsidR="00000000" w:rsidRPr="00000000">
        <w:commentReference w:id="381"/>
      </w:r>
      <w:r w:rsidDel="00000000" w:rsidR="00000000" w:rsidRPr="00000000">
        <w:rPr>
          <w:rtl w:val="0"/>
        </w:rPr>
        <w:t xml:space="preserve">). Storms likely play a similar role across other tropical forests, but their effects are rarely quantified and </w:t>
      </w:r>
      <w:commentRangeStart w:id="382"/>
      <w:r w:rsidDel="00000000" w:rsidR="00000000" w:rsidRPr="00000000">
        <w:rPr>
          <w:rtl w:val="0"/>
        </w:rPr>
        <w:t xml:space="preserve">storm disturbance data from African and Indomalayan tropical forests are nearly non-existent</w:t>
      </w:r>
      <w:commentRangeEnd w:id="382"/>
      <w:r w:rsidDel="00000000" w:rsidR="00000000" w:rsidRPr="00000000">
        <w:commentReference w:id="382"/>
      </w:r>
      <w:r w:rsidDel="00000000" w:rsidR="00000000" w:rsidRPr="00000000">
        <w:rPr>
          <w:rtl w:val="0"/>
        </w:rPr>
        <w:t xml:space="preserve">. This knowledge gap is concerning because all existing data suggest that convective storms have increased in frequency by 5-25% per decade of the past century, and continued increases are expected (</w:t>
      </w:r>
      <w:commentRangeStart w:id="383"/>
      <w:r w:rsidDel="00000000" w:rsidR="00000000" w:rsidRPr="00000000">
        <w:rPr>
          <w:rtl w:val="0"/>
        </w:rPr>
        <w:t xml:space="preserve">Taylor et al. 2018</w:t>
      </w:r>
      <w:commentRangeEnd w:id="383"/>
      <w:r w:rsidDel="00000000" w:rsidR="00000000" w:rsidRPr="00000000">
        <w:commentReference w:id="383"/>
      </w:r>
      <w:r w:rsidDel="00000000" w:rsidR="00000000" w:rsidRPr="00000000">
        <w:rPr>
          <w:rtl w:val="0"/>
        </w:rPr>
        <w:t xml:space="preserve">, </w:t>
      </w:r>
      <w:commentRangeStart w:id="384"/>
      <w:r w:rsidDel="00000000" w:rsidR="00000000" w:rsidRPr="00000000">
        <w:rPr>
          <w:rtl w:val="0"/>
        </w:rPr>
        <w:t xml:space="preserve">Raghavendra et al. 2018</w:t>
      </w:r>
      <w:commentRangeEnd w:id="384"/>
      <w:r w:rsidDel="00000000" w:rsidR="00000000" w:rsidRPr="00000000">
        <w:commentReference w:id="384"/>
      </w:r>
      <w:r w:rsidDel="00000000" w:rsidR="00000000" w:rsidRPr="00000000">
        <w:rPr>
          <w:rtl w:val="0"/>
        </w:rPr>
        <w:t xml:space="preserve">, </w:t>
      </w:r>
      <w:commentRangeStart w:id="385"/>
      <w:r w:rsidDel="00000000" w:rsidR="00000000" w:rsidRPr="00000000">
        <w:rPr>
          <w:rtl w:val="0"/>
        </w:rPr>
        <w:t xml:space="preserve">Lavigne et al. 2019</w:t>
      </w:r>
      <w:commentRangeEnd w:id="385"/>
      <w:r w:rsidDel="00000000" w:rsidR="00000000" w:rsidRPr="00000000">
        <w:commentReference w:id="385"/>
      </w:r>
      <w:r w:rsidDel="00000000" w:rsidR="00000000" w:rsidRPr="00000000">
        <w:rPr>
          <w:rtl w:val="0"/>
        </w:rPr>
        <w:t xml:space="preserve">, </w:t>
      </w:r>
      <w:commentRangeStart w:id="386"/>
      <w:r w:rsidDel="00000000" w:rsidR="00000000" w:rsidRPr="00000000">
        <w:rPr>
          <w:rtl w:val="0"/>
        </w:rPr>
        <w:t xml:space="preserve">Harel and Price 2020</w:t>
      </w:r>
      <w:commentRangeEnd w:id="386"/>
      <w:r w:rsidDel="00000000" w:rsidR="00000000" w:rsidRPr="00000000">
        <w:commentReference w:id="386"/>
      </w:r>
      <w:r w:rsidDel="00000000" w:rsidR="00000000" w:rsidRPr="00000000">
        <w:rPr>
          <w:rtl w:val="0"/>
        </w:rPr>
        <w:t xml:space="preserve">). </w:t>
      </w:r>
    </w:p>
    <w:p w:rsidR="00000000" w:rsidDel="00000000" w:rsidP="00000000" w:rsidRDefault="00000000" w:rsidRPr="00000000" w14:paraId="0000013E">
      <w:pPr>
        <w:spacing w:after="240" w:before="240" w:lineRule="auto"/>
        <w:rPr/>
      </w:pPr>
      <w:r w:rsidDel="00000000" w:rsidR="00000000" w:rsidRPr="00000000">
        <w:rPr>
          <w:rtl w:val="0"/>
        </w:rPr>
        <w:t xml:space="preserve">Despite their apparent importance, the contributions of convective storms to mortality are less studied than other major agents of forest disturbance. The paucity of data is largely logistical; large-scale blowdowns are relatively well-studied (</w:t>
      </w:r>
      <w:commentRangeStart w:id="387"/>
      <w:r w:rsidDel="00000000" w:rsidR="00000000" w:rsidRPr="00000000">
        <w:rPr>
          <w:rtl w:val="0"/>
        </w:rPr>
        <w:t xml:space="preserve">Negrón‐Juárez et al. 2010</w:t>
      </w:r>
      <w:commentRangeEnd w:id="387"/>
      <w:r w:rsidDel="00000000" w:rsidR="00000000" w:rsidRPr="00000000">
        <w:commentReference w:id="387"/>
      </w:r>
      <w:r w:rsidDel="00000000" w:rsidR="00000000" w:rsidRPr="00000000">
        <w:rPr>
          <w:rtl w:val="0"/>
        </w:rPr>
        <w:t xml:space="preserve">, </w:t>
      </w:r>
      <w:commentRangeStart w:id="388"/>
      <w:r w:rsidDel="00000000" w:rsidR="00000000" w:rsidRPr="00000000">
        <w:rPr>
          <w:rtl w:val="0"/>
        </w:rPr>
        <w:t xml:space="preserve">Feng et al. 2023</w:t>
      </w:r>
      <w:commentRangeEnd w:id="388"/>
      <w:r w:rsidDel="00000000" w:rsidR="00000000" w:rsidRPr="00000000">
        <w:commentReference w:id="388"/>
      </w:r>
      <w:r w:rsidDel="00000000" w:rsidR="00000000" w:rsidRPr="00000000">
        <w:rPr>
          <w:rtl w:val="0"/>
        </w:rPr>
        <w:t xml:space="preserve">), but the small-scale storm events (&lt;0.1 ha) that represent nearly all of storm-caused disturbance (</w:t>
      </w:r>
      <w:commentRangeStart w:id="389"/>
      <w:r w:rsidDel="00000000" w:rsidR="00000000" w:rsidRPr="00000000">
        <w:rPr>
          <w:rtl w:val="0"/>
        </w:rPr>
        <w:t xml:space="preserve">Espírito-Santo et al. 2014</w:t>
      </w:r>
      <w:commentRangeEnd w:id="389"/>
      <w:r w:rsidDel="00000000" w:rsidR="00000000" w:rsidRPr="00000000">
        <w:commentReference w:id="389"/>
      </w:r>
      <w:r w:rsidDel="00000000" w:rsidR="00000000" w:rsidRPr="00000000">
        <w:rPr>
          <w:rtl w:val="0"/>
        </w:rPr>
        <w:t xml:space="preserve">, </w:t>
      </w:r>
      <w:commentRangeStart w:id="390"/>
      <w:r w:rsidDel="00000000" w:rsidR="00000000" w:rsidRPr="00000000">
        <w:rPr>
          <w:rtl w:val="0"/>
        </w:rPr>
        <w:t xml:space="preserve">Negrón-Juárez et al. 2018</w:t>
      </w:r>
      <w:commentRangeEnd w:id="390"/>
      <w:r w:rsidDel="00000000" w:rsidR="00000000" w:rsidRPr="00000000">
        <w:commentReference w:id="390"/>
      </w:r>
      <w:r w:rsidDel="00000000" w:rsidR="00000000" w:rsidRPr="00000000">
        <w:rPr>
          <w:rtl w:val="0"/>
        </w:rPr>
        <w:t xml:space="preserve">) are too small to be reliably detected with contemporary satellite methods (</w:t>
      </w:r>
      <w:commentRangeStart w:id="391"/>
      <w:r w:rsidDel="00000000" w:rsidR="00000000" w:rsidRPr="00000000">
        <w:rPr>
          <w:rtl w:val="0"/>
        </w:rPr>
        <w:t xml:space="preserve">Cushman et al. 2021</w:t>
      </w:r>
      <w:commentRangeEnd w:id="391"/>
      <w:r w:rsidDel="00000000" w:rsidR="00000000" w:rsidRPr="00000000">
        <w:commentReference w:id="391"/>
      </w:r>
      <w:r w:rsidDel="00000000" w:rsidR="00000000" w:rsidRPr="00000000">
        <w:rPr>
          <w:rtl w:val="0"/>
        </w:rPr>
        <w:t xml:space="preserve">) and cannot be reliably attributed using traditional forest plot methods because of their long census intervals. Moreover, these disturbances are highly aggregated in space and time (</w:t>
      </w:r>
      <w:commentRangeStart w:id="392"/>
      <w:r w:rsidDel="00000000" w:rsidR="00000000" w:rsidRPr="00000000">
        <w:rPr>
          <w:rtl w:val="0"/>
        </w:rPr>
        <w:t xml:space="preserve">Negrón‐Juárez et al. 2010</w:t>
      </w:r>
      <w:commentRangeEnd w:id="392"/>
      <w:r w:rsidDel="00000000" w:rsidR="00000000" w:rsidRPr="00000000">
        <w:commentReference w:id="392"/>
      </w:r>
      <w:r w:rsidDel="00000000" w:rsidR="00000000" w:rsidRPr="00000000">
        <w:rPr>
          <w:rtl w:val="0"/>
        </w:rPr>
        <w:t xml:space="preserve">, </w:t>
      </w:r>
      <w:commentRangeStart w:id="393"/>
      <w:r w:rsidDel="00000000" w:rsidR="00000000" w:rsidRPr="00000000">
        <w:rPr>
          <w:rtl w:val="0"/>
        </w:rPr>
        <w:t xml:space="preserve">Araujo et al. 2021</w:t>
      </w:r>
      <w:commentRangeEnd w:id="393"/>
      <w:r w:rsidDel="00000000" w:rsidR="00000000" w:rsidRPr="00000000">
        <w:commentReference w:id="393"/>
      </w:r>
      <w:r w:rsidDel="00000000" w:rsidR="00000000" w:rsidRPr="00000000">
        <w:rPr>
          <w:rtl w:val="0"/>
        </w:rPr>
        <w:t xml:space="preserve">, </w:t>
      </w:r>
      <w:commentRangeStart w:id="394"/>
      <w:r w:rsidDel="00000000" w:rsidR="00000000" w:rsidRPr="00000000">
        <w:rPr>
          <w:rtl w:val="0"/>
        </w:rPr>
        <w:t xml:space="preserve">Gora et al. 2021</w:t>
      </w:r>
      <w:commentRangeEnd w:id="394"/>
      <w:r w:rsidDel="00000000" w:rsidR="00000000" w:rsidRPr="00000000">
        <w:commentReference w:id="394"/>
      </w:r>
      <w:r w:rsidDel="00000000" w:rsidR="00000000" w:rsidRPr="00000000">
        <w:rPr>
          <w:rtl w:val="0"/>
        </w:rPr>
        <w:t xml:space="preserve">), meaning that hundreds or thousands of hectares of study are needed to precisely quantify temporal trends in storm-caused disturbance at even a single site (</w:t>
      </w:r>
      <w:commentRangeStart w:id="395"/>
      <w:r w:rsidDel="00000000" w:rsidR="00000000" w:rsidRPr="00000000">
        <w:rPr>
          <w:rtl w:val="0"/>
        </w:rPr>
        <w:t xml:space="preserve">McMahon et al. 2019</w:t>
      </w:r>
      <w:commentRangeEnd w:id="395"/>
      <w:r w:rsidDel="00000000" w:rsidR="00000000" w:rsidRPr="00000000">
        <w:commentReference w:id="395"/>
      </w:r>
      <w:r w:rsidDel="00000000" w:rsidR="00000000" w:rsidRPr="00000000">
        <w:rPr>
          <w:rtl w:val="0"/>
        </w:rPr>
        <w:t xml:space="preserve">). Corresponding with the lack of data on patterns of storm-caused mortality, data describing the mechanisms underlying tree vulnerability to storm-associated winds and lightning are also limited (</w:t>
      </w:r>
      <w:commentRangeStart w:id="396"/>
      <w:r w:rsidDel="00000000" w:rsidR="00000000" w:rsidRPr="00000000">
        <w:rPr>
          <w:rtl w:val="0"/>
        </w:rPr>
        <w:t xml:space="preserve">Gora et al. 2017</w:t>
      </w:r>
      <w:commentRangeEnd w:id="396"/>
      <w:r w:rsidDel="00000000" w:rsidR="00000000" w:rsidRPr="00000000">
        <w:commentReference w:id="396"/>
      </w:r>
      <w:r w:rsidDel="00000000" w:rsidR="00000000" w:rsidRPr="00000000">
        <w:rPr>
          <w:rtl w:val="0"/>
        </w:rPr>
        <w:t xml:space="preserve">, </w:t>
      </w:r>
      <w:commentRangeStart w:id="397"/>
      <w:r w:rsidDel="00000000" w:rsidR="00000000" w:rsidRPr="00000000">
        <w:rPr>
          <w:rtl w:val="0"/>
        </w:rPr>
        <w:t xml:space="preserve">2020b</w:t>
      </w:r>
      <w:commentRangeEnd w:id="397"/>
      <w:r w:rsidDel="00000000" w:rsidR="00000000" w:rsidRPr="00000000">
        <w:commentReference w:id="397"/>
      </w:r>
      <w:r w:rsidDel="00000000" w:rsidR="00000000" w:rsidRPr="00000000">
        <w:rPr>
          <w:rtl w:val="0"/>
        </w:rPr>
        <w:t xml:space="preserve">, </w:t>
      </w:r>
      <w:commentRangeStart w:id="398"/>
      <w:r w:rsidDel="00000000" w:rsidR="00000000" w:rsidRPr="00000000">
        <w:rPr>
          <w:rtl w:val="0"/>
        </w:rPr>
        <w:t xml:space="preserve">Jackson et al. 2019</w:t>
      </w:r>
      <w:commentRangeEnd w:id="398"/>
      <w:r w:rsidDel="00000000" w:rsidR="00000000" w:rsidRPr="00000000">
        <w:commentReference w:id="398"/>
      </w:r>
      <w:r w:rsidDel="00000000" w:rsidR="00000000" w:rsidRPr="00000000">
        <w:rPr>
          <w:rtl w:val="0"/>
        </w:rPr>
        <w:t xml:space="preserve">, </w:t>
      </w:r>
      <w:commentRangeStart w:id="399"/>
      <w:r w:rsidDel="00000000" w:rsidR="00000000" w:rsidRPr="00000000">
        <w:rPr>
          <w:rtl w:val="0"/>
        </w:rPr>
        <w:t xml:space="preserve">2021a</w:t>
      </w:r>
      <w:commentRangeEnd w:id="399"/>
      <w:r w:rsidDel="00000000" w:rsidR="00000000" w:rsidRPr="00000000">
        <w:commentReference w:id="399"/>
      </w:r>
      <w:r w:rsidDel="00000000" w:rsidR="00000000" w:rsidRPr="00000000">
        <w:rPr>
          <w:rtl w:val="0"/>
        </w:rPr>
        <w:t xml:space="preserve">,</w:t>
      </w:r>
      <w:commentRangeStart w:id="400"/>
      <w:r w:rsidDel="00000000" w:rsidR="00000000" w:rsidRPr="00000000">
        <w:rPr>
          <w:rtl w:val="0"/>
        </w:rPr>
        <w:t xml:space="preserve"> 2021b</w:t>
      </w:r>
      <w:ins w:author="Yanlei Feng" w:id="28" w:date="2024-09-16T20:57:39Z">
        <w:commentRangeEnd w:id="400"/>
        <w:r w:rsidDel="00000000" w:rsidR="00000000" w:rsidRPr="00000000">
          <w:commentReference w:id="400"/>
        </w:r>
        <w:commentRangeStart w:id="401"/>
        <w:r w:rsidDel="00000000" w:rsidR="00000000" w:rsidRPr="00000000">
          <w:rPr>
            <w:rtl w:val="0"/>
          </w:rPr>
          <w:t xml:space="preserve">, Feng et al. 2023</w:t>
        </w:r>
      </w:ins>
      <w:commentRangeEnd w:id="401"/>
      <w:r w:rsidDel="00000000" w:rsidR="00000000" w:rsidRPr="00000000">
        <w:commentReference w:id="401"/>
      </w:r>
      <w:r w:rsidDel="00000000" w:rsidR="00000000" w:rsidRPr="00000000">
        <w:rPr>
          <w:rtl w:val="0"/>
        </w:rPr>
        <w:t xml:space="preserve">). There is tremendous potential for knowledge gain regarding storm-caused disturbance if we can leverage recent advances in technology to perform high-resolution, high-frequency, and large-scale quantification of tree mortality across tropical forests.</w:t>
      </w:r>
    </w:p>
    <w:p w:rsidR="00000000" w:rsidDel="00000000" w:rsidP="00000000" w:rsidRDefault="00000000" w:rsidRPr="00000000" w14:paraId="0000013F">
      <w:pPr>
        <w:spacing w:after="240" w:before="240" w:lineRule="auto"/>
        <w:rPr/>
      </w:pPr>
      <w:commentRangeStart w:id="402"/>
      <w:r w:rsidDel="00000000" w:rsidR="00000000" w:rsidRPr="00000000">
        <w:rPr>
          <w:rtl w:val="0"/>
        </w:rPr>
        <w:t xml:space="preserve">Water stress, p</w:t>
      </w:r>
      <w:commentRangeEnd w:id="402"/>
      <w:r w:rsidDel="00000000" w:rsidR="00000000" w:rsidRPr="00000000">
        <w:commentReference w:id="402"/>
      </w:r>
      <w:r w:rsidDel="00000000" w:rsidR="00000000" w:rsidRPr="00000000">
        <w:rPr>
          <w:rtl w:val="0"/>
        </w:rPr>
        <w:t xml:space="preserve">articularly periodic drought, is also a major driver of natural disturbance in tropical forests. Atmospheric water stress associated with high temperatures and vapor pressure deficits has been increasing the past several decades (</w:t>
      </w:r>
      <w:commentRangeStart w:id="403"/>
      <w:r w:rsidDel="00000000" w:rsidR="00000000" w:rsidRPr="00000000">
        <w:rPr>
          <w:rtl w:val="0"/>
        </w:rPr>
        <w:t xml:space="preserve">Fang et al. 2022</w:t>
      </w:r>
      <w:commentRangeEnd w:id="403"/>
      <w:r w:rsidDel="00000000" w:rsidR="00000000" w:rsidRPr="00000000">
        <w:commentReference w:id="403"/>
      </w:r>
      <w:r w:rsidDel="00000000" w:rsidR="00000000" w:rsidRPr="00000000">
        <w:rPr>
          <w:rtl w:val="0"/>
        </w:rPr>
        <w:t xml:space="preserve">), and periodic droughts are occurring with increasing severity and frequency (</w:t>
      </w:r>
      <w:commentRangeStart w:id="404"/>
      <w:r w:rsidDel="00000000" w:rsidR="00000000" w:rsidRPr="00000000">
        <w:rPr>
          <w:rtl w:val="0"/>
        </w:rPr>
        <w:t xml:space="preserve">Boiser et al. 2015</w:t>
      </w:r>
      <w:commentRangeEnd w:id="404"/>
      <w:r w:rsidDel="00000000" w:rsidR="00000000" w:rsidRPr="00000000">
        <w:commentReference w:id="404"/>
      </w:r>
      <w:r w:rsidDel="00000000" w:rsidR="00000000" w:rsidRPr="00000000">
        <w:rPr>
          <w:rtl w:val="0"/>
        </w:rPr>
        <w:t xml:space="preserve">, </w:t>
      </w:r>
      <w:commentRangeStart w:id="405"/>
      <w:r w:rsidDel="00000000" w:rsidR="00000000" w:rsidRPr="00000000">
        <w:rPr>
          <w:rtl w:val="0"/>
        </w:rPr>
        <w:t xml:space="preserve">Duffy et al. 2015</w:t>
      </w:r>
      <w:commentRangeEnd w:id="405"/>
      <w:r w:rsidDel="00000000" w:rsidR="00000000" w:rsidRPr="00000000">
        <w:commentReference w:id="405"/>
      </w:r>
      <w:r w:rsidDel="00000000" w:rsidR="00000000" w:rsidRPr="00000000">
        <w:rPr>
          <w:rtl w:val="0"/>
        </w:rPr>
        <w:t xml:space="preserve">, </w:t>
      </w:r>
      <w:commentRangeStart w:id="406"/>
      <w:r w:rsidDel="00000000" w:rsidR="00000000" w:rsidRPr="00000000">
        <w:rPr>
          <w:rtl w:val="0"/>
        </w:rPr>
        <w:t xml:space="preserve">Trenberth et al. 2014</w:t>
      </w:r>
      <w:commentRangeEnd w:id="406"/>
      <w:r w:rsidDel="00000000" w:rsidR="00000000" w:rsidRPr="00000000">
        <w:commentReference w:id="406"/>
      </w:r>
      <w:r w:rsidDel="00000000" w:rsidR="00000000" w:rsidRPr="00000000">
        <w:rPr>
          <w:rtl w:val="0"/>
        </w:rPr>
        <w:t xml:space="preserve">). Unlike storms, natural disturbance associated with water stress typically affect large contiguous areas, and thus associated increases in tree mortality and decreases in tree growth are readily detectable with both forest inventory plots and satellites (</w:t>
      </w:r>
      <w:commentRangeStart w:id="407"/>
      <w:r w:rsidDel="00000000" w:rsidR="00000000" w:rsidRPr="00000000">
        <w:rPr>
          <w:rtl w:val="0"/>
        </w:rPr>
        <w:t xml:space="preserve">Phillips et al. 2009</w:t>
      </w:r>
      <w:commentRangeEnd w:id="407"/>
      <w:r w:rsidDel="00000000" w:rsidR="00000000" w:rsidRPr="00000000">
        <w:commentReference w:id="407"/>
      </w:r>
      <w:r w:rsidDel="00000000" w:rsidR="00000000" w:rsidRPr="00000000">
        <w:rPr>
          <w:rtl w:val="0"/>
        </w:rPr>
        <w:t xml:space="preserve">, </w:t>
      </w:r>
      <w:commentRangeStart w:id="408"/>
      <w:r w:rsidDel="00000000" w:rsidR="00000000" w:rsidRPr="00000000">
        <w:rPr>
          <w:rtl w:val="0"/>
        </w:rPr>
        <w:t xml:space="preserve">Saatchi et al. 2013</w:t>
      </w:r>
      <w:commentRangeEnd w:id="408"/>
      <w:r w:rsidDel="00000000" w:rsidR="00000000" w:rsidRPr="00000000">
        <w:commentReference w:id="408"/>
      </w:r>
      <w:r w:rsidDel="00000000" w:rsidR="00000000" w:rsidRPr="00000000">
        <w:rPr>
          <w:rtl w:val="0"/>
        </w:rPr>
        <w:t xml:space="preserve">, </w:t>
      </w:r>
      <w:commentRangeStart w:id="409"/>
      <w:r w:rsidDel="00000000" w:rsidR="00000000" w:rsidRPr="00000000">
        <w:rPr>
          <w:rtl w:val="0"/>
        </w:rPr>
        <w:t xml:space="preserve">Qie et al. 2017</w:t>
      </w:r>
      <w:commentRangeEnd w:id="409"/>
      <w:r w:rsidDel="00000000" w:rsidR="00000000" w:rsidRPr="00000000">
        <w:commentReference w:id="409"/>
      </w:r>
      <w:r w:rsidDel="00000000" w:rsidR="00000000" w:rsidRPr="00000000">
        <w:rPr>
          <w:rtl w:val="0"/>
        </w:rPr>
        <w:t xml:space="preserve">, </w:t>
      </w:r>
      <w:commentRangeStart w:id="410"/>
      <w:r w:rsidDel="00000000" w:rsidR="00000000" w:rsidRPr="00000000">
        <w:rPr>
          <w:rtl w:val="0"/>
        </w:rPr>
        <w:t xml:space="preserve">Hammond et al. 2022</w:t>
      </w:r>
      <w:commentRangeEnd w:id="410"/>
      <w:r w:rsidDel="00000000" w:rsidR="00000000" w:rsidRPr="00000000">
        <w:commentReference w:id="410"/>
      </w:r>
      <w:r w:rsidDel="00000000" w:rsidR="00000000" w:rsidRPr="00000000">
        <w:rPr>
          <w:rtl w:val="0"/>
        </w:rPr>
        <w:t xml:space="preserve">, </w:t>
      </w:r>
      <w:commentRangeStart w:id="411"/>
      <w:r w:rsidDel="00000000" w:rsidR="00000000" w:rsidRPr="00000000">
        <w:rPr>
          <w:rtl w:val="0"/>
        </w:rPr>
        <w:t xml:space="preserve">Bauman et al. 2022</w:t>
      </w:r>
      <w:commentRangeEnd w:id="411"/>
      <w:r w:rsidDel="00000000" w:rsidR="00000000" w:rsidRPr="00000000">
        <w:commentReference w:id="411"/>
      </w:r>
      <w:r w:rsidDel="00000000" w:rsidR="00000000" w:rsidRPr="00000000">
        <w:rPr>
          <w:rtl w:val="0"/>
        </w:rPr>
        <w:t xml:space="preserve">, </w:t>
      </w:r>
      <w:commentRangeStart w:id="412"/>
      <w:r w:rsidDel="00000000" w:rsidR="00000000" w:rsidRPr="00000000">
        <w:rPr>
          <w:rtl w:val="0"/>
        </w:rPr>
        <w:t xml:space="preserve">Bennett et al. 2023</w:t>
      </w:r>
      <w:commentRangeEnd w:id="412"/>
      <w:r w:rsidDel="00000000" w:rsidR="00000000" w:rsidRPr="00000000">
        <w:commentReference w:id="412"/>
      </w:r>
      <w:r w:rsidDel="00000000" w:rsidR="00000000" w:rsidRPr="00000000">
        <w:rPr>
          <w:rtl w:val="0"/>
        </w:rPr>
        <w:t xml:space="preserve">, </w:t>
      </w:r>
      <w:commentRangeStart w:id="413"/>
      <w:r w:rsidDel="00000000" w:rsidR="00000000" w:rsidRPr="00000000">
        <w:rPr>
          <w:rtl w:val="0"/>
        </w:rPr>
        <w:t xml:space="preserve">Chen et al. 2024</w:t>
      </w:r>
      <w:commentRangeEnd w:id="413"/>
      <w:r w:rsidDel="00000000" w:rsidR="00000000" w:rsidRPr="00000000">
        <w:commentReference w:id="413"/>
      </w:r>
      <w:r w:rsidDel="00000000" w:rsidR="00000000" w:rsidRPr="00000000">
        <w:rPr>
          <w:rtl w:val="0"/>
        </w:rPr>
        <w:t xml:space="preserve">). Moreover, detailed physiological and anatomical work has revealed much about the mechanisms underlying forest resilience to water stress (</w:t>
      </w:r>
      <w:commentRangeStart w:id="414"/>
      <w:r w:rsidDel="00000000" w:rsidR="00000000" w:rsidRPr="00000000">
        <w:rPr>
          <w:rtl w:val="0"/>
        </w:rPr>
        <w:t xml:space="preserve">McDowell et al. 2008</w:t>
      </w:r>
      <w:commentRangeEnd w:id="414"/>
      <w:r w:rsidDel="00000000" w:rsidR="00000000" w:rsidRPr="00000000">
        <w:commentReference w:id="414"/>
      </w:r>
      <w:r w:rsidDel="00000000" w:rsidR="00000000" w:rsidRPr="00000000">
        <w:rPr>
          <w:rtl w:val="0"/>
        </w:rPr>
        <w:t xml:space="preserve">, </w:t>
      </w:r>
      <w:commentRangeStart w:id="415"/>
      <w:r w:rsidDel="00000000" w:rsidR="00000000" w:rsidRPr="00000000">
        <w:rPr>
          <w:rtl w:val="0"/>
        </w:rPr>
        <w:t xml:space="preserve">McDowell 2011</w:t>
      </w:r>
      <w:commentRangeEnd w:id="415"/>
      <w:r w:rsidDel="00000000" w:rsidR="00000000" w:rsidRPr="00000000">
        <w:commentReference w:id="415"/>
      </w:r>
      <w:r w:rsidDel="00000000" w:rsidR="00000000" w:rsidRPr="00000000">
        <w:rPr>
          <w:rtl w:val="0"/>
        </w:rPr>
        <w:t xml:space="preserve">,</w:t>
      </w:r>
      <w:commentRangeStart w:id="416"/>
      <w:r w:rsidDel="00000000" w:rsidR="00000000" w:rsidRPr="00000000">
        <w:rPr>
          <w:rtl w:val="0"/>
        </w:rPr>
        <w:t xml:space="preserve"> Trugman et al. 2018</w:t>
      </w:r>
      <w:commentRangeEnd w:id="416"/>
      <w:r w:rsidDel="00000000" w:rsidR="00000000" w:rsidRPr="00000000">
        <w:commentReference w:id="416"/>
      </w:r>
      <w:r w:rsidDel="00000000" w:rsidR="00000000" w:rsidRPr="00000000">
        <w:rPr>
          <w:rtl w:val="0"/>
        </w:rPr>
        <w:t xml:space="preserve">, </w:t>
      </w:r>
      <w:commentRangeStart w:id="417"/>
      <w:r w:rsidDel="00000000" w:rsidR="00000000" w:rsidRPr="00000000">
        <w:rPr>
          <w:rtl w:val="0"/>
        </w:rPr>
        <w:t xml:space="preserve">Smith-Martin et al. 2023</w:t>
      </w:r>
      <w:commentRangeEnd w:id="417"/>
      <w:r w:rsidDel="00000000" w:rsidR="00000000" w:rsidRPr="00000000">
        <w:commentReference w:id="417"/>
      </w:r>
      <w:r w:rsidDel="00000000" w:rsidR="00000000" w:rsidRPr="00000000">
        <w:rPr>
          <w:rtl w:val="0"/>
        </w:rPr>
        <w:t xml:space="preserve">, </w:t>
      </w:r>
      <w:commentRangeStart w:id="418"/>
      <w:r w:rsidDel="00000000" w:rsidR="00000000" w:rsidRPr="00000000">
        <w:rPr>
          <w:rtl w:val="0"/>
        </w:rPr>
        <w:t xml:space="preserve">Tavares et al. 2023</w:t>
      </w:r>
      <w:commentRangeEnd w:id="418"/>
      <w:r w:rsidDel="00000000" w:rsidR="00000000" w:rsidRPr="00000000">
        <w:commentReference w:id="418"/>
      </w:r>
      <w:r w:rsidDel="00000000" w:rsidR="00000000" w:rsidRPr="00000000">
        <w:rPr>
          <w:rtl w:val="0"/>
        </w:rPr>
        <w:t xml:space="preserve">). </w:t>
      </w:r>
      <w:commentRangeStart w:id="419"/>
      <w:r w:rsidDel="00000000" w:rsidR="00000000" w:rsidRPr="00000000">
        <w:rPr>
          <w:rtl w:val="0"/>
        </w:rPr>
        <w:t xml:space="preserve">Drought is the best studied driver of forest change, providing strong evidence of its importance, but also revealing that the effects of drought are highly variable among ecosystems.</w:t>
      </w:r>
      <w:commentRangeEnd w:id="419"/>
      <w:r w:rsidDel="00000000" w:rsidR="00000000" w:rsidRPr="00000000">
        <w:commentReference w:id="419"/>
      </w:r>
      <w:r w:rsidDel="00000000" w:rsidR="00000000" w:rsidRPr="00000000">
        <w:rPr>
          <w:rtl w:val="0"/>
        </w:rPr>
        <w:t xml:space="preserve"> For example, the 2015-2016 El Nino had strong effects on the Amazon (</w:t>
      </w:r>
      <w:commentRangeStart w:id="420"/>
      <w:r w:rsidDel="00000000" w:rsidR="00000000" w:rsidRPr="00000000">
        <w:rPr>
          <w:rtl w:val="0"/>
        </w:rPr>
        <w:t xml:space="preserve">Bennett et al. 2023</w:t>
      </w:r>
      <w:commentRangeEnd w:id="420"/>
      <w:r w:rsidDel="00000000" w:rsidR="00000000" w:rsidRPr="00000000">
        <w:commentReference w:id="420"/>
      </w:r>
      <w:r w:rsidDel="00000000" w:rsidR="00000000" w:rsidRPr="00000000">
        <w:rPr>
          <w:rtl w:val="0"/>
        </w:rPr>
        <w:t xml:space="preserve">), but only a marginal effect in African tropical forests (</w:t>
      </w:r>
      <w:commentRangeStart w:id="421"/>
      <w:r w:rsidDel="00000000" w:rsidR="00000000" w:rsidRPr="00000000">
        <w:rPr>
          <w:rtl w:val="0"/>
        </w:rPr>
        <w:t xml:space="preserve">Bennett et al. 2021</w:t>
      </w:r>
      <w:commentRangeEnd w:id="421"/>
      <w:r w:rsidDel="00000000" w:rsidR="00000000" w:rsidRPr="00000000">
        <w:commentReference w:id="421"/>
      </w:r>
      <w:r w:rsidDel="00000000" w:rsidR="00000000" w:rsidRPr="00000000">
        <w:rPr>
          <w:rtl w:val="0"/>
        </w:rPr>
        <w:t xml:space="preserve">) and</w:t>
      </w:r>
      <w:commentRangeStart w:id="422"/>
      <w:r w:rsidDel="00000000" w:rsidR="00000000" w:rsidRPr="00000000">
        <w:rPr>
          <w:rtl w:val="0"/>
        </w:rPr>
        <w:t xml:space="preserve"> caused </w:t>
      </w:r>
      <w:commentRangeEnd w:id="422"/>
      <w:r w:rsidDel="00000000" w:rsidR="00000000" w:rsidRPr="00000000">
        <w:commentReference w:id="422"/>
      </w:r>
      <w:r w:rsidDel="00000000" w:rsidR="00000000" w:rsidRPr="00000000">
        <w:rPr>
          <w:rtl w:val="0"/>
        </w:rPr>
        <w:t xml:space="preserve">a substantial increase in GPP in central Panama</w:t>
      </w:r>
      <w:ins w:author="Helene Muller-Landau" w:id="29" w:date="2024-09-17T12:25:53Z">
        <w:r w:rsidDel="00000000" w:rsidR="00000000" w:rsidRPr="00000000">
          <w:rPr>
            <w:rtl w:val="0"/>
          </w:rPr>
          <w:t xml:space="preserve"> </w:t>
        </w:r>
      </w:ins>
      <w:r w:rsidDel="00000000" w:rsidR="00000000" w:rsidRPr="00000000">
        <w:rPr>
          <w:rtl w:val="0"/>
        </w:rPr>
        <w:t xml:space="preserve">(</w:t>
      </w:r>
      <w:commentRangeStart w:id="423"/>
      <w:r w:rsidDel="00000000" w:rsidR="00000000" w:rsidRPr="00000000">
        <w:rPr>
          <w:rtl w:val="0"/>
        </w:rPr>
        <w:t xml:space="preserve">Detto and Pacala 2022</w:t>
      </w:r>
      <w:commentRangeEnd w:id="423"/>
      <w:r w:rsidDel="00000000" w:rsidR="00000000" w:rsidRPr="00000000">
        <w:commentReference w:id="423"/>
      </w:r>
      <w:r w:rsidDel="00000000" w:rsidR="00000000" w:rsidRPr="00000000">
        <w:rPr>
          <w:rtl w:val="0"/>
        </w:rPr>
        <w:t xml:space="preserve">). Moreover, although the differences between drought and non-drought years are clear, the contributions of drought to decadal trends in forest dynamics and the future trajectories of tropical forests remain highly uncertain.</w:t>
      </w:r>
    </w:p>
    <w:p w:rsidR="00000000" w:rsidDel="00000000" w:rsidP="00000000" w:rsidRDefault="00000000" w:rsidRPr="00000000" w14:paraId="00000140">
      <w:pPr>
        <w:spacing w:after="240" w:before="240" w:lineRule="auto"/>
        <w:rPr/>
      </w:pPr>
      <w:r w:rsidDel="00000000" w:rsidR="00000000" w:rsidRPr="00000000">
        <w:rPr>
          <w:rtl w:val="0"/>
        </w:rPr>
        <w:t xml:space="preserve">Pests and pathogens are major agents of natural disturbance in extratropical forests, but their effects in tropical forests are not well documented (</w:t>
      </w:r>
      <w:commentRangeStart w:id="424"/>
      <w:r w:rsidDel="00000000" w:rsidR="00000000" w:rsidRPr="00000000">
        <w:rPr>
          <w:rtl w:val="0"/>
        </w:rPr>
        <w:t xml:space="preserve">McDowell et al. 2018</w:t>
      </w:r>
      <w:commentRangeEnd w:id="424"/>
      <w:r w:rsidDel="00000000" w:rsidR="00000000" w:rsidRPr="00000000">
        <w:commentReference w:id="424"/>
      </w:r>
      <w:r w:rsidDel="00000000" w:rsidR="00000000" w:rsidRPr="00000000">
        <w:rPr>
          <w:rtl w:val="0"/>
        </w:rPr>
        <w:t xml:space="preserve">). This distinction could arise for two reasons that are not mutually exclusive. First, it is possible that pests and pathogens effects are poorly quantified because of the limited research investment in tropical forests relative to the extremely high diversity of potential pests and pathogens (</w:t>
      </w:r>
      <w:commentRangeStart w:id="425"/>
      <w:r w:rsidDel="00000000" w:rsidR="00000000" w:rsidRPr="00000000">
        <w:rPr>
          <w:rtl w:val="0"/>
        </w:rPr>
        <w:t xml:space="preserve">Schimel et al. 2015</w:t>
      </w:r>
      <w:commentRangeEnd w:id="425"/>
      <w:r w:rsidDel="00000000" w:rsidR="00000000" w:rsidRPr="00000000">
        <w:commentReference w:id="425"/>
      </w:r>
      <w:r w:rsidDel="00000000" w:rsidR="00000000" w:rsidRPr="00000000">
        <w:rPr>
          <w:rtl w:val="0"/>
        </w:rPr>
        <w:t xml:space="preserve">). Second, pests and pathogens may have limited impact on tropical forests because of high tropical diversity, which is known to reduce exotic invasions and is expected to reduce outbreaks (</w:t>
      </w:r>
      <w:commentRangeStart w:id="426"/>
      <w:r w:rsidDel="00000000" w:rsidR="00000000" w:rsidRPr="00000000">
        <w:rPr>
          <w:rtl w:val="0"/>
        </w:rPr>
        <w:t xml:space="preserve">Keesing and Ostfeld 2021</w:t>
      </w:r>
      <w:commentRangeEnd w:id="426"/>
      <w:r w:rsidDel="00000000" w:rsidR="00000000" w:rsidRPr="00000000">
        <w:commentReference w:id="426"/>
      </w:r>
      <w:r w:rsidDel="00000000" w:rsidR="00000000" w:rsidRPr="00000000">
        <w:rPr>
          <w:rtl w:val="0"/>
        </w:rPr>
        <w:t xml:space="preserve">, </w:t>
      </w:r>
      <w:commentRangeStart w:id="427"/>
      <w:r w:rsidDel="00000000" w:rsidR="00000000" w:rsidRPr="00000000">
        <w:rPr>
          <w:rtl w:val="0"/>
        </w:rPr>
        <w:t xml:space="preserve">Delavaux et al. 2023</w:t>
      </w:r>
      <w:commentRangeEnd w:id="427"/>
      <w:r w:rsidDel="00000000" w:rsidR="00000000" w:rsidRPr="00000000">
        <w:commentReference w:id="427"/>
      </w:r>
      <w:r w:rsidDel="00000000" w:rsidR="00000000" w:rsidRPr="00000000">
        <w:rPr>
          <w:rtl w:val="0"/>
        </w:rPr>
        <w:t xml:space="preserve">). Large-scale quantification of the drivers of tree mortality are needed to determine the true importance of biotic pests to tropical forest disturbance regimes.</w:t>
      </w:r>
    </w:p>
    <w:p w:rsidR="00000000" w:rsidDel="00000000" w:rsidP="00000000" w:rsidRDefault="00000000" w:rsidRPr="00000000" w14:paraId="00000141">
      <w:pPr>
        <w:spacing w:after="240" w:before="240" w:lineRule="auto"/>
        <w:rPr/>
      </w:pPr>
      <w:commentRangeStart w:id="428"/>
      <w:r w:rsidDel="00000000" w:rsidR="00000000" w:rsidRPr="00000000">
        <w:rPr>
          <w:rtl w:val="0"/>
        </w:rPr>
        <w:t xml:space="preserve">Competition among plants</w:t>
      </w:r>
      <w:commentRangeEnd w:id="428"/>
      <w:r w:rsidDel="00000000" w:rsidR="00000000" w:rsidRPr="00000000">
        <w:commentReference w:id="428"/>
      </w:r>
      <w:r w:rsidDel="00000000" w:rsidR="00000000" w:rsidRPr="00000000">
        <w:rPr>
          <w:rtl w:val="0"/>
        </w:rPr>
        <w:t xml:space="preserve"> is also a driver of natural disturbance, particularly in tropical forests where lianas (woody vines that structurally parasitize trees) are abundant. Increasing CO</w:t>
      </w:r>
      <w:r w:rsidDel="00000000" w:rsidR="00000000" w:rsidRPr="00000000">
        <w:rPr>
          <w:vertAlign w:val="subscript"/>
          <w:rtl w:val="0"/>
        </w:rPr>
        <w:t xml:space="preserve">2</w:t>
      </w:r>
      <w:r w:rsidDel="00000000" w:rsidR="00000000" w:rsidRPr="00000000">
        <w:rPr>
          <w:rtl w:val="0"/>
        </w:rPr>
        <w:t xml:space="preserve"> concentrations appear to be increasing tree growth (</w:t>
      </w:r>
      <w:commentRangeStart w:id="429"/>
      <w:r w:rsidDel="00000000" w:rsidR="00000000" w:rsidRPr="00000000">
        <w:rPr>
          <w:rtl w:val="0"/>
        </w:rPr>
        <w:t xml:space="preserve">Phillips et al. 2009</w:t>
      </w:r>
      <w:commentRangeEnd w:id="429"/>
      <w:r w:rsidDel="00000000" w:rsidR="00000000" w:rsidRPr="00000000">
        <w:commentReference w:id="429"/>
      </w:r>
      <w:r w:rsidDel="00000000" w:rsidR="00000000" w:rsidRPr="00000000">
        <w:rPr>
          <w:rtl w:val="0"/>
        </w:rPr>
        <w:t xml:space="preserve">,</w:t>
      </w:r>
      <w:commentRangeStart w:id="430"/>
      <w:r w:rsidDel="00000000" w:rsidR="00000000" w:rsidRPr="00000000">
        <w:rPr>
          <w:rtl w:val="0"/>
        </w:rPr>
        <w:t xml:space="preserve"> Brienen et al. 2015</w:t>
      </w:r>
      <w:commentRangeEnd w:id="430"/>
      <w:r w:rsidDel="00000000" w:rsidR="00000000" w:rsidRPr="00000000">
        <w:commentReference w:id="430"/>
      </w:r>
      <w:r w:rsidDel="00000000" w:rsidR="00000000" w:rsidRPr="00000000">
        <w:rPr>
          <w:rtl w:val="0"/>
        </w:rPr>
        <w:t xml:space="preserve">), which is expected to increase tree mortality rates by increasing tree competition and favoring fast-growing tree species (</w:t>
      </w:r>
      <w:commentRangeStart w:id="431"/>
      <w:r w:rsidDel="00000000" w:rsidR="00000000" w:rsidRPr="00000000">
        <w:rPr>
          <w:rtl w:val="0"/>
        </w:rPr>
        <w:t xml:space="preserve">Bugmann and Bigler 2011</w:t>
      </w:r>
      <w:commentRangeEnd w:id="431"/>
      <w:r w:rsidDel="00000000" w:rsidR="00000000" w:rsidRPr="00000000">
        <w:commentReference w:id="431"/>
      </w:r>
      <w:r w:rsidDel="00000000" w:rsidR="00000000" w:rsidRPr="00000000">
        <w:rPr>
          <w:rtl w:val="0"/>
        </w:rPr>
        <w:t xml:space="preserve">, </w:t>
      </w:r>
      <w:commentRangeStart w:id="432"/>
      <w:r w:rsidDel="00000000" w:rsidR="00000000" w:rsidRPr="00000000">
        <w:rPr>
          <w:rtl w:val="0"/>
        </w:rPr>
        <w:t xml:space="preserve">McDowell et al. 2018</w:t>
      </w:r>
      <w:commentRangeEnd w:id="432"/>
      <w:r w:rsidDel="00000000" w:rsidR="00000000" w:rsidRPr="00000000">
        <w:commentReference w:id="432"/>
      </w:r>
      <w:r w:rsidDel="00000000" w:rsidR="00000000" w:rsidRPr="00000000">
        <w:rPr>
          <w:rtl w:val="0"/>
        </w:rPr>
        <w:t xml:space="preserve">). Simultaneously, there is widespread evidence of increase liana abundances in tropical forests (</w:t>
      </w:r>
      <w:commentRangeStart w:id="433"/>
      <w:r w:rsidDel="00000000" w:rsidR="00000000" w:rsidRPr="00000000">
        <w:rPr>
          <w:rtl w:val="0"/>
        </w:rPr>
        <w:t xml:space="preserve">Phillips et al. 2002</w:t>
      </w:r>
      <w:commentRangeEnd w:id="433"/>
      <w:r w:rsidDel="00000000" w:rsidR="00000000" w:rsidRPr="00000000">
        <w:commentReference w:id="433"/>
      </w:r>
      <w:r w:rsidDel="00000000" w:rsidR="00000000" w:rsidRPr="00000000">
        <w:rPr>
          <w:rtl w:val="0"/>
        </w:rPr>
        <w:t xml:space="preserve">, </w:t>
      </w:r>
      <w:commentRangeStart w:id="434"/>
      <w:r w:rsidDel="00000000" w:rsidR="00000000" w:rsidRPr="00000000">
        <w:rPr>
          <w:rtl w:val="0"/>
        </w:rPr>
        <w:t xml:space="preserve">Schnitzer and Bongers 2011</w:t>
      </w:r>
      <w:commentRangeEnd w:id="434"/>
      <w:r w:rsidDel="00000000" w:rsidR="00000000" w:rsidRPr="00000000">
        <w:commentReference w:id="434"/>
      </w:r>
      <w:r w:rsidDel="00000000" w:rsidR="00000000" w:rsidRPr="00000000">
        <w:rPr>
          <w:rtl w:val="0"/>
        </w:rPr>
        <w:t xml:space="preserve">,</w:t>
      </w:r>
      <w:commentRangeStart w:id="435"/>
      <w:r w:rsidDel="00000000" w:rsidR="00000000" w:rsidRPr="00000000">
        <w:rPr>
          <w:rtl w:val="0"/>
        </w:rPr>
        <w:t xml:space="preserve"> Rueda-Trujillo et al. 2024</w:t>
      </w:r>
      <w:commentRangeEnd w:id="435"/>
      <w:r w:rsidDel="00000000" w:rsidR="00000000" w:rsidRPr="00000000">
        <w:commentReference w:id="435"/>
      </w:r>
      <w:r w:rsidDel="00000000" w:rsidR="00000000" w:rsidRPr="00000000">
        <w:rPr>
          <w:rtl w:val="0"/>
        </w:rPr>
        <w:t xml:space="preserve">), due in part to increasing disturbance rates (</w:t>
      </w:r>
      <w:commentRangeStart w:id="436"/>
      <w:r w:rsidDel="00000000" w:rsidR="00000000" w:rsidRPr="00000000">
        <w:rPr>
          <w:rtl w:val="0"/>
        </w:rPr>
        <w:t xml:space="preserve">Schnitzer and Bongers 2011</w:t>
      </w:r>
      <w:commentRangeEnd w:id="436"/>
      <w:r w:rsidDel="00000000" w:rsidR="00000000" w:rsidRPr="00000000">
        <w:commentReference w:id="436"/>
      </w:r>
      <w:r w:rsidDel="00000000" w:rsidR="00000000" w:rsidRPr="00000000">
        <w:rPr>
          <w:rtl w:val="0"/>
        </w:rPr>
        <w:t xml:space="preserve">, </w:t>
      </w:r>
      <w:commentRangeStart w:id="437"/>
      <w:r w:rsidDel="00000000" w:rsidR="00000000" w:rsidRPr="00000000">
        <w:rPr>
          <w:rtl w:val="0"/>
        </w:rPr>
        <w:t xml:space="preserve">Schnitzer et al. 2021</w:t>
      </w:r>
      <w:commentRangeEnd w:id="437"/>
      <w:r w:rsidDel="00000000" w:rsidR="00000000" w:rsidRPr="00000000">
        <w:commentReference w:id="437"/>
      </w:r>
      <w:r w:rsidDel="00000000" w:rsidR="00000000" w:rsidRPr="00000000">
        <w:rPr>
          <w:rtl w:val="0"/>
        </w:rPr>
        <w:t xml:space="preserve">). Lianas reduce forest carbon storage by decreasing tree growth and increasing tree mortality rates (</w:t>
      </w:r>
      <w:commentRangeStart w:id="438"/>
      <w:r w:rsidDel="00000000" w:rsidR="00000000" w:rsidRPr="00000000">
        <w:rPr>
          <w:rtl w:val="0"/>
        </w:rPr>
        <w:t xml:space="preserve">van der Heijden et al. 2013</w:t>
      </w:r>
      <w:commentRangeEnd w:id="438"/>
      <w:r w:rsidDel="00000000" w:rsidR="00000000" w:rsidRPr="00000000">
        <w:commentReference w:id="438"/>
      </w:r>
      <w:r w:rsidDel="00000000" w:rsidR="00000000" w:rsidRPr="00000000">
        <w:rPr>
          <w:rtl w:val="0"/>
        </w:rPr>
        <w:t xml:space="preserve">, </w:t>
      </w:r>
      <w:commentRangeStart w:id="439"/>
      <w:r w:rsidDel="00000000" w:rsidR="00000000" w:rsidRPr="00000000">
        <w:rPr>
          <w:rtl w:val="0"/>
        </w:rPr>
        <w:t xml:space="preserve">2015</w:t>
      </w:r>
      <w:commentRangeEnd w:id="439"/>
      <w:r w:rsidDel="00000000" w:rsidR="00000000" w:rsidRPr="00000000">
        <w:commentReference w:id="439"/>
      </w:r>
      <w:r w:rsidDel="00000000" w:rsidR="00000000" w:rsidRPr="00000000">
        <w:rPr>
          <w:rtl w:val="0"/>
        </w:rPr>
        <w:t xml:space="preserve">, </w:t>
      </w:r>
      <w:commentRangeStart w:id="440"/>
      <w:r w:rsidDel="00000000" w:rsidR="00000000" w:rsidRPr="00000000">
        <w:rPr>
          <w:rtl w:val="0"/>
        </w:rPr>
        <w:t xml:space="preserve">Visser et al. 2018</w:t>
      </w:r>
      <w:commentRangeEnd w:id="440"/>
      <w:r w:rsidDel="00000000" w:rsidR="00000000" w:rsidRPr="00000000">
        <w:commentReference w:id="440"/>
      </w:r>
      <w:r w:rsidDel="00000000" w:rsidR="00000000" w:rsidRPr="00000000">
        <w:rPr>
          <w:rtl w:val="0"/>
        </w:rPr>
        <w:t xml:space="preserve">), thereby producing a positive feedback loop between liana proliferation and forest disturbance rates. The effects of lianas are clear, but increased mortality associated with greater tree-on-tree competition and CO</w:t>
      </w:r>
      <w:r w:rsidDel="00000000" w:rsidR="00000000" w:rsidRPr="00000000">
        <w:rPr>
          <w:vertAlign w:val="subscript"/>
          <w:rtl w:val="0"/>
        </w:rPr>
        <w:t xml:space="preserve">2</w:t>
      </w:r>
      <w:r w:rsidDel="00000000" w:rsidR="00000000" w:rsidRPr="00000000">
        <w:rPr>
          <w:rtl w:val="0"/>
        </w:rPr>
        <w:t xml:space="preserve"> fertilization is uncertain and more challenging to demonstrate (</w:t>
      </w:r>
      <w:commentRangeStart w:id="441"/>
      <w:r w:rsidDel="00000000" w:rsidR="00000000" w:rsidRPr="00000000">
        <w:rPr>
          <w:rtl w:val="0"/>
        </w:rPr>
        <w:t xml:space="preserve">Bugmann and Bigler 2011</w:t>
      </w:r>
      <w:commentRangeEnd w:id="441"/>
      <w:r w:rsidDel="00000000" w:rsidR="00000000" w:rsidRPr="00000000">
        <w:commentReference w:id="441"/>
      </w:r>
      <w:r w:rsidDel="00000000" w:rsidR="00000000" w:rsidRPr="00000000">
        <w:rPr>
          <w:rtl w:val="0"/>
        </w:rPr>
        <w:t xml:space="preserve">, </w:t>
      </w:r>
      <w:commentRangeStart w:id="442"/>
      <w:r w:rsidDel="00000000" w:rsidR="00000000" w:rsidRPr="00000000">
        <w:rPr>
          <w:rtl w:val="0"/>
        </w:rPr>
        <w:t xml:space="preserve">Rozendaal et al. 2020</w:t>
      </w:r>
      <w:commentRangeEnd w:id="442"/>
      <w:r w:rsidDel="00000000" w:rsidR="00000000" w:rsidRPr="00000000">
        <w:commentReference w:id="442"/>
      </w:r>
      <w:r w:rsidDel="00000000" w:rsidR="00000000" w:rsidRPr="00000000">
        <w:rPr>
          <w:rtl w:val="0"/>
        </w:rPr>
        <w:t xml:space="preserve">).</w:t>
      </w:r>
    </w:p>
    <w:p w:rsidR="00000000" w:rsidDel="00000000" w:rsidP="00000000" w:rsidRDefault="00000000" w:rsidRPr="00000000" w14:paraId="00000142">
      <w:pPr>
        <w:spacing w:after="240" w:before="240" w:lineRule="auto"/>
        <w:rPr>
          <w:color w:val="ff0000"/>
        </w:rPr>
      </w:pPr>
      <w:r w:rsidDel="00000000" w:rsidR="00000000" w:rsidRPr="00000000">
        <w:rPr>
          <w:rtl w:val="0"/>
        </w:rPr>
        <w:t xml:space="preserve">Overall, direct human action and climate-associated increases in natural disturbance rates are the two primary threats to tropical forests today. Because tropical forests play a</w:t>
      </w:r>
      <w:ins w:author="Helene Muller-Landau" w:id="30" w:date="2024-09-17T12:31:06Z">
        <w:r w:rsidDel="00000000" w:rsidR="00000000" w:rsidRPr="00000000">
          <w:rPr>
            <w:rtl w:val="0"/>
          </w:rPr>
          <w:t xml:space="preserve">n</w:t>
        </w:r>
      </w:ins>
      <w:del w:author="Helene Muller-Landau" w:id="30" w:date="2024-09-17T12:31:06Z">
        <w:r w:rsidDel="00000000" w:rsidR="00000000" w:rsidRPr="00000000">
          <w:rPr>
            <w:rtl w:val="0"/>
          </w:rPr>
          <w:delText xml:space="preserve">t</w:delText>
        </w:r>
      </w:del>
      <w:r w:rsidDel="00000000" w:rsidR="00000000" w:rsidRPr="00000000">
        <w:rPr>
          <w:rtl w:val="0"/>
        </w:rPr>
        <w:t xml:space="preserve"> outsized role in global climate (</w:t>
      </w:r>
      <w:commentRangeStart w:id="443"/>
      <w:r w:rsidDel="00000000" w:rsidR="00000000" w:rsidRPr="00000000">
        <w:rPr>
          <w:rtl w:val="0"/>
        </w:rPr>
        <w:t xml:space="preserve">Pan et al. 2024</w:t>
      </w:r>
      <w:commentRangeEnd w:id="443"/>
      <w:r w:rsidDel="00000000" w:rsidR="00000000" w:rsidRPr="00000000">
        <w:commentReference w:id="443"/>
      </w:r>
      <w:r w:rsidDel="00000000" w:rsidR="00000000" w:rsidRPr="00000000">
        <w:rPr>
          <w:rtl w:val="0"/>
        </w:rPr>
        <w:t xml:space="preserve">), the patterns and processes underlying these two distinct modes of disturbances are crucial to the function of tropical forests and among the largest sources of uncertainty for the future of the global carbon budget (</w:t>
      </w:r>
      <w:commentRangeStart w:id="444"/>
      <w:r w:rsidDel="00000000" w:rsidR="00000000" w:rsidRPr="00000000">
        <w:rPr>
          <w:rtl w:val="0"/>
        </w:rPr>
        <w:t xml:space="preserve">Pugh et al. 2020</w:t>
      </w:r>
      <w:commentRangeEnd w:id="444"/>
      <w:r w:rsidDel="00000000" w:rsidR="00000000" w:rsidRPr="00000000">
        <w:commentReference w:id="444"/>
      </w:r>
      <w:r w:rsidDel="00000000" w:rsidR="00000000" w:rsidRPr="00000000">
        <w:rPr>
          <w:rtl w:val="0"/>
        </w:rPr>
        <w:t xml:space="preserve">). Information about these disturbances is primarily from American tropical forests, and this geographic bias is highly problematic because the sparse existing data suggest that disturbance regimes and forest responses to these disturbances are distinct from other continents (</w:t>
      </w:r>
      <w:commentRangeStart w:id="445"/>
      <w:r w:rsidDel="00000000" w:rsidR="00000000" w:rsidRPr="00000000">
        <w:rPr>
          <w:rtl w:val="0"/>
        </w:rPr>
        <w:t xml:space="preserve">Hubau et al. 2020</w:t>
      </w:r>
      <w:commentRangeEnd w:id="445"/>
      <w:r w:rsidDel="00000000" w:rsidR="00000000" w:rsidRPr="00000000">
        <w:commentReference w:id="445"/>
      </w:r>
      <w:r w:rsidDel="00000000" w:rsidR="00000000" w:rsidRPr="00000000">
        <w:rPr>
          <w:rtl w:val="0"/>
        </w:rPr>
        <w:t xml:space="preserve">, </w:t>
      </w:r>
      <w:commentRangeStart w:id="446"/>
      <w:r w:rsidDel="00000000" w:rsidR="00000000" w:rsidRPr="00000000">
        <w:rPr>
          <w:rtl w:val="0"/>
        </w:rPr>
        <w:t xml:space="preserve">Bennett et al. 2021</w:t>
      </w:r>
      <w:commentRangeEnd w:id="446"/>
      <w:r w:rsidDel="00000000" w:rsidR="00000000" w:rsidRPr="00000000">
        <w:commentReference w:id="446"/>
      </w:r>
      <w:r w:rsidDel="00000000" w:rsidR="00000000" w:rsidRPr="00000000">
        <w:rPr>
          <w:rtl w:val="0"/>
        </w:rPr>
        <w:t xml:space="preserve">, </w:t>
      </w:r>
      <w:commentRangeStart w:id="447"/>
      <w:r w:rsidDel="00000000" w:rsidR="00000000" w:rsidRPr="00000000">
        <w:rPr>
          <w:rtl w:val="0"/>
        </w:rPr>
        <w:t xml:space="preserve">2023</w:t>
      </w:r>
      <w:commentRangeEnd w:id="447"/>
      <w:r w:rsidDel="00000000" w:rsidR="00000000" w:rsidRPr="00000000">
        <w:commentReference w:id="447"/>
      </w:r>
      <w:r w:rsidDel="00000000" w:rsidR="00000000" w:rsidRPr="00000000">
        <w:rPr>
          <w:rtl w:val="0"/>
        </w:rPr>
        <w:t xml:space="preserve">). We must develop a mechanistic understanding of these disturbances, how they are regulated by social-ecological systems (section 2.4), and how their effects are modulated by local biodiversity (section 2.2) to predict the future trajectory of tropical forests and their contributions to the Earth system (sections 2.1 and 2.3).</w:t>
      </w:r>
      <w:r w:rsidDel="00000000" w:rsidR="00000000" w:rsidRPr="00000000">
        <w:rPr>
          <w:rtl w:val="0"/>
        </w:rPr>
      </w:r>
    </w:p>
    <w:p w:rsidR="00000000" w:rsidDel="00000000" w:rsidP="00000000" w:rsidRDefault="00000000" w:rsidRPr="00000000" w14:paraId="00000143">
      <w:pPr>
        <w:pStyle w:val="Heading2"/>
        <w:rPr/>
      </w:pPr>
      <w:bookmarkStart w:colFirst="0" w:colLast="0" w:name="_6b0x02s8q4vm" w:id="16"/>
      <w:bookmarkEnd w:id="16"/>
      <w:r w:rsidDel="00000000" w:rsidR="00000000" w:rsidRPr="00000000">
        <w:rPr>
          <w:rtl w:val="0"/>
        </w:rPr>
        <w:t xml:space="preserve">3. </w:t>
      </w:r>
      <w:commentRangeStart w:id="448"/>
      <w:r w:rsidDel="00000000" w:rsidR="00000000" w:rsidRPr="00000000">
        <w:rPr>
          <w:rtl w:val="0"/>
        </w:rPr>
        <w:t xml:space="preserve">Knowledge Gaps &amp; Questions</w:t>
      </w:r>
      <w:commentRangeEnd w:id="448"/>
      <w:r w:rsidDel="00000000" w:rsidR="00000000" w:rsidRPr="00000000">
        <w:commentReference w:id="448"/>
      </w:r>
      <w:r w:rsidDel="00000000" w:rsidR="00000000" w:rsidRPr="00000000">
        <w:rPr>
          <w:rtl w:val="0"/>
        </w:rPr>
      </w:r>
    </w:p>
    <w:p w:rsidR="00000000" w:rsidDel="00000000" w:rsidP="00000000" w:rsidRDefault="00000000" w:rsidRPr="00000000" w14:paraId="00000144">
      <w:pPr>
        <w:rPr>
          <w:i w:val="1"/>
          <w:color w:val="ff0000"/>
        </w:rPr>
      </w:pPr>
      <w:r w:rsidDel="00000000" w:rsidR="00000000" w:rsidRPr="00000000">
        <w:rPr>
          <w:rtl w:val="0"/>
        </w:rPr>
        <w:t xml:space="preserve">In spite of the global importance of tropical forests, there remains great uncertainty about basic patterns and processes, limiting our ability to effectively forecast their future role in the Earth system. </w:t>
      </w:r>
      <w:r w:rsidDel="00000000" w:rsidR="00000000" w:rsidRPr="00000000">
        <w:rPr>
          <w:rtl w:val="0"/>
        </w:rPr>
        <w:t xml:space="preserve">PANGEA science questions </w:t>
      </w:r>
      <w:r w:rsidDel="00000000" w:rsidR="00000000" w:rsidRPr="00000000">
        <w:rPr>
          <w:rtl w:val="0"/>
        </w:rPr>
        <w:t xml:space="preserve">are interdisciplinary and cut across multiple themes. For this reason, questions addressing key knowledge gaps that relate to the PANGEA Science Themes described in Section 2 are organized below according to </w:t>
      </w:r>
      <w:r w:rsidDel="00000000" w:rsidR="00000000" w:rsidRPr="00000000">
        <w:rPr>
          <w:b w:val="1"/>
          <w:rtl w:val="0"/>
        </w:rPr>
        <w:t xml:space="preserve">pattern </w:t>
      </w:r>
      <w:r w:rsidDel="00000000" w:rsidR="00000000" w:rsidRPr="00000000">
        <w:rPr>
          <w:rtl w:val="0"/>
        </w:rPr>
        <w:t xml:space="preserve">(</w:t>
      </w:r>
      <w:r w:rsidDel="00000000" w:rsidR="00000000" w:rsidRPr="00000000">
        <w:rPr>
          <w:i w:val="1"/>
          <w:rtl w:val="0"/>
        </w:rPr>
        <w:t xml:space="preserve">Section 3.1</w:t>
      </w:r>
      <w:r w:rsidDel="00000000" w:rsidR="00000000" w:rsidRPr="00000000">
        <w:rPr>
          <w:rtl w:val="0"/>
        </w:rPr>
        <w:t xml:space="preserve">), </w:t>
      </w:r>
      <w:r w:rsidDel="00000000" w:rsidR="00000000" w:rsidRPr="00000000">
        <w:rPr>
          <w:b w:val="1"/>
          <w:rtl w:val="0"/>
        </w:rPr>
        <w:t xml:space="preserve">process </w:t>
      </w:r>
      <w:r w:rsidDel="00000000" w:rsidR="00000000" w:rsidRPr="00000000">
        <w:rPr>
          <w:rtl w:val="0"/>
        </w:rPr>
        <w:t xml:space="preserve">(</w:t>
      </w:r>
      <w:r w:rsidDel="00000000" w:rsidR="00000000" w:rsidRPr="00000000">
        <w:rPr>
          <w:i w:val="1"/>
          <w:rtl w:val="0"/>
        </w:rPr>
        <w:t xml:space="preserve">Section 3.2</w:t>
      </w:r>
      <w:r w:rsidDel="00000000" w:rsidR="00000000" w:rsidRPr="00000000">
        <w:rPr>
          <w:rtl w:val="0"/>
        </w:rPr>
        <w:t xml:space="preserve">), and </w:t>
      </w:r>
      <w:r w:rsidDel="00000000" w:rsidR="00000000" w:rsidRPr="00000000">
        <w:rPr>
          <w:b w:val="1"/>
          <w:rtl w:val="0"/>
        </w:rPr>
        <w:t xml:space="preserve">projected future change </w:t>
      </w:r>
      <w:r w:rsidDel="00000000" w:rsidR="00000000" w:rsidRPr="00000000">
        <w:rPr>
          <w:rtl w:val="0"/>
        </w:rPr>
        <w:t xml:space="preserve">(</w:t>
      </w:r>
      <w:r w:rsidDel="00000000" w:rsidR="00000000" w:rsidRPr="00000000">
        <w:rPr>
          <w:i w:val="1"/>
          <w:rtl w:val="0"/>
        </w:rPr>
        <w:t xml:space="preserve">Section 3.3</w:t>
      </w:r>
      <w:r w:rsidDel="00000000" w:rsidR="00000000" w:rsidRPr="00000000">
        <w:rPr>
          <w:rtl w:val="0"/>
        </w:rPr>
        <w:t xml:space="preserve">). Corresponding measurements are described below and referenced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5">
      <w:pPr>
        <w:pStyle w:val="Heading3"/>
        <w:rPr/>
      </w:pPr>
      <w:bookmarkStart w:colFirst="0" w:colLast="0" w:name="_9e0eno19l2od" w:id="17"/>
      <w:bookmarkEnd w:id="17"/>
      <w:r w:rsidDel="00000000" w:rsidR="00000000" w:rsidRPr="00000000">
        <w:rPr>
          <w:rtl w:val="0"/>
        </w:rPr>
        <w:t xml:space="preserve">3.1 </w:t>
      </w:r>
      <w:commentRangeStart w:id="449"/>
      <w:r w:rsidDel="00000000" w:rsidR="00000000" w:rsidRPr="00000000">
        <w:rPr>
          <w:rtl w:val="0"/>
        </w:rPr>
        <w:t xml:space="preserve">Pattern</w:t>
      </w:r>
      <w:commentRangeEnd w:id="449"/>
      <w:r w:rsidDel="00000000" w:rsidR="00000000" w:rsidRPr="00000000">
        <w:commentReference w:id="449"/>
      </w:r>
      <w:r w:rsidDel="00000000" w:rsidR="00000000" w:rsidRPr="00000000">
        <w:rPr>
          <w:rtl w:val="0"/>
        </w:rPr>
        <w:t xml:space="preserve"> </w:t>
      </w:r>
    </w:p>
    <w:p w:rsidR="00000000" w:rsidDel="00000000" w:rsidP="00000000" w:rsidRDefault="00000000" w:rsidRPr="00000000" w14:paraId="00000146">
      <w:pPr>
        <w:pStyle w:val="Heading4"/>
        <w:rPr>
          <w:highlight w:val="white"/>
        </w:rPr>
      </w:pPr>
      <w:bookmarkStart w:colFirst="0" w:colLast="0" w:name="_cgd5hbhz72sq" w:id="18"/>
      <w:bookmarkEnd w:id="18"/>
      <w:r w:rsidDel="00000000" w:rsidR="00000000" w:rsidRPr="00000000">
        <w:rPr>
          <w:rtl w:val="0"/>
        </w:rPr>
        <w:t xml:space="preserve">3.1.1 Carbon Stocks and Fluxes</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Tropical carbon stocks and fluxes vary enormously in space and time (Sullivan et al. 2020, Xu et al. 2021, Muller-Landau et al. 2021, Wang et al. 2023). Variation in geomorphology, climatic conditions, human activities, water and nutrient availability, and plant species composition, and phenology drive wide variation in rates of photosynthesis, respiration, tree mortality, woody productivity, and carbon flux across the tropics (Sullivan et al. 2020; Muller-Landau et al. 2021; Wang et al . 2023).</w:t>
      </w:r>
      <w:r w:rsidDel="00000000" w:rsidR="00000000" w:rsidRPr="00000000">
        <w:rPr>
          <w:rtl w:val="0"/>
        </w:rPr>
        <w:t xml:space="preserve"> As a result, tropical forests vary enormously within and among tropical continents, including over relatively small spatial scales.</w:t>
      </w:r>
      <w:r w:rsidDel="00000000" w:rsidR="00000000" w:rsidRPr="00000000">
        <w:rPr>
          <w:rtl w:val="0"/>
        </w:rPr>
        <w:t xml:space="preserve"> This variation encompasses species composition and species interactions, land-atmosphere feedbacks, hydrological dynamics, forest productivity, and the carbon storage capacity and flux of these landscapes. However, most studies are based on ground-based data that represent a small fraction of tropical forest area, raising key questions regarding the generalizability of these findings, especially given that monitoring plots constitute a very small and biased subset of tropical landscapes (Malhi et al. 2014, Marvin et al. 2014, Schimel et al. 2019, Hughes et al. 2021, Chapman et al. 2024).</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Critically, tropical forests appear to vary in their carbon sink strength response to extreme events and longer-term climate and land-use change trends. However, long-term trend data of tropical carbon stocks and </w:t>
      </w:r>
      <w:del w:author="Helene Muller-Landau" w:id="31" w:date="2024-09-17T12:45:14Z">
        <w:r w:rsidDel="00000000" w:rsidR="00000000" w:rsidRPr="00000000">
          <w:rPr>
            <w:rtl w:val="0"/>
          </w:rPr>
          <w:delText xml:space="preserve"> </w:delText>
        </w:r>
      </w:del>
      <w:r w:rsidDel="00000000" w:rsidR="00000000" w:rsidRPr="00000000">
        <w:rPr>
          <w:rtl w:val="0"/>
        </w:rPr>
        <w:t xml:space="preserve">fluxes is rare and attribution of drivers to the temporal trends remains unknown. </w:t>
      </w:r>
      <w:r w:rsidDel="00000000" w:rsidR="00000000" w:rsidRPr="00000000">
        <w:rPr>
          <w:highlight w:val="white"/>
          <w:rtl w:val="0"/>
        </w:rPr>
        <w:t xml:space="preserve">Despite advances in satellite remote sensing, higher temporal resolution of carbon, energy, and water fluxes are still critical for going beyond stocks to understand how fluxes respond to environmental drivers and extreme events. In particular, fluxes from respiration, methane emissions, and lateral flows of carbon, have been shown to be substantial in tropical forests (</w:t>
      </w:r>
      <w:r w:rsidDel="00000000" w:rsidR="00000000" w:rsidRPr="00000000">
        <w:rPr>
          <w:highlight w:val="yellow"/>
          <w:rtl w:val="0"/>
        </w:rPr>
        <w:t xml:space="preserve">REFS</w:t>
      </w:r>
      <w:r w:rsidDel="00000000" w:rsidR="00000000" w:rsidRPr="00000000">
        <w:rPr>
          <w:highlight w:val="white"/>
          <w:rtl w:val="0"/>
        </w:rPr>
        <w:t xml:space="preserve">). T</w:t>
      </w:r>
      <w:r w:rsidDel="00000000" w:rsidR="00000000" w:rsidRPr="00000000">
        <w:rPr>
          <w:rtl w:val="0"/>
        </w:rPr>
        <w:t xml:space="preserve">he observational coverage of CH</w:t>
      </w:r>
      <w:r w:rsidDel="00000000" w:rsidR="00000000" w:rsidRPr="00000000">
        <w:rPr>
          <w:vertAlign w:val="subscript"/>
          <w:rtl w:val="0"/>
        </w:rPr>
        <w:t xml:space="preserve">4</w:t>
      </w:r>
      <w:r w:rsidDel="00000000" w:rsidR="00000000" w:rsidRPr="00000000">
        <w:rPr>
          <w:rtl w:val="0"/>
        </w:rPr>
        <w:t xml:space="preserve"> fluxes from the tropics is extremely limited compared to temperate and boreal regions (</w:t>
      </w:r>
      <w:commentRangeStart w:id="450"/>
      <w:r w:rsidDel="00000000" w:rsidR="00000000" w:rsidRPr="00000000">
        <w:rPr>
          <w:rtl w:val="0"/>
        </w:rPr>
        <w:t xml:space="preserve">Johnson et al., 2022</w:t>
      </w:r>
      <w:commentRangeEnd w:id="450"/>
      <w:r w:rsidDel="00000000" w:rsidR="00000000" w:rsidRPr="00000000">
        <w:commentReference w:id="450"/>
      </w:r>
      <w:r w:rsidDel="00000000" w:rsidR="00000000" w:rsidRPr="00000000">
        <w:rPr>
          <w:rtl w:val="0"/>
        </w:rPr>
        <w:t xml:space="preserve">; </w:t>
      </w:r>
      <w:commentRangeStart w:id="451"/>
      <w:r w:rsidDel="00000000" w:rsidR="00000000" w:rsidRPr="00000000">
        <w:rPr>
          <w:rtl w:val="0"/>
        </w:rPr>
        <w:t xml:space="preserve">Melack et al., 2022</w:t>
      </w:r>
      <w:commentRangeEnd w:id="451"/>
      <w:r w:rsidDel="00000000" w:rsidR="00000000" w:rsidRPr="00000000">
        <w:commentReference w:id="451"/>
      </w:r>
      <w:r w:rsidDel="00000000" w:rsidR="00000000" w:rsidRPr="00000000">
        <w:rPr>
          <w:rtl w:val="0"/>
        </w:rPr>
        <w:t xml:space="preserve">; </w:t>
      </w:r>
      <w:commentRangeStart w:id="452"/>
      <w:r w:rsidDel="00000000" w:rsidR="00000000" w:rsidRPr="00000000">
        <w:rPr>
          <w:rtl w:val="0"/>
        </w:rPr>
        <w:t xml:space="preserve">Stanley et al., 2023</w:t>
      </w:r>
      <w:commentRangeEnd w:id="452"/>
      <w:r w:rsidDel="00000000" w:rsidR="00000000" w:rsidRPr="00000000">
        <w:commentReference w:id="452"/>
      </w:r>
      <w:r w:rsidDel="00000000" w:rsidR="00000000" w:rsidRPr="00000000">
        <w:rPr>
          <w:rtl w:val="0"/>
        </w:rPr>
        <w:t xml:space="preserve">). Tropical forest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The lack of flux observations for use in mechanistic model development and statistical upscaling has led to poorly quantified tropical wetland and inland water system CH</w:t>
      </w:r>
      <w:r w:rsidDel="00000000" w:rsidR="00000000" w:rsidRPr="00000000">
        <w:rPr>
          <w:vertAlign w:val="subscript"/>
          <w:rtl w:val="0"/>
        </w:rPr>
        <w:t xml:space="preserve">4</w:t>
      </w:r>
      <w:r w:rsidDel="00000000" w:rsidR="00000000" w:rsidRPr="00000000">
        <w:rPr>
          <w:rtl w:val="0"/>
        </w:rPr>
        <w:t xml:space="preserve"> emissions (</w:t>
      </w:r>
      <w:commentRangeStart w:id="453"/>
      <w:r w:rsidDel="00000000" w:rsidR="00000000" w:rsidRPr="00000000">
        <w:rPr>
          <w:rtl w:val="0"/>
        </w:rPr>
        <w:t xml:space="preserve">Ganesan et al., 2019</w:t>
      </w:r>
      <w:commentRangeEnd w:id="453"/>
      <w:r w:rsidDel="00000000" w:rsidR="00000000" w:rsidRPr="00000000">
        <w:commentReference w:id="453"/>
      </w:r>
      <w:r w:rsidDel="00000000" w:rsidR="00000000" w:rsidRPr="00000000">
        <w:rPr>
          <w:rtl w:val="0"/>
        </w:rPr>
        <w:t xml:space="preserve">; </w:t>
      </w:r>
      <w:commentRangeStart w:id="454"/>
      <w:r w:rsidDel="00000000" w:rsidR="00000000" w:rsidRPr="00000000">
        <w:rPr>
          <w:rtl w:val="0"/>
        </w:rPr>
        <w:t xml:space="preserve">Rosentreter et al., 2021</w:t>
      </w:r>
      <w:commentRangeEnd w:id="454"/>
      <w:r w:rsidDel="00000000" w:rsidR="00000000" w:rsidRPr="00000000">
        <w:commentReference w:id="454"/>
      </w:r>
      <w:r w:rsidDel="00000000" w:rsidR="00000000" w:rsidRPr="00000000">
        <w:rPr>
          <w:rtl w:val="0"/>
        </w:rPr>
        <w:t xml:space="preserve">). Existing mechanistic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455"/>
      <w:r w:rsidDel="00000000" w:rsidR="00000000" w:rsidRPr="00000000">
        <w:rPr>
          <w:rtl w:val="0"/>
        </w:rPr>
        <w:t xml:space="preserve">Melton et al., 2013</w:t>
      </w:r>
      <w:commentRangeEnd w:id="455"/>
      <w:r w:rsidDel="00000000" w:rsidR="00000000" w:rsidRPr="00000000">
        <w:commentReference w:id="455"/>
      </w:r>
      <w:r w:rsidDel="00000000" w:rsidR="00000000" w:rsidRPr="00000000">
        <w:rPr>
          <w:rtl w:val="0"/>
        </w:rPr>
        <w:t xml:space="preserve">; </w:t>
      </w:r>
      <w:commentRangeStart w:id="456"/>
      <w:r w:rsidDel="00000000" w:rsidR="00000000" w:rsidRPr="00000000">
        <w:rPr>
          <w:rtl w:val="0"/>
        </w:rPr>
        <w:t xml:space="preserve">Bloom et al., 2017</w:t>
      </w:r>
      <w:commentRangeEnd w:id="456"/>
      <w:r w:rsidDel="00000000" w:rsidR="00000000" w:rsidRPr="00000000">
        <w:commentReference w:id="456"/>
      </w:r>
      <w:r w:rsidDel="00000000" w:rsidR="00000000" w:rsidRPr="00000000">
        <w:rPr>
          <w:rtl w:val="0"/>
        </w:rPr>
        <w:t xml:space="preserve">) and do not capture observed CH</w:t>
      </w:r>
      <w:r w:rsidDel="00000000" w:rsidR="00000000" w:rsidRPr="00000000">
        <w:rPr>
          <w:vertAlign w:val="subscript"/>
          <w:rtl w:val="0"/>
        </w:rPr>
        <w:t xml:space="preserve">4</w:t>
      </w:r>
      <w:r w:rsidDel="00000000" w:rsidR="00000000" w:rsidRPr="00000000">
        <w:rPr>
          <w:rtl w:val="0"/>
        </w:rPr>
        <w:t xml:space="preserve"> seasonality in tropical regions dominated by forested wetlands (</w:t>
      </w:r>
      <w:r w:rsidDel="00000000" w:rsidR="00000000" w:rsidRPr="00000000">
        <w:rPr>
          <w:highlight w:val="yellow"/>
          <w:rtl w:val="0"/>
        </w:rPr>
        <w:t xml:space="preserve">Melack et al., 2022</w:t>
      </w:r>
      <w:r w:rsidDel="00000000" w:rsidR="00000000" w:rsidRPr="00000000">
        <w:rPr>
          <w:rtl w:val="0"/>
        </w:rPr>
        <w:t xml:space="preserve">). Much of this difference is driven by the lack of fine-scale measurements detailing the drivers of wetland and aquatic emissions (Melack et al., 2022) and the threefold difference in wetland/inundation extents applied in individual models (Peng et al., 2022). </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commentRangeStart w:id="457"/>
      <w:r w:rsidDel="00000000" w:rsidR="00000000" w:rsidRPr="00000000">
        <w:rPr>
          <w:rtl w:val="0"/>
        </w:rPr>
        <w:t xml:space="preserve">Disturbance regimes</w:t>
      </w:r>
      <w:commentRangeEnd w:id="457"/>
      <w:r w:rsidDel="00000000" w:rsidR="00000000" w:rsidRPr="00000000">
        <w:commentReference w:id="457"/>
      </w:r>
      <w:r w:rsidDel="00000000" w:rsidR="00000000" w:rsidRPr="00000000">
        <w:rPr>
          <w:rtl w:val="0"/>
        </w:rPr>
        <w:t xml:space="preserve"> play a crucial role in shaping tropical forest dynamics, influencing tree mortality, biomass turnover, and carbon cycling. The effects of drought, storms, increasing temperatures, and deforestation are highly variable among ecosystems and can impact tree mortality, respiration, methane emissions and more. However, there is a severe lack of intercomparison between different tropical </w:t>
      </w:r>
      <w:r w:rsidDel="00000000" w:rsidR="00000000" w:rsidRPr="00000000">
        <w:rPr>
          <w:rtl w:val="0"/>
        </w:rPr>
        <w:t xml:space="preserve">ecosystems</w:t>
      </w:r>
      <w:r w:rsidDel="00000000" w:rsidR="00000000" w:rsidRPr="00000000">
        <w:rPr>
          <w:rtl w:val="0"/>
        </w:rPr>
        <w:t xml:space="preserve">. Furthermore, the current research is geographically biased towards American tropical forests, underscoring a need for more research efforts in African tropical forests. </w:t>
      </w:r>
      <w:r w:rsidDel="00000000" w:rsidR="00000000" w:rsidRPr="00000000">
        <w:rPr>
          <w:rtl w:val="0"/>
        </w:rPr>
        <w:t xml:space="preserve">Disturbances are also typically studied in isolation and interactions among disturbances are poorly understood. Yet the reality is that tropical forests are facing multiple interacting and changing agents of disturbance. The few studies that have investigated interactions among disturbances typically find that their effects are multiplicative, rather than additive, meaning that we need to explicitly quantify their interactions to understand their effects. Examples include drought amplifying the effects of fire (</w:t>
      </w:r>
      <w:commentRangeStart w:id="458"/>
      <w:r w:rsidDel="00000000" w:rsidR="00000000" w:rsidRPr="00000000">
        <w:rPr>
          <w:rtl w:val="0"/>
        </w:rPr>
        <w:t xml:space="preserve">Brando et al. 2014</w:t>
      </w:r>
      <w:commentRangeEnd w:id="458"/>
      <w:r w:rsidDel="00000000" w:rsidR="00000000" w:rsidRPr="00000000">
        <w:commentReference w:id="458"/>
      </w:r>
      <w:r w:rsidDel="00000000" w:rsidR="00000000" w:rsidRPr="00000000">
        <w:rPr>
          <w:rtl w:val="0"/>
        </w:rPr>
        <w:t xml:space="preserve">), deforestation amplifying the effects of wind </w:t>
      </w:r>
      <w:commentRangeStart w:id="459"/>
      <w:r w:rsidDel="00000000" w:rsidR="00000000" w:rsidRPr="00000000">
        <w:rPr>
          <w:rtl w:val="0"/>
        </w:rPr>
        <w:t xml:space="preserve">(Schwartz et al. 2017)</w:t>
      </w:r>
      <w:commentRangeEnd w:id="459"/>
      <w:r w:rsidDel="00000000" w:rsidR="00000000" w:rsidRPr="00000000">
        <w:commentReference w:id="459"/>
      </w:r>
      <w:r w:rsidDel="00000000" w:rsidR="00000000" w:rsidRPr="00000000">
        <w:rPr>
          <w:rtl w:val="0"/>
        </w:rPr>
        <w:t xml:space="preserve">, and lianas amplifying the effects of lightning (</w:t>
      </w:r>
      <w:commentRangeStart w:id="460"/>
      <w:r w:rsidDel="00000000" w:rsidR="00000000" w:rsidRPr="00000000">
        <w:rPr>
          <w:rtl w:val="0"/>
        </w:rPr>
        <w:t xml:space="preserve">Gora et al. 2023</w:t>
      </w:r>
      <w:commentRangeEnd w:id="460"/>
      <w:r w:rsidDel="00000000" w:rsidR="00000000" w:rsidRPr="00000000">
        <w:commentReference w:id="460"/>
      </w:r>
      <w:r w:rsidDel="00000000" w:rsidR="00000000" w:rsidRPr="00000000">
        <w:rPr>
          <w:rtl w:val="0"/>
        </w:rPr>
        <w:t xml:space="preserve">). Concurrent quantification of the effects of all types of disturbance across variation in forest composition, climate, and edaphic factors is needed to understand these interactions and the consequences for forest carbon cycling. </w:t>
      </w:r>
      <w:r w:rsidDel="00000000" w:rsidR="00000000" w:rsidRPr="00000000">
        <w:rPr>
          <w:b w:val="1"/>
          <w:highlight w:val="white"/>
          <w:rtl w:val="0"/>
        </w:rPr>
        <w:t xml:space="preserve">Effectively and accurately using satellite measurements to map and monitor spatial and temporal variation in carbon stocks and fluxes and disturbances over the tropics requires filling major data and methodological gaps. </w:t>
      </w:r>
      <w:r w:rsidDel="00000000" w:rsidR="00000000" w:rsidRPr="00000000">
        <w:rPr>
          <w:rtl w:val="0"/>
        </w:rPr>
        <w:t xml:space="preserve">To address knowledge gaps directly related to variation in carbon stocks and fluxes, PANGEA will answer the following questions: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numPr>
          <w:ilvl w:val="0"/>
          <w:numId w:val="46"/>
        </w:numPr>
        <w:spacing w:after="120" w:before="120" w:lineRule="auto"/>
        <w:ind w:left="720" w:hanging="360"/>
        <w:rPr>
          <w:i w:val="1"/>
        </w:rPr>
      </w:pPr>
      <w:r w:rsidDel="00000000" w:rsidR="00000000" w:rsidRPr="00000000">
        <w:rPr>
          <w:b w:val="1"/>
          <w:i w:val="1"/>
          <w:rtl w:val="0"/>
        </w:rPr>
        <w:t xml:space="preserve">Q1. </w:t>
      </w:r>
      <w:r w:rsidDel="00000000" w:rsidR="00000000" w:rsidRPr="00000000">
        <w:rPr>
          <w:i w:val="1"/>
          <w:rtl w:val="0"/>
        </w:rPr>
        <w:t xml:space="preserve">How does spatial variation in tropical forest </w:t>
      </w:r>
      <w:r w:rsidDel="00000000" w:rsidR="00000000" w:rsidRPr="00000000">
        <w:rPr>
          <w:b w:val="1"/>
          <w:i w:val="1"/>
          <w:rtl w:val="0"/>
        </w:rPr>
        <w:t xml:space="preserve">carbon stocks and fluxes </w:t>
      </w:r>
      <w:r w:rsidDel="00000000" w:rsidR="00000000" w:rsidRPr="00000000">
        <w:rPr>
          <w:i w:val="1"/>
          <w:rtl w:val="0"/>
        </w:rPr>
        <w:t xml:space="preserve">relate to spatial variation in climate, hydrological cycling, soils, geomorphology, and social-ecological interactions?</w:t>
      </w:r>
    </w:p>
    <w:p w:rsidR="00000000" w:rsidDel="00000000" w:rsidP="00000000" w:rsidRDefault="00000000" w:rsidRPr="00000000" w14:paraId="0000014E">
      <w:pPr>
        <w:numPr>
          <w:ilvl w:val="0"/>
          <w:numId w:val="46"/>
        </w:numPr>
        <w:spacing w:after="120" w:before="120" w:lineRule="auto"/>
        <w:ind w:left="720" w:hanging="360"/>
        <w:rPr>
          <w:i w:val="1"/>
        </w:rPr>
      </w:pPr>
      <w:r w:rsidDel="00000000" w:rsidR="00000000" w:rsidRPr="00000000">
        <w:rPr>
          <w:b w:val="1"/>
          <w:i w:val="1"/>
          <w:rtl w:val="0"/>
        </w:rPr>
        <w:t xml:space="preserve">Q2. </w:t>
      </w:r>
      <w:r w:rsidDel="00000000" w:rsidR="00000000" w:rsidRPr="00000000">
        <w:rPr>
          <w:i w:val="1"/>
          <w:rtl w:val="0"/>
        </w:rPr>
        <w:t xml:space="preserve">How does </w:t>
      </w:r>
      <w:r w:rsidDel="00000000" w:rsidR="00000000" w:rsidRPr="00000000">
        <w:rPr>
          <w:b w:val="1"/>
          <w:i w:val="1"/>
          <w:rtl w:val="0"/>
        </w:rPr>
        <w:t xml:space="preserve">temporal variation </w:t>
      </w:r>
      <w:r w:rsidDel="00000000" w:rsidR="00000000" w:rsidRPr="00000000">
        <w:rPr>
          <w:i w:val="1"/>
          <w:rtl w:val="0"/>
        </w:rPr>
        <w:t xml:space="preserve">in tropical landscape carbon fluxes relate to temporal variation in climate change trends and extreme events?</w:t>
      </w:r>
    </w:p>
    <w:p w:rsidR="00000000" w:rsidDel="00000000" w:rsidP="00000000" w:rsidRDefault="00000000" w:rsidRPr="00000000" w14:paraId="0000014F">
      <w:pPr>
        <w:numPr>
          <w:ilvl w:val="0"/>
          <w:numId w:val="46"/>
        </w:numPr>
        <w:spacing w:after="120" w:before="120" w:lineRule="auto"/>
        <w:ind w:left="720" w:hanging="360"/>
        <w:rPr>
          <w:i w:val="1"/>
        </w:rPr>
      </w:pPr>
      <w:r w:rsidDel="00000000" w:rsidR="00000000" w:rsidRPr="00000000">
        <w:rPr>
          <w:b w:val="1"/>
          <w:i w:val="1"/>
          <w:rtl w:val="0"/>
        </w:rPr>
        <w:t xml:space="preserve">Q3. </w:t>
      </w:r>
      <w:r w:rsidDel="00000000" w:rsidR="00000000" w:rsidRPr="00000000">
        <w:rPr>
          <w:i w:val="1"/>
          <w:rtl w:val="0"/>
        </w:rPr>
        <w:t xml:space="preserve">How do tropical forests vary in their </w:t>
      </w:r>
      <w:commentRangeStart w:id="461"/>
      <w:r w:rsidDel="00000000" w:rsidR="00000000" w:rsidRPr="00000000">
        <w:rPr>
          <w:b w:val="1"/>
          <w:i w:val="1"/>
          <w:rtl w:val="0"/>
        </w:rPr>
        <w:t xml:space="preserve">disturbance regimes</w:t>
      </w:r>
      <w:commentRangeEnd w:id="461"/>
      <w:r w:rsidDel="00000000" w:rsidR="00000000" w:rsidRPr="00000000">
        <w:commentReference w:id="461"/>
      </w:r>
      <w:r w:rsidDel="00000000" w:rsidR="00000000" w:rsidRPr="00000000">
        <w:rPr>
          <w:i w:val="1"/>
          <w:rtl w:val="0"/>
        </w:rPr>
        <w:t xml:space="preserve">?  </w:t>
      </w:r>
    </w:p>
    <w:p w:rsidR="00000000" w:rsidDel="00000000" w:rsidP="00000000" w:rsidRDefault="00000000" w:rsidRPr="00000000" w14:paraId="00000150">
      <w:pPr>
        <w:numPr>
          <w:ilvl w:val="0"/>
          <w:numId w:val="46"/>
        </w:numPr>
        <w:spacing w:after="120" w:before="120" w:lineRule="auto"/>
        <w:ind w:left="720" w:hanging="360"/>
        <w:rPr>
          <w:i w:val="1"/>
        </w:rPr>
      </w:pPr>
      <w:r w:rsidDel="00000000" w:rsidR="00000000" w:rsidRPr="00000000">
        <w:rPr>
          <w:b w:val="1"/>
          <w:i w:val="1"/>
          <w:rtl w:val="0"/>
        </w:rPr>
        <w:t xml:space="preserve">Q4. </w:t>
      </w:r>
      <w:r w:rsidDel="00000000" w:rsidR="00000000" w:rsidRPr="00000000">
        <w:rPr>
          <w:i w:val="1"/>
          <w:rtl w:val="0"/>
        </w:rPr>
        <w:t xml:space="preserve">How does geographic and temporal variation in </w:t>
      </w:r>
      <w:r w:rsidDel="00000000" w:rsidR="00000000" w:rsidRPr="00000000">
        <w:rPr>
          <w:b w:val="1"/>
          <w:i w:val="1"/>
          <w:rtl w:val="0"/>
        </w:rPr>
        <w:t xml:space="preserve">tropical forest phenology</w:t>
      </w:r>
      <w:r w:rsidDel="00000000" w:rsidR="00000000" w:rsidRPr="00000000">
        <w:rPr>
          <w:i w:val="1"/>
          <w:rtl w:val="0"/>
        </w:rPr>
        <w:t xml:space="preserve"> covary with carbon stocks and fluxes, and how is this changing in relation to systematic shifts in forcing processes, including climate, land-use, and disturbance regimes?</w:t>
      </w:r>
    </w:p>
    <w:p w:rsidR="00000000" w:rsidDel="00000000" w:rsidP="00000000" w:rsidRDefault="00000000" w:rsidRPr="00000000" w14:paraId="00000151">
      <w:pPr>
        <w:spacing w:before="240" w:lineRule="auto"/>
        <w:rPr>
          <w:color w:val="ff0000"/>
          <w:highlight w:val="white"/>
        </w:rPr>
      </w:pPr>
      <w:commentRangeStart w:id="462"/>
      <w:r w:rsidDel="00000000" w:rsidR="00000000" w:rsidRPr="00000000">
        <w:rPr>
          <w:rtl w:val="0"/>
        </w:rPr>
        <w:t xml:space="preserve">PANGEA </w:t>
      </w:r>
      <w:commentRangeEnd w:id="462"/>
      <w:r w:rsidDel="00000000" w:rsidR="00000000" w:rsidRPr="00000000">
        <w:commentReference w:id="462"/>
      </w:r>
      <w:r w:rsidDel="00000000" w:rsidR="00000000" w:rsidRPr="00000000">
        <w:rPr>
          <w:rtl w:val="0"/>
        </w:rPr>
        <w:t xml:space="preserve">will leverage</w:t>
      </w:r>
      <w:r w:rsidDel="00000000" w:rsidR="00000000" w:rsidRPr="00000000">
        <w:rPr>
          <w:rtl w:val="0"/>
        </w:rPr>
        <w:t xml:space="preserve"> polar-orbiting satellite sensors like the</w:t>
      </w:r>
      <w:r w:rsidDel="00000000" w:rsidR="00000000" w:rsidRPr="00000000">
        <w:rPr>
          <w:b w:val="1"/>
          <w:rtl w:val="0"/>
        </w:rPr>
        <w:t xml:space="preserve"> Orbiting Carbon Observatory (OCO-2/3), TROPOMI, Carbon Mapper</w:t>
      </w:r>
      <w:r w:rsidDel="00000000" w:rsidR="00000000" w:rsidRPr="00000000">
        <w:rPr>
          <w:rtl w:val="0"/>
        </w:rPr>
        <w:t xml:space="preserve">, and geostationary satellites like </w:t>
      </w:r>
      <w:r w:rsidDel="00000000" w:rsidR="00000000" w:rsidRPr="00000000">
        <w:rPr>
          <w:b w:val="1"/>
          <w:highlight w:val="white"/>
          <w:rtl w:val="0"/>
        </w:rPr>
        <w:t xml:space="preserve">GOES-R</w:t>
      </w:r>
      <w:r w:rsidDel="00000000" w:rsidR="00000000" w:rsidRPr="00000000">
        <w:rPr>
          <w:highlight w:val="white"/>
          <w:rtl w:val="0"/>
        </w:rPr>
        <w:t xml:space="preserve"> to estimate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highlight w:val="white"/>
          <w:rtl w:val="0"/>
        </w:rPr>
        <w:t xml:space="preserve">emissions, terrestrial GPP, and ecosystem respiration (</w:t>
      </w:r>
      <w:commentRangeStart w:id="463"/>
      <w:r w:rsidDel="00000000" w:rsidR="00000000" w:rsidRPr="00000000">
        <w:rPr>
          <w:highlight w:val="yellow"/>
          <w:rtl w:val="0"/>
        </w:rPr>
        <w:t xml:space="preserve">OCO &amp; TROPOMI REFS needed</w:t>
      </w:r>
      <w:commentRangeEnd w:id="463"/>
      <w:r w:rsidDel="00000000" w:rsidR="00000000" w:rsidRPr="00000000">
        <w:commentReference w:id="463"/>
      </w:r>
      <w:r w:rsidDel="00000000" w:rsidR="00000000" w:rsidRPr="00000000">
        <w:rPr>
          <w:highlight w:val="white"/>
          <w:rtl w:val="0"/>
        </w:rPr>
        <w:t xml:space="preserve">; </w:t>
      </w:r>
      <w:commentRangeStart w:id="464"/>
      <w:r w:rsidDel="00000000" w:rsidR="00000000" w:rsidRPr="00000000">
        <w:rPr>
          <w:highlight w:val="white"/>
          <w:rtl w:val="0"/>
        </w:rPr>
        <w:t xml:space="preserve">Khan et al. 2021</w:t>
      </w:r>
      <w:commentRangeEnd w:id="464"/>
      <w:r w:rsidDel="00000000" w:rsidR="00000000" w:rsidRPr="00000000">
        <w:commentReference w:id="464"/>
      </w:r>
      <w:r w:rsidDel="00000000" w:rsidR="00000000" w:rsidRPr="00000000">
        <w:rPr>
          <w:highlight w:val="white"/>
          <w:rtl w:val="0"/>
        </w:rPr>
        <w:t xml:space="preserve">; </w:t>
      </w:r>
      <w:commentRangeStart w:id="465"/>
      <w:r w:rsidDel="00000000" w:rsidR="00000000" w:rsidRPr="00000000">
        <w:rPr>
          <w:highlight w:val="white"/>
          <w:rtl w:val="0"/>
        </w:rPr>
        <w:t xml:space="preserve">Ranjbar et al. 2023</w:t>
      </w:r>
      <w:commentRangeEnd w:id="465"/>
      <w:r w:rsidDel="00000000" w:rsidR="00000000" w:rsidRPr="00000000">
        <w:commentReference w:id="465"/>
      </w:r>
      <w:r w:rsidDel="00000000" w:rsidR="00000000" w:rsidRPr="00000000">
        <w:rPr>
          <w:highlight w:val="white"/>
          <w:rtl w:val="0"/>
        </w:rPr>
        <w:t xml:space="preserve">). Inundation from NISAR and BIOMASS will support tropical forest wetland mapping and will be integrated with measures of surface water flows from SWOT, enabling direct measurements of lateral carbon fluxes from tropical systems.</w:t>
      </w:r>
      <w:r w:rsidDel="00000000" w:rsidR="00000000" w:rsidRPr="00000000">
        <w:rPr>
          <w:color w:val="ff0000"/>
          <w:highlight w:val="white"/>
          <w:rtl w:val="0"/>
        </w:rPr>
        <w:t xml:space="preserve"> </w:t>
      </w:r>
      <w:commentRangeStart w:id="466"/>
      <w:r w:rsidDel="00000000" w:rsidR="00000000" w:rsidRPr="00000000">
        <w:rPr>
          <w:color w:val="ff0000"/>
          <w:highlight w:val="white"/>
          <w:rtl w:val="0"/>
        </w:rPr>
        <w:t xml:space="preserve">[info here on validation needs for OCO-2/3 and TROPOMI]</w:t>
      </w:r>
      <w:commentRangeEnd w:id="466"/>
      <w:r w:rsidDel="00000000" w:rsidR="00000000" w:rsidRPr="00000000">
        <w:commentReference w:id="466"/>
      </w:r>
      <w:r w:rsidDel="00000000" w:rsidR="00000000" w:rsidRPr="00000000">
        <w:rPr>
          <w:color w:val="ff0000"/>
          <w:highlight w:val="white"/>
          <w:rtl w:val="0"/>
        </w:rPr>
        <w:t xml:space="preserve"> </w:t>
      </w:r>
    </w:p>
    <w:p w:rsidR="00000000" w:rsidDel="00000000" w:rsidP="00000000" w:rsidRDefault="00000000" w:rsidRPr="00000000" w14:paraId="00000152">
      <w:pPr>
        <w:spacing w:before="240" w:lineRule="auto"/>
        <w:rPr>
          <w:color w:val="ff0000"/>
          <w:highlight w:val="white"/>
        </w:rPr>
      </w:pPr>
      <w:r w:rsidDel="00000000" w:rsidR="00000000" w:rsidRPr="00000000">
        <w:rPr>
          <w:rtl w:val="0"/>
        </w:rPr>
      </w:r>
    </w:p>
    <w:p w:rsidR="00000000" w:rsidDel="00000000" w:rsidP="00000000" w:rsidRDefault="00000000" w:rsidRPr="00000000" w14:paraId="00000153">
      <w:pPr>
        <w:spacing w:before="240" w:lineRule="auto"/>
        <w:rPr>
          <w:color w:val="ff0000"/>
          <w:highlight w:val="white"/>
        </w:rPr>
      </w:pPr>
      <w:r w:rsidDel="00000000" w:rsidR="00000000" w:rsidRPr="00000000">
        <w:rPr>
          <w:color w:val="ff0000"/>
          <w:highlight w:val="white"/>
          <w:rtl w:val="0"/>
        </w:rPr>
        <w:t xml:space="preserve">To overcome complexities in the main CH</w:t>
      </w:r>
      <w:r w:rsidDel="00000000" w:rsidR="00000000" w:rsidRPr="00000000">
        <w:rPr>
          <w:color w:val="ff0000"/>
          <w:highlight w:val="white"/>
          <w:vertAlign w:val="subscript"/>
          <w:rtl w:val="0"/>
        </w:rPr>
        <w:t xml:space="preserve">4</w:t>
      </w:r>
      <w:r w:rsidDel="00000000" w:rsidR="00000000" w:rsidRPr="00000000">
        <w:rPr>
          <w:color w:val="ff0000"/>
          <w:highlight w:val="white"/>
          <w:rtl w:val="0"/>
        </w:rPr>
        <w:t xml:space="preserve"> flux drivers (e.g., meteorology, hydrology, biomass, vegetation type, soil moisture, edaphic factors, aquatic constituents/quality, etc.) and the persistent cloud coverage in the tropics inhibiting our understanding of tropical forest GHG fluxes, PANGEA will acquire airborne and in situ measurements coincident with ground-based observations to improve regional CH</w:t>
      </w:r>
      <w:r w:rsidDel="00000000" w:rsidR="00000000" w:rsidRPr="00000000">
        <w:rPr>
          <w:color w:val="ff0000"/>
          <w:highlight w:val="white"/>
          <w:vertAlign w:val="subscript"/>
          <w:rtl w:val="0"/>
        </w:rPr>
        <w:t xml:space="preserve">4</w:t>
      </w:r>
      <w:r w:rsidDel="00000000" w:rsidR="00000000" w:rsidRPr="00000000">
        <w:rPr>
          <w:color w:val="ff0000"/>
          <w:highlight w:val="white"/>
          <w:rtl w:val="0"/>
        </w:rPr>
        <w:t xml:space="preserve"> model capabilities and emission budget estimates.</w:t>
      </w:r>
    </w:p>
    <w:p w:rsidR="00000000" w:rsidDel="00000000" w:rsidP="00000000" w:rsidRDefault="00000000" w:rsidRPr="00000000" w14:paraId="00000154">
      <w:pPr>
        <w:spacing w:before="240" w:lineRule="auto"/>
        <w:rPr/>
      </w:pPr>
      <w:r w:rsidDel="00000000" w:rsidR="00000000" w:rsidRPr="00000000">
        <w:rPr>
          <w:rtl w:val="0"/>
        </w:rPr>
        <w:t xml:space="preserve">Understanding and scaling processes linked to heterogeneous carbon stocks and fluxes from forests also requires ground and airborne observations. PANGEA will prioritize landscapes that have eddy covariance flux towers wherever possible, and extend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measurements with chambers. Eddy covariance flux measurements are one of the few ways to measure the ecosystem-scale exchange of carbon, water, and energy across time (hours to decades) and space (leaves to communities) (Baldocchi 2020). Long-term eddy covariance flux measurements, inclusive of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fluxes and ecosystem respiration, also enable direct monitoring of changing forcings, including warming temperatures, shifting rainfall regimes and soil moisture, rising atmospheric CO</w:t>
      </w:r>
      <w:r w:rsidDel="00000000" w:rsidR="00000000" w:rsidRPr="00000000">
        <w:rPr>
          <w:vertAlign w:val="subscript"/>
          <w:rtl w:val="0"/>
        </w:rPr>
        <w:t xml:space="preserve">2</w:t>
      </w:r>
      <w:r w:rsidDel="00000000" w:rsidR="00000000" w:rsidRPr="00000000">
        <w:rPr>
          <w:rtl w:val="0"/>
        </w:rPr>
        <w:t xml:space="preserve"> concentrations, changing phenology, compositional shifts resulting in changing structural and functional plant traits, and land-use change (Keenan et al., 2013; Keenan et al., 2014; Stocker et al., 2018; Fernández</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Martínez et al., 2014; Magnani et al., 2007; Balzarolo et al., 2016; Keenan et al., 2014; Chen, Dirmeyer, Guo, &amp; Schultz, 2018; Luyssaert et al., 2007; Thornton et al., 2002). The long-term data and ability to capture extreme events facilitated critical findings during LBA, revealing the previously unknown late dry-season increases in GPP (Doughty and Goulden 2008, Saleska et al. 2003).</w:t>
      </w:r>
    </w:p>
    <w:p w:rsidR="00000000" w:rsidDel="00000000" w:rsidP="00000000" w:rsidRDefault="00000000" w:rsidRPr="00000000" w14:paraId="00000155">
      <w:pPr>
        <w:spacing w:before="240" w:lineRule="auto"/>
        <w:rPr>
          <w:b w:val="1"/>
          <w:color w:val="ff0000"/>
          <w:highlight w:val="white"/>
        </w:rPr>
      </w:pPr>
      <w:r w:rsidDel="00000000" w:rsidR="00000000" w:rsidRPr="00000000">
        <w:rPr>
          <w:rtl w:val="0"/>
        </w:rPr>
        <w:t xml:space="preserve">Eddy covariance towers capture areas ranging from tens to hundreds of meters. For this reason, they play a critical role in ground-truthing remote sensing measurements. Despite the advances and growing number of planned eddy covariance flux towers in the tropics, they are still underrepresented globally (Schimel et al., 2015) due to the high cost of installation and maintenance, making scaling a must. Only one, recently built, flux tower exists in Central Africa (Sibret et al. 2022). While there have been about 21 towers across the Amazon, most flux tower data ended around 2014, and they are geographically biased towards the lower precipitation and lower soil fertility gradient in the central Amazon (</w:t>
      </w:r>
      <w:r w:rsidDel="00000000" w:rsidR="00000000" w:rsidRPr="00000000">
        <w:rPr>
          <w:highlight w:val="yellow"/>
          <w:rtl w:val="0"/>
        </w:rPr>
        <w:t xml:space="preserve">REFS</w:t>
      </w:r>
      <w:r w:rsidDel="00000000" w:rsidR="00000000" w:rsidRPr="00000000">
        <w:rPr>
          <w:rtl w:val="0"/>
        </w:rPr>
        <w:t xml:space="preserve">). This leads to discrepancies in both our understanding of environmental drivers of variation, </w:t>
      </w:r>
      <w:ins w:author="Helene Muller-Landau" w:id="32" w:date="2024-09-17T12:50:26Z">
        <w:r w:rsidDel="00000000" w:rsidR="00000000" w:rsidRPr="00000000">
          <w:rPr>
            <w:rtl w:val="0"/>
          </w:rPr>
          <w:t xml:space="preserve">and </w:t>
        </w:r>
      </w:ins>
      <w:del w:author="Helene Muller-Landau" w:id="32" w:date="2024-09-17T12:50:26Z">
        <w:r w:rsidDel="00000000" w:rsidR="00000000" w:rsidRPr="00000000">
          <w:rPr>
            <w:rtl w:val="0"/>
          </w:rPr>
          <w:delText xml:space="preserve">but </w:delText>
        </w:r>
      </w:del>
      <w:r w:rsidDel="00000000" w:rsidR="00000000" w:rsidRPr="00000000">
        <w:rPr>
          <w:rtl w:val="0"/>
        </w:rPr>
        <w:t xml:space="preserve">also our ability to predict how fluxes will respond to large perturbations. For example, models project that about half the precipitation within the Amazon Basin comes from evapotranspiration carried via trade winds to the Andes, but towers in the western Amazon to ground-truth these estimates have been lacking, making it difficult to model future precipitation (</w:t>
      </w:r>
      <w:r w:rsidDel="00000000" w:rsidR="00000000" w:rsidRPr="00000000">
        <w:rPr>
          <w:highlight w:val="yellow"/>
          <w:rtl w:val="0"/>
        </w:rPr>
        <w:t xml:space="preserve">REF</w:t>
      </w:r>
      <w:r w:rsidDel="00000000" w:rsidR="00000000" w:rsidRPr="00000000">
        <w:rPr>
          <w:rtl w:val="0"/>
        </w:rPr>
        <w:t xml:space="preserve">). PANGEA’s advances in process understanding and airborne observations will reconcile the scale mismatch between flux tower footprint measurements and spaceborne observations, extending their capabilities to larger spatial areas. </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highlight w:val="white"/>
        </w:rPr>
      </w:pPr>
      <w:r w:rsidDel="00000000" w:rsidR="00000000" w:rsidRPr="00000000">
        <w:rPr>
          <w:rtl w:val="0"/>
        </w:rPr>
        <w:t xml:space="preserve">Satellite remote sensing also makes it possible to map </w:t>
      </w:r>
      <w:r w:rsidDel="00000000" w:rsidR="00000000" w:rsidRPr="00000000">
        <w:rPr>
          <w:highlight w:val="white"/>
          <w:rtl w:val="0"/>
        </w:rPr>
        <w:t xml:space="preserve">annual forest-related emissions and removals from changes in biomass at a range of spatial resolutions (</w:t>
      </w:r>
      <w:r w:rsidDel="00000000" w:rsidR="00000000" w:rsidRPr="00000000">
        <w:rPr>
          <w:highlight w:val="white"/>
          <w:rtl w:val="0"/>
        </w:rPr>
        <w:t xml:space="preserve">e.g., 4m - 10km</w:t>
      </w:r>
      <w:r w:rsidDel="00000000" w:rsidR="00000000" w:rsidRPr="00000000">
        <w:rPr>
          <w:highlight w:val="white"/>
          <w:rtl w:val="0"/>
        </w:rPr>
        <w:t xml:space="preserve">) (</w:t>
      </w:r>
      <w:commentRangeStart w:id="467"/>
      <w:r w:rsidDel="00000000" w:rsidR="00000000" w:rsidRPr="00000000">
        <w:rPr>
          <w:highlight w:val="white"/>
          <w:rtl w:val="0"/>
        </w:rPr>
        <w:t xml:space="preserve">Harris et al 2021</w:t>
      </w:r>
      <w:commentRangeEnd w:id="467"/>
      <w:r w:rsidDel="00000000" w:rsidR="00000000" w:rsidRPr="00000000">
        <w:commentReference w:id="467"/>
      </w:r>
      <w:r w:rsidDel="00000000" w:rsidR="00000000" w:rsidRPr="00000000">
        <w:rPr>
          <w:highlight w:val="white"/>
          <w:rtl w:val="0"/>
        </w:rPr>
        <w:t xml:space="preserve">; </w:t>
      </w:r>
      <w:commentRangeStart w:id="468"/>
      <w:r w:rsidDel="00000000" w:rsidR="00000000" w:rsidRPr="00000000">
        <w:rPr>
          <w:highlight w:val="white"/>
          <w:rtl w:val="0"/>
        </w:rPr>
        <w:t xml:space="preserve">Xu et al 2021</w:t>
      </w:r>
      <w:commentRangeEnd w:id="468"/>
      <w:r w:rsidDel="00000000" w:rsidR="00000000" w:rsidRPr="00000000">
        <w:commentReference w:id="468"/>
      </w:r>
      <w:r w:rsidDel="00000000" w:rsidR="00000000" w:rsidRPr="00000000">
        <w:rPr>
          <w:highlight w:val="white"/>
          <w:rtl w:val="0"/>
        </w:rPr>
        <w:t xml:space="preserve">; </w:t>
      </w:r>
      <w:commentRangeStart w:id="469"/>
      <w:r w:rsidDel="00000000" w:rsidR="00000000" w:rsidRPr="00000000">
        <w:rPr>
          <w:highlight w:val="white"/>
          <w:rtl w:val="0"/>
        </w:rPr>
        <w:t xml:space="preserve">Csillik et al 2019</w:t>
      </w:r>
      <w:commentRangeEnd w:id="469"/>
      <w:r w:rsidDel="00000000" w:rsidR="00000000" w:rsidRPr="00000000">
        <w:commentReference w:id="469"/>
      </w:r>
      <w:r w:rsidDel="00000000" w:rsidR="00000000" w:rsidRPr="00000000">
        <w:rPr>
          <w:highlight w:val="white"/>
          <w:rtl w:val="0"/>
        </w:rPr>
        <w:t xml:space="preserve">)</w:t>
      </w:r>
      <w:r w:rsidDel="00000000" w:rsidR="00000000" w:rsidRPr="00000000">
        <w:rPr>
          <w:highlight w:val="white"/>
          <w:rtl w:val="0"/>
        </w:rPr>
        <w:t xml:space="preserve">.</w:t>
      </w:r>
      <w:r w:rsidDel="00000000" w:rsidR="00000000" w:rsidRPr="00000000">
        <w:rPr>
          <w:highlight w:val="white"/>
          <w:rtl w:val="0"/>
        </w:rPr>
        <w:t xml:space="preserve"> However, estimates of the carbon stocks, as well as the magnitude of fluxes, require spatial maps of tropical forest biomass generated by integrating ground-based inventory plots with airborne and satellite data using statistical relationships. Forest plot-derived carbon stocks, based on allometry, can miss variation due to the lack of species-specific allometric equations, buttressed trees, and errors with missing woody biomass in branches. Terrestrial lidar offers opportunities for more accurate ground data, but is labor-intensive to process. GEO-TREES, a PANGEA partner effort, is developing a biomass reference system across forests globally, with “strong priority placed on the tropics” to improve the calibration and validation of satellite-derived biomass mapping. This will include coordinated ground measurements (forest inventory plot censuses), terrestrial laser scanning, and drone and aircraft lidar data collection. </w:t>
      </w:r>
      <w:r w:rsidDel="00000000" w:rsidR="00000000" w:rsidRPr="00000000">
        <w:rPr>
          <w:highlight w:val="white"/>
          <w:rtl w:val="0"/>
        </w:rPr>
        <w:t xml:space="preserve">PANGEA will prioritize collocating landscapes with GEO-TREES sites and support upscaling efforts using </w:t>
      </w:r>
      <w:r w:rsidDel="00000000" w:rsidR="00000000" w:rsidRPr="00000000">
        <w:rPr>
          <w:b w:val="1"/>
          <w:highlight w:val="white"/>
          <w:rtl w:val="0"/>
        </w:rPr>
        <w:t xml:space="preserve">GEDI, NISAR, BIOMASS</w:t>
      </w:r>
      <w:r w:rsidDel="00000000" w:rsidR="00000000" w:rsidRPr="00000000">
        <w:rPr>
          <w:highlight w:val="white"/>
          <w:rtl w:val="0"/>
        </w:rPr>
        <w:t xml:space="preserve">, and </w:t>
      </w:r>
      <w:r w:rsidDel="00000000" w:rsidR="00000000" w:rsidRPr="00000000">
        <w:rPr>
          <w:b w:val="1"/>
          <w:highlight w:val="white"/>
          <w:rtl w:val="0"/>
        </w:rPr>
        <w:t xml:space="preserve">EDGE*</w:t>
      </w:r>
      <w:r w:rsidDel="00000000" w:rsidR="00000000" w:rsidRPr="00000000">
        <w:rPr>
          <w:highlight w:val="white"/>
          <w:rtl w:val="0"/>
        </w:rPr>
        <w:t xml:space="preserve">. </w:t>
      </w:r>
    </w:p>
    <w:p w:rsidR="00000000" w:rsidDel="00000000" w:rsidP="00000000" w:rsidRDefault="00000000" w:rsidRPr="00000000" w14:paraId="00000158">
      <w:pPr>
        <w:rPr>
          <w:highlight w:val="white"/>
        </w:rPr>
      </w:pPr>
      <w:r w:rsidDel="00000000" w:rsidR="00000000" w:rsidRPr="00000000">
        <w:rPr>
          <w:rtl w:val="0"/>
        </w:rPr>
      </w:r>
    </w:p>
    <w:p w:rsidR="00000000" w:rsidDel="00000000" w:rsidP="00000000" w:rsidRDefault="00000000" w:rsidRPr="00000000" w14:paraId="00000159">
      <w:pPr>
        <w:rPr>
          <w:highlight w:val="white"/>
        </w:rPr>
      </w:pPr>
      <w:r w:rsidDel="00000000" w:rsidR="00000000" w:rsidRPr="00000000">
        <w:rPr>
          <w:rtl w:val="0"/>
        </w:rPr>
        <w:t xml:space="preserve">Finally, tropical forest leaf phenology can be quantified with field observations of focal trees, litter traps, phenocams, drone-based or airborne imaging, and satellite remote sensing (e.g., </w:t>
      </w:r>
      <w:commentRangeStart w:id="470"/>
      <w:r w:rsidDel="00000000" w:rsidR="00000000" w:rsidRPr="00000000">
        <w:rPr>
          <w:rtl w:val="0"/>
        </w:rPr>
        <w:t xml:space="preserve">Williams et al. 2008, Detto et al. 2018; Park et al. 2019; Yang et al. 2021; Albertson et al. 2023</w:t>
      </w:r>
      <w:commentRangeEnd w:id="470"/>
      <w:r w:rsidDel="00000000" w:rsidR="00000000" w:rsidRPr="00000000">
        <w:commentReference w:id="470"/>
      </w:r>
      <w:r w:rsidDel="00000000" w:rsidR="00000000" w:rsidRPr="00000000">
        <w:rPr>
          <w:rtl w:val="0"/>
        </w:rPr>
        <w:t xml:space="preserve">). Satellite remote sensing using </w:t>
      </w:r>
      <w:r w:rsidDel="00000000" w:rsidR="00000000" w:rsidRPr="00000000">
        <w:rPr>
          <w:b w:val="1"/>
          <w:rtl w:val="0"/>
        </w:rPr>
        <w:t xml:space="preserve">Landsat, Sentinel-2 </w:t>
      </w:r>
      <w:r w:rsidDel="00000000" w:rsidR="00000000" w:rsidRPr="00000000">
        <w:rPr>
          <w:rtl w:val="0"/>
        </w:rPr>
        <w:t xml:space="preserve">and </w:t>
      </w:r>
      <w:r w:rsidDel="00000000" w:rsidR="00000000" w:rsidRPr="00000000">
        <w:rPr>
          <w:b w:val="1"/>
          <w:rtl w:val="0"/>
        </w:rPr>
        <w:t xml:space="preserve">Planet </w:t>
      </w:r>
      <w:r w:rsidDel="00000000" w:rsidR="00000000" w:rsidRPr="00000000">
        <w:rPr>
          <w:rtl w:val="0"/>
        </w:rPr>
        <w:t xml:space="preserve">has greatly expanded the geographic area for which tropical forest phenology data are available, enabling mapping of stand-level phenology over large areas, and analyses of its relationship with climate (</w:t>
      </w:r>
      <w:commentRangeStart w:id="471"/>
      <w:r w:rsidDel="00000000" w:rsidR="00000000" w:rsidRPr="00000000">
        <w:rPr>
          <w:rtl w:val="0"/>
        </w:rPr>
        <w:t xml:space="preserve">Guan et al. 2015; Yang et al. 2021; Wang et al. 2023</w:t>
      </w:r>
      <w:commentRangeEnd w:id="471"/>
      <w:r w:rsidDel="00000000" w:rsidR="00000000" w:rsidRPr="00000000">
        <w:commentReference w:id="471"/>
      </w:r>
      <w:r w:rsidDel="00000000" w:rsidR="00000000" w:rsidRPr="00000000">
        <w:rPr>
          <w:rtl w:val="0"/>
        </w:rPr>
        <w:t xml:space="preserve">). However, high cloud cover and sensor artifacts complicate satellite-based studies of tropical forest phenology (</w:t>
      </w:r>
      <w:commentRangeStart w:id="472"/>
      <w:r w:rsidDel="00000000" w:rsidR="00000000" w:rsidRPr="00000000">
        <w:rPr>
          <w:rtl w:val="0"/>
        </w:rPr>
        <w:t xml:space="preserve">Chambers et al. 2007; Chirabi et al. 2021)</w:t>
      </w:r>
      <w:commentRangeEnd w:id="472"/>
      <w:r w:rsidDel="00000000" w:rsidR="00000000" w:rsidRPr="00000000">
        <w:commentReference w:id="472"/>
      </w:r>
      <w:r w:rsidDel="00000000" w:rsidR="00000000" w:rsidRPr="00000000">
        <w:rPr>
          <w:rtl w:val="0"/>
        </w:rPr>
        <w:t xml:space="preserve">, which also mainly provide information on overstory phenology, although lidar approaches have been used to glean data on understory phenology as well (</w:t>
      </w:r>
      <w:commentRangeStart w:id="473"/>
      <w:r w:rsidDel="00000000" w:rsidR="00000000" w:rsidRPr="00000000">
        <w:rPr>
          <w:rtl w:val="0"/>
        </w:rPr>
        <w:t xml:space="preserve">Tang and Dubayah 2017</w:t>
      </w:r>
      <w:commentRangeEnd w:id="473"/>
      <w:r w:rsidDel="00000000" w:rsidR="00000000" w:rsidRPr="00000000">
        <w:commentReference w:id="473"/>
      </w:r>
      <w:r w:rsidDel="00000000" w:rsidR="00000000" w:rsidRPr="00000000">
        <w:rPr>
          <w:rtl w:val="0"/>
        </w:rPr>
        <w:t xml:space="preserve">). PANGEA ground, tower-based PhenoCams, and high-repeat UAV RGB and lidar measurements will address knowledge gaps related to the divergent leaf phenological responses of individual species and functional types, which requires data linked to individual plants of known species identity, a link that is difficult to make for most satellite remote sensing (but see </w:t>
      </w:r>
      <w:commentRangeStart w:id="474"/>
      <w:r w:rsidDel="00000000" w:rsidR="00000000" w:rsidRPr="00000000">
        <w:rPr>
          <w:rtl w:val="0"/>
        </w:rPr>
        <w:t xml:space="preserve">Bush et al. 2020</w:t>
      </w:r>
      <w:commentRangeEnd w:id="474"/>
      <w:r w:rsidDel="00000000" w:rsidR="00000000" w:rsidRPr="00000000">
        <w:commentReference w:id="474"/>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A">
      <w:pPr>
        <w:pStyle w:val="Heading4"/>
        <w:rPr/>
      </w:pPr>
      <w:bookmarkStart w:colFirst="0" w:colLast="0" w:name="_kp2ymoaiuwn1" w:id="19"/>
      <w:bookmarkEnd w:id="19"/>
      <w:r w:rsidDel="00000000" w:rsidR="00000000" w:rsidRPr="00000000">
        <w:rPr>
          <w:rtl w:val="0"/>
        </w:rPr>
        <w:t xml:space="preserve">3.1.2 Biodiversity &amp; Functional Composition</w:t>
      </w:r>
    </w:p>
    <w:p w:rsidR="00000000" w:rsidDel="00000000" w:rsidP="00000000" w:rsidRDefault="00000000" w:rsidRPr="00000000" w14:paraId="0000015B">
      <w:pPr>
        <w:rPr/>
      </w:pPr>
      <w:r w:rsidDel="00000000" w:rsidR="00000000" w:rsidRPr="00000000">
        <w:rPr>
          <w:rtl w:val="0"/>
        </w:rPr>
        <w:t xml:space="preserve">Given the enormous biodiversity in the tropics and major geographic differences in biodiversity within and among tropical continents, </w:t>
      </w:r>
      <w:r w:rsidDel="00000000" w:rsidR="00000000" w:rsidRPr="00000000">
        <w:rPr>
          <w:rtl w:val="0"/>
        </w:rPr>
        <w:t xml:space="preserve">understanding the interactions between </w:t>
      </w:r>
      <w:r w:rsidDel="00000000" w:rsidR="00000000" w:rsidRPr="00000000">
        <w:rPr>
          <w:rtl w:val="0"/>
        </w:rPr>
        <w:t xml:space="preserve">and carbon cycle dynamics is critical. Despite this complexity, tropical forests are often represented as a single biome and a small number of plant functional types in global Earth system models, generally ignoring differences between tropical continents and differences in species and functional diversity within continents due in large part to the lack of data and knowledge to inform better representation (</w:t>
      </w:r>
      <w:commentRangeStart w:id="475"/>
      <w:r w:rsidDel="00000000" w:rsidR="00000000" w:rsidRPr="00000000">
        <w:rPr>
          <w:i w:val="1"/>
          <w:color w:val="ff0000"/>
          <w:rtl w:val="0"/>
        </w:rPr>
        <w:t xml:space="preserve">REFS</w:t>
      </w:r>
      <w:commentRangeEnd w:id="475"/>
      <w:r w:rsidDel="00000000" w:rsidR="00000000" w:rsidRPr="00000000">
        <w:commentReference w:id="475"/>
      </w:r>
      <w:r w:rsidDel="00000000" w:rsidR="00000000" w:rsidRPr="00000000">
        <w:rPr>
          <w:rtl w:val="0"/>
        </w:rPr>
        <w:t xml:space="preserve">). Biodiversity varies significantly between tropical continents, not just due to climatic differences, but also due to their evolutionary past. Continents have shifted over deep time, and plant lineages and species interactions have radiated and adapted leading to phylogenetic differences linked to the paleoclimatic and geologic history of our planet (</w:t>
      </w:r>
      <w:commentRangeStart w:id="476"/>
      <w:commentRangeStart w:id="477"/>
      <w:r w:rsidDel="00000000" w:rsidR="00000000" w:rsidRPr="00000000">
        <w:rPr>
          <w:rtl w:val="0"/>
        </w:rPr>
        <w:t xml:space="preserve">Corlett</w:t>
      </w:r>
      <w:commentRangeEnd w:id="476"/>
      <w:r w:rsidDel="00000000" w:rsidR="00000000" w:rsidRPr="00000000">
        <w:commentReference w:id="476"/>
      </w:r>
      <w:commentRangeEnd w:id="477"/>
      <w:r w:rsidDel="00000000" w:rsidR="00000000" w:rsidRPr="00000000">
        <w:commentReference w:id="477"/>
      </w:r>
      <w:r w:rsidDel="00000000" w:rsidR="00000000" w:rsidRPr="00000000">
        <w:rPr>
          <w:rtl w:val="0"/>
        </w:rPr>
        <w:t xml:space="preserve"> &amp; Primack 2006, Slik et al. 2018). This leads to important differences in species diversity and composition (Raven et al. 2020). However, whether the relationships of biodiversity with ecosystem structure, productivity and function vary in strength and scale-dependence within and among continents is poorly understood.</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Mapping, monitoring and understanding changes in biodiversity and its role in the Earth system under climate change is critically important. The advent of new and forthcoming spaceborne sensors (e.g., imaging spectroscopy, radar, lidar) will be crucial in helping to fill important data and knowledge gaps by providing spatially explicit and continuous data at spatial scales otherwise unattainable, including in remote regions that are hard to reach. </w:t>
      </w:r>
      <w:commentRangeStart w:id="478"/>
      <w:r w:rsidDel="00000000" w:rsidR="00000000" w:rsidRPr="00000000">
        <w:rPr>
          <w:rtl w:val="0"/>
        </w:rPr>
        <w:t xml:space="preserve">Understanding and monitoring biodiversity still requires ground measurements, as remotely sensed biodiversity variables do not replace understanding of functional and genetic composition, species-interactions, or species discovery, and they are unable to parse the phenotypic and genetic components of functional variability (</w:t>
      </w:r>
      <w:commentRangeStart w:id="479"/>
      <w:r w:rsidDel="00000000" w:rsidR="00000000" w:rsidRPr="00000000">
        <w:rPr>
          <w:rtl w:val="0"/>
        </w:rPr>
        <w:t xml:space="preserve">Cavender-Bares et al., 2022</w:t>
      </w:r>
      <w:commentRangeEnd w:id="479"/>
      <w:r w:rsidDel="00000000" w:rsidR="00000000" w:rsidRPr="00000000">
        <w:commentReference w:id="479"/>
      </w:r>
      <w:r w:rsidDel="00000000" w:rsidR="00000000" w:rsidRPr="00000000">
        <w:rPr>
          <w:rtl w:val="0"/>
        </w:rPr>
        <w:t xml:space="preserve">). </w:t>
      </w:r>
      <w:commentRangeEnd w:id="478"/>
      <w:r w:rsidDel="00000000" w:rsidR="00000000" w:rsidRPr="00000000">
        <w:commentReference w:id="478"/>
      </w:r>
      <w:r w:rsidDel="00000000" w:rsidR="00000000" w:rsidRPr="00000000">
        <w:rPr>
          <w:rtl w:val="0"/>
        </w:rPr>
        <w:t xml:space="preserve">However, combining several remote sensing tools in combination with ground measurements (e.g., trait measurements, animal movement, bioacoustics, and Indigenous Ecological Knowledge) can yield novel insights into the structural and functional diversity of tropical forest ecosystems, and reveal new insights into how the taxonomic, functional and phylogenetic components of biodiversity are linked to changes in the environment. Leveraging this integrated approach, </w:t>
      </w:r>
      <w:r w:rsidDel="00000000" w:rsidR="00000000" w:rsidRPr="00000000">
        <w:rPr>
          <w:rtl w:val="0"/>
        </w:rPr>
        <w:t xml:space="preserve">PANGEA is well positioned to address knowledge gaps related to patterns of biodiversity by answering the following questions: </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numPr>
          <w:ilvl w:val="0"/>
          <w:numId w:val="51"/>
        </w:numPr>
        <w:spacing w:after="120" w:before="120" w:lineRule="auto"/>
        <w:ind w:left="720" w:hanging="360"/>
        <w:rPr>
          <w:i w:val="1"/>
        </w:rPr>
      </w:pPr>
      <w:r w:rsidDel="00000000" w:rsidR="00000000" w:rsidRPr="00000000">
        <w:rPr>
          <w:b w:val="1"/>
          <w:i w:val="1"/>
          <w:highlight w:val="white"/>
          <w:rtl w:val="0"/>
        </w:rPr>
        <w:t xml:space="preserve">Q5. </w:t>
      </w: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spatially with forest structure and function?</w:t>
      </w:r>
      <w:r w:rsidDel="00000000" w:rsidR="00000000" w:rsidRPr="00000000">
        <w:rPr>
          <w:rtl w:val="0"/>
        </w:rPr>
      </w:r>
    </w:p>
    <w:p w:rsidR="00000000" w:rsidDel="00000000" w:rsidP="00000000" w:rsidRDefault="00000000" w:rsidRPr="00000000" w14:paraId="00000160">
      <w:pPr>
        <w:numPr>
          <w:ilvl w:val="0"/>
          <w:numId w:val="51"/>
        </w:numPr>
        <w:spacing w:after="120" w:before="120" w:line="276" w:lineRule="auto"/>
        <w:ind w:left="720" w:hanging="360"/>
        <w:rPr>
          <w:i w:val="1"/>
        </w:rPr>
      </w:pPr>
      <w:r w:rsidDel="00000000" w:rsidR="00000000" w:rsidRPr="00000000">
        <w:rPr>
          <w:b w:val="1"/>
          <w:i w:val="1"/>
          <w:rtl w:val="0"/>
        </w:rPr>
        <w:t xml:space="preserve">Q6. </w:t>
      </w:r>
      <w:r w:rsidDel="00000000" w:rsidR="00000000" w:rsidRPr="00000000">
        <w:rPr>
          <w:i w:val="1"/>
          <w:rtl w:val="0"/>
        </w:rPr>
        <w:t xml:space="preserve">What are the plant </w:t>
      </w:r>
      <w:r w:rsidDel="00000000" w:rsidR="00000000" w:rsidRPr="00000000">
        <w:rPr>
          <w:b w:val="1"/>
          <w:i w:val="1"/>
          <w:rtl w:val="0"/>
        </w:rPr>
        <w:t xml:space="preserve">functional trait distributions of tropical forests </w:t>
      </w:r>
      <w:r w:rsidDel="00000000" w:rsidR="00000000" w:rsidRPr="00000000">
        <w:rPr>
          <w:i w:val="1"/>
          <w:rtl w:val="0"/>
        </w:rPr>
        <w:t xml:space="preserve">on different continents, and how do these differences affect forest carbon cycle responses to extreme events and across disturbance and climatic gradients?</w:t>
      </w:r>
    </w:p>
    <w:p w:rsidR="00000000" w:rsidDel="00000000" w:rsidP="00000000" w:rsidRDefault="00000000" w:rsidRPr="00000000" w14:paraId="00000161">
      <w:pPr>
        <w:numPr>
          <w:ilvl w:val="0"/>
          <w:numId w:val="51"/>
        </w:numPr>
        <w:ind w:left="720" w:hanging="360"/>
        <w:rPr>
          <w:i w:val="1"/>
        </w:rPr>
      </w:pPr>
      <w:r w:rsidDel="00000000" w:rsidR="00000000" w:rsidRPr="00000000">
        <w:rPr>
          <w:b w:val="1"/>
          <w:i w:val="1"/>
          <w:rtl w:val="0"/>
        </w:rPr>
        <w:t xml:space="preserve">Q7. </w:t>
      </w:r>
      <w:r w:rsidDel="00000000" w:rsidR="00000000" w:rsidRPr="00000000">
        <w:rPr>
          <w:i w:val="1"/>
          <w:rtl w:val="0"/>
        </w:rPr>
        <w:t xml:space="preserve">To what degree are changing tropical carbon cycle dynamics caused by shifts in </w:t>
      </w:r>
      <w:r w:rsidDel="00000000" w:rsidR="00000000" w:rsidRPr="00000000">
        <w:rPr>
          <w:b w:val="1"/>
          <w:i w:val="1"/>
          <w:rtl w:val="0"/>
        </w:rPr>
        <w:t xml:space="preserve">plant functional composition</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62">
      <w:pPr>
        <w:spacing w:before="240" w:lineRule="auto"/>
        <w:rPr/>
      </w:pPr>
      <w:r w:rsidDel="00000000" w:rsidR="00000000" w:rsidRPr="00000000">
        <w:rPr>
          <w:rtl w:val="0"/>
        </w:rPr>
        <w:t xml:space="preserve">PANGEA will leverage</w:t>
      </w:r>
      <w:r w:rsidDel="00000000" w:rsidR="00000000" w:rsidRPr="00000000">
        <w:rPr>
          <w:rtl w:val="0"/>
        </w:rPr>
        <w:t xml:space="preserve"> </w:t>
      </w:r>
      <w:r w:rsidDel="00000000" w:rsidR="00000000" w:rsidRPr="00000000">
        <w:rPr>
          <w:b w:val="1"/>
          <w:rtl w:val="0"/>
        </w:rPr>
        <w:t xml:space="preserve">EMIT, PRISMA, DESIS</w:t>
      </w:r>
      <w:r w:rsidDel="00000000" w:rsidR="00000000" w:rsidRPr="00000000">
        <w:rPr>
          <w:rtl w:val="0"/>
        </w:rPr>
        <w:t xml:space="preserve"> and </w:t>
      </w:r>
      <w:r w:rsidDel="00000000" w:rsidR="00000000" w:rsidRPr="00000000">
        <w:rPr>
          <w:b w:val="1"/>
          <w:rtl w:val="0"/>
        </w:rPr>
        <w:t xml:space="preserve">PACE </w:t>
      </w:r>
      <w:r w:rsidDel="00000000" w:rsidR="00000000" w:rsidRPr="00000000">
        <w:rPr>
          <w:rtl w:val="0"/>
        </w:rPr>
        <w:t xml:space="preserve">for satellite measurements using imaging spectroscopy, and advance calibration and validation and algorithm development supporting the </w:t>
      </w:r>
      <w:r w:rsidDel="00000000" w:rsidR="00000000" w:rsidRPr="00000000">
        <w:rPr>
          <w:b w:val="1"/>
          <w:rtl w:val="0"/>
        </w:rPr>
        <w:t xml:space="preserve">SBG </w:t>
      </w:r>
      <w:r w:rsidDel="00000000" w:rsidR="00000000" w:rsidRPr="00000000">
        <w:rPr>
          <w:rtl w:val="0"/>
        </w:rPr>
        <w:t xml:space="preserve">mission. Imaging spectroscopy has led to major advances in taxonomic, functional and phylogenetic diversity mapping of tropical forests (</w:t>
      </w:r>
      <w:commentRangeStart w:id="480"/>
      <w:r w:rsidDel="00000000" w:rsidR="00000000" w:rsidRPr="00000000">
        <w:rPr>
          <w:rtl w:val="0"/>
        </w:rPr>
        <w:t xml:space="preserve">Feret and Asner, 2011</w:t>
      </w:r>
      <w:commentRangeEnd w:id="480"/>
      <w:r w:rsidDel="00000000" w:rsidR="00000000" w:rsidRPr="00000000">
        <w:commentReference w:id="480"/>
      </w:r>
      <w:r w:rsidDel="00000000" w:rsidR="00000000" w:rsidRPr="00000000">
        <w:rPr>
          <w:rtl w:val="0"/>
        </w:rPr>
        <w:t xml:space="preserve">; </w:t>
      </w:r>
      <w:commentRangeStart w:id="481"/>
      <w:r w:rsidDel="00000000" w:rsidR="00000000" w:rsidRPr="00000000">
        <w:rPr>
          <w:rtl w:val="0"/>
        </w:rPr>
        <w:t xml:space="preserve">Asner et al., 2014</w:t>
      </w:r>
      <w:commentRangeEnd w:id="481"/>
      <w:r w:rsidDel="00000000" w:rsidR="00000000" w:rsidRPr="00000000">
        <w:commentReference w:id="481"/>
      </w:r>
      <w:r w:rsidDel="00000000" w:rsidR="00000000" w:rsidRPr="00000000">
        <w:rPr>
          <w:rtl w:val="0"/>
        </w:rPr>
        <w:t xml:space="preserve"> ;</w:t>
      </w:r>
      <w:commentRangeStart w:id="482"/>
      <w:r w:rsidDel="00000000" w:rsidR="00000000" w:rsidRPr="00000000">
        <w:rPr>
          <w:rtl w:val="0"/>
        </w:rPr>
        <w:t xml:space="preserve"> Asner et al., 2017</w:t>
      </w:r>
      <w:commentRangeEnd w:id="482"/>
      <w:r w:rsidDel="00000000" w:rsidR="00000000" w:rsidRPr="00000000">
        <w:commentReference w:id="482"/>
      </w:r>
      <w:r w:rsidDel="00000000" w:rsidR="00000000" w:rsidRPr="00000000">
        <w:rPr>
          <w:rtl w:val="0"/>
        </w:rPr>
        <w:t xml:space="preserve">). Still, understanding of phenotypic variability within and among tropical forest regions and covariation with differences in ecosystem function remains severely lacking. The enormous variation in tropical forests can lead to high uncertainties in distinguishing tree species using purely remote sensing tools, and requires in situ data collection to calibrate local models for upscaling physiological, morphological and reproductive characteristics of each species, clade, or functional group. Several studies have shown that the combination of extensive field sampling with airborne imaging spectroscopy and lidar is a powerful tool for estimating plant functional traits at the individual-tree level to estimate the functional composition and diversity of tropical forest ecosystems (</w:t>
      </w:r>
      <w:commentRangeStart w:id="483"/>
      <w:r w:rsidDel="00000000" w:rsidR="00000000" w:rsidRPr="00000000">
        <w:rPr>
          <w:rtl w:val="0"/>
        </w:rPr>
        <w:t xml:space="preserve">Asner</w:t>
      </w:r>
      <w:commentRangeEnd w:id="483"/>
      <w:r w:rsidDel="00000000" w:rsidR="00000000" w:rsidRPr="00000000">
        <w:commentReference w:id="483"/>
      </w:r>
      <w:r w:rsidDel="00000000" w:rsidR="00000000" w:rsidRPr="00000000">
        <w:rPr>
          <w:rtl w:val="0"/>
        </w:rPr>
        <w:t xml:space="preserve">, 2017, Chadwick &amp; Asner 2020, Ordway et al. 2022). Additionally, spectral methods have been used to characterize differences in species communities in terms of beta diversity, i.e., the spatial turnover in species composition (Feret &amp; Asner 2014, Draper et al. 2018, Draper et al. 2020). PANGEA will employ similar methods by collecting coincident ground and airborne measurements to extend these types of mapping capabilities more broadly across the tropics and evaluate scaling capabilities from airborne to spaceborne resolutions across functional composition and disturbance gradients.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Another dimension of </w:t>
      </w:r>
      <w:commentRangeStart w:id="484"/>
      <w:r w:rsidDel="00000000" w:rsidR="00000000" w:rsidRPr="00000000">
        <w:rPr>
          <w:rtl w:val="0"/>
        </w:rPr>
        <w:t xml:space="preserve">ecosystem diversity is forest structural complexity</w:t>
      </w:r>
      <w:commentRangeEnd w:id="484"/>
      <w:r w:rsidDel="00000000" w:rsidR="00000000" w:rsidRPr="00000000">
        <w:commentReference w:id="484"/>
      </w:r>
      <w:r w:rsidDel="00000000" w:rsidR="00000000" w:rsidRPr="00000000">
        <w:rPr>
          <w:rtl w:val="0"/>
        </w:rPr>
        <w:t xml:space="preserve">, defined by the three-dimensional arrangement of branches, leaves and trunks, which has been frequently measured with lidar. Structural complexity is strongly linked to ecosystem functioning, influencing light interception, productivity, faunal and flora diversity, microclimate regulation, as well as nutrient and water cycling (</w:t>
      </w:r>
      <w:commentRangeStart w:id="485"/>
      <w:r w:rsidDel="00000000" w:rsidR="00000000" w:rsidRPr="00000000">
        <w:rPr>
          <w:rtl w:val="0"/>
        </w:rPr>
        <w:t xml:space="preserve">Coverdale and Davies, 2023</w:t>
      </w:r>
      <w:commentRangeEnd w:id="485"/>
      <w:r w:rsidDel="00000000" w:rsidR="00000000" w:rsidRPr="00000000">
        <w:commentReference w:id="485"/>
      </w:r>
      <w:r w:rsidDel="00000000" w:rsidR="00000000" w:rsidRPr="00000000">
        <w:rPr>
          <w:rtl w:val="0"/>
        </w:rPr>
        <w:t xml:space="preserve">). More complex forests often support higher plant species diversity due to architectural diversity among species (</w:t>
      </w:r>
      <w:commentRangeStart w:id="486"/>
      <w:r w:rsidDel="00000000" w:rsidR="00000000" w:rsidRPr="00000000">
        <w:rPr>
          <w:rtl w:val="0"/>
        </w:rPr>
        <w:t xml:space="preserve">Kent</w:t>
      </w:r>
      <w:commentRangeEnd w:id="486"/>
      <w:r w:rsidDel="00000000" w:rsidR="00000000" w:rsidRPr="00000000">
        <w:commentReference w:id="486"/>
      </w:r>
      <w:r w:rsidDel="00000000" w:rsidR="00000000" w:rsidRPr="00000000">
        <w:rPr>
          <w:rtl w:val="0"/>
        </w:rPr>
        <w:t xml:space="preserve"> et al., 2015; </w:t>
      </w:r>
      <w:commentRangeStart w:id="487"/>
      <w:r w:rsidDel="00000000" w:rsidR="00000000" w:rsidRPr="00000000">
        <w:rPr>
          <w:rtl w:val="0"/>
        </w:rPr>
        <w:t xml:space="preserve">Milodowski </w:t>
      </w:r>
      <w:commentRangeEnd w:id="487"/>
      <w:r w:rsidDel="00000000" w:rsidR="00000000" w:rsidRPr="00000000">
        <w:commentReference w:id="487"/>
      </w:r>
      <w:r w:rsidDel="00000000" w:rsidR="00000000" w:rsidRPr="00000000">
        <w:rPr>
          <w:rtl w:val="0"/>
        </w:rPr>
        <w:t xml:space="preserve">et al., 2021). However, the links between structural complexity and functional diversity have been little explored, as the understanding of these links requires the combined use of multiple remote sensing techniques that offer complementary perspectives. PANGEA will characterize forest structural diversity and 3D complexity using terrestrial and UAV-based, airborne, and spaceborne lidar (</w:t>
      </w:r>
      <w:r w:rsidDel="00000000" w:rsidR="00000000" w:rsidRPr="00000000">
        <w:rPr>
          <w:b w:val="1"/>
          <w:rtl w:val="0"/>
        </w:rPr>
        <w:t xml:space="preserve">GEDI, EDGE*</w:t>
      </w:r>
      <w:r w:rsidDel="00000000" w:rsidR="00000000" w:rsidRPr="00000000">
        <w:rPr>
          <w:rtl w:val="0"/>
        </w:rPr>
        <w:t xml:space="preserve">) at individual-tree to ecosystem scales (e.g. </w:t>
      </w:r>
      <w:commentRangeStart w:id="488"/>
      <w:commentRangeStart w:id="489"/>
      <w:r w:rsidDel="00000000" w:rsidR="00000000" w:rsidRPr="00000000">
        <w:rPr>
          <w:rtl w:val="0"/>
        </w:rPr>
        <w:t xml:space="preserve">Decuyper</w:t>
      </w:r>
      <w:commentRangeEnd w:id="488"/>
      <w:r w:rsidDel="00000000" w:rsidR="00000000" w:rsidRPr="00000000">
        <w:commentReference w:id="488"/>
      </w:r>
      <w:commentRangeEnd w:id="489"/>
      <w:r w:rsidDel="00000000" w:rsidR="00000000" w:rsidRPr="00000000">
        <w:commentReference w:id="489"/>
      </w:r>
      <w:r w:rsidDel="00000000" w:rsidR="00000000" w:rsidRPr="00000000">
        <w:rPr>
          <w:rtl w:val="0"/>
        </w:rPr>
        <w:t xml:space="preserve"> et al. 2018, Terryn et al. 2022, Schneider et al. 2019, Ferraz et al. 2016, Jucker et al. 2018, Schneider et al. 2020, De Conto et al. 2024). </w:t>
      </w:r>
    </w:p>
    <w:p w:rsidR="00000000" w:rsidDel="00000000" w:rsidP="00000000" w:rsidRDefault="00000000" w:rsidRPr="00000000" w14:paraId="00000165">
      <w:pPr>
        <w:pStyle w:val="Heading4"/>
        <w:spacing w:after="240" w:before="240" w:lineRule="auto"/>
        <w:rPr/>
      </w:pPr>
      <w:bookmarkStart w:colFirst="0" w:colLast="0" w:name="_9at7zxy88upp" w:id="20"/>
      <w:bookmarkEnd w:id="20"/>
      <w:r w:rsidDel="00000000" w:rsidR="00000000" w:rsidRPr="00000000">
        <w:rPr>
          <w:rtl w:val="0"/>
        </w:rPr>
        <w:t xml:space="preserve">3.1.3 </w:t>
      </w:r>
      <w:r w:rsidDel="00000000" w:rsidR="00000000" w:rsidRPr="00000000">
        <w:rPr>
          <w:rtl w:val="0"/>
        </w:rPr>
        <w:t xml:space="preserve">Land-Atmosphere Interactions and Thresholds</w:t>
      </w:r>
    </w:p>
    <w:p w:rsidR="00000000" w:rsidDel="00000000" w:rsidP="00000000" w:rsidRDefault="00000000" w:rsidRPr="00000000" w14:paraId="00000166">
      <w:pPr>
        <w:rPr/>
      </w:pPr>
      <w:r w:rsidDel="00000000" w:rsidR="00000000" w:rsidRPr="00000000">
        <w:rPr>
          <w:rtl w:val="0"/>
        </w:rPr>
        <w:t xml:space="preserve">Characterizing patterns of functional trait distributions and functional composition at large spatial scales and across gradients will offer unprecedented opportunities to evaluate </w:t>
      </w:r>
      <w:r w:rsidDel="00000000" w:rsidR="00000000" w:rsidRPr="00000000">
        <w:rPr>
          <w:rtl w:val="0"/>
        </w:rPr>
        <w:t xml:space="preserve">important vegetation trait-tradeoffs linked to growth and hydraulic strategies, thermal tolerance, and critical thresholds. Plant- and ecosystem-scale t</w:t>
      </w:r>
      <w:r w:rsidDel="00000000" w:rsidR="00000000" w:rsidRPr="00000000">
        <w:rPr>
          <w:rtl w:val="0"/>
        </w:rPr>
        <w:t xml:space="preserve">hermal and hydraulic tolerances and thresholds remain major open questions as do </w:t>
      </w:r>
      <w:commentRangeStart w:id="490"/>
      <w:r w:rsidDel="00000000" w:rsidR="00000000" w:rsidRPr="00000000">
        <w:rPr>
          <w:rtl w:val="0"/>
        </w:rPr>
        <w:t xml:space="preserve">fire-related ecosystem scale thresholds, for example linked to live fuel moisture content and soil moisture</w:t>
      </w:r>
      <w:commentRangeEnd w:id="490"/>
      <w:r w:rsidDel="00000000" w:rsidR="00000000" w:rsidRPr="00000000">
        <w:commentReference w:id="490"/>
      </w:r>
      <w:r w:rsidDel="00000000" w:rsidR="00000000" w:rsidRPr="00000000">
        <w:rPr>
          <w:rtl w:val="0"/>
        </w:rPr>
        <w:t xml:space="preserve">. Variability in vegetation thermal and water content also directly influences important land-atmosphere interactions. </w:t>
      </w:r>
    </w:p>
    <w:p w:rsidR="00000000" w:rsidDel="00000000" w:rsidP="00000000" w:rsidRDefault="00000000" w:rsidRPr="00000000" w14:paraId="00000167">
      <w:pPr>
        <w:spacing w:after="240" w:before="240" w:lineRule="auto"/>
        <w:rPr/>
      </w:pPr>
      <w:r w:rsidDel="00000000" w:rsidR="00000000" w:rsidRPr="00000000">
        <w:rPr>
          <w:rtl w:val="0"/>
        </w:rPr>
        <w:t xml:space="preserve">The impacts of changes in climate feedbacks remains highly uncertain pantropically. For example, compared to the Amazon, Central African studies investigating transport pathways for recycled atmospheric moisture, consequences of deforestation on moisture recycling, and potential thresholds for transition are either at non-regional scales or do not exist (</w:t>
      </w:r>
      <w:commentRangeStart w:id="491"/>
      <w:r w:rsidDel="00000000" w:rsidR="00000000" w:rsidRPr="00000000">
        <w:rPr>
          <w:rtl w:val="0"/>
        </w:rPr>
        <w:t xml:space="preserve">Staal et al., 2023</w:t>
      </w:r>
      <w:commentRangeEnd w:id="491"/>
      <w:r w:rsidDel="00000000" w:rsidR="00000000" w:rsidRPr="00000000">
        <w:commentReference w:id="491"/>
      </w:r>
      <w:r w:rsidDel="00000000" w:rsidR="00000000" w:rsidRPr="00000000">
        <w:rPr>
          <w:rtl w:val="0"/>
        </w:rPr>
        <w:t xml:space="preserve">, </w:t>
      </w:r>
      <w:commentRangeStart w:id="492"/>
      <w:r w:rsidDel="00000000" w:rsidR="00000000" w:rsidRPr="00000000">
        <w:rPr>
          <w:rtl w:val="0"/>
        </w:rPr>
        <w:t xml:space="preserve">Zemp et al., 2017</w:t>
      </w:r>
      <w:commentRangeEnd w:id="492"/>
      <w:r w:rsidDel="00000000" w:rsidR="00000000" w:rsidRPr="00000000">
        <w:commentReference w:id="492"/>
      </w:r>
      <w:r w:rsidDel="00000000" w:rsidR="00000000" w:rsidRPr="00000000">
        <w:rPr>
          <w:rtl w:val="0"/>
        </w:rPr>
        <w:t xml:space="preserve">, </w:t>
      </w:r>
      <w:commentRangeStart w:id="493"/>
      <w:r w:rsidDel="00000000" w:rsidR="00000000" w:rsidRPr="00000000">
        <w:rPr>
          <w:rtl w:val="0"/>
        </w:rPr>
        <w:t xml:space="preserve">Xu et al., 2022</w:t>
      </w:r>
      <w:commentRangeEnd w:id="493"/>
      <w:r w:rsidDel="00000000" w:rsidR="00000000" w:rsidRPr="00000000">
        <w:commentReference w:id="493"/>
      </w:r>
      <w:r w:rsidDel="00000000" w:rsidR="00000000" w:rsidRPr="00000000">
        <w:rPr>
          <w:rtl w:val="0"/>
        </w:rPr>
        <w:t xml:space="preserve">, </w:t>
      </w:r>
      <w:commentRangeStart w:id="494"/>
      <w:r w:rsidDel="00000000" w:rsidR="00000000" w:rsidRPr="00000000">
        <w:rPr>
          <w:rtl w:val="0"/>
        </w:rPr>
        <w:t xml:space="preserve">Flores et al., 2024</w:t>
      </w:r>
      <w:commentRangeEnd w:id="494"/>
      <w:r w:rsidDel="00000000" w:rsidR="00000000" w:rsidRPr="00000000">
        <w:commentReference w:id="494"/>
      </w:r>
      <w:r w:rsidDel="00000000" w:rsidR="00000000" w:rsidRPr="00000000">
        <w:rPr>
          <w:rtl w:val="0"/>
        </w:rPr>
        <w:t xml:space="preserve">, </w:t>
      </w:r>
      <w:commentRangeStart w:id="495"/>
      <w:r w:rsidDel="00000000" w:rsidR="00000000" w:rsidRPr="00000000">
        <w:rPr>
          <w:rtl w:val="0"/>
        </w:rPr>
        <w:t xml:space="preserve">Theeuwen et al., 2023</w:t>
      </w:r>
      <w:commentRangeEnd w:id="495"/>
      <w:r w:rsidDel="00000000" w:rsidR="00000000" w:rsidRPr="00000000">
        <w:commentReference w:id="495"/>
      </w:r>
      <w:r w:rsidDel="00000000" w:rsidR="00000000" w:rsidRPr="00000000">
        <w:rPr>
          <w:rtl w:val="0"/>
        </w:rPr>
        <w:t xml:space="preserve">, </w:t>
      </w:r>
      <w:commentRangeStart w:id="496"/>
      <w:r w:rsidDel="00000000" w:rsidR="00000000" w:rsidRPr="00000000">
        <w:rPr>
          <w:rtl w:val="0"/>
        </w:rPr>
        <w:t xml:space="preserve">Baker and Spracklen 2022</w:t>
      </w:r>
      <w:commentRangeEnd w:id="496"/>
      <w:r w:rsidDel="00000000" w:rsidR="00000000" w:rsidRPr="00000000">
        <w:commentReference w:id="496"/>
      </w:r>
      <w:r w:rsidDel="00000000" w:rsidR="00000000" w:rsidRPr="00000000">
        <w:rPr>
          <w:rtl w:val="0"/>
        </w:rPr>
        <w:t xml:space="preserve">, </w:t>
      </w:r>
      <w:commentRangeStart w:id="497"/>
      <w:r w:rsidDel="00000000" w:rsidR="00000000" w:rsidRPr="00000000">
        <w:rPr>
          <w:rtl w:val="0"/>
        </w:rPr>
        <w:t xml:space="preserve">Te Wierik et al., 2022</w:t>
      </w:r>
      <w:commentRangeEnd w:id="497"/>
      <w:r w:rsidDel="00000000" w:rsidR="00000000" w:rsidRPr="00000000">
        <w:commentReference w:id="497"/>
      </w:r>
      <w:r w:rsidDel="00000000" w:rsidR="00000000" w:rsidRPr="00000000">
        <w:rPr>
          <w:rtl w:val="0"/>
        </w:rPr>
        <w:t xml:space="preserve">, </w:t>
      </w:r>
      <w:commentRangeStart w:id="498"/>
      <w:r w:rsidDel="00000000" w:rsidR="00000000" w:rsidRPr="00000000">
        <w:rPr>
          <w:rtl w:val="0"/>
        </w:rPr>
        <w:t xml:space="preserve">Nyasulu et al., 2024</w:t>
      </w:r>
      <w:commentRangeEnd w:id="498"/>
      <w:r w:rsidDel="00000000" w:rsidR="00000000" w:rsidRPr="00000000">
        <w:commentReference w:id="498"/>
      </w:r>
      <w:r w:rsidDel="00000000" w:rsidR="00000000" w:rsidRPr="00000000">
        <w:rPr>
          <w:rtl w:val="0"/>
        </w:rPr>
        <w:t xml:space="preserve">, </w:t>
      </w:r>
      <w:commentRangeStart w:id="499"/>
      <w:r w:rsidDel="00000000" w:rsidR="00000000" w:rsidRPr="00000000">
        <w:rPr>
          <w:rtl w:val="0"/>
        </w:rPr>
        <w:t xml:space="preserve">van der Ent et al., 2010</w:t>
      </w:r>
      <w:commentRangeEnd w:id="499"/>
      <w:r w:rsidDel="00000000" w:rsidR="00000000" w:rsidRPr="00000000">
        <w:commentReference w:id="499"/>
      </w:r>
      <w:r w:rsidDel="00000000" w:rsidR="00000000" w:rsidRPr="00000000">
        <w:rPr>
          <w:rtl w:val="0"/>
        </w:rPr>
        <w:t xml:space="preserve">). However, based on recent evidence, Central African tropical forests appear to rely more heavily on moisture recycling to provide atmospheric moisture for rainfall than the Amazon (</w:t>
      </w:r>
      <w:commentRangeStart w:id="500"/>
      <w:r w:rsidDel="00000000" w:rsidR="00000000" w:rsidRPr="00000000">
        <w:rPr>
          <w:rtl w:val="0"/>
        </w:rPr>
        <w:t xml:space="preserve">Worden et al., 2021</w:t>
      </w:r>
      <w:commentRangeEnd w:id="500"/>
      <w:r w:rsidDel="00000000" w:rsidR="00000000" w:rsidRPr="00000000">
        <w:commentReference w:id="500"/>
      </w:r>
      <w:r w:rsidDel="00000000" w:rsidR="00000000" w:rsidRPr="00000000">
        <w:rPr>
          <w:rtl w:val="0"/>
        </w:rPr>
        <w:t xml:space="preserve">, </w:t>
      </w:r>
      <w:commentRangeStart w:id="501"/>
      <w:r w:rsidDel="00000000" w:rsidR="00000000" w:rsidRPr="00000000">
        <w:rPr>
          <w:rtl w:val="0"/>
        </w:rPr>
        <w:t xml:space="preserve">Baker and Spracklen 2022</w:t>
      </w:r>
      <w:commentRangeEnd w:id="501"/>
      <w:r w:rsidDel="00000000" w:rsidR="00000000" w:rsidRPr="00000000">
        <w:commentReference w:id="501"/>
      </w:r>
      <w:r w:rsidDel="00000000" w:rsidR="00000000" w:rsidRPr="00000000">
        <w:rPr>
          <w:rtl w:val="0"/>
        </w:rPr>
        <w:t xml:space="preserve">). In addition, variability in regional and cross-continental climate conditions and cloudiness (e.g., </w:t>
      </w:r>
      <w:commentRangeStart w:id="502"/>
      <w:r w:rsidDel="00000000" w:rsidR="00000000" w:rsidRPr="00000000">
        <w:rPr>
          <w:rtl w:val="0"/>
        </w:rPr>
        <w:t xml:space="preserve">Phillipon et al., 2018</w:t>
      </w:r>
      <w:commentRangeEnd w:id="502"/>
      <w:r w:rsidDel="00000000" w:rsidR="00000000" w:rsidRPr="00000000">
        <w:commentReference w:id="502"/>
      </w:r>
      <w:r w:rsidDel="00000000" w:rsidR="00000000" w:rsidRPr="00000000">
        <w:rPr>
          <w:rtl w:val="0"/>
        </w:rPr>
        <w:t xml:space="preserve">, </w:t>
      </w:r>
      <w:commentRangeStart w:id="503"/>
      <w:r w:rsidDel="00000000" w:rsidR="00000000" w:rsidRPr="00000000">
        <w:rPr>
          <w:rtl w:val="0"/>
        </w:rPr>
        <w:t xml:space="preserve">Pohl et al., 2022</w:t>
      </w:r>
      <w:commentRangeEnd w:id="503"/>
      <w:r w:rsidDel="00000000" w:rsidR="00000000" w:rsidRPr="00000000">
        <w:commentReference w:id="503"/>
      </w:r>
      <w:r w:rsidDel="00000000" w:rsidR="00000000" w:rsidRPr="00000000">
        <w:rPr>
          <w:rtl w:val="0"/>
        </w:rPr>
        <w:t xml:space="preserve">, </w:t>
      </w:r>
      <w:commentRangeStart w:id="504"/>
      <w:r w:rsidDel="00000000" w:rsidR="00000000" w:rsidRPr="00000000">
        <w:rPr>
          <w:rtl w:val="0"/>
        </w:rPr>
        <w:t xml:space="preserve">Martins et al., 2018</w:t>
      </w:r>
      <w:commentRangeEnd w:id="504"/>
      <w:r w:rsidDel="00000000" w:rsidR="00000000" w:rsidRPr="00000000">
        <w:commentReference w:id="504"/>
      </w:r>
      <w:r w:rsidDel="00000000" w:rsidR="00000000" w:rsidRPr="00000000">
        <w:rPr>
          <w:rtl w:val="0"/>
        </w:rPr>
        <w:t xml:space="preserve">, </w:t>
      </w:r>
      <w:commentRangeStart w:id="505"/>
      <w:r w:rsidDel="00000000" w:rsidR="00000000" w:rsidRPr="00000000">
        <w:rPr>
          <w:rtl w:val="0"/>
        </w:rPr>
        <w:t xml:space="preserve">Chakraborty et al., 2019</w:t>
      </w:r>
      <w:commentRangeEnd w:id="505"/>
      <w:r w:rsidDel="00000000" w:rsidR="00000000" w:rsidRPr="00000000">
        <w:commentReference w:id="505"/>
      </w:r>
      <w:r w:rsidDel="00000000" w:rsidR="00000000" w:rsidRPr="00000000">
        <w:rPr>
          <w:rtl w:val="0"/>
        </w:rPr>
        <w:t xml:space="preserve">, </w:t>
      </w:r>
      <w:commentRangeStart w:id="506"/>
      <w:r w:rsidDel="00000000" w:rsidR="00000000" w:rsidRPr="00000000">
        <w:rPr>
          <w:rtl w:val="0"/>
        </w:rPr>
        <w:t xml:space="preserve">Jonard et al., 2022</w:t>
      </w:r>
      <w:commentRangeEnd w:id="506"/>
      <w:r w:rsidDel="00000000" w:rsidR="00000000" w:rsidRPr="00000000">
        <w:commentReference w:id="506"/>
      </w:r>
      <w:r w:rsidDel="00000000" w:rsidR="00000000" w:rsidRPr="00000000">
        <w:rPr>
          <w:rtl w:val="0"/>
        </w:rPr>
        <w:t xml:space="preserve">), as well as the magnitude, type, and location of anthropogenic disturbances (for example, large-scale deforestation within the southeastern Amazon versus massive biomass burning in semi-arid regions directly north and south of Central African forests) necessitates regionally-specific investigations of how changing environmental conditions affect carbon fluxes via climate feedbacks (</w:t>
      </w:r>
      <w:commentRangeStart w:id="507"/>
      <w:r w:rsidDel="00000000" w:rsidR="00000000" w:rsidRPr="00000000">
        <w:rPr>
          <w:rtl w:val="0"/>
        </w:rPr>
        <w:t xml:space="preserve">Braghiere et al., 2020</w:t>
      </w:r>
      <w:commentRangeEnd w:id="507"/>
      <w:r w:rsidDel="00000000" w:rsidR="00000000" w:rsidRPr="00000000">
        <w:commentReference w:id="507"/>
      </w:r>
      <w:r w:rsidDel="00000000" w:rsidR="00000000" w:rsidRPr="00000000">
        <w:rPr>
          <w:rtl w:val="0"/>
        </w:rPr>
        <w:t xml:space="preserve">, </w:t>
      </w:r>
      <w:commentRangeStart w:id="508"/>
      <w:r w:rsidDel="00000000" w:rsidR="00000000" w:rsidRPr="00000000">
        <w:rPr>
          <w:rtl w:val="0"/>
        </w:rPr>
        <w:t xml:space="preserve">Durand et al., 2021</w:t>
      </w:r>
      <w:commentRangeEnd w:id="508"/>
      <w:r w:rsidDel="00000000" w:rsidR="00000000" w:rsidRPr="00000000">
        <w:commentReference w:id="508"/>
      </w:r>
      <w:r w:rsidDel="00000000" w:rsidR="00000000" w:rsidRPr="00000000">
        <w:rPr>
          <w:rtl w:val="0"/>
        </w:rPr>
        <w:t xml:space="preserve">, </w:t>
      </w:r>
      <w:commentRangeStart w:id="509"/>
      <w:r w:rsidDel="00000000" w:rsidR="00000000" w:rsidRPr="00000000">
        <w:rPr>
          <w:rtl w:val="0"/>
        </w:rPr>
        <w:t xml:space="preserve">Adebiyi and Zuidema 2016</w:t>
      </w:r>
      <w:commentRangeEnd w:id="509"/>
      <w:r w:rsidDel="00000000" w:rsidR="00000000" w:rsidRPr="00000000">
        <w:commentReference w:id="509"/>
      </w:r>
      <w:r w:rsidDel="00000000" w:rsidR="00000000" w:rsidRPr="00000000">
        <w:rPr>
          <w:rtl w:val="0"/>
        </w:rPr>
        <w:t xml:space="preserve">). </w:t>
      </w:r>
    </w:p>
    <w:p w:rsidR="00000000" w:rsidDel="00000000" w:rsidP="00000000" w:rsidRDefault="00000000" w:rsidRPr="00000000" w14:paraId="00000168">
      <w:pPr>
        <w:spacing w:after="240" w:before="240" w:lineRule="auto"/>
        <w:rPr/>
      </w:pPr>
      <w:r w:rsidDel="00000000" w:rsidR="00000000" w:rsidRPr="00000000">
        <w:rPr>
          <w:rtl w:val="0"/>
        </w:rPr>
        <w:t xml:space="preserve">Hydroclimatic conditions in tropical forests vary significantly along </w:t>
      </w:r>
      <w:r w:rsidDel="00000000" w:rsidR="00000000" w:rsidRPr="00000000">
        <w:rPr>
          <w:rtl w:val="0"/>
        </w:rPr>
        <w:t xml:space="preserve">disturbance gradients</w:t>
      </w:r>
      <w:r w:rsidDel="00000000" w:rsidR="00000000" w:rsidRPr="00000000">
        <w:rPr>
          <w:rtl w:val="0"/>
        </w:rPr>
        <w:t xml:space="preserve">, from intact forests to heavily fragmented landscapes (</w:t>
      </w:r>
      <w:commentRangeStart w:id="510"/>
      <w:r w:rsidDel="00000000" w:rsidR="00000000" w:rsidRPr="00000000">
        <w:rPr>
          <w:rtl w:val="0"/>
        </w:rPr>
        <w:t xml:space="preserve">Gutierrez-Cori et al., 2021</w:t>
      </w:r>
      <w:commentRangeEnd w:id="510"/>
      <w:r w:rsidDel="00000000" w:rsidR="00000000" w:rsidRPr="00000000">
        <w:commentReference w:id="510"/>
      </w:r>
      <w:r w:rsidDel="00000000" w:rsidR="00000000" w:rsidRPr="00000000">
        <w:rPr>
          <w:rtl w:val="0"/>
        </w:rPr>
        <w:t xml:space="preserve">), and are unique across tropical regions as they are heavily shaped by local climate and disturbance histories. The effects of these disturbances can happen at small spatial scales or be hard to measure, such as changes in local winds (Staal et al., 2020). Additionally, they can depend on the geographic distribution and spatial extent of deforestation (Butt et al., 2023), on background climate conditions, or interact with other factors such as climate change or natural fluctuations (Staal et al., 2020). The role of these disturbances pushing tropical regions past water and temperature thresholds is thus highly uncertain. To address knowledge gaps related to hydroclimate thresholds and land-atmosphere interactions, PANGEA will answer the following questions: </w:t>
      </w:r>
    </w:p>
    <w:p w:rsidR="00000000" w:rsidDel="00000000" w:rsidP="00000000" w:rsidRDefault="00000000" w:rsidRPr="00000000" w14:paraId="00000169">
      <w:pPr>
        <w:numPr>
          <w:ilvl w:val="0"/>
          <w:numId w:val="51"/>
        </w:numPr>
        <w:spacing w:after="120" w:before="120" w:lineRule="auto"/>
        <w:ind w:left="720" w:hanging="360"/>
        <w:rPr>
          <w:i w:val="1"/>
        </w:rPr>
      </w:pPr>
      <w:r w:rsidDel="00000000" w:rsidR="00000000" w:rsidRPr="00000000">
        <w:rPr>
          <w:b w:val="1"/>
          <w:i w:val="1"/>
          <w:highlight w:val="white"/>
          <w:rtl w:val="0"/>
        </w:rPr>
        <w:t xml:space="preserve">Q8. </w:t>
      </w:r>
      <w:r w:rsidDel="00000000" w:rsidR="00000000" w:rsidRPr="00000000">
        <w:rPr>
          <w:i w:val="1"/>
          <w:highlight w:val="white"/>
          <w:rtl w:val="0"/>
        </w:rPr>
        <w:t xml:space="preserve">How do changes in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w:t>
      </w:r>
      <w:r w:rsidDel="00000000" w:rsidR="00000000" w:rsidRPr="00000000">
        <w:rPr>
          <w:i w:val="1"/>
          <w:highlight w:val="white"/>
          <w:rtl w:val="0"/>
        </w:rPr>
        <w:t xml:space="preserve">vary with </w:t>
      </w:r>
      <w:r w:rsidDel="00000000" w:rsidR="00000000" w:rsidRPr="00000000">
        <w:rPr>
          <w:i w:val="1"/>
          <w:highlight w:val="white"/>
          <w:rtl w:val="0"/>
        </w:rPr>
        <w:t xml:space="preserve">climate feedbacks, carbon storage capacity, and resilience of tropical forests under changing environmental conditions?</w:t>
      </w:r>
    </w:p>
    <w:p w:rsidR="00000000" w:rsidDel="00000000" w:rsidP="00000000" w:rsidRDefault="00000000" w:rsidRPr="00000000" w14:paraId="0000016A">
      <w:pPr>
        <w:numPr>
          <w:ilvl w:val="0"/>
          <w:numId w:val="51"/>
        </w:numPr>
        <w:spacing w:after="120" w:before="120" w:lineRule="auto"/>
        <w:ind w:left="720" w:hanging="360"/>
        <w:rPr>
          <w:i w:val="1"/>
        </w:rPr>
      </w:pPr>
      <w:r w:rsidDel="00000000" w:rsidR="00000000" w:rsidRPr="00000000">
        <w:rPr>
          <w:b w:val="1"/>
          <w:i w:val="1"/>
          <w:rtl w:val="0"/>
        </w:rPr>
        <w:t xml:space="preserve">Q9. </w:t>
      </w:r>
      <w:r w:rsidDel="00000000" w:rsidR="00000000" w:rsidRPr="00000000">
        <w:rPr>
          <w:i w:val="1"/>
          <w:rtl w:val="0"/>
        </w:rPr>
        <w:t xml:space="preserve">Do </w:t>
      </w:r>
      <w:r w:rsidDel="00000000" w:rsidR="00000000" w:rsidRPr="00000000">
        <w:rPr>
          <w:b w:val="1"/>
          <w:i w:val="1"/>
          <w:rtl w:val="0"/>
        </w:rPr>
        <w:t xml:space="preserve">hydroclimatic thresholds</w:t>
      </w:r>
      <w:r w:rsidDel="00000000" w:rsidR="00000000" w:rsidRPr="00000000">
        <w:rPr>
          <w:i w:val="1"/>
          <w:rtl w:val="0"/>
        </w:rPr>
        <w:t xml:space="preserve">, such as critical soil moisture levels or thermal boundaries, vary within and between tropical continents, and how do hydroclimatic conditions vary along disturbance gradients?</w:t>
      </w:r>
      <w:r w:rsidDel="00000000" w:rsidR="00000000" w:rsidRPr="00000000">
        <w:rPr>
          <w:rtl w:val="0"/>
        </w:rPr>
      </w:r>
    </w:p>
    <w:p w:rsidR="00000000" w:rsidDel="00000000" w:rsidP="00000000" w:rsidRDefault="00000000" w:rsidRPr="00000000" w14:paraId="0000016B">
      <w:pPr>
        <w:spacing w:after="240" w:before="240" w:lineRule="auto"/>
        <w:ind w:left="0" w:firstLine="0"/>
        <w:rPr/>
      </w:pPr>
      <w:r w:rsidDel="00000000" w:rsidR="00000000" w:rsidRPr="00000000">
        <w:rPr>
          <w:rtl w:val="0"/>
        </w:rPr>
        <w:t xml:space="preserve">PANGEA will leverage satellites including </w:t>
      </w:r>
      <w:r w:rsidDel="00000000" w:rsidR="00000000" w:rsidRPr="00000000">
        <w:rPr>
          <w:b w:val="1"/>
          <w:rtl w:val="0"/>
        </w:rPr>
        <w:t xml:space="preserve">SMAP, SMOS, NISAR, AMSR-E, EMIT, ECOSTRESS</w:t>
      </w:r>
      <w:r w:rsidDel="00000000" w:rsidR="00000000" w:rsidRPr="00000000">
        <w:rPr>
          <w:rtl w:val="0"/>
        </w:rPr>
        <w:t xml:space="preserve">, and </w:t>
      </w:r>
      <w:r w:rsidDel="00000000" w:rsidR="00000000" w:rsidRPr="00000000">
        <w:rPr>
          <w:b w:val="1"/>
          <w:rtl w:val="0"/>
        </w:rPr>
        <w:t xml:space="preserve">FLEX</w:t>
      </w:r>
      <w:r w:rsidDel="00000000" w:rsidR="00000000" w:rsidRPr="00000000">
        <w:rPr>
          <w:rtl w:val="0"/>
        </w:rPr>
        <w:t xml:space="preserve">, measure soil moisture, canopy water content, hydraulic traits, and thermal stress. </w:t>
      </w:r>
      <w:r w:rsidDel="00000000" w:rsidR="00000000" w:rsidRPr="00000000">
        <w:rPr>
          <w:rtl w:val="0"/>
        </w:rPr>
        <w:t xml:space="preserve">To more accurately characterize differences in land-atmosphere interactions and hydroclimatic thresholds across tropical forests, PANGEA will build on measurements used to previous questions. Additional ground measurements will include meteorological and weather station data, soil moisture, canopy ecophysiological measurements, and live fuel moisture. Recent ground-based observations revealed that the Soil Moisture Active Passive (SMAP) satellite exhibits strong biases in tropical ecosystems (</w:t>
      </w:r>
      <w:commentRangeStart w:id="511"/>
      <w:r w:rsidDel="00000000" w:rsidR="00000000" w:rsidRPr="00000000">
        <w:rPr>
          <w:rtl w:val="0"/>
        </w:rPr>
        <w:t xml:space="preserve">Cho et al. 2024)</w:t>
      </w:r>
      <w:commentRangeEnd w:id="511"/>
      <w:r w:rsidDel="00000000" w:rsidR="00000000" w:rsidRPr="00000000">
        <w:commentReference w:id="511"/>
      </w:r>
      <w:r w:rsidDel="00000000" w:rsidR="00000000" w:rsidRPr="00000000">
        <w:rPr>
          <w:rtl w:val="0"/>
        </w:rPr>
        <w:t xml:space="preserve">. Ground-based data from PANGEA will further improve SMAP’s soil moisture measurements in tropical forests, building on work by </w:t>
      </w:r>
      <w:commentRangeStart w:id="512"/>
      <w:r w:rsidDel="00000000" w:rsidR="00000000" w:rsidRPr="00000000">
        <w:rPr>
          <w:rtl w:val="0"/>
        </w:rPr>
        <w:t xml:space="preserve">Wang et al. 2024</w:t>
      </w:r>
      <w:commentRangeEnd w:id="512"/>
      <w:r w:rsidDel="00000000" w:rsidR="00000000" w:rsidRPr="00000000">
        <w:commentReference w:id="51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C">
      <w:pPr>
        <w:spacing w:after="240" w:before="240" w:lineRule="auto"/>
        <w:ind w:left="0" w:firstLine="0"/>
        <w:rPr>
          <w:color w:val="ff0000"/>
          <w:highlight w:val="white"/>
        </w:rPr>
      </w:pPr>
      <w:r w:rsidDel="00000000" w:rsidR="00000000" w:rsidRPr="00000000">
        <w:rPr>
          <w:rtl w:val="0"/>
        </w:rPr>
        <w:t xml:space="preserve">R</w:t>
      </w:r>
      <w:r w:rsidDel="00000000" w:rsidR="00000000" w:rsidRPr="00000000">
        <w:rPr>
          <w:rtl w:val="0"/>
        </w:rPr>
        <w:t xml:space="preserve">etrievals of canopy water content from airborne VSWIR data have illustrated ecologically meaningful patterns related to water stress in mediterrean systems (e.g, </w:t>
      </w:r>
      <w:commentRangeStart w:id="513"/>
      <w:r w:rsidDel="00000000" w:rsidR="00000000" w:rsidRPr="00000000">
        <w:rPr>
          <w:rtl w:val="0"/>
        </w:rPr>
        <w:t xml:space="preserve">Brodrick et al. 2019</w:t>
      </w:r>
      <w:commentRangeEnd w:id="513"/>
      <w:r w:rsidDel="00000000" w:rsidR="00000000" w:rsidRPr="00000000">
        <w:commentReference w:id="513"/>
      </w:r>
      <w:r w:rsidDel="00000000" w:rsidR="00000000" w:rsidRPr="00000000">
        <w:rPr>
          <w:rtl w:val="0"/>
        </w:rPr>
        <w:t xml:space="preserve">; </w:t>
      </w:r>
      <w:commentRangeStart w:id="514"/>
      <w:r w:rsidDel="00000000" w:rsidR="00000000" w:rsidRPr="00000000">
        <w:rPr>
          <w:rtl w:val="0"/>
        </w:rPr>
        <w:t xml:space="preserve">Paz-Kagan &amp; Asner 2017</w:t>
      </w:r>
      <w:commentRangeEnd w:id="514"/>
      <w:r w:rsidDel="00000000" w:rsidR="00000000" w:rsidRPr="00000000">
        <w:commentReference w:id="514"/>
      </w:r>
      <w:r w:rsidDel="00000000" w:rsidR="00000000" w:rsidRPr="00000000">
        <w:rPr>
          <w:rtl w:val="0"/>
        </w:rPr>
        <w:t xml:space="preserve">), however, much work is needed to evaluate these patterns int eh tropics. Work using spaceborne VOD measurements revealed that leaf surface water, not plant water stress, was the main driver of diurnal variation in tropical forest canopy water content (</w:t>
      </w:r>
      <w:commentRangeStart w:id="515"/>
      <w:r w:rsidDel="00000000" w:rsidR="00000000" w:rsidRPr="00000000">
        <w:rPr>
          <w:rtl w:val="0"/>
        </w:rPr>
        <w:t xml:space="preserve">Xu et al 2021</w:t>
      </w:r>
      <w:commentRangeEnd w:id="515"/>
      <w:r w:rsidDel="00000000" w:rsidR="00000000" w:rsidRPr="00000000">
        <w:commentReference w:id="515"/>
      </w:r>
      <w:r w:rsidDel="00000000" w:rsidR="00000000" w:rsidRPr="00000000">
        <w:rPr>
          <w:rtl w:val="0"/>
        </w:rPr>
        <w:t xml:space="preserve">). Far more work is required to fully leverage these sensors in the tropics before mapping of plant water content and stress is possible. PANGEA will collect canopy leaf-level ecophysiological measurements, as well as tower based VOD retrieval methods using GNSS microwave signals (</w:t>
      </w:r>
      <w:commentRangeStart w:id="516"/>
      <w:r w:rsidDel="00000000" w:rsidR="00000000" w:rsidRPr="00000000">
        <w:rPr>
          <w:rtl w:val="0"/>
        </w:rPr>
        <w:t xml:space="preserve">Humphrey &amp; Frankenberg 2023</w:t>
      </w:r>
      <w:commentRangeEnd w:id="516"/>
      <w:r w:rsidDel="00000000" w:rsidR="00000000" w:rsidRPr="00000000">
        <w:commentReference w:id="516"/>
      </w:r>
      <w:r w:rsidDel="00000000" w:rsidR="00000000" w:rsidRPr="00000000">
        <w:rPr>
          <w:rtl w:val="0"/>
        </w:rPr>
        <w:t xml:space="preserve">) to monitor diurnal and seasonal changes across gradients. </w:t>
      </w:r>
      <w:r w:rsidDel="00000000" w:rsidR="00000000" w:rsidRPr="00000000">
        <w:rPr>
          <w:rtl w:val="0"/>
        </w:rPr>
      </w:r>
    </w:p>
    <w:p w:rsidR="00000000" w:rsidDel="00000000" w:rsidP="00000000" w:rsidRDefault="00000000" w:rsidRPr="00000000" w14:paraId="0000016D">
      <w:pPr>
        <w:spacing w:after="240" w:before="240" w:lineRule="auto"/>
        <w:ind w:left="0" w:firstLine="0"/>
        <w:rPr>
          <w:i w:val="1"/>
          <w:color w:val="ff0000"/>
        </w:rPr>
      </w:pPr>
      <w:r w:rsidDel="00000000" w:rsidR="00000000" w:rsidRPr="00000000">
        <w:rPr>
          <w:i w:val="1"/>
          <w:color w:val="ff0000"/>
          <w:highlight w:val="white"/>
          <w:rtl w:val="0"/>
        </w:rPr>
        <w:t xml:space="preserve">Integrate human dimensions into knowledge gaps above - emphasize feedbacks and how that will impact ag production, agroforestry production, non-timber forest products - difference in [farmer] adaptation / resilience strategies emerging in response to different feedbacks between biophysical changes and socio, cultural, political context?</w:t>
      </w:r>
      <w:r w:rsidDel="00000000" w:rsidR="00000000" w:rsidRPr="00000000">
        <w:rPr>
          <w:rtl w:val="0"/>
        </w:rPr>
      </w:r>
    </w:p>
    <w:p w:rsidR="00000000" w:rsidDel="00000000" w:rsidP="00000000" w:rsidRDefault="00000000" w:rsidRPr="00000000" w14:paraId="0000016E">
      <w:pPr>
        <w:pStyle w:val="Heading3"/>
        <w:rPr/>
      </w:pPr>
      <w:bookmarkStart w:colFirst="0" w:colLast="0" w:name="_ci41fcynf7lz" w:id="21"/>
      <w:bookmarkEnd w:id="21"/>
      <w:r w:rsidDel="00000000" w:rsidR="00000000" w:rsidRPr="00000000">
        <w:rPr>
          <w:rtl w:val="0"/>
        </w:rPr>
        <w:t xml:space="preserve">3.2 </w:t>
      </w:r>
      <w:commentRangeStart w:id="517"/>
      <w:r w:rsidDel="00000000" w:rsidR="00000000" w:rsidRPr="00000000">
        <w:rPr>
          <w:rtl w:val="0"/>
        </w:rPr>
        <w:t xml:space="preserve">Process</w:t>
      </w:r>
      <w:commentRangeEnd w:id="517"/>
      <w:r w:rsidDel="00000000" w:rsidR="00000000" w:rsidRPr="00000000">
        <w:commentReference w:id="517"/>
      </w:r>
      <w:r w:rsidDel="00000000" w:rsidR="00000000" w:rsidRPr="00000000">
        <w:rPr>
          <w:rtl w:val="0"/>
        </w:rPr>
        <w:t xml:space="preserve"> </w:t>
      </w:r>
    </w:p>
    <w:p w:rsidR="00000000" w:rsidDel="00000000" w:rsidP="00000000" w:rsidRDefault="00000000" w:rsidRPr="00000000" w14:paraId="0000016F">
      <w:pPr>
        <w:pStyle w:val="Heading4"/>
        <w:rPr/>
      </w:pPr>
      <w:bookmarkStart w:colFirst="0" w:colLast="0" w:name="_gbd8t2yjn8ur" w:id="22"/>
      <w:bookmarkEnd w:id="22"/>
      <w:r w:rsidDel="00000000" w:rsidR="00000000" w:rsidRPr="00000000">
        <w:rPr>
          <w:rtl w:val="0"/>
        </w:rPr>
        <w:t xml:space="preserve">3.2.1 Species Interactions and Resilience</w:t>
      </w:r>
    </w:p>
    <w:p w:rsidR="00000000" w:rsidDel="00000000" w:rsidP="00000000" w:rsidRDefault="00000000" w:rsidRPr="00000000" w14:paraId="00000170">
      <w:pPr>
        <w:spacing w:after="240" w:before="240" w:lineRule="auto"/>
        <w:rPr/>
      </w:pPr>
      <w:r w:rsidDel="00000000" w:rsidR="00000000" w:rsidRPr="00000000">
        <w:rPr>
          <w:rtl w:val="0"/>
        </w:rPr>
        <w:t xml:space="preserve">O</w:t>
      </w:r>
      <w:r w:rsidDel="00000000" w:rsidR="00000000" w:rsidRPr="00000000">
        <w:rPr>
          <w:rtl w:val="0"/>
        </w:rPr>
        <w:t xml:space="preserve">ur ability to understand and predict how environmental variables drive carbon fluxes and stocks remains hindered by the discrepancy between the scales and quality of data collected for environmental variables and forest responses. Much of our understanding relies on information collected from individual sites, while studies across space have relied on syntheses of forest plot networks. These studies have demonstrated strong spatial variation in tropical forest aboveground biomass carbon (e.g. </w:t>
      </w:r>
      <w:commentRangeStart w:id="518"/>
      <w:r w:rsidDel="00000000" w:rsidR="00000000" w:rsidRPr="00000000">
        <w:rPr>
          <w:rtl w:val="0"/>
        </w:rPr>
        <w:t xml:space="preserve">Sullivan et al., 2020</w:t>
      </w:r>
      <w:commentRangeEnd w:id="518"/>
      <w:r w:rsidDel="00000000" w:rsidR="00000000" w:rsidRPr="00000000">
        <w:commentReference w:id="518"/>
      </w:r>
      <w:r w:rsidDel="00000000" w:rsidR="00000000" w:rsidRPr="00000000">
        <w:rPr>
          <w:rtl w:val="0"/>
        </w:rPr>
        <w:t xml:space="preserve">,</w:t>
      </w:r>
      <w:r w:rsidDel="00000000" w:rsidR="00000000" w:rsidRPr="00000000">
        <w:rPr>
          <w:highlight w:val="yellow"/>
          <w:rtl w:val="0"/>
        </w:rPr>
        <w:t xml:space="preserve"> other REFS</w:t>
      </w:r>
      <w:r w:rsidDel="00000000" w:rsidR="00000000" w:rsidRPr="00000000">
        <w:rPr>
          <w:rtl w:val="0"/>
        </w:rPr>
        <w:t xml:space="preserve">), but rely on coarse environmental data. Variation in biomass carbon has been attributed to maximum temperature and rainfall, with little variation explained by cloud cover, wind speed, and edaphic properties, despite their importance at local scales (Sullivan et al., 2020). The lack of variation explained by some of these predictors likely reflects the lack of </w:t>
      </w:r>
      <w:r w:rsidDel="00000000" w:rsidR="00000000" w:rsidRPr="00000000">
        <w:rPr>
          <w:color w:val="ff0000"/>
          <w:rtl w:val="0"/>
        </w:rPr>
        <w:t xml:space="preserve">strong </w:t>
      </w:r>
      <w:r w:rsidDel="00000000" w:rsidR="00000000" w:rsidRPr="00000000">
        <w:rPr>
          <w:rtl w:val="0"/>
        </w:rPr>
        <w:t xml:space="preserve">environmental data, rather than lack of relationships. For example, these environmental variables have been obtained from large gridded datasets such as WorldClim and SoilGrids (~a minimum of 250 to 1 km resolution), which rely on extrapolated ground data. </w:t>
      </w:r>
      <w:r w:rsidDel="00000000" w:rsidR="00000000" w:rsidRPr="00000000">
        <w:rPr>
          <w:rtl w:val="0"/>
        </w:rPr>
        <w:t xml:space="preserve">However, remote sensing offers a huge opportunity to improve upon </w:t>
      </w:r>
      <w:r w:rsidDel="00000000" w:rsidR="00000000" w:rsidRPr="00000000">
        <w:rPr>
          <w:rtl w:val="0"/>
        </w:rPr>
        <w:t xml:space="preserve">both environmental data, but also more accurately quantify forest carbon stocks and fluxes and their underlying drivers at ecologically and climatologically meaningful spatial scales.</w:t>
      </w:r>
    </w:p>
    <w:p w:rsidR="00000000" w:rsidDel="00000000" w:rsidP="00000000" w:rsidRDefault="00000000" w:rsidRPr="00000000" w14:paraId="00000171">
      <w:pPr>
        <w:spacing w:after="240" w:before="240" w:lineRule="auto"/>
        <w:rPr/>
      </w:pPr>
      <w:r w:rsidDel="00000000" w:rsidR="00000000" w:rsidRPr="00000000">
        <w:rPr>
          <w:rtl w:val="0"/>
        </w:rPr>
        <w:t xml:space="preserve">Beyond variation in plant b</w:t>
      </w:r>
      <w:r w:rsidDel="00000000" w:rsidR="00000000" w:rsidRPr="00000000">
        <w:rPr>
          <w:rtl w:val="0"/>
        </w:rPr>
        <w:t xml:space="preserve">iodiversity, there is enormous variation in the biodiversity of non-plant taxa within and between tropical continents, resulting in important differences in species interactions (e.g., seed dispersal, pollination, browsing) that undoubtedly influence variation in carbon stocks and fluxes. Although we know that animals matter, there have been limited efforts to determine just how much quantitatively, and in what direction for forest carbon stocks and fluxes, for both intact and regenerating forests. We expect the form of the relationship between biodiversity and ecosystem structure, productivity and functionality to vary in strength and scale dependence, but knowledge of these patterns, relationships, and the underlying mechanisms is highly uncertain. </w:t>
      </w:r>
    </w:p>
    <w:p w:rsidR="00000000" w:rsidDel="00000000" w:rsidP="00000000" w:rsidRDefault="00000000" w:rsidRPr="00000000" w14:paraId="00000172">
      <w:pPr>
        <w:spacing w:after="240" w:before="240" w:lineRule="auto"/>
        <w:rPr/>
      </w:pPr>
      <w:r w:rsidDel="00000000" w:rsidR="00000000" w:rsidRPr="00000000">
        <w:rPr>
          <w:rtl w:val="0"/>
        </w:rPr>
        <w:t xml:space="preserve">PANGEA is well poised to leverage advances in remote sensing capabilities alongside a revolution in measurement technologies, machine learning and AI for scaling biodiversity-driven processes. These include imaging spectroscopy, DNA sequencing, camera trap image recognition, animal tracking capabilities, and bioacoustics sensors. At the same time, there is an important opportunity to evaluate how can Indigenous and local ecological knowledge (IEK and LEK) can reinforce and support remote sensing analyses of biodiversity and processes. Understanding the limits of remote sensing in these complex, highly diverse systems is in many ways just as important as advancing remote sensing capabilities through the type of data-integration approach PANGEA will take. To address these knowledge gaps, PANGEA </w:t>
      </w:r>
      <w:r w:rsidDel="00000000" w:rsidR="00000000" w:rsidRPr="00000000">
        <w:rPr>
          <w:rtl w:val="0"/>
        </w:rPr>
        <w:t xml:space="preserve">will answer the following questions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3">
      <w:pPr>
        <w:numPr>
          <w:ilvl w:val="0"/>
          <w:numId w:val="51"/>
        </w:numPr>
        <w:spacing w:after="120" w:before="120" w:lineRule="auto"/>
        <w:ind w:left="720" w:hanging="360"/>
        <w:rPr>
          <w:i w:val="1"/>
        </w:rPr>
      </w:pPr>
      <w:r w:rsidDel="00000000" w:rsidR="00000000" w:rsidRPr="00000000">
        <w:rPr>
          <w:b w:val="1"/>
          <w:i w:val="1"/>
          <w:rtl w:val="0"/>
        </w:rPr>
        <w:t xml:space="preserve">Q10. </w:t>
      </w:r>
      <w:r w:rsidDel="00000000" w:rsidR="00000000" w:rsidRPr="00000000">
        <w:rPr>
          <w:i w:val="1"/>
          <w:rtl w:val="0"/>
        </w:rPr>
        <w:t xml:space="preserve">What is the role of </w:t>
      </w:r>
      <w:r w:rsidDel="00000000" w:rsidR="00000000" w:rsidRPr="00000000">
        <w:rPr>
          <w:b w:val="1"/>
          <w:i w:val="1"/>
          <w:rtl w:val="0"/>
        </w:rPr>
        <w:t xml:space="preserve">biodiversity </w:t>
      </w:r>
      <w:r w:rsidDel="00000000" w:rsidR="00000000" w:rsidRPr="00000000">
        <w:rPr>
          <w:i w:val="1"/>
          <w:rtl w:val="0"/>
        </w:rPr>
        <w:t xml:space="preserve">in driving the variation in tropical forest carbon stocks and fluxes at local, regional, and continental scales?</w:t>
      </w:r>
    </w:p>
    <w:p w:rsidR="00000000" w:rsidDel="00000000" w:rsidP="00000000" w:rsidRDefault="00000000" w:rsidRPr="00000000" w14:paraId="00000174">
      <w:pPr>
        <w:numPr>
          <w:ilvl w:val="0"/>
          <w:numId w:val="51"/>
        </w:numPr>
        <w:spacing w:after="120" w:before="120" w:lineRule="auto"/>
        <w:ind w:left="720" w:hanging="360"/>
        <w:rPr>
          <w:i w:val="1"/>
        </w:rPr>
      </w:pPr>
      <w:r w:rsidDel="00000000" w:rsidR="00000000" w:rsidRPr="00000000">
        <w:rPr>
          <w:b w:val="1"/>
          <w:i w:val="1"/>
          <w:rtl w:val="0"/>
        </w:rPr>
        <w:t xml:space="preserve">Q11. </w:t>
      </w:r>
      <w:r w:rsidDel="00000000" w:rsidR="00000000" w:rsidRPr="00000000">
        <w:rPr>
          <w:i w:val="1"/>
          <w:rtl w:val="0"/>
        </w:rPr>
        <w:t xml:space="preserve">How do </w:t>
      </w:r>
      <w:r w:rsidDel="00000000" w:rsidR="00000000" w:rsidRPr="00000000">
        <w:rPr>
          <w:b w:val="1"/>
          <w:i w:val="1"/>
          <w:rtl w:val="0"/>
        </w:rPr>
        <w:t xml:space="preserve">plant-animal interactions</w:t>
      </w:r>
      <w:r w:rsidDel="00000000" w:rsidR="00000000" w:rsidRPr="00000000">
        <w:rPr>
          <w:i w:val="1"/>
          <w:rtl w:val="0"/>
        </w:rPr>
        <w:t xml:space="preserve"> mediate the vulnerability or resilience of tropical forest carbon stocks and fluxes? </w:t>
      </w:r>
    </w:p>
    <w:p w:rsidR="00000000" w:rsidDel="00000000" w:rsidP="00000000" w:rsidRDefault="00000000" w:rsidRPr="00000000" w14:paraId="00000175">
      <w:pPr>
        <w:numPr>
          <w:ilvl w:val="0"/>
          <w:numId w:val="51"/>
        </w:numPr>
        <w:spacing w:after="120" w:before="120" w:lineRule="auto"/>
        <w:ind w:left="720" w:hanging="360"/>
        <w:rPr>
          <w:i w:val="1"/>
        </w:rPr>
      </w:pPr>
      <w:r w:rsidDel="00000000" w:rsidR="00000000" w:rsidRPr="00000000">
        <w:rPr>
          <w:b w:val="1"/>
          <w:i w:val="1"/>
          <w:rtl w:val="0"/>
        </w:rPr>
        <w:t xml:space="preserve">Q12.  </w:t>
      </w:r>
      <w:r w:rsidDel="00000000" w:rsidR="00000000" w:rsidRPr="00000000">
        <w:rPr>
          <w:i w:val="1"/>
          <w:rtl w:val="0"/>
        </w:rPr>
        <w:t xml:space="preserve">How vulnerable or resilient are the </w:t>
      </w:r>
      <w:r w:rsidDel="00000000" w:rsidR="00000000" w:rsidRPr="00000000">
        <w:rPr>
          <w:b w:val="1"/>
          <w:i w:val="1"/>
          <w:rtl w:val="0"/>
        </w:rPr>
        <w:t xml:space="preserve">species interactions</w:t>
      </w:r>
      <w:r w:rsidDel="00000000" w:rsidR="00000000" w:rsidRPr="00000000">
        <w:rPr>
          <w:i w:val="1"/>
          <w:rtl w:val="0"/>
        </w:rPr>
        <w:t xml:space="preserve"> underpinning tropical forest function to climate and land-use change?</w:t>
      </w:r>
    </w:p>
    <w:p w:rsidR="00000000" w:rsidDel="00000000" w:rsidP="00000000" w:rsidRDefault="00000000" w:rsidRPr="00000000" w14:paraId="00000176">
      <w:pPr>
        <w:numPr>
          <w:ilvl w:val="0"/>
          <w:numId w:val="51"/>
        </w:numPr>
        <w:spacing w:after="120" w:before="120" w:lineRule="auto"/>
        <w:ind w:left="720" w:hanging="360"/>
        <w:rPr>
          <w:i w:val="1"/>
        </w:rPr>
      </w:pPr>
      <w:r w:rsidDel="00000000" w:rsidR="00000000" w:rsidRPr="00000000">
        <w:rPr>
          <w:b w:val="1"/>
          <w:i w:val="1"/>
          <w:rtl w:val="0"/>
        </w:rPr>
        <w:t xml:space="preserve">Q13. </w:t>
      </w:r>
      <w:r w:rsidDel="00000000" w:rsidR="00000000" w:rsidRPr="00000000">
        <w:rPr>
          <w:i w:val="1"/>
          <w:rtl w:val="0"/>
        </w:rPr>
        <w:t xml:space="preserve">What </w:t>
      </w:r>
      <w:r w:rsidDel="00000000" w:rsidR="00000000" w:rsidRPr="00000000">
        <w:rPr>
          <w:b w:val="1"/>
          <w:i w:val="1"/>
          <w:rtl w:val="0"/>
        </w:rPr>
        <w:t xml:space="preserve">plant functional traits and structural attributes </w:t>
      </w:r>
      <w:r w:rsidDel="00000000" w:rsidR="00000000" w:rsidRPr="00000000">
        <w:rPr>
          <w:i w:val="1"/>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color w:val="ff0000"/>
        </w:rPr>
      </w:pPr>
      <w:r w:rsidDel="00000000" w:rsidR="00000000" w:rsidRPr="00000000">
        <w:rPr>
          <w:b w:val="1"/>
          <w:color w:val="ff0000"/>
          <w:rtl w:val="0"/>
        </w:rPr>
        <w:t xml:space="preserve">[a few </w:t>
      </w:r>
      <w:r w:rsidDel="00000000" w:rsidR="00000000" w:rsidRPr="00000000">
        <w:rPr>
          <w:b w:val="1"/>
          <w:color w:val="ff0000"/>
          <w:u w:val="single"/>
          <w:rtl w:val="0"/>
        </w:rPr>
        <w:t xml:space="preserve">sentences</w:t>
      </w:r>
      <w:r w:rsidDel="00000000" w:rsidR="00000000" w:rsidRPr="00000000">
        <w:rPr>
          <w:b w:val="1"/>
          <w:color w:val="ff0000"/>
          <w:rtl w:val="0"/>
        </w:rPr>
        <w:t xml:space="preserve"> on methods]</w:t>
      </w:r>
    </w:p>
    <w:p w:rsidR="00000000" w:rsidDel="00000000" w:rsidP="00000000" w:rsidRDefault="00000000" w:rsidRPr="00000000" w14:paraId="00000179">
      <w:pPr>
        <w:pStyle w:val="Heading4"/>
        <w:rPr>
          <w:highlight w:val="yellow"/>
        </w:rPr>
      </w:pPr>
      <w:bookmarkStart w:colFirst="0" w:colLast="0" w:name="_mm51igahwi84" w:id="23"/>
      <w:bookmarkEnd w:id="23"/>
      <w:r w:rsidDel="00000000" w:rsidR="00000000" w:rsidRPr="00000000">
        <w:rPr>
          <w:highlight w:val="yellow"/>
          <w:rtl w:val="0"/>
        </w:rPr>
        <w:t xml:space="preserve">3.2.2 TBD (Mortality / recovery / management)</w:t>
      </w:r>
    </w:p>
    <w:p w:rsidR="00000000" w:rsidDel="00000000" w:rsidP="00000000" w:rsidRDefault="00000000" w:rsidRPr="00000000" w14:paraId="0000017A">
      <w:pPr>
        <w:rPr>
          <w:highlight w:val="white"/>
        </w:rPr>
      </w:pPr>
      <w:r w:rsidDel="00000000" w:rsidR="00000000" w:rsidRPr="00000000">
        <w:rPr>
          <w:rtl w:val="0"/>
        </w:rPr>
        <w:t xml:space="preserve">Changing disturbance regimes, including drought, fires, storms, and land-use change, are reshaping tropical forests. </w:t>
      </w:r>
      <w:r w:rsidDel="00000000" w:rsidR="00000000" w:rsidRPr="00000000">
        <w:rPr>
          <w:highlight w:val="white"/>
          <w:rtl w:val="0"/>
        </w:rPr>
        <w:t xml:space="preserve">We know that tropical regions respond differently to similar disturbance events. For example, measurements from the Orbiting Carbon Observatory-2 (OCO-2) satellite indicate that while the South American, African, and Asian tropics all exhibited net carbon emissions following the 2015 El Niño event, each region responded differently to the impacts of the El Niño and via different mechanisms (</w:t>
      </w:r>
      <w:r w:rsidDel="00000000" w:rsidR="00000000" w:rsidRPr="00000000">
        <w:rPr>
          <w:highlight w:val="yellow"/>
          <w:rtl w:val="0"/>
        </w:rPr>
        <w:t xml:space="preserve">Liu et al. 2017</w:t>
      </w:r>
      <w:r w:rsidDel="00000000" w:rsidR="00000000" w:rsidRPr="00000000">
        <w:rPr>
          <w:highlight w:val="white"/>
          <w:rtl w:val="0"/>
        </w:rPr>
        <w:t xml:space="preserve">)</w:t>
      </w:r>
      <w:r w:rsidDel="00000000" w:rsidR="00000000" w:rsidRPr="00000000">
        <w:rPr>
          <w:highlight w:val="white"/>
          <w:rtl w:val="0"/>
        </w:rPr>
        <w:t xml:space="preserve">. These differences largely determine variation in forest resilience to both human action and climate change. </w:t>
      </w:r>
      <w:r w:rsidDel="00000000" w:rsidR="00000000" w:rsidRPr="00000000">
        <w:rPr>
          <w:highlight w:val="white"/>
          <w:rtl w:val="0"/>
        </w:rPr>
        <w:t xml:space="preserve">However, the mechanisms underlying differences in forest vulnerability to shifting disturbance regimes remain elusive. Advancing understanding of distinct ecosystem responses to dynamics from ENSO events to </w:t>
      </w:r>
      <w:commentRangeStart w:id="519"/>
      <w:r w:rsidDel="00000000" w:rsidR="00000000" w:rsidRPr="00000000">
        <w:rPr>
          <w:highlight w:val="white"/>
          <w:rtl w:val="0"/>
        </w:rPr>
        <w:t xml:space="preserve">agricultural expansion</w:t>
      </w:r>
      <w:commentRangeEnd w:id="519"/>
      <w:r w:rsidDel="00000000" w:rsidR="00000000" w:rsidRPr="00000000">
        <w:commentReference w:id="519"/>
      </w:r>
      <w:r w:rsidDel="00000000" w:rsidR="00000000" w:rsidRPr="00000000">
        <w:rPr>
          <w:highlight w:val="white"/>
          <w:rtl w:val="0"/>
        </w:rPr>
        <w:t xml:space="preserve"> requires integrated data on tree mortality and carbon- and water-use efficiency spanning disturbance regimes and patterns of functional composition. </w:t>
      </w:r>
    </w:p>
    <w:p w:rsidR="00000000" w:rsidDel="00000000" w:rsidP="00000000" w:rsidRDefault="00000000" w:rsidRPr="00000000" w14:paraId="0000017B">
      <w:pPr>
        <w:rPr>
          <w:highlight w:val="white"/>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Although w</w:t>
      </w:r>
      <w:r w:rsidDel="00000000" w:rsidR="00000000" w:rsidRPr="00000000">
        <w:rPr>
          <w:rtl w:val="0"/>
        </w:rPr>
        <w:t xml:space="preserve">e know what </w:t>
      </w:r>
      <w:r w:rsidDel="00000000" w:rsidR="00000000" w:rsidRPr="00000000">
        <w:rPr>
          <w:rtl w:val="0"/>
        </w:rPr>
        <w:t xml:space="preserve">can </w:t>
      </w:r>
      <w:r w:rsidDel="00000000" w:rsidR="00000000" w:rsidRPr="00000000">
        <w:rPr>
          <w:rtl w:val="0"/>
        </w:rPr>
        <w:t xml:space="preserve">kill trees, we know surprisingly little </w:t>
      </w:r>
      <w:r w:rsidDel="00000000" w:rsidR="00000000" w:rsidRPr="00000000">
        <w:rPr>
          <w:rtl w:val="0"/>
        </w:rPr>
        <w:t xml:space="preserve">about what actually kill</w:t>
      </w:r>
      <w:ins w:author="Evan Gora" w:id="33" w:date="2024-09-17T00:28:20Z">
        <w:r w:rsidDel="00000000" w:rsidR="00000000" w:rsidRPr="00000000">
          <w:rPr>
            <w:rtl w:val="0"/>
          </w:rPr>
          <w:t xml:space="preserve">s</w:t>
        </w:r>
      </w:ins>
      <w:r w:rsidDel="00000000" w:rsidR="00000000" w:rsidRPr="00000000">
        <w:rPr>
          <w:rtl w:val="0"/>
        </w:rPr>
        <w:t xml:space="preserve"> trees</w:t>
      </w:r>
      <w:r w:rsidDel="00000000" w:rsidR="00000000" w:rsidRPr="00000000">
        <w:rPr>
          <w:rtl w:val="0"/>
        </w:rPr>
        <w:t xml:space="preserve">. Specifically, we do not know the relative contributions of natural agents of disturbance to trends in biomass turnover or tree death (</w:t>
      </w:r>
      <w:commentRangeStart w:id="520"/>
      <w:r w:rsidDel="00000000" w:rsidR="00000000" w:rsidRPr="00000000">
        <w:rPr>
          <w:rtl w:val="0"/>
        </w:rPr>
        <w:t xml:space="preserve">McDowell et al. 2018</w:t>
      </w:r>
      <w:commentRangeEnd w:id="520"/>
      <w:r w:rsidDel="00000000" w:rsidR="00000000" w:rsidRPr="00000000">
        <w:commentReference w:id="520"/>
      </w:r>
      <w:r w:rsidDel="00000000" w:rsidR="00000000" w:rsidRPr="00000000">
        <w:rPr>
          <w:rtl w:val="0"/>
        </w:rPr>
        <w:t xml:space="preserve">, </w:t>
      </w:r>
      <w:commentRangeStart w:id="521"/>
      <w:r w:rsidDel="00000000" w:rsidR="00000000" w:rsidRPr="00000000">
        <w:rPr>
          <w:rtl w:val="0"/>
        </w:rPr>
        <w:t xml:space="preserve">Gora and Esquivel-Muelbert 2021</w:t>
      </w:r>
      <w:commentRangeEnd w:id="521"/>
      <w:r w:rsidDel="00000000" w:rsidR="00000000" w:rsidRPr="00000000">
        <w:commentReference w:id="521"/>
      </w:r>
      <w:r w:rsidDel="00000000" w:rsidR="00000000" w:rsidRPr="00000000">
        <w:rPr>
          <w:rtl w:val="0"/>
        </w:rPr>
        <w:t xml:space="preserve">), much less how these patterns vary over space and time. This substantial knowledge gap is even more troubling in the context of the divergent trends of tree mortality across tropical continents (</w:t>
      </w:r>
      <w:commentRangeStart w:id="522"/>
      <w:r w:rsidDel="00000000" w:rsidR="00000000" w:rsidRPr="00000000">
        <w:rPr>
          <w:rtl w:val="0"/>
        </w:rPr>
        <w:t xml:space="preserve">Hubau et al. 2020</w:t>
      </w:r>
      <w:commentRangeEnd w:id="522"/>
      <w:r w:rsidDel="00000000" w:rsidR="00000000" w:rsidRPr="00000000">
        <w:commentReference w:id="522"/>
      </w:r>
      <w:r w:rsidDel="00000000" w:rsidR="00000000" w:rsidRPr="00000000">
        <w:rPr>
          <w:rtl w:val="0"/>
        </w:rPr>
        <w:t xml:space="preserve">, </w:t>
      </w:r>
      <w:commentRangeStart w:id="523"/>
      <w:r w:rsidDel="00000000" w:rsidR="00000000" w:rsidRPr="00000000">
        <w:rPr>
          <w:rtl w:val="0"/>
        </w:rPr>
        <w:t xml:space="preserve">Bennett et al. 2021</w:t>
      </w:r>
      <w:commentRangeEnd w:id="523"/>
      <w:r w:rsidDel="00000000" w:rsidR="00000000" w:rsidRPr="00000000">
        <w:commentReference w:id="523"/>
      </w:r>
      <w:r w:rsidDel="00000000" w:rsidR="00000000" w:rsidRPr="00000000">
        <w:rPr>
          <w:rtl w:val="0"/>
        </w:rPr>
        <w:t xml:space="preserve">). Because of the small-scale and aggregated nature of most natural disturbance events </w:t>
      </w:r>
      <w:commentRangeStart w:id="524"/>
      <w:r w:rsidDel="00000000" w:rsidR="00000000" w:rsidRPr="00000000">
        <w:rPr>
          <w:rtl w:val="0"/>
        </w:rPr>
        <w:t xml:space="preserve">(Espírito-Santo et al. 2014</w:t>
      </w:r>
      <w:commentRangeEnd w:id="524"/>
      <w:r w:rsidDel="00000000" w:rsidR="00000000" w:rsidRPr="00000000">
        <w:commentReference w:id="524"/>
      </w:r>
      <w:r w:rsidDel="00000000" w:rsidR="00000000" w:rsidRPr="00000000">
        <w:rPr>
          <w:rtl w:val="0"/>
        </w:rPr>
        <w:t xml:space="preserve">), addressing this major knowledge gap requires agent-attributed, high-resolution, high-frequency data on tree mortality at scale (&gt;10km). To understand how these trends vary over space and time, these measurements need to be continued for several years and replicated across several sites. PANGEA addresses these knowledge gaps by asking: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51"/>
        </w:numPr>
        <w:spacing w:after="120" w:before="120" w:lineRule="auto"/>
        <w:ind w:left="720" w:hanging="360"/>
        <w:rPr>
          <w:i w:val="1"/>
        </w:rPr>
      </w:pPr>
      <w:r w:rsidDel="00000000" w:rsidR="00000000" w:rsidRPr="00000000">
        <w:rPr>
          <w:b w:val="1"/>
          <w:i w:val="1"/>
          <w:rtl w:val="0"/>
        </w:rPr>
        <w:t xml:space="preserve">Q14. </w:t>
      </w:r>
      <w:r w:rsidDel="00000000" w:rsidR="00000000" w:rsidRPr="00000000">
        <w:rPr>
          <w:i w:val="1"/>
          <w:rtl w:val="0"/>
        </w:rPr>
        <w:t xml:space="preserve">How are changing disturbance regimes impacting the </w:t>
      </w:r>
      <w:r w:rsidDel="00000000" w:rsidR="00000000" w:rsidRPr="00000000">
        <w:rPr>
          <w:b w:val="1"/>
          <w:i w:val="1"/>
          <w:rtl w:val="0"/>
        </w:rPr>
        <w:t xml:space="preserve">carbon use efficiency (CUE)</w:t>
      </w:r>
      <w:r w:rsidDel="00000000" w:rsidR="00000000" w:rsidRPr="00000000">
        <w:rPr>
          <w:i w:val="1"/>
          <w:rtl w:val="0"/>
        </w:rPr>
        <w:t xml:space="preserve"> and </w:t>
      </w:r>
      <w:r w:rsidDel="00000000" w:rsidR="00000000" w:rsidRPr="00000000">
        <w:rPr>
          <w:b w:val="1"/>
          <w:i w:val="1"/>
          <w:rtl w:val="0"/>
        </w:rPr>
        <w:t xml:space="preserve">water use efficiency (WUE) </w:t>
      </w:r>
      <w:r w:rsidDel="00000000" w:rsidR="00000000" w:rsidRPr="00000000">
        <w:rPr>
          <w:i w:val="1"/>
          <w:rtl w:val="0"/>
        </w:rPr>
        <w:t xml:space="preserve">of different tropical forests?</w:t>
      </w:r>
      <w:r w:rsidDel="00000000" w:rsidR="00000000" w:rsidRPr="00000000">
        <w:rPr>
          <w:rtl w:val="0"/>
        </w:rPr>
      </w:r>
    </w:p>
    <w:p w:rsidR="00000000" w:rsidDel="00000000" w:rsidP="00000000" w:rsidRDefault="00000000" w:rsidRPr="00000000" w14:paraId="0000017F">
      <w:pPr>
        <w:numPr>
          <w:ilvl w:val="0"/>
          <w:numId w:val="51"/>
        </w:numPr>
        <w:spacing w:after="120" w:before="120" w:lineRule="auto"/>
        <w:ind w:left="720" w:hanging="360"/>
        <w:rPr>
          <w:i w:val="1"/>
        </w:rPr>
      </w:pPr>
      <w:r w:rsidDel="00000000" w:rsidR="00000000" w:rsidRPr="00000000">
        <w:rPr>
          <w:b w:val="1"/>
          <w:i w:val="1"/>
          <w:rtl w:val="0"/>
        </w:rPr>
        <w:t xml:space="preserve">Q15. </w:t>
      </w:r>
      <w:r w:rsidDel="00000000" w:rsidR="00000000" w:rsidRPr="00000000">
        <w:rPr>
          <w:i w:val="1"/>
          <w:rtl w:val="0"/>
        </w:rPr>
        <w:t xml:space="preserve">How do </w:t>
      </w:r>
      <w:r w:rsidDel="00000000" w:rsidR="00000000" w:rsidRPr="00000000">
        <w:rPr>
          <w:b w:val="1"/>
          <w:i w:val="1"/>
          <w:rtl w:val="0"/>
        </w:rPr>
        <w:t xml:space="preserve">tree mortality</w:t>
      </w:r>
      <w:r w:rsidDel="00000000" w:rsidR="00000000" w:rsidRPr="00000000">
        <w:rPr>
          <w:i w:val="1"/>
          <w:rtl w:val="0"/>
        </w:rPr>
        <w:t xml:space="preserve"> rates and patterns vary within and across tropical forests in response to systematic shifts in forcing processes, including climate, land-use change, and disturbance regimes, and how well do these differences explain variation in tropical carbon stocks and fluxes?</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highlight w:val="white"/>
        </w:rPr>
      </w:pPr>
      <w:r w:rsidDel="00000000" w:rsidR="00000000" w:rsidRPr="00000000">
        <w:rPr>
          <w:rtl w:val="0"/>
        </w:rPr>
        <w:t xml:space="preserve">Apart from tree mortality, disturbances also strongly influence carbon cycling by altering belowground processes. However, the contributions of forest disturbance to carbon cycling and nutrient dynamics are challenging to scale and highly uncertain. Successfully quantifying patterns of agent-specific forest disturbance will inherently produce the large-scale experimental framework needed to quantify the downstream effects of disturbance on belowground biogeochemical cycling and their contributions to carbon cycling.</w:t>
      </w:r>
      <w:r w:rsidDel="00000000" w:rsidR="00000000" w:rsidRPr="00000000">
        <w:rPr>
          <w:rtl w:val="0"/>
        </w:rPr>
        <w:t xml:space="preserve"> Varying time scales over which above and belowground dynamics play out and interact with disturbance type, intensity, and frequency requires coordinated ground, airborne, and satellite measurements, spanning multiple gradients, including edaphic, disturbance history, and land-use gradients. PANGEA addresses this need and knowledge gap by answer the following question: </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numPr>
          <w:ilvl w:val="0"/>
          <w:numId w:val="51"/>
        </w:numPr>
        <w:ind w:left="720" w:hanging="360"/>
        <w:rPr>
          <w:i w:val="1"/>
        </w:rPr>
      </w:pPr>
      <w:r w:rsidDel="00000000" w:rsidR="00000000" w:rsidRPr="00000000">
        <w:rPr>
          <w:b w:val="1"/>
          <w:i w:val="1"/>
          <w:rtl w:val="0"/>
        </w:rPr>
        <w:t xml:space="preserve">Q16. </w:t>
      </w:r>
      <w:r w:rsidDel="00000000" w:rsidR="00000000" w:rsidRPr="00000000">
        <w:rPr>
          <w:i w:val="1"/>
          <w:rtl w:val="0"/>
        </w:rPr>
        <w:t xml:space="preserve">How do disturbance type and intensity - including different patterns of land use - influence </w:t>
      </w:r>
      <w:r w:rsidDel="00000000" w:rsidR="00000000" w:rsidRPr="00000000">
        <w:rPr>
          <w:b w:val="1"/>
          <w:i w:val="1"/>
          <w:rtl w:val="0"/>
        </w:rPr>
        <w:t xml:space="preserve">post-disturbance recovery time scales </w:t>
      </w:r>
      <w:r w:rsidDel="00000000" w:rsidR="00000000" w:rsidRPr="00000000">
        <w:rPr>
          <w:i w:val="1"/>
          <w:rtl w:val="0"/>
        </w:rPr>
        <w:t xml:space="preserve">of forest structure, composition, and function?</w:t>
      </w:r>
    </w:p>
    <w:p w:rsidR="00000000" w:rsidDel="00000000" w:rsidP="00000000" w:rsidRDefault="00000000" w:rsidRPr="00000000" w14:paraId="00000184">
      <w:pPr>
        <w:rPr>
          <w:highlight w:val="white"/>
        </w:rPr>
      </w:pPr>
      <w:r w:rsidDel="00000000" w:rsidR="00000000" w:rsidRPr="00000000">
        <w:rPr>
          <w:rtl w:val="0"/>
        </w:rPr>
      </w:r>
    </w:p>
    <w:p w:rsidR="00000000" w:rsidDel="00000000" w:rsidP="00000000" w:rsidRDefault="00000000" w:rsidRPr="00000000" w14:paraId="00000185">
      <w:pPr>
        <w:rPr>
          <w:color w:val="ff0000"/>
          <w:highlight w:val="white"/>
        </w:rPr>
      </w:pPr>
      <w:r w:rsidDel="00000000" w:rsidR="00000000" w:rsidRPr="00000000">
        <w:rPr>
          <w:color w:val="ff0000"/>
          <w:highlight w:val="white"/>
          <w:rtl w:val="0"/>
        </w:rPr>
        <w:t xml:space="preserve">There is great potential to </w:t>
      </w:r>
    </w:p>
    <w:p w:rsidR="00000000" w:rsidDel="00000000" w:rsidP="00000000" w:rsidRDefault="00000000" w:rsidRPr="00000000" w14:paraId="00000186">
      <w:pPr>
        <w:rPr>
          <w:highlight w:val="white"/>
        </w:rPr>
      </w:pPr>
      <w:r w:rsidDel="00000000" w:rsidR="00000000" w:rsidRPr="00000000">
        <w:rPr>
          <w:rtl w:val="0"/>
        </w:rPr>
      </w:r>
    </w:p>
    <w:p w:rsidR="00000000" w:rsidDel="00000000" w:rsidP="00000000" w:rsidRDefault="00000000" w:rsidRPr="00000000" w14:paraId="00000187">
      <w:pPr>
        <w:rPr>
          <w:color w:val="ff0000"/>
          <w:highlight w:val="white"/>
        </w:rPr>
      </w:pPr>
      <w:r w:rsidDel="00000000" w:rsidR="00000000" w:rsidRPr="00000000">
        <w:rPr>
          <w:color w:val="ff0000"/>
          <w:highlight w:val="white"/>
          <w:rtl w:val="0"/>
        </w:rPr>
        <w:t xml:space="preserve">In doing so, we can deliver a mechanistic understanding of tree mortality including models of tree trait-based vulnerability to each of the major agents of forest disturbance. By incorporating information on forcing processes (e.g., climate trends or drivers of human disturbance), we can then upscale to explain pantropical variation in tropical forest carbon stocks and fluxes. Moreover, this mechanistic information will be crucial to the proper management of tropical forests, informed reforestation efforts, and any effort to quantify forest vulnerability to ongoing climate change.</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color w:val="ff0000"/>
        </w:rPr>
      </w:pPr>
      <w:commentRangeStart w:id="525"/>
      <w:commentRangeStart w:id="526"/>
      <w:r w:rsidDel="00000000" w:rsidR="00000000" w:rsidRPr="00000000">
        <w:rPr>
          <w:color w:val="ff0000"/>
          <w:rtl w:val="0"/>
        </w:rPr>
        <w:t xml:space="preserve">SES APPROACH/METHODS</w:t>
      </w:r>
    </w:p>
    <w:p w:rsidR="00000000" w:rsidDel="00000000" w:rsidP="00000000" w:rsidRDefault="00000000" w:rsidRPr="00000000" w14:paraId="0000018A">
      <w:pPr>
        <w:ind w:firstLine="720"/>
        <w:rPr>
          <w:color w:val="ff0000"/>
        </w:rPr>
      </w:pPr>
      <w:r w:rsidDel="00000000" w:rsidR="00000000" w:rsidRPr="00000000">
        <w:rPr>
          <w:color w:val="ff0000"/>
          <w:rtl w:val="0"/>
        </w:rPr>
        <w:t xml:space="preserve">Remote sensing [Maria Santos]</w:t>
      </w:r>
    </w:p>
    <w:p w:rsidR="00000000" w:rsidDel="00000000" w:rsidP="00000000" w:rsidRDefault="00000000" w:rsidRPr="00000000" w14:paraId="0000018B">
      <w:pPr>
        <w:numPr>
          <w:ilvl w:val="0"/>
          <w:numId w:val="37"/>
        </w:numPr>
        <w:ind w:left="1440" w:hanging="360"/>
        <w:rPr>
          <w:color w:val="ff0000"/>
        </w:rPr>
      </w:pPr>
      <w:r w:rsidDel="00000000" w:rsidR="00000000" w:rsidRPr="00000000">
        <w:rPr>
          <w:color w:val="ff0000"/>
          <w:rtl w:val="0"/>
        </w:rPr>
        <w:t xml:space="preserve">Detection of LULCC </w:t>
      </w:r>
    </w:p>
    <w:p w:rsidR="00000000" w:rsidDel="00000000" w:rsidP="00000000" w:rsidRDefault="00000000" w:rsidRPr="00000000" w14:paraId="0000018C">
      <w:pPr>
        <w:numPr>
          <w:ilvl w:val="0"/>
          <w:numId w:val="37"/>
        </w:numPr>
        <w:ind w:left="1440" w:hanging="360"/>
        <w:rPr>
          <w:color w:val="ff0000"/>
        </w:rPr>
      </w:pPr>
      <w:commentRangeStart w:id="527"/>
      <w:r w:rsidDel="00000000" w:rsidR="00000000" w:rsidRPr="00000000">
        <w:rPr>
          <w:color w:val="ff0000"/>
          <w:rtl w:val="0"/>
        </w:rPr>
        <w:t xml:space="preserve">Identification of crop types; yield mapping (opportunities for RS-based precision ag in the tropics)</w:t>
      </w:r>
      <w:commentRangeEnd w:id="527"/>
      <w:r w:rsidDel="00000000" w:rsidR="00000000" w:rsidRPr="00000000">
        <w:commentReference w:id="527"/>
      </w:r>
      <w:r w:rsidDel="00000000" w:rsidR="00000000" w:rsidRPr="00000000">
        <w:rPr>
          <w:rtl w:val="0"/>
        </w:rPr>
      </w:r>
    </w:p>
    <w:p w:rsidR="00000000" w:rsidDel="00000000" w:rsidP="00000000" w:rsidRDefault="00000000" w:rsidRPr="00000000" w14:paraId="0000018D">
      <w:pPr>
        <w:numPr>
          <w:ilvl w:val="0"/>
          <w:numId w:val="37"/>
        </w:numPr>
        <w:ind w:left="1440" w:hanging="360"/>
        <w:rPr>
          <w:color w:val="ff0000"/>
        </w:rPr>
      </w:pPr>
      <w:commentRangeStart w:id="528"/>
      <w:r w:rsidDel="00000000" w:rsidR="00000000" w:rsidRPr="00000000">
        <w:rPr>
          <w:color w:val="ff0000"/>
          <w:rtl w:val="0"/>
        </w:rPr>
        <w:t xml:space="preserve">Identification of agroforestry systems</w:t>
      </w:r>
      <w:commentRangeEnd w:id="528"/>
      <w:r w:rsidDel="00000000" w:rsidR="00000000" w:rsidRPr="00000000">
        <w:commentReference w:id="528"/>
      </w:r>
      <w:r w:rsidDel="00000000" w:rsidR="00000000" w:rsidRPr="00000000">
        <w:rPr>
          <w:rtl w:val="0"/>
        </w:rPr>
      </w:r>
    </w:p>
    <w:p w:rsidR="00000000" w:rsidDel="00000000" w:rsidP="00000000" w:rsidRDefault="00000000" w:rsidRPr="00000000" w14:paraId="0000018E">
      <w:pPr>
        <w:ind w:firstLine="720"/>
        <w:rPr>
          <w:color w:val="ff0000"/>
        </w:rPr>
      </w:pPr>
      <w:r w:rsidDel="00000000" w:rsidR="00000000" w:rsidRPr="00000000">
        <w:rPr>
          <w:rtl w:val="0"/>
        </w:rPr>
      </w:r>
    </w:p>
    <w:p w:rsidR="00000000" w:rsidDel="00000000" w:rsidP="00000000" w:rsidRDefault="00000000" w:rsidRPr="00000000" w14:paraId="0000018F">
      <w:pPr>
        <w:ind w:firstLine="720"/>
        <w:rPr>
          <w:color w:val="ff0000"/>
        </w:rPr>
      </w:pPr>
      <w:r w:rsidDel="00000000" w:rsidR="00000000" w:rsidRPr="00000000">
        <w:rPr>
          <w:color w:val="ff0000"/>
          <w:rtl w:val="0"/>
        </w:rPr>
        <w:t xml:space="preserve">Field data</w:t>
      </w:r>
    </w:p>
    <w:p w:rsidR="00000000" w:rsidDel="00000000" w:rsidP="00000000" w:rsidRDefault="00000000" w:rsidRPr="00000000" w14:paraId="00000190">
      <w:pPr>
        <w:numPr>
          <w:ilvl w:val="0"/>
          <w:numId w:val="6"/>
        </w:numPr>
        <w:ind w:left="1440" w:hanging="360"/>
        <w:rPr>
          <w:color w:val="ff0000"/>
        </w:rPr>
      </w:pPr>
      <w:r w:rsidDel="00000000" w:rsidR="00000000" w:rsidRPr="00000000">
        <w:rPr>
          <w:color w:val="ff0000"/>
          <w:rtl w:val="0"/>
        </w:rPr>
        <w:t xml:space="preserve">Using qualitative methods like interviews and focus groups to complement remote sensing data , </w:t>
      </w:r>
    </w:p>
    <w:p w:rsidR="00000000" w:rsidDel="00000000" w:rsidP="00000000" w:rsidRDefault="00000000" w:rsidRPr="00000000" w14:paraId="00000191">
      <w:pPr>
        <w:numPr>
          <w:ilvl w:val="0"/>
          <w:numId w:val="6"/>
        </w:numPr>
        <w:ind w:left="1440" w:hanging="360"/>
        <w:rPr>
          <w:color w:val="ff0000"/>
        </w:rPr>
      </w:pPr>
      <w:r w:rsidDel="00000000" w:rsidR="00000000" w:rsidRPr="00000000">
        <w:rPr>
          <w:color w:val="ff0000"/>
          <w:rtl w:val="0"/>
        </w:rPr>
        <w:t xml:space="preserve">Governance [MVE]</w:t>
      </w:r>
    </w:p>
    <w:p w:rsidR="00000000" w:rsidDel="00000000" w:rsidP="00000000" w:rsidRDefault="00000000" w:rsidRPr="00000000" w14:paraId="00000192">
      <w:pPr>
        <w:numPr>
          <w:ilvl w:val="0"/>
          <w:numId w:val="6"/>
        </w:numPr>
        <w:ind w:left="1440" w:hanging="360"/>
        <w:rPr>
          <w:color w:val="ff0000"/>
        </w:rPr>
      </w:pPr>
      <w:r w:rsidDel="00000000" w:rsidR="00000000" w:rsidRPr="00000000">
        <w:rPr>
          <w:color w:val="ff0000"/>
          <w:rtl w:val="0"/>
        </w:rPr>
        <w:t xml:space="preserve">Economics </w:t>
      </w:r>
    </w:p>
    <w:p w:rsidR="00000000" w:rsidDel="00000000" w:rsidP="00000000" w:rsidRDefault="00000000" w:rsidRPr="00000000" w14:paraId="00000193">
      <w:pPr>
        <w:numPr>
          <w:ilvl w:val="0"/>
          <w:numId w:val="6"/>
        </w:numPr>
        <w:ind w:left="1440" w:hanging="360"/>
        <w:rPr>
          <w:color w:val="ff0000"/>
        </w:rPr>
      </w:pPr>
      <w:r w:rsidDel="00000000" w:rsidR="00000000" w:rsidRPr="00000000">
        <w:rPr>
          <w:color w:val="ff0000"/>
          <w:rtl w:val="0"/>
        </w:rPr>
        <w:t xml:space="preserve">Perceptions &amp; culture [Ale Echeverri Ochoa?]</w:t>
      </w:r>
    </w:p>
    <w:p w:rsidR="00000000" w:rsidDel="00000000" w:rsidP="00000000" w:rsidRDefault="00000000" w:rsidRPr="00000000" w14:paraId="00000194">
      <w:pPr>
        <w:numPr>
          <w:ilvl w:val="0"/>
          <w:numId w:val="6"/>
        </w:numPr>
        <w:ind w:left="1440" w:hanging="360"/>
        <w:rPr>
          <w:color w:val="ff0000"/>
        </w:rPr>
      </w:pPr>
      <w:r w:rsidDel="00000000" w:rsidR="00000000" w:rsidRPr="00000000">
        <w:rPr>
          <w:rtl w:val="0"/>
        </w:rPr>
      </w:r>
    </w:p>
    <w:p w:rsidR="00000000" w:rsidDel="00000000" w:rsidP="00000000" w:rsidRDefault="00000000" w:rsidRPr="00000000" w14:paraId="00000195">
      <w:pPr>
        <w:numPr>
          <w:ilvl w:val="0"/>
          <w:numId w:val="6"/>
        </w:numPr>
        <w:ind w:left="1440" w:hanging="360"/>
        <w:rPr>
          <w:color w:val="ff0000"/>
        </w:rPr>
      </w:pPr>
      <w:r w:rsidDel="00000000" w:rsidR="00000000" w:rsidRPr="00000000">
        <w:rPr>
          <w:color w:val="ff0000"/>
          <w:rtl w:val="0"/>
        </w:rPr>
        <w:t xml:space="preserve">Methods: network analysis, social capital, modeling (biophysical models)</w:t>
      </w:r>
      <w:commentRangeEnd w:id="525"/>
      <w:r w:rsidDel="00000000" w:rsidR="00000000" w:rsidRPr="00000000">
        <w:commentReference w:id="525"/>
      </w:r>
      <w:commentRangeEnd w:id="526"/>
      <w:r w:rsidDel="00000000" w:rsidR="00000000" w:rsidRPr="00000000">
        <w:commentReference w:id="526"/>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numPr>
          <w:ilvl w:val="0"/>
          <w:numId w:val="51"/>
        </w:numPr>
        <w:ind w:left="720" w:hanging="360"/>
        <w:rPr>
          <w:i w:val="1"/>
        </w:rPr>
      </w:pPr>
      <w:r w:rsidDel="00000000" w:rsidR="00000000" w:rsidRPr="00000000">
        <w:rPr>
          <w:b w:val="1"/>
          <w:i w:val="1"/>
          <w:highlight w:val="white"/>
          <w:rtl w:val="0"/>
        </w:rPr>
        <w:t xml:space="preserve">Q17. </w:t>
      </w:r>
      <w:r w:rsidDel="00000000" w:rsidR="00000000" w:rsidRPr="00000000">
        <w:rPr>
          <w:i w:val="1"/>
          <w:highlight w:val="white"/>
          <w:rtl w:val="0"/>
        </w:rPr>
        <w:t xml:space="preserve">What </w:t>
      </w:r>
      <w:r w:rsidDel="00000000" w:rsidR="00000000" w:rsidRPr="00000000">
        <w:rPr>
          <w:b w:val="1"/>
          <w:i w:val="1"/>
          <w:highlight w:val="white"/>
          <w:rtl w:val="0"/>
        </w:rPr>
        <w:t xml:space="preserve">human activities and management practices </w:t>
      </w:r>
      <w:r w:rsidDel="00000000" w:rsidR="00000000" w:rsidRPr="00000000">
        <w:rPr>
          <w:i w:val="1"/>
          <w:highlight w:val="white"/>
          <w:rtl w:val="0"/>
        </w:rPr>
        <w:t xml:space="preserve">support the resilience of the tropical carbon sink, including protected areas and other effective area-based conservation measures (OECMs) such as Indigenous and territorial community practices, agroforestry practices,  and selective logging practices?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4"/>
        <w:rPr>
          <w:highlight w:val="yellow"/>
        </w:rPr>
      </w:pPr>
      <w:bookmarkStart w:colFirst="0" w:colLast="0" w:name="_4tl1u2jvakd3" w:id="24"/>
      <w:bookmarkEnd w:id="24"/>
      <w:r w:rsidDel="00000000" w:rsidR="00000000" w:rsidRPr="00000000">
        <w:rPr>
          <w:highlight w:val="yellow"/>
          <w:rtl w:val="0"/>
        </w:rPr>
        <w:t xml:space="preserve">3.3.3 TBD</w:t>
      </w:r>
    </w:p>
    <w:p w:rsidR="00000000" w:rsidDel="00000000" w:rsidP="00000000" w:rsidRDefault="00000000" w:rsidRPr="00000000" w14:paraId="0000019A">
      <w:pPr>
        <w:rPr>
          <w:color w:val="ff0000"/>
        </w:rPr>
      </w:pPr>
      <w:r w:rsidDel="00000000" w:rsidR="00000000" w:rsidRPr="00000000">
        <w:rPr>
          <w:rtl w:val="0"/>
        </w:rPr>
        <w:t xml:space="preserve">Fire and land-use related disturbances reflect human interactions with tropical forests through various land-use practices and may potentially exert significant climate feedback via the interactions with terrestrial hydrological cycles (</w:t>
      </w:r>
      <w:commentRangeStart w:id="529"/>
      <w:r w:rsidDel="00000000" w:rsidR="00000000" w:rsidRPr="00000000">
        <w:rPr>
          <w:rtl w:val="0"/>
        </w:rPr>
        <w:t xml:space="preserve">Li et al., 2022</w:t>
      </w:r>
      <w:commentRangeEnd w:id="529"/>
      <w:r w:rsidDel="00000000" w:rsidR="00000000" w:rsidRPr="00000000">
        <w:commentReference w:id="529"/>
      </w:r>
      <w:r w:rsidDel="00000000" w:rsidR="00000000" w:rsidRPr="00000000">
        <w:rPr>
          <w:rtl w:val="0"/>
        </w:rPr>
        <w:t xml:space="preserve">). This includes changes at the surface such as </w:t>
      </w:r>
      <w:commentRangeStart w:id="530"/>
      <w:r w:rsidDel="00000000" w:rsidR="00000000" w:rsidRPr="00000000">
        <w:rPr>
          <w:rtl w:val="0"/>
        </w:rPr>
        <w:t xml:space="preserve">river discharge and floods</w:t>
      </w:r>
      <w:commentRangeEnd w:id="530"/>
      <w:r w:rsidDel="00000000" w:rsidR="00000000" w:rsidRPr="00000000">
        <w:commentReference w:id="530"/>
      </w:r>
      <w:r w:rsidDel="00000000" w:rsidR="00000000" w:rsidRPr="00000000">
        <w:rPr>
          <w:rtl w:val="0"/>
        </w:rPr>
        <w:t xml:space="preserve"> (</w:t>
      </w:r>
      <w:commentRangeStart w:id="531"/>
      <w:r w:rsidDel="00000000" w:rsidR="00000000" w:rsidRPr="00000000">
        <w:rPr>
          <w:rtl w:val="0"/>
        </w:rPr>
        <w:t xml:space="preserve">Ndehedehe et al., 2022</w:t>
      </w:r>
      <w:commentRangeEnd w:id="531"/>
      <w:r w:rsidDel="00000000" w:rsidR="00000000" w:rsidRPr="00000000">
        <w:commentReference w:id="531"/>
      </w:r>
      <w:r w:rsidDel="00000000" w:rsidR="00000000" w:rsidRPr="00000000">
        <w:rPr>
          <w:rtl w:val="0"/>
        </w:rPr>
        <w:t xml:space="preserve">, </w:t>
      </w:r>
      <w:commentRangeStart w:id="532"/>
      <w:r w:rsidDel="00000000" w:rsidR="00000000" w:rsidRPr="00000000">
        <w:rPr>
          <w:rtl w:val="0"/>
        </w:rPr>
        <w:t xml:space="preserve">Bogning et al., 2022</w:t>
      </w:r>
      <w:commentRangeEnd w:id="532"/>
      <w:r w:rsidDel="00000000" w:rsidR="00000000" w:rsidRPr="00000000">
        <w:commentReference w:id="532"/>
      </w:r>
      <w:r w:rsidDel="00000000" w:rsidR="00000000" w:rsidRPr="00000000">
        <w:rPr>
          <w:rtl w:val="0"/>
        </w:rPr>
        <w:t xml:space="preserve">, </w:t>
      </w:r>
      <w:commentRangeStart w:id="533"/>
      <w:r w:rsidDel="00000000" w:rsidR="00000000" w:rsidRPr="00000000">
        <w:rPr>
          <w:rtl w:val="0"/>
        </w:rPr>
        <w:t xml:space="preserve">Oliveira et al., 2021</w:t>
      </w:r>
      <w:commentRangeEnd w:id="533"/>
      <w:r w:rsidDel="00000000" w:rsidR="00000000" w:rsidRPr="00000000">
        <w:commentReference w:id="533"/>
      </w:r>
      <w:r w:rsidDel="00000000" w:rsidR="00000000" w:rsidRPr="00000000">
        <w:rPr>
          <w:rtl w:val="0"/>
        </w:rPr>
        <w:t xml:space="preserve">) as well as in the atmosphere such as changes in convective development or atmospheric boundary layer dynamic and thermodynamic conditions (</w:t>
      </w:r>
      <w:commentRangeStart w:id="534"/>
      <w:r w:rsidDel="00000000" w:rsidR="00000000" w:rsidRPr="00000000">
        <w:rPr>
          <w:rtl w:val="0"/>
        </w:rPr>
        <w:t xml:space="preserve">Taylor et al., 2022</w:t>
      </w:r>
      <w:commentRangeEnd w:id="534"/>
      <w:r w:rsidDel="00000000" w:rsidR="00000000" w:rsidRPr="00000000">
        <w:commentReference w:id="534"/>
      </w:r>
      <w:r w:rsidDel="00000000" w:rsidR="00000000" w:rsidRPr="00000000">
        <w:rPr>
          <w:rtl w:val="0"/>
        </w:rPr>
        <w:t xml:space="preserve">, </w:t>
      </w:r>
      <w:commentRangeStart w:id="535"/>
      <w:r w:rsidDel="00000000" w:rsidR="00000000" w:rsidRPr="00000000">
        <w:rPr>
          <w:rtl w:val="0"/>
        </w:rPr>
        <w:t xml:space="preserve">Commar et al., 2023</w:t>
      </w:r>
      <w:commentRangeEnd w:id="535"/>
      <w:r w:rsidDel="00000000" w:rsidR="00000000" w:rsidRPr="00000000">
        <w:commentReference w:id="535"/>
      </w:r>
      <w:r w:rsidDel="00000000" w:rsidR="00000000" w:rsidRPr="00000000">
        <w:rPr>
          <w:rtl w:val="0"/>
        </w:rPr>
        <w:t xml:space="preserve">, </w:t>
      </w:r>
      <w:commentRangeStart w:id="536"/>
      <w:r w:rsidDel="00000000" w:rsidR="00000000" w:rsidRPr="00000000">
        <w:rPr>
          <w:rtl w:val="0"/>
        </w:rPr>
        <w:t xml:space="preserve">Sierra et al., 2023</w:t>
      </w:r>
      <w:commentRangeEnd w:id="536"/>
      <w:r w:rsidDel="00000000" w:rsidR="00000000" w:rsidRPr="00000000">
        <w:commentReference w:id="536"/>
      </w:r>
      <w:r w:rsidDel="00000000" w:rsidR="00000000" w:rsidRPr="00000000">
        <w:rPr>
          <w:rtl w:val="0"/>
        </w:rPr>
        <w:t xml:space="preserve">, </w:t>
      </w:r>
      <w:commentRangeStart w:id="537"/>
      <w:r w:rsidDel="00000000" w:rsidR="00000000" w:rsidRPr="00000000">
        <w:rPr>
          <w:rtl w:val="0"/>
        </w:rPr>
        <w:t xml:space="preserve">Wright et al., 2017</w:t>
      </w:r>
      <w:commentRangeEnd w:id="537"/>
      <w:r w:rsidDel="00000000" w:rsidR="00000000" w:rsidRPr="00000000">
        <w:commentReference w:id="537"/>
      </w:r>
      <w:r w:rsidDel="00000000" w:rsidR="00000000" w:rsidRPr="00000000">
        <w:rPr>
          <w:rtl w:val="0"/>
        </w:rPr>
        <w:t xml:space="preserve">,</w:t>
      </w:r>
      <w:commentRangeStart w:id="538"/>
      <w:r w:rsidDel="00000000" w:rsidR="00000000" w:rsidRPr="00000000">
        <w:rPr>
          <w:rtl w:val="0"/>
        </w:rPr>
        <w:t xml:space="preserve"> Leite-Filho et al., 2019</w:t>
      </w:r>
      <w:commentRangeEnd w:id="538"/>
      <w:r w:rsidDel="00000000" w:rsidR="00000000" w:rsidRPr="00000000">
        <w:commentReference w:id="538"/>
      </w:r>
      <w:r w:rsidDel="00000000" w:rsidR="00000000" w:rsidRPr="00000000">
        <w:rPr>
          <w:rtl w:val="0"/>
        </w:rPr>
        <w:t xml:space="preserve">, </w:t>
      </w:r>
      <w:commentRangeStart w:id="539"/>
      <w:r w:rsidDel="00000000" w:rsidR="00000000" w:rsidRPr="00000000">
        <w:rPr>
          <w:rtl w:val="0"/>
        </w:rPr>
        <w:t xml:space="preserve">Jiang et al., 2019</w:t>
      </w:r>
      <w:commentRangeEnd w:id="539"/>
      <w:r w:rsidDel="00000000" w:rsidR="00000000" w:rsidRPr="00000000">
        <w:commentReference w:id="539"/>
      </w:r>
      <w:r w:rsidDel="00000000" w:rsidR="00000000" w:rsidRPr="00000000">
        <w:rPr>
          <w:rtl w:val="0"/>
        </w:rPr>
        <w:t xml:space="preserve">). Changes in these atmospheric dynamics leads to shifts in storm activity, which has increased by 5-25% per decade over the past half century and seems likely to continue in the future (</w:t>
      </w:r>
      <w:commentRangeStart w:id="540"/>
      <w:r w:rsidDel="00000000" w:rsidR="00000000" w:rsidRPr="00000000">
        <w:rPr>
          <w:rtl w:val="0"/>
        </w:rPr>
        <w:t xml:space="preserve">Taylor et al. 2018</w:t>
      </w:r>
      <w:commentRangeEnd w:id="540"/>
      <w:r w:rsidDel="00000000" w:rsidR="00000000" w:rsidRPr="00000000">
        <w:commentReference w:id="540"/>
      </w:r>
      <w:r w:rsidDel="00000000" w:rsidR="00000000" w:rsidRPr="00000000">
        <w:rPr>
          <w:rtl w:val="0"/>
        </w:rPr>
        <w:t xml:space="preserve">, </w:t>
      </w:r>
      <w:commentRangeStart w:id="541"/>
      <w:r w:rsidDel="00000000" w:rsidR="00000000" w:rsidRPr="00000000">
        <w:rPr>
          <w:rtl w:val="0"/>
        </w:rPr>
        <w:t xml:space="preserve">Raghavendra et al. 2018</w:t>
      </w:r>
      <w:commentRangeEnd w:id="541"/>
      <w:r w:rsidDel="00000000" w:rsidR="00000000" w:rsidRPr="00000000">
        <w:commentReference w:id="541"/>
      </w:r>
      <w:r w:rsidDel="00000000" w:rsidR="00000000" w:rsidRPr="00000000">
        <w:rPr>
          <w:rtl w:val="0"/>
        </w:rPr>
        <w:t xml:space="preserve">, </w:t>
      </w:r>
      <w:commentRangeStart w:id="542"/>
      <w:r w:rsidDel="00000000" w:rsidR="00000000" w:rsidRPr="00000000">
        <w:rPr>
          <w:rtl w:val="0"/>
        </w:rPr>
        <w:t xml:space="preserve">Lavigne et al. 2019</w:t>
      </w:r>
      <w:commentRangeEnd w:id="542"/>
      <w:r w:rsidDel="00000000" w:rsidR="00000000" w:rsidRPr="00000000">
        <w:commentReference w:id="542"/>
      </w:r>
      <w:r w:rsidDel="00000000" w:rsidR="00000000" w:rsidRPr="00000000">
        <w:rPr>
          <w:rtl w:val="0"/>
        </w:rPr>
        <w:t xml:space="preserve">, </w:t>
      </w:r>
      <w:commentRangeStart w:id="543"/>
      <w:r w:rsidDel="00000000" w:rsidR="00000000" w:rsidRPr="00000000">
        <w:rPr>
          <w:rtl w:val="0"/>
        </w:rPr>
        <w:t xml:space="preserve">Harel and Price 2020</w:t>
      </w:r>
      <w:commentRangeEnd w:id="543"/>
      <w:r w:rsidDel="00000000" w:rsidR="00000000" w:rsidRPr="00000000">
        <w:commentReference w:id="543"/>
      </w:r>
      <w:r w:rsidDel="00000000" w:rsidR="00000000" w:rsidRPr="00000000">
        <w:rPr>
          <w:rtl w:val="0"/>
        </w:rPr>
        <w:t xml:space="preserve">). Moreover, concurrent with increasing storm activity, tropical forests are also experiencing longer dry seasons, greater atmospheric water stress, and more frequent droughts (</w:t>
      </w:r>
      <w:commentRangeStart w:id="544"/>
      <w:r w:rsidDel="00000000" w:rsidR="00000000" w:rsidRPr="00000000">
        <w:rPr>
          <w:rtl w:val="0"/>
        </w:rPr>
        <w:t xml:space="preserve">Fang et al. 2022</w:t>
      </w:r>
      <w:commentRangeEnd w:id="544"/>
      <w:r w:rsidDel="00000000" w:rsidR="00000000" w:rsidRPr="00000000">
        <w:commentReference w:id="544"/>
      </w:r>
      <w:r w:rsidDel="00000000" w:rsidR="00000000" w:rsidRPr="00000000">
        <w:rPr>
          <w:rtl w:val="0"/>
        </w:rPr>
        <w:t xml:space="preserve">, </w:t>
      </w:r>
      <w:commentRangeStart w:id="545"/>
      <w:r w:rsidDel="00000000" w:rsidR="00000000" w:rsidRPr="00000000">
        <w:rPr>
          <w:rtl w:val="0"/>
        </w:rPr>
        <w:t xml:space="preserve">Boiser et al. 2015</w:t>
      </w:r>
      <w:commentRangeEnd w:id="545"/>
      <w:r w:rsidDel="00000000" w:rsidR="00000000" w:rsidRPr="00000000">
        <w:commentReference w:id="545"/>
      </w:r>
      <w:r w:rsidDel="00000000" w:rsidR="00000000" w:rsidRPr="00000000">
        <w:rPr>
          <w:rtl w:val="0"/>
        </w:rPr>
        <w:t xml:space="preserve">, </w:t>
      </w:r>
      <w:commentRangeStart w:id="546"/>
      <w:r w:rsidDel="00000000" w:rsidR="00000000" w:rsidRPr="00000000">
        <w:rPr>
          <w:rtl w:val="0"/>
        </w:rPr>
        <w:t xml:space="preserve">Duffy et al. 2015</w:t>
      </w:r>
      <w:commentRangeEnd w:id="546"/>
      <w:r w:rsidDel="00000000" w:rsidR="00000000" w:rsidRPr="00000000">
        <w:commentReference w:id="546"/>
      </w:r>
      <w:r w:rsidDel="00000000" w:rsidR="00000000" w:rsidRPr="00000000">
        <w:rPr>
          <w:rtl w:val="0"/>
        </w:rPr>
        <w:t xml:space="preserve">, </w:t>
      </w:r>
      <w:commentRangeStart w:id="547"/>
      <w:r w:rsidDel="00000000" w:rsidR="00000000" w:rsidRPr="00000000">
        <w:rPr>
          <w:rtl w:val="0"/>
        </w:rPr>
        <w:t xml:space="preserve">Trenberth et al. 2014</w:t>
      </w:r>
      <w:commentRangeEnd w:id="547"/>
      <w:r w:rsidDel="00000000" w:rsidR="00000000" w:rsidRPr="00000000">
        <w:commentReference w:id="547"/>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B">
      <w:pPr>
        <w:rPr>
          <w:color w:val="ff0000"/>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Despite advances in understanding the causes and consequences of</w:t>
      </w:r>
      <w:r w:rsidDel="00000000" w:rsidR="00000000" w:rsidRPr="00000000">
        <w:rPr>
          <w:rtl w:val="0"/>
        </w:rPr>
        <w:t xml:space="preserve"> deforestation, forest degradation, and regrowth using remote sensing (</w:t>
      </w:r>
      <w:commentRangeStart w:id="548"/>
      <w:r w:rsidDel="00000000" w:rsidR="00000000" w:rsidRPr="00000000">
        <w:rPr>
          <w:rtl w:val="0"/>
        </w:rPr>
        <w:t xml:space="preserve">Lapola et al. 2023</w:t>
      </w:r>
      <w:commentRangeEnd w:id="548"/>
      <w:r w:rsidDel="00000000" w:rsidR="00000000" w:rsidRPr="00000000">
        <w:commentReference w:id="548"/>
      </w:r>
      <w:r w:rsidDel="00000000" w:rsidR="00000000" w:rsidRPr="00000000">
        <w:rPr>
          <w:rtl w:val="0"/>
        </w:rPr>
        <w:t xml:space="preserve">, </w:t>
      </w:r>
      <w:commentRangeStart w:id="549"/>
      <w:r w:rsidDel="00000000" w:rsidR="00000000" w:rsidRPr="00000000">
        <w:rPr>
          <w:rtl w:val="0"/>
        </w:rPr>
        <w:t xml:space="preserve">Heinrich et al., 2021</w:t>
      </w:r>
      <w:commentRangeEnd w:id="549"/>
      <w:r w:rsidDel="00000000" w:rsidR="00000000" w:rsidRPr="00000000">
        <w:commentReference w:id="549"/>
      </w:r>
      <w:r w:rsidDel="00000000" w:rsidR="00000000" w:rsidRPr="00000000">
        <w:rPr>
          <w:rtl w:val="0"/>
        </w:rPr>
        <w:t xml:space="preserve">), there is the knowledge gap to understand the process of disturbance impacts on land surface biophysical properties, including carbon cycle dynamics, their climate feedback mechanisms (</w:t>
      </w:r>
      <w:commentRangeStart w:id="550"/>
      <w:r w:rsidDel="00000000" w:rsidR="00000000" w:rsidRPr="00000000">
        <w:rPr>
          <w:rtl w:val="0"/>
        </w:rPr>
        <w:t xml:space="preserve">Li et al., 2022</w:t>
      </w:r>
      <w:commentRangeEnd w:id="550"/>
      <w:r w:rsidDel="00000000" w:rsidR="00000000" w:rsidRPr="00000000">
        <w:commentReference w:id="550"/>
      </w:r>
      <w:r w:rsidDel="00000000" w:rsidR="00000000" w:rsidRPr="00000000">
        <w:rPr>
          <w:rtl w:val="0"/>
        </w:rPr>
        <w:t xml:space="preserve">). Previous observational and modeling studies have shown that changes in canopy structure associated with severe forest degradation can produce hotter and drier microenvironments that result in reduced evapotranspiration and gross primary productivity and increased sensible heat flux (</w:t>
      </w:r>
      <w:commentRangeStart w:id="551"/>
      <w:r w:rsidDel="00000000" w:rsidR="00000000" w:rsidRPr="00000000">
        <w:rPr>
          <w:rtl w:val="0"/>
        </w:rPr>
        <w:t xml:space="preserve">Brando et al. 2014</w:t>
      </w:r>
      <w:commentRangeEnd w:id="551"/>
      <w:r w:rsidDel="00000000" w:rsidR="00000000" w:rsidRPr="00000000">
        <w:commentReference w:id="551"/>
      </w:r>
      <w:r w:rsidDel="00000000" w:rsidR="00000000" w:rsidRPr="00000000">
        <w:rPr>
          <w:rtl w:val="0"/>
        </w:rPr>
        <w:t xml:space="preserve">; </w:t>
      </w:r>
      <w:commentRangeStart w:id="552"/>
      <w:r w:rsidDel="00000000" w:rsidR="00000000" w:rsidRPr="00000000">
        <w:rPr>
          <w:rtl w:val="0"/>
        </w:rPr>
        <w:t xml:space="preserve">Jucker et al. 2018</w:t>
      </w:r>
      <w:commentRangeEnd w:id="552"/>
      <w:r w:rsidDel="00000000" w:rsidR="00000000" w:rsidRPr="00000000">
        <w:commentReference w:id="552"/>
      </w:r>
      <w:r w:rsidDel="00000000" w:rsidR="00000000" w:rsidRPr="00000000">
        <w:rPr>
          <w:rtl w:val="0"/>
        </w:rPr>
        <w:t xml:space="preserve">; </w:t>
      </w:r>
      <w:commentRangeStart w:id="553"/>
      <w:r w:rsidDel="00000000" w:rsidR="00000000" w:rsidRPr="00000000">
        <w:rPr>
          <w:rtl w:val="0"/>
        </w:rPr>
        <w:t xml:space="preserve">Longo et al. 2020</w:t>
      </w:r>
      <w:commentRangeEnd w:id="553"/>
      <w:r w:rsidDel="00000000" w:rsidR="00000000" w:rsidRPr="00000000">
        <w:commentReference w:id="553"/>
      </w:r>
      <w:r w:rsidDel="00000000" w:rsidR="00000000" w:rsidRPr="00000000">
        <w:rPr>
          <w:rtl w:val="0"/>
        </w:rPr>
        <w:t xml:space="preserve">; </w:t>
      </w:r>
      <w:commentRangeStart w:id="554"/>
      <w:r w:rsidDel="00000000" w:rsidR="00000000" w:rsidRPr="00000000">
        <w:rPr>
          <w:rtl w:val="0"/>
        </w:rPr>
        <w:t xml:space="preserve">de Oliveira et al. 2021</w:t>
      </w:r>
      <w:commentRangeEnd w:id="554"/>
      <w:r w:rsidDel="00000000" w:rsidR="00000000" w:rsidRPr="00000000">
        <w:commentReference w:id="554"/>
      </w:r>
      <w:r w:rsidDel="00000000" w:rsidR="00000000" w:rsidRPr="00000000">
        <w:rPr>
          <w:rtl w:val="0"/>
        </w:rPr>
        <w:t xml:space="preserve">; </w:t>
      </w:r>
      <w:commentRangeStart w:id="555"/>
      <w:r w:rsidDel="00000000" w:rsidR="00000000" w:rsidRPr="00000000">
        <w:rPr>
          <w:rtl w:val="0"/>
        </w:rPr>
        <w:t xml:space="preserve">Rangel Pinagé et al. 2023</w:t>
      </w:r>
      <w:commentRangeEnd w:id="555"/>
      <w:r w:rsidDel="00000000" w:rsidR="00000000" w:rsidRPr="00000000">
        <w:commentReference w:id="555"/>
      </w:r>
      <w:r w:rsidDel="00000000" w:rsidR="00000000" w:rsidRPr="00000000">
        <w:rPr>
          <w:rtl w:val="0"/>
        </w:rPr>
        <w:t xml:space="preserve">), whereas forests may recover to pre-disturbance fluxes within a few years (</w:t>
      </w:r>
      <w:commentRangeStart w:id="556"/>
      <w:r w:rsidDel="00000000" w:rsidR="00000000" w:rsidRPr="00000000">
        <w:rPr>
          <w:rtl w:val="0"/>
        </w:rPr>
        <w:t xml:space="preserve">Brando et al. 2019</w:t>
      </w:r>
      <w:commentRangeEnd w:id="556"/>
      <w:r w:rsidDel="00000000" w:rsidR="00000000" w:rsidRPr="00000000">
        <w:commentReference w:id="556"/>
      </w:r>
      <w:r w:rsidDel="00000000" w:rsidR="00000000" w:rsidRPr="00000000">
        <w:rPr>
          <w:rtl w:val="0"/>
        </w:rPr>
        <w:t xml:space="preserve">; </w:t>
      </w:r>
      <w:commentRangeStart w:id="557"/>
      <w:r w:rsidDel="00000000" w:rsidR="00000000" w:rsidRPr="00000000">
        <w:rPr>
          <w:rtl w:val="0"/>
        </w:rPr>
        <w:t xml:space="preserve">Miller et al. 2011</w:t>
      </w:r>
      <w:commentRangeEnd w:id="557"/>
      <w:r w:rsidDel="00000000" w:rsidR="00000000" w:rsidRPr="00000000">
        <w:commentReference w:id="557"/>
      </w:r>
      <w:r w:rsidDel="00000000" w:rsidR="00000000" w:rsidRPr="00000000">
        <w:rPr>
          <w:rtl w:val="0"/>
        </w:rPr>
        <w:t xml:space="preserve">) . Yet, most studies have hitherto focused on a single or a few sites, and the regional impacts of forest degradation and shifting disturbance regimes on carbon, energy, and water cycles at large scales remains unknown.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In addition, understanding variation in feedbacks across disturbance type, intensity, and frequency warrants improved understanding to inform management land-use practices (e.g., farmer adaptation, urbanization, NTFP collection) are supposed to influence the surface biophysical properties of tropical forests and generate climate feedback.</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color w:val="ff0000"/>
        </w:rPr>
      </w:pPr>
      <w:r w:rsidDel="00000000" w:rsidR="00000000" w:rsidRPr="00000000">
        <w:rPr>
          <w:color w:val="ff0000"/>
          <w:rtl w:val="0"/>
        </w:rPr>
        <w:t xml:space="preserve">Capabilities for measuring XYZ using remote sensing data to improve </w:t>
      </w:r>
    </w:p>
    <w:p w:rsidR="00000000" w:rsidDel="00000000" w:rsidP="00000000" w:rsidRDefault="00000000" w:rsidRPr="00000000" w14:paraId="000001A1">
      <w:pPr>
        <w:spacing w:after="240" w:before="240" w:lineRule="auto"/>
        <w:rPr/>
      </w:pPr>
      <w:r w:rsidDel="00000000" w:rsidR="00000000" w:rsidRPr="00000000">
        <w:rPr>
          <w:rtl w:val="0"/>
        </w:rPr>
        <w:t xml:space="preserve">The mechanisms controlling tropical forest land-atmosphere interactions represent one of the most uncertain aspects of the terrestrial climate system, in part due to the complex pathways through which they can take place and large variations in the spatial scales at which they occur (</w:t>
      </w:r>
      <w:commentRangeStart w:id="558"/>
      <w:r w:rsidDel="00000000" w:rsidR="00000000" w:rsidRPr="00000000">
        <w:rPr>
          <w:rtl w:val="0"/>
        </w:rPr>
        <w:t xml:space="preserve">Lintner and Neelin, 2009</w:t>
      </w:r>
      <w:commentRangeEnd w:id="558"/>
      <w:r w:rsidDel="00000000" w:rsidR="00000000" w:rsidRPr="00000000">
        <w:commentReference w:id="558"/>
      </w:r>
      <w:r w:rsidDel="00000000" w:rsidR="00000000" w:rsidRPr="00000000">
        <w:rPr>
          <w:rtl w:val="0"/>
        </w:rPr>
        <w:t xml:space="preserve">, </w:t>
      </w:r>
      <w:commentRangeStart w:id="559"/>
      <w:r w:rsidDel="00000000" w:rsidR="00000000" w:rsidRPr="00000000">
        <w:rPr>
          <w:rtl w:val="0"/>
        </w:rPr>
        <w:t xml:space="preserve">Betts and Silva Dias, 2010</w:t>
      </w:r>
      <w:commentRangeEnd w:id="559"/>
      <w:r w:rsidDel="00000000" w:rsidR="00000000" w:rsidRPr="00000000">
        <w:commentReference w:id="559"/>
      </w:r>
      <w:r w:rsidDel="00000000" w:rsidR="00000000" w:rsidRPr="00000000">
        <w:rPr>
          <w:rtl w:val="0"/>
        </w:rPr>
        <w:t xml:space="preserve">, </w:t>
      </w:r>
      <w:commentRangeStart w:id="560"/>
      <w:r w:rsidDel="00000000" w:rsidR="00000000" w:rsidRPr="00000000">
        <w:rPr>
          <w:rtl w:val="0"/>
        </w:rPr>
        <w:t xml:space="preserve">Gentine et al., 2019</w:t>
      </w:r>
      <w:commentRangeEnd w:id="560"/>
      <w:r w:rsidDel="00000000" w:rsidR="00000000" w:rsidRPr="00000000">
        <w:commentReference w:id="560"/>
      </w:r>
      <w:r w:rsidDel="00000000" w:rsidR="00000000" w:rsidRPr="00000000">
        <w:rPr>
          <w:rtl w:val="0"/>
        </w:rPr>
        <w:t xml:space="preserve">). Investigating these interactions requires extensive use of models and reanalysis products that can vary significantly within the tropics due to factors such as heavy parameterization, the lack of ground-based data to constrain estimates, and different representations of key processes (e.g., </w:t>
      </w:r>
      <w:hyperlink r:id="rId138">
        <w:r w:rsidDel="00000000" w:rsidR="00000000" w:rsidRPr="00000000">
          <w:rPr>
            <w:color w:val="1155cc"/>
            <w:u w:val="single"/>
            <w:rtl w:val="0"/>
          </w:rPr>
          <w:t xml:space="preserve">Fisher et al., 2009</w:t>
        </w:r>
      </w:hyperlink>
      <w:r w:rsidDel="00000000" w:rsidR="00000000" w:rsidRPr="00000000">
        <w:rPr>
          <w:rtl w:val="0"/>
        </w:rPr>
        <w:t xml:space="preserve">, </w:t>
      </w:r>
      <w:hyperlink r:id="rId139">
        <w:r w:rsidDel="00000000" w:rsidR="00000000" w:rsidRPr="00000000">
          <w:rPr>
            <w:color w:val="1155cc"/>
            <w:u w:val="single"/>
            <w:rtl w:val="0"/>
          </w:rPr>
          <w:t xml:space="preserve">Sibret et al., 2022</w:t>
        </w:r>
      </w:hyperlink>
      <w:r w:rsidDel="00000000" w:rsidR="00000000" w:rsidRPr="00000000">
        <w:rPr>
          <w:rtl w:val="0"/>
        </w:rPr>
        <w:t xml:space="preserve">,</w:t>
      </w:r>
      <w:hyperlink r:id="rId140">
        <w:r w:rsidDel="00000000" w:rsidR="00000000" w:rsidRPr="00000000">
          <w:rPr>
            <w:color w:val="1155cc"/>
            <w:u w:val="single"/>
            <w:rtl w:val="0"/>
          </w:rPr>
          <w:t xml:space="preserve"> </w:t>
        </w:r>
      </w:hyperlink>
      <w:hyperlink r:id="rId141">
        <w:r w:rsidDel="00000000" w:rsidR="00000000" w:rsidRPr="00000000">
          <w:rPr>
            <w:color w:val="1155cc"/>
            <w:u w:val="single"/>
            <w:rtl w:val="0"/>
          </w:rPr>
          <w:t xml:space="preserve">Lopez-Ballesteros et al., 2018</w:t>
        </w:r>
      </w:hyperlink>
      <w:r w:rsidDel="00000000" w:rsidR="00000000" w:rsidRPr="00000000">
        <w:rPr>
          <w:rtl w:val="0"/>
        </w:rPr>
        <w:t xml:space="preserve">, </w:t>
      </w:r>
      <w:hyperlink r:id="rId142">
        <w:r w:rsidDel="00000000" w:rsidR="00000000" w:rsidRPr="00000000">
          <w:rPr>
            <w:color w:val="1155cc"/>
            <w:u w:val="single"/>
            <w:rtl w:val="0"/>
          </w:rPr>
          <w:t xml:space="preserve">Seinfeld et al., 2016</w:t>
        </w:r>
      </w:hyperlink>
      <w:r w:rsidDel="00000000" w:rsidR="00000000" w:rsidRPr="00000000">
        <w:rPr>
          <w:rtl w:val="0"/>
        </w:rPr>
        <w:t xml:space="preserve">). For example, large variations exist in current carbon, water, and energy fluxes that cannot be measured directly over large scales, such as evapotranspiration and gross primary productivity (e.g., </w:t>
      </w:r>
      <w:hyperlink r:id="rId143">
        <w:r w:rsidDel="00000000" w:rsidR="00000000" w:rsidRPr="00000000">
          <w:rPr>
            <w:color w:val="1155cc"/>
            <w:u w:val="single"/>
            <w:rtl w:val="0"/>
          </w:rPr>
          <w:t xml:space="preserve">Baker et al., 2021</w:t>
        </w:r>
      </w:hyperlink>
      <w:r w:rsidDel="00000000" w:rsidR="00000000" w:rsidRPr="00000000">
        <w:rPr>
          <w:rtl w:val="0"/>
        </w:rPr>
        <w:t xml:space="preserve">, </w:t>
      </w:r>
      <w:hyperlink r:id="rId144">
        <w:r w:rsidDel="00000000" w:rsidR="00000000" w:rsidRPr="00000000">
          <w:rPr>
            <w:color w:val="1155cc"/>
            <w:u w:val="single"/>
            <w:rtl w:val="0"/>
          </w:rPr>
          <w:t xml:space="preserve">Weerasinghe et al., 2020</w:t>
        </w:r>
      </w:hyperlink>
      <w:r w:rsidDel="00000000" w:rsidR="00000000" w:rsidRPr="00000000">
        <w:rPr>
          <w:rtl w:val="0"/>
        </w:rPr>
        <w:t xml:space="preserve">, </w:t>
      </w:r>
      <w:hyperlink r:id="rId145">
        <w:r w:rsidDel="00000000" w:rsidR="00000000" w:rsidRPr="00000000">
          <w:rPr>
            <w:color w:val="1155cc"/>
            <w:u w:val="single"/>
            <w:rtl w:val="0"/>
          </w:rPr>
          <w:t xml:space="preserve">Zhang and Ye 2021</w:t>
        </w:r>
      </w:hyperlink>
      <w:r w:rsidDel="00000000" w:rsidR="00000000" w:rsidRPr="00000000">
        <w:rPr>
          <w:rtl w:val="0"/>
        </w:rPr>
        <w:t xml:space="preserve">). Meanwhile, studies investigating how land-atmosphere interactions influence large-scale atmospheric thermodynamic and dynamic conditions, as well as water and energy cycling, must heavily rely on climate models and reanalysis products (e.g., </w:t>
      </w:r>
      <w:commentRangeStart w:id="561"/>
      <w:r w:rsidDel="00000000" w:rsidR="00000000" w:rsidRPr="00000000">
        <w:rPr>
          <w:rtl w:val="0"/>
        </w:rPr>
        <w:t xml:space="preserve">Staal et al., 2023</w:t>
      </w:r>
      <w:commentRangeEnd w:id="561"/>
      <w:r w:rsidDel="00000000" w:rsidR="00000000" w:rsidRPr="00000000">
        <w:commentReference w:id="561"/>
      </w:r>
      <w:r w:rsidDel="00000000" w:rsidR="00000000" w:rsidRPr="00000000">
        <w:rPr>
          <w:rtl w:val="0"/>
        </w:rPr>
        <w:t xml:space="preserve">, </w:t>
      </w:r>
      <w:commentRangeStart w:id="562"/>
      <w:r w:rsidDel="00000000" w:rsidR="00000000" w:rsidRPr="00000000">
        <w:rPr>
          <w:rtl w:val="0"/>
        </w:rPr>
        <w:t xml:space="preserve">Xu et al., 2022</w:t>
      </w:r>
      <w:commentRangeEnd w:id="562"/>
      <w:r w:rsidDel="00000000" w:rsidR="00000000" w:rsidRPr="00000000">
        <w:commentReference w:id="562"/>
      </w:r>
      <w:r w:rsidDel="00000000" w:rsidR="00000000" w:rsidRPr="00000000">
        <w:rPr>
          <w:rtl w:val="0"/>
        </w:rPr>
        <w:t xml:space="preserve">, </w:t>
      </w:r>
      <w:hyperlink r:id="rId146">
        <w:r w:rsidDel="00000000" w:rsidR="00000000" w:rsidRPr="00000000">
          <w:rPr>
            <w:color w:val="1155cc"/>
            <w:u w:val="single"/>
            <w:rtl w:val="0"/>
          </w:rPr>
          <w:t xml:space="preserve">Brown et al., 2021</w:t>
        </w:r>
      </w:hyperlink>
      <w:r w:rsidDel="00000000" w:rsidR="00000000" w:rsidRPr="00000000">
        <w:rPr>
          <w:rtl w:val="0"/>
        </w:rPr>
        <w:t xml:space="preserve">, </w:t>
      </w:r>
      <w:commentRangeStart w:id="563"/>
      <w:r w:rsidDel="00000000" w:rsidR="00000000" w:rsidRPr="00000000">
        <w:rPr>
          <w:rtl w:val="0"/>
        </w:rPr>
        <w:t xml:space="preserve">Te Wierik et al.,2022</w:t>
      </w:r>
      <w:commentRangeEnd w:id="563"/>
      <w:r w:rsidDel="00000000" w:rsidR="00000000" w:rsidRPr="00000000">
        <w:commentReference w:id="563"/>
      </w:r>
      <w:r w:rsidDel="00000000" w:rsidR="00000000" w:rsidRPr="00000000">
        <w:rPr>
          <w:rtl w:val="0"/>
        </w:rPr>
        <w:t xml:space="preserve">, </w:t>
      </w:r>
      <w:commentRangeStart w:id="564"/>
      <w:r w:rsidDel="00000000" w:rsidR="00000000" w:rsidRPr="00000000">
        <w:rPr>
          <w:rtl w:val="0"/>
        </w:rPr>
        <w:t xml:space="preserve">Sori et al., 2022</w:t>
      </w:r>
      <w:commentRangeEnd w:id="564"/>
      <w:r w:rsidDel="00000000" w:rsidR="00000000" w:rsidRPr="00000000">
        <w:commentReference w:id="564"/>
      </w:r>
      <w:r w:rsidDel="00000000" w:rsidR="00000000" w:rsidRPr="00000000">
        <w:rPr>
          <w:rtl w:val="0"/>
        </w:rPr>
        <w:t xml:space="preserve">, </w:t>
      </w:r>
      <w:hyperlink r:id="rId147">
        <w:r w:rsidDel="00000000" w:rsidR="00000000" w:rsidRPr="00000000">
          <w:rPr>
            <w:color w:val="1155cc"/>
            <w:u w:val="single"/>
            <w:rtl w:val="0"/>
          </w:rPr>
          <w:t xml:space="preserve">Seinfeld et al., 2016</w:t>
        </w:r>
      </w:hyperlink>
      <w:r w:rsidDel="00000000" w:rsidR="00000000" w:rsidRPr="00000000">
        <w:rPr>
          <w:rtl w:val="0"/>
        </w:rPr>
        <w:t xml:space="preserve">, </w:t>
      </w:r>
      <w:commentRangeStart w:id="565"/>
      <w:r w:rsidDel="00000000" w:rsidR="00000000" w:rsidRPr="00000000">
        <w:rPr>
          <w:rtl w:val="0"/>
        </w:rPr>
        <w:t xml:space="preserve">Liu et al., 2020</w:t>
      </w:r>
      <w:commentRangeEnd w:id="565"/>
      <w:r w:rsidDel="00000000" w:rsidR="00000000" w:rsidRPr="00000000">
        <w:commentReference w:id="565"/>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2">
      <w:pPr>
        <w:numPr>
          <w:ilvl w:val="0"/>
          <w:numId w:val="31"/>
        </w:numPr>
        <w:spacing w:after="120" w:before="120" w:lineRule="auto"/>
        <w:ind w:left="720" w:hanging="360"/>
        <w:rPr>
          <w:rFonts w:ascii="Roboto" w:cs="Roboto" w:eastAsia="Roboto" w:hAnsi="Roboto"/>
          <w:i w:val="1"/>
          <w:color w:val="ff0000"/>
          <w:sz w:val="21"/>
          <w:szCs w:val="21"/>
        </w:rPr>
      </w:pPr>
      <w:commentRangeStart w:id="566"/>
      <w:r w:rsidDel="00000000" w:rsidR="00000000" w:rsidRPr="00000000">
        <w:rPr>
          <w:rFonts w:ascii="Roboto" w:cs="Roboto" w:eastAsia="Roboto" w:hAnsi="Roboto"/>
          <w:i w:val="1"/>
          <w:color w:val="ff0000"/>
          <w:sz w:val="21"/>
          <w:szCs w:val="21"/>
          <w:highlight w:val="white"/>
          <w:rtl w:val="0"/>
        </w:rPr>
        <w:t xml:space="preserve">Mention </w:t>
      </w:r>
      <w:r w:rsidDel="00000000" w:rsidR="00000000" w:rsidRPr="00000000">
        <w:rPr>
          <w:rFonts w:ascii="Roboto" w:cs="Roboto" w:eastAsia="Roboto" w:hAnsi="Roboto"/>
          <w:i w:val="1"/>
          <w:color w:val="ff0000"/>
          <w:sz w:val="21"/>
          <w:szCs w:val="21"/>
          <w:rtl w:val="0"/>
        </w:rPr>
        <w:t xml:space="preserve">hydroperiods, convective development, and the atmospheric boundary layer in the related text - these are included in precipitation regimes/dynamics</w:t>
      </w:r>
    </w:p>
    <w:p w:rsidR="00000000" w:rsidDel="00000000" w:rsidP="00000000" w:rsidRDefault="00000000" w:rsidRPr="00000000" w14:paraId="000001A3">
      <w:pPr>
        <w:numPr>
          <w:ilvl w:val="0"/>
          <w:numId w:val="62"/>
        </w:numPr>
        <w:spacing w:after="120" w:before="120" w:lineRule="auto"/>
        <w:ind w:left="72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Bring details from previous questions below into the main text - link to the need to understand impacts of deforestation and degradation on hydrological cycles to inform how forest restoration can influence hydrological cycles</w:t>
      </w:r>
    </w:p>
    <w:p w:rsidR="00000000" w:rsidDel="00000000" w:rsidP="00000000" w:rsidRDefault="00000000" w:rsidRPr="00000000" w14:paraId="000001A4">
      <w:pPr>
        <w:numPr>
          <w:ilvl w:val="1"/>
          <w:numId w:val="62"/>
        </w:numPr>
        <w:spacing w:after="120" w:before="120" w:lineRule="auto"/>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What are the feedback processes between LCLUC and physical climate systems during specific climate variability events (e.g., ENSO, AMOC, MJO, IOD)?</w:t>
      </w:r>
    </w:p>
    <w:p w:rsidR="00000000" w:rsidDel="00000000" w:rsidP="00000000" w:rsidRDefault="00000000" w:rsidRPr="00000000" w14:paraId="000001A5">
      <w:pPr>
        <w:numPr>
          <w:ilvl w:val="1"/>
          <w:numId w:val="62"/>
        </w:numPr>
        <w:spacing w:after="120" w:before="120" w:lineRule="auto"/>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LCLUC, forest regrowth, and degradation alter recycling, patterns, frequency, and intensity of precipitation and what are the associated feedbacks?</w:t>
      </w:r>
    </w:p>
    <w:p w:rsidR="00000000" w:rsidDel="00000000" w:rsidP="00000000" w:rsidRDefault="00000000" w:rsidRPr="00000000" w14:paraId="000001A6">
      <w:pPr>
        <w:numPr>
          <w:ilvl w:val="1"/>
          <w:numId w:val="62"/>
        </w:numPr>
        <w:spacing w:after="120" w:before="120" w:lineRule="auto"/>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tropical forest disturbances (e.g., wildfire and their aerosols) interact with clouds and influence continental precipitation?</w:t>
      </w:r>
      <w:commentRangeEnd w:id="566"/>
      <w:r w:rsidDel="00000000" w:rsidR="00000000" w:rsidRPr="00000000">
        <w:commentReference w:id="566"/>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numPr>
          <w:ilvl w:val="0"/>
          <w:numId w:val="51"/>
        </w:numPr>
        <w:spacing w:after="120" w:before="120" w:lineRule="auto"/>
        <w:ind w:left="720" w:hanging="360"/>
        <w:rPr>
          <w:b w:val="1"/>
          <w:i w:val="1"/>
        </w:rPr>
      </w:pPr>
      <w:r w:rsidDel="00000000" w:rsidR="00000000" w:rsidRPr="00000000">
        <w:rPr>
          <w:b w:val="1"/>
          <w:i w:val="1"/>
          <w:rtl w:val="0"/>
        </w:rPr>
        <w:t xml:space="preserve">Q18. </w:t>
      </w:r>
      <w:r w:rsidDel="00000000" w:rsidR="00000000" w:rsidRPr="00000000">
        <w:rPr>
          <w:i w:val="1"/>
          <w:rtl w:val="0"/>
        </w:rPr>
        <w:t xml:space="preserve">How are climate and land-use changes altering </w:t>
      </w:r>
      <w:r w:rsidDel="00000000" w:rsidR="00000000" w:rsidRPr="00000000">
        <w:rPr>
          <w:b w:val="1"/>
          <w:i w:val="1"/>
          <w:rtl w:val="0"/>
        </w:rPr>
        <w:t xml:space="preserve">land surface biophysical properties</w:t>
      </w:r>
      <w:r w:rsidDel="00000000" w:rsidR="00000000" w:rsidRPr="00000000">
        <w:rPr>
          <w:i w:val="1"/>
          <w:rtl w:val="0"/>
        </w:rPr>
        <w:t xml:space="preserve"> that influence the strength of land-atmosphere feedbacks and teleconnections?</w:t>
      </w:r>
      <w:r w:rsidDel="00000000" w:rsidR="00000000" w:rsidRPr="00000000">
        <w:rPr>
          <w:rtl w:val="0"/>
        </w:rPr>
      </w:r>
    </w:p>
    <w:p w:rsidR="00000000" w:rsidDel="00000000" w:rsidP="00000000" w:rsidRDefault="00000000" w:rsidRPr="00000000" w14:paraId="000001A9">
      <w:pPr>
        <w:numPr>
          <w:ilvl w:val="0"/>
          <w:numId w:val="51"/>
        </w:numPr>
        <w:spacing w:after="120" w:before="120" w:lineRule="auto"/>
        <w:ind w:left="720" w:hanging="360"/>
        <w:rPr>
          <w:b w:val="1"/>
          <w:i w:val="1"/>
        </w:rPr>
      </w:pPr>
      <w:r w:rsidDel="00000000" w:rsidR="00000000" w:rsidRPr="00000000">
        <w:rPr>
          <w:b w:val="1"/>
          <w:i w:val="1"/>
          <w:rtl w:val="0"/>
        </w:rPr>
        <w:t xml:space="preserve">Q19. </w:t>
      </w:r>
      <w:r w:rsidDel="00000000" w:rsidR="00000000" w:rsidRPr="00000000">
        <w:rPr>
          <w:i w:val="1"/>
          <w:rtl w:val="0"/>
        </w:rPr>
        <w:t xml:space="preserve">What are the direct and indirect </w:t>
      </w:r>
      <w:r w:rsidDel="00000000" w:rsidR="00000000" w:rsidRPr="00000000">
        <w:rPr>
          <w:b w:val="1"/>
          <w:i w:val="1"/>
          <w:rtl w:val="0"/>
        </w:rPr>
        <w:t xml:space="preserve">hydroclimate controls </w:t>
      </w:r>
      <w:r w:rsidDel="00000000" w:rsidR="00000000" w:rsidRPr="00000000">
        <w:rPr>
          <w:i w:val="1"/>
          <w:rtl w:val="0"/>
        </w:rPr>
        <w:t xml:space="preserve">on tropical forests and how does this influence the resilience or vulnerability of their carbon balance with shifting disturbance regimes, land cover and land-use change, and increasing atmospheric CO</w:t>
      </w:r>
      <w:r w:rsidDel="00000000" w:rsidR="00000000" w:rsidRPr="00000000">
        <w:rPr>
          <w:i w:val="1"/>
          <w:vertAlign w:val="subscript"/>
          <w:rtl w:val="0"/>
        </w:rPr>
        <w:t xml:space="preserve">2</w:t>
      </w:r>
      <w:r w:rsidDel="00000000" w:rsidR="00000000" w:rsidRPr="00000000">
        <w:rPr>
          <w:i w:val="1"/>
          <w:rtl w:val="0"/>
        </w:rPr>
        <w:t xml:space="preserve">? </w:t>
      </w:r>
    </w:p>
    <w:p w:rsidR="00000000" w:rsidDel="00000000" w:rsidP="00000000" w:rsidRDefault="00000000" w:rsidRPr="00000000" w14:paraId="000001AA">
      <w:pPr>
        <w:numPr>
          <w:ilvl w:val="0"/>
          <w:numId w:val="51"/>
        </w:numPr>
        <w:spacing w:after="120" w:before="120" w:lineRule="auto"/>
        <w:ind w:left="720" w:hanging="360"/>
        <w:rPr>
          <w:i w:val="1"/>
        </w:rPr>
      </w:pPr>
      <w:r w:rsidDel="00000000" w:rsidR="00000000" w:rsidRPr="00000000">
        <w:rPr>
          <w:b w:val="1"/>
          <w:i w:val="1"/>
          <w:rtl w:val="0"/>
        </w:rPr>
        <w:t xml:space="preserve">Q20. </w:t>
      </w:r>
      <w:r w:rsidDel="00000000" w:rsidR="00000000" w:rsidRPr="00000000">
        <w:rPr>
          <w:i w:val="1"/>
          <w:rtl w:val="0"/>
        </w:rPr>
        <w:t xml:space="preserve">How do </w:t>
      </w:r>
      <w:r w:rsidDel="00000000" w:rsidR="00000000" w:rsidRPr="00000000">
        <w:rPr>
          <w:b w:val="1"/>
          <w:i w:val="1"/>
          <w:rtl w:val="0"/>
        </w:rPr>
        <w:t xml:space="preserve">deforestation</w:t>
      </w:r>
      <w:r w:rsidDel="00000000" w:rsidR="00000000" w:rsidRPr="00000000">
        <w:rPr>
          <w:i w:val="1"/>
          <w:rtl w:val="0"/>
        </w:rPr>
        <w:t xml:space="preserve">, </w:t>
      </w:r>
      <w:r w:rsidDel="00000000" w:rsidR="00000000" w:rsidRPr="00000000">
        <w:rPr>
          <w:b w:val="1"/>
          <w:i w:val="1"/>
          <w:rtl w:val="0"/>
        </w:rPr>
        <w:t xml:space="preserve">degradation</w:t>
      </w:r>
      <w:r w:rsidDel="00000000" w:rsidR="00000000" w:rsidRPr="00000000">
        <w:rPr>
          <w:i w:val="1"/>
          <w:rtl w:val="0"/>
        </w:rPr>
        <w:t xml:space="preserve">, and </w:t>
      </w:r>
      <w:r w:rsidDel="00000000" w:rsidR="00000000" w:rsidRPr="00000000">
        <w:rPr>
          <w:b w:val="1"/>
          <w:i w:val="1"/>
          <w:rtl w:val="0"/>
        </w:rPr>
        <w:t xml:space="preserve">forest regrowth </w:t>
      </w:r>
      <w:commentRangeStart w:id="567"/>
      <w:r w:rsidDel="00000000" w:rsidR="00000000" w:rsidRPr="00000000">
        <w:rPr>
          <w:i w:val="1"/>
          <w:rtl w:val="0"/>
        </w:rPr>
        <w:t xml:space="preserve">alter </w:t>
      </w:r>
      <w:commentRangeEnd w:id="567"/>
      <w:r w:rsidDel="00000000" w:rsidR="00000000" w:rsidRPr="00000000">
        <w:commentReference w:id="567"/>
      </w:r>
      <w:r w:rsidDel="00000000" w:rsidR="00000000" w:rsidRPr="00000000">
        <w:rPr>
          <w:i w:val="1"/>
          <w:rtl w:val="0"/>
        </w:rPr>
        <w:t xml:space="preserve">regional </w:t>
      </w:r>
      <w:r w:rsidDel="00000000" w:rsidR="00000000" w:rsidRPr="00000000">
        <w:rPr>
          <w:b w:val="1"/>
          <w:i w:val="1"/>
          <w:rtl w:val="0"/>
        </w:rPr>
        <w:t xml:space="preserve">hydrological cycles </w:t>
      </w:r>
      <w:r w:rsidDel="00000000" w:rsidR="00000000" w:rsidRPr="00000000">
        <w:rPr>
          <w:i w:val="1"/>
          <w:rtl w:val="0"/>
        </w:rPr>
        <w:t xml:space="preserve">in tropical regions, including precipitation regimes, freshwater resources, and water quality, and river connectivity?</w:t>
      </w:r>
      <w:r w:rsidDel="00000000" w:rsidR="00000000" w:rsidRPr="00000000">
        <w:rPr>
          <w:rtl w:val="0"/>
        </w:rPr>
      </w:r>
    </w:p>
    <w:p w:rsidR="00000000" w:rsidDel="00000000" w:rsidP="00000000" w:rsidRDefault="00000000" w:rsidRPr="00000000" w14:paraId="000001AB">
      <w:pPr>
        <w:pStyle w:val="Heading3"/>
        <w:rPr/>
      </w:pPr>
      <w:bookmarkStart w:colFirst="0" w:colLast="0" w:name="_j4eyjqb1ighr" w:id="25"/>
      <w:bookmarkEnd w:id="25"/>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1AC">
      <w:pPr>
        <w:rPr>
          <w:color w:val="ff0000"/>
        </w:rPr>
      </w:pPr>
      <w:r w:rsidDel="00000000" w:rsidR="00000000" w:rsidRPr="00000000">
        <w:rPr>
          <w:highlight w:val="white"/>
          <w:rtl w:val="0"/>
        </w:rPr>
        <w:t xml:space="preserve">PANGEA will address specific knowledge gaps related to how tropical forest changes will influence positive and negative feedbacks to local, regional, and global social-ecological systems. </w:t>
      </w:r>
      <w:r w:rsidDel="00000000" w:rsidR="00000000" w:rsidRPr="00000000">
        <w:rPr>
          <w:color w:val="ff0000"/>
          <w:highlight w:val="white"/>
          <w:rtl w:val="0"/>
        </w:rPr>
        <w:t xml:space="preserve">…. </w:t>
      </w:r>
      <w:r w:rsidDel="00000000" w:rsidR="00000000" w:rsidRPr="00000000">
        <w:rPr>
          <w:color w:val="ff0000"/>
          <w:rtl w:val="0"/>
        </w:rPr>
        <w:t xml:space="preserve">future change and evaluation of impacts on co-benefits emphasized here…</w:t>
      </w:r>
    </w:p>
    <w:p w:rsidR="00000000" w:rsidDel="00000000" w:rsidP="00000000" w:rsidRDefault="00000000" w:rsidRPr="00000000" w14:paraId="000001AD">
      <w:pPr>
        <w:rPr>
          <w:ins w:author="Michelle Wong" w:id="34" w:date="2024-09-11T03:43:10Z"/>
          <w:color w:val="ff0000"/>
        </w:rPr>
      </w:pPr>
      <w:ins w:author="Michelle Wong" w:id="34" w:date="2024-09-11T03:43:10Z">
        <w:r w:rsidDel="00000000" w:rsidR="00000000" w:rsidRPr="00000000">
          <w:rPr>
            <w:rtl w:val="0"/>
          </w:rPr>
        </w:r>
      </w:ins>
    </w:p>
    <w:p w:rsidR="00000000" w:rsidDel="00000000" w:rsidP="00000000" w:rsidRDefault="00000000" w:rsidRPr="00000000" w14:paraId="000001AE">
      <w:pPr>
        <w:rPr>
          <w:ins w:author="Michelle Wong" w:id="34" w:date="2024-09-11T03:43:10Z"/>
          <w:color w:val="ff0000"/>
        </w:rPr>
      </w:pPr>
      <w:ins w:author="Michelle Wong" w:id="17" w:date="2024-09-17T15:59:10Z">
        <w:commentRangeStart w:id="568"/>
        <w:commentRangeStart w:id="569"/>
        <w:commentRangeStart w:id="570"/>
        <w:r w:rsidDel="00000000" w:rsidR="00000000" w:rsidRPr="00000000">
          <w:rPr>
            <w:color w:val="ff0000"/>
            <w:rtl w:val="0"/>
          </w:rPr>
          <w:t xml:space="preserve">Tropical forests</w:t>
        </w:r>
        <w:commentRangeEnd w:id="568"/>
        <w:r w:rsidDel="00000000" w:rsidR="00000000" w:rsidRPr="00000000">
          <w:commentReference w:id="568"/>
        </w:r>
        <w:commentRangeEnd w:id="569"/>
        <w:r w:rsidDel="00000000" w:rsidR="00000000" w:rsidRPr="00000000">
          <w:commentReference w:id="569"/>
        </w:r>
        <w:r w:rsidDel="00000000" w:rsidR="00000000" w:rsidRPr="00000000">
          <w:rPr>
            <w:color w:val="ff0000"/>
            <w:rtl w:val="0"/>
          </w:rPr>
          <w:t xml:space="preserve"> are</w:t>
        </w:r>
        <w:commentRangeEnd w:id="570"/>
        <w:r w:rsidDel="00000000" w:rsidR="00000000" w:rsidRPr="00000000">
          <w:commentReference w:id="570"/>
        </w:r>
        <w:r w:rsidDel="00000000" w:rsidR="00000000" w:rsidRPr="00000000">
          <w:rPr>
            <w:color w:val="ff0000"/>
            <w:rtl w:val="0"/>
          </w:rPr>
          <w:t xml:space="preserve"> thought to be strongly influenced by nutrient availability because many tropical forests are situated on highly weathered soils depleted in rock-derived nutrients (</w:t>
        </w:r>
        <w:commentRangeStart w:id="571"/>
        <w:r w:rsidDel="00000000" w:rsidR="00000000" w:rsidRPr="00000000">
          <w:rPr>
            <w:color w:val="ff0000"/>
            <w:rtl w:val="0"/>
          </w:rPr>
          <w:t xml:space="preserve">Townsend et al. 2008</w:t>
        </w:r>
        <w:commentRangeEnd w:id="571"/>
        <w:r w:rsidDel="00000000" w:rsidR="00000000" w:rsidRPr="00000000">
          <w:commentReference w:id="571"/>
        </w:r>
        <w:r w:rsidDel="00000000" w:rsidR="00000000" w:rsidRPr="00000000">
          <w:rPr>
            <w:color w:val="ff0000"/>
            <w:rtl w:val="0"/>
          </w:rPr>
          <w:t xml:space="preserve">). Large variation in nutrient availability leads to large uncertainties around nutrient constraints on the </w:t>
        </w:r>
        <w:r w:rsidDel="00000000" w:rsidR="00000000" w:rsidRPr="00000000">
          <w:rPr>
            <w:color w:val="ff0000"/>
            <w:rtl w:val="0"/>
          </w:rPr>
          <w:t xml:space="preserve">CO</w:t>
        </w:r>
        <w:r w:rsidDel="00000000" w:rsidR="00000000" w:rsidRPr="00000000">
          <w:rPr>
            <w:color w:val="ff0000"/>
            <w:rtl w:val="0"/>
          </w:rPr>
          <w:t xml:space="preserve">2</w:t>
        </w:r>
        <w:r w:rsidDel="00000000" w:rsidR="00000000" w:rsidRPr="00000000">
          <w:rPr>
            <w:color w:val="ff0000"/>
            <w:rtl w:val="0"/>
          </w:rPr>
          <w:t xml:space="preserve"> </w:t>
        </w:r>
        <w:r w:rsidDel="00000000" w:rsidR="00000000" w:rsidRPr="00000000">
          <w:rPr>
            <w:color w:val="ff0000"/>
            <w:rtl w:val="0"/>
          </w:rPr>
          <w:t xml:space="preserve">fertilization effect (</w:t>
        </w:r>
        <w:commentRangeStart w:id="572"/>
        <w:r w:rsidDel="00000000" w:rsidR="00000000" w:rsidRPr="00000000">
          <w:rPr>
            <w:color w:val="ff0000"/>
            <w:rtl w:val="0"/>
          </w:rPr>
          <w:t xml:space="preserve">Fleischer and Terrer 2022</w:t>
        </w:r>
        <w:commentRangeEnd w:id="572"/>
        <w:r w:rsidDel="00000000" w:rsidR="00000000" w:rsidRPr="00000000">
          <w:commentReference w:id="572"/>
        </w:r>
        <w:r w:rsidDel="00000000" w:rsidR="00000000" w:rsidRPr="00000000">
          <w:rPr>
            <w:color w:val="ff0000"/>
            <w:rtl w:val="0"/>
          </w:rPr>
          <w:t xml:space="preserve">). For example, phosphorus is expected to constrain forest growth responses to increased </w:t>
        </w:r>
        <w:r w:rsidDel="00000000" w:rsidR="00000000" w:rsidRPr="00000000">
          <w:rPr>
            <w:color w:val="ff0000"/>
            <w:rtl w:val="0"/>
          </w:rPr>
          <w:t xml:space="preserve">CO</w:t>
        </w:r>
        <w:r w:rsidDel="00000000" w:rsidR="00000000" w:rsidRPr="00000000">
          <w:rPr>
            <w:color w:val="ff0000"/>
            <w:rtl w:val="0"/>
          </w:rPr>
          <w:t xml:space="preserve">2</w:t>
        </w:r>
        <w:r w:rsidDel="00000000" w:rsidR="00000000" w:rsidRPr="00000000">
          <w:rPr>
            <w:color w:val="ff0000"/>
            <w:rtl w:val="0"/>
          </w:rPr>
          <w:t xml:space="preserve"> </w:t>
        </w:r>
        <w:r w:rsidDel="00000000" w:rsidR="00000000" w:rsidRPr="00000000">
          <w:rPr>
            <w:color w:val="ff0000"/>
            <w:rtl w:val="0"/>
          </w:rPr>
          <w:t xml:space="preserve">by about 50% (</w:t>
        </w:r>
        <w:commentRangeStart w:id="573"/>
        <w:r w:rsidDel="00000000" w:rsidR="00000000" w:rsidRPr="00000000">
          <w:rPr>
            <w:color w:val="ff0000"/>
            <w:rtl w:val="0"/>
          </w:rPr>
          <w:t xml:space="preserve">Fleischer et al., 2019</w:t>
        </w:r>
        <w:commentRangeEnd w:id="573"/>
        <w:r w:rsidDel="00000000" w:rsidR="00000000" w:rsidRPr="00000000">
          <w:commentReference w:id="573"/>
        </w:r>
        <w:r w:rsidDel="00000000" w:rsidR="00000000" w:rsidRPr="00000000">
          <w:rPr>
            <w:color w:val="ff0000"/>
            <w:rtl w:val="0"/>
          </w:rPr>
          <w:t xml:space="preserve">; </w:t>
        </w:r>
        <w:commentRangeStart w:id="574"/>
        <w:r w:rsidDel="00000000" w:rsidR="00000000" w:rsidRPr="00000000">
          <w:rPr>
            <w:color w:val="ff0000"/>
            <w:rtl w:val="0"/>
          </w:rPr>
          <w:t xml:space="preserve">Braghiere et al. 2022</w:t>
        </w:r>
        <w:commentRangeEnd w:id="574"/>
        <w:r w:rsidDel="00000000" w:rsidR="00000000" w:rsidRPr="00000000">
          <w:commentReference w:id="574"/>
        </w:r>
        <w:r w:rsidDel="00000000" w:rsidR="00000000" w:rsidRPr="00000000">
          <w:rPr>
            <w:color w:val="ff0000"/>
            <w:rtl w:val="0"/>
          </w:rPr>
          <w:t xml:space="preserve">). In addition, land-use change can displace large quantities of nutrients (</w:t>
        </w:r>
        <w:commentRangeStart w:id="575"/>
        <w:r w:rsidDel="00000000" w:rsidR="00000000" w:rsidRPr="00000000">
          <w:rPr>
            <w:color w:val="ff0000"/>
            <w:rtl w:val="0"/>
          </w:rPr>
          <w:t xml:space="preserve">Bauters et al. 2022</w:t>
        </w:r>
        <w:commentRangeEnd w:id="575"/>
        <w:r w:rsidDel="00000000" w:rsidR="00000000" w:rsidRPr="00000000">
          <w:commentReference w:id="575"/>
        </w:r>
        <w:r w:rsidDel="00000000" w:rsidR="00000000" w:rsidRPr="00000000">
          <w:rPr>
            <w:color w:val="ff0000"/>
            <w:rtl w:val="0"/>
          </w:rPr>
          <w:t xml:space="preserve">;​​ </w:t>
        </w:r>
        <w:commentRangeStart w:id="576"/>
        <w:r w:rsidDel="00000000" w:rsidR="00000000" w:rsidRPr="00000000">
          <w:rPr>
            <w:color w:val="ff0000"/>
            <w:rtl w:val="0"/>
          </w:rPr>
          <w:t xml:space="preserve">2018</w:t>
        </w:r>
        <w:commentRangeEnd w:id="576"/>
        <w:r w:rsidDel="00000000" w:rsidR="00000000" w:rsidRPr="00000000">
          <w:commentReference w:id="576"/>
        </w:r>
        <w:r w:rsidDel="00000000" w:rsidR="00000000" w:rsidRPr="00000000">
          <w:rPr>
            <w:color w:val="ff0000"/>
            <w:rtl w:val="0"/>
          </w:rPr>
          <w:t xml:space="preserve">; </w:t>
        </w:r>
        <w:commentRangeStart w:id="577"/>
        <w:r w:rsidDel="00000000" w:rsidR="00000000" w:rsidRPr="00000000">
          <w:rPr>
            <w:color w:val="ff0000"/>
            <w:rtl w:val="0"/>
          </w:rPr>
          <w:t xml:space="preserve">2021</w:t>
        </w:r>
        <w:commentRangeEnd w:id="577"/>
        <w:r w:rsidDel="00000000" w:rsidR="00000000" w:rsidRPr="00000000">
          <w:commentReference w:id="577"/>
        </w:r>
        <w:r w:rsidDel="00000000" w:rsidR="00000000" w:rsidRPr="00000000">
          <w:rPr>
            <w:color w:val="ff0000"/>
            <w:rtl w:val="0"/>
          </w:rPr>
          <w:t xml:space="preserve">, </w:t>
        </w:r>
        <w:commentRangeStart w:id="578"/>
        <w:r w:rsidDel="00000000" w:rsidR="00000000" w:rsidRPr="00000000">
          <w:rPr>
            <w:color w:val="ff0000"/>
            <w:rtl w:val="0"/>
          </w:rPr>
          <w:t xml:space="preserve">Kauffman et al., 1995</w:t>
        </w:r>
        <w:commentRangeEnd w:id="578"/>
        <w:r w:rsidDel="00000000" w:rsidR="00000000" w:rsidRPr="00000000">
          <w:commentReference w:id="578"/>
        </w:r>
        <w:r w:rsidDel="00000000" w:rsidR="00000000" w:rsidRPr="00000000">
          <w:rPr>
            <w:color w:val="ff0000"/>
            <w:rtl w:val="0"/>
          </w:rPr>
          <w:t xml:space="preserve">), </w:t>
        </w:r>
        <w:r w:rsidDel="00000000" w:rsidR="00000000" w:rsidRPr="00000000">
          <w:rPr>
            <w:color w:val="ff0000"/>
            <w:rtl w:val="0"/>
          </w:rPr>
          <w:t xml:space="preserve">leading to </w:t>
        </w:r>
        <w:r w:rsidDel="00000000" w:rsidR="00000000" w:rsidRPr="00000000">
          <w:rPr>
            <w:color w:val="ff0000"/>
            <w:rtl w:val="0"/>
          </w:rPr>
          <w:t xml:space="preserve">local nutrient losses and redistribution of some elements. While phosphorus is largely assumed to be the most limiting nutrient across the lowland tropics (e.g. </w:t>
        </w:r>
        <w:commentRangeStart w:id="579"/>
        <w:r w:rsidDel="00000000" w:rsidR="00000000" w:rsidRPr="00000000">
          <w:rPr>
            <w:color w:val="ff0000"/>
            <w:rtl w:val="0"/>
          </w:rPr>
          <w:t xml:space="preserve">Cunha et al., 2022</w:t>
        </w:r>
        <w:commentRangeEnd w:id="579"/>
        <w:r w:rsidDel="00000000" w:rsidR="00000000" w:rsidRPr="00000000">
          <w:commentReference w:id="579"/>
        </w:r>
        <w:r w:rsidDel="00000000" w:rsidR="00000000" w:rsidRPr="00000000">
          <w:rPr>
            <w:color w:val="ff0000"/>
            <w:rtl w:val="0"/>
          </w:rPr>
          <w:t xml:space="preserve">), recent observations reveal the heterogeneity of nutrient limitation across tropical forests, including limitation and colimitation by nitrogen, phosphorus, potassium and calcium (</w:t>
        </w:r>
        <w:r w:rsidDel="00000000" w:rsidR="00000000" w:rsidRPr="00000000">
          <w:rPr>
            <w:color w:val="ff0000"/>
            <w:rtl w:val="0"/>
          </w:rPr>
          <w:t xml:space="preserve">Davidson et al., 2004</w:t>
        </w:r>
        <w:r w:rsidDel="00000000" w:rsidR="00000000" w:rsidRPr="00000000">
          <w:rPr>
            <w:color w:val="ff0000"/>
            <w:rtl w:val="0"/>
          </w:rPr>
          <w:t xml:space="preserve">, </w:t>
        </w:r>
        <w:commentRangeStart w:id="580"/>
        <w:r w:rsidDel="00000000" w:rsidR="00000000" w:rsidRPr="00000000">
          <w:rPr>
            <w:color w:val="ff0000"/>
            <w:rtl w:val="0"/>
          </w:rPr>
          <w:t xml:space="preserve">Wright et al., 2011</w:t>
        </w:r>
        <w:commentRangeEnd w:id="580"/>
        <w:r w:rsidDel="00000000" w:rsidR="00000000" w:rsidRPr="00000000">
          <w:commentReference w:id="580"/>
        </w:r>
        <w:r w:rsidDel="00000000" w:rsidR="00000000" w:rsidRPr="00000000">
          <w:rPr>
            <w:color w:val="ff0000"/>
            <w:rtl w:val="0"/>
          </w:rPr>
          <w:t xml:space="preserve">, </w:t>
        </w:r>
        <w:commentRangeStart w:id="581"/>
        <w:r w:rsidDel="00000000" w:rsidR="00000000" w:rsidRPr="00000000">
          <w:rPr>
            <w:color w:val="ff0000"/>
            <w:rtl w:val="0"/>
          </w:rPr>
          <w:t xml:space="preserve">Manu et al., 2022</w:t>
        </w:r>
        <w:commentRangeEnd w:id="581"/>
        <w:r w:rsidDel="00000000" w:rsidR="00000000" w:rsidRPr="00000000">
          <w:commentReference w:id="581"/>
        </w:r>
        <w:r w:rsidDel="00000000" w:rsidR="00000000" w:rsidRPr="00000000">
          <w:rPr>
            <w:color w:val="ff0000"/>
            <w:rtl w:val="0"/>
          </w:rPr>
          <w:t xml:space="preserve">; </w:t>
        </w:r>
        <w:commentRangeStart w:id="582"/>
        <w:r w:rsidDel="00000000" w:rsidR="00000000" w:rsidRPr="00000000">
          <w:rPr>
            <w:color w:val="ff0000"/>
            <w:rtl w:val="0"/>
          </w:rPr>
          <w:t xml:space="preserve">2024</w:t>
        </w:r>
        <w:commentRangeEnd w:id="582"/>
        <w:r w:rsidDel="00000000" w:rsidR="00000000" w:rsidRPr="00000000">
          <w:commentReference w:id="582"/>
        </w:r>
        <w:r w:rsidDel="00000000" w:rsidR="00000000" w:rsidRPr="00000000">
          <w:rPr>
            <w:color w:val="ff0000"/>
            <w:rtl w:val="0"/>
          </w:rPr>
          <w:t xml:space="preserve">). The high biodiversity in tropical forests means that it is challenging to generalize results from manipulative experiments testing where and when nutrient limitation affects productivity. Remote sensing allows for the detection of foliar chemistry and canopy structure that can inform coordinated belowground soil processes across larger scales (</w:t>
        </w:r>
        <w:commentRangeStart w:id="583"/>
        <w:r w:rsidDel="00000000" w:rsidR="00000000" w:rsidRPr="00000000">
          <w:rPr>
            <w:color w:val="ff0000"/>
            <w:rtl w:val="0"/>
          </w:rPr>
          <w:t xml:space="preserve">Townsend et al., 2008</w:t>
        </w:r>
        <w:commentRangeEnd w:id="583"/>
        <w:r w:rsidDel="00000000" w:rsidR="00000000" w:rsidRPr="00000000">
          <w:commentReference w:id="583"/>
        </w:r>
        <w:r w:rsidDel="00000000" w:rsidR="00000000" w:rsidRPr="00000000">
          <w:rPr>
            <w:color w:val="ff0000"/>
            <w:rtl w:val="0"/>
          </w:rPr>
          <w:t xml:space="preserve">, </w:t>
        </w:r>
        <w:commentRangeStart w:id="584"/>
        <w:r w:rsidDel="00000000" w:rsidR="00000000" w:rsidRPr="00000000">
          <w:rPr>
            <w:color w:val="ff0000"/>
            <w:rtl w:val="0"/>
          </w:rPr>
          <w:t xml:space="preserve">Chadwick and Asner 2016</w:t>
        </w:r>
        <w:commentRangeEnd w:id="584"/>
        <w:r w:rsidDel="00000000" w:rsidR="00000000" w:rsidRPr="00000000">
          <w:commentReference w:id="584"/>
        </w:r>
        <w:r w:rsidDel="00000000" w:rsidR="00000000" w:rsidRPr="00000000">
          <w:rPr>
            <w:color w:val="ff0000"/>
            <w:rtl w:val="0"/>
          </w:rPr>
          <w:t xml:space="preserve">; </w:t>
        </w:r>
        <w:commentRangeStart w:id="585"/>
        <w:r w:rsidDel="00000000" w:rsidR="00000000" w:rsidRPr="00000000">
          <w:rPr>
            <w:color w:val="ff0000"/>
            <w:rtl w:val="0"/>
          </w:rPr>
          <w:t xml:space="preserve">2018</w:t>
        </w:r>
        <w:commentRangeEnd w:id="585"/>
        <w:r w:rsidDel="00000000" w:rsidR="00000000" w:rsidRPr="00000000">
          <w:commentReference w:id="585"/>
        </w:r>
        <w:r w:rsidDel="00000000" w:rsidR="00000000" w:rsidRPr="00000000">
          <w:rPr>
            <w:color w:val="ff0000"/>
            <w:rtl w:val="0"/>
          </w:rPr>
          <w:t xml:space="preserve">, </w:t>
        </w:r>
        <w:commentRangeStart w:id="586"/>
        <w:r w:rsidDel="00000000" w:rsidR="00000000" w:rsidRPr="00000000">
          <w:rPr>
            <w:color w:val="ff0000"/>
            <w:rtl w:val="0"/>
          </w:rPr>
          <w:t xml:space="preserve">Martins et al. 2018</w:t>
        </w:r>
        <w:commentRangeEnd w:id="586"/>
        <w:r w:rsidDel="00000000" w:rsidR="00000000" w:rsidRPr="00000000">
          <w:commentReference w:id="586"/>
        </w:r>
        <w:r w:rsidDel="00000000" w:rsidR="00000000" w:rsidRPr="00000000">
          <w:rPr>
            <w:color w:val="ff0000"/>
            <w:rtl w:val="0"/>
          </w:rPr>
          <w:t xml:space="preserve">).</w:t>
        </w:r>
      </w:ins>
      <w:ins w:author="Michelle Wong" w:id="34" w:date="2024-09-11T03:43:10Z">
        <w:r w:rsidDel="00000000" w:rsidR="00000000" w:rsidRPr="00000000">
          <w:rPr>
            <w:rtl w:val="0"/>
          </w:rPr>
        </w:r>
      </w:ins>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1B1">
      <w:pPr>
        <w:numPr>
          <w:ilvl w:val="0"/>
          <w:numId w:val="51"/>
        </w:numPr>
        <w:ind w:left="720" w:hanging="360"/>
        <w:rPr>
          <w:i w:val="1"/>
        </w:rPr>
      </w:pPr>
      <w:r w:rsidDel="00000000" w:rsidR="00000000" w:rsidRPr="00000000">
        <w:rPr>
          <w:b w:val="1"/>
          <w:i w:val="1"/>
          <w:rtl w:val="0"/>
        </w:rPr>
        <w:t xml:space="preserve">Q21. </w:t>
      </w:r>
      <w:r w:rsidDel="00000000" w:rsidR="00000000" w:rsidRPr="00000000">
        <w:rPr>
          <w:i w:val="1"/>
          <w:rtl w:val="0"/>
        </w:rPr>
        <w:t xml:space="preserve">How will increasing temperatures, atmospheric CO</w:t>
      </w:r>
      <w:r w:rsidDel="00000000" w:rsidR="00000000" w:rsidRPr="00000000">
        <w:rPr>
          <w:i w:val="1"/>
          <w:vertAlign w:val="subscript"/>
          <w:rtl w:val="0"/>
        </w:rPr>
        <w:t xml:space="preserve">2</w:t>
      </w:r>
      <w:r w:rsidDel="00000000" w:rsidR="00000000" w:rsidRPr="00000000">
        <w:rPr>
          <w:i w:val="1"/>
          <w:rtl w:val="0"/>
        </w:rPr>
        <w:t xml:space="preserve">, and extreme events impact </w:t>
      </w:r>
      <w:r w:rsidDel="00000000" w:rsidR="00000000" w:rsidRPr="00000000">
        <w:rPr>
          <w:b w:val="1"/>
          <w:i w:val="1"/>
          <w:rtl w:val="0"/>
        </w:rPr>
        <w:t xml:space="preserve">nutrient availability</w:t>
      </w:r>
      <w:r w:rsidDel="00000000" w:rsidR="00000000" w:rsidRPr="00000000">
        <w:rPr>
          <w:i w:val="1"/>
          <w:rtl w:val="0"/>
        </w:rPr>
        <w:t xml:space="preserve"> and </w:t>
      </w:r>
      <w:r w:rsidDel="00000000" w:rsidR="00000000" w:rsidRPr="00000000">
        <w:rPr>
          <w:b w:val="1"/>
          <w:i w:val="1"/>
          <w:rtl w:val="0"/>
        </w:rPr>
        <w:t xml:space="preserve">soil-vegetation interactions</w:t>
      </w:r>
      <w:r w:rsidDel="00000000" w:rsidR="00000000" w:rsidRPr="00000000">
        <w:rPr>
          <w:i w:val="1"/>
          <w:rtl w:val="0"/>
        </w:rPr>
        <w:t xml:space="preserve">?</w:t>
      </w:r>
    </w:p>
    <w:p w:rsidR="00000000" w:rsidDel="00000000" w:rsidP="00000000" w:rsidRDefault="00000000" w:rsidRPr="00000000" w14:paraId="000001B2">
      <w:pPr>
        <w:numPr>
          <w:ilvl w:val="0"/>
          <w:numId w:val="13"/>
        </w:numPr>
        <w:ind w:left="720" w:hanging="360"/>
        <w:rPr>
          <w:i w:val="1"/>
          <w:color w:val="ff0000"/>
          <w:highlight w:val="white"/>
        </w:rPr>
      </w:pPr>
      <w:r w:rsidDel="00000000" w:rsidR="00000000" w:rsidRPr="00000000">
        <w:rPr>
          <w:i w:val="1"/>
          <w:color w:val="ff0000"/>
          <w:rtl w:val="0"/>
        </w:rPr>
        <w:t xml:space="preserve">(e.g., drought, fires, flooding) </w:t>
      </w:r>
      <w:r w:rsidDel="00000000" w:rsidR="00000000" w:rsidRPr="00000000">
        <w:rPr>
          <w:rtl w:val="0"/>
        </w:rPr>
      </w:r>
    </w:p>
    <w:p w:rsidR="00000000" w:rsidDel="00000000" w:rsidP="00000000" w:rsidRDefault="00000000" w:rsidRPr="00000000" w14:paraId="000001B3">
      <w:pPr>
        <w:rPr>
          <w:color w:val="ff0000"/>
          <w:highlight w:val="white"/>
        </w:rPr>
      </w:pPr>
      <w:r w:rsidDel="00000000" w:rsidR="00000000" w:rsidRPr="00000000">
        <w:rPr>
          <w:rtl w:val="0"/>
        </w:rPr>
      </w:r>
    </w:p>
    <w:p w:rsidR="00000000" w:rsidDel="00000000" w:rsidP="00000000" w:rsidRDefault="00000000" w:rsidRPr="00000000" w14:paraId="000001B4">
      <w:pPr>
        <w:rPr>
          <w:color w:val="ff0000"/>
          <w:highlight w:val="white"/>
        </w:rPr>
      </w:pPr>
      <w:r w:rsidDel="00000000" w:rsidR="00000000" w:rsidRPr="00000000">
        <w:rPr>
          <w:color w:val="ff0000"/>
          <w:highlight w:val="white"/>
          <w:rtl w:val="0"/>
        </w:rPr>
        <w:t xml:space="preserve">[a few sentences motivating the following question]</w:t>
      </w:r>
    </w:p>
    <w:p w:rsidR="00000000" w:rsidDel="00000000" w:rsidP="00000000" w:rsidRDefault="00000000" w:rsidRPr="00000000" w14:paraId="000001B5">
      <w:pPr>
        <w:numPr>
          <w:ilvl w:val="0"/>
          <w:numId w:val="51"/>
        </w:numPr>
        <w:ind w:left="720" w:hanging="360"/>
        <w:rPr>
          <w:ins w:author="Evan Gora" w:id="35" w:date="2024-09-16T01:29:48Z"/>
          <w:i w:val="1"/>
        </w:rPr>
      </w:pPr>
      <w:r w:rsidDel="00000000" w:rsidR="00000000" w:rsidRPr="00000000">
        <w:rPr>
          <w:b w:val="1"/>
          <w:i w:val="1"/>
          <w:rtl w:val="0"/>
        </w:rPr>
        <w:t xml:space="preserve">Q22. </w:t>
      </w:r>
      <w:r w:rsidDel="00000000" w:rsidR="00000000" w:rsidRPr="00000000">
        <w:rPr>
          <w:i w:val="1"/>
          <w:rtl w:val="0"/>
        </w:rPr>
        <w:t xml:space="preserve">Which </w:t>
      </w:r>
      <w:r w:rsidDel="00000000" w:rsidR="00000000" w:rsidRPr="00000000">
        <w:rPr>
          <w:b w:val="1"/>
          <w:i w:val="1"/>
          <w:rtl w:val="0"/>
        </w:rPr>
        <w:t xml:space="preserve">functionally distinct forest types</w:t>
      </w:r>
      <w:r w:rsidDel="00000000" w:rsidR="00000000" w:rsidRPr="00000000">
        <w:rPr>
          <w:i w:val="1"/>
          <w:rtl w:val="0"/>
        </w:rPr>
        <w:t xml:space="preserve"> are most vulnerable to becoming net sources of carbon to the atmosphere in a changing climate, which are resistant, and why?</w:t>
      </w:r>
      <w:ins w:author="Evan Gora" w:id="35" w:date="2024-09-16T01:29:48Z">
        <w:r w:rsidDel="00000000" w:rsidR="00000000" w:rsidRPr="00000000">
          <w:rPr>
            <w:rtl w:val="0"/>
          </w:rPr>
        </w:r>
      </w:ins>
    </w:p>
    <w:p w:rsidR="00000000" w:rsidDel="00000000" w:rsidP="00000000" w:rsidRDefault="00000000" w:rsidRPr="00000000" w14:paraId="000001B6">
      <w:pPr>
        <w:rPr>
          <w:ins w:author="Evan Gora" w:id="35" w:date="2024-09-16T01:29:48Z"/>
        </w:rPr>
      </w:pPr>
      <w:ins w:author="Evan Gora" w:id="35" w:date="2024-09-16T01:29:48Z">
        <w:r w:rsidDel="00000000" w:rsidR="00000000" w:rsidRPr="00000000">
          <w:rPr>
            <w:rtl w:val="0"/>
          </w:rPr>
        </w:r>
      </w:ins>
    </w:p>
    <w:p w:rsidR="00000000" w:rsidDel="00000000" w:rsidP="00000000" w:rsidRDefault="00000000" w:rsidRPr="00000000" w14:paraId="000001B7">
      <w:pPr>
        <w:rPr>
          <w:ins w:author="Evan Gora" w:id="35" w:date="2024-09-16T01:29:48Z"/>
        </w:rPr>
      </w:pPr>
      <w:ins w:author="Evan Gora" w:id="35" w:date="2024-09-16T01:29:48Z">
        <w:r w:rsidDel="00000000" w:rsidR="00000000" w:rsidRPr="00000000">
          <w:rPr>
            <w:rtl w:val="0"/>
          </w:rPr>
          <w:t xml:space="preserve">Future trends in disturbance regimes and tree mortality are among the largest sources of uncertainty for the future of tropical forests and their contributions to global climate (</w:t>
        </w:r>
        <w:commentRangeStart w:id="587"/>
        <w:r w:rsidDel="00000000" w:rsidR="00000000" w:rsidRPr="00000000">
          <w:rPr>
            <w:rtl w:val="0"/>
          </w:rPr>
          <w:t xml:space="preserve">Pugh et al. 2018</w:t>
        </w:r>
        <w:commentRangeEnd w:id="587"/>
        <w:r w:rsidDel="00000000" w:rsidR="00000000" w:rsidRPr="00000000">
          <w:commentReference w:id="587"/>
        </w:r>
        <w:r w:rsidDel="00000000" w:rsidR="00000000" w:rsidRPr="00000000">
          <w:rPr>
            <w:rtl w:val="0"/>
          </w:rPr>
          <w:t xml:space="preserve">). We must develop a mechanistic understanding of tree mortality in association with forcing processes (i.e., temperature, hydrological cycling, convective activity) and use this information to parameterize mechanistic models of tree mortality within demographic vegetation models. By incorporating the role of functional biodiversity in regulating forest response to specific agents of tree mortality, we can begin to predict the vulnerability of different tropical forests to ongoing climate change. Moreover, we can identify the tree taxa and forest types that are most resistant to climate change and should therefore be prioritized for conservation.</w:t>
        </w:r>
      </w:ins>
    </w:p>
    <w:p w:rsidR="00000000" w:rsidDel="00000000" w:rsidP="00000000" w:rsidRDefault="00000000" w:rsidRPr="00000000" w14:paraId="000001B8">
      <w:pPr>
        <w:pPrChange w:author="Evan Gora" w:id="0" w:date="2024-09-16T01:29:48Z">
          <w:pPr>
            <w:numPr>
              <w:ilvl w:val="0"/>
              <w:numId w:val="51"/>
            </w:numPr>
            <w:ind w:left="720" w:hanging="360"/>
          </w:pPr>
        </w:pPrChange>
      </w:pPr>
      <w:r w:rsidDel="00000000" w:rsidR="00000000" w:rsidRPr="00000000">
        <w:rPr>
          <w:rtl w:val="0"/>
        </w:rPr>
      </w:r>
    </w:p>
    <w:p w:rsidR="00000000" w:rsidDel="00000000" w:rsidP="00000000" w:rsidRDefault="00000000" w:rsidRPr="00000000" w14:paraId="000001B9">
      <w:pPr>
        <w:numPr>
          <w:ilvl w:val="0"/>
          <w:numId w:val="43"/>
        </w:numPr>
        <w:ind w:left="720" w:hanging="360"/>
        <w:rPr>
          <w:i w:val="1"/>
          <w:color w:val="ff0000"/>
        </w:rPr>
      </w:pPr>
      <w:r w:rsidDel="00000000" w:rsidR="00000000" w:rsidRPr="00000000">
        <w:rPr>
          <w:rFonts w:ascii="Roboto" w:cs="Roboto" w:eastAsia="Roboto" w:hAnsi="Roboto"/>
          <w:i w:val="1"/>
          <w:color w:val="ff0000"/>
          <w:sz w:val="21"/>
          <w:szCs w:val="21"/>
          <w:rtl w:val="0"/>
        </w:rPr>
        <w:t xml:space="preserve">Link to how climate warming and increasing extreme events will shift tropical forest structure and function via influences on plant ecophysiology and shifts in functional composition</w:t>
      </w:r>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1BC">
      <w:pPr>
        <w:numPr>
          <w:ilvl w:val="0"/>
          <w:numId w:val="34"/>
        </w:numPr>
        <w:ind w:left="720" w:hanging="360"/>
        <w:rPr>
          <w:color w:val="ff0000"/>
          <w:highlight w:val="white"/>
          <w:u w:val="none"/>
        </w:rPr>
      </w:pPr>
      <w:r w:rsidDel="00000000" w:rsidR="00000000" w:rsidRPr="00000000">
        <w:rPr>
          <w:color w:val="ff0000"/>
          <w:highlight w:val="white"/>
          <w:rtl w:val="0"/>
        </w:rPr>
        <w:t xml:space="preserve">Include human dimensions in motivation and knowledge gaps </w:t>
      </w:r>
    </w:p>
    <w:p w:rsidR="00000000" w:rsidDel="00000000" w:rsidP="00000000" w:rsidRDefault="00000000" w:rsidRPr="00000000" w14:paraId="000001BD">
      <w:pPr>
        <w:numPr>
          <w:ilvl w:val="0"/>
          <w:numId w:val="34"/>
        </w:numPr>
        <w:ind w:left="720" w:hanging="360"/>
        <w:rPr>
          <w:color w:val="ff0000"/>
          <w:highlight w:val="white"/>
        </w:rPr>
      </w:pPr>
      <w:r w:rsidDel="00000000" w:rsidR="00000000" w:rsidRPr="00000000">
        <w:rPr>
          <w:i w:val="1"/>
          <w:color w:val="ff0000"/>
          <w:rtl w:val="0"/>
        </w:rPr>
        <w:t xml:space="preserve">Mention </w:t>
      </w:r>
      <w:commentRangeStart w:id="588"/>
      <w:r w:rsidDel="00000000" w:rsidR="00000000" w:rsidRPr="00000000">
        <w:rPr>
          <w:i w:val="1"/>
          <w:color w:val="ff0000"/>
          <w:rtl w:val="0"/>
        </w:rPr>
        <w:t xml:space="preserve"> drought, heat, and flooding</w:t>
      </w:r>
      <w:commentRangeEnd w:id="588"/>
      <w:r w:rsidDel="00000000" w:rsidR="00000000" w:rsidRPr="00000000">
        <w:commentReference w:id="588"/>
      </w:r>
      <w:r w:rsidDel="00000000" w:rsidR="00000000" w:rsidRPr="00000000">
        <w:rPr>
          <w:i w:val="1"/>
          <w:color w:val="ff0000"/>
          <w:rtl w:val="0"/>
        </w:rPr>
        <w:t xml:space="preserve"> explicitly</w:t>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commentRangeStart w:id="589"/>
      <w:r w:rsidDel="00000000" w:rsidR="00000000" w:rsidRPr="00000000">
        <w:rPr>
          <w:rtl w:val="0"/>
        </w:rPr>
        <w:t xml:space="preserve">We</w:t>
      </w:r>
      <w:commentRangeEnd w:id="589"/>
      <w:r w:rsidDel="00000000" w:rsidR="00000000" w:rsidRPr="00000000">
        <w:commentReference w:id="589"/>
      </w:r>
      <w:r w:rsidDel="00000000" w:rsidR="00000000" w:rsidRPr="00000000">
        <w:rPr>
          <w:rtl w:val="0"/>
        </w:rPr>
        <w:t xml:space="preserve"> have incomplete knowledge about how both natural and human-induced (anthropogenic) changes influence the fire regimes for tropical forests (</w:t>
      </w:r>
      <w:commentRangeStart w:id="590"/>
      <w:r w:rsidDel="00000000" w:rsidR="00000000" w:rsidRPr="00000000">
        <w:rPr>
          <w:rtl w:val="0"/>
        </w:rPr>
        <w:t xml:space="preserve">Andela et al., 2017</w:t>
      </w:r>
      <w:commentRangeEnd w:id="590"/>
      <w:r w:rsidDel="00000000" w:rsidR="00000000" w:rsidRPr="00000000">
        <w:commentReference w:id="590"/>
      </w:r>
      <w:r w:rsidDel="00000000" w:rsidR="00000000" w:rsidRPr="00000000">
        <w:rPr>
          <w:rtl w:val="0"/>
        </w:rPr>
        <w:t xml:space="preserve">) and the associated feedback associated with the complex interactions among climate extremes (e.g., drought, heatwave, and flooding) and anthropogenic land cover and land-use change (</w:t>
      </w:r>
      <w:commentRangeStart w:id="591"/>
      <w:r w:rsidDel="00000000" w:rsidR="00000000" w:rsidRPr="00000000">
        <w:rPr>
          <w:rtl w:val="0"/>
        </w:rPr>
        <w:t xml:space="preserve">Flores and Staal, 2022</w:t>
      </w:r>
      <w:commentRangeEnd w:id="591"/>
      <w:r w:rsidDel="00000000" w:rsidR="00000000" w:rsidRPr="00000000">
        <w:commentReference w:id="591"/>
      </w:r>
      <w:r w:rsidDel="00000000" w:rsidR="00000000" w:rsidRPr="00000000">
        <w:rPr>
          <w:rtl w:val="0"/>
        </w:rPr>
        <w:t xml:space="preserve">). In the near future, Earth system models (ESMs) project a continued warming with a variety of drought hotspots in the Amazonia (</w:t>
      </w:r>
      <w:commentRangeStart w:id="592"/>
      <w:r w:rsidDel="00000000" w:rsidR="00000000" w:rsidRPr="00000000">
        <w:rPr>
          <w:rtl w:val="0"/>
        </w:rPr>
        <w:t xml:space="preserve">Douville et al. 2021</w:t>
      </w:r>
      <w:commentRangeEnd w:id="592"/>
      <w:r w:rsidDel="00000000" w:rsidR="00000000" w:rsidRPr="00000000">
        <w:commentReference w:id="592"/>
      </w:r>
      <w:r w:rsidDel="00000000" w:rsidR="00000000" w:rsidRPr="00000000">
        <w:rPr>
          <w:rtl w:val="0"/>
        </w:rPr>
        <w:t xml:space="preserve">), which indicates a substantial risks for wildfire due to increased warming, atmospheric dryness, and reduced relative humidity (e.g., Amazonia, </w:t>
      </w:r>
      <w:commentRangeStart w:id="593"/>
      <w:r w:rsidDel="00000000" w:rsidR="00000000" w:rsidRPr="00000000">
        <w:rPr>
          <w:rtl w:val="0"/>
        </w:rPr>
        <w:t xml:space="preserve">Li et al., 2023</w:t>
      </w:r>
      <w:commentRangeEnd w:id="593"/>
      <w:r w:rsidDel="00000000" w:rsidR="00000000" w:rsidRPr="00000000">
        <w:commentReference w:id="593"/>
      </w:r>
      <w:r w:rsidDel="00000000" w:rsidR="00000000" w:rsidRPr="00000000">
        <w:rPr>
          <w:rtl w:val="0"/>
        </w:rPr>
        <w:t xml:space="preserve">). However, the magnitude and direction of these fire-climate-vegetation feedback remains largely uncertain.</w:t>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numPr>
          <w:ilvl w:val="0"/>
          <w:numId w:val="51"/>
        </w:numPr>
        <w:spacing w:after="120" w:before="120" w:lineRule="auto"/>
        <w:ind w:left="720" w:hanging="360"/>
        <w:rPr>
          <w:i w:val="1"/>
        </w:rPr>
      </w:pPr>
      <w:r w:rsidDel="00000000" w:rsidR="00000000" w:rsidRPr="00000000">
        <w:rPr>
          <w:b w:val="1"/>
          <w:i w:val="1"/>
          <w:rtl w:val="0"/>
        </w:rPr>
        <w:t xml:space="preserve">Q23. </w:t>
      </w:r>
      <w:commentRangeStart w:id="594"/>
      <w:r w:rsidDel="00000000" w:rsidR="00000000" w:rsidRPr="00000000">
        <w:rPr>
          <w:i w:val="1"/>
          <w:rtl w:val="0"/>
        </w:rPr>
        <w:t xml:space="preserve">How will climate warming and shifting extreme events interact with</w:t>
      </w:r>
      <w:r w:rsidDel="00000000" w:rsidR="00000000" w:rsidRPr="00000000">
        <w:rPr>
          <w:b w:val="1"/>
          <w:i w:val="1"/>
          <w:rtl w:val="0"/>
        </w:rPr>
        <w:t xml:space="preserve"> </w:t>
      </w:r>
      <w:r w:rsidDel="00000000" w:rsidR="00000000" w:rsidRPr="00000000">
        <w:rPr>
          <w:i w:val="1"/>
          <w:rtl w:val="0"/>
        </w:rPr>
        <w:t xml:space="preserve">land cover and land-use change to influence </w:t>
      </w:r>
      <w:r w:rsidDel="00000000" w:rsidR="00000000" w:rsidRPr="00000000">
        <w:rPr>
          <w:b w:val="1"/>
          <w:i w:val="1"/>
          <w:rtl w:val="0"/>
        </w:rPr>
        <w:t xml:space="preserve">shifting fire regimes</w:t>
      </w:r>
      <w:r w:rsidDel="00000000" w:rsidR="00000000" w:rsidRPr="00000000">
        <w:rPr>
          <w:i w:val="1"/>
          <w:rtl w:val="0"/>
        </w:rPr>
        <w:t xml:space="preserve"> and their feedbacks with forest function and the climate?</w:t>
      </w:r>
      <w:commentRangeEnd w:id="594"/>
      <w:r w:rsidDel="00000000" w:rsidR="00000000" w:rsidRPr="00000000">
        <w:commentReference w:id="594"/>
      </w:r>
      <w:r w:rsidDel="00000000" w:rsidR="00000000" w:rsidRPr="00000000">
        <w:rPr>
          <w:rtl w:val="0"/>
        </w:rPr>
      </w:r>
    </w:p>
    <w:p w:rsidR="00000000" w:rsidDel="00000000" w:rsidP="00000000" w:rsidRDefault="00000000" w:rsidRPr="00000000" w14:paraId="000001C2">
      <w:pPr>
        <w:spacing w:after="120" w:before="120" w:lineRule="auto"/>
        <w:rPr/>
      </w:pPr>
      <w:r w:rsidDel="00000000" w:rsidR="00000000" w:rsidRPr="00000000">
        <w:rPr>
          <w:rtl w:val="0"/>
        </w:rPr>
      </w:r>
    </w:p>
    <w:p w:rsidR="00000000" w:rsidDel="00000000" w:rsidP="00000000" w:rsidRDefault="00000000" w:rsidRPr="00000000" w14:paraId="000001C3">
      <w:pPr>
        <w:spacing w:after="240" w:lineRule="auto"/>
        <w:rPr>
          <w:color w:val="ff0000"/>
        </w:rPr>
      </w:pPr>
      <w:r w:rsidDel="00000000" w:rsidR="00000000" w:rsidRPr="00000000">
        <w:rPr>
          <w:color w:val="ff0000"/>
          <w:rtl w:val="0"/>
        </w:rPr>
        <w:t xml:space="preserve">Current literature stresses that the observational coverage of CH</w:t>
      </w:r>
      <w:r w:rsidDel="00000000" w:rsidR="00000000" w:rsidRPr="00000000">
        <w:rPr>
          <w:color w:val="ff0000"/>
          <w:vertAlign w:val="subscript"/>
          <w:rtl w:val="0"/>
        </w:rPr>
        <w:t xml:space="preserve">4</w:t>
      </w:r>
      <w:r w:rsidDel="00000000" w:rsidR="00000000" w:rsidRPr="00000000">
        <w:rPr>
          <w:color w:val="ff0000"/>
          <w:rtl w:val="0"/>
        </w:rPr>
        <w:t xml:space="preserve"> fluxes from wetlands and aquatic systems in the tropics is extremely limited compared to temperate and boreal regions (</w:t>
      </w:r>
      <w:commentRangeStart w:id="595"/>
      <w:commentRangeStart w:id="596"/>
      <w:r w:rsidDel="00000000" w:rsidR="00000000" w:rsidRPr="00000000">
        <w:rPr>
          <w:color w:val="ff0000"/>
          <w:rtl w:val="0"/>
        </w:rPr>
        <w:t xml:space="preserve">Johnson et al., 2022</w:t>
      </w:r>
      <w:commentRangeEnd w:id="595"/>
      <w:r w:rsidDel="00000000" w:rsidR="00000000" w:rsidRPr="00000000">
        <w:commentReference w:id="595"/>
      </w:r>
      <w:commentRangeEnd w:id="596"/>
      <w:r w:rsidDel="00000000" w:rsidR="00000000" w:rsidRPr="00000000">
        <w:commentReference w:id="596"/>
      </w:r>
      <w:r w:rsidDel="00000000" w:rsidR="00000000" w:rsidRPr="00000000">
        <w:rPr>
          <w:color w:val="ff0000"/>
          <w:rtl w:val="0"/>
        </w:rPr>
        <w:t xml:space="preserve">; </w:t>
      </w:r>
      <w:commentRangeStart w:id="597"/>
      <w:commentRangeStart w:id="598"/>
      <w:r w:rsidDel="00000000" w:rsidR="00000000" w:rsidRPr="00000000">
        <w:rPr>
          <w:color w:val="ff0000"/>
          <w:rtl w:val="0"/>
        </w:rPr>
        <w:t xml:space="preserve">Melack et al., 2022</w:t>
      </w:r>
      <w:commentRangeEnd w:id="597"/>
      <w:r w:rsidDel="00000000" w:rsidR="00000000" w:rsidRPr="00000000">
        <w:commentReference w:id="597"/>
      </w:r>
      <w:commentRangeEnd w:id="598"/>
      <w:r w:rsidDel="00000000" w:rsidR="00000000" w:rsidRPr="00000000">
        <w:commentReference w:id="598"/>
      </w:r>
      <w:r w:rsidDel="00000000" w:rsidR="00000000" w:rsidRPr="00000000">
        <w:rPr>
          <w:color w:val="ff0000"/>
          <w:rtl w:val="0"/>
        </w:rPr>
        <w:t xml:space="preserve">; </w:t>
      </w:r>
      <w:commentRangeStart w:id="599"/>
      <w:commentRangeStart w:id="600"/>
      <w:r w:rsidDel="00000000" w:rsidR="00000000" w:rsidRPr="00000000">
        <w:rPr>
          <w:color w:val="ff0000"/>
          <w:rtl w:val="0"/>
        </w:rPr>
        <w:t xml:space="preserve">Stanley et al., 2023</w:t>
      </w:r>
      <w:commentRangeEnd w:id="599"/>
      <w:r w:rsidDel="00000000" w:rsidR="00000000" w:rsidRPr="00000000">
        <w:commentReference w:id="599"/>
      </w:r>
      <w:commentRangeEnd w:id="600"/>
      <w:r w:rsidDel="00000000" w:rsidR="00000000" w:rsidRPr="00000000">
        <w:commentReference w:id="600"/>
      </w:r>
      <w:r w:rsidDel="00000000" w:rsidR="00000000" w:rsidRPr="00000000">
        <w:rPr>
          <w:color w:val="ff0000"/>
          <w:rtl w:val="0"/>
        </w:rPr>
        <w:t xml:space="preserve">). The lack of flux observations for use in mechanistic model development and statistical upscaling has led to poorly quantified tropical wetland (</w:t>
      </w:r>
      <w:commentRangeStart w:id="601"/>
      <w:commentRangeStart w:id="602"/>
      <w:r w:rsidDel="00000000" w:rsidR="00000000" w:rsidRPr="00000000">
        <w:rPr>
          <w:color w:val="ff0000"/>
          <w:rtl w:val="0"/>
        </w:rPr>
        <w:t xml:space="preserve">Ganesan et al., 2019</w:t>
      </w:r>
      <w:commentRangeEnd w:id="601"/>
      <w:r w:rsidDel="00000000" w:rsidR="00000000" w:rsidRPr="00000000">
        <w:commentReference w:id="601"/>
      </w:r>
      <w:commentRangeEnd w:id="602"/>
      <w:r w:rsidDel="00000000" w:rsidR="00000000" w:rsidRPr="00000000">
        <w:commentReference w:id="602"/>
      </w:r>
      <w:r w:rsidDel="00000000" w:rsidR="00000000" w:rsidRPr="00000000">
        <w:rPr>
          <w:color w:val="ff0000"/>
          <w:rtl w:val="0"/>
        </w:rPr>
        <w:t xml:space="preserve">) and inland water system (</w:t>
      </w:r>
      <w:commentRangeStart w:id="603"/>
      <w:commentRangeStart w:id="604"/>
      <w:r w:rsidDel="00000000" w:rsidR="00000000" w:rsidRPr="00000000">
        <w:rPr>
          <w:color w:val="ff0000"/>
          <w:rtl w:val="0"/>
        </w:rPr>
        <w:t xml:space="preserve">Rosentreter et al., 2021</w:t>
      </w:r>
      <w:commentRangeEnd w:id="603"/>
      <w:r w:rsidDel="00000000" w:rsidR="00000000" w:rsidRPr="00000000">
        <w:commentReference w:id="603"/>
      </w:r>
      <w:commentRangeEnd w:id="604"/>
      <w:r w:rsidDel="00000000" w:rsidR="00000000" w:rsidRPr="00000000">
        <w:commentReference w:id="604"/>
      </w:r>
      <w:r w:rsidDel="00000000" w:rsidR="00000000" w:rsidRPr="00000000">
        <w:rPr>
          <w:color w:val="ff0000"/>
          <w:rtl w:val="0"/>
        </w:rPr>
        <w:t xml:space="preserve">) CH</w:t>
      </w:r>
      <w:r w:rsidDel="00000000" w:rsidR="00000000" w:rsidRPr="00000000">
        <w:rPr>
          <w:color w:val="ff0000"/>
          <w:vertAlign w:val="subscript"/>
          <w:rtl w:val="0"/>
        </w:rPr>
        <w:t xml:space="preserve">4</w:t>
      </w:r>
      <w:r w:rsidDel="00000000" w:rsidR="00000000" w:rsidRPr="00000000">
        <w:rPr>
          <w:color w:val="ff0000"/>
          <w:rtl w:val="0"/>
        </w:rPr>
        <w:t xml:space="preserve"> emissions. Existing mechanistic wetland models have large differences in tropical CH</w:t>
      </w:r>
      <w:r w:rsidDel="00000000" w:rsidR="00000000" w:rsidRPr="00000000">
        <w:rPr>
          <w:color w:val="ff0000"/>
          <w:vertAlign w:val="subscript"/>
          <w:rtl w:val="0"/>
        </w:rPr>
        <w:t xml:space="preserve">4</w:t>
      </w:r>
      <w:r w:rsidDel="00000000" w:rsidR="00000000" w:rsidRPr="00000000">
        <w:rPr>
          <w:color w:val="ff0000"/>
          <w:rtl w:val="0"/>
        </w:rPr>
        <w:t xml:space="preserve"> emissions (</w:t>
      </w:r>
      <w:commentRangeStart w:id="605"/>
      <w:commentRangeStart w:id="606"/>
      <w:r w:rsidDel="00000000" w:rsidR="00000000" w:rsidRPr="00000000">
        <w:rPr>
          <w:color w:val="ff0000"/>
          <w:rtl w:val="0"/>
        </w:rPr>
        <w:t xml:space="preserve">Melton et al., 2013</w:t>
      </w:r>
      <w:commentRangeEnd w:id="605"/>
      <w:r w:rsidDel="00000000" w:rsidR="00000000" w:rsidRPr="00000000">
        <w:commentReference w:id="605"/>
      </w:r>
      <w:commentRangeEnd w:id="606"/>
      <w:r w:rsidDel="00000000" w:rsidR="00000000" w:rsidRPr="00000000">
        <w:commentReference w:id="606"/>
      </w:r>
      <w:r w:rsidDel="00000000" w:rsidR="00000000" w:rsidRPr="00000000">
        <w:rPr>
          <w:color w:val="ff0000"/>
          <w:rtl w:val="0"/>
        </w:rPr>
        <w:t xml:space="preserve">; </w:t>
      </w:r>
      <w:commentRangeStart w:id="607"/>
      <w:commentRangeStart w:id="608"/>
      <w:r w:rsidDel="00000000" w:rsidR="00000000" w:rsidRPr="00000000">
        <w:rPr>
          <w:color w:val="ff0000"/>
          <w:rtl w:val="0"/>
        </w:rPr>
        <w:t xml:space="preserve">Bloom et al., 2017</w:t>
      </w:r>
      <w:commentRangeEnd w:id="607"/>
      <w:r w:rsidDel="00000000" w:rsidR="00000000" w:rsidRPr="00000000">
        <w:commentReference w:id="607"/>
      </w:r>
      <w:commentRangeEnd w:id="608"/>
      <w:r w:rsidDel="00000000" w:rsidR="00000000" w:rsidRPr="00000000">
        <w:commentReference w:id="608"/>
      </w:r>
      <w:r w:rsidDel="00000000" w:rsidR="00000000" w:rsidRPr="00000000">
        <w:rPr>
          <w:color w:val="ff0000"/>
          <w:rtl w:val="0"/>
        </w:rPr>
        <w:t xml:space="preserve">) and do not capture observed seasonality of CH</w:t>
      </w:r>
      <w:r w:rsidDel="00000000" w:rsidR="00000000" w:rsidRPr="00000000">
        <w:rPr>
          <w:color w:val="ff0000"/>
          <w:vertAlign w:val="subscript"/>
          <w:rtl w:val="0"/>
        </w:rPr>
        <w:t xml:space="preserve">4</w:t>
      </w:r>
      <w:r w:rsidDel="00000000" w:rsidR="00000000" w:rsidRPr="00000000">
        <w:rPr>
          <w:color w:val="ff0000"/>
          <w:rtl w:val="0"/>
        </w:rPr>
        <w:t xml:space="preserve"> in tropical regions dominated by forested wetlands (Melack et al., 2022). Much of this difference is driven by the lack of fine-scale measurements detailing the drivers of wetland and aquatic emissions (Melack et al., 2022) and the threefold difference in wetland/inundation extents applied in individual models (</w:t>
      </w:r>
      <w:commentRangeStart w:id="609"/>
      <w:r w:rsidDel="00000000" w:rsidR="00000000" w:rsidRPr="00000000">
        <w:rPr>
          <w:color w:val="ff0000"/>
          <w:rtl w:val="0"/>
        </w:rPr>
        <w:t xml:space="preserve">Peng et al., 2022</w:t>
      </w:r>
      <w:commentRangeEnd w:id="609"/>
      <w:r w:rsidDel="00000000" w:rsidR="00000000" w:rsidRPr="00000000">
        <w:commentReference w:id="609"/>
      </w:r>
      <w:r w:rsidDel="00000000" w:rsidR="00000000" w:rsidRPr="00000000">
        <w:rPr>
          <w:color w:val="ff0000"/>
          <w:rtl w:val="0"/>
        </w:rPr>
        <w:t xml:space="preserve">). Tropical forested wetlands are an uncertain component of the global CH</w:t>
      </w:r>
      <w:r w:rsidDel="00000000" w:rsidR="00000000" w:rsidRPr="00000000">
        <w:rPr>
          <w:color w:val="ff0000"/>
          <w:vertAlign w:val="subscript"/>
          <w:rtl w:val="0"/>
        </w:rPr>
        <w:t xml:space="preserve">4</w:t>
      </w:r>
      <w:r w:rsidDel="00000000" w:rsidR="00000000" w:rsidRPr="00000000">
        <w:rPr>
          <w:color w:val="ff0000"/>
          <w:rtl w:val="0"/>
        </w:rPr>
        <w:t xml:space="preserve"> budget due to the: a) complexity of the meteorology, hydrology, ecology, land-use practices, and CH</w:t>
      </w:r>
      <w:r w:rsidDel="00000000" w:rsidR="00000000" w:rsidRPr="00000000">
        <w:rPr>
          <w:color w:val="ff0000"/>
          <w:vertAlign w:val="subscript"/>
          <w:rtl w:val="0"/>
        </w:rPr>
        <w:t xml:space="preserve">4</w:t>
      </w:r>
      <w:r w:rsidDel="00000000" w:rsidR="00000000" w:rsidRPr="00000000">
        <w:rPr>
          <w:color w:val="ff0000"/>
          <w:rtl w:val="0"/>
        </w:rPr>
        <w:t xml:space="preserve"> emission drivers in these regions; and b) extreme data limitations amplified by cloud cover prevalence that inhibits satellite retrievals (Ganesan et al., 2019; Melack et al., 2022). Given these complexities in the main flux drivers (e.g., meteorology, hydrology, biomass, vegetation type, soil moisture, edaphic factors, aquatic constituents/quality, etc.) and the persistent cloud coverage in the tropics inhibiting our understanding of tropical forest GHG fluxes, PANGEA will acquire vital suborbital remote-sensing and in situ data coincident with ground-based observations to improve regional CH</w:t>
      </w:r>
      <w:r w:rsidDel="00000000" w:rsidR="00000000" w:rsidRPr="00000000">
        <w:rPr>
          <w:color w:val="ff0000"/>
          <w:vertAlign w:val="subscript"/>
          <w:rtl w:val="0"/>
        </w:rPr>
        <w:t xml:space="preserve">4</w:t>
      </w:r>
      <w:r w:rsidDel="00000000" w:rsidR="00000000" w:rsidRPr="00000000">
        <w:rPr>
          <w:color w:val="ff0000"/>
          <w:rtl w:val="0"/>
        </w:rPr>
        <w:t xml:space="preserve"> model capabilities and emission budget estimates.</w:t>
      </w:r>
      <w:r w:rsidDel="00000000" w:rsidR="00000000" w:rsidRPr="00000000">
        <w:rPr>
          <w:rtl w:val="0"/>
        </w:rPr>
      </w:r>
    </w:p>
    <w:p w:rsidR="00000000" w:rsidDel="00000000" w:rsidP="00000000" w:rsidRDefault="00000000" w:rsidRPr="00000000" w14:paraId="000001C4">
      <w:pPr>
        <w:numPr>
          <w:ilvl w:val="0"/>
          <w:numId w:val="51"/>
        </w:numPr>
        <w:spacing w:after="120" w:before="120" w:lineRule="auto"/>
        <w:ind w:left="720" w:hanging="360"/>
        <w:rPr>
          <w:i w:val="1"/>
        </w:rPr>
      </w:pPr>
      <w:r w:rsidDel="00000000" w:rsidR="00000000" w:rsidRPr="00000000">
        <w:rPr>
          <w:b w:val="1"/>
          <w:i w:val="1"/>
          <w:rtl w:val="0"/>
        </w:rPr>
        <w:t xml:space="preserve">Q24. </w:t>
      </w:r>
      <w:r w:rsidDel="00000000" w:rsidR="00000000" w:rsidRPr="00000000">
        <w:rPr>
          <w:i w:val="1"/>
          <w:rtl w:val="0"/>
        </w:rPr>
        <w:t xml:space="preserve">How will changes in precipitation patterns (e.g., ITCZ displacement), increasing temperatures, and shifting disturbance dynamics in tropical forests alter the </w:t>
      </w:r>
      <w:r w:rsidDel="00000000" w:rsidR="00000000" w:rsidRPr="00000000">
        <w:rPr>
          <w:b w:val="1"/>
          <w:i w:val="1"/>
          <w:rtl w:val="0"/>
        </w:rPr>
        <w:t xml:space="preserve">terrestrial water balance </w:t>
      </w:r>
      <w:r w:rsidDel="00000000" w:rsidR="00000000" w:rsidRPr="00000000">
        <w:rPr>
          <w:i w:val="1"/>
          <w:rtl w:val="0"/>
        </w:rPr>
        <w:t xml:space="preserve">via changes in seasonal rainfall timing and duration, evapotranspiration, and soil water?</w:t>
      </w:r>
    </w:p>
    <w:p w:rsidR="00000000" w:rsidDel="00000000" w:rsidP="00000000" w:rsidRDefault="00000000" w:rsidRPr="00000000" w14:paraId="000001C5">
      <w:pPr>
        <w:numPr>
          <w:ilvl w:val="0"/>
          <w:numId w:val="55"/>
        </w:numPr>
        <w:spacing w:after="120" w:before="120" w:lineRule="auto"/>
        <w:ind w:left="1440" w:hanging="360"/>
        <w:rPr>
          <w:i w:val="1"/>
          <w:color w:val="ff0000"/>
        </w:rPr>
      </w:pPr>
      <w:r w:rsidDel="00000000" w:rsidR="00000000" w:rsidRPr="00000000">
        <w:rPr>
          <w:i w:val="1"/>
          <w:color w:val="ff0000"/>
          <w:rtl w:val="0"/>
        </w:rPr>
        <w:t xml:space="preserve">Mention that s</w:t>
      </w:r>
      <w:r w:rsidDel="00000000" w:rsidR="00000000" w:rsidRPr="00000000">
        <w:rPr>
          <w:i w:val="1"/>
          <w:color w:val="ff0000"/>
          <w:rtl w:val="0"/>
        </w:rPr>
        <w:t xml:space="preserve">tream, groundwater, runoff are included in the terrestrial water balance.</w:t>
      </w:r>
      <w:r w:rsidDel="00000000" w:rsidR="00000000" w:rsidRPr="00000000">
        <w:rPr>
          <w:rtl w:val="0"/>
        </w:rPr>
      </w:r>
    </w:p>
    <w:p w:rsidR="00000000" w:rsidDel="00000000" w:rsidP="00000000" w:rsidRDefault="00000000" w:rsidRPr="00000000" w14:paraId="000001C6">
      <w:pPr>
        <w:numPr>
          <w:ilvl w:val="0"/>
          <w:numId w:val="51"/>
        </w:numPr>
        <w:spacing w:after="120" w:before="120" w:lineRule="auto"/>
        <w:ind w:left="720" w:hanging="360"/>
        <w:rPr>
          <w:i w:val="1"/>
        </w:rPr>
      </w:pPr>
      <w:r w:rsidDel="00000000" w:rsidR="00000000" w:rsidRPr="00000000">
        <w:rPr>
          <w:b w:val="1"/>
          <w:i w:val="1"/>
          <w:highlight w:val="white"/>
          <w:rtl w:val="0"/>
        </w:rPr>
        <w:t xml:space="preserve">Q25. </w:t>
      </w:r>
      <w:r w:rsidDel="00000000" w:rsidR="00000000" w:rsidRPr="00000000">
        <w:rPr>
          <w:i w:val="1"/>
          <w:highlight w:val="white"/>
          <w:rtl w:val="0"/>
        </w:rPr>
        <w:t xml:space="preserve">How will </w:t>
      </w:r>
      <w:r w:rsidDel="00000000" w:rsidR="00000000" w:rsidRPr="00000000">
        <w:rPr>
          <w:b w:val="1"/>
          <w:i w:val="1"/>
          <w:highlight w:val="white"/>
          <w:rtl w:val="0"/>
        </w:rPr>
        <w:t xml:space="preserve">future changes in vegetation</w:t>
      </w:r>
      <w:r w:rsidDel="00000000" w:rsidR="00000000" w:rsidRPr="00000000">
        <w:rPr>
          <w:i w:val="1"/>
          <w:highlight w:val="white"/>
          <w:rtl w:val="0"/>
        </w:rPr>
        <w:t xml:space="preserve">, including deforestation, degradation, and regrowth, impact local, regional, and cross-continental climate and hydrology?</w:t>
      </w:r>
    </w:p>
    <w:p w:rsidR="00000000" w:rsidDel="00000000" w:rsidP="00000000" w:rsidRDefault="00000000" w:rsidRPr="00000000" w14:paraId="000001C7">
      <w:pPr>
        <w:numPr>
          <w:ilvl w:val="0"/>
          <w:numId w:val="10"/>
        </w:numPr>
        <w:spacing w:after="120" w:before="120" w:lineRule="auto"/>
        <w:ind w:left="1440" w:hanging="360"/>
        <w:rPr>
          <w:i w:val="1"/>
          <w:color w:val="ff0000"/>
          <w:highlight w:val="white"/>
        </w:rPr>
      </w:pPr>
      <w:r w:rsidDel="00000000" w:rsidR="00000000" w:rsidRPr="00000000">
        <w:rPr>
          <w:i w:val="1"/>
          <w:color w:val="ff0000"/>
          <w:highlight w:val="white"/>
          <w:rtl w:val="0"/>
        </w:rPr>
        <w:t xml:space="preserve">Include in related text that htis includes precipitation patterns and timing, land surface temperatures, evapotranspiration, soil and groundwater, stream and river flows, and runoff</w:t>
      </w:r>
    </w:p>
    <w:p w:rsidR="00000000" w:rsidDel="00000000" w:rsidP="00000000" w:rsidRDefault="00000000" w:rsidRPr="00000000" w14:paraId="000001C8">
      <w:pPr>
        <w:numPr>
          <w:ilvl w:val="0"/>
          <w:numId w:val="51"/>
        </w:numPr>
        <w:spacing w:after="120" w:before="120" w:lineRule="auto"/>
        <w:ind w:left="720" w:hanging="360"/>
        <w:rPr>
          <w:i w:val="1"/>
          <w:highlight w:val="white"/>
        </w:rPr>
      </w:pPr>
      <w:r w:rsidDel="00000000" w:rsidR="00000000" w:rsidRPr="00000000">
        <w:rPr>
          <w:b w:val="1"/>
          <w:i w:val="1"/>
          <w:highlight w:val="white"/>
          <w:rtl w:val="0"/>
        </w:rPr>
        <w:t xml:space="preserve">Q26. </w:t>
      </w:r>
      <w:r w:rsidDel="00000000" w:rsidR="00000000" w:rsidRPr="00000000">
        <w:rPr>
          <w:i w:val="1"/>
          <w:highlight w:val="white"/>
          <w:rtl w:val="0"/>
        </w:rPr>
        <w:t xml:space="preserve">How will these future changes in climate and extreme events impact carbon cycling within tropical rainforests, and at what point will this lead to a </w:t>
      </w:r>
      <w:r w:rsidDel="00000000" w:rsidR="00000000" w:rsidRPr="00000000">
        <w:rPr>
          <w:b w:val="1"/>
          <w:i w:val="1"/>
          <w:highlight w:val="white"/>
          <w:rtl w:val="0"/>
        </w:rPr>
        <w:t xml:space="preserve">large-scale transition </w:t>
      </w:r>
      <w:r w:rsidDel="00000000" w:rsidR="00000000" w:rsidRPr="00000000">
        <w:rPr>
          <w:i w:val="1"/>
          <w:highlight w:val="white"/>
          <w:rtl w:val="0"/>
        </w:rPr>
        <w:t xml:space="preserve">in functional composition </w:t>
      </w:r>
      <w:r w:rsidDel="00000000" w:rsidR="00000000" w:rsidRPr="00000000">
        <w:rPr>
          <w:i w:val="1"/>
          <w:highlight w:val="white"/>
          <w:rtl w:val="0"/>
        </w:rPr>
        <w:t xml:space="preserve">and/or the regions becoming a net carbon source?</w:t>
      </w:r>
    </w:p>
    <w:p w:rsidR="00000000" w:rsidDel="00000000" w:rsidP="00000000" w:rsidRDefault="00000000" w:rsidRPr="00000000" w14:paraId="000001C9">
      <w:pPr>
        <w:numPr>
          <w:ilvl w:val="0"/>
          <w:numId w:val="51"/>
        </w:numPr>
        <w:spacing w:after="120" w:before="120" w:lineRule="auto"/>
        <w:ind w:left="720" w:hanging="360"/>
        <w:rPr>
          <w:i w:val="1"/>
        </w:rPr>
      </w:pPr>
      <w:r w:rsidDel="00000000" w:rsidR="00000000" w:rsidRPr="00000000">
        <w:rPr>
          <w:b w:val="1"/>
          <w:i w:val="1"/>
          <w:rtl w:val="0"/>
        </w:rPr>
        <w:t xml:space="preserve">Q27. </w:t>
      </w:r>
      <w:r w:rsidDel="00000000" w:rsidR="00000000" w:rsidRPr="00000000">
        <w:rPr>
          <w:i w:val="1"/>
          <w:rtl w:val="0"/>
        </w:rPr>
        <w:t xml:space="preserve">How will climate and land-use change interact with the changing vulnerability of tropical forests to influence the provisioning of and access to </w:t>
      </w:r>
      <w:r w:rsidDel="00000000" w:rsidR="00000000" w:rsidRPr="00000000">
        <w:rPr>
          <w:b w:val="1"/>
          <w:i w:val="1"/>
          <w:rtl w:val="0"/>
        </w:rPr>
        <w:t xml:space="preserve">social-ecological co-benefits, </w:t>
      </w:r>
      <w:r w:rsidDel="00000000" w:rsidR="00000000" w:rsidRPr="00000000">
        <w:rPr>
          <w:i w:val="1"/>
          <w:rtl w:val="0"/>
        </w:rPr>
        <w:t xml:space="preserve">including </w:t>
      </w:r>
      <w:r w:rsidDel="00000000" w:rsidR="00000000" w:rsidRPr="00000000">
        <w:rPr>
          <w:i w:val="1"/>
          <w:highlight w:val="white"/>
          <w:rtl w:val="0"/>
        </w:rPr>
        <w:t xml:space="preserve">water availability, agricultural production, human health, disaster risk reduction, and cultural practices?</w:t>
      </w:r>
      <w:r w:rsidDel="00000000" w:rsidR="00000000" w:rsidRPr="00000000">
        <w:rPr>
          <w:rtl w:val="0"/>
        </w:rPr>
      </w:r>
    </w:p>
    <w:p w:rsidR="00000000" w:rsidDel="00000000" w:rsidP="00000000" w:rsidRDefault="00000000" w:rsidRPr="00000000" w14:paraId="000001CA">
      <w:pPr>
        <w:numPr>
          <w:ilvl w:val="0"/>
          <w:numId w:val="64"/>
        </w:numPr>
        <w:ind w:left="1440" w:hanging="360"/>
        <w:rPr>
          <w:i w:val="1"/>
          <w:color w:val="ff0000"/>
          <w:highlight w:val="white"/>
        </w:rPr>
      </w:pPr>
      <w:r w:rsidDel="00000000" w:rsidR="00000000" w:rsidRPr="00000000">
        <w:rPr>
          <w:i w:val="1"/>
          <w:color w:val="ff0000"/>
          <w:highlight w:val="white"/>
          <w:rtl w:val="0"/>
        </w:rPr>
        <w:t xml:space="preserve">Mention bioeconomies, incliuding </w:t>
      </w:r>
      <w:r w:rsidDel="00000000" w:rsidR="00000000" w:rsidRPr="00000000">
        <w:rPr>
          <w:rFonts w:ascii="Roboto" w:cs="Roboto" w:eastAsia="Roboto" w:hAnsi="Roboto"/>
          <w:i w:val="1"/>
          <w:color w:val="ff0000"/>
          <w:sz w:val="21"/>
          <w:szCs w:val="21"/>
          <w:highlight w:val="white"/>
          <w:rtl w:val="0"/>
        </w:rPr>
        <w:t xml:space="preserve">forest-friendly economic activities </w:t>
      </w:r>
    </w:p>
    <w:p w:rsidR="00000000" w:rsidDel="00000000" w:rsidP="00000000" w:rsidRDefault="00000000" w:rsidRPr="00000000" w14:paraId="000001CB">
      <w:pPr>
        <w:numPr>
          <w:ilvl w:val="0"/>
          <w:numId w:val="64"/>
        </w:numPr>
        <w:spacing w:line="342.85714285714283" w:lineRule="auto"/>
        <w:ind w:left="1440" w:hanging="360"/>
        <w:rPr>
          <w:rFonts w:ascii="Roboto" w:cs="Roboto" w:eastAsia="Roboto" w:hAnsi="Roboto"/>
          <w:i w:val="1"/>
          <w:color w:val="ff0000"/>
          <w:sz w:val="21"/>
          <w:szCs w:val="21"/>
          <w:highlight w:val="white"/>
        </w:rPr>
      </w:pPr>
      <w:r w:rsidDel="00000000" w:rsidR="00000000" w:rsidRPr="00000000">
        <w:rPr>
          <w:rFonts w:ascii="Roboto" w:cs="Roboto" w:eastAsia="Roboto" w:hAnsi="Roboto"/>
          <w:i w:val="1"/>
          <w:color w:val="ff0000"/>
          <w:sz w:val="21"/>
          <w:szCs w:val="21"/>
          <w:highlight w:val="white"/>
          <w:rtl w:val="0"/>
        </w:rPr>
        <w:t xml:space="preserve">Explicitly mention that this includes Indigenous Peoples and Local Communities" </w:t>
      </w:r>
    </w:p>
    <w:p w:rsidR="00000000" w:rsidDel="00000000" w:rsidP="00000000" w:rsidRDefault="00000000" w:rsidRPr="00000000" w14:paraId="000001CC">
      <w:pPr>
        <w:pStyle w:val="Heading2"/>
        <w:rPr/>
      </w:pPr>
      <w:bookmarkStart w:colFirst="0" w:colLast="0" w:name="_103rddclnjs1" w:id="26"/>
      <w:bookmarkEnd w:id="26"/>
      <w:r w:rsidDel="00000000" w:rsidR="00000000" w:rsidRPr="00000000">
        <w:rPr>
          <w:rtl w:val="0"/>
        </w:rPr>
        <w:t xml:space="preserve">4. Scientific and Technical Advancement from PANGEA</w:t>
      </w:r>
      <w:r w:rsidDel="00000000" w:rsidR="00000000" w:rsidRPr="00000000">
        <w:rPr>
          <w:rtl w:val="0"/>
        </w:rPr>
      </w:r>
    </w:p>
    <w:p w:rsidR="00000000" w:rsidDel="00000000" w:rsidP="00000000" w:rsidRDefault="00000000" w:rsidRPr="00000000" w14:paraId="000001CD">
      <w:pPr>
        <w:widowControl w:val="0"/>
        <w:numPr>
          <w:ilvl w:val="0"/>
          <w:numId w:val="60"/>
        </w:numPr>
        <w:ind w:left="720" w:hanging="360"/>
        <w:rPr>
          <w:color w:val="ff0000"/>
        </w:rPr>
      </w:pPr>
      <w:r w:rsidDel="00000000" w:rsidR="00000000" w:rsidRPr="00000000">
        <w:rPr>
          <w:color w:val="ff0000"/>
          <w:rtl w:val="0"/>
        </w:rPr>
        <w:t xml:space="preserve">Expand ability to interpret satellite data</w:t>
      </w:r>
    </w:p>
    <w:p w:rsidR="00000000" w:rsidDel="00000000" w:rsidP="00000000" w:rsidRDefault="00000000" w:rsidRPr="00000000" w14:paraId="000001CE">
      <w:pPr>
        <w:widowControl w:val="0"/>
        <w:numPr>
          <w:ilvl w:val="1"/>
          <w:numId w:val="60"/>
        </w:numPr>
        <w:ind w:left="1440" w:hanging="360"/>
        <w:rPr>
          <w:color w:val="ff0000"/>
        </w:rPr>
      </w:pPr>
      <w:r w:rsidDel="00000000" w:rsidR="00000000" w:rsidRPr="00000000">
        <w:rPr>
          <w:color w:val="ff0000"/>
          <w:rtl w:val="0"/>
        </w:rPr>
        <w:t xml:space="preserve">Remote sensing has great potential, especially instruments coming on line in coming years, but lack of ground data hinders accurate and precise interpretation</w:t>
      </w:r>
    </w:p>
    <w:p w:rsidR="00000000" w:rsidDel="00000000" w:rsidP="00000000" w:rsidRDefault="00000000" w:rsidRPr="00000000" w14:paraId="000001CF">
      <w:pPr>
        <w:widowControl w:val="0"/>
        <w:numPr>
          <w:ilvl w:val="1"/>
          <w:numId w:val="60"/>
        </w:numPr>
        <w:ind w:left="1440" w:hanging="360"/>
        <w:rPr>
          <w:color w:val="ff0000"/>
        </w:rPr>
      </w:pPr>
      <w:r w:rsidDel="00000000" w:rsidR="00000000" w:rsidRPr="00000000">
        <w:rPr>
          <w:color w:val="ff0000"/>
          <w:rtl w:val="0"/>
        </w:rPr>
        <w:t xml:space="preserve">Scales mismatch</w:t>
      </w:r>
      <w:r w:rsidDel="00000000" w:rsidR="00000000" w:rsidRPr="00000000">
        <w:rPr>
          <w:rtl w:val="0"/>
        </w:rPr>
      </w:r>
    </w:p>
    <w:p w:rsidR="00000000" w:rsidDel="00000000" w:rsidP="00000000" w:rsidRDefault="00000000" w:rsidRPr="00000000" w14:paraId="000001D0">
      <w:pPr>
        <w:numPr>
          <w:ilvl w:val="0"/>
          <w:numId w:val="58"/>
        </w:numPr>
        <w:spacing w:after="0" w:afterAutospacing="0" w:lineRule="auto"/>
        <w:ind w:left="720" w:hanging="360"/>
        <w:rPr>
          <w:color w:val="ff0000"/>
        </w:rPr>
      </w:pPr>
      <w:r w:rsidDel="00000000" w:rsidR="00000000" w:rsidRPr="00000000">
        <w:rPr>
          <w:color w:val="ff0000"/>
          <w:rtl w:val="0"/>
        </w:rPr>
        <w:t xml:space="preserve">Model-[RS] data integration</w:t>
      </w:r>
    </w:p>
    <w:p w:rsidR="00000000" w:rsidDel="00000000" w:rsidP="00000000" w:rsidRDefault="00000000" w:rsidRPr="00000000" w14:paraId="000001D1">
      <w:pPr>
        <w:widowControl w:val="0"/>
        <w:numPr>
          <w:ilvl w:val="1"/>
          <w:numId w:val="58"/>
        </w:numPr>
        <w:spacing w:after="0" w:afterAutospacing="0" w:before="0" w:beforeAutospacing="0" w:lineRule="auto"/>
        <w:ind w:left="1440" w:hanging="360"/>
        <w:rPr>
          <w:color w:val="ff0000"/>
        </w:rPr>
      </w:pPr>
      <w:r w:rsidDel="00000000" w:rsidR="00000000" w:rsidRPr="00000000">
        <w:rPr>
          <w:color w:val="ff0000"/>
          <w:rtl w:val="0"/>
        </w:rPr>
        <w:t xml:space="preserve">Processes we need to get right in models</w:t>
      </w:r>
    </w:p>
    <w:p w:rsidR="00000000" w:rsidDel="00000000" w:rsidP="00000000" w:rsidRDefault="00000000" w:rsidRPr="00000000" w14:paraId="000001D2">
      <w:pPr>
        <w:widowControl w:val="0"/>
        <w:numPr>
          <w:ilvl w:val="2"/>
          <w:numId w:val="58"/>
        </w:numPr>
        <w:spacing w:after="0" w:afterAutospacing="0" w:before="0" w:beforeAutospacing="0" w:lineRule="auto"/>
        <w:ind w:left="2160" w:hanging="360"/>
        <w:rPr>
          <w:color w:val="ff0000"/>
        </w:rPr>
      </w:pPr>
      <w:r w:rsidDel="00000000" w:rsidR="00000000" w:rsidRPr="00000000">
        <w:rPr>
          <w:color w:val="ff0000"/>
          <w:rtl w:val="0"/>
        </w:rPr>
        <w:t xml:space="preserve">Dynamic vegetation (incl post-disturbance recovery and structural and functional diversity)</w:t>
      </w:r>
    </w:p>
    <w:p w:rsidR="00000000" w:rsidDel="00000000" w:rsidP="00000000" w:rsidRDefault="00000000" w:rsidRPr="00000000" w14:paraId="000001D3">
      <w:pPr>
        <w:widowControl w:val="0"/>
        <w:numPr>
          <w:ilvl w:val="2"/>
          <w:numId w:val="58"/>
        </w:numPr>
        <w:spacing w:after="0" w:afterAutospacing="0" w:before="0" w:beforeAutospacing="0" w:lineRule="auto"/>
        <w:ind w:left="2160" w:hanging="360"/>
        <w:rPr>
          <w:color w:val="ff0000"/>
        </w:rPr>
      </w:pPr>
      <w:r w:rsidDel="00000000" w:rsidR="00000000" w:rsidRPr="00000000">
        <w:rPr>
          <w:color w:val="ff0000"/>
          <w:rtl w:val="0"/>
        </w:rPr>
        <w:t xml:space="preserve">Plant water use efficiency</w:t>
      </w:r>
    </w:p>
    <w:p w:rsidR="00000000" w:rsidDel="00000000" w:rsidP="00000000" w:rsidRDefault="00000000" w:rsidRPr="00000000" w14:paraId="000001D4">
      <w:pPr>
        <w:widowControl w:val="0"/>
        <w:numPr>
          <w:ilvl w:val="2"/>
          <w:numId w:val="58"/>
        </w:numPr>
        <w:spacing w:after="0" w:afterAutospacing="0" w:before="0" w:beforeAutospacing="0" w:lineRule="auto"/>
        <w:ind w:left="2160" w:hanging="360"/>
        <w:rPr>
          <w:color w:val="ff0000"/>
        </w:rPr>
      </w:pPr>
      <w:r w:rsidDel="00000000" w:rsidR="00000000" w:rsidRPr="00000000">
        <w:rPr>
          <w:color w:val="ff0000"/>
          <w:rtl w:val="0"/>
        </w:rPr>
        <w:t xml:space="preserve">Drought stress response (incl. natural vs. managed lands)</w:t>
      </w:r>
    </w:p>
    <w:p w:rsidR="00000000" w:rsidDel="00000000" w:rsidP="00000000" w:rsidRDefault="00000000" w:rsidRPr="00000000" w14:paraId="000001D5">
      <w:pPr>
        <w:widowControl w:val="0"/>
        <w:numPr>
          <w:ilvl w:val="2"/>
          <w:numId w:val="58"/>
        </w:numPr>
        <w:spacing w:after="0" w:afterAutospacing="0" w:before="0" w:beforeAutospacing="0" w:lineRule="auto"/>
        <w:ind w:left="2160" w:hanging="360"/>
        <w:rPr>
          <w:color w:val="ff0000"/>
        </w:rPr>
      </w:pPr>
      <w:r w:rsidDel="00000000" w:rsidR="00000000" w:rsidRPr="00000000">
        <w:rPr>
          <w:color w:val="ff0000"/>
          <w:rtl w:val="0"/>
        </w:rPr>
        <w:t xml:space="preserve">Partitioning of ET</w:t>
      </w:r>
    </w:p>
    <w:p w:rsidR="00000000" w:rsidDel="00000000" w:rsidP="00000000" w:rsidRDefault="00000000" w:rsidRPr="00000000" w14:paraId="000001D6">
      <w:pPr>
        <w:widowControl w:val="0"/>
        <w:numPr>
          <w:ilvl w:val="2"/>
          <w:numId w:val="58"/>
        </w:numPr>
        <w:spacing w:after="0" w:afterAutospacing="0" w:before="0" w:beforeAutospacing="0" w:lineRule="auto"/>
        <w:ind w:left="2160" w:hanging="360"/>
        <w:rPr>
          <w:color w:val="ff0000"/>
        </w:rPr>
      </w:pPr>
      <w:r w:rsidDel="00000000" w:rsidR="00000000" w:rsidRPr="00000000">
        <w:rPr>
          <w:color w:val="ff0000"/>
          <w:rtl w:val="0"/>
        </w:rPr>
        <w:t xml:space="preserve">Hydraulic redistribution</w:t>
      </w:r>
    </w:p>
    <w:p w:rsidR="00000000" w:rsidDel="00000000" w:rsidP="00000000" w:rsidRDefault="00000000" w:rsidRPr="00000000" w14:paraId="000001D7">
      <w:pPr>
        <w:widowControl w:val="0"/>
        <w:numPr>
          <w:ilvl w:val="2"/>
          <w:numId w:val="58"/>
        </w:numPr>
        <w:spacing w:after="0" w:afterAutospacing="0" w:before="0" w:beforeAutospacing="0" w:lineRule="auto"/>
        <w:ind w:left="2160" w:hanging="360"/>
        <w:rPr>
          <w:color w:val="ff0000"/>
        </w:rPr>
      </w:pPr>
      <w:r w:rsidDel="00000000" w:rsidR="00000000" w:rsidRPr="00000000">
        <w:rPr>
          <w:color w:val="ff0000"/>
          <w:rtl w:val="0"/>
        </w:rPr>
        <w:t xml:space="preserve">Root-groundwater interactions</w:t>
      </w:r>
    </w:p>
    <w:p w:rsidR="00000000" w:rsidDel="00000000" w:rsidP="00000000" w:rsidRDefault="00000000" w:rsidRPr="00000000" w14:paraId="000001D8">
      <w:pPr>
        <w:widowControl w:val="0"/>
        <w:numPr>
          <w:ilvl w:val="2"/>
          <w:numId w:val="58"/>
        </w:numPr>
        <w:spacing w:after="0" w:afterAutospacing="0" w:before="0" w:beforeAutospacing="0" w:lineRule="auto"/>
        <w:ind w:left="2160" w:hanging="360"/>
        <w:rPr>
          <w:color w:val="ff0000"/>
        </w:rPr>
      </w:pPr>
      <w:r w:rsidDel="00000000" w:rsidR="00000000" w:rsidRPr="00000000">
        <w:rPr>
          <w:color w:val="ff0000"/>
          <w:rtl w:val="0"/>
        </w:rPr>
        <w:t xml:space="preserve">Surface water quality</w:t>
      </w:r>
    </w:p>
    <w:p w:rsidR="00000000" w:rsidDel="00000000" w:rsidP="00000000" w:rsidRDefault="00000000" w:rsidRPr="00000000" w14:paraId="000001D9">
      <w:pPr>
        <w:widowControl w:val="0"/>
        <w:numPr>
          <w:ilvl w:val="2"/>
          <w:numId w:val="58"/>
        </w:numPr>
        <w:spacing w:after="0" w:afterAutospacing="0" w:before="0" w:beforeAutospacing="0" w:lineRule="auto"/>
        <w:ind w:left="2160" w:hanging="360"/>
        <w:rPr>
          <w:color w:val="ff0000"/>
        </w:rPr>
      </w:pPr>
      <w:r w:rsidDel="00000000" w:rsidR="00000000" w:rsidRPr="00000000">
        <w:rPr>
          <w:color w:val="ff0000"/>
          <w:rtl w:val="0"/>
        </w:rPr>
        <w:t xml:space="preserve">Planetary boundary layer diurnal evolution, advection, and entrainment</w:t>
      </w:r>
    </w:p>
    <w:p w:rsidR="00000000" w:rsidDel="00000000" w:rsidP="00000000" w:rsidRDefault="00000000" w:rsidRPr="00000000" w14:paraId="000001DA">
      <w:pPr>
        <w:numPr>
          <w:ilvl w:val="2"/>
          <w:numId w:val="58"/>
        </w:numPr>
        <w:spacing w:after="0" w:afterAutospacing="0" w:lineRule="auto"/>
        <w:ind w:left="2160" w:hanging="360"/>
        <w:rPr>
          <w:color w:val="ff0000"/>
        </w:rPr>
      </w:pPr>
      <w:r w:rsidDel="00000000" w:rsidR="00000000" w:rsidRPr="00000000">
        <w:rPr>
          <w:color w:val="ff0000"/>
          <w:rtl w:val="0"/>
        </w:rPr>
        <w:t xml:space="preserve">Drivers of land-use change?</w:t>
      </w:r>
    </w:p>
    <w:p w:rsidR="00000000" w:rsidDel="00000000" w:rsidP="00000000" w:rsidRDefault="00000000" w:rsidRPr="00000000" w14:paraId="000001DB">
      <w:pPr>
        <w:numPr>
          <w:ilvl w:val="2"/>
          <w:numId w:val="58"/>
        </w:numPr>
        <w:spacing w:after="240" w:lineRule="auto"/>
        <w:ind w:left="2160" w:hanging="360"/>
        <w:rPr>
          <w:color w:val="ff0000"/>
        </w:rPr>
      </w:pPr>
      <w:r w:rsidDel="00000000" w:rsidR="00000000" w:rsidRPr="00000000">
        <w:rPr>
          <w:color w:val="ff0000"/>
          <w:rtl w:val="0"/>
        </w:rPr>
        <w:t xml:space="preserve">Feedbacks of climate change in tropics on people (e.g., ag production, water quantity and quality, fire &amp; air quality)</w:t>
      </w:r>
    </w:p>
    <w:p w:rsidR="00000000" w:rsidDel="00000000" w:rsidP="00000000" w:rsidRDefault="00000000" w:rsidRPr="00000000" w14:paraId="000001DC">
      <w:pPr>
        <w:rPr/>
      </w:pPr>
      <w:r w:rsidDel="00000000" w:rsidR="00000000" w:rsidRPr="00000000">
        <w:rPr>
          <w:rtl w:val="0"/>
        </w:rPr>
        <w:t xml:space="preserve">PANGEA </w:t>
      </w:r>
      <w:r w:rsidDel="00000000" w:rsidR="00000000" w:rsidRPr="00000000">
        <w:rPr>
          <w:rtl w:val="0"/>
        </w:rPr>
        <w:t xml:space="preserve">will leverage decades of scientific efforts, including large </w:t>
      </w:r>
      <w:r w:rsidDel="00000000" w:rsidR="00000000" w:rsidRPr="00000000">
        <w:rPr>
          <w:rtl w:val="0"/>
        </w:rPr>
        <w:t xml:space="preserve">programs such as</w:t>
      </w:r>
      <w:r w:rsidDel="00000000" w:rsidR="00000000" w:rsidRPr="00000000">
        <w:rPr>
          <w:rtl w:val="0"/>
        </w:rPr>
        <w:t xml:space="preserve"> LBA (</w:t>
      </w:r>
      <w:commentRangeStart w:id="610"/>
      <w:r w:rsidDel="00000000" w:rsidR="00000000" w:rsidRPr="00000000">
        <w:rPr>
          <w:rtl w:val="0"/>
        </w:rPr>
        <w:t xml:space="preserve">Davidson et al. 2012</w:t>
      </w:r>
      <w:commentRangeEnd w:id="610"/>
      <w:r w:rsidDel="00000000" w:rsidR="00000000" w:rsidRPr="00000000">
        <w:commentReference w:id="610"/>
      </w:r>
      <w:r w:rsidDel="00000000" w:rsidR="00000000" w:rsidRPr="00000000">
        <w:rPr>
          <w:rtl w:val="0"/>
        </w:rPr>
        <w:t xml:space="preserve">), expanded international forest inventory plot networks (</w:t>
      </w:r>
      <w:commentRangeStart w:id="611"/>
      <w:r w:rsidDel="00000000" w:rsidR="00000000" w:rsidRPr="00000000">
        <w:rPr>
          <w:rtl w:val="0"/>
        </w:rPr>
        <w:t xml:space="preserve">ForestPlots.net et al 2021</w:t>
      </w:r>
      <w:commentRangeEnd w:id="611"/>
      <w:r w:rsidDel="00000000" w:rsidR="00000000" w:rsidRPr="00000000">
        <w:commentReference w:id="611"/>
      </w:r>
      <w:r w:rsidDel="00000000" w:rsidR="00000000" w:rsidRPr="00000000">
        <w:rPr>
          <w:rtl w:val="0"/>
        </w:rPr>
        <w:t xml:space="preserve">) and NGEE-Tropics E3SM-FATES model development efforts (</w:t>
      </w:r>
      <w:commentRangeStart w:id="612"/>
      <w:r w:rsidDel="00000000" w:rsidR="00000000" w:rsidRPr="00000000">
        <w:rPr>
          <w:rtl w:val="0"/>
        </w:rPr>
        <w:t xml:space="preserve">Tollefson 2015, Powell et al 2018, Koven et al 2020</w:t>
      </w:r>
      <w:commentRangeEnd w:id="612"/>
      <w:r w:rsidDel="00000000" w:rsidR="00000000" w:rsidRPr="00000000">
        <w:commentReference w:id="612"/>
      </w:r>
      <w:r w:rsidDel="00000000" w:rsidR="00000000" w:rsidRPr="00000000">
        <w:rPr>
          <w:rtl w:val="0"/>
        </w:rPr>
        <w:t xml:space="preserve">). Despite these efforts, attempts to assess the stability of tropical forests to changes have garnered inconsistent results. Field studies suggest Central African forests may be more resistant or resilient to changing climatic conditions and may offer a longer-term carbon sink compared to other tropical forests (</w:t>
      </w:r>
      <w:commentRangeStart w:id="613"/>
      <w:r w:rsidDel="00000000" w:rsidR="00000000" w:rsidRPr="00000000">
        <w:rPr>
          <w:rtl w:val="0"/>
        </w:rPr>
        <w:t xml:space="preserve">Hubau et al. 2020</w:t>
      </w:r>
      <w:commentRangeEnd w:id="613"/>
      <w:r w:rsidDel="00000000" w:rsidR="00000000" w:rsidRPr="00000000">
        <w:commentReference w:id="613"/>
      </w:r>
      <w:r w:rsidDel="00000000" w:rsidR="00000000" w:rsidRPr="00000000">
        <w:rPr>
          <w:rtl w:val="0"/>
        </w:rPr>
        <w:t xml:space="preserve">, </w:t>
      </w:r>
      <w:commentRangeStart w:id="614"/>
      <w:r w:rsidDel="00000000" w:rsidR="00000000" w:rsidRPr="00000000">
        <w:rPr>
          <w:rtl w:val="0"/>
        </w:rPr>
        <w:t xml:space="preserve">Bennett et al. 2021</w:t>
      </w:r>
      <w:commentRangeEnd w:id="614"/>
      <w:r w:rsidDel="00000000" w:rsidR="00000000" w:rsidRPr="00000000">
        <w:commentReference w:id="614"/>
      </w:r>
      <w:r w:rsidDel="00000000" w:rsidR="00000000" w:rsidRPr="00000000">
        <w:rPr>
          <w:rtl w:val="0"/>
        </w:rPr>
        <w:t xml:space="preserve">). However, satellite remote sensing studies indicate that Central African forests are just as sensitive to climate anomalies as the Amazon and other tropical forest regions (</w:t>
      </w:r>
      <w:commentRangeStart w:id="615"/>
      <w:r w:rsidDel="00000000" w:rsidR="00000000" w:rsidRPr="00000000">
        <w:rPr>
          <w:rtl w:val="0"/>
        </w:rPr>
        <w:t xml:space="preserve">Liu et al. 2017</w:t>
      </w:r>
      <w:commentRangeEnd w:id="615"/>
      <w:r w:rsidDel="00000000" w:rsidR="00000000" w:rsidRPr="00000000">
        <w:commentReference w:id="615"/>
      </w:r>
      <w:r w:rsidDel="00000000" w:rsidR="00000000" w:rsidRPr="00000000">
        <w:rPr>
          <w:rtl w:val="0"/>
        </w:rPr>
        <w:t xml:space="preserve">, </w:t>
      </w:r>
      <w:commentRangeStart w:id="616"/>
      <w:r w:rsidDel="00000000" w:rsidR="00000000" w:rsidRPr="00000000">
        <w:rPr>
          <w:rtl w:val="0"/>
        </w:rPr>
        <w:t xml:space="preserve">Palmer et al. 2019</w:t>
      </w:r>
      <w:commentRangeEnd w:id="616"/>
      <w:r w:rsidDel="00000000" w:rsidR="00000000" w:rsidRPr="00000000">
        <w:commentReference w:id="616"/>
      </w:r>
      <w:r w:rsidDel="00000000" w:rsidR="00000000" w:rsidRPr="00000000">
        <w:rPr>
          <w:rtl w:val="0"/>
        </w:rPr>
        <w:t xml:space="preserve">). Inconsistencies between field measurements and satellite observations must be reconciled to predict the impact of climate change on the role of these forests in global carbon and water cycles. Among the hypotheses that may explain these inconsistencies are: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PANGEA will investigate these hypotheses and others by adding  a Pantropical view gaining new knowledge from enhanced multidimensional remote sensing measurements and analyses. The PANGEA view emphasizes integration of ground measurements, remote sensing datasets, and models, supporting remote sensing algorithm development and model-data integration in tropical forests. We foresee significant </w:t>
      </w:r>
      <w:commentRangeStart w:id="617"/>
      <w:r w:rsidDel="00000000" w:rsidR="00000000" w:rsidRPr="00000000">
        <w:rPr>
          <w:rtl w:val="0"/>
        </w:rPr>
        <w:t xml:space="preserve">scientific advances</w:t>
      </w:r>
      <w:commentRangeEnd w:id="617"/>
      <w:r w:rsidDel="00000000" w:rsidR="00000000" w:rsidRPr="00000000">
        <w:commentReference w:id="617"/>
      </w:r>
      <w:r w:rsidDel="00000000" w:rsidR="00000000" w:rsidRPr="00000000">
        <w:rPr>
          <w:rtl w:val="0"/>
        </w:rPr>
        <w:t xml:space="preserve"> from a coordinated campaign. </w:t>
      </w:r>
    </w:p>
    <w:p w:rsidR="00000000" w:rsidDel="00000000" w:rsidP="00000000" w:rsidRDefault="00000000" w:rsidRPr="00000000" w14:paraId="000001DF">
      <w:pPr>
        <w:numPr>
          <w:ilvl w:val="0"/>
          <w:numId w:val="1"/>
        </w:numPr>
        <w:spacing w:after="120" w:before="120" w:lineRule="auto"/>
        <w:ind w:left="720" w:hanging="360"/>
        <w:rPr>
          <w:b w:val="1"/>
          <w:i w:val="1"/>
          <w:rPrChange w:author="Michael Keller" w:id="37" w:date="2024-09-17T11:54:08Z">
            <w:rPr>
              <w:b w:val="1"/>
              <w:i w:val="1"/>
            </w:rPr>
          </w:rPrChange>
        </w:rPr>
        <w:pPrChange w:author="Michael Keller" w:id="0" w:date="2024-09-17T11:54:08Z">
          <w:pPr>
            <w:numPr>
              <w:ilvl w:val="0"/>
              <w:numId w:val="28"/>
            </w:numPr>
            <w:spacing w:after="120" w:before="120" w:lineRule="auto"/>
            <w:ind w:left="720" w:hanging="360"/>
          </w:pPr>
        </w:pPrChange>
      </w:pPr>
      <w:r w:rsidDel="00000000" w:rsidR="00000000" w:rsidRPr="00000000">
        <w:rPr>
          <w:b w:val="1"/>
          <w:i w:val="1"/>
          <w:rtl w:val="0"/>
        </w:rPr>
        <w:t xml:space="preserve">PANGEA will elucidate the patterns of recent (5-30 years) and ongoing change in tropical forest landscapes, dynamics, and feedbacks, and their geographic variation with an emphasis on comparisons between the Americas and Africa.   geographically</w:t>
      </w:r>
      <w:r w:rsidDel="00000000" w:rsidR="00000000" w:rsidRPr="00000000">
        <w:rPr>
          <w:rtl w:val="0"/>
        </w:rPr>
      </w:r>
    </w:p>
    <w:p w:rsidR="00000000" w:rsidDel="00000000" w:rsidP="00000000" w:rsidRDefault="00000000" w:rsidRPr="00000000" w14:paraId="000001E0">
      <w:pPr>
        <w:numPr>
          <w:ilvl w:val="0"/>
          <w:numId w:val="1"/>
        </w:numPr>
        <w:spacing w:after="120" w:before="120" w:lineRule="auto"/>
        <w:ind w:left="720" w:hanging="360"/>
        <w:rPr>
          <w:b w:val="1"/>
          <w:i w:val="1"/>
          <w:u w:val="none"/>
          <w:rPrChange w:author="Michael Keller" w:id="37" w:date="2024-09-17T11:54:08Z">
            <w:rPr>
              <w:b w:val="1"/>
              <w:i w:val="1"/>
              <w:u w:val="none"/>
            </w:rPr>
          </w:rPrChange>
        </w:rPr>
        <w:pPrChange w:author="Michael Keller" w:id="0" w:date="2024-09-17T11:54:08Z">
          <w:pPr>
            <w:numPr>
              <w:ilvl w:val="0"/>
              <w:numId w:val="28"/>
            </w:numPr>
            <w:spacing w:after="120" w:before="120" w:lineRule="auto"/>
            <w:ind w:left="720" w:hanging="360"/>
          </w:pPr>
        </w:pPrChange>
      </w:pPr>
      <w:r w:rsidDel="00000000" w:rsidR="00000000" w:rsidRPr="00000000">
        <w:rPr>
          <w:b w:val="1"/>
          <w:i w:val="1"/>
          <w:rtl w:val="0"/>
        </w:rPr>
        <w:t xml:space="preserve">PANGEA will increase our understanding of </w:t>
      </w:r>
      <w:r w:rsidDel="00000000" w:rsidR="00000000" w:rsidRPr="00000000">
        <w:rPr>
          <w:b w:val="1"/>
          <w:i w:val="1"/>
          <w:rtl w:val="0"/>
        </w:rPr>
        <w:t xml:space="preserve">processes that control</w:t>
      </w:r>
      <w:r w:rsidDel="00000000" w:rsidR="00000000" w:rsidRPr="00000000">
        <w:rPr>
          <w:b w:val="1"/>
          <w:i w:val="1"/>
          <w:rtl w:val="0"/>
        </w:rPr>
        <w:t xml:space="preserve"> heterogeneity in the vulnerability of tropical forest landscapes to structural and functional change.</w:t>
      </w:r>
    </w:p>
    <w:p w:rsidR="00000000" w:rsidDel="00000000" w:rsidP="00000000" w:rsidRDefault="00000000" w:rsidRPr="00000000" w14:paraId="000001E1">
      <w:pPr>
        <w:numPr>
          <w:ilvl w:val="0"/>
          <w:numId w:val="1"/>
        </w:numPr>
        <w:spacing w:after="120" w:before="120" w:lineRule="auto"/>
        <w:ind w:left="720" w:hanging="360"/>
        <w:rPr>
          <w:b w:val="1"/>
          <w:i w:val="1"/>
          <w:u w:val="none"/>
          <w:rPrChange w:author="Michael Keller" w:id="37" w:date="2024-09-17T11:54:08Z">
            <w:rPr>
              <w:b w:val="1"/>
              <w:i w:val="1"/>
              <w:u w:val="none"/>
            </w:rPr>
          </w:rPrChange>
        </w:rPr>
        <w:pPrChange w:author="Michael Keller" w:id="0" w:date="2024-09-17T11:54:08Z">
          <w:pPr>
            <w:numPr>
              <w:ilvl w:val="0"/>
              <w:numId w:val="28"/>
            </w:numPr>
            <w:spacing w:after="120" w:before="120" w:lineRule="auto"/>
            <w:ind w:left="720" w:hanging="360"/>
          </w:pPr>
        </w:pPrChange>
      </w:pPr>
      <w:r w:rsidDel="00000000" w:rsidR="00000000" w:rsidRPr="00000000">
        <w:rPr>
          <w:b w:val="1"/>
          <w:i w:val="1"/>
          <w:rtl w:val="0"/>
        </w:rPr>
        <w:t xml:space="preserve">PANGEA will provide improved projections of future changes in tropical forest landscapes encompassing the feedbacks in local, regional, and global climates and social-ecological systems.</w:t>
      </w:r>
    </w:p>
    <w:p w:rsidR="00000000" w:rsidDel="00000000" w:rsidP="00000000" w:rsidRDefault="00000000" w:rsidRPr="00000000" w14:paraId="000001E2">
      <w:pPr>
        <w:spacing w:after="120" w:before="120" w:lineRule="auto"/>
        <w:rPr/>
      </w:pPr>
      <w:r w:rsidDel="00000000" w:rsidR="00000000" w:rsidRPr="00000000">
        <w:rPr>
          <w:i w:val="1"/>
          <w:rtl w:val="0"/>
        </w:rPr>
        <w:t xml:space="preserve">These scientific advances will be enable</w:t>
      </w:r>
      <w:r w:rsidDel="00000000" w:rsidR="00000000" w:rsidRPr="00000000">
        <w:rPr>
          <w:rtl w:val="0"/>
        </w:rPr>
        <w:t xml:space="preserve">d by technical advances in:</w:t>
      </w:r>
      <w:r w:rsidDel="00000000" w:rsidR="00000000" w:rsidRPr="00000000">
        <w:rPr>
          <w:rtl w:val="0"/>
        </w:rPr>
      </w:r>
    </w:p>
    <w:p w:rsidR="00000000" w:rsidDel="00000000" w:rsidP="00000000" w:rsidRDefault="00000000" w:rsidRPr="00000000" w14:paraId="000001E3">
      <w:pPr>
        <w:numPr>
          <w:ilvl w:val="0"/>
          <w:numId w:val="1"/>
        </w:numPr>
        <w:spacing w:after="120" w:before="120" w:lineRule="auto"/>
        <w:ind w:left="720" w:hanging="360"/>
        <w:rPr>
          <w:b w:val="1"/>
          <w:i w:val="1"/>
          <w:rPrChange w:author="Michael Keller" w:id="37" w:date="2024-09-17T11:54:08Z">
            <w:rPr>
              <w:b w:val="1"/>
              <w:i w:val="1"/>
            </w:rPr>
          </w:rPrChange>
        </w:rPr>
        <w:pPrChange w:author="Michael Keller" w:id="0" w:date="2024-09-17T11:54:08Z">
          <w:pPr>
            <w:numPr>
              <w:ilvl w:val="0"/>
              <w:numId w:val="28"/>
            </w:numPr>
            <w:spacing w:after="120" w:before="120" w:lineRule="auto"/>
            <w:ind w:left="720" w:hanging="360"/>
          </w:pPr>
        </w:pPrChange>
      </w:pPr>
      <w:r w:rsidDel="00000000" w:rsidR="00000000" w:rsidRPr="00000000">
        <w:rPr>
          <w:rtl w:val="0"/>
        </w:rPr>
        <w:t xml:space="preserve">I</w:t>
      </w:r>
      <w:r w:rsidDel="00000000" w:rsidR="00000000" w:rsidRPr="00000000">
        <w:rPr>
          <w:b w:val="1"/>
          <w:i w:val="1"/>
          <w:rtl w:val="0"/>
        </w:rPr>
        <w:t xml:space="preserve">ntegration of ground and remote sensing measurements leading to more reliable calibrations of remote sensed variables;</w:t>
      </w:r>
    </w:p>
    <w:p w:rsidR="00000000" w:rsidDel="00000000" w:rsidP="00000000" w:rsidRDefault="00000000" w:rsidRPr="00000000" w14:paraId="000001E4">
      <w:pPr>
        <w:numPr>
          <w:ilvl w:val="0"/>
          <w:numId w:val="1"/>
        </w:numPr>
        <w:spacing w:after="120" w:before="120" w:lineRule="auto"/>
        <w:ind w:left="720" w:hanging="360"/>
        <w:rPr>
          <w:b w:val="1"/>
          <w:i w:val="1"/>
          <w:rPrChange w:author="Michael Keller" w:id="37" w:date="2024-09-17T11:54:08Z">
            <w:rPr>
              <w:b w:val="1"/>
              <w:i w:val="1"/>
            </w:rPr>
          </w:rPrChange>
        </w:rPr>
        <w:pPrChange w:author="Michael Keller" w:id="0" w:date="2024-09-17T11:54:08Z">
          <w:pPr>
            <w:numPr>
              <w:ilvl w:val="0"/>
              <w:numId w:val="28"/>
            </w:numPr>
            <w:spacing w:after="120" w:before="120" w:lineRule="auto"/>
            <w:ind w:left="720" w:hanging="360"/>
          </w:pPr>
        </w:pPrChange>
      </w:pPr>
      <w:r w:rsidDel="00000000" w:rsidR="00000000" w:rsidRPr="00000000">
        <w:rPr>
          <w:b w:val="1"/>
          <w:i w:val="1"/>
          <w:rtl w:val="0"/>
        </w:rPr>
        <w:t xml:space="preserve">Development</w:t>
      </w:r>
      <w:r w:rsidDel="00000000" w:rsidR="00000000" w:rsidRPr="00000000">
        <w:rPr>
          <w:b w:val="1"/>
          <w:i w:val="1"/>
          <w:rtl w:val="0"/>
        </w:rPr>
        <w:t xml:space="preserve"> of data-model-integration that </w:t>
      </w:r>
      <w:r w:rsidDel="00000000" w:rsidR="00000000" w:rsidRPr="00000000">
        <w:rPr>
          <w:b w:val="1"/>
          <w:i w:val="1"/>
          <w:rtl w:val="0"/>
        </w:rPr>
        <w:t xml:space="preserve">improves</w:t>
      </w:r>
      <w:r w:rsidDel="00000000" w:rsidR="00000000" w:rsidRPr="00000000">
        <w:rPr>
          <w:b w:val="1"/>
          <w:i w:val="1"/>
          <w:rtl w:val="0"/>
        </w:rPr>
        <w:t xml:space="preserve"> the representation of the functionally important components of tropical forest diversity that are scalable with remote sensing.</w:t>
      </w: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t xml:space="preserve">PANGEA will characterize ecosystem structure and function across multiple dimensions, from intact to degraded and low- to high-diversity tropical forest ecosystems. PANGEA will measure floristic and phylogenetic diversity as well as demographic rates, using existing ground data from permanent inventory plots, and functional and structural diversity using airborne lidar. Coincident airborne VSWIR data and in situ leaf trait measurements will map canopy traits and distinct functional communities, in addition to evaluating scalable models leveraging satellite measurements. Using this output, we will  characterize differences across abiotic, land-use, and animal abundance gradients. The resulting improvements in our understanding of trait distributions will improve our models of ecosystem fluxes under climate change and land-use change forcings and evaluate differences in ecosystem responses. </w:t>
      </w:r>
      <w:commentRangeStart w:id="618"/>
      <w:r w:rsidDel="00000000" w:rsidR="00000000" w:rsidRPr="00000000">
        <w:rPr>
          <w:rtl w:val="0"/>
        </w:rPr>
        <w:t xml:space="preserve">With this combination of measurements and models, PANGEA will address how varying tropical forest structure and function influences tropical forest stability in the face of land-use and climate change impacts. </w:t>
      </w:r>
      <w:commentRangeEnd w:id="618"/>
      <w:r w:rsidDel="00000000" w:rsidR="00000000" w:rsidRPr="00000000">
        <w:commentReference w:id="618"/>
      </w: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Through model and data integration, </w:t>
      </w:r>
      <w:r w:rsidDel="00000000" w:rsidR="00000000" w:rsidRPr="00000000">
        <w:rPr>
          <w:rtl w:val="0"/>
        </w:rPr>
        <w:t xml:space="preserve">PANGEA will advance our understanding of climate interaction, including studies to determine (1) how increased CO₂ levels and rising temperatures specifically affect carbon sequestration rates in tropical forests; (2) the impacts of extreme weather events, such as severe droughts, on forest health and carbon emission; (3) the consequences of land use changes—like deforestation for agriculture—on forest fragmentation and its effects on biodiversity and ecosystem services; (4) how altered forest cover influences both biophysical variables (e.g., albedo changes) and biochemical processes (e.g., nutrient cycling) to clarify their role in climate feedbacks; (5) evaluate the effectiveness of various forest restoration strategies in improving resilience and mitigating climate impacts essential for developing practical responses to ecosystem degradation and climate change.</w:t>
      </w:r>
    </w:p>
    <w:p w:rsidR="00000000" w:rsidDel="00000000" w:rsidP="00000000" w:rsidRDefault="00000000" w:rsidRPr="00000000" w14:paraId="000001E8">
      <w:pPr>
        <w:pStyle w:val="Heading2"/>
        <w:rPr/>
      </w:pPr>
      <w:bookmarkStart w:colFirst="0" w:colLast="0" w:name="_7t2ogl1w37ed" w:id="27"/>
      <w:bookmarkEnd w:id="27"/>
      <w:r w:rsidDel="00000000" w:rsidR="00000000" w:rsidRPr="00000000">
        <w:rPr>
          <w:rtl w:val="0"/>
        </w:rPr>
        <w:t xml:space="preserve">5</w:t>
      </w:r>
      <w:commentRangeStart w:id="619"/>
      <w:r w:rsidDel="00000000" w:rsidR="00000000" w:rsidRPr="00000000">
        <w:rPr>
          <w:rtl w:val="0"/>
        </w:rPr>
        <w:t xml:space="preserve">. </w:t>
      </w:r>
      <w:commentRangeStart w:id="620"/>
      <w:r w:rsidDel="00000000" w:rsidR="00000000" w:rsidRPr="00000000">
        <w:rPr>
          <w:rtl w:val="0"/>
        </w:rPr>
        <w:t xml:space="preserve">Critical</w:t>
      </w:r>
      <w:commentRangeEnd w:id="620"/>
      <w:r w:rsidDel="00000000" w:rsidR="00000000" w:rsidRPr="00000000">
        <w:commentReference w:id="620"/>
      </w:r>
      <w:r w:rsidDel="00000000" w:rsidR="00000000" w:rsidRPr="00000000">
        <w:rPr>
          <w:rtl w:val="0"/>
        </w:rPr>
        <w:t xml:space="preserve"> Role of NASA Remote Sensing</w:t>
      </w:r>
      <w:commentRangeEnd w:id="619"/>
      <w:r w:rsidDel="00000000" w:rsidR="00000000" w:rsidRPr="00000000">
        <w:commentReference w:id="619"/>
      </w: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t xml:space="preserve">PANGEA</w:t>
      </w:r>
      <w:r w:rsidDel="00000000" w:rsidR="00000000" w:rsidRPr="00000000">
        <w:rPr>
          <w:rtl w:val="0"/>
        </w:rPr>
        <w:t xml:space="preserve"> aims to determine whether different tropical forests will share the same fate or vary in their responses to the effects of climate and land-use change, with a particular focus on Earth’s two largest tropical forests. Identifying processes that result in tropical forest stability is paramount for constraining uncertainty in predictions of future terrestrial carbon flux dynamics. To reconcile differences between ground and satellite measurements and improve scaling strategies to advance future monitoring, coordinated airborne measurements are necessary to characterize how and why Central African and American tropical forests differ in their ability to remain stable in the face of rapid climate change. For example, sufficiently high spatial resolution (~2-4 m) is needed to adequately scale organismal level leaf and tree dynamics to landscapes, serving as an intermediary between field and satellite observations (</w:t>
      </w:r>
      <w:commentRangeStart w:id="621"/>
      <w:r w:rsidDel="00000000" w:rsidR="00000000" w:rsidRPr="00000000">
        <w:rPr>
          <w:highlight w:val="yellow"/>
          <w:rtl w:val="0"/>
        </w:rPr>
        <w:t xml:space="preserve">Fig</w:t>
      </w:r>
      <w:commentRangeEnd w:id="621"/>
      <w:r w:rsidDel="00000000" w:rsidR="00000000" w:rsidRPr="00000000">
        <w:commentReference w:id="621"/>
      </w:r>
      <w:r w:rsidDel="00000000" w:rsidR="00000000" w:rsidRPr="00000000">
        <w:rPr>
          <w:highlight w:val="yellow"/>
          <w:rtl w:val="0"/>
        </w:rPr>
        <w:t xml:space="preserve">. 1</w:t>
      </w:r>
      <w:r w:rsidDel="00000000" w:rsidR="00000000" w:rsidRPr="00000000">
        <w:rPr>
          <w:rtl w:val="0"/>
        </w:rPr>
        <w:t xml:space="preserve">). PANGEA builds directly upon the scaling developments and successes from the NASA Arctic Boreal Vulnerability Experiment (ABoVE) in North America (e.g., </w:t>
      </w:r>
      <w:commentRangeStart w:id="622"/>
      <w:commentRangeStart w:id="623"/>
      <w:commentRangeStart w:id="624"/>
      <w:r w:rsidDel="00000000" w:rsidR="00000000" w:rsidRPr="00000000">
        <w:rPr>
          <w:highlight w:val="white"/>
          <w:rtl w:val="0"/>
        </w:rPr>
        <w:t xml:space="preserve">Virkkala et al 2021; Peltola et al. 2019</w:t>
      </w:r>
      <w:commentRangeEnd w:id="622"/>
      <w:r w:rsidDel="00000000" w:rsidR="00000000" w:rsidRPr="00000000">
        <w:commentReference w:id="622"/>
      </w:r>
      <w:commentRangeEnd w:id="623"/>
      <w:r w:rsidDel="00000000" w:rsidR="00000000" w:rsidRPr="00000000">
        <w:commentReference w:id="623"/>
      </w:r>
      <w:commentRangeEnd w:id="624"/>
      <w:r w:rsidDel="00000000" w:rsidR="00000000" w:rsidRPr="00000000">
        <w:commentReference w:id="624"/>
      </w:r>
      <w:r w:rsidDel="00000000" w:rsidR="00000000" w:rsidRPr="00000000">
        <w:rPr>
          <w:highlight w:val="white"/>
          <w:rtl w:val="0"/>
        </w:rPr>
        <w:t xml:space="preserve">, </w:t>
      </w:r>
      <w:r w:rsidDel="00000000" w:rsidR="00000000" w:rsidRPr="00000000">
        <w:rPr>
          <w:highlight w:val="yellow"/>
          <w:rtl w:val="0"/>
        </w:rPr>
        <w:t xml:space="preserve">Braghiere et al., 2023</w:t>
      </w:r>
      <w:r w:rsidDel="00000000" w:rsidR="00000000" w:rsidRPr="00000000">
        <w:rPr>
          <w:rtl w:val="0"/>
        </w:rPr>
        <w:t xml:space="preserve">), which shed new light on previously understudied Arctic systems. </w:t>
      </w:r>
    </w:p>
    <w:p w:rsidR="00000000" w:rsidDel="00000000" w:rsidP="00000000" w:rsidRDefault="00000000" w:rsidRPr="00000000" w14:paraId="000001EA">
      <w:pPr>
        <w:ind w:left="0" w:firstLine="0"/>
        <w:rPr>
          <w:color w:val="ff0000"/>
        </w:rPr>
      </w:pP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rtl w:val="0"/>
        </w:rPr>
        <w:t xml:space="preserve">PANGEA leverages NASA’s Airborne Science Program to obtain high-resolution VSWIR imaging spectroscopy, small footprint lidar, </w:t>
      </w:r>
      <w:r w:rsidDel="00000000" w:rsidR="00000000" w:rsidRPr="00000000">
        <w:rPr>
          <w:color w:val="ff0000"/>
          <w:rtl w:val="0"/>
        </w:rPr>
        <w:t xml:space="preserve">[</w:t>
      </w:r>
      <w:commentRangeStart w:id="625"/>
      <w:r w:rsidDel="00000000" w:rsidR="00000000" w:rsidRPr="00000000">
        <w:rPr>
          <w:color w:val="ff0000"/>
          <w:highlight w:val="yellow"/>
          <w:rtl w:val="0"/>
        </w:rPr>
        <w:t xml:space="preserve">etc</w:t>
      </w:r>
      <w:commentRangeEnd w:id="625"/>
      <w:r w:rsidDel="00000000" w:rsidR="00000000" w:rsidRPr="00000000">
        <w:commentReference w:id="625"/>
      </w:r>
      <w:r w:rsidDel="00000000" w:rsidR="00000000" w:rsidRPr="00000000">
        <w:rPr>
          <w:color w:val="ff0000"/>
          <w:rtl w:val="0"/>
        </w:rPr>
        <w:t xml:space="preserve">] </w:t>
      </w:r>
      <w:r w:rsidDel="00000000" w:rsidR="00000000" w:rsidRPr="00000000">
        <w:rPr>
          <w:rtl w:val="0"/>
        </w:rPr>
        <w:t xml:space="preserve">data over tropical forests in Central Africa and the Americas to facilitate a PANGEA science team that will address PANGEA’s science objectives. Obtaining high spatial and spectral resolution data in these regions supports unprecedented evaluation of forest dynamics, including fluxes, growth, mortality, and functional strategies (e.g., nutrient- and water-use efficiency, phenology) at the resolution of individual trees across large landscapes that vary in their species composition, soil characteristics, topography, disturbance regimes, and human interactions. </w:t>
      </w:r>
    </w:p>
    <w:p w:rsidR="00000000" w:rsidDel="00000000" w:rsidP="00000000" w:rsidRDefault="00000000" w:rsidRPr="00000000" w14:paraId="000001EC">
      <w:pPr>
        <w:spacing w:after="240" w:before="240" w:lineRule="auto"/>
        <w:rPr/>
      </w:pPr>
      <w:r w:rsidDel="00000000" w:rsidR="00000000" w:rsidRPr="00000000">
        <w:rPr>
          <w:rtl w:val="0"/>
        </w:rPr>
        <w:t xml:space="preserve">Persistent cloud coverage is a significant issue when using space-based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to constrain tropical greenhoues gas fluxes (e.g., </w:t>
      </w:r>
      <w:commentRangeStart w:id="626"/>
      <w:r w:rsidDel="00000000" w:rsidR="00000000" w:rsidRPr="00000000">
        <w:rPr>
          <w:rtl w:val="0"/>
        </w:rPr>
        <w:t xml:space="preserve">Rayner et al., 2002</w:t>
      </w:r>
      <w:commentRangeEnd w:id="626"/>
      <w:r w:rsidDel="00000000" w:rsidR="00000000" w:rsidRPr="00000000">
        <w:commentReference w:id="626"/>
      </w:r>
      <w:r w:rsidDel="00000000" w:rsidR="00000000" w:rsidRPr="00000000">
        <w:rPr>
          <w:rtl w:val="0"/>
        </w:rPr>
        <w:t xml:space="preserve">; </w:t>
      </w:r>
      <w:commentRangeStart w:id="627"/>
      <w:r w:rsidDel="00000000" w:rsidR="00000000" w:rsidRPr="00000000">
        <w:rPr>
          <w:rtl w:val="0"/>
        </w:rPr>
        <w:t xml:space="preserve">Qu et al., 2021</w:t>
      </w:r>
      <w:commentRangeEnd w:id="627"/>
      <w:r w:rsidDel="00000000" w:rsidR="00000000" w:rsidRPr="00000000">
        <w:commentReference w:id="627"/>
      </w:r>
      <w:r w:rsidDel="00000000" w:rsidR="00000000" w:rsidRPr="00000000">
        <w:rPr>
          <w:rtl w:val="0"/>
        </w:rPr>
        <w:t xml:space="preserve">).  Even at the higher spatial resolution of the current low earth orbiting satellite sensors retrieving XCH</w:t>
      </w:r>
      <w:r w:rsidDel="00000000" w:rsidR="00000000" w:rsidRPr="00000000">
        <w:rPr>
          <w:vertAlign w:val="subscript"/>
          <w:rtl w:val="0"/>
        </w:rPr>
        <w:t xml:space="preserve">4</w:t>
      </w:r>
      <w:r w:rsidDel="00000000" w:rsidR="00000000" w:rsidRPr="00000000">
        <w:rPr>
          <w:rtl w:val="0"/>
        </w:rPr>
        <w:t xml:space="preserve"> (e.g., TROPOMI [3.5 km x 7.0 km]) and XCO</w:t>
      </w:r>
      <w:r w:rsidDel="00000000" w:rsidR="00000000" w:rsidRPr="00000000">
        <w:rPr>
          <w:vertAlign w:val="subscript"/>
          <w:rtl w:val="0"/>
        </w:rPr>
        <w:t xml:space="preserve">2</w:t>
      </w:r>
      <w:r w:rsidDel="00000000" w:rsidR="00000000" w:rsidRPr="00000000">
        <w:rPr>
          <w:rtl w:val="0"/>
        </w:rPr>
        <w:t xml:space="preserve"> (e.g., OCO-2 [1.3 km x 2.2 km]) over 95% of retrieved information is filtered due to clouds in the tropics (Qu et al., 2021). Higher spatial resolution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satellite sensors such as the recently launched MethaneSat (100 m x 400 m) will greatly improve the ability to retrieve tropical flux measurements through cloud gaps. Other point-source mapping satellite sensors (e.g., EMIT, GHGSat, Carbon Mapper, PRISMA) have been launched with very high spatial resolution (&lt;100 m x 100 m). However, these target mode observations will not provide the global coverage needed to constrain tropical greenhouse gas budgets.</w:t>
      </w:r>
      <w:r w:rsidDel="00000000" w:rsidR="00000000" w:rsidRPr="00000000">
        <w:rPr>
          <w:rtl w:val="0"/>
        </w:rPr>
      </w:r>
    </w:p>
    <w:p w:rsidR="00000000" w:rsidDel="00000000" w:rsidP="00000000" w:rsidRDefault="00000000" w:rsidRPr="00000000" w14:paraId="000001ED">
      <w:pPr>
        <w:spacing w:after="240" w:before="240" w:lineRule="auto"/>
        <w:ind w:left="0" w:firstLine="0"/>
        <w:rPr>
          <w:color w:val="ff0000"/>
        </w:rPr>
      </w:pPr>
      <w:r w:rsidDel="00000000" w:rsidR="00000000" w:rsidRPr="00000000">
        <w:rPr>
          <w:rtl w:val="0"/>
        </w:rPr>
        <w:t xml:space="preserve">PANGEA will obtain a large variety of airborne and ground-based observations coincident with overpasses of existing </w:t>
      </w:r>
      <w:commentRangeStart w:id="628"/>
      <w:r w:rsidDel="00000000" w:rsidR="00000000" w:rsidRPr="00000000">
        <w:rPr>
          <w:rtl w:val="0"/>
        </w:rPr>
        <w:t xml:space="preserve">NASA (e.g., OCO-2, OCO-3, Landsat, MODIS, VIIRS, SMAP, GRACE, SWOT, AMSR-E, AMSR2, ICESat-II, EMIT, PACE), international (e.g., TROPOMI, GOSAT, GOSAT-2, CO2M, RADARSAT, Envisat, PRISMA, DESIS), and commercial (e.g., GHGSat, MethaneSat, WorldView, Quickbird/GeoEye, Planet</w:t>
      </w:r>
      <w:commentRangeEnd w:id="628"/>
      <w:r w:rsidDel="00000000" w:rsidR="00000000" w:rsidRPr="00000000">
        <w:commentReference w:id="628"/>
      </w:r>
      <w:r w:rsidDel="00000000" w:rsidR="00000000" w:rsidRPr="00000000">
        <w:rPr>
          <w:rtl w:val="0"/>
        </w:rPr>
        <w:t xml:space="preserve">) satellite products. These observations will aid in validation of these satellite’s retrievals of terrestrial vegetation, inundation, precipitation, disturbance dynamics, and atmospheric composition. They will also assist in assessing the capability of future planned satellite sensors (e.g., NISAR, SBG, BIOMASS, CHIME, GLIMR, FLEX, Carbon Mapper) and observation strategies. PANGEA will allow for investigating the required instrument characteristics (e.g., precision, accuracy, spatial/spectral resolution) and observational strategies (e.g., low Earth orbit versus geostationary) for monitoring greenhouse emissions and the many variables driving tropical source-sink dynamics. </w:t>
      </w:r>
      <w:r w:rsidDel="00000000" w:rsidR="00000000" w:rsidRPr="00000000">
        <w:rPr>
          <w:rtl w:val="0"/>
        </w:rPr>
      </w:r>
    </w:p>
    <w:p w:rsidR="00000000" w:rsidDel="00000000" w:rsidP="00000000" w:rsidRDefault="00000000" w:rsidRPr="00000000" w14:paraId="000001EE">
      <w:pPr>
        <w:pStyle w:val="Heading2"/>
        <w:rPr>
          <w:i w:val="1"/>
          <w:color w:val="ff0000"/>
        </w:rPr>
      </w:pPr>
      <w:bookmarkStart w:colFirst="0" w:colLast="0" w:name="_krtr9hnd65qf" w:id="28"/>
      <w:bookmarkEnd w:id="28"/>
      <w:r w:rsidDel="00000000" w:rsidR="00000000" w:rsidRPr="00000000">
        <w:rPr>
          <w:rtl w:val="0"/>
        </w:rPr>
        <w:t xml:space="preserve">6</w:t>
      </w:r>
      <w:r w:rsidDel="00000000" w:rsidR="00000000" w:rsidRPr="00000000">
        <w:rPr>
          <w:rtl w:val="0"/>
        </w:rPr>
        <w:t xml:space="preserve">. Research Strategy and </w:t>
      </w:r>
      <w:r w:rsidDel="00000000" w:rsidR="00000000" w:rsidRPr="00000000">
        <w:rPr>
          <w:rtl w:val="0"/>
        </w:rPr>
        <w:t xml:space="preserve">Study Design</w:t>
      </w:r>
      <w:r w:rsidDel="00000000" w:rsidR="00000000" w:rsidRPr="00000000">
        <w:rPr>
          <w:rtl w:val="0"/>
        </w:rPr>
      </w:r>
    </w:p>
    <w:p w:rsidR="00000000" w:rsidDel="00000000" w:rsidP="00000000" w:rsidRDefault="00000000" w:rsidRPr="00000000" w14:paraId="000001EF">
      <w:pPr>
        <w:pStyle w:val="Heading3"/>
        <w:rPr>
          <w:i w:val="1"/>
          <w:color w:val="ff0000"/>
        </w:rPr>
      </w:pPr>
      <w:bookmarkStart w:colFirst="0" w:colLast="0" w:name="_a7rsc2zcb4s" w:id="29"/>
      <w:bookmarkEnd w:id="29"/>
      <w:r w:rsidDel="00000000" w:rsidR="00000000" w:rsidRPr="00000000">
        <w:rPr>
          <w:rtl w:val="0"/>
        </w:rPr>
        <w:t xml:space="preserve">6</w:t>
      </w:r>
      <w:r w:rsidDel="00000000" w:rsidR="00000000" w:rsidRPr="00000000">
        <w:rPr>
          <w:rtl w:val="0"/>
        </w:rPr>
        <w:t xml:space="preserve">.1 Overall Study Design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PANGEA stands on the shoulders of highly successful NASA field and airborne campaigns to Africa and South America, including but not limited to SAFARI 2000, LBA, AfriSAR-1 and -2, and BioSCape. PANGEA will build on these well-learned precedents to </w:t>
      </w:r>
      <w:r w:rsidDel="00000000" w:rsidR="00000000" w:rsidRPr="00000000">
        <w:rPr>
          <w:rtl w:val="0"/>
        </w:rPr>
        <w:t xml:space="preserve">enable NASA funded investigators to answer big scientific questions by comparison among major tropical forest formations. Research will integrate ground, airborne, and satellite-based science investigations such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To initiate PANGEA, we will define our scientific study design during a preliminary phase that will last, ideally, about one year. During this phase, a science definition team will refine the general strategy presented below, by selecting specific landscapes for studies and refining the ground, airborne, and satellite measurements and analyses to be used to answer the campaign science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The PANGEA campaign will be executed over 6 to 9 years. The first year of the campaign will focus on development of the research capacity through the establishment and augmentation of field sites including installation of new instrumentation. </w:t>
      </w:r>
      <w:r w:rsidDel="00000000" w:rsidR="00000000" w:rsidRPr="00000000">
        <w:rPr>
          <w:rtl w:val="0"/>
        </w:rPr>
        <w:t xml:space="preserve">PANGEA will be co-designed with local institutions and partners to collaboratively leverage decades of past, present, and ongoing research efforts. </w:t>
      </w:r>
      <w:r w:rsidDel="00000000" w:rsidR="00000000" w:rsidRPr="00000000">
        <w:rPr>
          <w:rtl w:val="0"/>
        </w:rPr>
        <w:t xml:space="preserve">Data analysis and synthesis will not be restricted to later phases of the campaign, but will be carried out from the initial phases starting with satellite-based analyses that can begin immediately in the first year, along with model studies that facilitate and inform effective measurement design. Early campaign model development and the execution of model-based studies and analysis of existing data will be used to reveal the greatest sensitivities that will guide the details and emphases of campaign measurements. Peak data acquisition would occur in years 2 to 4 of a six-year campaign or between years 2-7 of a nine-year campaign. A longer campaign will permit more intermediate analysis. While there is often pressure to acquire as much data as possible as soon as possible, the TE program is sufficiently mature to understand the value that intermediate analysis of early data can have on the overall success and cost-effectiveness of a campaign.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highlight w:val="yellow"/>
        </w:rPr>
      </w:pPr>
      <w:r w:rsidDel="00000000" w:rsidR="00000000" w:rsidRPr="00000000">
        <w:rPr>
          <w:rtl w:val="0"/>
        </w:rPr>
        <w:t xml:space="preserve">All science team members will either conduct integrative analysis (including modeling) or participate in integrative analyses. Building an interdisciplinary science team from the earliest stages and involving all the minds and experience on the team will result in deeper insights. Collected data will be made available to the full team as soon as possible, always following NASA requirements as a minimum. Open science practices will make integrative analyses and model studies as transparent as possible to the full team. The PANGEA campaign will benefit from years of field-campaign experience in the TE program including ABoVE, LBA, and earlier campaigns. Moreover, the team will learn from experience outside of NASA through collaboration with </w:t>
      </w:r>
      <w:r w:rsidDel="00000000" w:rsidR="00000000" w:rsidRPr="00000000">
        <w:rPr>
          <w:rtl w:val="0"/>
        </w:rPr>
        <w:t xml:space="preserve">partner projects</w:t>
      </w:r>
      <w:r w:rsidDel="00000000" w:rsidR="00000000" w:rsidRPr="00000000">
        <w:rPr>
          <w:rtl w:val="0"/>
        </w:rPr>
        <w:t xml:space="preserve"> and institutions and the use of existing protocols for data collection. Examples abound from NASA projects and facilities (e.g. </w:t>
      </w:r>
      <w:commentRangeStart w:id="629"/>
      <w:r w:rsidDel="00000000" w:rsidR="00000000" w:rsidRPr="00000000">
        <w:rPr>
          <w:rtl w:val="0"/>
        </w:rPr>
        <w:t xml:space="preserve">BioSCape, AVIRIS, EMIT,</w:t>
      </w:r>
      <w:commentRangeEnd w:id="629"/>
      <w:r w:rsidDel="00000000" w:rsidR="00000000" w:rsidRPr="00000000">
        <w:commentReference w:id="629"/>
      </w:r>
      <w:r w:rsidDel="00000000" w:rsidR="00000000" w:rsidRPr="00000000">
        <w:rPr>
          <w:rtl w:val="0"/>
        </w:rPr>
        <w:t xml:space="preserve">), as well as outside organization (e.g. </w:t>
      </w:r>
      <w:commentRangeStart w:id="630"/>
      <w:r w:rsidDel="00000000" w:rsidR="00000000" w:rsidRPr="00000000">
        <w:rPr>
          <w:rtl w:val="0"/>
        </w:rPr>
        <w:t xml:space="preserve">CEOS</w:t>
      </w:r>
      <w:commentRangeEnd w:id="630"/>
      <w:r w:rsidDel="00000000" w:rsidR="00000000" w:rsidRPr="00000000">
        <w:commentReference w:id="630"/>
      </w:r>
      <w:r w:rsidDel="00000000" w:rsidR="00000000" w:rsidRPr="00000000">
        <w:rPr>
          <w:rtl w:val="0"/>
        </w:rPr>
        <w:t xml:space="preserve">, NEON, ICOS, AmeriFlux, FLUXNET, Forestplots.net, GEO-TREES, and more) (</w:t>
      </w:r>
      <w:commentRangeStart w:id="631"/>
      <w:commentRangeStart w:id="632"/>
      <w:r w:rsidDel="00000000" w:rsidR="00000000" w:rsidRPr="00000000">
        <w:rPr>
          <w:rtl w:val="0"/>
        </w:rPr>
        <w:t xml:space="preserve">Baldocchi et al. 2024</w:t>
      </w:r>
      <w:commentRangeEnd w:id="631"/>
      <w:r w:rsidDel="00000000" w:rsidR="00000000" w:rsidRPr="00000000">
        <w:commentReference w:id="631"/>
      </w:r>
      <w:commentRangeEnd w:id="632"/>
      <w:r w:rsidDel="00000000" w:rsidR="00000000" w:rsidRPr="00000000">
        <w:commentReference w:id="632"/>
      </w:r>
      <w:r w:rsidDel="00000000" w:rsidR="00000000" w:rsidRPr="00000000">
        <w:rPr>
          <w:rtl w:val="0"/>
        </w:rPr>
        <w:t xml:space="preserve">; </w:t>
      </w:r>
      <w:commentRangeStart w:id="633"/>
      <w:r w:rsidDel="00000000" w:rsidR="00000000" w:rsidRPr="00000000">
        <w:rPr>
          <w:rtl w:val="0"/>
        </w:rPr>
        <w:t xml:space="preserve">Delwiche et al. 2024</w:t>
      </w:r>
      <w:commentRangeEnd w:id="633"/>
      <w:r w:rsidDel="00000000" w:rsidR="00000000" w:rsidRPr="00000000">
        <w:commentReference w:id="633"/>
      </w:r>
      <w:r w:rsidDel="00000000" w:rsidR="00000000" w:rsidRPr="00000000">
        <w:rPr>
          <w:rtl w:val="0"/>
        </w:rPr>
        <w:t xml:space="preserve">; </w:t>
      </w:r>
      <w:commentRangeStart w:id="634"/>
      <w:r w:rsidDel="00000000" w:rsidR="00000000" w:rsidRPr="00000000">
        <w:rPr>
          <w:rtl w:val="0"/>
        </w:rPr>
        <w:t xml:space="preserve">ForesPlots.net et al 2021</w:t>
      </w:r>
      <w:commentRangeEnd w:id="634"/>
      <w:r w:rsidDel="00000000" w:rsidR="00000000" w:rsidRPr="00000000">
        <w:commentReference w:id="634"/>
      </w:r>
      <w:r w:rsidDel="00000000" w:rsidR="00000000" w:rsidRPr="00000000">
        <w:rPr>
          <w:rtl w:val="0"/>
        </w:rPr>
        <w:t xml:space="preserve">; </w:t>
      </w:r>
      <w:commentRangeStart w:id="635"/>
      <w:r w:rsidDel="00000000" w:rsidR="00000000" w:rsidRPr="00000000">
        <w:rPr>
          <w:rtl w:val="0"/>
        </w:rPr>
        <w:t xml:space="preserve">Ordway et al. 2021</w:t>
      </w:r>
      <w:commentRangeEnd w:id="635"/>
      <w:r w:rsidDel="00000000" w:rsidR="00000000" w:rsidRPr="00000000">
        <w:commentReference w:id="635"/>
      </w:r>
      <w:r w:rsidDel="00000000" w:rsidR="00000000" w:rsidRPr="00000000">
        <w:rPr>
          <w:rtl w:val="0"/>
        </w:rPr>
        <w:t xml:space="preserve">; </w:t>
      </w:r>
      <w:hyperlink r:id="rId148">
        <w:r w:rsidDel="00000000" w:rsidR="00000000" w:rsidRPr="00000000">
          <w:rPr>
            <w:color w:val="1155cc"/>
            <w:u w:val="single"/>
            <w:rtl w:val="0"/>
          </w:rPr>
          <w:t xml:space="preserve">Nagy et al. 2021</w:t>
        </w:r>
      </w:hyperlink>
      <w:r w:rsidDel="00000000" w:rsidR="00000000" w:rsidRPr="00000000">
        <w:rPr>
          <w:rtl w:val="0"/>
        </w:rPr>
        <w:t xml:space="preserve">; </w:t>
      </w:r>
      <w:hyperlink r:id="rId149">
        <w:r w:rsidDel="00000000" w:rsidR="00000000" w:rsidRPr="00000000">
          <w:rPr>
            <w:color w:val="1155cc"/>
            <w:u w:val="single"/>
            <w:rtl w:val="0"/>
          </w:rPr>
          <w:t xml:space="preserve">Phillips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In the following sections, we provide and overview of </w:t>
      </w:r>
      <w:r w:rsidDel="00000000" w:rsidR="00000000" w:rsidRPr="00000000">
        <w:rPr>
          <w:highlight w:val="yellow"/>
          <w:rtl w:val="0"/>
        </w:rPr>
        <w:t xml:space="preserve">XYZ</w:t>
      </w:r>
      <w:r w:rsidDel="00000000" w:rsidR="00000000" w:rsidRPr="00000000">
        <w:rPr>
          <w:rtl w:val="0"/>
        </w:rPr>
        <w:t xml:space="preserve">.</w:t>
      </w:r>
    </w:p>
    <w:p w:rsidR="00000000" w:rsidDel="00000000" w:rsidP="00000000" w:rsidRDefault="00000000" w:rsidRPr="00000000" w14:paraId="000001F9">
      <w:pPr>
        <w:numPr>
          <w:ilvl w:val="0"/>
          <w:numId w:val="12"/>
        </w:numPr>
        <w:ind w:left="720" w:hanging="360"/>
        <w:rPr>
          <w:color w:val="ff0000"/>
        </w:rPr>
      </w:pPr>
      <w:r w:rsidDel="00000000" w:rsidR="00000000" w:rsidRPr="00000000">
        <w:rPr>
          <w:color w:val="ff0000"/>
          <w:rtl w:val="0"/>
        </w:rPr>
        <w:t xml:space="preserve">include brief mention of scaling strategy concept/framework here</w:t>
      </w:r>
      <w:r w:rsidDel="00000000" w:rsidR="00000000" w:rsidRPr="00000000">
        <w:rPr>
          <w:rtl w:val="0"/>
        </w:rPr>
      </w:r>
    </w:p>
    <w:p w:rsidR="00000000" w:rsidDel="00000000" w:rsidP="00000000" w:rsidRDefault="00000000" w:rsidRPr="00000000" w14:paraId="000001FA">
      <w:pPr>
        <w:pStyle w:val="Heading3"/>
        <w:rPr/>
      </w:pPr>
      <w:bookmarkStart w:colFirst="0" w:colLast="0" w:name="_kw1o5d63g5dw" w:id="30"/>
      <w:bookmarkEnd w:id="30"/>
      <w:r w:rsidDel="00000000" w:rsidR="00000000" w:rsidRPr="00000000">
        <w:rPr>
          <w:rtl w:val="0"/>
        </w:rPr>
        <w:t xml:space="preserve">6.2 </w:t>
      </w:r>
      <w:commentRangeStart w:id="636"/>
      <w:r w:rsidDel="00000000" w:rsidR="00000000" w:rsidRPr="00000000">
        <w:rPr>
          <w:rtl w:val="0"/>
        </w:rPr>
        <w:t xml:space="preserve">Essential</w:t>
      </w:r>
      <w:commentRangeEnd w:id="636"/>
      <w:r w:rsidDel="00000000" w:rsidR="00000000" w:rsidRPr="00000000">
        <w:commentReference w:id="636"/>
      </w:r>
      <w:r w:rsidDel="00000000" w:rsidR="00000000" w:rsidRPr="00000000">
        <w:rPr>
          <w:rtl w:val="0"/>
        </w:rPr>
        <w:t xml:space="preserve"> Scientific Measurements</w:t>
      </w:r>
    </w:p>
    <w:p w:rsidR="00000000" w:rsidDel="00000000" w:rsidP="00000000" w:rsidRDefault="00000000" w:rsidRPr="00000000" w14:paraId="000001FB">
      <w:pPr>
        <w:rPr/>
      </w:pPr>
      <w:r w:rsidDel="00000000" w:rsidR="00000000" w:rsidRPr="00000000">
        <w:rPr>
          <w:b w:val="1"/>
          <w:rtl w:val="0"/>
        </w:rPr>
        <w:t xml:space="preserve">PANGEA's overarching science goal is to </w:t>
      </w:r>
      <w:r w:rsidDel="00000000" w:rsidR="00000000" w:rsidRPr="00000000">
        <w:rPr>
          <w:b w:val="1"/>
          <w:rtl w:val="0"/>
        </w:rPr>
        <w:t xml:space="preserve">understand differences in tropical forest ecosystem stability in terms of pattern and process, and reduce uncertainties in projected tropical forest responses to climate and land-use change</w:t>
      </w:r>
      <w:r w:rsidDel="00000000" w:rsidR="00000000" w:rsidRPr="00000000">
        <w:rPr>
          <w:b w:val="1"/>
          <w:rtl w:val="0"/>
        </w:rPr>
        <w:t xml:space="preserve">. </w:t>
      </w:r>
      <w:r w:rsidDel="00000000" w:rsidR="00000000" w:rsidRPr="00000000">
        <w:rPr>
          <w:rtl w:val="0"/>
        </w:rPr>
        <w:t xml:space="preserve">Addressing this gap requires a coordinated ground and airborne campaign spanning the two largest tropical forests in Africa and the Americas</w:t>
      </w:r>
      <w:r w:rsidDel="00000000" w:rsidR="00000000" w:rsidRPr="00000000">
        <w:rPr>
          <w:rtl w:val="0"/>
        </w:rPr>
        <w:t xml:space="preserve">. </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PANGEA leverages NASA’s history of successful field and airborne campaigns in the tropics (</w:t>
      </w:r>
      <w:commentRangeStart w:id="637"/>
      <w:r w:rsidDel="00000000" w:rsidR="00000000" w:rsidRPr="00000000">
        <w:rPr>
          <w:b w:val="1"/>
          <w:highlight w:val="yellow"/>
          <w:rtl w:val="0"/>
        </w:rPr>
        <w:t xml:space="preserve">Fig. 2</w:t>
      </w:r>
      <w:commentRangeEnd w:id="637"/>
      <w:r w:rsidDel="00000000" w:rsidR="00000000" w:rsidRPr="00000000">
        <w:commentReference w:id="637"/>
      </w:r>
      <w:r w:rsidDel="00000000" w:rsidR="00000000" w:rsidRPr="00000000">
        <w:rPr>
          <w:rtl w:val="0"/>
        </w:rPr>
        <w:t xml:space="preserve">) to measure ecosystem dynamics and status at the onset and end of the dry season, when tropical forest systems are least and most stressed and differences in function are most apparent (</w:t>
      </w:r>
      <w:commentRangeStart w:id="638"/>
      <w:commentRangeStart w:id="639"/>
      <w:r w:rsidDel="00000000" w:rsidR="00000000" w:rsidRPr="00000000">
        <w:rPr>
          <w:rtl w:val="0"/>
        </w:rPr>
        <w:t xml:space="preserve">Yang et al. 2021</w:t>
      </w:r>
      <w:commentRangeEnd w:id="638"/>
      <w:r w:rsidDel="00000000" w:rsidR="00000000" w:rsidRPr="00000000">
        <w:commentReference w:id="638"/>
      </w:r>
      <w:commentRangeEnd w:id="639"/>
      <w:r w:rsidDel="00000000" w:rsidR="00000000" w:rsidRPr="00000000">
        <w:commentReference w:id="639"/>
      </w:r>
      <w:r w:rsidDel="00000000" w:rsidR="00000000" w:rsidRPr="00000000">
        <w:rPr>
          <w:rtl w:val="0"/>
        </w:rPr>
        <w:t xml:space="preserve">). </w:t>
      </w:r>
      <w:r w:rsidDel="00000000" w:rsidR="00000000" w:rsidRPr="00000000">
        <w:rPr>
          <w:rtl w:val="0"/>
        </w:rPr>
        <w:t xml:space="preserve">Recent </w:t>
      </w:r>
      <w:r w:rsidDel="00000000" w:rsidR="00000000" w:rsidRPr="00000000">
        <w:rPr>
          <w:rtl w:val="0"/>
        </w:rPr>
        <w:t xml:space="preserve">achievements</w:t>
      </w:r>
      <w:r w:rsidDel="00000000" w:rsidR="00000000" w:rsidRPr="00000000">
        <w:rPr>
          <w:rtl w:val="0"/>
        </w:rPr>
        <w:t xml:space="preserve"> that demonstrate feasibility include the highly successful AfriSAR-2 campaign that collected airborne L- and P-band UAVSAR data over Cameroon, the Democratic Republic of Congo (DRC</w:t>
      </w:r>
      <w:r w:rsidDel="00000000" w:rsidR="00000000" w:rsidRPr="00000000">
        <w:rPr>
          <w:rtl w:val="0"/>
        </w:rPr>
        <w:t xml:space="preserve">), </w:t>
      </w:r>
      <w:r w:rsidDel="00000000" w:rsidR="00000000" w:rsidRPr="00000000">
        <w:rPr>
          <w:rtl w:val="0"/>
        </w:rPr>
        <w:t xml:space="preserve">Gabon, Ghana, the Republic of Congo, and Sao Tome and Principe</w:t>
      </w:r>
      <w:r w:rsidDel="00000000" w:rsidR="00000000" w:rsidRPr="00000000">
        <w:rPr>
          <w:rtl w:val="0"/>
        </w:rPr>
        <w:t xml:space="preserve">. In spite of these campaigns, there remains a critical need for collocated and coincident measurements across the highly variable tropical landscapes to capture variation in ecosystem structure and function within and across continents, particularly in Africa, where data gaps are the greatest, and process-based understanding is poorest. Achieving PANGEA’s objectives requires flight campaigns that meet the measurement requirements in </w:t>
      </w:r>
      <w:r w:rsidDel="00000000" w:rsidR="00000000" w:rsidRPr="00000000">
        <w:rPr>
          <w:b w:val="1"/>
          <w:highlight w:val="yellow"/>
          <w:rtl w:val="0"/>
        </w:rPr>
        <w:t xml:space="preserve">Table X</w:t>
      </w:r>
      <w:r w:rsidDel="00000000" w:rsidR="00000000" w:rsidRPr="00000000">
        <w:rPr>
          <w:rtl w:val="0"/>
        </w:rPr>
        <w:t xml:space="preserve">, based out of multiple countries in Central Africa and the tropical Americas to span the range of environments present in these systems. These observations provide an essential scaling bridge linking high resolution, process measurements (forest plots, chamber measurements, flux towers, eDNA, animal movement data, Indigenous ecological knowledge) with spatially extensive measurements (satellite) which are becoming increasingly spectrally resolved with new sensors. Combined measurements will provide a baseline snapshot through which we can understand sustained field and spaceborne measurements, as well as hindcast and contextualize previous studies. </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PANGEA will establish a network of centrally coordinated field and airborne campaigns that are distributed across targeted tropical forest ecosystems to fill data gaps and enable scaling between field and remotely sensed datasets, and regional and pan-tropical scale modeling. PANGEA provides a framework for scaling and integrating airborne and satellite measurements with in-situ field observations, eddy-covariance flux tower measurements, and </w:t>
      </w:r>
      <w:r w:rsidDel="00000000" w:rsidR="00000000" w:rsidRPr="00000000">
        <w:rPr>
          <w:highlight w:val="yellow"/>
          <w:rtl w:val="0"/>
        </w:rPr>
        <w:t xml:space="preserve">terrestrial biosphere </w:t>
      </w:r>
      <w:r w:rsidDel="00000000" w:rsidR="00000000" w:rsidRPr="00000000">
        <w:rPr>
          <w:rtl w:val="0"/>
        </w:rPr>
        <w:t xml:space="preserve">modeling to </w:t>
      </w:r>
      <w:commentRangeStart w:id="640"/>
      <w:r w:rsidDel="00000000" w:rsidR="00000000" w:rsidRPr="00000000">
        <w:rPr>
          <w:b w:val="1"/>
          <w:rtl w:val="0"/>
        </w:rPr>
        <w:t xml:space="preserve">advance scientific understanding and remote sensing capabilities across thematic areas that directly address the goals of NASA’s Carbon Cycle and Ecosystems Focus Area, in alignment with the Water and Energy Cycle and Climate Variability and Change Focus Areas</w:t>
      </w:r>
      <w:r w:rsidDel="00000000" w:rsidR="00000000" w:rsidRPr="00000000">
        <w:rPr>
          <w:rtl w:val="0"/>
        </w:rPr>
        <w:t xml:space="preserve">. </w:t>
      </w:r>
      <w:commentRangeEnd w:id="640"/>
      <w:r w:rsidDel="00000000" w:rsidR="00000000" w:rsidRPr="00000000">
        <w:commentReference w:id="640"/>
      </w:r>
      <w:r w:rsidDel="00000000" w:rsidR="00000000" w:rsidRPr="00000000">
        <w:rPr>
          <w:rtl w:val="0"/>
        </w:rPr>
        <w:t xml:space="preserve">Using PANGEA measurements, differences will be characterized across biotic, abiotic, and land-use gradients. Integrated output from ground, airborne, and satellite measurements will then be used to model ecosystem structure, function, and fluxes under climate and land-use change scenarios to evaluate differences in ecosystem responses. In doing so, PANGEA addresses how varying tropical forest dynamics influences tropical forest stability in the face of climate and land-use change impacts.</w:t>
      </w:r>
    </w:p>
    <w:p w:rsidR="00000000" w:rsidDel="00000000" w:rsidP="00000000" w:rsidRDefault="00000000" w:rsidRPr="00000000" w14:paraId="00000200">
      <w:pPr>
        <w:spacing w:after="240" w:before="240" w:lineRule="auto"/>
        <w:rPr>
          <w:rFonts w:ascii="Garamond" w:cs="Garamond" w:eastAsia="Garamond" w:hAnsi="Garamond"/>
          <w:sz w:val="24"/>
          <w:szCs w:val="24"/>
        </w:rPr>
      </w:pPr>
      <w:r w:rsidDel="00000000" w:rsidR="00000000" w:rsidRPr="00000000">
        <w:rPr>
          <w:rtl w:val="0"/>
        </w:rPr>
        <w:t xml:space="preserve">PANGEA Science Objectives to: 1) understand differe</w:t>
      </w:r>
      <w:r w:rsidDel="00000000" w:rsidR="00000000" w:rsidRPr="00000000">
        <w:rPr>
          <w:rtl w:val="0"/>
        </w:rPr>
        <w:t xml:space="preserv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allow us to derive the </w:t>
      </w:r>
      <w:r w:rsidDel="00000000" w:rsidR="00000000" w:rsidRPr="00000000">
        <w:rPr>
          <w:b w:val="1"/>
          <w:rtl w:val="0"/>
        </w:rPr>
        <w:t xml:space="preserve">Optimal</w:t>
      </w:r>
      <w:r w:rsidDel="00000000" w:rsidR="00000000" w:rsidRPr="00000000">
        <w:rPr>
          <w:rtl w:val="0"/>
        </w:rPr>
        <w:t xml:space="preserve">, </w:t>
      </w:r>
      <w:r w:rsidDel="00000000" w:rsidR="00000000" w:rsidRPr="00000000">
        <w:rPr>
          <w:b w:val="1"/>
          <w:rtl w:val="0"/>
        </w:rPr>
        <w:t xml:space="preserve">Baseline, and Threshold Essential Scientific Measurements</w:t>
      </w:r>
      <w:r w:rsidDel="00000000" w:rsidR="00000000" w:rsidRPr="00000000">
        <w:rPr>
          <w:rtl w:val="0"/>
        </w:rPr>
        <w:t xml:space="preserve"> detailed in </w:t>
      </w:r>
      <w:commentRangeStart w:id="641"/>
      <w:r w:rsidDel="00000000" w:rsidR="00000000" w:rsidRPr="00000000">
        <w:rPr>
          <w:b w:val="1"/>
          <w:highlight w:val="yellow"/>
          <w:rtl w:val="0"/>
        </w:rPr>
        <w:t xml:space="preserve">Table X</w:t>
      </w:r>
      <w:r w:rsidDel="00000000" w:rsidR="00000000" w:rsidRPr="00000000">
        <w:rPr>
          <w:rtl w:val="0"/>
        </w:rPr>
        <w:t xml:space="preserve"> </w:t>
      </w:r>
      <w:commentRangeEnd w:id="641"/>
      <w:r w:rsidDel="00000000" w:rsidR="00000000" w:rsidRPr="00000000">
        <w:commentReference w:id="641"/>
      </w:r>
      <w:r w:rsidDel="00000000" w:rsidR="00000000" w:rsidRPr="00000000">
        <w:rPr>
          <w:rtl w:val="0"/>
        </w:rPr>
        <w:t xml:space="preserve">and described below. </w:t>
      </w: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01">
            <w:pPr>
              <w:spacing w:after="40" w:line="228" w:lineRule="auto"/>
              <w:rPr>
                <w:rFonts w:ascii="Avenir" w:cs="Avenir" w:eastAsia="Avenir" w:hAnsi="Avenir"/>
                <w:b w:val="1"/>
                <w:color w:val="ffffff"/>
                <w:sz w:val="20"/>
                <w:szCs w:val="20"/>
              </w:rPr>
            </w:pPr>
            <w:r w:rsidDel="00000000" w:rsidR="00000000" w:rsidRPr="00000000">
              <w:rPr>
                <w:rFonts w:ascii="Avenir" w:cs="Avenir" w:eastAsia="Avenir" w:hAnsi="Avenir"/>
                <w:b w:val="1"/>
                <w:sz w:val="20"/>
                <w:szCs w:val="20"/>
                <w:rtl w:val="0"/>
              </w:rPr>
              <w:t xml:space="preserve"> Table X.</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203">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204">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w:t>
            </w:r>
            <w:commentRangeStart w:id="642"/>
            <w:r w:rsidDel="00000000" w:rsidR="00000000" w:rsidRPr="00000000">
              <w:rPr>
                <w:rFonts w:ascii="Avenir" w:cs="Avenir" w:eastAsia="Avenir" w:hAnsi="Avenir"/>
                <w:b w:val="1"/>
                <w:color w:val="ffffff"/>
                <w:sz w:val="20"/>
                <w:szCs w:val="20"/>
                <w:rtl w:val="0"/>
              </w:rPr>
              <w:t xml:space="preserve">Functional Requirements</w:t>
            </w:r>
            <w:commentRangeEnd w:id="642"/>
            <w:r w:rsidDel="00000000" w:rsidR="00000000" w:rsidRPr="00000000">
              <w:commentReference w:id="642"/>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0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O</w:t>
            </w:r>
            <w:r w:rsidDel="00000000" w:rsidR="00000000" w:rsidRPr="00000000">
              <w:rPr>
                <w:rtl w:val="0"/>
              </w:rPr>
            </w:r>
          </w:p>
        </w:tc>
        <w:tc>
          <w:tcPr>
            <w:vAlign w:val="center"/>
          </w:tcPr>
          <w:p w:rsidR="00000000" w:rsidDel="00000000" w:rsidP="00000000" w:rsidRDefault="00000000" w:rsidRPr="00000000" w14:paraId="00000206">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Airborne Campaign: </w:t>
            </w:r>
            <w:r w:rsidDel="00000000" w:rsidR="00000000" w:rsidRPr="00000000">
              <w:rPr>
                <w:rtl w:val="0"/>
              </w:rPr>
            </w:r>
          </w:p>
          <w:p w:rsidR="00000000" w:rsidDel="00000000" w:rsidP="00000000" w:rsidRDefault="00000000" w:rsidRPr="00000000" w14:paraId="00000207">
            <w:pPr>
              <w:numPr>
                <w:ilvl w:val="0"/>
                <w:numId w:val="30"/>
              </w:numPr>
              <w:spacing w:line="228" w:lineRule="auto"/>
              <w:ind w:left="432" w:hanging="36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r w:rsidDel="00000000" w:rsidR="00000000" w:rsidRPr="00000000">
              <w:rPr>
                <w:rtl w:val="0"/>
              </w:rPr>
            </w:r>
          </w:p>
          <w:p w:rsidR="00000000" w:rsidDel="00000000" w:rsidP="00000000" w:rsidRDefault="00000000" w:rsidRPr="00000000" w14:paraId="00000208">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Ground Campaign: </w:t>
            </w:r>
            <w:r w:rsidDel="00000000" w:rsidR="00000000" w:rsidRPr="00000000">
              <w:rPr>
                <w:rtl w:val="0"/>
              </w:rPr>
            </w:r>
          </w:p>
          <w:p w:rsidR="00000000" w:rsidDel="00000000" w:rsidP="00000000" w:rsidRDefault="00000000" w:rsidRPr="00000000" w14:paraId="00000209">
            <w:pPr>
              <w:numPr>
                <w:ilvl w:val="0"/>
                <w:numId w:val="30"/>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Brief descriptions</w:t>
            </w:r>
          </w:p>
          <w:p w:rsidR="00000000" w:rsidDel="00000000" w:rsidP="00000000" w:rsidRDefault="00000000" w:rsidRPr="00000000" w14:paraId="0000020A">
            <w:pPr>
              <w:spacing w:line="228" w:lineRule="auto"/>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Field Infrastructure</w:t>
            </w:r>
          </w:p>
          <w:p w:rsidR="00000000" w:rsidDel="00000000" w:rsidP="00000000" w:rsidRDefault="00000000" w:rsidRPr="00000000" w14:paraId="0000020B">
            <w:pPr>
              <w:numPr>
                <w:ilvl w:val="0"/>
                <w:numId w:val="30"/>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p>
          <w:p w:rsidR="00000000" w:rsidDel="00000000" w:rsidP="00000000" w:rsidRDefault="00000000" w:rsidRPr="00000000" w14:paraId="0000020C">
            <w:pPr>
              <w:spacing w:line="228" w:lineRule="auto"/>
              <w:rPr>
                <w:rFonts w:ascii="Avenir" w:cs="Avenir" w:eastAsia="Avenir" w:hAnsi="Avenir"/>
                <w:b w:val="1"/>
                <w:color w:val="ff0000"/>
                <w:sz w:val="20"/>
                <w:szCs w:val="20"/>
              </w:rPr>
            </w:pPr>
            <w:r w:rsidDel="00000000" w:rsidR="00000000" w:rsidRPr="00000000">
              <w:rPr>
                <w:rFonts w:ascii="Avenir" w:cs="Avenir" w:eastAsia="Avenir" w:hAnsi="Avenir"/>
                <w:b w:val="1"/>
                <w:color w:val="ff0000"/>
                <w:sz w:val="20"/>
                <w:szCs w:val="20"/>
                <w:rtl w:val="0"/>
              </w:rPr>
              <w:t xml:space="preserve">Satellite Observations </w:t>
            </w:r>
          </w:p>
        </w:tc>
      </w:tr>
      <w:tr>
        <w:trPr>
          <w:cantSplit w:val="0"/>
          <w:tblHeader w:val="0"/>
        </w:trPr>
        <w:tc>
          <w:tcPr>
            <w:tcBorders>
              <w:bottom w:color="000000" w:space="0" w:sz="4" w:val="single"/>
            </w:tcBorders>
            <w:vAlign w:val="center"/>
          </w:tcPr>
          <w:p w:rsidR="00000000" w:rsidDel="00000000" w:rsidP="00000000" w:rsidRDefault="00000000" w:rsidRPr="00000000" w14:paraId="0000020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w:t>
            </w:r>
          </w:p>
        </w:tc>
        <w:tc>
          <w:tcPr>
            <w:tcBorders>
              <w:bottom w:color="000000" w:space="0" w:sz="4" w:val="single"/>
            </w:tcBorders>
            <w:vAlign w:val="center"/>
          </w:tcPr>
          <w:p w:rsidR="00000000" w:rsidDel="00000000" w:rsidP="00000000" w:rsidRDefault="00000000" w:rsidRPr="00000000" w14:paraId="0000020E">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Airborne Campaign: </w:t>
            </w:r>
            <w:r w:rsidDel="00000000" w:rsidR="00000000" w:rsidRPr="00000000">
              <w:rPr>
                <w:rtl w:val="0"/>
              </w:rPr>
            </w:r>
          </w:p>
          <w:p w:rsidR="00000000" w:rsidDel="00000000" w:rsidP="00000000" w:rsidRDefault="00000000" w:rsidRPr="00000000" w14:paraId="0000020F">
            <w:pPr>
              <w:numPr>
                <w:ilvl w:val="0"/>
                <w:numId w:val="30"/>
              </w:numPr>
              <w:spacing w:line="228" w:lineRule="auto"/>
              <w:ind w:left="432" w:hanging="36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r w:rsidDel="00000000" w:rsidR="00000000" w:rsidRPr="00000000">
              <w:rPr>
                <w:rtl w:val="0"/>
              </w:rPr>
            </w:r>
          </w:p>
          <w:p w:rsidR="00000000" w:rsidDel="00000000" w:rsidP="00000000" w:rsidRDefault="00000000" w:rsidRPr="00000000" w14:paraId="00000210">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Ground Campaign: </w:t>
            </w:r>
            <w:r w:rsidDel="00000000" w:rsidR="00000000" w:rsidRPr="00000000">
              <w:rPr>
                <w:rtl w:val="0"/>
              </w:rPr>
            </w:r>
          </w:p>
          <w:p w:rsidR="00000000" w:rsidDel="00000000" w:rsidP="00000000" w:rsidRDefault="00000000" w:rsidRPr="00000000" w14:paraId="00000211">
            <w:pPr>
              <w:numPr>
                <w:ilvl w:val="0"/>
                <w:numId w:val="30"/>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Brief descriptions</w:t>
            </w:r>
          </w:p>
          <w:p w:rsidR="00000000" w:rsidDel="00000000" w:rsidP="00000000" w:rsidRDefault="00000000" w:rsidRPr="00000000" w14:paraId="00000212">
            <w:pPr>
              <w:spacing w:line="228" w:lineRule="auto"/>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Field Infrastructure</w:t>
            </w:r>
          </w:p>
          <w:p w:rsidR="00000000" w:rsidDel="00000000" w:rsidP="00000000" w:rsidRDefault="00000000" w:rsidRPr="00000000" w14:paraId="00000213">
            <w:pPr>
              <w:numPr>
                <w:ilvl w:val="0"/>
                <w:numId w:val="30"/>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p>
          <w:p w:rsidR="00000000" w:rsidDel="00000000" w:rsidP="00000000" w:rsidRDefault="00000000" w:rsidRPr="00000000" w14:paraId="00000214">
            <w:pPr>
              <w:spacing w:line="228" w:lineRule="auto"/>
              <w:rPr>
                <w:rFonts w:ascii="Avenir" w:cs="Avenir" w:eastAsia="Avenir" w:hAnsi="Avenir"/>
                <w:b w:val="1"/>
                <w:color w:val="ff0000"/>
                <w:sz w:val="20"/>
                <w:szCs w:val="20"/>
              </w:rPr>
            </w:pPr>
            <w:r w:rsidDel="00000000" w:rsidR="00000000" w:rsidRPr="00000000">
              <w:rPr>
                <w:rFonts w:ascii="Avenir" w:cs="Avenir" w:eastAsia="Avenir" w:hAnsi="Avenir"/>
                <w:b w:val="1"/>
                <w:color w:val="ff0000"/>
                <w:sz w:val="20"/>
                <w:szCs w:val="20"/>
                <w:rtl w:val="0"/>
              </w:rPr>
              <w:t xml:space="preserve">Satellite Observations </w:t>
            </w:r>
          </w:p>
        </w:tc>
      </w:tr>
      <w:tr>
        <w:trPr>
          <w:cantSplit w:val="0"/>
          <w:tblHeader w:val="0"/>
        </w:trPr>
        <w:tc>
          <w:tcPr>
            <w:tcBorders>
              <w:bottom w:color="000000" w:space="0" w:sz="4" w:val="single"/>
            </w:tcBorders>
            <w:vAlign w:val="center"/>
          </w:tcPr>
          <w:p w:rsidR="00000000" w:rsidDel="00000000" w:rsidP="00000000" w:rsidRDefault="00000000" w:rsidRPr="00000000" w14:paraId="0000021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p>
        </w:tc>
        <w:tc>
          <w:tcPr>
            <w:tcBorders>
              <w:bottom w:color="000000" w:space="0" w:sz="4" w:val="single"/>
            </w:tcBorders>
            <w:vAlign w:val="center"/>
          </w:tcPr>
          <w:p w:rsidR="00000000" w:rsidDel="00000000" w:rsidP="00000000" w:rsidRDefault="00000000" w:rsidRPr="00000000" w14:paraId="00000216">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Airborne Campaign: </w:t>
            </w:r>
            <w:r w:rsidDel="00000000" w:rsidR="00000000" w:rsidRPr="00000000">
              <w:rPr>
                <w:rtl w:val="0"/>
              </w:rPr>
            </w:r>
          </w:p>
          <w:p w:rsidR="00000000" w:rsidDel="00000000" w:rsidP="00000000" w:rsidRDefault="00000000" w:rsidRPr="00000000" w14:paraId="00000217">
            <w:pPr>
              <w:numPr>
                <w:ilvl w:val="0"/>
                <w:numId w:val="30"/>
              </w:numPr>
              <w:spacing w:line="228" w:lineRule="auto"/>
              <w:ind w:left="432" w:hanging="36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r w:rsidDel="00000000" w:rsidR="00000000" w:rsidRPr="00000000">
              <w:rPr>
                <w:rtl w:val="0"/>
              </w:rPr>
            </w:r>
          </w:p>
          <w:p w:rsidR="00000000" w:rsidDel="00000000" w:rsidP="00000000" w:rsidRDefault="00000000" w:rsidRPr="00000000" w14:paraId="00000218">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Ground Campaign: </w:t>
            </w:r>
            <w:r w:rsidDel="00000000" w:rsidR="00000000" w:rsidRPr="00000000">
              <w:rPr>
                <w:rtl w:val="0"/>
              </w:rPr>
            </w:r>
          </w:p>
          <w:p w:rsidR="00000000" w:rsidDel="00000000" w:rsidP="00000000" w:rsidRDefault="00000000" w:rsidRPr="00000000" w14:paraId="00000219">
            <w:pPr>
              <w:numPr>
                <w:ilvl w:val="0"/>
                <w:numId w:val="30"/>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Brief descriptions</w:t>
            </w:r>
          </w:p>
          <w:p w:rsidR="00000000" w:rsidDel="00000000" w:rsidP="00000000" w:rsidRDefault="00000000" w:rsidRPr="00000000" w14:paraId="0000021A">
            <w:pPr>
              <w:spacing w:line="228" w:lineRule="auto"/>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Field Infrastructure</w:t>
            </w:r>
          </w:p>
          <w:p w:rsidR="00000000" w:rsidDel="00000000" w:rsidP="00000000" w:rsidRDefault="00000000" w:rsidRPr="00000000" w14:paraId="0000021B">
            <w:pPr>
              <w:numPr>
                <w:ilvl w:val="0"/>
                <w:numId w:val="30"/>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p>
          <w:p w:rsidR="00000000" w:rsidDel="00000000" w:rsidP="00000000" w:rsidRDefault="00000000" w:rsidRPr="00000000" w14:paraId="0000021C">
            <w:pPr>
              <w:spacing w:line="228" w:lineRule="auto"/>
              <w:rPr>
                <w:rFonts w:ascii="Avenir" w:cs="Avenir" w:eastAsia="Avenir" w:hAnsi="Avenir"/>
                <w:b w:val="1"/>
                <w:color w:val="ff0000"/>
                <w:sz w:val="20"/>
                <w:szCs w:val="20"/>
              </w:rPr>
            </w:pPr>
            <w:r w:rsidDel="00000000" w:rsidR="00000000" w:rsidRPr="00000000">
              <w:rPr>
                <w:rFonts w:ascii="Avenir" w:cs="Avenir" w:eastAsia="Avenir" w:hAnsi="Avenir"/>
                <w:b w:val="1"/>
                <w:color w:val="ff0000"/>
                <w:sz w:val="20"/>
                <w:szCs w:val="20"/>
                <w:rtl w:val="0"/>
              </w:rPr>
              <w:t xml:space="preserve">Satellite Observations </w:t>
            </w:r>
          </w:p>
        </w:tc>
      </w:tr>
    </w:tbl>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The </w:t>
      </w:r>
      <w:r w:rsidDel="00000000" w:rsidR="00000000" w:rsidRPr="00000000">
        <w:rPr>
          <w:b w:val="1"/>
          <w:rtl w:val="0"/>
        </w:rPr>
        <w:t xml:space="preserve">Optimal Investigation </w:t>
      </w:r>
      <w:r w:rsidDel="00000000" w:rsidR="00000000" w:rsidRPr="00000000">
        <w:rPr>
          <w:rtl w:val="0"/>
        </w:rPr>
        <w:t xml:space="preserve">fulfills all Science Objectives (</w:t>
      </w:r>
      <w:r w:rsidDel="00000000" w:rsidR="00000000" w:rsidRPr="00000000">
        <w:rPr>
          <w:highlight w:val="yellow"/>
          <w:rtl w:val="0"/>
        </w:rPr>
        <w:t xml:space="preserve">Sections 1.1) </w:t>
      </w:r>
      <w:r w:rsidDel="00000000" w:rsidR="00000000" w:rsidRPr="00000000">
        <w:rPr>
          <w:rtl w:val="0"/>
        </w:rPr>
        <w:t xml:space="preserve">and all Science Questions </w:t>
      </w:r>
      <w:r w:rsidDel="00000000" w:rsidR="00000000" w:rsidRPr="00000000">
        <w:rPr>
          <w:highlight w:val="yellow"/>
          <w:rtl w:val="0"/>
        </w:rPr>
        <w:t xml:space="preserve">(Section 3</w:t>
      </w:r>
      <w:r w:rsidDel="00000000" w:rsidR="00000000" w:rsidRPr="00000000">
        <w:rPr>
          <w:rtl w:val="0"/>
        </w:rPr>
        <w:t xml:space="preserve">) at a minimum of 2 American and 2 African tropical forest landscapes. To meet these Optimal Investigation Objectives, we establish the following requirements:</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numPr>
          <w:ilvl w:val="0"/>
          <w:numId w:val="19"/>
        </w:numPr>
        <w:spacing w:line="276" w:lineRule="auto"/>
        <w:ind w:left="720" w:hanging="360"/>
        <w:rPr/>
      </w:pPr>
      <w:r w:rsidDel="00000000" w:rsidR="00000000" w:rsidRPr="00000000">
        <w:rPr>
          <w:rtl w:val="0"/>
        </w:rPr>
        <w:t xml:space="preserve">For Objective 1, PANGEA will:</w:t>
      </w:r>
    </w:p>
    <w:p w:rsidR="00000000" w:rsidDel="00000000" w:rsidP="00000000" w:rsidRDefault="00000000" w:rsidRPr="00000000" w14:paraId="00000221">
      <w:pPr>
        <w:numPr>
          <w:ilvl w:val="1"/>
          <w:numId w:val="19"/>
        </w:numPr>
        <w:spacing w:line="276" w:lineRule="auto"/>
        <w:ind w:left="1440" w:hanging="360"/>
        <w:rPr/>
      </w:pPr>
      <w:r w:rsidDel="00000000" w:rsidR="00000000" w:rsidRPr="00000000">
        <w:rPr>
          <w:rtl w:val="0"/>
        </w:rPr>
        <w:t xml:space="preserve">Collect airborne measurements via wall-to-wall flightline mosaics and sampling transects over a minimum of two priority landscapes in Africa and and two priority landscapes in the Americas. </w:t>
      </w:r>
    </w:p>
    <w:p w:rsidR="00000000" w:rsidDel="00000000" w:rsidP="00000000" w:rsidRDefault="00000000" w:rsidRPr="00000000" w14:paraId="00000222">
      <w:pPr>
        <w:numPr>
          <w:ilvl w:val="2"/>
          <w:numId w:val="19"/>
        </w:numPr>
        <w:spacing w:after="0" w:afterAutospacing="0" w:line="276" w:lineRule="auto"/>
        <w:ind w:left="2160" w:hanging="360"/>
        <w:rPr/>
      </w:pPr>
      <w:r w:rsidDel="00000000" w:rsidR="00000000" w:rsidRPr="00000000">
        <w:rPr>
          <w:b w:val="1"/>
          <w:rtl w:val="0"/>
        </w:rPr>
        <w:t xml:space="preserve">Note: </w:t>
      </w:r>
      <w:r w:rsidDel="00000000" w:rsidR="00000000" w:rsidRPr="00000000">
        <w:rPr>
          <w:rtl w:val="0"/>
        </w:rPr>
        <w:t xml:space="preserve">Landscapes will be selected from candidates included in Table 3 during the development of the Concise Experimental Plan. </w:t>
      </w:r>
    </w:p>
    <w:p w:rsidR="00000000" w:rsidDel="00000000" w:rsidP="00000000" w:rsidRDefault="00000000" w:rsidRPr="00000000" w14:paraId="00000223">
      <w:pPr>
        <w:numPr>
          <w:ilvl w:val="1"/>
          <w:numId w:val="19"/>
        </w:numPr>
        <w:spacing w:after="0" w:afterAutospacing="0" w:before="0" w:beforeAutospacing="0" w:line="276" w:lineRule="auto"/>
        <w:ind w:left="1440" w:hanging="360"/>
        <w:rPr/>
      </w:pPr>
      <w:r w:rsidDel="00000000" w:rsidR="00000000" w:rsidRPr="00000000">
        <w:rPr>
          <w:rtl w:val="0"/>
        </w:rPr>
        <w:t xml:space="preserve">Airborne measurements will include one successful capture of the wet-to-dry transition and one successful capture of dry-to-wet transition at each landscape. Wet-to-dry and dry-to-wet captures can occur in different years on different continents. </w:t>
      </w:r>
    </w:p>
    <w:p w:rsidR="00000000" w:rsidDel="00000000" w:rsidP="00000000" w:rsidRDefault="00000000" w:rsidRPr="00000000" w14:paraId="00000224">
      <w:pPr>
        <w:numPr>
          <w:ilvl w:val="2"/>
          <w:numId w:val="19"/>
        </w:numPr>
        <w:spacing w:after="0" w:afterAutospacing="0" w:before="0" w:beforeAutospacing="0" w:line="276" w:lineRule="auto"/>
        <w:ind w:left="2160" w:hanging="360"/>
        <w:rPr/>
      </w:pPr>
      <w:r w:rsidDel="00000000" w:rsidR="00000000" w:rsidRPr="00000000">
        <w:rPr>
          <w:b w:val="1"/>
          <w:rtl w:val="0"/>
        </w:rPr>
        <w:t xml:space="preserve">Note: </w:t>
      </w:r>
      <w:r w:rsidDel="00000000" w:rsidR="00000000" w:rsidRPr="00000000">
        <w:rPr>
          <w:rtl w:val="0"/>
        </w:rPr>
        <w:t xml:space="preserve">A variability analysis is underway, which will inform important endmembers to capture. This will be included in the final white paper, and will contribute to landscape selection during the development of the Concise Experimental Plan.</w:t>
      </w:r>
    </w:p>
    <w:p w:rsidR="00000000" w:rsidDel="00000000" w:rsidP="00000000" w:rsidRDefault="00000000" w:rsidRPr="00000000" w14:paraId="00000225">
      <w:pPr>
        <w:numPr>
          <w:ilvl w:val="1"/>
          <w:numId w:val="19"/>
        </w:numPr>
        <w:spacing w:line="276" w:lineRule="auto"/>
        <w:ind w:left="1440" w:hanging="360"/>
        <w:rPr>
          <w:color w:val="ff0000"/>
        </w:rPr>
      </w:pPr>
      <w:r w:rsidDel="00000000" w:rsidR="00000000" w:rsidRPr="00000000">
        <w:rPr>
          <w:rtl w:val="0"/>
        </w:rPr>
        <w:t xml:space="preserve">Coincident ground measurements will be collected during the collection of airborne measurements. </w:t>
      </w:r>
      <w:r w:rsidDel="00000000" w:rsidR="00000000" w:rsidRPr="00000000">
        <w:rPr>
          <w:color w:val="ff0000"/>
          <w:highlight w:val="yellow"/>
          <w:rtl w:val="0"/>
        </w:rPr>
        <w:t xml:space="preserve">The temporal degree of coincidence required will vary with sensor and measurement. Canopy leaf traits from in situ samples require coincident acquisition with VSWIR data.</w:t>
      </w:r>
    </w:p>
    <w:p w:rsidR="00000000" w:rsidDel="00000000" w:rsidP="00000000" w:rsidRDefault="00000000" w:rsidRPr="00000000" w14:paraId="00000226">
      <w:pPr>
        <w:spacing w:line="276" w:lineRule="auto"/>
        <w:ind w:left="0" w:firstLine="0"/>
        <w:rPr>
          <w:color w:val="ff0000"/>
        </w:rPr>
      </w:pPr>
      <w:r w:rsidDel="00000000" w:rsidR="00000000" w:rsidRPr="00000000">
        <w:rPr>
          <w:rtl w:val="0"/>
        </w:rPr>
      </w:r>
    </w:p>
    <w:p w:rsidR="00000000" w:rsidDel="00000000" w:rsidP="00000000" w:rsidRDefault="00000000" w:rsidRPr="00000000" w14:paraId="00000227">
      <w:pPr>
        <w:numPr>
          <w:ilvl w:val="1"/>
          <w:numId w:val="19"/>
        </w:numPr>
        <w:spacing w:line="276" w:lineRule="auto"/>
        <w:ind w:left="1440" w:hanging="360"/>
        <w:rPr>
          <w:color w:val="ff0000"/>
        </w:rPr>
      </w:pPr>
      <w:commentRangeStart w:id="643"/>
      <w:r w:rsidDel="00000000" w:rsidR="00000000" w:rsidRPr="00000000">
        <w:rPr>
          <w:color w:val="ff0000"/>
          <w:rtl w:val="0"/>
        </w:rPr>
        <w:t xml:space="preserve">Model foliar functional traits, canopy water content, and structural attributes. </w:t>
      </w:r>
    </w:p>
    <w:p w:rsidR="00000000" w:rsidDel="00000000" w:rsidP="00000000" w:rsidRDefault="00000000" w:rsidRPr="00000000" w14:paraId="00000228">
      <w:pPr>
        <w:numPr>
          <w:ilvl w:val="1"/>
          <w:numId w:val="19"/>
        </w:numPr>
        <w:ind w:left="1440" w:hanging="360"/>
        <w:rPr>
          <w:color w:val="ff0000"/>
        </w:rPr>
      </w:pPr>
      <w:r w:rsidDel="00000000" w:rsidR="00000000" w:rsidRPr="00000000">
        <w:rPr>
          <w:color w:val="ff0000"/>
          <w:rtl w:val="0"/>
        </w:rPr>
        <w:t xml:space="preserve">Model functionally distinct forest types, using trait maps and structural attributes. </w:t>
      </w:r>
    </w:p>
    <w:p w:rsidR="00000000" w:rsidDel="00000000" w:rsidP="00000000" w:rsidRDefault="00000000" w:rsidRPr="00000000" w14:paraId="00000229">
      <w:pPr>
        <w:numPr>
          <w:ilvl w:val="1"/>
          <w:numId w:val="19"/>
        </w:numPr>
        <w:ind w:left="1440" w:hanging="360"/>
        <w:rPr>
          <w:color w:val="ff0000"/>
        </w:rPr>
      </w:pPr>
      <w:r w:rsidDel="00000000" w:rsidR="00000000" w:rsidRPr="00000000">
        <w:rPr>
          <w:color w:val="ff0000"/>
          <w:rtl w:val="0"/>
        </w:rPr>
        <w:t xml:space="preserve">Model tree mortality rates from static and dynamic canopy gap detection using single and repeat lidar data. </w:t>
      </w:r>
    </w:p>
    <w:p w:rsidR="00000000" w:rsidDel="00000000" w:rsidP="00000000" w:rsidRDefault="00000000" w:rsidRPr="00000000" w14:paraId="0000022A">
      <w:pPr>
        <w:numPr>
          <w:ilvl w:val="1"/>
          <w:numId w:val="19"/>
        </w:numPr>
        <w:ind w:left="1440" w:hanging="360"/>
        <w:rPr>
          <w:color w:val="ff0000"/>
        </w:rPr>
      </w:pPr>
      <w:r w:rsidDel="00000000" w:rsidR="00000000" w:rsidRPr="00000000">
        <w:rPr>
          <w:color w:val="ff0000"/>
          <w:rtl w:val="0"/>
        </w:rPr>
        <w:t xml:space="preserve">Model forest degradation using small footprint lidar data. </w:t>
      </w:r>
    </w:p>
    <w:p w:rsidR="00000000" w:rsidDel="00000000" w:rsidP="00000000" w:rsidRDefault="00000000" w:rsidRPr="00000000" w14:paraId="0000022B">
      <w:pPr>
        <w:numPr>
          <w:ilvl w:val="0"/>
          <w:numId w:val="19"/>
        </w:numPr>
        <w:ind w:left="720" w:hanging="360"/>
        <w:rPr>
          <w:color w:val="ff0000"/>
        </w:rPr>
      </w:pPr>
      <w:r w:rsidDel="00000000" w:rsidR="00000000" w:rsidRPr="00000000">
        <w:rPr>
          <w:color w:val="ff0000"/>
          <w:rtl w:val="0"/>
        </w:rPr>
        <w:t xml:space="preserve">For Objective 2, PANGEA will: </w:t>
      </w:r>
    </w:p>
    <w:p w:rsidR="00000000" w:rsidDel="00000000" w:rsidP="00000000" w:rsidRDefault="00000000" w:rsidRPr="00000000" w14:paraId="0000022C">
      <w:pPr>
        <w:numPr>
          <w:ilvl w:val="1"/>
          <w:numId w:val="19"/>
        </w:numPr>
        <w:ind w:left="1440" w:hanging="360"/>
        <w:rPr>
          <w:color w:val="ff0000"/>
        </w:rPr>
      </w:pPr>
      <w:r w:rsidDel="00000000" w:rsidR="00000000" w:rsidRPr="00000000">
        <w:rPr>
          <w:color w:val="ff0000"/>
          <w:rtl w:val="0"/>
        </w:rPr>
        <w:t xml:space="preserve">Develops data-model integration algorithms and evaluates trait model generalizability. </w:t>
      </w:r>
    </w:p>
    <w:p w:rsidR="00000000" w:rsidDel="00000000" w:rsidP="00000000" w:rsidRDefault="00000000" w:rsidRPr="00000000" w14:paraId="0000022D">
      <w:pPr>
        <w:numPr>
          <w:ilvl w:val="0"/>
          <w:numId w:val="19"/>
        </w:numPr>
        <w:ind w:left="720" w:hanging="360"/>
        <w:rPr>
          <w:color w:val="ff0000"/>
        </w:rPr>
      </w:pPr>
      <w:r w:rsidDel="00000000" w:rsidR="00000000" w:rsidRPr="00000000">
        <w:rPr>
          <w:color w:val="ff0000"/>
          <w:rtl w:val="0"/>
        </w:rPr>
        <w:t xml:space="preserve">For Objective 3, PANGEA will: </w:t>
      </w:r>
    </w:p>
    <w:p w:rsidR="00000000" w:rsidDel="00000000" w:rsidP="00000000" w:rsidRDefault="00000000" w:rsidRPr="00000000" w14:paraId="0000022E">
      <w:pPr>
        <w:numPr>
          <w:ilvl w:val="1"/>
          <w:numId w:val="19"/>
        </w:numPr>
        <w:ind w:left="1440" w:hanging="360"/>
        <w:rPr>
          <w:color w:val="ff0000"/>
        </w:rPr>
      </w:pPr>
      <w:r w:rsidDel="00000000" w:rsidR="00000000" w:rsidRPr="00000000">
        <w:rPr>
          <w:color w:val="ff0000"/>
          <w:rtl w:val="0"/>
        </w:rPr>
        <w:t xml:space="preserve">Model carbon and water fluxes, using terrestrial biosphere models parameterized and benchmarked with airborne data, at regional scales under future climate scenarios. </w:t>
      </w:r>
    </w:p>
    <w:p w:rsidR="00000000" w:rsidDel="00000000" w:rsidP="00000000" w:rsidRDefault="00000000" w:rsidRPr="00000000" w14:paraId="0000022F">
      <w:pPr>
        <w:numPr>
          <w:ilvl w:val="1"/>
          <w:numId w:val="19"/>
        </w:numPr>
        <w:ind w:left="1440" w:hanging="360"/>
        <w:rPr>
          <w:color w:val="ff0000"/>
        </w:rPr>
      </w:pPr>
      <w:r w:rsidDel="00000000" w:rsidR="00000000" w:rsidRPr="00000000">
        <w:rPr>
          <w:color w:val="ff0000"/>
          <w:rtl w:val="0"/>
        </w:rPr>
        <w:t xml:space="preserve">Model tropical forest stability within and among all investigation landscapes and regionally based on terrestrial biosphere model results. </w:t>
      </w:r>
    </w:p>
    <w:p w:rsidR="00000000" w:rsidDel="00000000" w:rsidP="00000000" w:rsidRDefault="00000000" w:rsidRPr="00000000" w14:paraId="00000230">
      <w:pPr>
        <w:numPr>
          <w:ilvl w:val="1"/>
          <w:numId w:val="19"/>
        </w:numPr>
        <w:ind w:left="1440" w:hanging="360"/>
        <w:rPr>
          <w:color w:val="ff0000"/>
        </w:rPr>
      </w:pPr>
      <w:r w:rsidDel="00000000" w:rsidR="00000000" w:rsidRPr="00000000">
        <w:rPr>
          <w:color w:val="ff0000"/>
          <w:rtl w:val="0"/>
        </w:rPr>
        <w:t xml:space="preserve">Model the relative role of climate, soils, and divergent evolutionary histories in determining variation in tropical forests’ stability in the face of climate change impacts. </w:t>
      </w:r>
      <w:commentRangeEnd w:id="643"/>
      <w:r w:rsidDel="00000000" w:rsidR="00000000" w:rsidRPr="00000000">
        <w:commentReference w:id="643"/>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The </w:t>
      </w:r>
      <w:r w:rsidDel="00000000" w:rsidR="00000000" w:rsidRPr="00000000">
        <w:rPr>
          <w:b w:val="1"/>
          <w:rtl w:val="0"/>
        </w:rPr>
        <w:t xml:space="preserve">Baseline Investigation </w:t>
      </w:r>
      <w:r w:rsidDel="00000000" w:rsidR="00000000" w:rsidRPr="00000000">
        <w:rPr>
          <w:rtl w:val="0"/>
        </w:rPr>
        <w:t xml:space="preserve">fulfills all Science </w:t>
      </w:r>
      <w:r w:rsidDel="00000000" w:rsidR="00000000" w:rsidRPr="00000000">
        <w:rPr>
          <w:highlight w:val="yellow"/>
          <w:rtl w:val="0"/>
        </w:rPr>
        <w:t xml:space="preserve">Objective (Section 1.1) </w:t>
      </w:r>
      <w:r w:rsidDel="00000000" w:rsidR="00000000" w:rsidRPr="00000000">
        <w:rPr>
          <w:color w:val="ff0000"/>
          <w:highlight w:val="yellow"/>
          <w:rtl w:val="0"/>
        </w:rPr>
        <w:t xml:space="preserve">and the core Science Questions XYZ</w:t>
      </w:r>
      <w:r w:rsidDel="00000000" w:rsidR="00000000" w:rsidRPr="00000000">
        <w:rPr>
          <w:highlight w:val="yellow"/>
          <w:rtl w:val="0"/>
        </w:rPr>
        <w:t xml:space="preserve"> </w:t>
      </w:r>
      <w:r w:rsidDel="00000000" w:rsidR="00000000" w:rsidRPr="00000000">
        <w:rPr>
          <w:rtl w:val="0"/>
        </w:rPr>
        <w:t xml:space="preserve">at only 2 American and 2 African tropical forest landscapes. The Baseline Investigation requires one successful airborne capture of the wet-to-dry transition and one successful airborne capture of the dry-to-wet transition at each landscape. </w:t>
      </w:r>
      <w:r w:rsidDel="00000000" w:rsidR="00000000" w:rsidRPr="00000000">
        <w:rPr>
          <w:color w:val="ff0000"/>
          <w:highlight w:val="yellow"/>
          <w:rtl w:val="0"/>
        </w:rPr>
        <w:t xml:space="preserve">Our investigation requirements drive our Measurement, Model, and Functional Requirements (see Tables A1 &amp; A2).</w:t>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233">
      <w:pPr>
        <w:rPr>
          <w:color w:val="ff0000"/>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Our </w:t>
      </w:r>
      <w:r w:rsidDel="00000000" w:rsidR="00000000" w:rsidRPr="00000000">
        <w:rPr>
          <w:b w:val="1"/>
          <w:rtl w:val="0"/>
        </w:rPr>
        <w:t xml:space="preserve">Threshold Investigation</w:t>
      </w:r>
      <w:r w:rsidDel="00000000" w:rsidR="00000000" w:rsidRPr="00000000">
        <w:rPr>
          <w:rtl w:val="0"/>
        </w:rPr>
        <w:t xml:space="preserve"> fulfills </w:t>
      </w:r>
      <w:r w:rsidDel="00000000" w:rsidR="00000000" w:rsidRPr="00000000">
        <w:rPr>
          <w:rtl w:val="0"/>
        </w:rPr>
        <w:t xml:space="preserve">all Science </w:t>
      </w:r>
      <w:r w:rsidDel="00000000" w:rsidR="00000000" w:rsidRPr="00000000">
        <w:rPr>
          <w:highlight w:val="yellow"/>
          <w:rtl w:val="0"/>
        </w:rPr>
        <w:t xml:space="preserve">Objective (Section 1.1) </w:t>
      </w:r>
      <w:r w:rsidDel="00000000" w:rsidR="00000000" w:rsidRPr="00000000">
        <w:rPr>
          <w:color w:val="ff0000"/>
          <w:highlight w:val="yellow"/>
          <w:rtl w:val="0"/>
        </w:rPr>
        <w:t xml:space="preserve">and the core Science Questions XYZ</w:t>
      </w:r>
      <w:r w:rsidDel="00000000" w:rsidR="00000000" w:rsidRPr="00000000">
        <w:rPr>
          <w:highlight w:val="yellow"/>
          <w:rtl w:val="0"/>
        </w:rPr>
        <w:t xml:space="preserve"> </w:t>
      </w:r>
      <w:r w:rsidDel="00000000" w:rsidR="00000000" w:rsidRPr="00000000">
        <w:rPr>
          <w:rtl w:val="0"/>
        </w:rPr>
        <w:t xml:space="preserve">at</w:t>
      </w:r>
      <w:r w:rsidDel="00000000" w:rsidR="00000000" w:rsidRPr="00000000">
        <w:rPr>
          <w:rtl w:val="0"/>
        </w:rPr>
        <w:t xml:space="preserve"> two landscapes in Africa only. </w:t>
      </w:r>
      <w:r w:rsidDel="00000000" w:rsidR="00000000" w:rsidRPr="00000000">
        <w:rPr>
          <w:rtl w:val="0"/>
        </w:rPr>
        <w:t xml:space="preserve">Our Threshold Investigation will rely on existing data, planned missions in the American tropics (see </w:t>
      </w:r>
      <w:r w:rsidDel="00000000" w:rsidR="00000000" w:rsidRPr="00000000">
        <w:rPr>
          <w:highlight w:val="yellow"/>
          <w:rtl w:val="0"/>
        </w:rPr>
        <w:t xml:space="preserve">Section X</w:t>
      </w:r>
      <w:r w:rsidDel="00000000" w:rsidR="00000000" w:rsidRPr="00000000">
        <w:rPr>
          <w:rtl w:val="0"/>
        </w:rPr>
        <w:t xml:space="preserve">), commercial data-buys, and deployable drones, to utilize satellite data over the Americas for comparisons. </w:t>
      </w:r>
    </w:p>
    <w:p w:rsidR="00000000" w:rsidDel="00000000" w:rsidP="00000000" w:rsidRDefault="00000000" w:rsidRPr="00000000" w14:paraId="00000235">
      <w:pPr>
        <w:spacing w:after="240" w:before="240" w:lineRule="auto"/>
        <w:rPr/>
      </w:pPr>
      <w:r w:rsidDel="00000000" w:rsidR="00000000" w:rsidRPr="00000000">
        <w:rPr>
          <w:b w:val="1"/>
          <w:rtl w:val="0"/>
        </w:rPr>
        <w:t xml:space="preserve">Temporal revisit requirements</w:t>
      </w:r>
      <w:r w:rsidDel="00000000" w:rsidR="00000000" w:rsidRPr="00000000">
        <w:rPr>
          <w:b w:val="1"/>
          <w:rtl w:val="0"/>
        </w:rPr>
        <w:t xml:space="preserve">: </w:t>
      </w:r>
      <w:r w:rsidDel="00000000" w:rsidR="00000000" w:rsidRPr="00000000">
        <w:rPr>
          <w:rtl w:val="0"/>
        </w:rPr>
        <w:t xml:space="preserve">Two focused airborne campaigns with wall-to-wall mosaics and transects at multiple landscapes, as opposed to higher repeat frequency airborne measurements at one landscape, is necessary to capture shoulder-season (wet-to-dry and dry-to-wet) variation across landscapes that span important within and among continental heterogeneity in a standardized way. Single airborne campaigns during the wet-to-dry and during the dry-to-wet season transitions will capture </w:t>
      </w:r>
      <w:r w:rsidDel="00000000" w:rsidR="00000000" w:rsidRPr="00000000">
        <w:rPr>
          <w:rtl w:val="0"/>
        </w:rPr>
        <w:t xml:space="preserve">necessary endmembers for scaling seasonal differences in fluxes, stocks, traits, plant-animal interactions, hydrodynamics, land-atmosphere interactions, and fire and agricultural land-use activities. The time elapsed between the two captures and between different landscapes will not affect the ability to capture these endmembers, building in valuable airborne campaign flexibility</w:t>
      </w:r>
      <w:r w:rsidDel="00000000" w:rsidR="00000000" w:rsidRPr="00000000">
        <w:rPr>
          <w:rtl w:val="0"/>
        </w:rPr>
        <w:t xml:space="preserve">.</w:t>
      </w:r>
      <w:ins w:author="Evan Gora" w:id="38" w:date="2024-09-17T01:54:57Z">
        <w:r w:rsidDel="00000000" w:rsidR="00000000" w:rsidRPr="00000000">
          <w:rPr>
            <w:rtl w:val="0"/>
          </w:rPr>
          <w:t xml:space="preserve"> </w:t>
        </w:r>
        <w:commentRangeStart w:id="644"/>
        <w:r w:rsidDel="00000000" w:rsidR="00000000" w:rsidRPr="00000000">
          <w:rPr>
            <w:rtl w:val="0"/>
          </w:rPr>
          <w:t xml:space="preserve">Within landscape level subsections of these airborne acquisitions </w:t>
        </w:r>
        <w:r w:rsidDel="00000000" w:rsidR="00000000" w:rsidRPr="00000000">
          <w:rPr>
            <w:rtl w:val="0"/>
          </w:rPr>
          <w:t xml:space="preserve">(e.g., 10-20 km</w:t>
        </w:r>
        <w:r w:rsidDel="00000000" w:rsidR="00000000" w:rsidRPr="00000000">
          <w:rPr>
            <w:rtl w:val="0"/>
          </w:rPr>
          <w:t xml:space="preserve">2</w:t>
        </w:r>
        <w:r w:rsidDel="00000000" w:rsidR="00000000" w:rsidRPr="00000000">
          <w:rPr>
            <w:rtl w:val="0"/>
          </w:rPr>
          <w:t xml:space="preserve">)</w:t>
        </w:r>
        <w:r w:rsidDel="00000000" w:rsidR="00000000" w:rsidRPr="00000000">
          <w:rPr>
            <w:rtl w:val="0"/>
          </w:rPr>
          <w:t xml:space="preserve">, high-frequency (≤ monthly) drone measurements of forest structure and spectra will allow for quantification of fine-scale temporal trends (e.g., mortality, phenology, etc) and provide calibration-validation data for the development of satellite methods to monitor these dynamics.</w:t>
        </w:r>
      </w:ins>
      <w:commentRangeEnd w:id="644"/>
      <w:r w:rsidDel="00000000" w:rsidR="00000000" w:rsidRPr="00000000">
        <w:commentReference w:id="644"/>
      </w:r>
      <w:r w:rsidDel="00000000" w:rsidR="00000000" w:rsidRPr="00000000">
        <w:rPr>
          <w:rtl w:val="0"/>
        </w:rPr>
        <w:t xml:space="preserve"> In addition, while we are unable to predict whether an extreme event will happen during PANGEA, the likelihood of a major fire, drought, or ENSO event is high. Over a 6- to 9-year campaign, it is essentially inevitable that there will be one or more extreme events that the team will be able to analyze. </w:t>
      </w:r>
    </w:p>
    <w:p w:rsidR="00000000" w:rsidDel="00000000" w:rsidP="00000000" w:rsidRDefault="00000000" w:rsidRPr="00000000" w14:paraId="00000236">
      <w:pPr>
        <w:spacing w:after="240" w:before="240" w:lineRule="auto"/>
        <w:rPr/>
      </w:pPr>
      <w:r w:rsidDel="00000000" w:rsidR="00000000" w:rsidRPr="00000000">
        <w:rPr>
          <w:b w:val="1"/>
          <w:rtl w:val="0"/>
        </w:rPr>
        <w:t xml:space="preserve">Spatial variability requirements: </w:t>
      </w:r>
      <w:r w:rsidDel="00000000" w:rsidR="00000000" w:rsidRPr="00000000">
        <w:rPr>
          <w:rtl w:val="0"/>
        </w:rPr>
        <w:t xml:space="preserve">Ecosystem structure, function, fluxes, and biodiversity are characterized across multi-dimensional gradients of intact to degraded, low- to high-diversity, and low- to high- carbon stock tropical forest systems. </w:t>
      </w:r>
      <w:r w:rsidDel="00000000" w:rsidR="00000000" w:rsidRPr="00000000">
        <w:rPr>
          <w:b w:val="1"/>
          <w:rtl w:val="0"/>
        </w:rPr>
        <w:t xml:space="preserve">PANGEA implements a sampling-to-scale approach, with a </w:t>
      </w:r>
      <w:r w:rsidDel="00000000" w:rsidR="00000000" w:rsidRPr="00000000">
        <w:rPr>
          <w:b w:val="1"/>
          <w:highlight w:val="white"/>
          <w:rtl w:val="0"/>
        </w:rPr>
        <w:t xml:space="preserve">nested sampling design.</w:t>
      </w:r>
      <w:r w:rsidDel="00000000" w:rsidR="00000000" w:rsidRPr="00000000">
        <w:rPr>
          <w:highlight w:val="white"/>
          <w:rtl w:val="0"/>
        </w:rPr>
        <w:t xml:space="preserve"> Ground and airborne measurements will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data collection </w:t>
      </w:r>
      <w:r w:rsidDel="00000000" w:rsidR="00000000" w:rsidRPr="00000000">
        <w:rPr>
          <w:rtl w:val="0"/>
        </w:rPr>
        <w:t xml:space="preserve">will be conducted at landscapes that encompass intact, disturbed, and degraded forests, peatland and wetland ecosystems (and mangroves where nearby coastal data acquisition allows), as well as adjacent agro-ecosystems. Coordinated, coincident </w:t>
      </w:r>
      <w:r w:rsidDel="00000000" w:rsidR="00000000" w:rsidRPr="00000000">
        <w:rPr>
          <w:rtl w:val="0"/>
        </w:rPr>
        <w:t xml:space="preserve">ground data collection on </w:t>
      </w:r>
      <w:r w:rsidDel="00000000" w:rsidR="00000000" w:rsidRPr="00000000">
        <w:rPr>
          <w:highlight w:val="yellow"/>
          <w:rtl w:val="0"/>
        </w:rPr>
        <w:t xml:space="preserve">XYZ </w:t>
      </w:r>
      <w:r w:rsidDel="00000000" w:rsidR="00000000" w:rsidRPr="00000000">
        <w:rPr>
          <w:rtl w:val="0"/>
        </w:rPr>
        <w:t xml:space="preserve">will be collected across these gradients within each landscape. See </w:t>
      </w:r>
      <w:r w:rsidDel="00000000" w:rsidR="00000000" w:rsidRPr="00000000">
        <w:rPr>
          <w:i w:val="1"/>
          <w:highlight w:val="yellow"/>
          <w:rtl w:val="0"/>
        </w:rPr>
        <w:t xml:space="preserve">Section for 6.3 Candidate Landscapes </w:t>
      </w:r>
      <w:r w:rsidDel="00000000" w:rsidR="00000000" w:rsidRPr="00000000">
        <w:rPr>
          <w:rtl w:val="0"/>
        </w:rPr>
        <w:t xml:space="preserve">for more information. </w:t>
      </w:r>
    </w:p>
    <w:p w:rsidR="00000000" w:rsidDel="00000000" w:rsidP="00000000" w:rsidRDefault="00000000" w:rsidRPr="00000000" w14:paraId="00000237">
      <w:pPr>
        <w:spacing w:after="240" w:before="240" w:lineRule="auto"/>
        <w:rPr/>
      </w:pPr>
      <w:r w:rsidDel="00000000" w:rsidR="00000000" w:rsidRPr="00000000">
        <w:rPr>
          <w:rtl w:val="0"/>
        </w:rPr>
      </w:r>
    </w:p>
    <w:p w:rsidR="00000000" w:rsidDel="00000000" w:rsidP="00000000" w:rsidRDefault="00000000" w:rsidRPr="00000000" w14:paraId="00000238">
      <w:pPr>
        <w:spacing w:after="240" w:before="240" w:lineRule="auto"/>
        <w:rPr/>
      </w:pPr>
      <w:r w:rsidDel="00000000" w:rsidR="00000000" w:rsidRPr="00000000">
        <w:rPr>
          <w:rtl w:val="0"/>
        </w:rPr>
      </w:r>
    </w:p>
    <w:p w:rsidR="00000000" w:rsidDel="00000000" w:rsidP="00000000" w:rsidRDefault="00000000" w:rsidRPr="00000000" w14:paraId="00000239">
      <w:pPr>
        <w:rPr>
          <w:i w:val="1"/>
          <w:color w:val="ff0000"/>
        </w:rPr>
      </w:pPr>
      <w:r w:rsidDel="00000000" w:rsidR="00000000" w:rsidRPr="00000000">
        <w:rPr>
          <w:i w:val="1"/>
          <w:rtl w:val="0"/>
        </w:rPr>
        <w:t xml:space="preserve">The proposed airborne data (e.g., </w:t>
      </w:r>
      <w:r w:rsidDel="00000000" w:rsidR="00000000" w:rsidRPr="00000000">
        <w:rPr>
          <w:i w:val="1"/>
          <w:highlight w:val="yellow"/>
          <w:rtl w:val="0"/>
        </w:rPr>
        <w:t xml:space="preserve">VSWIR, XYZ</w:t>
      </w:r>
      <w:r w:rsidDel="00000000" w:rsidR="00000000" w:rsidRPr="00000000">
        <w:rPr>
          <w:i w:val="1"/>
          <w:rtl w:val="0"/>
        </w:rPr>
        <w:t xml:space="preserve">) has only been collected in a few locations across the tropics to date, at different points in time and by different organizations with different methods. PANGEA allows for direct comparisons and evaluations of the role of tropical forest heterogeneity in ecosystem dynamics. </w:t>
      </w:r>
      <w:r w:rsidDel="00000000" w:rsidR="00000000" w:rsidRPr="00000000">
        <w:rPr>
          <w:i w:val="1"/>
          <w:rtl w:val="0"/>
        </w:rPr>
        <w:t xml:space="preserve">These data include collecting </w:t>
      </w:r>
      <w:commentRangeStart w:id="645"/>
      <w:r w:rsidDel="00000000" w:rsidR="00000000" w:rsidRPr="00000000">
        <w:rPr>
          <w:i w:val="1"/>
          <w:color w:val="ff0000"/>
          <w:rtl w:val="0"/>
        </w:rPr>
        <w:t xml:space="preserve">VSWIR reflectance and small footprint lidar </w:t>
      </w:r>
      <w:commentRangeEnd w:id="645"/>
      <w:r w:rsidDel="00000000" w:rsidR="00000000" w:rsidRPr="00000000">
        <w:commentReference w:id="645"/>
      </w:r>
      <w:r w:rsidDel="00000000" w:rsidR="00000000" w:rsidRPr="00000000">
        <w:rPr>
          <w:i w:val="1"/>
          <w:rtl w:val="0"/>
        </w:rPr>
        <w:t xml:space="preserve">to measure canopy leaf traits, vegetation structure,</w:t>
      </w:r>
      <w:r w:rsidDel="00000000" w:rsidR="00000000" w:rsidRPr="00000000">
        <w:rPr>
          <w:i w:val="1"/>
          <w:color w:val="ff0000"/>
          <w:rtl w:val="0"/>
        </w:rPr>
        <w:t xml:space="preserve"> </w:t>
      </w:r>
      <w:commentRangeStart w:id="646"/>
      <w:r w:rsidDel="00000000" w:rsidR="00000000" w:rsidRPr="00000000">
        <w:rPr>
          <w:i w:val="1"/>
          <w:color w:val="ff0000"/>
          <w:rtl w:val="0"/>
        </w:rPr>
        <w:t xml:space="preserve">and X</w:t>
      </w:r>
      <w:commentRangeEnd w:id="646"/>
      <w:r w:rsidDel="00000000" w:rsidR="00000000" w:rsidRPr="00000000">
        <w:commentReference w:id="646"/>
      </w:r>
      <w:r w:rsidDel="00000000" w:rsidR="00000000" w:rsidRPr="00000000">
        <w:rPr>
          <w:i w:val="1"/>
          <w:color w:val="ff0000"/>
          <w:rtl w:val="0"/>
        </w:rPr>
        <w:t xml:space="preserve">,</w:t>
      </w:r>
      <w:r w:rsidDel="00000000" w:rsidR="00000000" w:rsidRPr="00000000">
        <w:rPr>
          <w:i w:val="1"/>
          <w:rtl w:val="0"/>
        </w:rPr>
        <w:t xml:space="preserve"> thus allowing us to model functionally distinct forest types, advance data-model integration to generalize mapping capabilities across the tropics, and model carbon, water, and energy fluxes to examine the stability of tropical forests under future climate projections (</w:t>
      </w:r>
      <w:commentRangeStart w:id="647"/>
      <w:r w:rsidDel="00000000" w:rsidR="00000000" w:rsidRPr="00000000">
        <w:rPr>
          <w:i w:val="1"/>
          <w:highlight w:val="yellow"/>
          <w:rtl w:val="0"/>
        </w:rPr>
        <w:t xml:space="preserve">see Section 6.4</w:t>
      </w:r>
      <w:commentRangeEnd w:id="647"/>
      <w:r w:rsidDel="00000000" w:rsidR="00000000" w:rsidRPr="00000000">
        <w:commentReference w:id="647"/>
      </w:r>
      <w:r w:rsidDel="00000000" w:rsidR="00000000" w:rsidRPr="00000000">
        <w:rPr>
          <w:i w:val="1"/>
          <w:rtl w:val="0"/>
        </w:rPr>
        <w:t xml:space="preserve">). Our optimal, baseline, and threshold Science Objectives are allocated to measurements and modeling across landscapes in both Africa and the Americas (Optimal and Baseline) or just in Central Africa (Threshold). Investigation Functional Requirements include</w:t>
      </w:r>
      <w:r w:rsidDel="00000000" w:rsidR="00000000" w:rsidRPr="00000000">
        <w:rPr>
          <w:i w:val="1"/>
          <w:color w:val="ff0000"/>
          <w:rtl w:val="0"/>
        </w:rPr>
        <w:t xml:space="preserve"> </w:t>
      </w:r>
      <w:commentRangeStart w:id="648"/>
      <w:r w:rsidDel="00000000" w:rsidR="00000000" w:rsidRPr="00000000">
        <w:rPr>
          <w:i w:val="1"/>
          <w:color w:val="ff0000"/>
          <w:rtl w:val="0"/>
        </w:rPr>
        <w:t xml:space="preserve">airborne VSWIR data collection coincident with field leaf sample collection, as well as lidar acquisitions that can be paired with VSWIR flights for cost saving or collected using a second aircraft, as described in our Science Observational Profile</w:t>
      </w:r>
      <w:commentRangeEnd w:id="648"/>
      <w:r w:rsidDel="00000000" w:rsidR="00000000" w:rsidRPr="00000000">
        <w:commentReference w:id="648"/>
      </w:r>
      <w:r w:rsidDel="00000000" w:rsidR="00000000" w:rsidRPr="00000000">
        <w:rPr>
          <w:i w:val="1"/>
          <w:color w:val="ff0000"/>
          <w:rtl w:val="0"/>
        </w:rPr>
        <w:t xml:space="preserve"> (</w:t>
      </w:r>
      <w:commentRangeStart w:id="649"/>
      <w:r w:rsidDel="00000000" w:rsidR="00000000" w:rsidRPr="00000000">
        <w:rPr>
          <w:i w:val="1"/>
          <w:color w:val="ff0000"/>
          <w:rtl w:val="0"/>
        </w:rPr>
        <w:t xml:space="preserve">see Table 2 and Section 1.4</w:t>
      </w:r>
      <w:commentRangeEnd w:id="649"/>
      <w:r w:rsidDel="00000000" w:rsidR="00000000" w:rsidRPr="00000000">
        <w:commentReference w:id="649"/>
      </w:r>
      <w:r w:rsidDel="00000000" w:rsidR="00000000" w:rsidRPr="00000000">
        <w:rPr>
          <w:i w:val="1"/>
          <w:color w:val="ff0000"/>
          <w:rtl w:val="0"/>
        </w:rPr>
        <w:t xml:space="preserve">).</w:t>
      </w:r>
    </w:p>
    <w:p w:rsidR="00000000" w:rsidDel="00000000" w:rsidP="00000000" w:rsidRDefault="00000000" w:rsidRPr="00000000" w14:paraId="0000023A">
      <w:pPr>
        <w:rPr>
          <w:i w:val="1"/>
        </w:rPr>
      </w:pPr>
      <w:r w:rsidDel="00000000" w:rsidR="00000000" w:rsidRPr="00000000">
        <w:rPr>
          <w:rtl w:val="0"/>
        </w:rPr>
      </w:r>
    </w:p>
    <w:p w:rsidR="00000000" w:rsidDel="00000000" w:rsidP="00000000" w:rsidRDefault="00000000" w:rsidRPr="00000000" w14:paraId="0000023B">
      <w:pPr>
        <w:rPr>
          <w:i w:val="1"/>
          <w:highlight w:val="yellow"/>
        </w:rPr>
      </w:pPr>
      <w:r w:rsidDel="00000000" w:rsidR="00000000" w:rsidRPr="00000000">
        <w:rPr>
          <w:i w:val="1"/>
          <w:rtl w:val="0"/>
        </w:rPr>
        <w:t xml:space="preserve">PANGEA measures floristic, faunal, and phylogenetic diversity as well as tree demographic rates, using ground data from existing and, where needed, new forest inventory plots, and functional and structural diversity using airborne lidar. Coincident airborne VSWIR data and in situ leaf trait measurements are required to map canopy traits and distinct functional communities, in addition to evaluating scalable models leveraging satellite measurements. Collocated data on plant-animal interactions derived from animal movement data, camera traps, bioacoustics, and eDNA </w:t>
      </w:r>
      <w:r w:rsidDel="00000000" w:rsidR="00000000" w:rsidRPr="00000000">
        <w:rPr>
          <w:i w:val="1"/>
          <w:highlight w:val="yellow"/>
          <w:rtl w:val="0"/>
        </w:rPr>
        <w:t xml:space="preserve">XYZ.</w:t>
      </w:r>
    </w:p>
    <w:p w:rsidR="00000000" w:rsidDel="00000000" w:rsidP="00000000" w:rsidRDefault="00000000" w:rsidRPr="00000000" w14:paraId="0000023C">
      <w:pPr>
        <w:rPr>
          <w:i w:val="1"/>
        </w:rPr>
      </w:pPr>
      <w:r w:rsidDel="00000000" w:rsidR="00000000" w:rsidRPr="00000000">
        <w:rPr>
          <w:rtl w:val="0"/>
        </w:rPr>
      </w:r>
    </w:p>
    <w:p w:rsidR="00000000" w:rsidDel="00000000" w:rsidP="00000000" w:rsidRDefault="00000000" w:rsidRPr="00000000" w14:paraId="0000023D">
      <w:pPr>
        <w:rPr>
          <w:i w:val="1"/>
        </w:rPr>
      </w:pPr>
      <w:r w:rsidDel="00000000" w:rsidR="00000000" w:rsidRPr="00000000">
        <w:rPr>
          <w:i w:val="1"/>
          <w:rtl w:val="0"/>
        </w:rPr>
        <w:t xml:space="preserve">Despite multiple existing spaceborne lidar sensors (e.g., GEDI, ICESat-2) and forthcoming radar sensors (NISAR and BIOMASS), small footprint airborne lidar and radar data are also essential to achieving PANGEA’s objectives. Retrieval of tree- and crown-level structural attributes from lidar is necessary to link organismal processes and dynamics to ecosystem responses observed at landscape scales. In addition, vertical variation in forest structure has been shown to vary with ecosystem function even when vertically integrated metrics like leaf area index (LAI) does not (</w:t>
      </w:r>
      <w:commentRangeStart w:id="650"/>
      <w:commentRangeStart w:id="651"/>
      <w:r w:rsidDel="00000000" w:rsidR="00000000" w:rsidRPr="00000000">
        <w:rPr>
          <w:i w:val="1"/>
          <w:rtl w:val="0"/>
        </w:rPr>
        <w:t xml:space="preserve">Ordway et al. 2022</w:t>
      </w:r>
      <w:commentRangeEnd w:id="650"/>
      <w:r w:rsidDel="00000000" w:rsidR="00000000" w:rsidRPr="00000000">
        <w:commentReference w:id="650"/>
      </w:r>
      <w:commentRangeEnd w:id="651"/>
      <w:r w:rsidDel="00000000" w:rsidR="00000000" w:rsidRPr="00000000">
        <w:commentReference w:id="651"/>
      </w:r>
      <w:r w:rsidDel="00000000" w:rsidR="00000000" w:rsidRPr="00000000">
        <w:rPr>
          <w:i w:val="1"/>
          <w:rtl w:val="0"/>
        </w:rPr>
        <w:t xml:space="preserve">). [</w:t>
      </w:r>
      <w:commentRangeStart w:id="652"/>
      <w:r w:rsidDel="00000000" w:rsidR="00000000" w:rsidRPr="00000000">
        <w:rPr>
          <w:i w:val="1"/>
          <w:color w:val="ff0000"/>
          <w:rtl w:val="0"/>
        </w:rPr>
        <w:t xml:space="preserve">1 sentence from Marc or Naiara on why airborne radar is critical for scaling in tropics</w:t>
      </w:r>
      <w:commentRangeEnd w:id="652"/>
      <w:r w:rsidDel="00000000" w:rsidR="00000000" w:rsidRPr="00000000">
        <w:commentReference w:id="652"/>
      </w:r>
      <w:r w:rsidDel="00000000" w:rsidR="00000000" w:rsidRPr="00000000">
        <w:rPr>
          <w:i w:val="1"/>
          <w:rtl w:val="0"/>
        </w:rPr>
        <w:t xml:space="preserve">] Spaceborne lidar and radar yield ecosystem-scale observations that, although incredibly valuable, remain insufficient to pair with tree level in situ measurements. Because these data are sampled across forests (</w:t>
      </w:r>
      <w:commentRangeStart w:id="653"/>
      <w:commentRangeStart w:id="654"/>
      <w:r w:rsidDel="00000000" w:rsidR="00000000" w:rsidRPr="00000000">
        <w:rPr>
          <w:i w:val="1"/>
          <w:rtl w:val="0"/>
        </w:rPr>
        <w:t xml:space="preserve">Dubayah et al. 2020</w:t>
      </w:r>
      <w:commentRangeEnd w:id="653"/>
      <w:r w:rsidDel="00000000" w:rsidR="00000000" w:rsidRPr="00000000">
        <w:commentReference w:id="653"/>
      </w:r>
      <w:commentRangeEnd w:id="654"/>
      <w:r w:rsidDel="00000000" w:rsidR="00000000" w:rsidRPr="00000000">
        <w:commentReference w:id="654"/>
      </w:r>
      <w:r w:rsidDel="00000000" w:rsidR="00000000" w:rsidRPr="00000000">
        <w:rPr>
          <w:i w:val="1"/>
          <w:rtl w:val="0"/>
        </w:rPr>
        <w:t xml:space="preserve">), they do not support retrieval of crown and tree-level metrics, or fine-scale ecosystem metrics like canopy gap detection</w:t>
      </w:r>
      <w:r w:rsidDel="00000000" w:rsidR="00000000" w:rsidRPr="00000000">
        <w:rPr>
          <w:i w:val="1"/>
          <w:rtl w:val="0"/>
        </w:rPr>
        <w:t xml:space="preserve">. </w:t>
      </w:r>
    </w:p>
    <w:p w:rsidR="00000000" w:rsidDel="00000000" w:rsidP="00000000" w:rsidRDefault="00000000" w:rsidRPr="00000000" w14:paraId="0000023E">
      <w:pPr>
        <w:rPr>
          <w:i w:val="1"/>
        </w:rPr>
      </w:pPr>
      <w:r w:rsidDel="00000000" w:rsidR="00000000" w:rsidRPr="00000000">
        <w:rPr>
          <w:rtl w:val="0"/>
        </w:rPr>
      </w:r>
    </w:p>
    <w:p w:rsidR="00000000" w:rsidDel="00000000" w:rsidP="00000000" w:rsidRDefault="00000000" w:rsidRPr="00000000" w14:paraId="0000023F">
      <w:pPr>
        <w:rPr>
          <w:i w:val="1"/>
          <w:color w:val="ff0000"/>
        </w:rPr>
      </w:pPr>
      <w:r w:rsidDel="00000000" w:rsidR="00000000" w:rsidRPr="00000000">
        <w:rPr>
          <w:i w:val="1"/>
          <w:color w:val="ff0000"/>
          <w:rtl w:val="0"/>
        </w:rPr>
        <w:t xml:space="preserve">Final Paragraph that clearly summarizes what can be done within the NASA scope - what's the safe science we can commit to delivering just from NASA. State that we can expand on threshold (Baseline 2 and 3) with contributions from </w:t>
      </w:r>
      <w:commentRangeStart w:id="655"/>
      <w:commentRangeStart w:id="656"/>
      <w:r w:rsidDel="00000000" w:rsidR="00000000" w:rsidRPr="00000000">
        <w:rPr>
          <w:i w:val="1"/>
          <w:color w:val="ff0000"/>
          <w:rtl w:val="0"/>
        </w:rPr>
        <w:t xml:space="preserve">other agencies</w:t>
      </w:r>
      <w:commentRangeEnd w:id="655"/>
      <w:r w:rsidDel="00000000" w:rsidR="00000000" w:rsidRPr="00000000">
        <w:commentReference w:id="655"/>
      </w:r>
      <w:commentRangeEnd w:id="656"/>
      <w:r w:rsidDel="00000000" w:rsidR="00000000" w:rsidRPr="00000000">
        <w:commentReference w:id="656"/>
      </w:r>
      <w:r w:rsidDel="00000000" w:rsidR="00000000" w:rsidRPr="00000000">
        <w:rPr>
          <w:i w:val="1"/>
          <w:color w:val="ff0000"/>
          <w:rtl w:val="0"/>
        </w:rPr>
        <w:t xml:space="preserve"> (ESA, USAID, NSF), initiatives (OFV), and donor community (but needs to be consistent with that’s stated in the Co-Funding section!)</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spacing w:after="80" w:before="80" w:line="240" w:lineRule="auto"/>
        <w:rPr>
          <w:color w:val="ff0000"/>
        </w:rPr>
      </w:pPr>
      <w:r w:rsidDel="00000000" w:rsidR="00000000" w:rsidRPr="00000000">
        <w:rPr>
          <w:rtl w:val="0"/>
        </w:rPr>
      </w:r>
    </w:p>
    <w:p w:rsidR="00000000" w:rsidDel="00000000" w:rsidP="00000000" w:rsidRDefault="00000000" w:rsidRPr="00000000" w14:paraId="00000243">
      <w:pPr>
        <w:spacing w:after="80" w:before="80" w:line="240" w:lineRule="auto"/>
        <w:rPr>
          <w:color w:val="ff0000"/>
        </w:rPr>
        <w:sectPr>
          <w:headerReference r:id="rId150" w:type="default"/>
          <w:footerReference r:id="rId151"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244">
      <w:pPr>
        <w:spacing w:after="80" w:before="80" w:line="240" w:lineRule="auto"/>
        <w:rPr>
          <w:color w:val="ff0000"/>
        </w:rPr>
      </w:pPr>
      <w:r w:rsidDel="00000000" w:rsidR="00000000" w:rsidRPr="00000000">
        <w:rPr>
          <w:rtl w:val="0"/>
        </w:rPr>
      </w:r>
    </w:p>
    <w:p w:rsidR="00000000" w:rsidDel="00000000" w:rsidP="00000000" w:rsidRDefault="00000000" w:rsidRPr="00000000" w14:paraId="00000245">
      <w:pPr>
        <w:numPr>
          <w:ilvl w:val="0"/>
          <w:numId w:val="17"/>
        </w:numPr>
        <w:spacing w:after="0" w:afterAutospacing="0" w:before="80" w:line="240" w:lineRule="auto"/>
        <w:ind w:left="720" w:hanging="360"/>
        <w:rPr>
          <w:color w:val="ff0000"/>
          <w:u w:val="none"/>
        </w:rPr>
      </w:pPr>
      <w:commentRangeStart w:id="657"/>
      <w:commentRangeStart w:id="658"/>
      <w:r w:rsidDel="00000000" w:rsidR="00000000" w:rsidRPr="00000000">
        <w:rPr>
          <w:color w:val="ff0000"/>
          <w:rtl w:val="0"/>
        </w:rPr>
        <w:t xml:space="preserve">overall table</w:t>
      </w:r>
      <w:commentRangeEnd w:id="657"/>
      <w:r w:rsidDel="00000000" w:rsidR="00000000" w:rsidRPr="00000000">
        <w:commentReference w:id="657"/>
      </w:r>
      <w:commentRangeEnd w:id="658"/>
      <w:r w:rsidDel="00000000" w:rsidR="00000000" w:rsidRPr="00000000">
        <w:commentReference w:id="658"/>
      </w:r>
      <w:r w:rsidDel="00000000" w:rsidR="00000000" w:rsidRPr="00000000">
        <w:rPr>
          <w:color w:val="ff0000"/>
          <w:rtl w:val="0"/>
        </w:rPr>
        <w:t xml:space="preserve"> here that can trace back to the Scoping Tracability Matrix, since many questions may require similar measurements. </w:t>
      </w:r>
    </w:p>
    <w:p w:rsidR="00000000" w:rsidDel="00000000" w:rsidP="00000000" w:rsidRDefault="00000000" w:rsidRPr="00000000" w14:paraId="00000246">
      <w:pPr>
        <w:numPr>
          <w:ilvl w:val="0"/>
          <w:numId w:val="49"/>
        </w:numPr>
        <w:spacing w:after="80" w:before="0" w:beforeAutospacing="0" w:line="240" w:lineRule="auto"/>
        <w:ind w:left="1440" w:hanging="360"/>
        <w:rPr>
          <w:color w:val="ff0000"/>
          <w:u w:val="none"/>
        </w:rPr>
      </w:pPr>
      <w:r w:rsidDel="00000000" w:rsidR="00000000" w:rsidRPr="00000000">
        <w:rPr>
          <w:color w:val="ff0000"/>
          <w:rtl w:val="0"/>
        </w:rPr>
        <w:t xml:space="preserve">Elsa building out large table which will be inserted here</w:t>
      </w:r>
      <w:r w:rsidDel="00000000" w:rsidR="00000000" w:rsidRPr="00000000">
        <w:rPr>
          <w:rtl w:val="0"/>
        </w:rPr>
      </w:r>
    </w:p>
    <w:p w:rsidR="00000000" w:rsidDel="00000000" w:rsidP="00000000" w:rsidRDefault="00000000" w:rsidRPr="00000000" w14:paraId="00000247">
      <w:pPr>
        <w:spacing w:after="80" w:before="80" w:line="240" w:lineRule="auto"/>
        <w:rPr>
          <w:color w:val="ff0000"/>
        </w:rPr>
      </w:pPr>
      <w:r w:rsidDel="00000000" w:rsidR="00000000" w:rsidRPr="00000000">
        <w:rPr>
          <w:rtl w:val="0"/>
        </w:rPr>
      </w:r>
    </w:p>
    <w:p w:rsidR="00000000" w:rsidDel="00000000" w:rsidP="00000000" w:rsidRDefault="00000000" w:rsidRPr="00000000" w14:paraId="00000248">
      <w:pPr>
        <w:spacing w:after="80" w:before="80" w:line="240" w:lineRule="auto"/>
        <w:rPr>
          <w:color w:val="ff0000"/>
        </w:rPr>
      </w:pPr>
      <w:r w:rsidDel="00000000" w:rsidR="00000000" w:rsidRPr="00000000">
        <w:rPr>
          <w:color w:val="ff0000"/>
        </w:rPr>
        <w:drawing>
          <wp:inline distB="114300" distT="114300" distL="114300" distR="114300">
            <wp:extent cx="7410450" cy="2838450"/>
            <wp:effectExtent b="0" l="0" r="0" t="0"/>
            <wp:docPr id="2" name="image1.png"/>
            <a:graphic>
              <a:graphicData uri="http://schemas.openxmlformats.org/drawingml/2006/picture">
                <pic:pic>
                  <pic:nvPicPr>
                    <pic:cNvPr id="0" name="image1.png"/>
                    <pic:cNvPicPr preferRelativeResize="0"/>
                  </pic:nvPicPr>
                  <pic:blipFill>
                    <a:blip r:embed="rId152"/>
                    <a:srcRect b="10766" l="1864" r="7459" t="27536"/>
                    <a:stretch>
                      <a:fillRect/>
                    </a:stretch>
                  </pic:blipFill>
                  <pic:spPr>
                    <a:xfrm>
                      <a:off x="0" y="0"/>
                      <a:ext cx="74104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4"/>
        <w:rPr/>
      </w:pPr>
      <w:bookmarkStart w:colFirst="0" w:colLast="0" w:name="_8hvwu2pr0zwb" w:id="31"/>
      <w:bookmarkEnd w:id="31"/>
      <w:r w:rsidDel="00000000" w:rsidR="00000000" w:rsidRPr="00000000">
        <w:rPr>
          <w:rtl w:val="0"/>
        </w:rPr>
        <w:t xml:space="preserve">6.2.1 </w:t>
      </w:r>
      <w:commentRangeStart w:id="659"/>
      <w:commentRangeStart w:id="660"/>
      <w:r w:rsidDel="00000000" w:rsidR="00000000" w:rsidRPr="00000000">
        <w:rPr>
          <w:rtl w:val="0"/>
        </w:rPr>
        <w:t xml:space="preserve">Satellite Remote Sensing Observations</w:t>
      </w:r>
      <w:commentRangeEnd w:id="659"/>
      <w:r w:rsidDel="00000000" w:rsidR="00000000" w:rsidRPr="00000000">
        <w:commentReference w:id="659"/>
      </w:r>
      <w:commentRangeEnd w:id="660"/>
      <w:r w:rsidDel="00000000" w:rsidR="00000000" w:rsidRPr="00000000">
        <w:commentReference w:id="660"/>
      </w:r>
      <w:r w:rsidDel="00000000" w:rsidR="00000000" w:rsidRPr="00000000">
        <w:rPr>
          <w:rtl w:val="0"/>
        </w:rPr>
      </w:r>
    </w:p>
    <w:p w:rsidR="00000000" w:rsidDel="00000000" w:rsidP="00000000" w:rsidRDefault="00000000" w:rsidRPr="00000000" w14:paraId="0000024C">
      <w:pPr>
        <w:numPr>
          <w:ilvl w:val="0"/>
          <w:numId w:val="57"/>
        </w:numPr>
        <w:ind w:left="720" w:hanging="360"/>
        <w:rPr>
          <w:color w:val="ff0000"/>
        </w:rPr>
      </w:pPr>
      <w:r w:rsidDel="00000000" w:rsidR="00000000" w:rsidRPr="00000000">
        <w:rPr>
          <w:color w:val="ff0000"/>
          <w:rtl w:val="0"/>
        </w:rPr>
        <w:t xml:space="preserve">get specific about satellites and how they'd be used - </w:t>
      </w:r>
      <w:r w:rsidDel="00000000" w:rsidR="00000000" w:rsidRPr="00000000">
        <w:rPr>
          <w:b w:val="1"/>
          <w:color w:val="ff0000"/>
          <w:rtl w:val="0"/>
        </w:rPr>
        <w:t xml:space="preserve">not just a list of sensors</w:t>
      </w:r>
    </w:p>
    <w:p w:rsidR="00000000" w:rsidDel="00000000" w:rsidP="00000000" w:rsidRDefault="00000000" w:rsidRPr="00000000" w14:paraId="0000024D">
      <w:pPr>
        <w:numPr>
          <w:ilvl w:val="0"/>
          <w:numId w:val="57"/>
        </w:numPr>
        <w:ind w:left="720" w:hanging="360"/>
        <w:rPr>
          <w:color w:val="ff0000"/>
        </w:rPr>
      </w:pPr>
      <w:r w:rsidDel="00000000" w:rsidR="00000000" w:rsidRPr="00000000">
        <w:rPr>
          <w:color w:val="ff0000"/>
          <w:rtl w:val="0"/>
        </w:rPr>
        <w:t xml:space="preserve">Paragraph on s</w:t>
      </w:r>
      <w:r w:rsidDel="00000000" w:rsidR="00000000" w:rsidRPr="00000000">
        <w:rPr>
          <w:color w:val="ff0000"/>
          <w:rtl w:val="0"/>
        </w:rPr>
        <w:t xml:space="preserve">ynergies with partner agencies (ESA, JAXA, ISRO…)</w:t>
      </w:r>
    </w:p>
    <w:p w:rsidR="00000000" w:rsidDel="00000000" w:rsidP="00000000" w:rsidRDefault="00000000" w:rsidRPr="00000000" w14:paraId="0000024E">
      <w:pPr>
        <w:numPr>
          <w:ilvl w:val="1"/>
          <w:numId w:val="57"/>
        </w:numPr>
        <w:ind w:left="1440" w:hanging="360"/>
        <w:rPr>
          <w:color w:val="ff0000"/>
        </w:rPr>
      </w:pPr>
      <w:r w:rsidDel="00000000" w:rsidR="00000000" w:rsidRPr="00000000">
        <w:rPr>
          <w:color w:val="ff0000"/>
          <w:rtl w:val="0"/>
        </w:rPr>
        <w:t xml:space="preserve">Use of sensors from partner agencies:</w:t>
      </w:r>
    </w:p>
    <w:p w:rsidR="00000000" w:rsidDel="00000000" w:rsidP="00000000" w:rsidRDefault="00000000" w:rsidRPr="00000000" w14:paraId="0000024F">
      <w:pPr>
        <w:rPr/>
      </w:pPr>
      <w:r w:rsidDel="00000000" w:rsidR="00000000" w:rsidRPr="00000000">
        <w:rPr>
          <w:rtl w:val="0"/>
        </w:rPr>
      </w:r>
    </w:p>
    <w:tbl>
      <w:tblPr>
        <w:tblStyle w:val="Table2"/>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NISAR</w:t>
            </w:r>
            <w:r w:rsidDel="00000000" w:rsidR="00000000" w:rsidRPr="00000000">
              <w:rPr>
                <w:rtl w:val="0"/>
              </w:rPr>
              <w:t xml:space="preserve">, </w:t>
            </w:r>
            <w:commentRangeStart w:id="661"/>
            <w:r w:rsidDel="00000000" w:rsidR="00000000" w:rsidRPr="00000000">
              <w:rPr>
                <w:rtl w:val="0"/>
              </w:rPr>
              <w:t xml:space="preserve">BIOMASS</w:t>
            </w:r>
            <w:commentRangeEnd w:id="661"/>
            <w:r w:rsidDel="00000000" w:rsidR="00000000" w:rsidRPr="00000000">
              <w:commentReference w:id="661"/>
            </w:r>
            <w:r w:rsidDel="00000000" w:rsidR="00000000" w:rsidRPr="00000000">
              <w:rPr>
                <w:rtl w:val="0"/>
              </w:rPr>
              <w:t xml:space="preserve">, Sentinel-1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i w:val="1"/>
              </w:rPr>
            </w:pPr>
            <w:r w:rsidDel="00000000" w:rsidR="00000000" w:rsidRPr="00000000">
              <w:rPr>
                <w:rtl w:val="0"/>
              </w:rPr>
              <w:t xml:space="preserve">EMIT, </w:t>
            </w:r>
            <w:r w:rsidDel="00000000" w:rsidR="00000000" w:rsidRPr="00000000">
              <w:rPr>
                <w:i w:val="1"/>
                <w:rtl w:val="0"/>
              </w:rPr>
              <w:t xml:space="preserve">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662"/>
            <w:r w:rsidDel="00000000" w:rsidR="00000000" w:rsidRPr="00000000">
              <w:rPr>
                <w:rtl w:val="0"/>
              </w:rPr>
              <w:t xml:space="preserve">SMAP</w:t>
            </w:r>
            <w:commentRangeEnd w:id="662"/>
            <w:r w:rsidDel="00000000" w:rsidR="00000000" w:rsidRPr="00000000">
              <w:commentReference w:id="662"/>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SMAP exhibits a notable bias in tropical forests (</w:t>
            </w:r>
            <w:commentRangeStart w:id="663"/>
            <w:r w:rsidDel="00000000" w:rsidR="00000000" w:rsidRPr="00000000">
              <w:rPr>
                <w:rtl w:val="0"/>
              </w:rPr>
              <w:t xml:space="preserve">Cho et al. 2023</w:t>
            </w:r>
            <w:commentRangeEnd w:id="663"/>
            <w:r w:rsidDel="00000000" w:rsidR="00000000" w:rsidRPr="00000000">
              <w:commentReference w:id="663"/>
            </w:r>
            <w:r w:rsidDel="00000000" w:rsidR="00000000" w:rsidRPr="00000000">
              <w:rPr>
                <w:rtl w:val="0"/>
              </w:rPr>
              <w:t xml:space="preserve">).However, significant advancements have been achieved by employing the Maximum Entropy Algorithm on SMAP (</w:t>
            </w:r>
            <w:commentRangeStart w:id="664"/>
            <w:r w:rsidDel="00000000" w:rsidR="00000000" w:rsidRPr="00000000">
              <w:rPr>
                <w:rtl w:val="0"/>
              </w:rPr>
              <w:t xml:space="preserve">Wang et al. 2023</w:t>
            </w:r>
            <w:commentRangeEnd w:id="664"/>
            <w:r w:rsidDel="00000000" w:rsidR="00000000" w:rsidRPr="00000000">
              <w:commentReference w:id="664"/>
            </w:r>
            <w:r w:rsidDel="00000000" w:rsidR="00000000" w:rsidRPr="00000000">
              <w:rPr>
                <w:rtl w:val="0"/>
              </w:rPr>
              <w:t xml:space="preserve">).The scarcity of ground-based soil moisture observations remains a critical barrier to further enhancements</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 w:right="0" w:firstLine="0"/>
              <w:jc w:val="left"/>
              <w:rPr/>
              <w:pPrChange w:author="Robinson Negron-Juarez" w:id="0" w:date="2024-09-02T01:12:07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PANGEA will expand the involvement of tropical countries, including those in Africa and Asia, in soil moisture measurement efforts. These data will enhance SMAP's current algorithms (but also NISAR), leveraging remote sensing data to improve global soil moisture monitoring capabilities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 TROPOMI, FLEX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commentRangeStart w:id="665"/>
            <w:r w:rsidDel="00000000" w:rsidR="00000000" w:rsidRPr="00000000">
              <w:rPr>
                <w:highlight w:val="yellow"/>
                <w:rtl w:val="0"/>
              </w:rPr>
              <w:t xml:space="preserve">Geostationary: GOES-R (americas) &amp; X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665"/>
            <w:r w:rsidDel="00000000" w:rsidR="00000000" w:rsidRPr="00000000">
              <w:commentReference w:id="665"/>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Heading4"/>
        <w:rPr/>
      </w:pPr>
      <w:bookmarkStart w:colFirst="0" w:colLast="0" w:name="_tvm98o3pux72" w:id="32"/>
      <w:bookmarkEnd w:id="32"/>
      <w:r w:rsidDel="00000000" w:rsidR="00000000" w:rsidRPr="00000000">
        <w:rPr>
          <w:rtl w:val="0"/>
        </w:rPr>
        <w:t xml:space="preserve">6</w:t>
      </w:r>
      <w:r w:rsidDel="00000000" w:rsidR="00000000" w:rsidRPr="00000000">
        <w:rPr>
          <w:rtl w:val="0"/>
        </w:rPr>
        <w:t xml:space="preserve">.2.2 Airborne Remote Sensing Observations</w:t>
      </w: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rtl w:val="0"/>
        </w:rPr>
        <w:t xml:space="preserve">PANGEA airborne observations will include instrumented aircraft and drones. Based </w:t>
      </w:r>
      <w:r w:rsidDel="00000000" w:rsidR="00000000" w:rsidRPr="00000000">
        <w:rPr>
          <w:rtl w:val="0"/>
        </w:rPr>
        <w:t xml:space="preserve">on learned experience from ABoVE, recent </w:t>
      </w:r>
      <w:r w:rsidDel="00000000" w:rsidR="00000000" w:rsidRPr="00000000">
        <w:rPr>
          <w:rtl w:val="0"/>
        </w:rPr>
        <w:t xml:space="preserve">recommendation from the AfriSAR-2 team, </w:t>
      </w:r>
      <w:r w:rsidDel="00000000" w:rsidR="00000000" w:rsidRPr="00000000">
        <w:rPr>
          <w:rtl w:val="0"/>
        </w:rPr>
        <w:t xml:space="preserve">numerous</w:t>
      </w:r>
      <w:r w:rsidDel="00000000" w:rsidR="00000000" w:rsidRPr="00000000">
        <w:rPr>
          <w:rtl w:val="0"/>
        </w:rPr>
        <w:t xml:space="preserve"> international airborne NASA campaigns, and information gathered during the PANGEA scoping effort, flight plans will be co-designed with local partners. All requests for country clearances and flight </w:t>
      </w:r>
      <w:r w:rsidDel="00000000" w:rsidR="00000000" w:rsidRPr="00000000">
        <w:rPr>
          <w:rtl w:val="0"/>
        </w:rPr>
        <w:t xml:space="preserve">permissions</w:t>
      </w:r>
      <w:r w:rsidDel="00000000" w:rsidR="00000000" w:rsidRPr="00000000">
        <w:rPr>
          <w:rtl w:val="0"/>
        </w:rPr>
        <w:t xml:space="preserve"> will be coordinated by NASA and JPL airborne programs working with the NASA Office of International and Interagency Relations (OIIR) and the US Department of State.  When using a NASA aircraft or NASA contracted aircraft all appropriate airworthiness </w:t>
      </w:r>
      <w:r w:rsidDel="00000000" w:rsidR="00000000" w:rsidRPr="00000000">
        <w:rPr>
          <w:rtl w:val="0"/>
        </w:rPr>
        <w:t xml:space="preserve">processes</w:t>
      </w:r>
      <w:r w:rsidDel="00000000" w:rsidR="00000000" w:rsidRPr="00000000">
        <w:rPr>
          <w:rtl w:val="0"/>
        </w:rPr>
        <w:t xml:space="preserve"> and flight approval and releases will be coordinated at the PANGEA project level with the </w:t>
      </w:r>
      <w:r w:rsidDel="00000000" w:rsidR="00000000" w:rsidRPr="00000000">
        <w:rPr>
          <w:rtl w:val="0"/>
        </w:rPr>
        <w:t xml:space="preserve">appropriate</w:t>
      </w:r>
      <w:r w:rsidDel="00000000" w:rsidR="00000000" w:rsidRPr="00000000">
        <w:rPr>
          <w:rtl w:val="0"/>
        </w:rPr>
        <w:t xml:space="preserve"> centers, NASA HQ and JPL. Exact sensors and aircraft will be determined during the development of the Concise Experimental Plan.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PANGEA leverages NASA’s history of successful international airborne campaigns, including many in the tropics. </w:t>
      </w:r>
      <w:r w:rsidDel="00000000" w:rsidR="00000000" w:rsidRPr="00000000">
        <w:rPr>
          <w:rtl w:val="0"/>
        </w:rPr>
        <w:t xml:space="preserve">NASA successfully executed the 2016 AfriSAR and 2023/2024 AfriSAR-2 campaigns to Gabon, where AfriSAR-2 expanded on the initial scope and successes of AfriSAR in Gabon to additionally collect </w:t>
      </w:r>
      <w:r w:rsidDel="00000000" w:rsidR="00000000" w:rsidRPr="00000000">
        <w:rPr>
          <w:rtl w:val="0"/>
        </w:rPr>
        <w:t xml:space="preserve">data over Cameroon, the Democratic Republic of Congo (DRC</w:t>
      </w:r>
      <w:r w:rsidDel="00000000" w:rsidR="00000000" w:rsidRPr="00000000">
        <w:rPr>
          <w:rtl w:val="0"/>
        </w:rPr>
        <w:t xml:space="preserve">), </w:t>
      </w:r>
      <w:r w:rsidDel="00000000" w:rsidR="00000000" w:rsidRPr="00000000">
        <w:rPr>
          <w:rtl w:val="0"/>
        </w:rPr>
        <w:t xml:space="preserve">Ghana, the Republic of Congo, and Sao Tome and Principe</w:t>
      </w:r>
      <w:r w:rsidDel="00000000" w:rsidR="00000000" w:rsidRPr="00000000">
        <w:rPr>
          <w:rtl w:val="0"/>
        </w:rPr>
        <w:t xml:space="preserve">. In 2023, the BioSCape </w:t>
      </w:r>
      <w:r w:rsidDel="00000000" w:rsidR="00000000" w:rsidRPr="00000000">
        <w:rPr>
          <w:rtl w:val="0"/>
        </w:rPr>
        <w:t xml:space="preserve">(</w:t>
      </w:r>
      <w:r w:rsidDel="00000000" w:rsidR="00000000" w:rsidRPr="00000000">
        <w:rPr>
          <w:rtl w:val="0"/>
        </w:rPr>
        <w:t xml:space="preserve">Biodiversity Survey of the CapeBiodiversity Survey of the Cape)</w:t>
      </w:r>
      <w:r w:rsidDel="00000000" w:rsidR="00000000" w:rsidRPr="00000000">
        <w:rPr>
          <w:rtl w:val="0"/>
        </w:rPr>
        <w:t xml:space="preserve"> campaign successfully flew two NASA aircraft integrated with four airborne remote sensing instruments, acquiring, for the first time ever, </w:t>
      </w:r>
      <w:r w:rsidDel="00000000" w:rsidR="00000000" w:rsidRPr="00000000">
        <w:rPr>
          <w:rtl w:val="0"/>
        </w:rPr>
        <w:t xml:space="preserve">contemporaneous</w:t>
      </w:r>
      <w:r w:rsidDel="00000000" w:rsidR="00000000" w:rsidRPr="00000000">
        <w:rPr>
          <w:rtl w:val="0"/>
        </w:rPr>
        <w:t xml:space="preserve"> observations from the UV through the VSWIR and into the thermal range as well as full wave-form LiDAR data. This unprecedented combination of instruments was accompanied by an extensive field observation campaign, executed by a diverse science team with ~50% local participation. BioSCape, through thoughtful co-development of the </w:t>
      </w:r>
      <w:r w:rsidDel="00000000" w:rsidR="00000000" w:rsidRPr="00000000">
        <w:rPr>
          <w:rtl w:val="0"/>
        </w:rPr>
        <w:t xml:space="preserve">campaign</w:t>
      </w:r>
      <w:r w:rsidDel="00000000" w:rsidR="00000000" w:rsidRPr="00000000">
        <w:rPr>
          <w:rtl w:val="0"/>
        </w:rPr>
        <w:t xml:space="preserve"> with local partners, secured letters of support from 18 public institutions including </w:t>
      </w:r>
      <w:r w:rsidDel="00000000" w:rsidR="00000000" w:rsidRPr="00000000">
        <w:rPr>
          <w:rtl w:val="0"/>
        </w:rPr>
        <w:t xml:space="preserve">numerous</w:t>
      </w:r>
      <w:r w:rsidDel="00000000" w:rsidR="00000000" w:rsidRPr="00000000">
        <w:rPr>
          <w:rtl w:val="0"/>
        </w:rPr>
        <w:t xml:space="preserve"> government departments and has been featured in multiple complimentary media items in print, on radio, and on television. BioSCape’s success and continued capacity building has served as an excellent example of science diplomacy and has positively influenced the public’s perception of NASA and the United States in Africa. </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A number of Earth Venture Suborbital (EVS) and other international NASA airborne campaigns have also demonstrated feasibility of NASA aircraft and NASA contracted aircraft deploying internationally with in-situ and remote sensing instruments in support of multi-year large scale </w:t>
      </w:r>
      <w:r w:rsidDel="00000000" w:rsidR="00000000" w:rsidRPr="00000000">
        <w:rPr>
          <w:rtl w:val="0"/>
        </w:rPr>
        <w:t xml:space="preserve">campaigns in both Africa and Latin America</w:t>
      </w:r>
      <w:r w:rsidDel="00000000" w:rsidR="00000000" w:rsidRPr="00000000">
        <w:rPr>
          <w:rtl w:val="0"/>
        </w:rPr>
        <w:t xml:space="preserve">. Recently </w:t>
      </w:r>
      <w:r w:rsidDel="00000000" w:rsidR="00000000" w:rsidRPr="00000000">
        <w:rPr>
          <w:rtl w:val="0"/>
        </w:rPr>
        <w:t xml:space="preserve">NASA JPL had a </w:t>
      </w:r>
      <w:r w:rsidDel="00000000" w:rsidR="00000000" w:rsidRPr="00000000">
        <w:rPr>
          <w:rtl w:val="0"/>
        </w:rPr>
        <w:t xml:space="preserve">successful</w:t>
      </w:r>
      <w:r w:rsidDel="00000000" w:rsidR="00000000" w:rsidRPr="00000000">
        <w:rPr>
          <w:rtl w:val="0"/>
        </w:rPr>
        <w:t xml:space="preserve"> campaign in Latin America with AVIRIS-NG </w:t>
      </w:r>
      <w:r w:rsidDel="00000000" w:rsidR="00000000" w:rsidRPr="00000000">
        <w:rPr>
          <w:rtl w:val="0"/>
        </w:rPr>
        <w:t xml:space="preserve">collecting</w:t>
      </w:r>
      <w:r w:rsidDel="00000000" w:rsidR="00000000" w:rsidRPr="00000000">
        <w:rPr>
          <w:rtl w:val="0"/>
        </w:rPr>
        <w:t xml:space="preserve"> remote sensing data over Chile, Colombia, and Ecuador in South America for methane point source measurements in 2023 in coordination with each country with a NASA contracted aircraft</w:t>
      </w:r>
      <w:r w:rsidDel="00000000" w:rsidR="00000000" w:rsidRPr="00000000">
        <w:rPr>
          <w:rtl w:val="0"/>
        </w:rPr>
        <w:t xml:space="preserve">. Over the last decade, NASA has flown  several highly </w:t>
      </w:r>
      <w:r w:rsidDel="00000000" w:rsidR="00000000" w:rsidRPr="00000000">
        <w:rPr>
          <w:rtl w:val="0"/>
        </w:rPr>
        <w:t xml:space="preserve">successful</w:t>
      </w:r>
      <w:r w:rsidDel="00000000" w:rsidR="00000000" w:rsidRPr="00000000">
        <w:rPr>
          <w:rtl w:val="0"/>
        </w:rPr>
        <w:t xml:space="preserve"> campaigns in India with the AVIRIS-NG sensor on an Indian Space </w:t>
      </w:r>
      <w:r w:rsidDel="00000000" w:rsidR="00000000" w:rsidRPr="00000000">
        <w:rPr>
          <w:rtl w:val="0"/>
        </w:rPr>
        <w:t xml:space="preserve">Research</w:t>
      </w:r>
      <w:r w:rsidDel="00000000" w:rsidR="00000000" w:rsidRPr="00000000">
        <w:rPr>
          <w:rtl w:val="0"/>
        </w:rPr>
        <w:t xml:space="preserve"> </w:t>
      </w:r>
      <w:r w:rsidDel="00000000" w:rsidR="00000000" w:rsidRPr="00000000">
        <w:rPr>
          <w:rtl w:val="0"/>
        </w:rPr>
        <w:t xml:space="preserve">Organization</w:t>
      </w:r>
      <w:r w:rsidDel="00000000" w:rsidR="00000000" w:rsidRPr="00000000">
        <w:rPr>
          <w:rtl w:val="0"/>
        </w:rPr>
        <w:t xml:space="preserve"> (ISRO) aircraft for data acquisitions over India. All of these </w:t>
      </w:r>
      <w:r w:rsidDel="00000000" w:rsidR="00000000" w:rsidRPr="00000000">
        <w:rPr>
          <w:rtl w:val="0"/>
        </w:rPr>
        <w:t xml:space="preserve">aforementioned</w:t>
      </w:r>
      <w:r w:rsidDel="00000000" w:rsidR="00000000" w:rsidRPr="00000000">
        <w:rPr>
          <w:rtl w:val="0"/>
        </w:rPr>
        <w:t xml:space="preserve"> campaigns represent decades of experience of NASA HQ and the centers (including JPL) </w:t>
      </w:r>
      <w:r w:rsidDel="00000000" w:rsidR="00000000" w:rsidRPr="00000000">
        <w:rPr>
          <w:rtl w:val="0"/>
        </w:rPr>
        <w:t xml:space="preserve">working</w:t>
      </w:r>
      <w:r w:rsidDel="00000000" w:rsidR="00000000" w:rsidRPr="00000000">
        <w:rPr>
          <w:rtl w:val="0"/>
        </w:rPr>
        <w:t xml:space="preserve"> together with </w:t>
      </w:r>
      <w:r w:rsidDel="00000000" w:rsidR="00000000" w:rsidRPr="00000000">
        <w:rPr>
          <w:rtl w:val="0"/>
        </w:rPr>
        <w:t xml:space="preserve">University</w:t>
      </w:r>
      <w:r w:rsidDel="00000000" w:rsidR="00000000" w:rsidRPr="00000000">
        <w:rPr>
          <w:rtl w:val="0"/>
        </w:rPr>
        <w:t xml:space="preserve"> and international </w:t>
      </w:r>
      <w:r w:rsidDel="00000000" w:rsidR="00000000" w:rsidRPr="00000000">
        <w:rPr>
          <w:rtl w:val="0"/>
        </w:rPr>
        <w:t xml:space="preserve">collaborators</w:t>
      </w:r>
      <w:r w:rsidDel="00000000" w:rsidR="00000000" w:rsidRPr="00000000">
        <w:rPr>
          <w:rtl w:val="0"/>
        </w:rPr>
        <w:t xml:space="preserve"> to </w:t>
      </w:r>
      <w:r w:rsidDel="00000000" w:rsidR="00000000" w:rsidRPr="00000000">
        <w:rPr>
          <w:rtl w:val="0"/>
        </w:rPr>
        <w:t xml:space="preserve">successfully</w:t>
      </w:r>
      <w:r w:rsidDel="00000000" w:rsidR="00000000" w:rsidRPr="00000000">
        <w:rPr>
          <w:rtl w:val="0"/>
        </w:rPr>
        <w:t xml:space="preserve"> acquire airborne remote sensing and in-situ data during global field campaigns. If PANGEA develops the Concise Experiment Plan with the Science </w:t>
      </w:r>
      <w:r w:rsidDel="00000000" w:rsidR="00000000" w:rsidRPr="00000000">
        <w:rPr>
          <w:rtl w:val="0"/>
        </w:rPr>
        <w:t xml:space="preserve">Definition</w:t>
      </w:r>
      <w:r w:rsidDel="00000000" w:rsidR="00000000" w:rsidRPr="00000000">
        <w:rPr>
          <w:rtl w:val="0"/>
        </w:rPr>
        <w:t xml:space="preserve"> team it will (and has already begun to) leverage team members from all of the international </w:t>
      </w:r>
      <w:r w:rsidDel="00000000" w:rsidR="00000000" w:rsidRPr="00000000">
        <w:rPr>
          <w:rtl w:val="0"/>
        </w:rPr>
        <w:t xml:space="preserve">campaigns</w:t>
      </w:r>
      <w:r w:rsidDel="00000000" w:rsidR="00000000" w:rsidRPr="00000000">
        <w:rPr>
          <w:rtl w:val="0"/>
        </w:rPr>
        <w:t xml:space="preserve"> described above.  </w:t>
      </w: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Importantly, PANGEA airborne data collection does not necessarily require NASA assets or NASA aircraft to be deployed. </w:t>
      </w:r>
      <w:r w:rsidDel="00000000" w:rsidR="00000000" w:rsidRPr="00000000">
        <w:rPr>
          <w:rtl w:val="0"/>
        </w:rPr>
        <w:t xml:space="preserve">There is strong alignment with and interest from partner space agency airborne data acquisitions. A series of Amazon 2025/26 campaigns coordinated between Brazil’s National Institute for Space Research (INPE) and the European Space Agency (ESA) will collect airborne fluorescence and in-situ measurements, as well as possible helipot carbon flux and species measurements, including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The German Aerospace Center (DLR) is planning a coordinated campaign in Brazil in 2026 (CAFE Brazil) with the goal of deploying lidar and imaging systems for methane detection. The French Space Agency (CNES) is involved, with a similar focus on methane, using airborne and ground-based measurements, including a network of EM27/SUN spectrometers. CNES may also include wind lidar to evaluate fluxes and a balloon component oriented to upper atmosphere measurements. </w:t>
      </w:r>
    </w:p>
    <w:p w:rsidR="00000000" w:rsidDel="00000000" w:rsidP="00000000" w:rsidRDefault="00000000" w:rsidRPr="00000000" w14:paraId="0000027E">
      <w:pPr>
        <w:rPr>
          <w:color w:val="ff0000"/>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The European Space Agency is also planning airborne campaign activities over Africa focused on validating satellite greenhouse gas observations. Plans are ongoing and will be further defined following a large workshop in Morocco in the spring of 2025. Nominally, Phase 1 will last approximately 2 years with an emphasis on ground measurements. Airborne systems will be deployed following that. The timing of PANGEA is such that it stands to greatly benefit from and contribute to these types of international collaborations. </w:t>
      </w:r>
    </w:p>
    <w:p w:rsidR="00000000" w:rsidDel="00000000" w:rsidP="00000000" w:rsidRDefault="00000000" w:rsidRPr="00000000" w14:paraId="00000280">
      <w:pPr>
        <w:ind w:left="0" w:firstLine="0"/>
        <w:rPr>
          <w:color w:val="ff0000"/>
        </w:rPr>
      </w:pPr>
      <w:r w:rsidDel="00000000" w:rsidR="00000000" w:rsidRPr="00000000">
        <w:rPr>
          <w:rtl w:val="0"/>
        </w:rPr>
      </w:r>
    </w:p>
    <w:p w:rsidR="00000000" w:rsidDel="00000000" w:rsidP="00000000" w:rsidRDefault="00000000" w:rsidRPr="00000000" w14:paraId="00000281">
      <w:pPr>
        <w:ind w:left="0" w:firstLine="0"/>
        <w:rPr/>
      </w:pPr>
      <w:r w:rsidDel="00000000" w:rsidR="00000000" w:rsidRPr="00000000">
        <w:rPr>
          <w:rtl w:val="0"/>
        </w:rPr>
        <w:t xml:space="preserve">C</w:t>
      </w:r>
      <w:r w:rsidDel="00000000" w:rsidR="00000000" w:rsidRPr="00000000">
        <w:rPr>
          <w:rtl w:val="0"/>
        </w:rPr>
        <w:t xml:space="preserve">ommercial data-buys and flights on commercial aircraft are also viable options for PANGEA airborne acquisitions. NASA sensors can be flown on commercial aircraft. For example; AVIRIS has flown repeatedly internationally on a Dynamic Aviation aircraft, and the EVS2 Oceans Melting Greenland (OMG) and Coral Reef Airborne </w:t>
      </w:r>
      <w:r w:rsidDel="00000000" w:rsidR="00000000" w:rsidRPr="00000000">
        <w:rPr>
          <w:rtl w:val="0"/>
        </w:rPr>
        <w:t xml:space="preserve">Laboratory</w:t>
      </w:r>
      <w:r w:rsidDel="00000000" w:rsidR="00000000" w:rsidRPr="00000000">
        <w:rPr>
          <w:rtl w:val="0"/>
        </w:rPr>
        <w:t xml:space="preserve"> (CORAL) programs both deployed NASA JPL contracted aircraft with JPL instruments and team members. Commercial data-buys will also greatly expand airborne capabilities. For example, commercial lidar transects span the entire countries of Brazil and the Democratic Republic of Congo, demonstrating feasibility in important PANGEA geographies. The Airborne Research Facility for the Earth System (ARES), run by Dr. Michael Schaepman and Andreas Hueni out of the University of Zürich, is another important partner supporting PANGEA airborne acquisitions. ARES has successfully acquired data for collaborative NASA and ESA campaigns. Sensors onboard ARES include an imaging spectrometer, multispectral LiDAR, and a high-performance photogrammetric camera.</w:t>
      </w:r>
    </w:p>
    <w:p w:rsidR="00000000" w:rsidDel="00000000" w:rsidP="00000000" w:rsidRDefault="00000000" w:rsidRPr="00000000" w14:paraId="00000282">
      <w:pPr>
        <w:ind w:left="0" w:firstLine="0"/>
        <w:rPr/>
      </w:pPr>
      <w:r w:rsidDel="00000000" w:rsidR="00000000" w:rsidRPr="00000000">
        <w:rPr>
          <w:rtl w:val="0"/>
        </w:rPr>
      </w:r>
    </w:p>
    <w:p w:rsidR="00000000" w:rsidDel="00000000" w:rsidP="00000000" w:rsidRDefault="00000000" w:rsidRPr="00000000" w14:paraId="00000283">
      <w:pPr>
        <w:rPr>
          <w:color w:val="ff0000"/>
        </w:rPr>
      </w:pPr>
      <w:r w:rsidDel="00000000" w:rsidR="00000000" w:rsidRPr="00000000">
        <w:rPr>
          <w:rtl w:val="0"/>
        </w:rPr>
        <w:t xml:space="preserve">PANGEA will also leverage rapidly advancing technologies, including drone capabilities to supplement aircraft data collection. Drone data acquisitions will be particularly valuable for capturing measurements that require higher temporal frequency acquisitions (e.g., tree mortality, phenology). PANGEA will utilize TRL 9 lidar and RGB UAV instruments. </w:t>
      </w:r>
      <w:r w:rsidDel="00000000" w:rsidR="00000000" w:rsidRPr="00000000">
        <w:rPr>
          <w:highlight w:val="white"/>
          <w:rtl w:val="0"/>
        </w:rPr>
        <w:t xml:space="preserve">Current commercial UAV-based VSWIR </w:t>
      </w:r>
      <w:r w:rsidDel="00000000" w:rsidR="00000000" w:rsidRPr="00000000">
        <w:rPr>
          <w:rtl w:val="0"/>
        </w:rPr>
        <w:t xml:space="preserve">imaging spectrometer (i.e., hyperspectral) </w:t>
      </w:r>
      <w:r w:rsidDel="00000000" w:rsidR="00000000" w:rsidRPr="00000000">
        <w:rPr>
          <w:highlight w:val="white"/>
          <w:rtl w:val="0"/>
        </w:rPr>
        <w:t xml:space="preserve">offerings do not provide science quality data and are not suitable for decadal survey-relevant ecosystem measurements. </w:t>
      </w:r>
      <w:r w:rsidDel="00000000" w:rsidR="00000000" w:rsidRPr="00000000">
        <w:rPr>
          <w:rtl w:val="0"/>
        </w:rPr>
        <w:t xml:space="preserve">However, these technologies are advancing rapidly. PANGEA PI Ordway submitted a NASA IIP proposal (#23-IIP23-0032) in collaboration with the JPL Imaging Spectroscopy group, led by Dr. Robert Green and Dr. David Thompson, to develop 𝜇AVIRIS, a UAV VSWIR sensor levering JPL’s imaging spectrometer technology. This work would advance the technology beyond its current TRL of 4, and support making the technology available for PANGEA, significantly enhancing measurement capabilities. PANGEA will build in protocols to leverage these types of rapidly evolving technologies. </w:t>
      </w: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PANGEA will likely rely on multiple aircraft and will optimize the integration of instrumentation on the same aircraft when coincident measurements are required. Instruments on the same aircraft will aim for similar swath widths where possible, unless continuous coverage of both instruments is not required. Flights will be planned to avoid flying in the same area multiple times at different altitudes to achieve continuous coverage. Since the timing of flights will largely be dependent on weather, an expert weather forecaster with extensive local knowledge will participate in PANGEA flight planning. PANGEA will avoid integrating instruments with different weather requirements (e.g. cloud tolerance) on the same aircraft wherever possible.  </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b w:val="1"/>
          <w:color w:val="ff0000"/>
        </w:rPr>
      </w:pPr>
      <w:r w:rsidDel="00000000" w:rsidR="00000000" w:rsidRPr="00000000">
        <w:rPr>
          <w:rtl w:val="0"/>
        </w:rPr>
        <w:t xml:space="preserve">PANGEA will create custom L3 data products that will see all airborne observations mosaicked and tapped to a common grid, as was done in BioSCape (</w:t>
      </w:r>
      <w:commentRangeStart w:id="666"/>
      <w:r w:rsidDel="00000000" w:rsidR="00000000" w:rsidRPr="00000000">
        <w:rPr>
          <w:rtl w:val="0"/>
        </w:rPr>
        <w:t xml:space="preserve">Cardoso et al. 2024</w:t>
      </w:r>
      <w:commentRangeEnd w:id="666"/>
      <w:r w:rsidDel="00000000" w:rsidR="00000000" w:rsidRPr="00000000">
        <w:commentReference w:id="666"/>
      </w:r>
      <w:r w:rsidDel="00000000" w:rsidR="00000000" w:rsidRPr="00000000">
        <w:rPr>
          <w:rtl w:val="0"/>
        </w:rPr>
        <w:t xml:space="preserve">). This will create an analysis-ready airborne data product that can easily be integrated with field observations. This will increase PANGEA’s impact by supporting Open Science and making the data more interoperable as well as more accessible, especially to users who have never worked with airborne data before.  </w:t>
      </w: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Some PANGEA measurements will require </w:t>
      </w:r>
      <w:r w:rsidDel="00000000" w:rsidR="00000000" w:rsidRPr="00000000">
        <w:rPr>
          <w:rtl w:val="0"/>
        </w:rPr>
        <w:t xml:space="preserve">contemporaneous field </w:t>
      </w:r>
      <w:r w:rsidDel="00000000" w:rsidR="00000000" w:rsidRPr="00000000">
        <w:rPr>
          <w:rtl w:val="0"/>
        </w:rPr>
        <w:t xml:space="preserve">observations</w:t>
      </w:r>
      <w:r w:rsidDel="00000000" w:rsidR="00000000" w:rsidRPr="00000000">
        <w:rPr>
          <w:rtl w:val="0"/>
        </w:rPr>
        <w:t xml:space="preserve"> and airborne observations. This will require advance planning of field observations and clear, reliable methods of communication between the flight and field teams. </w:t>
      </w:r>
      <w:r w:rsidDel="00000000" w:rsidR="00000000" w:rsidRPr="00000000">
        <w:rPr>
          <w:rtl w:val="0"/>
        </w:rPr>
        <w:t xml:space="preserve">Clear lines of communication will be established at the outset between field teams and flight teams. Field teams will be oriented to the flight campaign at the beginning of each PANGEA flight campaign and will be required to develop a plan that builds in flexibility in terms of when field samples will be collected.</w:t>
      </w:r>
      <w:r w:rsidDel="00000000" w:rsidR="00000000" w:rsidRPr="00000000">
        <w:rPr>
          <w:rtl w:val="0"/>
        </w:rPr>
        <w:t xml:space="preserve"> In preparation for and during the campaign, PANGEA will rely on near real time quicklooks and flight planning tools available through JPL’s Multi Mission Geographical Information System (MMGIS) platform, which will not only optimize airborne data collection and facilitate better field match ups but will also increase transparency and therefore trust across the science team (</w:t>
      </w:r>
      <w:commentRangeStart w:id="667"/>
      <w:r w:rsidDel="00000000" w:rsidR="00000000" w:rsidRPr="00000000">
        <w:rPr>
          <w:rtl w:val="0"/>
        </w:rPr>
        <w:t xml:space="preserve">Cardoso et al. 2024</w:t>
      </w:r>
      <w:commentRangeEnd w:id="667"/>
      <w:r w:rsidDel="00000000" w:rsidR="00000000" w:rsidRPr="00000000">
        <w:commentReference w:id="667"/>
      </w:r>
      <w:r w:rsidDel="00000000" w:rsidR="00000000" w:rsidRPr="00000000">
        <w:rPr>
          <w:rtl w:val="0"/>
        </w:rPr>
        <w:t xml:space="preserve">). </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b w:val="1"/>
          <w:rtl w:val="0"/>
        </w:rPr>
        <w:t xml:space="preserve">Flight planning to support inclusive international collaboration: </w:t>
      </w:r>
      <w:r w:rsidDel="00000000" w:rsidR="00000000" w:rsidRPr="00000000">
        <w:rPr>
          <w:rtl w:val="0"/>
        </w:rPr>
        <w:t xml:space="preserve">When planning flights, PANGEA will prioritize transparent and accessible community from the beginning to the end of the campaign, including frequently reminding the science team and local partners that no airborne data is guaranteed, and that all proposed acquisitions are nominal until successfully executed. Transparent flight planning and decision-making processes will help build trust across the science team and preserve relationships with local partners. Borrowing from BioSCape’s success in this regard, PANGEA will work to implement a transparent prioritization scheme for science team regions of interest, with this prioritization scheme being open to feedback in advance of the airborne campaign. PANGEA will also share preliminary flight plans well in advance and implement an iterative feedback process so that the science team and local partners can provide input. While all final flight decisions will ultimately be made by the PANGEA leadership, aircraft, and instrument teams, the lead-up to these decisions will be participatory and open.  </w:t>
      </w:r>
    </w:p>
    <w:p w:rsidR="00000000" w:rsidDel="00000000" w:rsidP="00000000" w:rsidRDefault="00000000" w:rsidRPr="00000000" w14:paraId="0000028C">
      <w:pPr>
        <w:pStyle w:val="Heading4"/>
        <w:rPr/>
      </w:pPr>
      <w:bookmarkStart w:colFirst="0" w:colLast="0" w:name="_7locis78pd28" w:id="33"/>
      <w:bookmarkEnd w:id="33"/>
      <w:r w:rsidDel="00000000" w:rsidR="00000000" w:rsidRPr="00000000">
        <w:rPr>
          <w:rtl w:val="0"/>
        </w:rPr>
        <w:t xml:space="preserve">6.2.3 Field Observations and Studies</w:t>
      </w: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Ground-based measurements are necessary for 1) validation of spaceborne measurements of </w:t>
      </w:r>
      <w:commentRangeStart w:id="668"/>
      <w:r w:rsidDel="00000000" w:rsidR="00000000" w:rsidRPr="00000000">
        <w:rPr>
          <w:color w:val="ff0000"/>
          <w:rtl w:val="0"/>
        </w:rPr>
        <w:t xml:space="preserve">ecological traits, and fluxes</w:t>
      </w:r>
      <w:commentRangeEnd w:id="668"/>
      <w:r w:rsidDel="00000000" w:rsidR="00000000" w:rsidRPr="00000000">
        <w:commentReference w:id="668"/>
      </w:r>
      <w:r w:rsidDel="00000000" w:rsidR="00000000" w:rsidRPr="00000000">
        <w:rPr>
          <w:rtl w:val="0"/>
        </w:rPr>
        <w:t xml:space="preserve">; 2) uncovering mechanistic drivers of observed fluxes and patterns, which can then inform model development and the interpretation of spaceborne observations; and 3) evaluating the scale dependencies of ecological processes. Despite the importance of tropical ecosystems, they are dramatically underrepresented with respect to field observations, underscoring the importance of PANGEA field-based measurements and studies. Field observations broadly include the following: </w:t>
      </w:r>
    </w:p>
    <w:p w:rsidR="00000000" w:rsidDel="00000000" w:rsidP="00000000" w:rsidRDefault="00000000" w:rsidRPr="00000000" w14:paraId="0000028E">
      <w:pPr>
        <w:numPr>
          <w:ilvl w:val="0"/>
          <w:numId w:val="61"/>
        </w:numPr>
        <w:spacing w:after="120" w:before="120" w:lineRule="auto"/>
        <w:ind w:left="720" w:hanging="360"/>
        <w:rPr>
          <w:u w:val="none"/>
        </w:rPr>
      </w:pPr>
      <w:r w:rsidDel="00000000" w:rsidR="00000000" w:rsidRPr="00000000">
        <w:rPr>
          <w:b w:val="1"/>
          <w:color w:val="ff0000"/>
          <w:rtl w:val="0"/>
        </w:rPr>
        <w:t xml:space="preserve">Biological and Ecological Sampling</w:t>
      </w:r>
      <w:r w:rsidDel="00000000" w:rsidR="00000000" w:rsidRPr="00000000">
        <w:rPr>
          <w:rtl w:val="0"/>
        </w:rPr>
        <w:t xml:space="preserve"> </w:t>
      </w:r>
      <w:r w:rsidDel="00000000" w:rsidR="00000000" w:rsidRPr="00000000">
        <w:rPr>
          <w:rtl w:val="0"/>
        </w:rPr>
        <w:t xml:space="preserve">includes all data that must be directly measured by individuals with boots-on-the-ground, and cannot be easily automated. Examples includ</w:t>
      </w:r>
      <w:r w:rsidDel="00000000" w:rsidR="00000000" w:rsidRPr="00000000">
        <w:rPr>
          <w:rtl w:val="0"/>
        </w:rPr>
        <w:t xml:space="preserve">e </w:t>
      </w:r>
      <w:r w:rsidDel="00000000" w:rsidR="00000000" w:rsidRPr="00000000">
        <w:rPr>
          <w:rtl w:val="0"/>
        </w:rPr>
        <w:t xml:space="preserve">leaf traits (although drone data collection of leaf samples is possible), terrestrial laser scanning, </w:t>
      </w:r>
      <w:r w:rsidDel="00000000" w:rsidR="00000000" w:rsidRPr="00000000">
        <w:rPr>
          <w:rtl w:val="0"/>
        </w:rPr>
        <w:t xml:space="preserve">chamber flux measurements, species identification, eDNA, animal movement data, and Indigenous, Traditional, and Local Ecological Knowledge (IEK, TEK, and LEK). </w:t>
      </w:r>
      <w:r w:rsidDel="00000000" w:rsidR="00000000" w:rsidRPr="00000000">
        <w:rPr>
          <w:rtl w:val="0"/>
        </w:rPr>
        <w:t xml:space="preserve">These data are important for understanding the mechanistic relationships between pattern and process and for the validation of drone, aircraft, and satellite measurements.  </w:t>
      </w:r>
    </w:p>
    <w:p w:rsidR="00000000" w:rsidDel="00000000" w:rsidP="00000000" w:rsidRDefault="00000000" w:rsidRPr="00000000" w14:paraId="0000028F">
      <w:pPr>
        <w:numPr>
          <w:ilvl w:val="0"/>
          <w:numId w:val="61"/>
        </w:numPr>
        <w:spacing w:after="120" w:before="120" w:lineRule="auto"/>
        <w:ind w:left="720" w:hanging="360"/>
        <w:rPr>
          <w:b w:val="1"/>
        </w:rPr>
      </w:pPr>
      <w:r w:rsidDel="00000000" w:rsidR="00000000" w:rsidRPr="00000000">
        <w:rPr>
          <w:b w:val="1"/>
          <w:color w:val="ff0000"/>
          <w:rtl w:val="0"/>
        </w:rPr>
        <w:t xml:space="preserve">Biological and Ecological Observations</w:t>
      </w:r>
      <w:r w:rsidDel="00000000" w:rsidR="00000000" w:rsidRPr="00000000">
        <w:rPr>
          <w:b w:val="1"/>
          <w:rtl w:val="0"/>
        </w:rPr>
        <w:t xml:space="preserve"> </w:t>
      </w:r>
      <w:r w:rsidDel="00000000" w:rsidR="00000000" w:rsidRPr="00000000">
        <w:rPr>
          <w:rtl w:val="0"/>
        </w:rPr>
        <w:t xml:space="preserve">includes all ground measurements that support validation and understanding of ecologic processes but does not require frequent revisits and is more easily automated. Examples include </w:t>
      </w:r>
      <w:r w:rsidDel="00000000" w:rsidR="00000000" w:rsidRPr="00000000">
        <w:rPr>
          <w:rtl w:val="0"/>
        </w:rPr>
        <w:t xml:space="preserve">dendrometer and sap flux measurements, camera trap and bioacoustics data,</w:t>
      </w:r>
      <w:r w:rsidDel="00000000" w:rsidR="00000000" w:rsidRPr="00000000">
        <w:rPr>
          <w:rtl w:val="0"/>
        </w:rPr>
        <w:t xml:space="preserve"> </w:t>
      </w:r>
      <w:r w:rsidDel="00000000" w:rsidR="00000000" w:rsidRPr="00000000">
        <w:rPr>
          <w:color w:val="ff0000"/>
          <w:highlight w:val="yellow"/>
          <w:rtl w:val="0"/>
        </w:rPr>
        <w:t xml:space="preserve">XYZ. …. </w:t>
      </w:r>
      <w:r w:rsidDel="00000000" w:rsidR="00000000" w:rsidRPr="00000000">
        <w:rPr>
          <w:rtl w:val="0"/>
        </w:rPr>
        <w:t xml:space="preserve">Similar to biological sampling, these observations are important for developing and understanding </w:t>
      </w:r>
      <w:r w:rsidDel="00000000" w:rsidR="00000000" w:rsidRPr="00000000">
        <w:rPr>
          <w:rtl w:val="0"/>
        </w:rPr>
        <w:t xml:space="preserve">processes</w:t>
      </w:r>
      <w:r w:rsidDel="00000000" w:rsidR="00000000" w:rsidRPr="00000000">
        <w:rPr>
          <w:rtl w:val="0"/>
        </w:rPr>
        <w:t xml:space="preserve"> and validating remote measurements.  </w:t>
      </w:r>
    </w:p>
    <w:p w:rsidR="00000000" w:rsidDel="00000000" w:rsidP="00000000" w:rsidRDefault="00000000" w:rsidRPr="00000000" w14:paraId="00000290">
      <w:pPr>
        <w:numPr>
          <w:ilvl w:val="0"/>
          <w:numId w:val="61"/>
        </w:numPr>
        <w:spacing w:after="120" w:before="120" w:lineRule="auto"/>
        <w:ind w:left="720" w:hanging="360"/>
        <w:rPr>
          <w:b w:val="1"/>
        </w:rPr>
      </w:pPr>
      <w:r w:rsidDel="00000000" w:rsidR="00000000" w:rsidRPr="00000000">
        <w:rPr>
          <w:b w:val="1"/>
          <w:rtl w:val="0"/>
        </w:rPr>
        <w:t xml:space="preserve">Flux and Meteorological data </w:t>
      </w:r>
      <w:r w:rsidDel="00000000" w:rsidR="00000000" w:rsidRPr="00000000">
        <w:rPr>
          <w:rtl w:val="0"/>
        </w:rPr>
        <w:t xml:space="preserve">includes all data collected at a</w:t>
      </w:r>
      <w:r w:rsidDel="00000000" w:rsidR="00000000" w:rsidRPr="00000000">
        <w:rPr>
          <w:rtl w:val="0"/>
        </w:rPr>
        <w:t xml:space="preserve"> flux-tower or weather station, including carbon, water, and energy fluxes, air temperature, soil temperature, soil volumetric water content, relative humidity, and precipitation. T</w:t>
      </w:r>
      <w:r w:rsidDel="00000000" w:rsidR="00000000" w:rsidRPr="00000000">
        <w:rPr>
          <w:rtl w:val="0"/>
        </w:rPr>
        <w:t xml:space="preserve">he eddy-covariance technique primarily uses scaffolding towers above the forest canopy and measures high-frequency wind and scalar (gas concentration, energy, momentum) data to estimate ecosystem water and carbon fluxes. The eddy-covariance technique is the presently accepted ‘gold standard’ for site level fluxes and provides critical ground truthing for spaceborne and modeled estimates of carbon, water, and energy fluxes. Eddy-covariance data have also dramatically improved understanding of the drivers of carbon and water fluxes and the infrastructure around flux towers will be highly beneficial for the installation of additional support data.  </w:t>
      </w:r>
      <w:r w:rsidDel="00000000" w:rsidR="00000000" w:rsidRPr="00000000">
        <w:rPr>
          <w:rtl w:val="0"/>
        </w:rPr>
      </w:r>
    </w:p>
    <w:p w:rsidR="00000000" w:rsidDel="00000000" w:rsidP="00000000" w:rsidRDefault="00000000" w:rsidRPr="00000000" w14:paraId="00000291">
      <w:pPr>
        <w:numPr>
          <w:ilvl w:val="0"/>
          <w:numId w:val="61"/>
        </w:numPr>
        <w:spacing w:after="120" w:before="120" w:lineRule="auto"/>
        <w:ind w:left="720" w:hanging="360"/>
        <w:rPr>
          <w:b w:val="1"/>
          <w:u w:val="none"/>
        </w:rPr>
      </w:pPr>
      <w:r w:rsidDel="00000000" w:rsidR="00000000" w:rsidRPr="00000000">
        <w:rPr>
          <w:b w:val="1"/>
          <w:rtl w:val="0"/>
        </w:rPr>
        <w:t xml:space="preserve">Tower-based </w:t>
      </w:r>
      <w:r w:rsidDel="00000000" w:rsidR="00000000" w:rsidRPr="00000000">
        <w:rPr>
          <w:b w:val="1"/>
          <w:rtl w:val="0"/>
        </w:rPr>
        <w:t xml:space="preserve">Proximal Remote Sensing </w:t>
      </w:r>
      <w:r w:rsidDel="00000000" w:rsidR="00000000" w:rsidRPr="00000000">
        <w:rPr>
          <w:rtl w:val="0"/>
        </w:rPr>
        <w:t xml:space="preserve">includes all data collected at the site/stand level that can be observed optically from airborne or spaceborne platforms. </w:t>
      </w:r>
      <w:r w:rsidDel="00000000" w:rsidR="00000000" w:rsidRPr="00000000">
        <w:rPr>
          <w:color w:val="ff0000"/>
          <w:rtl w:val="0"/>
        </w:rPr>
        <w:t xml:space="preserve">Spaceborne remote sensing observations are typically not captured at a spatial and temporal resolution sufficient to directly link ecosystem traits and fluxes with the optical observations we can make from space. Tower-based proximal remote sensing plays a critical role in closing that gap, uncovering new mechanistic relationships in ecosystem structure and function, and can serve as a proxy for other biologic traits (e.g., leaf traits) that require more intensive field campaigns. Specifically visible-to-shortwave infrared hyperspectral reflectance, solar-induced fluorescence, thermal infrared radiation, microwave backscatter, and lidar are particularly useful at a site level.  </w:t>
      </w:r>
      <w:r w:rsidDel="00000000" w:rsidR="00000000" w:rsidRPr="00000000">
        <w:rPr>
          <w:color w:val="ff0000"/>
          <w:rtl w:val="0"/>
        </w:rPr>
        <w:t xml:space="preserve">- phenocams</w:t>
      </w:r>
    </w:p>
    <w:p w:rsidR="00000000" w:rsidDel="00000000" w:rsidP="00000000" w:rsidRDefault="00000000" w:rsidRPr="00000000" w14:paraId="00000292">
      <w:pPr>
        <w:numPr>
          <w:ilvl w:val="0"/>
          <w:numId w:val="61"/>
        </w:numPr>
        <w:spacing w:after="120" w:before="120" w:lineRule="auto"/>
        <w:ind w:left="720" w:hanging="360"/>
        <w:rPr>
          <w:b w:val="1"/>
        </w:rPr>
      </w:pPr>
      <w:r w:rsidDel="00000000" w:rsidR="00000000" w:rsidRPr="00000000">
        <w:rPr>
          <w:b w:val="1"/>
          <w:rtl w:val="0"/>
        </w:rPr>
        <w:t xml:space="preserve">Drone-based Proximal Remote Sensing</w:t>
      </w:r>
      <w:r w:rsidDel="00000000" w:rsidR="00000000" w:rsidRPr="00000000">
        <w:rPr>
          <w:rtl w:val="0"/>
        </w:rPr>
        <w:t xml:space="preserve"> includes </w:t>
      </w:r>
      <w:r w:rsidDel="00000000" w:rsidR="00000000" w:rsidRPr="00000000">
        <w:rPr>
          <w:rtl w:val="0"/>
        </w:rPr>
        <w:t xml:space="preserve">lidar, RGB for both structure and spectra, multispectral data, and the potential development of a drone-based hyperspectral sensor. There are two key aspects of drone based monitoring: (1) it allows for high-frequency data collection and continuous monitoring of temporal trends in a manner that is not possible with aircraft, and (2) it provides the ability to capture trends even during cloudy conditions, which are common in tropical forests. When paired with ground validation, drone-based acquisitions are critical to quantification of phenomena like tree mortality, carbon fluxes, phenology, and changes in functional traits with seasonal variation.</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At present, field observations in the tropics are limited by the following: </w:t>
      </w:r>
    </w:p>
    <w:p w:rsidR="00000000" w:rsidDel="00000000" w:rsidP="00000000" w:rsidRDefault="00000000" w:rsidRPr="00000000" w14:paraId="00000295">
      <w:pPr>
        <w:numPr>
          <w:ilvl w:val="0"/>
          <w:numId w:val="4"/>
        </w:numPr>
        <w:spacing w:after="120" w:before="120" w:lineRule="auto"/>
        <w:ind w:left="720" w:hanging="360"/>
        <w:rPr>
          <w:u w:val="none"/>
        </w:rPr>
      </w:pPr>
      <w:r w:rsidDel="00000000" w:rsidR="00000000" w:rsidRPr="00000000">
        <w:rPr>
          <w:b w:val="1"/>
          <w:rtl w:val="0"/>
        </w:rPr>
        <w:t xml:space="preserve">Accessibility</w:t>
      </w:r>
      <w:r w:rsidDel="00000000" w:rsidR="00000000" w:rsidRPr="00000000">
        <w:rPr>
          <w:rtl w:val="0"/>
        </w:rPr>
        <w:t xml:space="preserve">: Dense, difficult-to-navigate terrain and remote areas with limited infrastructure limit the ability to deploy and maintain field equipment in the tropics. </w:t>
      </w:r>
    </w:p>
    <w:p w:rsidR="00000000" w:rsidDel="00000000" w:rsidP="00000000" w:rsidRDefault="00000000" w:rsidRPr="00000000" w14:paraId="00000296">
      <w:pPr>
        <w:numPr>
          <w:ilvl w:val="0"/>
          <w:numId w:val="4"/>
        </w:numPr>
        <w:spacing w:after="120" w:before="120" w:lineRule="auto"/>
        <w:ind w:left="720" w:hanging="360"/>
        <w:rPr>
          <w:u w:val="none"/>
        </w:rPr>
      </w:pPr>
      <w:r w:rsidDel="00000000" w:rsidR="00000000" w:rsidRPr="00000000">
        <w:rPr>
          <w:b w:val="1"/>
          <w:rtl w:val="0"/>
        </w:rPr>
        <w:t xml:space="preserve">High Biodiversity</w:t>
      </w:r>
      <w:r w:rsidDel="00000000" w:rsidR="00000000" w:rsidRPr="00000000">
        <w:rPr>
          <w:rtl w:val="0"/>
        </w:rPr>
        <w:t xml:space="preserve">: Tropical ecosystems are highly biodiverse, limiting the generalizability of field studies from one location to another and requiring more detailed knowledge about a broad variety of species in a particular location. </w:t>
      </w:r>
    </w:p>
    <w:p w:rsidR="00000000" w:rsidDel="00000000" w:rsidP="00000000" w:rsidRDefault="00000000" w:rsidRPr="00000000" w14:paraId="00000297">
      <w:pPr>
        <w:numPr>
          <w:ilvl w:val="0"/>
          <w:numId w:val="4"/>
        </w:numPr>
        <w:spacing w:after="120" w:before="120" w:lineRule="auto"/>
        <w:ind w:left="720" w:hanging="360"/>
        <w:rPr>
          <w:u w:val="none"/>
        </w:rPr>
      </w:pPr>
      <w:r w:rsidDel="00000000" w:rsidR="00000000" w:rsidRPr="00000000">
        <w:rPr>
          <w:b w:val="1"/>
          <w:rtl w:val="0"/>
        </w:rPr>
        <w:t xml:space="preserve">Seasonality and Climate</w:t>
      </w:r>
      <w:r w:rsidDel="00000000" w:rsidR="00000000" w:rsidRPr="00000000">
        <w:rPr>
          <w:rtl w:val="0"/>
        </w:rPr>
        <w:t xml:space="preserve">: Extreme weather such as heavy rainfall during monsoon seasons and extreme heat and humidity, create harsh working environments which can limit the duration and extent of fieldwork.</w:t>
      </w:r>
    </w:p>
    <w:p w:rsidR="00000000" w:rsidDel="00000000" w:rsidP="00000000" w:rsidRDefault="00000000" w:rsidRPr="00000000" w14:paraId="00000298">
      <w:pPr>
        <w:numPr>
          <w:ilvl w:val="0"/>
          <w:numId w:val="4"/>
        </w:numPr>
        <w:spacing w:after="120" w:before="120" w:lineRule="auto"/>
        <w:ind w:left="720" w:hanging="360"/>
        <w:rPr>
          <w:u w:val="none"/>
        </w:rPr>
      </w:pPr>
      <w:commentRangeStart w:id="669"/>
      <w:r w:rsidDel="00000000" w:rsidR="00000000" w:rsidRPr="00000000">
        <w:rPr>
          <w:b w:val="1"/>
          <w:rtl w:val="0"/>
        </w:rPr>
        <w:t xml:space="preserve">Funding and Resources</w:t>
      </w:r>
      <w:r w:rsidDel="00000000" w:rsidR="00000000" w:rsidRPr="00000000">
        <w:rPr>
          <w:rtl w:val="0"/>
        </w:rPr>
        <w:t xml:space="preserve">: Funding and resources for science often come from the global north. Therefore, fieldwork in the tropics is generally more expensive due to the logistical challenges of bringing resources and funding to tropical regions.</w:t>
      </w:r>
      <w:commentRangeEnd w:id="669"/>
      <w:r w:rsidDel="00000000" w:rsidR="00000000" w:rsidRPr="00000000">
        <w:commentReference w:id="669"/>
      </w:r>
      <w:r w:rsidDel="00000000" w:rsidR="00000000" w:rsidRPr="00000000">
        <w:rPr>
          <w:rtl w:val="0"/>
        </w:rPr>
      </w:r>
    </w:p>
    <w:p w:rsidR="00000000" w:rsidDel="00000000" w:rsidP="00000000" w:rsidRDefault="00000000" w:rsidRPr="00000000" w14:paraId="00000299">
      <w:pPr>
        <w:numPr>
          <w:ilvl w:val="0"/>
          <w:numId w:val="4"/>
        </w:numPr>
        <w:spacing w:after="120" w:before="120" w:lineRule="auto"/>
        <w:ind w:left="720" w:hanging="360"/>
        <w:rPr>
          <w:u w:val="none"/>
        </w:rPr>
      </w:pPr>
      <w:r w:rsidDel="00000000" w:rsidR="00000000" w:rsidRPr="00000000">
        <w:rPr>
          <w:b w:val="1"/>
          <w:rtl w:val="0"/>
        </w:rPr>
        <w:t xml:space="preserve">Political and Social Instability</w:t>
      </w:r>
      <w:r w:rsidDel="00000000" w:rsidR="00000000" w:rsidRPr="00000000">
        <w:rPr>
          <w:rtl w:val="0"/>
        </w:rPr>
        <w:t xml:space="preserve">: Many tropical regions are in countries that experience political instability, conflict, or land-use disputes, which can pose risks to researchers and make it unsafe or difficult to conduct long-term studies.</w:t>
      </w:r>
    </w:p>
    <w:p w:rsidR="00000000" w:rsidDel="00000000" w:rsidP="00000000" w:rsidRDefault="00000000" w:rsidRPr="00000000" w14:paraId="0000029A">
      <w:pPr>
        <w:rPr/>
      </w:pPr>
      <w:r w:rsidDel="00000000" w:rsidR="00000000" w:rsidRPr="00000000">
        <w:rPr>
          <w:rtl w:val="0"/>
        </w:rPr>
        <w:t xml:space="preserve">PANGEA will address these limitations by building lasting, mutually beneficial, collaborative partnerships with local tropical organizations to leverage, reinforce, and gap-fill existing infrastructure and efforts. Partners have been engaged in the scoping process and will be </w:t>
      </w:r>
      <w:r w:rsidDel="00000000" w:rsidR="00000000" w:rsidRPr="00000000">
        <w:rPr>
          <w:rtl w:val="0"/>
        </w:rPr>
        <w:t xml:space="preserve">involved throughout PANGEA</w:t>
      </w:r>
      <w:r w:rsidDel="00000000" w:rsidR="00000000" w:rsidRPr="00000000">
        <w:rPr>
          <w:rtl w:val="0"/>
        </w:rPr>
        <w:t xml:space="preserve">, including during the development of the PANGEA Concise Experimental Plan. </w:t>
      </w:r>
      <w:r w:rsidDel="00000000" w:rsidR="00000000" w:rsidRPr="00000000">
        <w:rPr>
          <w:rtl w:val="0"/>
        </w:rPr>
        <w:t xml:space="preserve">See </w:t>
      </w:r>
      <w:r w:rsidDel="00000000" w:rsidR="00000000" w:rsidRPr="00000000">
        <w:rPr>
          <w:highlight w:val="yellow"/>
          <w:rtl w:val="0"/>
        </w:rPr>
        <w:t xml:space="preserve">Section 7.3</w:t>
      </w:r>
      <w:r w:rsidDel="00000000" w:rsidR="00000000" w:rsidRPr="00000000">
        <w:rPr>
          <w:rtl w:val="0"/>
        </w:rPr>
        <w:t xml:space="preserve"> - Community Engagement Strategy for more information. </w:t>
      </w:r>
      <w:r w:rsidDel="00000000" w:rsidR="00000000" w:rsidRPr="00000000">
        <w:rPr>
          <w:rtl w:val="0"/>
        </w:rPr>
        <w:t xml:space="preserve">The following partnerships will be essential to the success of PANGEA field obserations and studies:  </w:t>
      </w:r>
      <w:r w:rsidDel="00000000" w:rsidR="00000000" w:rsidRPr="00000000">
        <w:rPr>
          <w:rtl w:val="0"/>
        </w:rPr>
      </w:r>
    </w:p>
    <w:p w:rsidR="00000000" w:rsidDel="00000000" w:rsidP="00000000" w:rsidRDefault="00000000" w:rsidRPr="00000000" w14:paraId="0000029B">
      <w:pPr>
        <w:numPr>
          <w:ilvl w:val="0"/>
          <w:numId w:val="41"/>
        </w:numPr>
        <w:spacing w:after="120" w:before="120" w:lineRule="auto"/>
        <w:ind w:left="720" w:hanging="360"/>
        <w:rPr/>
      </w:pPr>
      <w:r w:rsidDel="00000000" w:rsidR="00000000" w:rsidRPr="00000000">
        <w:rPr>
          <w:b w:val="1"/>
          <w:rtl w:val="0"/>
        </w:rPr>
        <w:t xml:space="preserve">Alliance for Tropical Forest Science (</w:t>
      </w:r>
      <w:r w:rsidDel="00000000" w:rsidR="00000000" w:rsidRPr="00000000">
        <w:rPr>
          <w:b w:val="1"/>
          <w:rtl w:val="0"/>
        </w:rPr>
        <w:t xml:space="preserve">ATFS</w:t>
      </w:r>
      <w:r w:rsidDel="00000000" w:rsidR="00000000" w:rsidRPr="00000000">
        <w:rPr>
          <w:b w:val="1"/>
          <w:rtl w:val="0"/>
        </w:rPr>
        <w:t xml:space="preserve">)</w:t>
      </w:r>
      <w:r w:rsidDel="00000000" w:rsidR="00000000" w:rsidRPr="00000000">
        <w:rPr>
          <w:rtl w:val="0"/>
        </w:rPr>
        <w:t xml:space="preserve">, including sub-organizations </w:t>
      </w:r>
      <w:r w:rsidDel="00000000" w:rsidR="00000000" w:rsidRPr="00000000">
        <w:rPr>
          <w:b w:val="1"/>
          <w:rtl w:val="0"/>
        </w:rPr>
        <w:t xml:space="preserve">AfriTRON</w:t>
      </w:r>
      <w:r w:rsidDel="00000000" w:rsidR="00000000" w:rsidRPr="00000000">
        <w:rPr>
          <w:rtl w:val="0"/>
        </w:rPr>
        <w:t xml:space="preserve">, </w:t>
      </w:r>
      <w:r w:rsidDel="00000000" w:rsidR="00000000" w:rsidRPr="00000000">
        <w:rPr>
          <w:b w:val="1"/>
          <w:rtl w:val="0"/>
        </w:rPr>
        <w:t xml:space="preserve">ForestGEO</w:t>
      </w:r>
      <w:r w:rsidDel="00000000" w:rsidR="00000000" w:rsidRPr="00000000">
        <w:rPr>
          <w:rtl w:val="0"/>
        </w:rPr>
        <w:t xml:space="preserve">, </w:t>
      </w:r>
      <w:r w:rsidDel="00000000" w:rsidR="00000000" w:rsidRPr="00000000">
        <w:rPr>
          <w:b w:val="1"/>
          <w:rtl w:val="0"/>
        </w:rPr>
        <w:t xml:space="preserve">GEM</w:t>
      </w:r>
      <w:r w:rsidDel="00000000" w:rsidR="00000000" w:rsidRPr="00000000">
        <w:rPr>
          <w:rtl w:val="0"/>
        </w:rPr>
        <w:t xml:space="preserve">, and </w:t>
      </w:r>
      <w:r w:rsidDel="00000000" w:rsidR="00000000" w:rsidRPr="00000000">
        <w:rPr>
          <w:b w:val="1"/>
          <w:rtl w:val="0"/>
        </w:rPr>
        <w:t xml:space="preserve">RAINFOR, </w:t>
      </w:r>
      <w:r w:rsidDel="00000000" w:rsidR="00000000" w:rsidRPr="00000000">
        <w:rPr>
          <w:rtl w:val="0"/>
        </w:rPr>
        <w:t xml:space="preserve">comprises an international network-of-networks. The goal of the 11 tropical forest research networks is to advance tropical forest science and help build a new generation of scientists to achieve a more complete understanding of how tropical forests contribute to a healthy, functioning Earth. Forest inventory plots in the ATFS network includes 11,656 plots in 56 countries, including more than 50% of the world's tree species. </w:t>
      </w:r>
    </w:p>
    <w:p w:rsidR="00000000" w:rsidDel="00000000" w:rsidP="00000000" w:rsidRDefault="00000000" w:rsidRPr="00000000" w14:paraId="0000029C">
      <w:pPr>
        <w:numPr>
          <w:ilvl w:val="0"/>
          <w:numId w:val="41"/>
        </w:numPr>
        <w:spacing w:after="120" w:before="120" w:lineRule="auto"/>
        <w:ind w:left="720" w:hanging="360"/>
        <w:rPr/>
      </w:pPr>
      <w:r w:rsidDel="00000000" w:rsidR="00000000" w:rsidRPr="00000000">
        <w:rPr>
          <w:b w:val="1"/>
          <w:rtl w:val="0"/>
        </w:rPr>
        <w:t xml:space="preserve">AndesFlux: </w:t>
      </w:r>
      <w:r w:rsidDel="00000000" w:rsidR="00000000" w:rsidRPr="00000000">
        <w:rPr>
          <w:rtl w:val="0"/>
        </w:rPr>
        <w:t xml:space="preserve">The Western Amazon forests span a climate gradient from areas with no dry season to areas with up to a six month dry season, however ecohydrological studies across this climatic range do not exist, limiting understanding of forest responses to climate change. To fill this gap, the AndesFlux network, led by the Catholic University of Peru, established six eddy flux towers and permanent plots in the western Amazon, the region predicted to face the greatest climate change impacts.The eddy flux towers are Tambopata (PE-TNR, operational since 2017), Panguana (PE-PAN, 2023), Los Amigos (PE-AMG, 2023), Breo (PE-BRE), Sucusari (2024), San Francisco (2022).</w:t>
      </w:r>
    </w:p>
    <w:p w:rsidR="00000000" w:rsidDel="00000000" w:rsidP="00000000" w:rsidRDefault="00000000" w:rsidRPr="00000000" w14:paraId="0000029D">
      <w:pPr>
        <w:numPr>
          <w:ilvl w:val="0"/>
          <w:numId w:val="41"/>
        </w:numPr>
        <w:spacing w:after="120" w:before="120" w:lineRule="auto"/>
        <w:ind w:left="720" w:hanging="360"/>
        <w:rPr>
          <w:b w:val="1"/>
          <w:color w:val="ff0000"/>
        </w:rPr>
      </w:pPr>
      <w:r w:rsidDel="00000000" w:rsidR="00000000" w:rsidRPr="00000000">
        <w:rPr>
          <w:b w:val="1"/>
          <w:color w:val="ff0000"/>
          <w:rtl w:val="0"/>
        </w:rPr>
        <w:t xml:space="preserve">Congo Basin Institute: </w:t>
      </w:r>
    </w:p>
    <w:p w:rsidR="00000000" w:rsidDel="00000000" w:rsidP="00000000" w:rsidRDefault="00000000" w:rsidRPr="00000000" w14:paraId="0000029E">
      <w:pPr>
        <w:numPr>
          <w:ilvl w:val="0"/>
          <w:numId w:val="41"/>
        </w:numPr>
        <w:spacing w:after="120" w:before="120" w:lineRule="auto"/>
        <w:ind w:left="720" w:hanging="360"/>
        <w:rPr>
          <w:b w:val="1"/>
          <w:color w:val="ff0000"/>
        </w:rPr>
      </w:pPr>
      <w:r w:rsidDel="00000000" w:rsidR="00000000" w:rsidRPr="00000000">
        <w:rPr>
          <w:b w:val="1"/>
          <w:color w:val="ff0000"/>
          <w:rtl w:val="0"/>
        </w:rPr>
        <w:t xml:space="preserve">Congo Basin Science Initiative: </w:t>
      </w:r>
    </w:p>
    <w:p w:rsidR="00000000" w:rsidDel="00000000" w:rsidP="00000000" w:rsidRDefault="00000000" w:rsidRPr="00000000" w14:paraId="0000029F">
      <w:pPr>
        <w:numPr>
          <w:ilvl w:val="0"/>
          <w:numId w:val="41"/>
        </w:numPr>
        <w:spacing w:after="120" w:before="120" w:lineRule="auto"/>
        <w:ind w:left="720" w:hanging="360"/>
        <w:rPr>
          <w:b w:val="1"/>
          <w:color w:val="ff0000"/>
        </w:rPr>
      </w:pPr>
      <w:r w:rsidDel="00000000" w:rsidR="00000000" w:rsidRPr="00000000">
        <w:rPr>
          <w:b w:val="1"/>
          <w:color w:val="ff0000"/>
          <w:rtl w:val="0"/>
        </w:rPr>
        <w:t xml:space="preserve">CongoFlux: </w:t>
      </w:r>
    </w:p>
    <w:p w:rsidR="00000000" w:rsidDel="00000000" w:rsidP="00000000" w:rsidRDefault="00000000" w:rsidRPr="00000000" w14:paraId="000002A0">
      <w:pPr>
        <w:numPr>
          <w:ilvl w:val="0"/>
          <w:numId w:val="41"/>
        </w:numPr>
        <w:spacing w:after="120" w:before="120" w:lineRule="auto"/>
        <w:ind w:left="720" w:hanging="360"/>
        <w:rPr>
          <w:u w:val="none"/>
        </w:rPr>
      </w:pPr>
      <w:r w:rsidDel="00000000" w:rsidR="00000000" w:rsidRPr="00000000">
        <w:rPr>
          <w:b w:val="1"/>
          <w:rtl w:val="0"/>
        </w:rPr>
        <w:t xml:space="preserve">FLUXNET</w:t>
      </w:r>
      <w:r w:rsidDel="00000000" w:rsidR="00000000" w:rsidRPr="00000000">
        <w:rPr>
          <w:rtl w:val="0"/>
        </w:rPr>
        <w:t xml:space="preserve">, including </w:t>
      </w:r>
      <w:r w:rsidDel="00000000" w:rsidR="00000000" w:rsidRPr="00000000">
        <w:rPr>
          <w:rtl w:val="0"/>
        </w:rPr>
        <w:t xml:space="preserve">sub-organizations </w:t>
      </w:r>
      <w:r w:rsidDel="00000000" w:rsidR="00000000" w:rsidRPr="00000000">
        <w:rPr>
          <w:b w:val="1"/>
          <w:rtl w:val="0"/>
        </w:rPr>
        <w:t xml:space="preserve">AmeriFlux</w:t>
      </w:r>
      <w:r w:rsidDel="00000000" w:rsidR="00000000" w:rsidRPr="00000000">
        <w:rPr>
          <w:rtl w:val="0"/>
        </w:rPr>
        <w:t xml:space="preserve"> and </w:t>
      </w:r>
      <w:r w:rsidDel="00000000" w:rsidR="00000000" w:rsidRPr="00000000">
        <w:rPr>
          <w:b w:val="1"/>
          <w:rtl w:val="0"/>
        </w:rPr>
        <w:t xml:space="preserve">ICOS</w:t>
      </w:r>
      <w:r w:rsidDel="00000000" w:rsidR="00000000" w:rsidRPr="00000000">
        <w:rPr>
          <w:rtl w:val="0"/>
        </w:rPr>
        <w:t xml:space="preserve">, is another </w:t>
      </w:r>
      <w:r w:rsidDel="00000000" w:rsidR="00000000" w:rsidRPr="00000000">
        <w:rPr>
          <w:rtl w:val="0"/>
        </w:rPr>
        <w:t xml:space="preserve">international network of networks. FLUXNET connects regional networks of primarily field-based earth system scientists and research sites. </w:t>
      </w:r>
      <w:r w:rsidDel="00000000" w:rsidR="00000000" w:rsidRPr="00000000">
        <w:rPr>
          <w:rtl w:val="0"/>
        </w:rPr>
        <w:t xml:space="preserve">FLUXNET has produced consolidated data across sites processed following a standardized pipeline. Flux sites typically have sufficient infrastructure and power supply to host additional support measurements such as proximal remote sensing instruments. Because of this PANGEA will prioritize field observations that are partnered with FLUXNET sites to make use of existing infrastructure and build collaborations with existing sites. </w:t>
      </w:r>
    </w:p>
    <w:p w:rsidR="00000000" w:rsidDel="00000000" w:rsidP="00000000" w:rsidRDefault="00000000" w:rsidRPr="00000000" w14:paraId="000002A1">
      <w:pPr>
        <w:numPr>
          <w:ilvl w:val="0"/>
          <w:numId w:val="41"/>
        </w:numPr>
        <w:spacing w:after="120" w:before="120" w:lineRule="auto"/>
        <w:ind w:left="720" w:hanging="360"/>
        <w:rPr>
          <w:b w:val="1"/>
          <w:color w:val="ff0000"/>
        </w:rPr>
      </w:pPr>
      <w:r w:rsidDel="00000000" w:rsidR="00000000" w:rsidRPr="00000000">
        <w:rPr>
          <w:b w:val="1"/>
          <w:color w:val="ff0000"/>
          <w:rtl w:val="0"/>
        </w:rPr>
        <w:t xml:space="preserve">GEO-TREES: </w:t>
      </w:r>
    </w:p>
    <w:p w:rsidR="00000000" w:rsidDel="00000000" w:rsidP="00000000" w:rsidRDefault="00000000" w:rsidRPr="00000000" w14:paraId="000002A2">
      <w:pPr>
        <w:numPr>
          <w:ilvl w:val="0"/>
          <w:numId w:val="41"/>
        </w:numPr>
        <w:spacing w:after="120" w:before="120" w:lineRule="auto"/>
        <w:ind w:left="720" w:hanging="360"/>
        <w:rPr>
          <w:b w:val="1"/>
          <w:color w:val="ff0000"/>
        </w:rPr>
      </w:pPr>
      <w:r w:rsidDel="00000000" w:rsidR="00000000" w:rsidRPr="00000000">
        <w:rPr>
          <w:b w:val="1"/>
          <w:color w:val="ff0000"/>
          <w:rtl w:val="0"/>
        </w:rPr>
        <w:t xml:space="preserve">LBA: </w:t>
      </w:r>
    </w:p>
    <w:p w:rsidR="00000000" w:rsidDel="00000000" w:rsidP="00000000" w:rsidRDefault="00000000" w:rsidRPr="00000000" w14:paraId="000002A3">
      <w:pPr>
        <w:numPr>
          <w:ilvl w:val="0"/>
          <w:numId w:val="41"/>
        </w:numPr>
        <w:spacing w:after="120" w:before="120" w:lineRule="auto"/>
        <w:ind w:left="720" w:hanging="360"/>
        <w:rPr>
          <w:u w:val="none"/>
        </w:rPr>
      </w:pPr>
      <w:r w:rsidDel="00000000" w:rsidR="00000000" w:rsidRPr="00000000">
        <w:rPr>
          <w:b w:val="1"/>
          <w:rtl w:val="0"/>
        </w:rPr>
        <w:t xml:space="preserve">NGEE-Tropics</w:t>
      </w:r>
      <w:r w:rsidDel="00000000" w:rsidR="00000000" w:rsidRPr="00000000">
        <w:rPr>
          <w:rtl w:val="0"/>
        </w:rPr>
        <w:t xml:space="preserve"> is a 10-year, multi-institutional project funded by the U.S. Department of Energy (DOE). NGEE-Tropics primarily goal is to develop a predictive understanding of how tropical forest carbon balance and climate system feedbacks will respond to changing environmental drivers in the 21st Century. NGEE-Tropics has focused on data collection in the tropical Americas and Asia (Brazil, Panama, Puerto Rico, Malaysia, and Australia). </w:t>
      </w:r>
      <w:r w:rsidDel="00000000" w:rsidR="00000000" w:rsidRPr="00000000">
        <w:rPr>
          <w:rtl w:val="0"/>
        </w:rPr>
        <w:t xml:space="preserve">NGEE-Tropics will be sunsetting by the time PANGEA enters its most active phase</w:t>
      </w:r>
      <w:r w:rsidDel="00000000" w:rsidR="00000000" w:rsidRPr="00000000">
        <w:rPr>
          <w:i w:val="1"/>
          <w:rtl w:val="0"/>
        </w:rPr>
        <w:t xml:space="preserve">. </w:t>
      </w:r>
      <w:r w:rsidDel="00000000" w:rsidR="00000000" w:rsidRPr="00000000">
        <w:rPr>
          <w:rtl w:val="0"/>
        </w:rPr>
        <w:t xml:space="preserve">PANGEA will build directly on NGEE-Tropics data collection efforts, by extending similar measurements to Africa and collecting collocated remote sensing data, in addition to building on NGEE-Tropics modeling efforts (see </w:t>
      </w:r>
      <w:r w:rsidDel="00000000" w:rsidR="00000000" w:rsidRPr="00000000">
        <w:rPr>
          <w:highlight w:val="yellow"/>
          <w:rtl w:val="0"/>
        </w:rPr>
        <w:t xml:space="preserve">Section 6.4</w:t>
      </w:r>
      <w:r w:rsidDel="00000000" w:rsidR="00000000" w:rsidRPr="00000000">
        <w:rPr>
          <w:rtl w:val="0"/>
        </w:rPr>
        <w:t xml:space="preserve">).  </w:t>
      </w:r>
    </w:p>
    <w:p w:rsidR="00000000" w:rsidDel="00000000" w:rsidP="00000000" w:rsidRDefault="00000000" w:rsidRPr="00000000" w14:paraId="000002A4">
      <w:pPr>
        <w:pStyle w:val="Heading3"/>
        <w:rPr/>
      </w:pPr>
      <w:bookmarkStart w:colFirst="0" w:colLast="0" w:name="_rt2hahfr5phm" w:id="34"/>
      <w:bookmarkEnd w:id="34"/>
      <w:r w:rsidDel="00000000" w:rsidR="00000000" w:rsidRPr="00000000">
        <w:rPr>
          <w:rtl w:val="0"/>
        </w:rPr>
        <w:t xml:space="preserve">6.3 Candidate </w:t>
      </w:r>
      <w:r w:rsidDel="00000000" w:rsidR="00000000" w:rsidRPr="00000000">
        <w:rPr>
          <w:rtl w:val="0"/>
        </w:rPr>
        <w:t xml:space="preserve">Landscapes</w:t>
      </w:r>
    </w:p>
    <w:p w:rsidR="00000000" w:rsidDel="00000000" w:rsidP="00000000" w:rsidRDefault="00000000" w:rsidRPr="00000000" w14:paraId="000002A5">
      <w:pPr>
        <w:rPr/>
      </w:pPr>
      <w:r w:rsidDel="00000000" w:rsidR="00000000" w:rsidRPr="00000000">
        <w:rPr>
          <w:rtl w:val="0"/>
        </w:rPr>
        <w:t xml:space="preserve">PANGEA will collaborate closely with in-country partner institutions to ensure the smooth execution of field and airborne activities across selected Landscapes. </w:t>
      </w:r>
      <w:r w:rsidDel="00000000" w:rsidR="00000000" w:rsidRPr="00000000">
        <w:rPr>
          <w:b w:val="1"/>
          <w:rtl w:val="0"/>
        </w:rPr>
        <w:t xml:space="preserve">PANGEA’s nested sampling design supports a sampling-to-scale approach, with a </w:t>
      </w:r>
      <w:r w:rsidDel="00000000" w:rsidR="00000000" w:rsidRPr="00000000">
        <w:rPr>
          <w:b w:val="1"/>
          <w:highlight w:val="white"/>
          <w:rtl w:val="0"/>
        </w:rPr>
        <w:t xml:space="preserve">nested sampling design. </w:t>
      </w:r>
      <w:r w:rsidDel="00000000" w:rsidR="00000000" w:rsidRPr="00000000">
        <w:rPr>
          <w:highlight w:val="white"/>
          <w:rtl w:val="0"/>
        </w:rPr>
        <w:t xml:space="preserve">Ground measurements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will prioritize countries that encompass landscapes where there is a confluence of </w:t>
      </w:r>
      <w:r w:rsidDel="00000000" w:rsidR="00000000" w:rsidRPr="00000000">
        <w:rPr>
          <w:rtl w:val="0"/>
        </w:rPr>
        <w:t xml:space="preserve">intact, disturbed, and degraded forest, peatland, wetland, and mangrove ecosystems, with adjacent agro-ecosystems within roughly 100 km</w:t>
      </w:r>
      <w:r w:rsidDel="00000000" w:rsidR="00000000" w:rsidRPr="00000000">
        <w:rPr>
          <w:vertAlign w:val="superscript"/>
          <w:rtl w:val="0"/>
        </w:rPr>
        <w:t xml:space="preserve">2</w:t>
      </w:r>
      <w:r w:rsidDel="00000000" w:rsidR="00000000" w:rsidRPr="00000000">
        <w:rPr>
          <w:rtl w:val="0"/>
        </w:rPr>
        <w:t xml:space="preserve"> area. Coordinated, coincident ground data collection on </w:t>
      </w:r>
      <w:r w:rsidDel="00000000" w:rsidR="00000000" w:rsidRPr="00000000">
        <w:rPr>
          <w:highlight w:val="yellow"/>
          <w:rtl w:val="0"/>
        </w:rPr>
        <w:t xml:space="preserve">XYZ </w:t>
      </w:r>
      <w:r w:rsidDel="00000000" w:rsidR="00000000" w:rsidRPr="00000000">
        <w:rPr>
          <w:rtl w:val="0"/>
        </w:rPr>
        <w:t xml:space="preserve">will be collected across these gradients within each landscape. </w:t>
      </w:r>
      <w:r w:rsidDel="00000000" w:rsidR="00000000" w:rsidRPr="00000000">
        <w:rPr>
          <w:b w:val="1"/>
          <w:highlight w:val="yellow"/>
          <w:rtl w:val="0"/>
        </w:rPr>
        <w:t xml:space="preserve">Table X </w:t>
      </w:r>
      <w:r w:rsidDel="00000000" w:rsidR="00000000" w:rsidRPr="00000000">
        <w:rPr>
          <w:rtl w:val="0"/>
        </w:rPr>
        <w:t xml:space="preserve">summarizes candidate landscapes based on information provided by partners. PANGEA landscapes will prioritize locations where the following already exist or have strong potential to be established: </w:t>
      </w:r>
    </w:p>
    <w:p w:rsidR="00000000" w:rsidDel="00000000" w:rsidP="00000000" w:rsidRDefault="00000000" w:rsidRPr="00000000" w14:paraId="000002A6">
      <w:pPr>
        <w:numPr>
          <w:ilvl w:val="0"/>
          <w:numId w:val="52"/>
        </w:numPr>
        <w:spacing w:after="120" w:before="120" w:lineRule="auto"/>
        <w:ind w:left="720" w:hanging="360"/>
      </w:pPr>
      <w:r w:rsidDel="00000000" w:rsidR="00000000" w:rsidRPr="00000000">
        <w:rPr>
          <w:rtl w:val="0"/>
        </w:rPr>
        <w:t xml:space="preserve">Existing eddy covariance flux tower data. </w:t>
      </w:r>
      <w:commentRangeStart w:id="670"/>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measurements can be extended with chambers (not water and energy though, right, or wrong?) </w:t>
      </w:r>
      <w:commentRangeEnd w:id="670"/>
      <w:r w:rsidDel="00000000" w:rsidR="00000000" w:rsidRPr="00000000">
        <w:commentReference w:id="670"/>
      </w:r>
      <w:r w:rsidDel="00000000" w:rsidR="00000000" w:rsidRPr="00000000">
        <w:rPr>
          <w:rtl w:val="0"/>
        </w:rPr>
      </w:r>
    </w:p>
    <w:p w:rsidR="00000000" w:rsidDel="00000000" w:rsidP="00000000" w:rsidRDefault="00000000" w:rsidRPr="00000000" w14:paraId="000002A7">
      <w:pPr>
        <w:numPr>
          <w:ilvl w:val="0"/>
          <w:numId w:val="52"/>
        </w:numPr>
        <w:spacing w:after="120" w:before="120" w:lineRule="auto"/>
        <w:ind w:left="720" w:hanging="360"/>
      </w:pPr>
      <w:r w:rsidDel="00000000" w:rsidR="00000000" w:rsidRPr="00000000">
        <w:rPr>
          <w:rtl w:val="0"/>
        </w:rPr>
        <w:t xml:space="preserve">Long-term forest inventory plots, enabling re-censusing to support new measurements (e.g., canopy traits, bioacoustics, camera traps) that build on rich forest demographic rates information (mortality, growth and recruitment rates). </w:t>
      </w:r>
    </w:p>
    <w:p w:rsidR="00000000" w:rsidDel="00000000" w:rsidP="00000000" w:rsidRDefault="00000000" w:rsidRPr="00000000" w14:paraId="000002A8">
      <w:pPr>
        <w:numPr>
          <w:ilvl w:val="0"/>
          <w:numId w:val="52"/>
        </w:numPr>
        <w:spacing w:after="120" w:before="120" w:lineRule="auto"/>
        <w:ind w:left="720" w:hanging="360"/>
      </w:pPr>
      <w:r w:rsidDel="00000000" w:rsidR="00000000" w:rsidRPr="00000000">
        <w:rPr>
          <w:rtl w:val="0"/>
        </w:rPr>
        <w:t xml:space="preserve">Camera traps, bioacoustic sensors, weather station data, and eDNA data; </w:t>
      </w:r>
    </w:p>
    <w:p w:rsidR="00000000" w:rsidDel="00000000" w:rsidP="00000000" w:rsidRDefault="00000000" w:rsidRPr="00000000" w14:paraId="000002A9">
      <w:pPr>
        <w:numPr>
          <w:ilvl w:val="0"/>
          <w:numId w:val="52"/>
        </w:numPr>
        <w:spacing w:after="120" w:before="120" w:lineRule="auto"/>
        <w:ind w:left="720" w:hanging="360"/>
        <w:rPr/>
      </w:pPr>
      <w:r w:rsidDel="00000000" w:rsidR="00000000" w:rsidRPr="00000000">
        <w:rPr>
          <w:rtl w:val="0"/>
        </w:rPr>
        <w:t xml:space="preserve">Ground and/or drone-based phenology datasets; </w:t>
      </w:r>
    </w:p>
    <w:p w:rsidR="00000000" w:rsidDel="00000000" w:rsidP="00000000" w:rsidRDefault="00000000" w:rsidRPr="00000000" w14:paraId="000002AA">
      <w:pPr>
        <w:numPr>
          <w:ilvl w:val="0"/>
          <w:numId w:val="52"/>
        </w:numPr>
        <w:spacing w:after="120" w:before="120" w:lineRule="auto"/>
        <w:ind w:left="720" w:hanging="360"/>
        <w:rPr/>
      </w:pPr>
      <w:r w:rsidDel="00000000" w:rsidR="00000000" w:rsidRPr="00000000">
        <w:rPr>
          <w:rtl w:val="0"/>
        </w:rPr>
        <w:t xml:space="preserve">Partnerships with Indigenous and/or Local Communities</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i w:val="1"/>
          <w:color w:val="ff0000"/>
        </w:rPr>
      </w:pPr>
      <w:r w:rsidDel="00000000" w:rsidR="00000000" w:rsidRPr="00000000">
        <w:rPr>
          <w:rtl w:val="0"/>
        </w:rPr>
        <w:t xml:space="preserve">PANGEA will coordinate landscape selection closely with efforts that are actively in the process of selecting sites for complementary data collection and investment in infrastructure. These include GEO-TREES, the INPE-ESA Amazon airborne campaign, One Forest Vision, </w:t>
      </w:r>
      <w:r w:rsidDel="00000000" w:rsidR="00000000" w:rsidRPr="00000000">
        <w:rPr>
          <w:highlight w:val="yellow"/>
          <w:rtl w:val="0"/>
        </w:rPr>
        <w:t xml:space="preserve">Alison Hoyt &amp; Rob Jacksons CH4 flux + peatland/wetland,</w:t>
      </w:r>
      <w:r w:rsidDel="00000000" w:rsidR="00000000" w:rsidRPr="00000000">
        <w:rPr>
          <w:rtl w:val="0"/>
        </w:rPr>
        <w:t xml:space="preserve"> as well as multiple Schmidt Science Virtual Institute for the Carbon Cycle proposals focusing on the tropics. A landscape and site selection process will be formalized during the Concise Experimental Plan to ensure transparent selection and approval of landscapes and sites within landscapes for ground and airborne data collection. This process will build on ongoing discussions with local institutional partners and site managers that began during the scoping process, and will include co-design with Indigenous Peoples and Local Communities (</w:t>
      </w:r>
      <w:r w:rsidDel="00000000" w:rsidR="00000000" w:rsidRPr="00000000">
        <w:rPr>
          <w:highlight w:val="yellow"/>
          <w:rtl w:val="0"/>
        </w:rPr>
        <w:t xml:space="preserve">see Section X for more information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tbl>
      <w:tblPr>
        <w:tblStyle w:val="Table3"/>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635"/>
        <w:gridCol w:w="1260"/>
        <w:gridCol w:w="975"/>
        <w:gridCol w:w="855"/>
        <w:gridCol w:w="1530"/>
        <w:gridCol w:w="945"/>
        <w:gridCol w:w="1215"/>
        <w:tblGridChange w:id="0">
          <w:tblGrid>
            <w:gridCol w:w="330"/>
            <w:gridCol w:w="1635"/>
            <w:gridCol w:w="1260"/>
            <w:gridCol w:w="975"/>
            <w:gridCol w:w="855"/>
            <w:gridCol w:w="1530"/>
            <w:gridCol w:w="945"/>
            <w:gridCol w:w="1215"/>
          </w:tblGrid>
        </w:tblGridChange>
      </w:tblGrid>
      <w:tr>
        <w:trPr>
          <w:cantSplit w:val="0"/>
          <w:trHeight w:val="315" w:hRule="atLeast"/>
          <w:tblHeader w:val="0"/>
        </w:trPr>
        <w:tc>
          <w:tcPr>
            <w:gridSpan w:val="8"/>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E">
            <w:pPr>
              <w:widowControl w:val="0"/>
              <w:rPr>
                <w:sz w:val="20"/>
                <w:szCs w:val="20"/>
              </w:rPr>
            </w:pPr>
            <w:commentRangeStart w:id="671"/>
            <w:r w:rsidDel="00000000" w:rsidR="00000000" w:rsidRPr="00000000">
              <w:rPr>
                <w:b w:val="1"/>
                <w:rtl w:val="0"/>
              </w:rPr>
              <w:t xml:space="preserve">Table X:</w:t>
            </w:r>
            <w:commentRangeEnd w:id="671"/>
            <w:r w:rsidDel="00000000" w:rsidR="00000000" w:rsidRPr="00000000">
              <w:commentReference w:id="671"/>
            </w:r>
            <w:r w:rsidDel="00000000" w:rsidR="00000000" w:rsidRPr="00000000">
              <w:rPr>
                <w:b w:val="1"/>
                <w:rtl w:val="0"/>
              </w:rPr>
              <w:t xml:space="preserve"> </w:t>
            </w:r>
            <w:r w:rsidDel="00000000" w:rsidR="00000000" w:rsidRPr="00000000">
              <w:rPr>
                <w:rtl w:val="0"/>
              </w:rPr>
              <w:t xml:space="preserve">Candidate PANGEA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widowControl w:val="0"/>
              <w:rPr>
                <w:sz w:val="20"/>
                <w:szCs w:val="20"/>
              </w:rPr>
            </w:pPr>
            <w:r w:rsidDel="00000000" w:rsidR="00000000" w:rsidRPr="00000000">
              <w:rPr>
                <w:rtl w:val="0"/>
              </w:rPr>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B7">
            <w:pPr>
              <w:widowControl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Landscape</w:t>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B8">
            <w:pPr>
              <w:widowControl w:val="0"/>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Country</w:t>
            </w:r>
          </w:p>
        </w:tc>
        <w:tc>
          <w:tcPr>
            <w:gridSpan w:val="5"/>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B9">
            <w:pPr>
              <w:widowControl w:val="0"/>
              <w:jc w:val="center"/>
              <w:rPr>
                <w:sz w:val="20"/>
                <w:szCs w:val="20"/>
              </w:rPr>
            </w:pPr>
            <w:r w:rsidDel="00000000" w:rsidR="00000000" w:rsidRPr="00000000">
              <w:rPr>
                <w:rFonts w:ascii="Avenir" w:cs="Avenir" w:eastAsia="Avenir" w:hAnsi="Avenir"/>
                <w:b w:val="1"/>
                <w:sz w:val="20"/>
                <w:szCs w:val="20"/>
                <w:rtl w:val="0"/>
              </w:rPr>
              <w:t xml:space="preserve">Data Type</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C1">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C2">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C3">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C4">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C5">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C6">
            <w:pPr>
              <w:widowControl w:val="0"/>
              <w:rPr>
                <w:sz w:val="20"/>
                <w:szCs w:val="20"/>
              </w:rPr>
            </w:pPr>
            <w:r w:rsidDel="00000000" w:rsidR="00000000" w:rsidRPr="00000000">
              <w:rPr>
                <w:rFonts w:ascii="Avenir" w:cs="Avenir" w:eastAsia="Avenir" w:hAnsi="Avenir"/>
                <w:b w:val="1"/>
                <w:i w:val="1"/>
                <w:sz w:val="20"/>
                <w:szCs w:val="20"/>
                <w:rtl w:val="0"/>
              </w:rPr>
              <w:t xml:space="preserve">Potential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F">
            <w:pPr>
              <w:widowControl w:val="0"/>
              <w:rPr>
                <w:sz w:val="20"/>
                <w:szCs w:val="20"/>
              </w:rPr>
            </w:pPr>
            <w:r w:rsidDel="00000000" w:rsidR="00000000" w:rsidRPr="00000000">
              <w:rPr>
                <w:rFonts w:ascii="Avenir" w:cs="Avenir" w:eastAsia="Avenir" w:hAnsi="Avenir"/>
                <w:sz w:val="20"/>
                <w:szCs w:val="20"/>
                <w:rtl w:val="0"/>
              </w:rPr>
              <w:t xml:space="preserve">Dja Reserve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D0">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5">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7">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D">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F">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5">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7">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D">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F">
            <w:pPr>
              <w:widowControl w:val="0"/>
              <w:rPr>
                <w:sz w:val="20"/>
                <w:szCs w:val="20"/>
              </w:rPr>
            </w:pPr>
            <w:r w:rsidDel="00000000" w:rsidR="00000000" w:rsidRPr="00000000">
              <w:rPr>
                <w:rFonts w:ascii="Avenir" w:cs="Avenir" w:eastAsia="Avenir" w:hAnsi="Avenir"/>
                <w:sz w:val="20"/>
                <w:szCs w:val="20"/>
                <w:rtl w:val="0"/>
              </w:rPr>
              <w:t xml:space="preserve">Mai Ndombe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0">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5">
            <w:pPr>
              <w:widowControl w:val="0"/>
              <w:jc w:val="center"/>
              <w:rPr>
                <w:sz w:val="20"/>
                <w:szCs w:val="20"/>
              </w:rPr>
            </w:pPr>
            <w:r w:rsidDel="00000000" w:rsidR="00000000" w:rsidRPr="00000000">
              <w:rPr>
                <w:sz w:val="20"/>
                <w:szCs w:val="20"/>
                <w:rtl w:val="0"/>
              </w:rPr>
              <w:t xml:space="preserve">X</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7">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D">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F">
            <w:pPr>
              <w:widowControl w:val="0"/>
              <w:rPr>
                <w:sz w:val="20"/>
                <w:szCs w:val="20"/>
              </w:rPr>
            </w:pPr>
            <w:r w:rsidDel="00000000" w:rsidR="00000000" w:rsidRPr="00000000">
              <w:rPr>
                <w:rFonts w:ascii="Avenir" w:cs="Avenir" w:eastAsia="Avenir" w:hAnsi="Avenir"/>
                <w:sz w:val="20"/>
                <w:szCs w:val="20"/>
                <w:rtl w:val="0"/>
              </w:rPr>
              <w:t xml:space="preserve">Yoko Reserve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sz w:val="20"/>
                <w:szCs w:val="20"/>
              </w:rPr>
            </w:pPr>
            <w:commentRangeStart w:id="672"/>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1">
            <w:pPr>
              <w:widowControl w:val="0"/>
              <w:jc w:val="center"/>
              <w:rPr>
                <w:sz w:val="20"/>
                <w:szCs w:val="20"/>
              </w:rPr>
            </w:pPr>
            <w:commentRangeEnd w:id="672"/>
            <w:r w:rsidDel="00000000" w:rsidR="00000000" w:rsidRPr="00000000">
              <w:commentReference w:id="672"/>
            </w: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5">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7">
            <w:pPr>
              <w:widowControl w:val="0"/>
              <w:rPr>
                <w:sz w:val="20"/>
                <w:szCs w:val="20"/>
              </w:rPr>
            </w:pPr>
            <w:r w:rsidDel="00000000" w:rsidR="00000000" w:rsidRPr="00000000">
              <w:rPr>
                <w:rFonts w:ascii="Avenir" w:cs="Avenir" w:eastAsia="Avenir" w:hAnsi="Avenir"/>
                <w:rtl w:val="0"/>
              </w:rPr>
              <w:t xml:space="preserve">Bia Tano</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8">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Ghana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D">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F">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5">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7">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D">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F">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0">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5">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7">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D">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F">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5">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7">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D">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F">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340">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5">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7">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D">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F">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5">
            <w:pPr>
              <w:widowControl w:val="0"/>
              <w:rPr>
                <w:sz w:val="20"/>
                <w:szCs w:val="20"/>
              </w:rPr>
            </w:pP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7">
            <w:pPr>
              <w:widowControl w:val="0"/>
              <w:rPr>
                <w:sz w:val="20"/>
                <w:szCs w:val="20"/>
              </w:rPr>
            </w:pPr>
            <w:r w:rsidDel="00000000" w:rsidR="00000000" w:rsidRPr="00000000">
              <w:rPr>
                <w:rFonts w:ascii="Avenir" w:cs="Avenir" w:eastAsia="Avenir" w:hAnsi="Avenir"/>
                <w:sz w:val="20"/>
                <w:szCs w:val="20"/>
                <w:rtl w:val="0"/>
              </w:rPr>
              <w:t xml:space="preserve">Odzala-Kokoua</w:t>
            </w:r>
            <w:r w:rsidDel="00000000" w:rsidR="00000000" w:rsidRPr="00000000">
              <w:rPr>
                <w:rtl w:val="0"/>
              </w:rPr>
            </w:r>
          </w:p>
        </w:tc>
        <w:tc>
          <w:tcPr>
            <w:vMerge w:val="continue"/>
            <w:tcBorders>
              <w:top w:color="cccccc" w:space="0" w:sz="5" w:val="single"/>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A">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B">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D">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F">
            <w:pPr>
              <w:widowControl w:val="0"/>
              <w:rPr>
                <w:sz w:val="20"/>
                <w:szCs w:val="20"/>
              </w:rPr>
            </w:pPr>
            <w:r w:rsidDel="00000000" w:rsidR="00000000" w:rsidRPr="00000000">
              <w:rPr>
                <w:rFonts w:ascii="Avenir" w:cs="Avenir" w:eastAsia="Avenir" w:hAnsi="Avenir"/>
                <w:sz w:val="20"/>
                <w:szCs w:val="20"/>
                <w:rtl w:val="0"/>
              </w:rPr>
              <w:t xml:space="preserve">Makera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60">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Rwanda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5">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7">
            <w:pPr>
              <w:widowControl w:val="0"/>
              <w:rPr>
                <w:sz w:val="20"/>
                <w:szCs w:val="20"/>
              </w:rPr>
            </w:pPr>
            <w:r w:rsidDel="00000000" w:rsidR="00000000" w:rsidRPr="00000000">
              <w:rPr>
                <w:rFonts w:ascii="Avenir" w:cs="Avenir" w:eastAsia="Avenir" w:hAnsi="Avenir"/>
                <w:sz w:val="20"/>
                <w:szCs w:val="20"/>
                <w:rtl w:val="0"/>
              </w:rPr>
              <w:t xml:space="preserve">Rubona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D">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F">
            <w:pPr>
              <w:widowControl w:val="0"/>
              <w:rPr>
                <w:sz w:val="20"/>
                <w:szCs w:val="20"/>
              </w:rPr>
            </w:pPr>
            <w:r w:rsidDel="00000000" w:rsidR="00000000" w:rsidRPr="00000000">
              <w:rPr>
                <w:rFonts w:ascii="Avenir" w:cs="Avenir" w:eastAsia="Avenir" w:hAnsi="Avenir"/>
                <w:sz w:val="20"/>
                <w:szCs w:val="20"/>
                <w:rtl w:val="0"/>
              </w:rPr>
              <w:t xml:space="preserve">Sigira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5">
            <w:pPr>
              <w:widowControl w:val="0"/>
              <w:rPr>
                <w:sz w:val="20"/>
                <w:szCs w:val="20"/>
              </w:rPr>
            </w:pPr>
            <w:r w:rsidDel="00000000" w:rsidR="00000000" w:rsidRPr="00000000">
              <w:rPr>
                <w:rtl w:val="0"/>
              </w:rPr>
            </w:r>
          </w:p>
        </w:tc>
      </w:tr>
      <w:tr>
        <w:trPr>
          <w:cantSplit w:val="0"/>
          <w:trHeight w:val="400"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6">
            <w:pPr>
              <w:widowControl w:val="0"/>
              <w:rPr>
                <w:sz w:val="20"/>
                <w:szCs w:val="20"/>
              </w:rPr>
            </w:pPr>
            <w:r w:rsidDel="00000000" w:rsidR="00000000" w:rsidRPr="00000000">
              <w:rPr>
                <w:rFonts w:ascii="Avenir" w:cs="Avenir" w:eastAsia="Avenir" w:hAnsi="Avenir"/>
                <w:b w:val="1"/>
                <w:i w:val="1"/>
                <w:sz w:val="20"/>
                <w:szCs w:val="20"/>
                <w:rtl w:val="0"/>
              </w:rPr>
              <w:t xml:space="preserve">Potential American Forest Landscapes</w:t>
            </w:r>
            <w:r w:rsidDel="00000000" w:rsidR="00000000" w:rsidRPr="00000000">
              <w:rPr>
                <w:rtl w:val="0"/>
              </w:rPr>
            </w:r>
          </w:p>
        </w:tc>
      </w:tr>
      <w:tr>
        <w:trPr>
          <w:cantSplit w:val="0"/>
          <w:trHeight w:val="40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F">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80">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5">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87">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D">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8F">
            <w:pPr>
              <w:widowControl w:val="0"/>
              <w:rPr>
                <w:sz w:val="20"/>
                <w:szCs w:val="20"/>
              </w:rPr>
            </w:pPr>
            <w:r w:rsidDel="00000000" w:rsidR="00000000" w:rsidRPr="00000000">
              <w:rPr>
                <w:rFonts w:ascii="Avenir" w:cs="Avenir" w:eastAsia="Avenir" w:hAnsi="Avenir"/>
                <w:sz w:val="20"/>
                <w:szCs w:val="20"/>
                <w:rtl w:val="0"/>
              </w:rPr>
              <w:t xml:space="preserve">km 34 (Manaus)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0">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2">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5">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7">
            <w:pPr>
              <w:widowControl w:val="0"/>
              <w:rPr>
                <w:sz w:val="20"/>
                <w:szCs w:val="20"/>
              </w:rPr>
            </w:pPr>
            <w:r w:rsidDel="00000000" w:rsidR="00000000" w:rsidRPr="00000000">
              <w:rPr>
                <w:rFonts w:ascii="Avenir" w:cs="Avenir" w:eastAsia="Avenir" w:hAnsi="Avenir"/>
                <w:sz w:val="20"/>
                <w:szCs w:val="20"/>
                <w:rtl w:val="0"/>
              </w:rPr>
              <w:t xml:space="preserve">km 67 (Santarem)</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D">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F">
            <w:pPr>
              <w:widowControl w:val="0"/>
              <w:rPr>
                <w:sz w:val="20"/>
                <w:szCs w:val="20"/>
              </w:rPr>
            </w:pPr>
            <w:r w:rsidDel="00000000" w:rsidR="00000000" w:rsidRPr="00000000">
              <w:rPr>
                <w:rFonts w:ascii="Avenir" w:cs="Avenir" w:eastAsia="Avenir" w:hAnsi="Avenir"/>
                <w:sz w:val="20"/>
                <w:szCs w:val="20"/>
                <w:rtl w:val="0"/>
              </w:rPr>
              <w:t xml:space="preserve">Rebio Jaru</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2">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5">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A7">
            <w:pPr>
              <w:widowControl w:val="0"/>
              <w:rPr>
                <w:sz w:val="20"/>
                <w:szCs w:val="20"/>
              </w:rPr>
            </w:pPr>
            <w:r w:rsidDel="00000000" w:rsidR="00000000" w:rsidRPr="00000000">
              <w:rPr>
                <w:rFonts w:ascii="Avenir" w:cs="Avenir" w:eastAsia="Avenir" w:hAnsi="Avenir"/>
                <w:sz w:val="20"/>
                <w:szCs w:val="20"/>
                <w:rtl w:val="0"/>
              </w:rPr>
              <w:t xml:space="preserve">Tanguro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D">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AF">
            <w:pPr>
              <w:widowControl w:val="0"/>
              <w:rPr>
                <w:sz w:val="20"/>
                <w:szCs w:val="20"/>
              </w:rPr>
            </w:pPr>
            <w:r w:rsidDel="00000000" w:rsidR="00000000" w:rsidRPr="00000000">
              <w:rPr>
                <w:rFonts w:ascii="Avenir" w:cs="Avenir" w:eastAsia="Avenir" w:hAnsi="Avenir"/>
                <w:sz w:val="20"/>
                <w:szCs w:val="20"/>
                <w:rtl w:val="0"/>
              </w:rPr>
              <w:t xml:space="preserve">Caxiuana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jc w:val="center"/>
              <w:rPr>
                <w:sz w:val="20"/>
                <w:szCs w:val="20"/>
              </w:rPr>
            </w:pPr>
            <w:r w:rsidDel="00000000" w:rsidR="00000000" w:rsidRPr="00000000">
              <w:rPr>
                <w:sz w:val="20"/>
                <w:szCs w:val="20"/>
                <w:rtl w:val="0"/>
              </w:rPr>
              <w:t xml:space="preserve">French Guiana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2">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5">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B7">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B8">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D">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BF">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5">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C7">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D">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F">
            <w:pPr>
              <w:widowControl w:val="0"/>
              <w:rPr>
                <w:sz w:val="20"/>
                <w:szCs w:val="20"/>
              </w:rPr>
            </w:pPr>
            <w:r w:rsidDel="00000000" w:rsidR="00000000" w:rsidRPr="00000000">
              <w:rPr>
                <w:rFonts w:ascii="Avenir" w:cs="Avenir" w:eastAsia="Avenir" w:hAnsi="Avenir"/>
                <w:sz w:val="20"/>
                <w:szCs w:val="20"/>
                <w:rtl w:val="0"/>
              </w:rPr>
              <w:t xml:space="preserve">Guancaste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D0">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Costa Rica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2">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5">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D7">
            <w:pPr>
              <w:widowControl w:val="0"/>
              <w:rPr>
                <w:sz w:val="20"/>
                <w:szCs w:val="20"/>
              </w:rPr>
            </w:pPr>
            <w:r w:rsidDel="00000000" w:rsidR="00000000" w:rsidRPr="00000000">
              <w:rPr>
                <w:rFonts w:ascii="Avenir" w:cs="Avenir" w:eastAsia="Avenir" w:hAnsi="Avenir"/>
                <w:sz w:val="20"/>
                <w:szCs w:val="20"/>
                <w:rtl w:val="0"/>
              </w:rPr>
              <w:t xml:space="preserve">Santa Rosa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D">
            <w:pPr>
              <w:widowControl w:val="0"/>
              <w:jc w:val="center"/>
              <w:rPr>
                <w:sz w:val="20"/>
                <w:szCs w:val="20"/>
              </w:rPr>
            </w:pPr>
            <w:r w:rsidDel="00000000" w:rsidR="00000000" w:rsidRPr="00000000">
              <w:rPr>
                <w:sz w:val="20"/>
                <w:szCs w:val="20"/>
                <w:rtl w:val="0"/>
              </w:rPr>
              <w:t xml:space="preserve">X (NASA)</w:t>
            </w:r>
          </w:p>
        </w:tc>
      </w:tr>
      <w:tr>
        <w:trPr>
          <w:cantSplit w:val="0"/>
          <w:trHeight w:val="72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DF">
            <w:pPr>
              <w:widowControl w:val="0"/>
              <w:rPr>
                <w:sz w:val="20"/>
                <w:szCs w:val="20"/>
              </w:rPr>
            </w:pPr>
            <w:r w:rsidDel="00000000" w:rsidR="00000000" w:rsidRPr="00000000">
              <w:rPr>
                <w:rFonts w:ascii="Avenir" w:cs="Avenir" w:eastAsia="Avenir" w:hAnsi="Avenir"/>
                <w:sz w:val="20"/>
                <w:szCs w:val="20"/>
                <w:rtl w:val="0"/>
              </w:rPr>
              <w:t xml:space="preserve">Turrialba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5">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7">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8">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D">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F">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5">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F7">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F8">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D">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F">
            <w:pPr>
              <w:widowControl w:val="0"/>
              <w:rPr>
                <w:sz w:val="20"/>
                <w:szCs w:val="20"/>
              </w:rPr>
            </w:pPr>
            <w:r w:rsidDel="00000000" w:rsidR="00000000" w:rsidRPr="00000000">
              <w:rPr>
                <w:rFonts w:ascii="Avenir" w:cs="Avenir" w:eastAsia="Avenir" w:hAnsi="Avenir"/>
                <w:sz w:val="20"/>
                <w:szCs w:val="20"/>
                <w:rtl w:val="0"/>
              </w:rPr>
              <w:t xml:space="preserve">Agua Salud</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0">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Panama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5">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7">
            <w:pPr>
              <w:widowControl w:val="0"/>
              <w:rPr>
                <w:sz w:val="20"/>
                <w:szCs w:val="20"/>
              </w:rPr>
            </w:pPr>
            <w:r w:rsidDel="00000000" w:rsidR="00000000" w:rsidRPr="00000000">
              <w:rPr>
                <w:rFonts w:ascii="Avenir" w:cs="Avenir" w:eastAsia="Avenir" w:hAnsi="Avenir"/>
                <w:sz w:val="20"/>
                <w:szCs w:val="20"/>
                <w:rtl w:val="0"/>
              </w:rPr>
              <w:t xml:space="preserve">BCI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D">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F">
            <w:pPr>
              <w:widowControl w:val="0"/>
              <w:rPr>
                <w:sz w:val="20"/>
                <w:szCs w:val="20"/>
              </w:rPr>
            </w:pPr>
            <w:r w:rsidDel="00000000" w:rsidR="00000000" w:rsidRPr="00000000">
              <w:rPr>
                <w:rFonts w:ascii="Avenir" w:cs="Avenir" w:eastAsia="Avenir" w:hAnsi="Avenir"/>
                <w:sz w:val="20"/>
                <w:szCs w:val="20"/>
                <w:rtl w:val="0"/>
              </w:rPr>
              <w:t xml:space="preserve">Darien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5">
            <w:pPr>
              <w:widowControl w:val="0"/>
              <w:rPr>
                <w:sz w:val="20"/>
                <w:szCs w:val="20"/>
              </w:rPr>
            </w:pP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7">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8">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D">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F">
            <w:pPr>
              <w:widowControl w:val="0"/>
              <w:rPr>
                <w:sz w:val="20"/>
                <w:szCs w:val="20"/>
              </w:rPr>
            </w:pPr>
            <w:r w:rsidDel="00000000" w:rsidR="00000000" w:rsidRPr="00000000">
              <w:rPr>
                <w:rFonts w:ascii="Avenir" w:cs="Avenir" w:eastAsia="Avenir" w:hAnsi="Avenir"/>
                <w:sz w:val="20"/>
                <w:szCs w:val="20"/>
                <w:rtl w:val="0"/>
              </w:rPr>
              <w:t xml:space="preserve">Huánuco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2">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27">
            <w:pPr>
              <w:widowControl w:val="0"/>
              <w:rPr>
                <w:sz w:val="20"/>
                <w:szCs w:val="20"/>
              </w:rPr>
            </w:pPr>
            <w:r w:rsidDel="00000000" w:rsidR="00000000" w:rsidRPr="00000000">
              <w:rPr>
                <w:rFonts w:ascii="Avenir" w:cs="Avenir" w:eastAsia="Avenir" w:hAnsi="Avenir"/>
                <w:sz w:val="20"/>
                <w:szCs w:val="20"/>
                <w:rtl w:val="0"/>
              </w:rPr>
              <w:t xml:space="preserve">Los Amigos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D">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2F">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5">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37">
            <w:pPr>
              <w:widowControl w:val="0"/>
              <w:rPr>
                <w:sz w:val="20"/>
                <w:szCs w:val="20"/>
              </w:rPr>
            </w:pPr>
            <w:r w:rsidDel="00000000" w:rsidR="00000000" w:rsidRPr="00000000">
              <w:rPr>
                <w:rFonts w:ascii="Avenir" w:cs="Avenir" w:eastAsia="Avenir" w:hAnsi="Avenir"/>
                <w:sz w:val="20"/>
                <w:szCs w:val="20"/>
                <w:rtl w:val="0"/>
              </w:rPr>
              <w:t xml:space="preserve">San Martin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D">
            <w:pPr>
              <w:widowControl w:val="0"/>
              <w:rPr>
                <w:sz w:val="20"/>
                <w:szCs w:val="20"/>
              </w:rPr>
            </w:pPr>
            <w:r w:rsidDel="00000000" w:rsidR="00000000" w:rsidRPr="00000000">
              <w:rPr>
                <w:rtl w:val="0"/>
              </w:rPr>
            </w:r>
          </w:p>
        </w:tc>
      </w:tr>
    </w:tbl>
    <w:p w:rsidR="00000000" w:rsidDel="00000000" w:rsidP="00000000" w:rsidRDefault="00000000" w:rsidRPr="00000000" w14:paraId="0000043E">
      <w:pPr>
        <w:pStyle w:val="Heading3"/>
        <w:rPr/>
      </w:pPr>
      <w:bookmarkStart w:colFirst="0" w:colLast="0" w:name="_f11ajoxckysx" w:id="35"/>
      <w:bookmarkEnd w:id="35"/>
      <w:r w:rsidDel="00000000" w:rsidR="00000000" w:rsidRPr="00000000">
        <w:rPr>
          <w:rtl w:val="0"/>
        </w:rPr>
        <w:t xml:space="preserve">6</w:t>
      </w:r>
      <w:r w:rsidDel="00000000" w:rsidR="00000000" w:rsidRPr="00000000">
        <w:rPr>
          <w:rtl w:val="0"/>
        </w:rPr>
        <w:t xml:space="preserve">.4 Modeling, Data Synthesis, and Integrative Analyses</w:t>
      </w:r>
      <w:r w:rsidDel="00000000" w:rsidR="00000000" w:rsidRPr="00000000">
        <w:rPr>
          <w:rtl w:val="0"/>
        </w:rPr>
      </w:r>
    </w:p>
    <w:p w:rsidR="00000000" w:rsidDel="00000000" w:rsidP="00000000" w:rsidRDefault="00000000" w:rsidRPr="00000000" w14:paraId="0000043F">
      <w:pPr>
        <w:pStyle w:val="Heading4"/>
        <w:rPr/>
      </w:pPr>
      <w:bookmarkStart w:colFirst="0" w:colLast="0" w:name="_6l7aghp2o9mp" w:id="36"/>
      <w:bookmarkEnd w:id="36"/>
      <w:r w:rsidDel="00000000" w:rsidR="00000000" w:rsidRPr="00000000">
        <w:rPr>
          <w:rtl w:val="0"/>
        </w:rPr>
        <w:t xml:space="preserve">6.4.1 Modelin</w:t>
      </w:r>
      <w:commentRangeStart w:id="673"/>
      <w:r w:rsidDel="00000000" w:rsidR="00000000" w:rsidRPr="00000000">
        <w:rPr>
          <w:rtl w:val="0"/>
        </w:rPr>
        <w:t xml:space="preserve">g</w:t>
      </w:r>
      <w:commentRangeEnd w:id="673"/>
      <w:r w:rsidDel="00000000" w:rsidR="00000000" w:rsidRPr="00000000">
        <w:commentReference w:id="673"/>
      </w:r>
      <w:r w:rsidDel="00000000" w:rsidR="00000000" w:rsidRPr="00000000">
        <w:rPr>
          <w:rtl w:val="0"/>
        </w:rPr>
        <w:t xml:space="preserve"> and Data Integration Approach </w:t>
      </w:r>
    </w:p>
    <w:p w:rsidR="00000000" w:rsidDel="00000000" w:rsidP="00000000" w:rsidRDefault="00000000" w:rsidRPr="00000000" w14:paraId="00000440">
      <w:pPr>
        <w:rPr>
          <w:b w:val="1"/>
          <w:color w:val="ff0000"/>
        </w:rPr>
      </w:pPr>
      <w:commentRangeStart w:id="674"/>
      <w:r w:rsidDel="00000000" w:rsidR="00000000" w:rsidRPr="00000000">
        <w:rPr>
          <w:b w:val="1"/>
          <w:color w:val="ff0000"/>
          <w:rtl w:val="0"/>
        </w:rPr>
        <w:t xml:space="preserve">Notes from writing workshop:</w:t>
      </w:r>
      <w:commentRangeEnd w:id="674"/>
      <w:r w:rsidDel="00000000" w:rsidR="00000000" w:rsidRPr="00000000">
        <w:commentReference w:id="674"/>
      </w:r>
      <w:r w:rsidDel="00000000" w:rsidR="00000000" w:rsidRPr="00000000">
        <w:rPr>
          <w:rtl w:val="0"/>
        </w:rPr>
      </w:r>
    </w:p>
    <w:p w:rsidR="00000000" w:rsidDel="00000000" w:rsidP="00000000" w:rsidRDefault="00000000" w:rsidRPr="00000000" w14:paraId="00000441">
      <w:pPr>
        <w:numPr>
          <w:ilvl w:val="0"/>
          <w:numId w:val="2"/>
        </w:numPr>
        <w:ind w:left="720" w:hanging="360"/>
      </w:pPr>
      <w:r w:rsidDel="00000000" w:rsidR="00000000" w:rsidRPr="00000000">
        <w:rPr>
          <w:color w:val="ff0000"/>
          <w:rtl w:val="0"/>
        </w:rPr>
        <w:t xml:space="preserve">Carlos Silva (and Laura Duncanson?) </w:t>
      </w:r>
      <w:hyperlink r:id="rId153">
        <w:r w:rsidDel="00000000" w:rsidR="00000000" w:rsidRPr="00000000">
          <w:rPr>
            <w:color w:val="1155cc"/>
            <w:u w:val="single"/>
            <w:rtl w:val="0"/>
          </w:rPr>
          <w:t xml:space="preserve">has CMS funded project</w:t>
        </w:r>
      </w:hyperlink>
      <w:hyperlink r:id="rId154">
        <w:r w:rsidDel="00000000" w:rsidR="00000000" w:rsidRPr="00000000">
          <w:rPr>
            <w:color w:val="ff0000"/>
            <w:u w:val="single"/>
            <w:rtl w:val="0"/>
          </w:rPr>
          <w:t xml:space="preserve"> </w:t>
        </w:r>
      </w:hyperlink>
      <w:r w:rsidDel="00000000" w:rsidR="00000000" w:rsidRPr="00000000">
        <w:rPr>
          <w:color w:val="ff0000"/>
          <w:rtl w:val="0"/>
        </w:rPr>
        <w:t xml:space="preserve">that emphasizes data fusion</w:t>
      </w:r>
    </w:p>
    <w:p w:rsidR="00000000" w:rsidDel="00000000" w:rsidP="00000000" w:rsidRDefault="00000000" w:rsidRPr="00000000" w14:paraId="00000442">
      <w:pPr>
        <w:numPr>
          <w:ilvl w:val="1"/>
          <w:numId w:val="2"/>
        </w:numPr>
        <w:ind w:left="1440" w:hanging="360"/>
        <w:rPr>
          <w:color w:val="ff0000"/>
        </w:rPr>
      </w:pPr>
      <w:r w:rsidDel="00000000" w:rsidR="00000000" w:rsidRPr="00000000">
        <w:rPr>
          <w:color w:val="ff0000"/>
          <w:rtl w:val="0"/>
        </w:rPr>
        <w:t xml:space="preserve">Include as case study of data-model fusion and stakeholder engagement</w:t>
      </w:r>
    </w:p>
    <w:p w:rsidR="00000000" w:rsidDel="00000000" w:rsidP="00000000" w:rsidRDefault="00000000" w:rsidRPr="00000000" w14:paraId="00000443">
      <w:pPr>
        <w:numPr>
          <w:ilvl w:val="1"/>
          <w:numId w:val="2"/>
        </w:numPr>
        <w:ind w:left="1440" w:hanging="360"/>
        <w:rPr>
          <w:color w:val="ff0000"/>
        </w:rPr>
      </w:pPr>
      <w:r w:rsidDel="00000000" w:rsidR="00000000" w:rsidRPr="00000000">
        <w:rPr>
          <w:color w:val="ff0000"/>
          <w:rtl w:val="0"/>
        </w:rPr>
        <w:t xml:space="preserve">iterative process</w:t>
      </w:r>
    </w:p>
    <w:p w:rsidR="00000000" w:rsidDel="00000000" w:rsidP="00000000" w:rsidRDefault="00000000" w:rsidRPr="00000000" w14:paraId="00000444">
      <w:pPr>
        <w:numPr>
          <w:ilvl w:val="1"/>
          <w:numId w:val="2"/>
        </w:numPr>
        <w:ind w:left="1440" w:hanging="360"/>
        <w:rPr>
          <w:color w:val="ff0000"/>
        </w:rPr>
      </w:pPr>
      <w:r w:rsidDel="00000000" w:rsidR="00000000" w:rsidRPr="00000000">
        <w:rPr>
          <w:color w:val="ff0000"/>
          <w:rtl w:val="0"/>
        </w:rPr>
        <w:t xml:space="preserve">Carlos in Brazil - August and September, but otherwise can help with figures and text</w:t>
      </w:r>
    </w:p>
    <w:p w:rsidR="00000000" w:rsidDel="00000000" w:rsidP="00000000" w:rsidRDefault="00000000" w:rsidRPr="00000000" w14:paraId="00000445">
      <w:pPr>
        <w:rPr>
          <w:color w:val="ff0000"/>
        </w:rPr>
      </w:pPr>
      <w:r w:rsidDel="00000000" w:rsidR="00000000" w:rsidRPr="00000000">
        <w:rPr>
          <w:b w:val="1"/>
          <w:color w:val="ff0000"/>
          <w:rtl w:val="0"/>
        </w:rPr>
        <w:t xml:space="preserve">Notes for the Modeling folks from SES</w:t>
      </w:r>
      <w:r w:rsidDel="00000000" w:rsidR="00000000" w:rsidRPr="00000000">
        <w:rPr>
          <w:rtl w:val="0"/>
        </w:rPr>
      </w:r>
    </w:p>
    <w:p w:rsidR="00000000" w:rsidDel="00000000" w:rsidP="00000000" w:rsidRDefault="00000000" w:rsidRPr="00000000" w14:paraId="00000446">
      <w:pPr>
        <w:numPr>
          <w:ilvl w:val="0"/>
          <w:numId w:val="40"/>
        </w:numPr>
        <w:ind w:left="720" w:hanging="360"/>
      </w:pPr>
      <w:r w:rsidDel="00000000" w:rsidR="00000000" w:rsidRPr="00000000">
        <w:rPr>
          <w:color w:val="ff0000"/>
          <w:rtl w:val="0"/>
        </w:rPr>
        <w:t xml:space="preserve">One potential angle to explore could be: "Integrated assessment models that incorporate biodiversity and ecosystem services could be an important tool for improving our understanding of interconnected social-economic-ecological systems", </w:t>
      </w:r>
      <w:hyperlink r:id="rId155">
        <w:r w:rsidDel="00000000" w:rsidR="00000000" w:rsidRPr="00000000">
          <w:rPr>
            <w:color w:val="1155cc"/>
            <w:u w:val="single"/>
            <w:rtl w:val="0"/>
          </w:rPr>
          <w:t xml:space="preserve">https://www.sciencedirect.com/science/article/pii/S0959378024000955</w:t>
        </w:r>
      </w:hyperlink>
      <w:r w:rsidDel="00000000" w:rsidR="00000000" w:rsidRPr="00000000">
        <w:rPr>
          <w:rtl w:val="0"/>
        </w:rPr>
      </w:r>
    </w:p>
    <w:p w:rsidR="00000000" w:rsidDel="00000000" w:rsidP="00000000" w:rsidRDefault="00000000" w:rsidRPr="00000000" w14:paraId="00000447">
      <w:pPr>
        <w:numPr>
          <w:ilvl w:val="0"/>
          <w:numId w:val="40"/>
        </w:numPr>
        <w:ind w:left="720" w:hanging="360"/>
        <w:rPr>
          <w:color w:val="ff0000"/>
        </w:rPr>
      </w:pPr>
      <w:r w:rsidDel="00000000" w:rsidR="00000000" w:rsidRPr="00000000">
        <w:rPr>
          <w:color w:val="ff0000"/>
          <w:rtl w:val="0"/>
        </w:rPr>
        <w:t xml:space="preserve">Examples for agent-based models that include social and ecological components in the tropics:</w:t>
      </w:r>
    </w:p>
    <w:p w:rsidR="00000000" w:rsidDel="00000000" w:rsidP="00000000" w:rsidRDefault="00000000" w:rsidRPr="00000000" w14:paraId="00000448">
      <w:pPr>
        <w:numPr>
          <w:ilvl w:val="1"/>
          <w:numId w:val="40"/>
        </w:numPr>
        <w:ind w:left="1440" w:hanging="360"/>
        <w:rPr>
          <w:color w:val="ff0000"/>
        </w:rPr>
      </w:pPr>
      <w:r w:rsidDel="00000000" w:rsidR="00000000" w:rsidRPr="00000000">
        <w:rPr>
          <w:color w:val="ff0000"/>
          <w:rtl w:val="0"/>
        </w:rPr>
        <w:t xml:space="preserve">von Essen and Lambin, 2023, Agent-Based Simulation of Land Use Governance (ABSOLUG) in Tropical Commodity Frontiers</w:t>
      </w:r>
    </w:p>
    <w:p w:rsidR="00000000" w:rsidDel="00000000" w:rsidP="00000000" w:rsidRDefault="00000000" w:rsidRPr="00000000" w14:paraId="00000449">
      <w:pPr>
        <w:numPr>
          <w:ilvl w:val="1"/>
          <w:numId w:val="40"/>
        </w:numPr>
        <w:ind w:left="1440" w:hanging="360"/>
        <w:rPr>
          <w:color w:val="ff0000"/>
        </w:rPr>
      </w:pPr>
      <w:r w:rsidDel="00000000" w:rsidR="00000000" w:rsidRPr="00000000">
        <w:rPr>
          <w:color w:val="ff0000"/>
          <w:rtl w:val="0"/>
        </w:rPr>
        <w:t xml:space="preserve">Iwamura et al, 2014 - Agent-based modeling of hunting and subsistence agriculture on indigenous lands: Understanding interactions between social and ecological systems</w:t>
      </w:r>
    </w:p>
    <w:p w:rsidR="00000000" w:rsidDel="00000000" w:rsidP="00000000" w:rsidRDefault="00000000" w:rsidRPr="00000000" w14:paraId="0000044A">
      <w:pPr>
        <w:numPr>
          <w:ilvl w:val="1"/>
          <w:numId w:val="40"/>
        </w:numPr>
        <w:ind w:left="1440" w:hanging="360"/>
        <w:rPr>
          <w:color w:val="ff0000"/>
        </w:rPr>
      </w:pPr>
      <w:r w:rsidDel="00000000" w:rsidR="00000000" w:rsidRPr="00000000">
        <w:rPr>
          <w:color w:val="ff0000"/>
          <w:rtl w:val="0"/>
        </w:rPr>
        <w:t xml:space="preserve">Iwamura et al, 2016 - Socio-environmental sustainability of indigenous lands: Simulating coupled human-natural systems in the Amazon</w:t>
      </w:r>
    </w:p>
    <w:p w:rsidR="00000000" w:rsidDel="00000000" w:rsidP="00000000" w:rsidRDefault="00000000" w:rsidRPr="00000000" w14:paraId="0000044B">
      <w:pPr>
        <w:numPr>
          <w:ilvl w:val="1"/>
          <w:numId w:val="40"/>
        </w:numPr>
        <w:ind w:left="1440" w:hanging="360"/>
      </w:pPr>
      <w:r w:rsidDel="00000000" w:rsidR="00000000" w:rsidRPr="00000000">
        <w:rPr>
          <w:color w:val="ff0000"/>
          <w:rtl w:val="0"/>
        </w:rPr>
        <w:t xml:space="preserve">ANDERSEN, L. E., Groom, B., Killick, E., Ledezma, J. C., Palmer, C., &amp; Weinhold, D. (2017). Modelling land use, deforestation, and policy: A hybrid optimisation-Heterogeneous agent model with application to the Bolivian Amazon. </w:t>
      </w:r>
      <w:r w:rsidDel="00000000" w:rsidR="00000000" w:rsidRPr="00000000">
        <w:rPr>
          <w:i w:val="1"/>
          <w:color w:val="ff0000"/>
          <w:rtl w:val="0"/>
        </w:rPr>
        <w:t xml:space="preserve">Ecological Economics</w:t>
      </w:r>
      <w:r w:rsidDel="00000000" w:rsidR="00000000" w:rsidRPr="00000000">
        <w:rPr>
          <w:color w:val="ff0000"/>
          <w:rtl w:val="0"/>
        </w:rPr>
        <w:t xml:space="preserve">, </w:t>
      </w:r>
      <w:r w:rsidDel="00000000" w:rsidR="00000000" w:rsidRPr="00000000">
        <w:rPr>
          <w:i w:val="1"/>
          <w:color w:val="ff0000"/>
          <w:rtl w:val="0"/>
        </w:rPr>
        <w:t xml:space="preserve">135</w:t>
      </w:r>
      <w:r w:rsidDel="00000000" w:rsidR="00000000" w:rsidRPr="00000000">
        <w:rPr>
          <w:color w:val="ff0000"/>
          <w:rtl w:val="0"/>
        </w:rPr>
        <w:t xml:space="preserve">, 76–90.</w:t>
      </w:r>
      <w:hyperlink r:id="rId156">
        <w:r w:rsidDel="00000000" w:rsidR="00000000" w:rsidRPr="00000000">
          <w:rPr>
            <w:color w:val="ff0000"/>
            <w:rtl w:val="0"/>
          </w:rPr>
          <w:t xml:space="preserve"> </w:t>
        </w:r>
      </w:hyperlink>
      <w:hyperlink r:id="rId157">
        <w:r w:rsidDel="00000000" w:rsidR="00000000" w:rsidRPr="00000000">
          <w:rPr>
            <w:color w:val="1155cc"/>
            <w:u w:val="single"/>
            <w:rtl w:val="0"/>
          </w:rPr>
          <w:t xml:space="preserve">[doi:10.1016/j.ecolecon.2016.12.033]</w:t>
        </w:r>
      </w:hyperlink>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Modeling and data syntheses will be fundamental components of the PANGEA throughout the entire duration of the experiment. The goals are to: (1) identify key processes that are poorly represented and regions within the PANGEA domain that drive uncertainty of key variables and processes in existing models, (2) develop Observing System Simulation Experiments (OSSEs) that will help inform the optimal location and gradients needed to maximize the representativeness of the intensive sites within the PANGEA domain, (3) synthesize and scale measurements from intensive sites to the core PANGEA domain, and (4) implement new processes and techniques, as well as improve existing ones in models and apply them to answer PANGEA’s scientific questions</w:t>
      </w:r>
      <w:commentRangeStart w:id="675"/>
      <w:r w:rsidDel="00000000" w:rsidR="00000000" w:rsidRPr="00000000">
        <w:rPr>
          <w:rtl w:val="0"/>
        </w:rPr>
        <w:t xml:space="preserve">.</w:t>
      </w:r>
      <w:commentRangeEnd w:id="675"/>
      <w:r w:rsidDel="00000000" w:rsidR="00000000" w:rsidRPr="00000000">
        <w:commentReference w:id="675"/>
      </w: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spacing w:after="240" w:lineRule="auto"/>
        <w:rPr/>
      </w:pPr>
      <w:r w:rsidDel="00000000" w:rsidR="00000000" w:rsidRPr="00000000">
        <w:rPr>
          <w:rtl w:val="0"/>
        </w:rPr>
        <w:t xml:space="preserve">Projecting the future trajectory of tropical ecosystems presents a significant challenge to </w:t>
      </w:r>
      <w:commentRangeStart w:id="676"/>
      <w:r w:rsidDel="00000000" w:rsidR="00000000" w:rsidRPr="00000000">
        <w:rPr>
          <w:rtl w:val="0"/>
        </w:rPr>
        <w:t xml:space="preserve">Earth system models (ESMs)</w:t>
      </w:r>
      <w:commentRangeEnd w:id="676"/>
      <w:r w:rsidDel="00000000" w:rsidR="00000000" w:rsidRPr="00000000">
        <w:commentReference w:id="676"/>
      </w:r>
      <w:r w:rsidDel="00000000" w:rsidR="00000000" w:rsidRPr="00000000">
        <w:rPr>
          <w:rtl w:val="0"/>
        </w:rPr>
        <w:t xml:space="preserve">, as these models must accurately represent complex physical, biogeochemical, and ecosystem dynamics. Model intercomparison projects such as CMIPs (</w:t>
      </w:r>
      <w:commentRangeStart w:id="677"/>
      <w:r w:rsidDel="00000000" w:rsidR="00000000" w:rsidRPr="00000000">
        <w:rPr>
          <w:rtl w:val="0"/>
        </w:rPr>
        <w:t xml:space="preserve">Taylor et al. 2012</w:t>
      </w:r>
      <w:commentRangeEnd w:id="677"/>
      <w:r w:rsidDel="00000000" w:rsidR="00000000" w:rsidRPr="00000000">
        <w:commentReference w:id="677"/>
      </w:r>
      <w:r w:rsidDel="00000000" w:rsidR="00000000" w:rsidRPr="00000000">
        <w:rPr>
          <w:rtl w:val="0"/>
        </w:rPr>
        <w:t xml:space="preserve">; </w:t>
      </w:r>
      <w:commentRangeStart w:id="678"/>
      <w:r w:rsidDel="00000000" w:rsidR="00000000" w:rsidRPr="00000000">
        <w:rPr>
          <w:rtl w:val="0"/>
        </w:rPr>
        <w:t xml:space="preserve">Eyring et al. 2016</w:t>
      </w:r>
      <w:commentRangeEnd w:id="678"/>
      <w:r w:rsidDel="00000000" w:rsidR="00000000" w:rsidRPr="00000000">
        <w:commentReference w:id="678"/>
      </w:r>
      <w:r w:rsidDel="00000000" w:rsidR="00000000" w:rsidRPr="00000000">
        <w:rPr>
          <w:rtl w:val="0"/>
        </w:rPr>
        <w:t xml:space="preserve">) and TRENDY (</w:t>
      </w:r>
      <w:commentRangeStart w:id="679"/>
      <w:r w:rsidDel="00000000" w:rsidR="00000000" w:rsidRPr="00000000">
        <w:rPr>
          <w:rtl w:val="0"/>
        </w:rPr>
        <w:t xml:space="preserve">Friedlingstein et al. 2023</w:t>
      </w:r>
      <w:commentRangeEnd w:id="679"/>
      <w:r w:rsidDel="00000000" w:rsidR="00000000" w:rsidRPr="00000000">
        <w:commentReference w:id="679"/>
      </w:r>
      <w:r w:rsidDel="00000000" w:rsidR="00000000" w:rsidRPr="00000000">
        <w:rPr>
          <w:rtl w:val="0"/>
        </w:rPr>
        <w:t xml:space="preserve">; </w:t>
      </w:r>
      <w:commentRangeStart w:id="680"/>
      <w:r w:rsidDel="00000000" w:rsidR="00000000" w:rsidRPr="00000000">
        <w:rPr>
          <w:rtl w:val="0"/>
        </w:rPr>
        <w:t xml:space="preserve">Sitch et al. 2024</w:t>
      </w:r>
      <w:commentRangeEnd w:id="680"/>
      <w:r w:rsidDel="00000000" w:rsidR="00000000" w:rsidRPr="00000000">
        <w:commentReference w:id="680"/>
      </w:r>
      <w:r w:rsidDel="00000000" w:rsidR="00000000" w:rsidRPr="00000000">
        <w:rPr>
          <w:rtl w:val="0"/>
        </w:rPr>
        <w:t xml:space="preserve">) are crucial for tracking the development of process-based models and identifying areas that need to be improved (</w:t>
      </w:r>
      <w:commentRangeStart w:id="681"/>
      <w:r w:rsidDel="00000000" w:rsidR="00000000" w:rsidRPr="00000000">
        <w:rPr>
          <w:rtl w:val="0"/>
        </w:rPr>
        <w:t xml:space="preserve">Arora et al., 2020</w:t>
      </w:r>
      <w:commentRangeEnd w:id="681"/>
      <w:r w:rsidDel="00000000" w:rsidR="00000000" w:rsidRPr="00000000">
        <w:commentReference w:id="681"/>
      </w:r>
      <w:r w:rsidDel="00000000" w:rsidR="00000000" w:rsidRPr="00000000">
        <w:rPr>
          <w:rtl w:val="0"/>
        </w:rPr>
        <w:t xml:space="preserve">). While the benchmarking and validation of ESMs have become more common in recent years (</w:t>
      </w:r>
      <w:commentRangeStart w:id="682"/>
      <w:r w:rsidDel="00000000" w:rsidR="00000000" w:rsidRPr="00000000">
        <w:rPr>
          <w:rtl w:val="0"/>
        </w:rPr>
        <w:t xml:space="preserve">Fisher et al. 2018</w:t>
      </w:r>
      <w:commentRangeEnd w:id="682"/>
      <w:r w:rsidDel="00000000" w:rsidR="00000000" w:rsidRPr="00000000">
        <w:commentReference w:id="682"/>
      </w:r>
      <w:r w:rsidDel="00000000" w:rsidR="00000000" w:rsidRPr="00000000">
        <w:rPr>
          <w:rtl w:val="0"/>
        </w:rPr>
        <w:t xml:space="preserve">), it is still rare to systematically evaluate the performance of carbon cycle models after they have been updated (</w:t>
      </w:r>
      <w:commentRangeStart w:id="683"/>
      <w:r w:rsidDel="00000000" w:rsidR="00000000" w:rsidRPr="00000000">
        <w:rPr>
          <w:rtl w:val="0"/>
        </w:rPr>
        <w:t xml:space="preserve">Fer et al. 2021</w:t>
      </w:r>
      <w:commentRangeEnd w:id="683"/>
      <w:r w:rsidDel="00000000" w:rsidR="00000000" w:rsidRPr="00000000">
        <w:commentReference w:id="683"/>
      </w:r>
      <w:r w:rsidDel="00000000" w:rsidR="00000000" w:rsidRPr="00000000">
        <w:rPr>
          <w:rtl w:val="0"/>
        </w:rPr>
        <w:t xml:space="preserve">). However, such comparisons with observational datasets are essential for testing hypotheses and evaluating predictive accuracy (</w:t>
      </w:r>
      <w:commentRangeStart w:id="684"/>
      <w:r w:rsidDel="00000000" w:rsidR="00000000" w:rsidRPr="00000000">
        <w:rPr>
          <w:rtl w:val="0"/>
        </w:rPr>
        <w:t xml:space="preserve">Fisher et al. 2018</w:t>
      </w:r>
      <w:commentRangeEnd w:id="684"/>
      <w:r w:rsidDel="00000000" w:rsidR="00000000" w:rsidRPr="00000000">
        <w:commentReference w:id="684"/>
      </w:r>
      <w:r w:rsidDel="00000000" w:rsidR="00000000" w:rsidRPr="00000000">
        <w:rPr>
          <w:rtl w:val="0"/>
        </w:rPr>
        <w:t xml:space="preserve">). The International Land Model Benchmarking (ILAMB) project (</w:t>
      </w:r>
      <w:commentRangeStart w:id="685"/>
      <w:r w:rsidDel="00000000" w:rsidR="00000000" w:rsidRPr="00000000">
        <w:rPr>
          <w:rtl w:val="0"/>
        </w:rPr>
        <w:t xml:space="preserve">Hoffman et al. 2017</w:t>
      </w:r>
      <w:commentRangeEnd w:id="685"/>
      <w:r w:rsidDel="00000000" w:rsidR="00000000" w:rsidRPr="00000000">
        <w:commentReference w:id="685"/>
      </w:r>
      <w:r w:rsidDel="00000000" w:rsidR="00000000" w:rsidRPr="00000000">
        <w:rPr>
          <w:rtl w:val="0"/>
        </w:rPr>
        <w:t xml:space="preserve">; </w:t>
      </w:r>
      <w:commentRangeStart w:id="686"/>
      <w:r w:rsidDel="00000000" w:rsidR="00000000" w:rsidRPr="00000000">
        <w:rPr>
          <w:rtl w:val="0"/>
        </w:rPr>
        <w:t xml:space="preserve">Collier et al. 2018</w:t>
      </w:r>
      <w:commentRangeEnd w:id="686"/>
      <w:r w:rsidDel="00000000" w:rsidR="00000000" w:rsidRPr="00000000">
        <w:commentReference w:id="686"/>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687"/>
      <w:r w:rsidDel="00000000" w:rsidR="00000000" w:rsidRPr="00000000">
        <w:rPr>
          <w:rtl w:val="0"/>
        </w:rPr>
        <w:t xml:space="preserve">Braghiere et al., 2023</w:t>
      </w:r>
      <w:commentRangeEnd w:id="687"/>
      <w:r w:rsidDel="00000000" w:rsidR="00000000" w:rsidRPr="00000000">
        <w:commentReference w:id="687"/>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species composition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450">
      <w:pPr>
        <w:ind w:left="0" w:firstLine="0"/>
        <w:rPr>
          <w:rFonts w:ascii="Times New Roman" w:cs="Times New Roman" w:eastAsia="Times New Roman" w:hAnsi="Times New Roman"/>
          <w:sz w:val="21"/>
          <w:szCs w:val="21"/>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highlight w:val="yellow"/>
          <w:rtl w:val="0"/>
        </w:rPr>
        <w:t xml:space="preserve">Fig. XX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commentRangeStart w:id="688"/>
      <w:r w:rsidDel="00000000" w:rsidR="00000000" w:rsidRPr="00000000">
        <w:rPr>
          <w:rtl w:val="0"/>
        </w:rPr>
        <w:t xml:space="preserve">Fisher et al. 2018</w:t>
      </w:r>
      <w:commentRangeEnd w:id="688"/>
      <w:r w:rsidDel="00000000" w:rsidR="00000000" w:rsidRPr="00000000">
        <w:commentReference w:id="688"/>
      </w:r>
      <w:r w:rsidDel="00000000" w:rsidR="00000000" w:rsidRPr="00000000">
        <w:rPr>
          <w:rtl w:val="0"/>
        </w:rPr>
        <w:t xml:space="preserve">; </w:t>
      </w:r>
      <w:commentRangeStart w:id="689"/>
      <w:r w:rsidDel="00000000" w:rsidR="00000000" w:rsidRPr="00000000">
        <w:rPr>
          <w:rtl w:val="0"/>
        </w:rPr>
        <w:t xml:space="preserve">Fisher and Koven 2020</w:t>
      </w:r>
      <w:commentRangeEnd w:id="689"/>
      <w:r w:rsidDel="00000000" w:rsidR="00000000" w:rsidRPr="00000000">
        <w:commentReference w:id="689"/>
      </w:r>
      <w:r w:rsidDel="00000000" w:rsidR="00000000" w:rsidRPr="00000000">
        <w:rPr>
          <w:rtl w:val="0"/>
        </w:rPr>
        <w:t xml:space="preserve">, </w:t>
      </w:r>
      <w:commentRangeStart w:id="690"/>
      <w:r w:rsidDel="00000000" w:rsidR="00000000" w:rsidRPr="00000000">
        <w:rPr>
          <w:rtl w:val="0"/>
        </w:rPr>
        <w:t xml:space="preserve">Negron-Juarez et al. 2020</w:t>
      </w:r>
      <w:commentRangeEnd w:id="690"/>
      <w:r w:rsidDel="00000000" w:rsidR="00000000" w:rsidRPr="00000000">
        <w:commentReference w:id="690"/>
      </w:r>
      <w:r w:rsidDel="00000000" w:rsidR="00000000" w:rsidRPr="00000000">
        <w:rPr>
          <w:rtl w:val="0"/>
        </w:rPr>
        <w:t xml:space="preserve">), and we are now in a time in which ecological processes in diverse ecosystems driving energy, water, carbon and nutrient cycling on Earth must be accounted for (</w:t>
      </w:r>
      <w:commentRangeStart w:id="691"/>
      <w:r w:rsidDel="00000000" w:rsidR="00000000" w:rsidRPr="00000000">
        <w:rPr>
          <w:rtl w:val="0"/>
        </w:rPr>
        <w:t xml:space="preserve">Bonan et al. 2024</w:t>
      </w:r>
      <w:commentRangeEnd w:id="691"/>
      <w:r w:rsidDel="00000000" w:rsidR="00000000" w:rsidRPr="00000000">
        <w:commentReference w:id="691"/>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(1) process-based vegetation demography models such as ED2 (</w:t>
      </w:r>
      <w:commentRangeStart w:id="692"/>
      <w:r w:rsidDel="00000000" w:rsidR="00000000" w:rsidRPr="00000000">
        <w:rPr>
          <w:rtl w:val="0"/>
        </w:rPr>
        <w:t xml:space="preserve">Antonarakis et al. 2014</w:t>
      </w:r>
      <w:commentRangeEnd w:id="692"/>
      <w:r w:rsidDel="00000000" w:rsidR="00000000" w:rsidRPr="00000000">
        <w:commentReference w:id="692"/>
      </w:r>
      <w:r w:rsidDel="00000000" w:rsidR="00000000" w:rsidRPr="00000000">
        <w:rPr>
          <w:rtl w:val="0"/>
        </w:rPr>
        <w:t xml:space="preserve">; </w:t>
      </w:r>
      <w:commentRangeStart w:id="693"/>
      <w:r w:rsidDel="00000000" w:rsidR="00000000" w:rsidRPr="00000000">
        <w:rPr>
          <w:rtl w:val="0"/>
        </w:rPr>
        <w:t xml:space="preserve">Longo et al. 2020</w:t>
      </w:r>
      <w:commentRangeEnd w:id="693"/>
      <w:r w:rsidDel="00000000" w:rsidR="00000000" w:rsidRPr="00000000">
        <w:commentReference w:id="693"/>
      </w:r>
      <w:r w:rsidDel="00000000" w:rsidR="00000000" w:rsidRPr="00000000">
        <w:rPr>
          <w:rtl w:val="0"/>
        </w:rPr>
        <w:t xml:space="preserve">; </w:t>
      </w:r>
      <w:commentRangeStart w:id="694"/>
      <w:r w:rsidDel="00000000" w:rsidR="00000000" w:rsidRPr="00000000">
        <w:rPr>
          <w:rtl w:val="0"/>
        </w:rPr>
        <w:t xml:space="preserve">Schneider et al. 2023</w:t>
      </w:r>
      <w:commentRangeEnd w:id="694"/>
      <w:r w:rsidDel="00000000" w:rsidR="00000000" w:rsidRPr="00000000">
        <w:commentReference w:id="694"/>
      </w:r>
      <w:r w:rsidDel="00000000" w:rsidR="00000000" w:rsidRPr="00000000">
        <w:rPr>
          <w:rtl w:val="0"/>
        </w:rPr>
        <w:t xml:space="preserve">), ED (</w:t>
      </w:r>
      <w:commentRangeStart w:id="695"/>
      <w:r w:rsidDel="00000000" w:rsidR="00000000" w:rsidRPr="00000000">
        <w:rPr>
          <w:rtl w:val="0"/>
        </w:rPr>
        <w:t xml:space="preserve">Hurtt et al. 2004</w:t>
      </w:r>
      <w:commentRangeEnd w:id="695"/>
      <w:r w:rsidDel="00000000" w:rsidR="00000000" w:rsidRPr="00000000">
        <w:commentReference w:id="695"/>
      </w:r>
      <w:r w:rsidDel="00000000" w:rsidR="00000000" w:rsidRPr="00000000">
        <w:rPr>
          <w:rtl w:val="0"/>
        </w:rPr>
        <w:t xml:space="preserve">; </w:t>
      </w:r>
      <w:commentRangeStart w:id="696"/>
      <w:r w:rsidDel="00000000" w:rsidR="00000000" w:rsidRPr="00000000">
        <w:rPr>
          <w:rtl w:val="0"/>
        </w:rPr>
        <w:t xml:space="preserve">Ma et al. 2023</w:t>
      </w:r>
      <w:commentRangeEnd w:id="696"/>
      <w:r w:rsidDel="00000000" w:rsidR="00000000" w:rsidRPr="00000000">
        <w:commentReference w:id="696"/>
      </w:r>
      <w:r w:rsidDel="00000000" w:rsidR="00000000" w:rsidRPr="00000000">
        <w:rPr>
          <w:rtl w:val="0"/>
        </w:rPr>
        <w:t xml:space="preserve">) and FATES (</w:t>
      </w:r>
      <w:commentRangeStart w:id="697"/>
      <w:r w:rsidDel="00000000" w:rsidR="00000000" w:rsidRPr="00000000">
        <w:rPr>
          <w:rtl w:val="0"/>
        </w:rPr>
        <w:t xml:space="preserve">Negrón-Juárez et al. 2020</w:t>
      </w:r>
      <w:commentRangeEnd w:id="697"/>
      <w:r w:rsidDel="00000000" w:rsidR="00000000" w:rsidRPr="00000000">
        <w:commentReference w:id="697"/>
      </w:r>
      <w:r w:rsidDel="00000000" w:rsidR="00000000" w:rsidRPr="00000000">
        <w:rPr>
          <w:rtl w:val="0"/>
        </w:rPr>
        <w:t xml:space="preserve">), (2) data-driven hybrid models that solve processes with a strong data assimilation approach such as CARDAMOM (</w:t>
      </w:r>
      <w:commentRangeStart w:id="698"/>
      <w:r w:rsidDel="00000000" w:rsidR="00000000" w:rsidRPr="00000000">
        <w:rPr>
          <w:rtl w:val="0"/>
        </w:rPr>
        <w:t xml:space="preserve">Bloom et al. 2016</w:t>
      </w:r>
      <w:commentRangeEnd w:id="698"/>
      <w:r w:rsidDel="00000000" w:rsidR="00000000" w:rsidRPr="00000000">
        <w:commentReference w:id="698"/>
      </w:r>
      <w:r w:rsidDel="00000000" w:rsidR="00000000" w:rsidRPr="00000000">
        <w:rPr>
          <w:rtl w:val="0"/>
        </w:rPr>
        <w:t xml:space="preserve">, </w:t>
      </w:r>
      <w:commentRangeStart w:id="699"/>
      <w:r w:rsidDel="00000000" w:rsidR="00000000" w:rsidRPr="00000000">
        <w:rPr>
          <w:rtl w:val="0"/>
        </w:rPr>
        <w:t xml:space="preserve">2020</w:t>
      </w:r>
      <w:commentRangeEnd w:id="699"/>
      <w:r w:rsidDel="00000000" w:rsidR="00000000" w:rsidRPr="00000000">
        <w:commentReference w:id="699"/>
      </w:r>
      <w:r w:rsidDel="00000000" w:rsidR="00000000" w:rsidRPr="00000000">
        <w:rPr>
          <w:rtl w:val="0"/>
        </w:rPr>
        <w:t xml:space="preserve">) and CliMA (</w:t>
      </w:r>
      <w:commentRangeStart w:id="700"/>
      <w:r w:rsidDel="00000000" w:rsidR="00000000" w:rsidRPr="00000000">
        <w:rPr>
          <w:rtl w:val="0"/>
        </w:rPr>
        <w:t xml:space="preserve">Braghiere et al. 2023</w:t>
      </w:r>
      <w:commentRangeEnd w:id="700"/>
      <w:r w:rsidDel="00000000" w:rsidR="00000000" w:rsidRPr="00000000">
        <w:commentReference w:id="700"/>
      </w:r>
      <w:r w:rsidDel="00000000" w:rsidR="00000000" w:rsidRPr="00000000">
        <w:rPr>
          <w:rtl w:val="0"/>
        </w:rPr>
        <w:t xml:space="preserve">; </w:t>
      </w:r>
      <w:commentRangeStart w:id="701"/>
      <w:r w:rsidDel="00000000" w:rsidR="00000000" w:rsidRPr="00000000">
        <w:rPr>
          <w:rtl w:val="0"/>
        </w:rPr>
        <w:t xml:space="preserve">Wang et al. 2023</w:t>
      </w:r>
      <w:commentRangeEnd w:id="701"/>
      <w:r w:rsidDel="00000000" w:rsidR="00000000" w:rsidRPr="00000000">
        <w:commentReference w:id="701"/>
      </w:r>
      <w:r w:rsidDel="00000000" w:rsidR="00000000" w:rsidRPr="00000000">
        <w:rPr>
          <w:rtl w:val="0"/>
        </w:rPr>
        <w:t xml:space="preserve">), (3) top-down inverse modeling approaches that link column measurements with fluxes through atmospheric transport models such as CarbonTracker (</w:t>
      </w:r>
      <w:commentRangeStart w:id="702"/>
      <w:r w:rsidDel="00000000" w:rsidR="00000000" w:rsidRPr="00000000">
        <w:rPr>
          <w:rtl w:val="0"/>
        </w:rPr>
        <w:t xml:space="preserve">Peters et al. 2007</w:t>
      </w:r>
      <w:commentRangeEnd w:id="702"/>
      <w:r w:rsidDel="00000000" w:rsidR="00000000" w:rsidRPr="00000000">
        <w:commentReference w:id="702"/>
      </w:r>
      <w:r w:rsidDel="00000000" w:rsidR="00000000" w:rsidRPr="00000000">
        <w:rPr>
          <w:rtl w:val="0"/>
        </w:rPr>
        <w:t xml:space="preserve">) and CMS-Flux (</w:t>
      </w:r>
      <w:commentRangeStart w:id="703"/>
      <w:r w:rsidDel="00000000" w:rsidR="00000000" w:rsidRPr="00000000">
        <w:rPr>
          <w:rtl w:val="0"/>
        </w:rPr>
        <w:t xml:space="preserve">Liu et al. 2020</w:t>
      </w:r>
      <w:commentRangeEnd w:id="703"/>
      <w:r w:rsidDel="00000000" w:rsidR="00000000" w:rsidRPr="00000000">
        <w:commentReference w:id="703"/>
      </w:r>
      <w:r w:rsidDel="00000000" w:rsidR="00000000" w:rsidRPr="00000000">
        <w:rPr>
          <w:rtl w:val="0"/>
        </w:rPr>
        <w:t xml:space="preserve">), and (4) models that are based on Artificial Intelligence and machine learning (Schneider et al., 2017; Reichstein et al., 2019; </w:t>
      </w:r>
      <w:commentRangeStart w:id="704"/>
      <w:commentRangeStart w:id="705"/>
      <w:commentRangeStart w:id="706"/>
      <w:r w:rsidDel="00000000" w:rsidR="00000000" w:rsidRPr="00000000">
        <w:rPr>
          <w:rtl w:val="0"/>
        </w:rPr>
        <w:t xml:space="preserve">Eyring et al. 2024</w:t>
      </w:r>
      <w:commentRangeEnd w:id="704"/>
      <w:r w:rsidDel="00000000" w:rsidR="00000000" w:rsidRPr="00000000">
        <w:commentReference w:id="704"/>
      </w:r>
      <w:commentRangeEnd w:id="705"/>
      <w:r w:rsidDel="00000000" w:rsidR="00000000" w:rsidRPr="00000000">
        <w:commentReference w:id="705"/>
      </w:r>
      <w:commentRangeEnd w:id="706"/>
      <w:r w:rsidDel="00000000" w:rsidR="00000000" w:rsidRPr="00000000">
        <w:commentReference w:id="706"/>
      </w:r>
      <w:r w:rsidDel="00000000" w:rsidR="00000000" w:rsidRPr="00000000">
        <w:rPr>
          <w:rtl w:val="0"/>
        </w:rPr>
        <w:t xml:space="preserve">). We already identified several opportunities for which models can be used to investigate processes relevant to PANGEA to help answer the key research questions (</w:t>
      </w:r>
      <w:r w:rsidDel="00000000" w:rsidR="00000000" w:rsidRPr="00000000">
        <w:rPr>
          <w:highlight w:val="yellow"/>
          <w:rtl w:val="0"/>
        </w:rPr>
        <w:t xml:space="preserve">Table XX</w:t>
      </w:r>
      <w:r w:rsidDel="00000000" w:rsidR="00000000" w:rsidRPr="00000000">
        <w:rPr>
          <w:rtl w:val="0"/>
        </w:rPr>
        <w:t xml:space="preserve">). The data collected by PANGEA will allow further advancing both the representation of processes relevant to tropical forests under a changing Earth (</w:t>
      </w:r>
      <w:r w:rsidDel="00000000" w:rsidR="00000000" w:rsidRPr="00000000">
        <w:rPr>
          <w:highlight w:val="yellow"/>
          <w:rtl w:val="0"/>
        </w:rPr>
        <w:t xml:space="preserve">Fig. XX</w:t>
      </w:r>
      <w:r w:rsidDel="00000000" w:rsidR="00000000" w:rsidRPr="00000000">
        <w:rPr>
          <w:rtl w:val="0"/>
        </w:rPr>
        <w:t xml:space="preserve">) and methods to integrate between remote sensing and models in the upcoming years. </w:t>
      </w:r>
      <w:r w:rsidDel="00000000" w:rsidR="00000000" w:rsidRPr="00000000">
        <w:rPr>
          <w:rtl w:val="0"/>
        </w:rPr>
      </w:r>
    </w:p>
    <w:p w:rsidR="00000000" w:rsidDel="00000000" w:rsidP="00000000" w:rsidRDefault="00000000" w:rsidRPr="00000000" w14:paraId="00000451">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4"/>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121.6666666666667"/>
        <w:gridCol w:w="1121.6666666666667"/>
        <w:gridCol w:w="1121.6666666666667"/>
        <w:gridCol w:w="1121.6666666666667"/>
        <w:gridCol w:w="1121.6666666666667"/>
        <w:gridCol w:w="1121.6666666666667"/>
        <w:tblGridChange w:id="0">
          <w:tblGrid>
            <w:gridCol w:w="2540"/>
            <w:gridCol w:w="1121.6666666666667"/>
            <w:gridCol w:w="1121.6666666666667"/>
            <w:gridCol w:w="1121.6666666666667"/>
            <w:gridCol w:w="1121.6666666666667"/>
            <w:gridCol w:w="1121.6666666666667"/>
            <w:gridCol w:w="11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452">
            <w:pPr>
              <w:spacing w:after="40" w:line="240" w:lineRule="auto"/>
              <w:rPr>
                <w:rFonts w:ascii="Avenir" w:cs="Avenir" w:eastAsia="Avenir" w:hAnsi="Avenir"/>
                <w:sz w:val="20"/>
                <w:szCs w:val="20"/>
              </w:rPr>
            </w:pPr>
            <w:commentRangeStart w:id="707"/>
            <w:r w:rsidDel="00000000" w:rsidR="00000000" w:rsidRPr="00000000">
              <w:rPr>
                <w:rFonts w:ascii="Avenir" w:cs="Avenir" w:eastAsia="Avenir" w:hAnsi="Avenir"/>
                <w:b w:val="1"/>
                <w:sz w:val="20"/>
                <w:szCs w:val="20"/>
                <w:rtl w:val="0"/>
              </w:rPr>
              <w:t xml:space="preserve">Table A2</w:t>
            </w:r>
            <w:commentRangeEnd w:id="707"/>
            <w:r w:rsidDel="00000000" w:rsidR="00000000" w:rsidRPr="00000000">
              <w:commentReference w:id="707"/>
            </w:r>
            <w:r w:rsidDel="00000000" w:rsidR="00000000" w:rsidRPr="00000000">
              <w:rPr>
                <w:rFonts w:ascii="Avenir" w:cs="Avenir" w:eastAsia="Avenir" w:hAnsi="Avenir"/>
                <w:b w:val="1"/>
                <w:sz w:val="20"/>
                <w:szCs w:val="20"/>
                <w:rtl w:val="0"/>
              </w:rPr>
              <w:t xml:space="preserve">. Modeling Traceability Matrix. </w:t>
            </w:r>
            <w:r w:rsidDel="00000000" w:rsidR="00000000" w:rsidRPr="00000000">
              <w:rPr>
                <w:rtl w:val="0"/>
              </w:rPr>
            </w:r>
          </w:p>
        </w:tc>
      </w:tr>
    </w:tbl>
    <w:p w:rsidR="00000000" w:rsidDel="00000000" w:rsidP="00000000" w:rsidRDefault="00000000" w:rsidRPr="00000000" w14:paraId="00000459">
      <w:pPr>
        <w:spacing w:after="80" w:before="80" w:line="240" w:lineRule="auto"/>
        <w:ind w:left="0" w:firstLine="0"/>
        <w:rPr>
          <w:rFonts w:ascii="Times New Roman" w:cs="Times New Roman" w:eastAsia="Times New Roman" w:hAnsi="Times New Roman"/>
          <w:sz w:val="21"/>
          <w:szCs w:val="21"/>
        </w:rPr>
      </w:pPr>
      <w:r w:rsidDel="00000000" w:rsidR="00000000" w:rsidRPr="00000000">
        <w:rPr>
          <w:rtl w:val="0"/>
        </w:rPr>
      </w:r>
    </w:p>
    <w:tbl>
      <w:tblPr>
        <w:tblStyle w:val="Table5"/>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960"/>
        <w:gridCol w:w="1470"/>
        <w:gridCol w:w="1230"/>
        <w:gridCol w:w="1530"/>
        <w:gridCol w:w="1440"/>
        <w:gridCol w:w="1095"/>
        <w:tblGridChange w:id="0">
          <w:tblGrid>
            <w:gridCol w:w="1590"/>
            <w:gridCol w:w="960"/>
            <w:gridCol w:w="1470"/>
            <w:gridCol w:w="1230"/>
            <w:gridCol w:w="1530"/>
            <w:gridCol w:w="1440"/>
            <w:gridCol w:w="1095"/>
          </w:tblGrid>
        </w:tblGridChange>
      </w:tblGrid>
      <w:tr>
        <w:trPr>
          <w:cantSplit w:val="0"/>
          <w:trHeight w:val="460" w:hRule="atLeast"/>
          <w:tblHeader w:val="0"/>
        </w:trPr>
        <w:tc>
          <w:tcPr>
            <w:vMerge w:val="restart"/>
            <w:shd w:fill="5b9bd5" w:val="clear"/>
            <w:vAlign w:val="center"/>
          </w:tcPr>
          <w:p w:rsidR="00000000" w:rsidDel="00000000" w:rsidP="00000000" w:rsidRDefault="00000000" w:rsidRPr="00000000" w14:paraId="0000045A">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Process</w:t>
            </w:r>
          </w:p>
        </w:tc>
        <w:tc>
          <w:tcPr>
            <w:gridSpan w:val="3"/>
            <w:shd w:fill="5b9bd5" w:val="clear"/>
            <w:vAlign w:val="center"/>
          </w:tcPr>
          <w:p w:rsidR="00000000" w:rsidDel="00000000" w:rsidP="00000000" w:rsidRDefault="00000000" w:rsidRPr="00000000" w14:paraId="0000045B">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Model</w:t>
            </w:r>
          </w:p>
        </w:tc>
        <w:tc>
          <w:tcPr>
            <w:gridSpan w:val="2"/>
            <w:shd w:fill="5b9bd5" w:val="clear"/>
            <w:vAlign w:val="center"/>
          </w:tcPr>
          <w:p w:rsidR="00000000" w:rsidDel="00000000" w:rsidP="00000000" w:rsidRDefault="00000000" w:rsidRPr="00000000" w14:paraId="0000045E">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Data–Model integration opportunities</w:t>
            </w:r>
          </w:p>
        </w:tc>
        <w:tc>
          <w:tcPr>
            <w:vMerge w:val="restart"/>
            <w:shd w:fill="5b9bd5" w:val="clear"/>
            <w:vAlign w:val="center"/>
          </w:tcPr>
          <w:p w:rsidR="00000000" w:rsidDel="00000000" w:rsidP="00000000" w:rsidRDefault="00000000" w:rsidRPr="00000000" w14:paraId="00000460">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Questions Addressed</w:t>
            </w:r>
          </w:p>
        </w:tc>
      </w:tr>
      <w:tr>
        <w:trPr>
          <w:cantSplit w:val="0"/>
          <w:trHeight w:val="258" w:hRule="atLeast"/>
          <w:tblHeader w:val="0"/>
        </w:trPr>
        <w:tc>
          <w:tcPr>
            <w:vMerge w:val="continue"/>
            <w:shd w:fill="5b9bd5" w:val="clear"/>
            <w:vAlign w:val="center"/>
          </w:tcPr>
          <w:p w:rsidR="00000000" w:rsidDel="00000000" w:rsidP="00000000" w:rsidRDefault="00000000" w:rsidRPr="00000000" w14:paraId="00000461">
            <w:pPr>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462">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Class*</w:t>
            </w:r>
          </w:p>
        </w:tc>
        <w:tc>
          <w:tcPr>
            <w:shd w:fill="5b9bd5" w:val="clear"/>
            <w:vAlign w:val="center"/>
          </w:tcPr>
          <w:p w:rsidR="00000000" w:rsidDel="00000000" w:rsidP="00000000" w:rsidRDefault="00000000" w:rsidRPr="00000000" w14:paraId="00000463">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Examples</w:t>
            </w:r>
          </w:p>
          <w:p w:rsidR="00000000" w:rsidDel="00000000" w:rsidP="00000000" w:rsidRDefault="00000000" w:rsidRPr="00000000" w14:paraId="00000464">
            <w:pPr>
              <w:spacing w:after="40" w:line="240" w:lineRule="auto"/>
              <w:jc w:val="center"/>
              <w:rPr>
                <w:rFonts w:ascii="Avenir" w:cs="Avenir" w:eastAsia="Avenir" w:hAnsi="Avenir"/>
                <w:b w:val="1"/>
                <w:color w:val="ffffff"/>
                <w:sz w:val="16"/>
                <w:szCs w:val="16"/>
              </w:rPr>
            </w:pPr>
            <w:r w:rsidDel="00000000" w:rsidR="00000000" w:rsidRPr="00000000">
              <w:rPr>
                <w:rFonts w:ascii="Avenir" w:cs="Avenir" w:eastAsia="Avenir" w:hAnsi="Avenir"/>
                <w:b w:val="1"/>
                <w:color w:val="ffffff"/>
                <w:sz w:val="16"/>
                <w:szCs w:val="16"/>
                <w:rtl w:val="0"/>
              </w:rPr>
              <w:t xml:space="preserve">(not exhaustive)</w:t>
            </w:r>
          </w:p>
        </w:tc>
        <w:tc>
          <w:tcPr>
            <w:shd w:fill="5b9bd5" w:val="clear"/>
            <w:vAlign w:val="center"/>
          </w:tcPr>
          <w:p w:rsidR="00000000" w:rsidDel="00000000" w:rsidP="00000000" w:rsidRDefault="00000000" w:rsidRPr="00000000" w14:paraId="00000465">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Variables of interest</w:t>
            </w:r>
          </w:p>
        </w:tc>
        <w:tc>
          <w:tcPr>
            <w:shd w:fill="5b9bd5" w:val="clear"/>
            <w:vAlign w:val="center"/>
          </w:tcPr>
          <w:p w:rsidR="00000000" w:rsidDel="00000000" w:rsidP="00000000" w:rsidRDefault="00000000" w:rsidRPr="00000000" w14:paraId="00000466">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Remote sensing</w:t>
            </w:r>
          </w:p>
        </w:tc>
        <w:tc>
          <w:tcPr>
            <w:shd w:fill="5b9bd5" w:val="clear"/>
            <w:vAlign w:val="center"/>
          </w:tcPr>
          <w:p w:rsidR="00000000" w:rsidDel="00000000" w:rsidP="00000000" w:rsidRDefault="00000000" w:rsidRPr="00000000" w14:paraId="00000467">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Other data</w:t>
            </w:r>
          </w:p>
        </w:tc>
        <w:tc>
          <w:tcPr>
            <w:vMerge w:val="continue"/>
            <w:shd w:fill="5b9bd5" w:val="clear"/>
            <w:vAlign w:val="center"/>
          </w:tcPr>
          <w:p w:rsidR="00000000" w:rsidDel="00000000" w:rsidP="00000000" w:rsidRDefault="00000000" w:rsidRPr="00000000" w14:paraId="00000468">
            <w:pPr>
              <w:widowControl w:val="0"/>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469">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forest structure over time</w:t>
            </w:r>
            <w:r w:rsidDel="00000000" w:rsidR="00000000" w:rsidRPr="00000000">
              <w:rPr>
                <w:rtl w:val="0"/>
              </w:rPr>
            </w:r>
          </w:p>
        </w:tc>
        <w:tc>
          <w:tcPr>
            <w:vAlign w:val="center"/>
          </w:tcPr>
          <w:p w:rsidR="00000000" w:rsidDel="00000000" w:rsidP="00000000" w:rsidRDefault="00000000" w:rsidRPr="00000000" w14:paraId="0000046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46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 FATES</w:t>
            </w:r>
          </w:p>
        </w:tc>
        <w:tc>
          <w:tcPr>
            <w:vAlign w:val="center"/>
          </w:tcPr>
          <w:p w:rsidR="00000000" w:rsidDel="00000000" w:rsidP="00000000" w:rsidRDefault="00000000" w:rsidRPr="00000000" w14:paraId="0000046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profile</w:t>
            </w:r>
          </w:p>
        </w:tc>
        <w:tc>
          <w:tcPr>
            <w:vMerge w:val="restart"/>
            <w:vAlign w:val="center"/>
          </w:tcPr>
          <w:p w:rsidR="00000000" w:rsidDel="00000000" w:rsidP="00000000" w:rsidRDefault="00000000" w:rsidRPr="00000000" w14:paraId="0000046D">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w:t>
            </w:r>
          </w:p>
        </w:tc>
        <w:tc>
          <w:tcPr>
            <w:vMerge w:val="restart"/>
            <w:vAlign w:val="center"/>
          </w:tcPr>
          <w:p w:rsidR="00000000" w:rsidDel="00000000" w:rsidP="00000000" w:rsidRDefault="00000000" w:rsidRPr="00000000" w14:paraId="0000046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inventory</w:t>
            </w:r>
          </w:p>
        </w:tc>
        <w:tc>
          <w:tcPr>
            <w:vMerge w:val="restart"/>
            <w:vAlign w:val="center"/>
          </w:tcPr>
          <w:p w:rsidR="00000000" w:rsidDel="00000000" w:rsidP="00000000" w:rsidRDefault="00000000" w:rsidRPr="00000000" w14:paraId="0000046F">
            <w:pPr>
              <w:spacing w:line="228" w:lineRule="auto"/>
              <w:jc w:val="center"/>
              <w:rPr>
                <w:rFonts w:ascii="Avenir" w:cs="Avenir" w:eastAsia="Avenir" w:hAnsi="Avenir"/>
                <w:sz w:val="20"/>
                <w:szCs w:val="20"/>
              </w:rPr>
            </w:pPr>
            <w:commentRangeStart w:id="708"/>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commentRangeEnd w:id="708"/>
            <w:r w:rsidDel="00000000" w:rsidR="00000000" w:rsidRPr="00000000">
              <w:commentReference w:id="708"/>
            </w: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470">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7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47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 FATES</w:t>
            </w:r>
          </w:p>
        </w:tc>
        <w:tc>
          <w:tcPr>
            <w:vAlign w:val="center"/>
          </w:tcPr>
          <w:p w:rsidR="00000000" w:rsidDel="00000000" w:rsidP="00000000" w:rsidRDefault="00000000" w:rsidRPr="00000000" w14:paraId="0000047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Total LAI</w:t>
            </w:r>
          </w:p>
        </w:tc>
        <w:tc>
          <w:tcPr>
            <w:vMerge w:val="continue"/>
            <w:vAlign w:val="center"/>
          </w:tcPr>
          <w:p w:rsidR="00000000" w:rsidDel="00000000" w:rsidP="00000000" w:rsidRDefault="00000000" w:rsidRPr="00000000" w14:paraId="00000474">
            <w:pPr>
              <w:spacing w:after="0" w:before="0" w:line="240" w:lineRule="auto"/>
              <w:ind w:left="0" w:firstLine="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475">
            <w:pPr>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476">
            <w:pPr>
              <w:spacing w:after="0" w:before="0" w:line="240" w:lineRule="auto"/>
              <w:ind w:left="0" w:firstLine="0"/>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477">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carbon fluxes</w:t>
            </w:r>
          </w:p>
        </w:tc>
        <w:tc>
          <w:tcPr>
            <w:vAlign w:val="center"/>
          </w:tcPr>
          <w:p w:rsidR="00000000" w:rsidDel="00000000" w:rsidP="00000000" w:rsidRDefault="00000000" w:rsidRPr="00000000" w14:paraId="0000047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47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ED2,FATES,</w:t>
            </w:r>
          </w:p>
          <w:p w:rsidR="00000000" w:rsidDel="00000000" w:rsidP="00000000" w:rsidRDefault="00000000" w:rsidRPr="00000000" w14:paraId="0000047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CLM,ELM, etc</w:t>
            </w:r>
          </w:p>
        </w:tc>
        <w:tc>
          <w:tcPr>
            <w:vAlign w:val="center"/>
          </w:tcPr>
          <w:p w:rsidR="00000000" w:rsidDel="00000000" w:rsidP="00000000" w:rsidRDefault="00000000" w:rsidRPr="00000000" w14:paraId="0000047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47C">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fAPAR</w:t>
            </w:r>
          </w:p>
        </w:tc>
        <w:tc>
          <w:tcPr>
            <w:vAlign w:val="center"/>
          </w:tcPr>
          <w:p w:rsidR="00000000" w:rsidDel="00000000" w:rsidP="00000000" w:rsidRDefault="00000000" w:rsidRPr="00000000" w14:paraId="0000047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47E">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47F">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8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HM</w:t>
            </w:r>
          </w:p>
        </w:tc>
        <w:tc>
          <w:tcPr>
            <w:vAlign w:val="center"/>
          </w:tcPr>
          <w:p w:rsidR="00000000" w:rsidDel="00000000" w:rsidP="00000000" w:rsidRDefault="00000000" w:rsidRPr="00000000" w14:paraId="0000048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CARDAMOM, CliMA</w:t>
            </w:r>
          </w:p>
        </w:tc>
        <w:tc>
          <w:tcPr>
            <w:vAlign w:val="center"/>
          </w:tcPr>
          <w:p w:rsidR="00000000" w:rsidDel="00000000" w:rsidP="00000000" w:rsidRDefault="00000000" w:rsidRPr="00000000" w14:paraId="0000048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483">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XCO2</w:t>
            </w:r>
          </w:p>
        </w:tc>
        <w:tc>
          <w:tcPr>
            <w:vAlign w:val="center"/>
          </w:tcPr>
          <w:p w:rsidR="00000000" w:rsidDel="00000000" w:rsidP="00000000" w:rsidRDefault="00000000" w:rsidRPr="00000000" w14:paraId="0000048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485">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486">
            <w:pPr>
              <w:spacing w:after="0" w:before="0" w:line="240" w:lineRule="auto"/>
              <w:ind w:left="0" w:firstLine="0"/>
              <w:rPr>
                <w:rFonts w:ascii="Avenir" w:cs="Avenir" w:eastAsia="Avenir" w:hAnsi="Avenir"/>
                <w:sz w:val="20"/>
                <w:szCs w:val="20"/>
                <w:highlight w:val="yellow"/>
              </w:rPr>
            </w:pPr>
            <w:r w:rsidDel="00000000" w:rsidR="00000000" w:rsidRPr="00000000">
              <w:rPr>
                <w:rFonts w:ascii="Avenir" w:cs="Avenir" w:eastAsia="Avenir" w:hAnsi="Avenir"/>
                <w:sz w:val="20"/>
                <w:szCs w:val="20"/>
                <w:highlight w:val="yellow"/>
                <w:rtl w:val="0"/>
              </w:rPr>
              <w:t xml:space="preserve">TBC …</w:t>
            </w:r>
          </w:p>
        </w:tc>
        <w:tc>
          <w:tcPr>
            <w:vAlign w:val="center"/>
          </w:tcPr>
          <w:p w:rsidR="00000000" w:rsidDel="00000000" w:rsidP="00000000" w:rsidRDefault="00000000" w:rsidRPr="00000000" w14:paraId="00000487">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88">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89">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8A">
            <w:pPr>
              <w:spacing w:line="228"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8B">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8C">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7"/>
            <w:vAlign w:val="center"/>
          </w:tcPr>
          <w:p w:rsidR="00000000" w:rsidDel="00000000" w:rsidP="00000000" w:rsidRDefault="00000000" w:rsidRPr="00000000" w14:paraId="0000048D">
            <w:pPr>
              <w:spacing w:line="228" w:lineRule="auto"/>
              <w:ind w:left="-2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 PB: Process-based terrestrial biosphere models; HM: Data-driven hybrid models; TD: top-down models; AI: Models based on Artificial Intelligence Machine Learning</w:t>
            </w:r>
          </w:p>
        </w:tc>
      </w:tr>
    </w:tbl>
    <w:p w:rsidR="00000000" w:rsidDel="00000000" w:rsidP="00000000" w:rsidRDefault="00000000" w:rsidRPr="00000000" w14:paraId="00000494">
      <w:pPr>
        <w:spacing w:after="20" w:before="20" w:line="220" w:lineRule="auto"/>
        <w:rPr/>
      </w:pPr>
      <w:r w:rsidDel="00000000" w:rsidR="00000000" w:rsidRPr="00000000">
        <w:rPr>
          <w:rtl w:val="0"/>
        </w:rPr>
      </w:r>
    </w:p>
    <w:p w:rsidR="00000000" w:rsidDel="00000000" w:rsidP="00000000" w:rsidRDefault="00000000" w:rsidRPr="00000000" w14:paraId="00000495">
      <w:pPr>
        <w:rPr>
          <w:ins w:author="Yanlei Feng" w:id="40" w:date="2024-09-16T15:59:58Z"/>
        </w:rPr>
      </w:pPr>
      <w:ins w:author="Yanlei Feng" w:id="40" w:date="2024-09-16T15:59:58Z">
        <w:r w:rsidDel="00000000" w:rsidR="00000000" w:rsidRPr="00000000">
          <w:rPr>
            <w:rtl w:val="0"/>
          </w:rPr>
          <w:t xml:space="preserve">Modify this table into a sweet and short version with model type, model examples, target science questions</w:t>
        </w:r>
      </w:ins>
    </w:p>
    <w:p w:rsidR="00000000" w:rsidDel="00000000" w:rsidP="00000000" w:rsidRDefault="00000000" w:rsidRPr="00000000" w14:paraId="00000496">
      <w:pPr>
        <w:rPr>
          <w:ins w:author="Yanlei Feng" w:id="40" w:date="2024-09-16T15:59:58Z"/>
        </w:rPr>
      </w:pPr>
      <w:ins w:author="Yanlei Feng" w:id="40" w:date="2024-09-16T15:59:58Z">
        <w:r w:rsidDel="00000000" w:rsidR="00000000" w:rsidRPr="00000000">
          <w:rPr>
            <w:rtl w:val="0"/>
          </w:rPr>
        </w:r>
      </w:ins>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numPr>
          <w:ilvl w:val="0"/>
          <w:numId w:val="35"/>
        </w:numPr>
        <w:ind w:left="720" w:hanging="360"/>
        <w:rPr>
          <w:color w:val="ff0000"/>
        </w:rPr>
      </w:pPr>
      <w:r w:rsidDel="00000000" w:rsidR="00000000" w:rsidRPr="00000000">
        <w:rPr>
          <w:color w:val="ff0000"/>
          <w:rtl w:val="0"/>
        </w:rPr>
        <w:t xml:space="preserve">Highlight</w:t>
      </w:r>
      <w:r w:rsidDel="00000000" w:rsidR="00000000" w:rsidRPr="00000000">
        <w:rPr>
          <w:color w:val="ff0000"/>
          <w:rtl w:val="0"/>
        </w:rPr>
        <w:t xml:space="preserve"> that the model activities will be closely coordinated with the science themes throughout the duration of PANGEA. Highlight examples from direct potential applications of models to address the scientific questions in the PANGEA Science Themes (e.g., pick one direct case for each of the themes). Also highlight how models will help integrate questions across the science themes. </w:t>
      </w:r>
      <w:commentRangeStart w:id="709"/>
      <w:r w:rsidDel="00000000" w:rsidR="00000000" w:rsidRPr="00000000">
        <w:rPr>
          <w:color w:val="ff0000"/>
          <w:rtl w:val="0"/>
        </w:rPr>
        <w:t xml:space="preserve">Bonan et al. (2024)</w:t>
      </w:r>
      <w:commentRangeEnd w:id="709"/>
      <w:r w:rsidDel="00000000" w:rsidR="00000000" w:rsidRPr="00000000">
        <w:commentReference w:id="709"/>
      </w:r>
      <w:r w:rsidDel="00000000" w:rsidR="00000000" w:rsidRPr="00000000">
        <w:rPr>
          <w:color w:val="ff0000"/>
          <w:rtl w:val="0"/>
        </w:rPr>
        <w:t xml:space="preserve"> </w:t>
      </w:r>
      <w:commentRangeStart w:id="710"/>
      <w:r w:rsidDel="00000000" w:rsidR="00000000" w:rsidRPr="00000000">
        <w:rPr>
          <w:color w:val="ff0000"/>
          <w:shd w:fill="ffd966" w:val="clear"/>
          <w:rtl w:val="0"/>
        </w:rPr>
        <w:t xml:space="preserve">figure 7</w:t>
      </w:r>
      <w:commentRangeEnd w:id="710"/>
      <w:r w:rsidDel="00000000" w:rsidR="00000000" w:rsidRPr="00000000">
        <w:commentReference w:id="710"/>
      </w:r>
      <w:r w:rsidDel="00000000" w:rsidR="00000000" w:rsidRPr="00000000">
        <w:rPr>
          <w:color w:val="ff0000"/>
          <w:rtl w:val="0"/>
        </w:rPr>
        <w:t xml:space="preserve"> may be a good conceptual figure, though it somewhat overlaps with the PANGEA figure. [Marcos; Félicien, Renato, Yanlei, César]</w:t>
      </w:r>
    </w:p>
    <w:p w:rsidR="00000000" w:rsidDel="00000000" w:rsidP="00000000" w:rsidRDefault="00000000" w:rsidRPr="00000000" w14:paraId="00000499">
      <w:pPr>
        <w:rPr>
          <w:color w:val="ff0000"/>
        </w:rPr>
      </w:pPr>
      <w:r w:rsidDel="00000000" w:rsidR="00000000" w:rsidRPr="00000000">
        <w:rPr>
          <w:rtl w:val="0"/>
        </w:rPr>
      </w:r>
    </w:p>
    <w:p w:rsidR="00000000" w:rsidDel="00000000" w:rsidP="00000000" w:rsidRDefault="00000000" w:rsidRPr="00000000" w14:paraId="0000049A">
      <w:pPr>
        <w:numPr>
          <w:ilvl w:val="0"/>
          <w:numId w:val="35"/>
        </w:numPr>
        <w:ind w:left="720" w:hanging="360"/>
        <w:rPr>
          <w:color w:val="ff0000"/>
          <w:rPrChange w:author="Yanlei Feng" w:id="41" w:date="2024-09-16T17:42:34Z">
            <w:rPr>
              <w:color w:val="ff0000"/>
            </w:rPr>
          </w:rPrChange>
        </w:rPr>
        <w:pPrChange w:author="Yanlei Feng" w:id="0" w:date="2024-09-16T17:42:34Z">
          <w:pPr>
            <w:numPr>
              <w:ilvl w:val="0"/>
              <w:numId w:val="35"/>
            </w:numPr>
            <w:ind w:left="720" w:hanging="360"/>
          </w:pPr>
        </w:pPrChange>
      </w:pPr>
      <w:r w:rsidDel="00000000" w:rsidR="00000000" w:rsidRPr="00000000">
        <w:rPr>
          <w:color w:val="ff0000"/>
          <w:rtl w:val="0"/>
        </w:rPr>
        <w:t xml:space="preserve">Another paragraph that highlights how data synthesis activities will be coordinated with science themes.[Cesar, Yanlei]</w:t>
      </w:r>
    </w:p>
    <w:p w:rsidR="00000000" w:rsidDel="00000000" w:rsidP="00000000" w:rsidRDefault="00000000" w:rsidRPr="00000000" w14:paraId="0000049B">
      <w:pPr>
        <w:ind w:left="720" w:firstLine="0"/>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In PANGEA, data synthesis activities are integral to our scientific approach, facilitating the upscale of intensive site measurements to regional and pan-tropical scales. By measuring key variables at intensive sites and coupling these with high-quality ancillary data on environmental predictors (e.g. soil moisture, nutrient availability, plant functional traits), we can establish robust empirical relationships. These relationships can enable us to use statistical models to interpolate wall-to-wall variations in critical variables. For example, field-based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PANGEA will leverage multiple data synthesis approaches to enhance our understanding of tropical forest dynamics. </w:t>
      </w:r>
      <w:r w:rsidDel="00000000" w:rsidR="00000000" w:rsidRPr="00000000">
        <w:rPr>
          <w:rtl w:val="0"/>
        </w:rPr>
        <w:t xml:space="preserve">For example, we recognize the potential of AI/ML models for data </w:t>
      </w:r>
      <w:r w:rsidDel="00000000" w:rsidR="00000000" w:rsidRPr="00000000">
        <w:rPr>
          <w:rtl w:val="0"/>
        </w:rPr>
        <w:t xml:space="preserve">synthesis due to their robustness in handling non-linearities and interactions among predictors, which are particularly critical in the complex ecosystems of tropical forests dominated by multi-factorial processes. AI/ML can be further used to emulate process-based </w:t>
      </w:r>
      <w:commentRangeStart w:id="711"/>
      <w:r w:rsidDel="00000000" w:rsidR="00000000" w:rsidRPr="00000000">
        <w:rPr>
          <w:rtl w:val="0"/>
        </w:rPr>
        <w:t xml:space="preserve">model</w:t>
      </w:r>
      <w:commentRangeEnd w:id="711"/>
      <w:r w:rsidDel="00000000" w:rsidR="00000000" w:rsidRPr="00000000">
        <w:commentReference w:id="711"/>
      </w:r>
      <w:r w:rsidDel="00000000" w:rsidR="00000000" w:rsidRPr="00000000">
        <w:rPr>
          <w:rtl w:val="0"/>
        </w:rPr>
        <w:t xml:space="preserve">s and more efficiently explore models’ parametric </w:t>
      </w:r>
      <w:commentRangeStart w:id="712"/>
      <w:r w:rsidDel="00000000" w:rsidR="00000000" w:rsidRPr="00000000">
        <w:rPr>
          <w:rtl w:val="0"/>
        </w:rPr>
        <w:t xml:space="preserve">space</w:t>
      </w:r>
      <w:commentRangeEnd w:id="712"/>
      <w:r w:rsidDel="00000000" w:rsidR="00000000" w:rsidRPr="00000000">
        <w:commentReference w:id="712"/>
      </w:r>
      <w:r w:rsidDel="00000000" w:rsidR="00000000" w:rsidRPr="00000000">
        <w:rPr>
          <w:rtl w:val="0"/>
        </w:rPr>
        <w:t xml:space="preserve"> or run short/long-term </w:t>
      </w:r>
      <w:commentRangeStart w:id="713"/>
      <w:r w:rsidDel="00000000" w:rsidR="00000000" w:rsidRPr="00000000">
        <w:rPr>
          <w:rtl w:val="0"/>
        </w:rPr>
        <w:t xml:space="preserve">forecasting</w:t>
      </w:r>
      <w:commentRangeEnd w:id="713"/>
      <w:r w:rsidDel="00000000" w:rsidR="00000000" w:rsidRPr="00000000">
        <w:commentReference w:id="713"/>
      </w:r>
      <w:r w:rsidDel="00000000" w:rsidR="00000000" w:rsidRPr="00000000">
        <w:rPr>
          <w:rtl w:val="0"/>
        </w:rPr>
        <w:t xml:space="preserve">. </w:t>
      </w:r>
    </w:p>
    <w:p w:rsidR="00000000" w:rsidDel="00000000" w:rsidP="00000000" w:rsidRDefault="00000000" w:rsidRPr="00000000" w14:paraId="0000049F">
      <w:pPr>
        <w:rPr/>
      </w:pPr>
      <w:r w:rsidDel="00000000" w:rsidR="00000000" w:rsidRPr="00000000">
        <w:rPr>
          <w:rtl w:val="0"/>
        </w:rPr>
        <w:t xml:space="preserve">To improve the interpretability of these AI/ML models and to 'open the black box,' we advocate for several techniques known under the </w:t>
      </w:r>
      <w:r w:rsidDel="00000000" w:rsidR="00000000" w:rsidRPr="00000000">
        <w:rPr>
          <w:rtl w:val="0"/>
        </w:rPr>
        <w:t xml:space="preserve">explainable</w:t>
      </w:r>
      <w:r w:rsidDel="00000000" w:rsidR="00000000" w:rsidRPr="00000000">
        <w:rPr>
          <w:rtl w:val="0"/>
        </w:rPr>
        <w:t xml:space="preserve"> AI umbrella term such as Feature Importance Analysis, which quantifies and highlights the most influential factors driving the model's predictions. Partial Dependence Plots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Another powerful data synthesis technique is the </w:t>
      </w:r>
      <w:commentRangeStart w:id="714"/>
      <w:commentRangeStart w:id="715"/>
      <w:commentRangeStart w:id="716"/>
      <w:r w:rsidDel="00000000" w:rsidR="00000000" w:rsidRPr="00000000">
        <w:rPr>
          <w:rtl w:val="0"/>
        </w:rPr>
        <w:t xml:space="preserve">space-for-time</w:t>
      </w:r>
      <w:commentRangeEnd w:id="714"/>
      <w:r w:rsidDel="00000000" w:rsidR="00000000" w:rsidRPr="00000000">
        <w:commentReference w:id="714"/>
      </w:r>
      <w:commentRangeEnd w:id="715"/>
      <w:r w:rsidDel="00000000" w:rsidR="00000000" w:rsidRPr="00000000">
        <w:commentReference w:id="715"/>
      </w:r>
      <w:commentRangeEnd w:id="716"/>
      <w:r w:rsidDel="00000000" w:rsidR="00000000" w:rsidRPr="00000000">
        <w:commentReference w:id="716"/>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and used for constraining models as well </w:t>
      </w:r>
      <w:commentRangeStart w:id="717"/>
      <w:r w:rsidDel="00000000" w:rsidR="00000000" w:rsidRPr="00000000">
        <w:rPr>
          <w:rtl w:val="0"/>
        </w:rPr>
        <w:t xml:space="preserve">(Ma et al. 2017)</w:t>
      </w:r>
      <w:commentRangeEnd w:id="717"/>
      <w:r w:rsidDel="00000000" w:rsidR="00000000" w:rsidRPr="00000000">
        <w:commentReference w:id="717"/>
      </w:r>
      <w:r w:rsidDel="00000000" w:rsidR="00000000" w:rsidRPr="00000000">
        <w:rPr>
          <w:rtl w:val="0"/>
        </w:rPr>
        <w:t xml:space="preserve">.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commentRangeStart w:id="718"/>
      <w:commentRangeStart w:id="719"/>
      <w:commentRangeStart w:id="720"/>
      <w:r w:rsidDel="00000000" w:rsidR="00000000" w:rsidRPr="00000000">
        <w:rPr>
          <w:rtl w:val="0"/>
        </w:rPr>
        <w:t xml:space="preserve">Heinrich et al. 2021, Rappaport et al. 2018)</w:t>
      </w:r>
      <w:commentRangeEnd w:id="718"/>
      <w:r w:rsidDel="00000000" w:rsidR="00000000" w:rsidRPr="00000000">
        <w:commentReference w:id="718"/>
      </w:r>
      <w:commentRangeEnd w:id="719"/>
      <w:r w:rsidDel="00000000" w:rsidR="00000000" w:rsidRPr="00000000">
        <w:commentReference w:id="719"/>
      </w:r>
      <w:commentRangeEnd w:id="720"/>
      <w:r w:rsidDel="00000000" w:rsidR="00000000" w:rsidRPr="00000000">
        <w:commentReference w:id="720"/>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w:t>
      </w:r>
    </w:p>
    <w:p w:rsidR="00000000" w:rsidDel="00000000" w:rsidP="00000000" w:rsidRDefault="00000000" w:rsidRPr="00000000" w14:paraId="000004A2">
      <w:pPr>
        <w:pStyle w:val="Heading4"/>
        <w:rPr>
          <w:color w:val="ff0000"/>
        </w:rPr>
      </w:pPr>
      <w:bookmarkStart w:colFirst="0" w:colLast="0" w:name="_yl0rsrank7iw" w:id="37"/>
      <w:bookmarkEnd w:id="37"/>
      <w:r w:rsidDel="00000000" w:rsidR="00000000" w:rsidRPr="00000000">
        <w:rPr>
          <w:rtl w:val="0"/>
        </w:rPr>
        <w:t xml:space="preserve">6</w:t>
      </w:r>
      <w:r w:rsidDel="00000000" w:rsidR="00000000" w:rsidRPr="00000000">
        <w:rPr>
          <w:rtl w:val="0"/>
        </w:rPr>
        <w:t xml:space="preserve">.4.2 Coordination with other modeling and data integration comm</w:t>
      </w:r>
      <w:commentRangeStart w:id="721"/>
      <w:r w:rsidDel="00000000" w:rsidR="00000000" w:rsidRPr="00000000">
        <w:rPr>
          <w:rtl w:val="0"/>
        </w:rPr>
        <w:t xml:space="preserve">unities</w:t>
      </w:r>
      <w:commentRangeEnd w:id="721"/>
      <w:r w:rsidDel="00000000" w:rsidR="00000000" w:rsidRPr="00000000">
        <w:commentReference w:id="721"/>
      </w:r>
      <w:r w:rsidDel="00000000" w:rsidR="00000000" w:rsidRPr="00000000">
        <w:rPr>
          <w:rtl w:val="0"/>
        </w:rPr>
      </w:r>
    </w:p>
    <w:p w:rsidR="00000000" w:rsidDel="00000000" w:rsidP="00000000" w:rsidRDefault="00000000" w:rsidRPr="00000000" w14:paraId="000004A3">
      <w:pPr>
        <w:spacing w:after="240" w:lineRule="auto"/>
        <w:rPr/>
      </w:pPr>
      <w:r w:rsidDel="00000000" w:rsidR="00000000" w:rsidRPr="00000000">
        <w:rPr>
          <w:rtl w:val="0"/>
        </w:rPr>
        <w:t xml:space="preserve">Coordination with established modeling and data integration communities is crucial to extend the impact of PANGEA beyond field and satellite observations. One of the primary partnerships is with the International Land Model Benchmarking (ILAMB) project (Collier at al., 2018), where data collected through PANGEA can become new benchmarking datasets, crucial for model development. These datasets will be highly valuable for evaluating and improving models used in global efforts, including the land components of the Coupled Model Intercomparison Project (CMIP). This partnership will enhance the representation of tropical ecosystems in Earth system models by providing benchmarks specifically tailored to tropical forests, helping global models achieve higher accuracy in their predictions. Another key partner is NGEE-Tropics, which, while scheduled to sunset around the time PANGEA enters its most active phase, provides a rich foundation of knowledge, tools, and data. Leveraging the outputs from NGEE-Tropics during the transition phase will align methodologies and objectives, ensuring continuity in tropical forest research (REF).</w:t>
      </w:r>
    </w:p>
    <w:p w:rsidR="00000000" w:rsidDel="00000000" w:rsidP="00000000" w:rsidRDefault="00000000" w:rsidRPr="00000000" w14:paraId="000004A4">
      <w:pPr>
        <w:spacing w:after="240" w:before="240" w:lineRule="auto"/>
        <w:ind w:left="0" w:firstLine="0"/>
        <w:rPr/>
      </w:pPr>
      <w:r w:rsidDel="00000000" w:rsidR="00000000" w:rsidRPr="00000000">
        <w:rPr>
          <w:rtl w:val="0"/>
        </w:rPr>
        <w:t xml:space="preserve">Collaboration with the Global Modeling and Assimilation Office (GMAO) can provide PANGEA with advanced data assimilation techniques, facilitating the integration of field and satellite data into predictive models of tropical forest dynamics. GMAO’s established frameworks for atmospheric and land data assimilation could significantly enhance PANGEA’s capacity to model tropical forests under current and future climate scenarios (REF). The TRENDY project, which coordinates global carbon cycle simulations, represents another important partnership. PANGEA’s detailed site-specific data for tropical forests will be critical for improving the parameterization and performance of TRENDY models, particularly for regional carbon dynamics and fluxes in tropical biomes (</w:t>
      </w:r>
      <w:commentRangeStart w:id="722"/>
      <w:r w:rsidDel="00000000" w:rsidR="00000000" w:rsidRPr="00000000">
        <w:rPr>
          <w:rtl w:val="0"/>
        </w:rPr>
        <w:t xml:space="preserve">Sitch et al., 2024</w:t>
      </w:r>
      <w:commentRangeEnd w:id="722"/>
      <w:r w:rsidDel="00000000" w:rsidR="00000000" w:rsidRPr="00000000">
        <w:commentReference w:id="722"/>
      </w:r>
      <w:r w:rsidDel="00000000" w:rsidR="00000000" w:rsidRPr="00000000">
        <w:rPr>
          <w:rtl w:val="0"/>
        </w:rPr>
        <w:t xml:space="preserve">). Lastly, the CMIP initiative, a global leader in climate modeling, will benefit from PANGEA’s observations, especially in the context of improving the representation of tropical ecosystems. By coordinating with CMIP, PANGEA can ensure that its data and findings contribute to ongoing efforts to enhance land model performance and reduce uncertainties in projections of tropical forest responses to global change.</w:t>
      </w:r>
    </w:p>
    <w:p w:rsidR="00000000" w:rsidDel="00000000" w:rsidP="00000000" w:rsidRDefault="00000000" w:rsidRPr="00000000" w14:paraId="000004A5">
      <w:pPr>
        <w:spacing w:after="240" w:lineRule="auto"/>
        <w:rPr/>
      </w:pPr>
      <w:r w:rsidDel="00000000" w:rsidR="00000000" w:rsidRPr="00000000">
        <w:rPr>
          <w:rtl w:val="0"/>
        </w:rPr>
        <w:t xml:space="preserve">In addition to these well-established communities, PANGEA aims to collaborate with newer initiatives such as </w:t>
      </w:r>
      <w:r w:rsidDel="00000000" w:rsidR="00000000" w:rsidRPr="00000000">
        <w:rPr>
          <w:b w:val="1"/>
          <w:rtl w:val="0"/>
        </w:rPr>
        <w:t xml:space="preserve">Inverse modeling</w:t>
      </w:r>
      <w:r w:rsidDel="00000000" w:rsidR="00000000" w:rsidRPr="00000000">
        <w:rPr>
          <w:rtl w:val="0"/>
        </w:rPr>
        <w:t xml:space="preserve"> will also play a critical role in PANGEA’s coordination strategy, offering a framework for reconciling discrepancies between observed and simulated ecosystem fluxes. This technique will help assimilate large-scale satellite-derived datasets with field measurements, allowing for refined predictions of carbon and water dynamics in tropical biomes (</w:t>
      </w:r>
      <w:commentRangeStart w:id="723"/>
      <w:r w:rsidDel="00000000" w:rsidR="00000000" w:rsidRPr="00000000">
        <w:rPr>
          <w:rtl w:val="0"/>
        </w:rPr>
        <w:t xml:space="preserve">Liu et al., 2016</w:t>
      </w:r>
      <w:commentRangeEnd w:id="723"/>
      <w:r w:rsidDel="00000000" w:rsidR="00000000" w:rsidRPr="00000000">
        <w:commentReference w:id="723"/>
      </w:r>
      <w:r w:rsidDel="00000000" w:rsidR="00000000" w:rsidRPr="00000000">
        <w:rPr>
          <w:rtl w:val="0"/>
        </w:rPr>
        <w:t xml:space="preserve">).</w:t>
      </w:r>
    </w:p>
    <w:p w:rsidR="00000000" w:rsidDel="00000000" w:rsidP="00000000" w:rsidRDefault="00000000" w:rsidRPr="00000000" w14:paraId="000004A6">
      <w:pPr>
        <w:spacing w:after="240" w:before="240" w:lineRule="auto"/>
        <w:rPr/>
      </w:pPr>
      <w:r w:rsidDel="00000000" w:rsidR="00000000" w:rsidRPr="00000000">
        <w:rPr>
          <w:rtl w:val="0"/>
        </w:rPr>
        <w:t xml:space="preserve">Furthermore, PANGEA also aims to collaborate with innovative modeling efforts such as </w:t>
      </w:r>
      <w:r w:rsidDel="00000000" w:rsidR="00000000" w:rsidRPr="00000000">
        <w:rPr>
          <w:b w:val="1"/>
          <w:rtl w:val="0"/>
        </w:rPr>
        <w:t xml:space="preserve">CARDAMOM</w:t>
      </w:r>
      <w:r w:rsidDel="00000000" w:rsidR="00000000" w:rsidRPr="00000000">
        <w:rPr>
          <w:rtl w:val="0"/>
        </w:rPr>
        <w:t xml:space="preserve">, which combines satellite and ground-based observations for carbon cycle data assimilation and modeling (Bloom et al., 2020), and PEcAn (the Parameterization and Calibration using Networks), which focuses on leveraging field and satellite datasets to optimize model parameters and improve carbon and water flux predictions(</w:t>
      </w:r>
      <w:r w:rsidDel="00000000" w:rsidR="00000000" w:rsidRPr="00000000">
        <w:rPr>
          <w:rtl w:val="0"/>
        </w:rPr>
        <w:t xml:space="preserve">Do</w:t>
      </w:r>
      <w:r w:rsidDel="00000000" w:rsidR="00000000" w:rsidRPr="00000000">
        <w:rPr>
          <w:rtl w:val="0"/>
        </w:rPr>
        <w:t xml:space="preserve">koohaki et al., 2022; </w:t>
      </w:r>
      <w:commentRangeStart w:id="724"/>
      <w:r w:rsidDel="00000000" w:rsidR="00000000" w:rsidRPr="00000000">
        <w:rPr>
          <w:rtl w:val="0"/>
        </w:rPr>
        <w:t xml:space="preserve">Meunier et al. 2021</w:t>
      </w:r>
      <w:commentRangeEnd w:id="724"/>
      <w:r w:rsidDel="00000000" w:rsidR="00000000" w:rsidRPr="00000000">
        <w:commentReference w:id="724"/>
      </w:r>
      <w:r w:rsidDel="00000000" w:rsidR="00000000" w:rsidRPr="00000000">
        <w:rPr>
          <w:rtl w:val="0"/>
        </w:rPr>
        <w:t xml:space="preserve">). Furthermore, collaboration with </w:t>
      </w:r>
      <w:r w:rsidDel="00000000" w:rsidR="00000000" w:rsidRPr="00000000">
        <w:rPr>
          <w:b w:val="1"/>
          <w:rtl w:val="0"/>
        </w:rPr>
        <w:t xml:space="preserve">CliMA</w:t>
      </w:r>
      <w:r w:rsidDel="00000000" w:rsidR="00000000" w:rsidRPr="00000000">
        <w:rPr>
          <w:rtl w:val="0"/>
        </w:rPr>
        <w:t xml:space="preserve">, which is developing a cutting-edge Earth system model that integrates machine learning and data assimilation techniques, will enhance our ability to scale tropical forest observations and better represent their role in the Earth system (Schneider et al., 2017). These collaborations will help bridge the gap between field data collection and predictive modeling, driving forward new insights into the functioning of tropical ecosystems.</w:t>
      </w:r>
    </w:p>
    <w:p w:rsidR="00000000" w:rsidDel="00000000" w:rsidP="00000000" w:rsidRDefault="00000000" w:rsidRPr="00000000" w14:paraId="000004A7">
      <w:pPr>
        <w:pStyle w:val="Heading4"/>
        <w:rPr/>
      </w:pPr>
      <w:bookmarkStart w:colFirst="0" w:colLast="0" w:name="_7ipo55oabcn6" w:id="38"/>
      <w:bookmarkEnd w:id="38"/>
      <w:commentRangeStart w:id="725"/>
      <w:r w:rsidDel="00000000" w:rsidR="00000000" w:rsidRPr="00000000">
        <w:rPr>
          <w:rtl w:val="0"/>
        </w:rPr>
        <w:t xml:space="preserve">6.4.3 </w:t>
      </w:r>
      <w:commentRangeStart w:id="726"/>
      <w:r w:rsidDel="00000000" w:rsidR="00000000" w:rsidRPr="00000000">
        <w:rPr>
          <w:rtl w:val="0"/>
        </w:rPr>
        <w:t xml:space="preserve">Scaling</w:t>
      </w:r>
      <w:commentRangeEnd w:id="726"/>
      <w:r w:rsidDel="00000000" w:rsidR="00000000" w:rsidRPr="00000000">
        <w:commentReference w:id="726"/>
      </w:r>
      <w:r w:rsidDel="00000000" w:rsidR="00000000" w:rsidRPr="00000000">
        <w:rPr>
          <w:rtl w:val="0"/>
        </w:rPr>
        <w:t xml:space="preserve"> S</w:t>
      </w:r>
      <w:commentRangeStart w:id="727"/>
      <w:commentRangeStart w:id="728"/>
      <w:commentRangeStart w:id="729"/>
      <w:commentRangeStart w:id="730"/>
      <w:r w:rsidDel="00000000" w:rsidR="00000000" w:rsidRPr="00000000">
        <w:rPr>
          <w:rtl w:val="0"/>
        </w:rPr>
        <w:t xml:space="preserve">trategy</w:t>
      </w:r>
      <w:commentRangeEnd w:id="725"/>
      <w:r w:rsidDel="00000000" w:rsidR="00000000" w:rsidRPr="00000000">
        <w:commentReference w:id="725"/>
      </w:r>
      <w:commentRangeEnd w:id="727"/>
      <w:r w:rsidDel="00000000" w:rsidR="00000000" w:rsidRPr="00000000">
        <w:commentReference w:id="727"/>
      </w:r>
      <w:commentRangeEnd w:id="728"/>
      <w:r w:rsidDel="00000000" w:rsidR="00000000" w:rsidRPr="00000000">
        <w:commentReference w:id="728"/>
      </w:r>
      <w:commentRangeEnd w:id="729"/>
      <w:r w:rsidDel="00000000" w:rsidR="00000000" w:rsidRPr="00000000">
        <w:commentReference w:id="729"/>
      </w:r>
      <w:commentRangeEnd w:id="730"/>
      <w:r w:rsidDel="00000000" w:rsidR="00000000" w:rsidRPr="00000000">
        <w:commentReference w:id="730"/>
      </w:r>
      <w:r w:rsidDel="00000000" w:rsidR="00000000" w:rsidRPr="00000000">
        <w:rPr>
          <w:rtl w:val="0"/>
        </w:rPr>
      </w:r>
    </w:p>
    <w:p w:rsidR="00000000" w:rsidDel="00000000" w:rsidP="00000000" w:rsidRDefault="00000000" w:rsidRPr="00000000" w14:paraId="000004A8">
      <w:pPr>
        <w:rPr/>
      </w:pPr>
      <w:commentRangeStart w:id="731"/>
      <w:r w:rsidDel="00000000" w:rsidR="00000000" w:rsidRPr="00000000">
        <w:rPr>
          <w:rtl w:val="0"/>
        </w:rPr>
        <w:t xml:space="preserve">The</w:t>
      </w:r>
      <w:commentRangeEnd w:id="731"/>
      <w:r w:rsidDel="00000000" w:rsidR="00000000" w:rsidRPr="00000000">
        <w:commentReference w:id="731"/>
      </w:r>
      <w:r w:rsidDel="00000000" w:rsidR="00000000" w:rsidRPr="00000000">
        <w:rPr>
          <w:rtl w:val="0"/>
        </w:rPr>
        <w:t xml:space="preserv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w:t>
      </w:r>
      <w:commentRangeStart w:id="732"/>
      <w:r w:rsidDel="00000000" w:rsidR="00000000" w:rsidRPr="00000000">
        <w:rPr>
          <w:rtl w:val="0"/>
        </w:rPr>
        <w:t xml:space="preserve">Sellers et al. 1992</w:t>
      </w:r>
      <w:commentRangeEnd w:id="732"/>
      <w:r w:rsidDel="00000000" w:rsidR="00000000" w:rsidRPr="00000000">
        <w:commentReference w:id="732"/>
      </w:r>
      <w:r w:rsidDel="00000000" w:rsidR="00000000" w:rsidRPr="00000000">
        <w:rPr>
          <w:rtl w:val="0"/>
        </w:rPr>
        <w:t xml:space="preserve">). Likewise, scaling approaches were central to following field campaigns such as BOREAS, LBA, and ABoVE. The development and diversification of sensors over the past decades allow us to characterize relevant properties from leaf organs (LiCOR) and  individuals (Terrestrial Laser Scanners) to forest stands (UAV-borne sensors), regions (airborne scanners) and continents (satellite sensors) (</w:t>
      </w:r>
      <w:commentRangeStart w:id="733"/>
      <w:r w:rsidDel="00000000" w:rsidR="00000000" w:rsidRPr="00000000">
        <w:rPr>
          <w:rtl w:val="0"/>
        </w:rPr>
        <w:t xml:space="preserve">Bustamante et al. 2016</w:t>
      </w:r>
      <w:commentRangeEnd w:id="733"/>
      <w:r w:rsidDel="00000000" w:rsidR="00000000" w:rsidRPr="00000000">
        <w:commentReference w:id="733"/>
      </w:r>
      <w:r w:rsidDel="00000000" w:rsidR="00000000" w:rsidRPr="00000000">
        <w:rPr>
          <w:rtl w:val="0"/>
        </w:rPr>
        <w:t xml:space="preserve">). Likewise, several terrestrial biosphere models now include processes with time scales of minutes (photosynthesis, energy cycles) to days (phenology), months (growth, mortality) and years (disturbances) that also span across spatial scales from plant tissues to continents (</w:t>
      </w:r>
      <w:commentRangeStart w:id="734"/>
      <w:r w:rsidDel="00000000" w:rsidR="00000000" w:rsidRPr="00000000">
        <w:rPr>
          <w:rtl w:val="0"/>
        </w:rPr>
        <w:t xml:space="preserve">Fisher et al. 2018</w:t>
      </w:r>
      <w:commentRangeEnd w:id="734"/>
      <w:r w:rsidDel="00000000" w:rsidR="00000000" w:rsidRPr="00000000">
        <w:commentReference w:id="734"/>
      </w:r>
      <w:r w:rsidDel="00000000" w:rsidR="00000000" w:rsidRPr="00000000">
        <w:rPr>
          <w:rtl w:val="0"/>
        </w:rPr>
        <w:t xml:space="preserve">; </w:t>
      </w:r>
      <w:commentRangeStart w:id="735"/>
      <w:r w:rsidDel="00000000" w:rsidR="00000000" w:rsidRPr="00000000">
        <w:rPr>
          <w:rtl w:val="0"/>
        </w:rPr>
        <w:t xml:space="preserve">Longo et al. 2019</w:t>
      </w:r>
      <w:commentRangeEnd w:id="735"/>
      <w:r w:rsidDel="00000000" w:rsidR="00000000" w:rsidRPr="00000000">
        <w:commentReference w:id="735"/>
      </w:r>
      <w:r w:rsidDel="00000000" w:rsidR="00000000" w:rsidRPr="00000000">
        <w:rPr>
          <w:rtl w:val="0"/>
        </w:rPr>
        <w:t xml:space="preserve">; </w:t>
      </w:r>
      <w:commentRangeStart w:id="736"/>
      <w:r w:rsidDel="00000000" w:rsidR="00000000" w:rsidRPr="00000000">
        <w:rPr>
          <w:rtl w:val="0"/>
        </w:rPr>
        <w:t xml:space="preserve">Koven et al. 2020</w:t>
      </w:r>
      <w:commentRangeEnd w:id="736"/>
      <w:r w:rsidDel="00000000" w:rsidR="00000000" w:rsidRPr="00000000">
        <w:commentReference w:id="736"/>
      </w:r>
      <w:r w:rsidDel="00000000" w:rsidR="00000000" w:rsidRPr="00000000">
        <w:rPr>
          <w:rtl w:val="0"/>
        </w:rPr>
        <w:t xml:space="preserve">). In such models, the large-scale ecosystem scale state and fluxes emerge directly from competition between individuals happening at fine spatial scale. Consequently, a campaign designed across multiple scales provides opportunities for assimilating data and benchmarking various processes in next-generation ecosystem models, which can significantly advance the ability of applying these models for process understanding and long-term prediction.</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To ensure processes are captured across a broad diversity of environmental conditions and multiple data sources—ground, tower, drone, and aircraft sensors—the field and airborne campaigns in PANGEA will include sampling across gradients in nutrient availability, ecosystem structure, climate, and disturbance regimes. Incorporating this variability will be critical for informing models and ensuring that they can be assessed and benchmarked under different limitations, and thus reducing the risk of equifinality (right answers due to compensating wrong reasons). Likewise, the choice of priority gradients will consider the current uncertainties in models, and novel processes that have not hitherto been assessed with remote sensing data at scale (e.g., temporal changes in canopy structure and composition and their impacts on energy, water and carbon fluxes; plant hydraulic responses to climate variability).</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t xml:space="preserve">PANGEA will also integrate its efforts with existing coordination frameworks, facilitating the standardization of data collection methods. </w:t>
      </w:r>
      <w:r w:rsidDel="00000000" w:rsidR="00000000" w:rsidRPr="00000000">
        <w:rPr>
          <w:color w:val="ff0000"/>
          <w:rtl w:val="0"/>
        </w:rPr>
        <w:t xml:space="preserve">One example is the drone lidar standards developed by KC Cushman, which PANGEA will build upon for other sensor types</w:t>
      </w:r>
      <w:r w:rsidDel="00000000" w:rsidR="00000000" w:rsidRPr="00000000">
        <w:rPr>
          <w:rtl w:val="0"/>
        </w:rPr>
        <w:t xml:space="preserve">. These standardized approaches will help ensure consistent and high-quality data, enabling broader collaboration and cross-validation of results. An excellent example of this type of collaborative work is the High-Latitude Drone Ecology Network (HiLDEN) (</w:t>
      </w:r>
      <w:hyperlink r:id="rId158">
        <w:r w:rsidDel="00000000" w:rsidR="00000000" w:rsidRPr="00000000">
          <w:rPr>
            <w:color w:val="1155cc"/>
            <w:u w:val="single"/>
            <w:rtl w:val="0"/>
          </w:rPr>
          <w:t xml:space="preserve">https://arcticdrones.org/</w:t>
        </w:r>
      </w:hyperlink>
      <w:r w:rsidDel="00000000" w:rsidR="00000000" w:rsidRPr="00000000">
        <w:rPr>
          <w:rtl w:val="0"/>
        </w:rPr>
        <w:t xml:space="preserve">), which PANGEA aims to emulate in tropical biomes. In addition to drone lidar, PANGEA will draw upon other field-based collaborative efforts, such as the SPUN (Society for the Protection of Underground Networks) initiative, which has focused on mycorrhizal fungi sampling in historically under-sampled areas (</w:t>
      </w:r>
      <w:hyperlink r:id="rId159">
        <w:r w:rsidDel="00000000" w:rsidR="00000000" w:rsidRPr="00000000">
          <w:rPr>
            <w:color w:val="1155cc"/>
            <w:u w:val="single"/>
            <w:rtl w:val="0"/>
          </w:rPr>
          <w:t xml:space="preserve">https://www.spun.earth/</w:t>
        </w:r>
      </w:hyperlink>
      <w:r w:rsidDel="00000000" w:rsidR="00000000" w:rsidRPr="00000000">
        <w:rPr>
          <w:rtl w:val="0"/>
        </w:rPr>
        <w:t xml:space="preserve">). These networks demonstrate the power of coordination and ground-level engagement to bridge gaps in ecosystem data, an approach that PANGEA will adopt across its multiple scales of study. This multi-layered approach of field, airborne, and satellite measurements will advance the capacity of next-generation models to simulate key processes and improve long-term ecosystem predictions.</w:t>
      </w:r>
    </w:p>
    <w:p w:rsidR="00000000" w:rsidDel="00000000" w:rsidP="00000000" w:rsidRDefault="00000000" w:rsidRPr="00000000" w14:paraId="000004AD">
      <w:pPr>
        <w:pStyle w:val="Heading4"/>
        <w:rPr/>
      </w:pPr>
      <w:bookmarkStart w:colFirst="0" w:colLast="0" w:name="_mxrm7legmwc3" w:id="39"/>
      <w:bookmarkEnd w:id="39"/>
      <w:r w:rsidDel="00000000" w:rsidR="00000000" w:rsidRPr="00000000">
        <w:rPr>
          <w:rtl w:val="0"/>
        </w:rPr>
        <w:t xml:space="preserve">6.4.4 Modeling and data integration timeline</w:t>
      </w:r>
    </w:p>
    <w:p w:rsidR="00000000" w:rsidDel="00000000" w:rsidP="00000000" w:rsidRDefault="00000000" w:rsidRPr="00000000" w14:paraId="000004AE">
      <w:pPr>
        <w:rPr/>
      </w:pPr>
      <w:r w:rsidDel="00000000" w:rsidR="00000000" w:rsidRPr="00000000">
        <w:rPr>
          <w:rtl w:val="0"/>
        </w:rPr>
        <w:t xml:space="preserve">Modeling and data synthesis activities will occur throughout the entire duration of PANGEA, however such tasks will shift focus as the campaign progresses. To reflect the changes in the role of modeling and data synthesis within PANGEA, we describe the activities in three phases.</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During Phase 1 (Y1–Y2), we will establish a Modeling and Data Synthesis Working Group (MDSWG). This group will identify key areas and processes that currently drive uncertainty in process-based models regarding the water, energy, carbon and nutrient cycles, as well as biodiversity, in tropical moist forests. To this end, the group will combine synthesis studies on 5 science themes at pan-tropical level and develop model intercomparison efforts using established benchmarking (e.g., TRENDY, FLUXCOM) and benchmarking tools (e.g., ILAMB). This effort will help inform the campaign design and feasibility on which regions, environmental gradients and processes drive the uncertainty and therefore could benefit the most from PANGEA measurements. These efforts may take a non-trivial amount of time, therefore the MDSWG will also seek rapid responses through the use of Observing System Simulation Experiments (OSSEs) based on existing models and drivers to provide a first assessment of key areas of uncertainty and areas that lack representativeness in existing observations.</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t xml:space="preserve">In Phase 2 (Y3–Y6), the MDSWG efforts will aim at a few complementary goals. The main activities linked to process-based models will concentrate on implementing key missing mechanisms identified during Phase 1, which will help understand the drivers of observed patterns on carbon, water, energy, and nutrient cycles in the field campaign. The main activities linked to synthesis will enable the upscaling of findings from local and regional to the global scale. Research on data synthesis will focus on using PANGEA datasets to generate products at scale that can be assimilated by inverse and hybrid models, as well as used for benchmarking of process-based models. Projects and datasets collected within the peak data acquisition period, primarily located in Amazonia and tropical Africa will be reviewed and synthesized. This process will integrate individual site-level measurements with regional-scale airborne and spaceborne remote sensing imagery to upscale key variables to a pan-tropical level and create wall to wall maps. Additionally, novel inter-comparisons across basins will be conducted. Synthesis approaches will include, but not be limited to, artificial intelligence, machine learning, and space-for-time substitution. Group members working with inverse and hybrid models will use PANGEA data sets and derived synthesis products for quantifying uncertainty in scaled quantification of state variables and fluxes. Importantly, the efforts in this phase will not focus on a single set of models and techniques, but rather bring together methods that allow for scaling of space- and time-limited measurements to the entire pantropical region along with robust estimates of uncertainty.</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rFonts w:ascii="Arial" w:cs="Arial" w:eastAsia="Arial" w:hAnsi="Arial"/>
          <w:b w:val="0"/>
          <w:i w:val="0"/>
          <w:smallCaps w:val="0"/>
          <w:strike w:val="0"/>
          <w:color w:val="000000"/>
          <w:sz w:val="22"/>
          <w:szCs w:val="22"/>
          <w:u w:val="none"/>
          <w:shd w:fill="auto" w:val="clear"/>
          <w:vertAlign w:val="baseline"/>
          <w:rPrChange w:author="Renato Braghiere" w:id="42" w:date="2024-09-16T18:20:50Z">
            <w:rPr>
              <w:b w:val="1"/>
              <w:color w:val="ff0000"/>
            </w:rPr>
          </w:rPrChange>
        </w:rPr>
        <w:pPrChange w:author="Renato Braghiere" w:id="0" w:date="2024-09-16T18:20:50Z">
          <w:pPr/>
        </w:pPrChange>
      </w:pPr>
      <w:r w:rsidDel="00000000" w:rsidR="00000000" w:rsidRPr="00000000">
        <w:rPr>
          <w:rtl w:val="0"/>
        </w:rPr>
        <w:t xml:space="preserve">The final Phase 3 (Y7–Y9) will focus on studies that use the constrained and improvement models and data products developed during Phase 2, to directly address the main scientific questions and test the key hypotheses of PANGEA. Research using process-based models in this Phase should identify and attribute the causes and drivers of changes in forest functioning, by leveraging PANGEA data sets for initialization and uncertainty quantification. Data synthesis and inverse modeling efforts will concentrate on describing how the major axes of variability in tropical moisture forests drive the heterogeneity of carbon, energy, water and nutrient fluxes as well as biodiversity within and across continents. Together, these activities will provide a perspective of the resilience  of tropical forests under global change, and provide integrative answers across all science themes. </w:t>
      </w:r>
      <w:r w:rsidDel="00000000" w:rsidR="00000000" w:rsidRPr="00000000">
        <w:rPr>
          <w:rtl w:val="0"/>
        </w:rPr>
      </w:r>
    </w:p>
    <w:p w:rsidR="00000000" w:rsidDel="00000000" w:rsidP="00000000" w:rsidRDefault="00000000" w:rsidRPr="00000000" w14:paraId="000004B5">
      <w:pPr>
        <w:pStyle w:val="Heading2"/>
        <w:rPr/>
      </w:pPr>
      <w:bookmarkStart w:colFirst="0" w:colLast="0" w:name="_p0uxu9uxhfos" w:id="40"/>
      <w:bookmarkEnd w:id="40"/>
      <w:r w:rsidDel="00000000" w:rsidR="00000000" w:rsidRPr="00000000">
        <w:rPr>
          <w:rtl w:val="0"/>
        </w:rPr>
        <w:t xml:space="preserve">7. Technical and Logistical Feasibility </w:t>
      </w:r>
    </w:p>
    <w:p w:rsidR="00000000" w:rsidDel="00000000" w:rsidP="00000000" w:rsidRDefault="00000000" w:rsidRPr="00000000" w14:paraId="000004B6">
      <w:pPr>
        <w:rPr>
          <w:color w:val="ff0000"/>
          <w:highlight w:val="yellow"/>
        </w:rPr>
      </w:pPr>
      <w:r w:rsidDel="00000000" w:rsidR="00000000" w:rsidRPr="00000000">
        <w:rPr>
          <w:color w:val="ff0000"/>
          <w:highlight w:val="yellow"/>
          <w:rtl w:val="0"/>
        </w:rPr>
        <w:t xml:space="preserve">[don’t start with challenges - start with successes - soften repeated use of word “challenges’]</w:t>
      </w:r>
    </w:p>
    <w:p w:rsidR="00000000" w:rsidDel="00000000" w:rsidP="00000000" w:rsidRDefault="00000000" w:rsidRPr="00000000" w14:paraId="000004B7">
      <w:pPr>
        <w:rPr/>
      </w:pPr>
      <w:r w:rsidDel="00000000" w:rsidR="00000000" w:rsidRPr="00000000">
        <w:rPr>
          <w:rtl w:val="0"/>
        </w:rPr>
        <w:t xml:space="preserve">PANGEA will leverage NASA’s history of successful international field and airborne campaigns, including recent campaigns in the Americas, Africa, and Asia. Specifically, NASA has done extensive research in Africa very successfully, including AfriSAR-1, AfriSAR-2, BioSCape, as well as many R&amp;A projects. In addition, there are immense investment in Africa currently that will support important feasibility elements of PANGEA, including </w:t>
      </w:r>
      <w:commentRangeStart w:id="737"/>
      <w:r w:rsidDel="00000000" w:rsidR="00000000" w:rsidRPr="00000000">
        <w:rPr>
          <w:highlight w:val="yellow"/>
          <w:rtl w:val="0"/>
        </w:rPr>
        <w:t xml:space="preserve">XYZ</w:t>
      </w:r>
      <w:commentRangeEnd w:id="737"/>
      <w:r w:rsidDel="00000000" w:rsidR="00000000" w:rsidRPr="00000000">
        <w:commentReference w:id="737"/>
      </w:r>
      <w:r w:rsidDel="00000000" w:rsidR="00000000" w:rsidRPr="00000000">
        <w:rPr>
          <w:rtl w:val="0"/>
        </w:rPr>
        <w:t xml:space="preserve">. </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The research being proposed as part of PANGEA will not involve the deployment of new remote sensing technologies or development of new sensors. Rather, PANGEA research will utilize existing airborne and spaceborne remote sensing systems and datasets. 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and planned for. </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There will be challenges in obtaining flight clearances for the </w:t>
      </w:r>
      <w:r w:rsidDel="00000000" w:rsidR="00000000" w:rsidRPr="00000000">
        <w:rPr>
          <w:highlight w:val="yellow"/>
          <w:rtl w:val="0"/>
        </w:rPr>
        <w:t xml:space="preserve">X countries </w:t>
      </w:r>
      <w:r w:rsidDel="00000000" w:rsidR="00000000" w:rsidRPr="00000000">
        <w:rPr>
          <w:rtl w:val="0"/>
        </w:rPr>
        <w:t xml:space="preserve">and field sites that are part of the PANGEA domain. To obtain flight clearances, we will work with NASA OIIR to develop the diplomatic clearance packages needed for </w:t>
      </w:r>
      <w:commentRangeStart w:id="738"/>
      <w:commentRangeStart w:id="739"/>
      <w:r w:rsidDel="00000000" w:rsidR="00000000" w:rsidRPr="00000000">
        <w:rPr>
          <w:rtl w:val="0"/>
        </w:rPr>
        <w:t xml:space="preserve">international airborne deployments</w:t>
      </w:r>
      <w:commentRangeEnd w:id="738"/>
      <w:r w:rsidDel="00000000" w:rsidR="00000000" w:rsidRPr="00000000">
        <w:commentReference w:id="738"/>
      </w:r>
      <w:commentRangeEnd w:id="739"/>
      <w:r w:rsidDel="00000000" w:rsidR="00000000" w:rsidRPr="00000000">
        <w:commentReference w:id="739"/>
      </w:r>
      <w:r w:rsidDel="00000000" w:rsidR="00000000" w:rsidRPr="00000000">
        <w:rPr>
          <w:rtl w:val="0"/>
        </w:rPr>
        <w:t xml:space="preserve">. Prior to requesting flight clearances, PANGEA will build relationships with in-country partners such as government agencies, US Embassies, NGOs, </w:t>
      </w:r>
      <w:r w:rsidDel="00000000" w:rsidR="00000000" w:rsidRPr="00000000">
        <w:rPr>
          <w:color w:val="ff0000"/>
          <w:rtl w:val="0"/>
        </w:rPr>
        <w:t xml:space="preserve">and leaders of Indigenous territories</w:t>
      </w:r>
      <w:r w:rsidDel="00000000" w:rsidR="00000000" w:rsidRPr="00000000">
        <w:rPr>
          <w:rtl w:val="0"/>
        </w:rPr>
        <w:t xml:space="preserve"> to develop agreements that will ensure proper flight clearances and field permits. PANGEA will ensure that we follow the rules and customs of each country where we are deployed, through the co-produced design of flight plans and site selection. </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In cases where NASA aircraft cannot obtain overflight permission or acquire data using its own instrumentation, PANGEA will deploy commercial or other assets, such as commercial ALS, commercial drone based instrumentation, or local instruments and aircraft to acquire the required airborne datasets. This is particularly important in Brazil, where we have historically encountered challenges for ground observations using non-Brazilian instruments and aircraft. PANGEA will leverage the </w:t>
      </w:r>
      <w:commentRangeStart w:id="740"/>
      <w:commentRangeStart w:id="741"/>
      <w:r w:rsidDel="00000000" w:rsidR="00000000" w:rsidRPr="00000000">
        <w:rPr>
          <w:rtl w:val="0"/>
        </w:rPr>
        <w:t xml:space="preserve">existing practice</w:t>
      </w:r>
      <w:commentRangeEnd w:id="740"/>
      <w:r w:rsidDel="00000000" w:rsidR="00000000" w:rsidRPr="00000000">
        <w:commentReference w:id="740"/>
      </w:r>
      <w:commentRangeEnd w:id="741"/>
      <w:r w:rsidDel="00000000" w:rsidR="00000000" w:rsidRPr="00000000">
        <w:commentReference w:id="741"/>
      </w:r>
      <w:r w:rsidDel="00000000" w:rsidR="00000000" w:rsidRPr="00000000">
        <w:rPr>
          <w:rtl w:val="0"/>
        </w:rPr>
        <w:t xml:space="preserve"> employed by NASA and the USG of using commercial airborne data providers to collect the required datasets. </w:t>
      </w:r>
    </w:p>
    <w:p w:rsidR="00000000" w:rsidDel="00000000" w:rsidP="00000000" w:rsidRDefault="00000000" w:rsidRPr="00000000" w14:paraId="000004BE">
      <w:pPr>
        <w:pStyle w:val="Heading3"/>
        <w:rPr/>
      </w:pPr>
      <w:bookmarkStart w:colFirst="0" w:colLast="0" w:name="_hqyhm81kx4qe" w:id="41"/>
      <w:bookmarkEnd w:id="41"/>
      <w:r w:rsidDel="00000000" w:rsidR="00000000" w:rsidRPr="00000000">
        <w:rPr>
          <w:rtl w:val="0"/>
        </w:rPr>
        <w:t xml:space="preserve">7.1</w:t>
      </w:r>
      <w:r w:rsidDel="00000000" w:rsidR="00000000" w:rsidRPr="00000000">
        <w:rPr>
          <w:rtl w:val="0"/>
        </w:rPr>
        <w:t xml:space="preserve"> </w:t>
      </w:r>
      <w:r w:rsidDel="00000000" w:rsidR="00000000" w:rsidRPr="00000000">
        <w:rPr>
          <w:rtl w:val="0"/>
        </w:rPr>
        <w:t xml:space="preserve">Organization</w:t>
      </w:r>
      <w:r w:rsidDel="00000000" w:rsidR="00000000" w:rsidRPr="00000000">
        <w:rPr>
          <w:rtl w:val="0"/>
        </w:rPr>
        <w:t xml:space="preserve"> and Management</w:t>
      </w:r>
      <w:r w:rsidDel="00000000" w:rsidR="00000000" w:rsidRPr="00000000">
        <w:rPr>
          <w:rtl w:val="0"/>
        </w:rPr>
      </w:r>
    </w:p>
    <w:p w:rsidR="00000000" w:rsidDel="00000000" w:rsidP="00000000" w:rsidRDefault="00000000" w:rsidRPr="00000000" w14:paraId="000004BF">
      <w:pPr>
        <w:rPr/>
      </w:pPr>
      <w:commentRangeStart w:id="742"/>
      <w:commentRangeStart w:id="743"/>
      <w:r w:rsidDel="00000000" w:rsidR="00000000" w:rsidRPr="00000000">
        <w:rPr>
          <w:rtl w:val="0"/>
        </w:rPr>
        <w:t xml:space="preserve">The organization and coordination of PANGEA will be determined</w:t>
      </w:r>
      <w:commentRangeEnd w:id="742"/>
      <w:r w:rsidDel="00000000" w:rsidR="00000000" w:rsidRPr="00000000">
        <w:commentReference w:id="742"/>
      </w:r>
      <w:commentRangeEnd w:id="743"/>
      <w:r w:rsidDel="00000000" w:rsidR="00000000" w:rsidRPr="00000000">
        <w:commentReference w:id="743"/>
      </w:r>
      <w:r w:rsidDel="00000000" w:rsidR="00000000" w:rsidRPr="00000000">
        <w:rPr>
          <w:rtl w:val="0"/>
        </w:rPr>
        <w:t xml:space="preserve"> by NASA Program Management. We present a concept for organization and management that reflects a successful model used in the ABoVE and LBA-ECO campaigns.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drawing>
          <wp:inline distB="114300" distT="114300" distL="114300" distR="114300">
            <wp:extent cx="5691188" cy="3709640"/>
            <wp:effectExtent b="0" l="0" r="0" t="0"/>
            <wp:docPr id="4" name="image4.png"/>
            <a:graphic>
              <a:graphicData uri="http://schemas.openxmlformats.org/drawingml/2006/picture">
                <pic:pic>
                  <pic:nvPicPr>
                    <pic:cNvPr id="0" name="image4.png"/>
                    <pic:cNvPicPr preferRelativeResize="0"/>
                  </pic:nvPicPr>
                  <pic:blipFill>
                    <a:blip r:embed="rId160"/>
                    <a:srcRect b="3118" l="10032" r="10032" t="4351"/>
                    <a:stretch>
                      <a:fillRect/>
                    </a:stretch>
                  </pic:blipFill>
                  <pic:spPr>
                    <a:xfrm>
                      <a:off x="0" y="0"/>
                      <a:ext cx="5691188" cy="370964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pStyle w:val="Heading4"/>
        <w:rPr/>
      </w:pPr>
      <w:bookmarkStart w:colFirst="0" w:colLast="0" w:name="_hyedhoelr1xk" w:id="42"/>
      <w:bookmarkEnd w:id="42"/>
      <w:r w:rsidDel="00000000" w:rsidR="00000000" w:rsidRPr="00000000">
        <w:rPr>
          <w:rtl w:val="0"/>
        </w:rPr>
        <w:t xml:space="preserve">7.1.1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The NASA Terrestrial Ecology Program uses surface, airborne, and space-based observations to understand how Earth’s carbon cycle and terrestrial ecosystems respond to environmental change and human interventions. Improved understanding is gained by combining observations </w:t>
      </w:r>
      <w:r w:rsidDel="00000000" w:rsidR="00000000" w:rsidRPr="00000000">
        <w:rPr>
          <w:rtl w:val="0"/>
        </w:rPr>
        <w:t xml:space="preserve">with advanced</w:t>
      </w:r>
      <w:r w:rsidDel="00000000" w:rsidR="00000000" w:rsidRPr="00000000">
        <w:rPr>
          <w:rtl w:val="0"/>
        </w:rPr>
        <w:t xml:space="preserve"> data analysis techniques and ecosystem process modeling.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 </w:t>
      </w:r>
      <w:r w:rsidDel="00000000" w:rsidR="00000000" w:rsidRPr="00000000">
        <w:rPr>
          <w:rtl w:val="0"/>
        </w:rPr>
        <w:t xml:space="preserve">(jointly the </w:t>
      </w:r>
      <w:r w:rsidDel="00000000" w:rsidR="00000000" w:rsidRPr="00000000">
        <w:rPr>
          <w:i w:val="1"/>
          <w:rtl w:val="0"/>
        </w:rPr>
        <w:t xml:space="preserve">Scientific Leadership (SL))</w:t>
      </w:r>
      <w:r w:rsidDel="00000000" w:rsidR="00000000" w:rsidRPr="00000000">
        <w:rPr>
          <w:rtl w:val="0"/>
        </w:rPr>
        <w:t xml:space="preserve"> who are also selected by Program Management</w:t>
      </w:r>
      <w:r w:rsidDel="00000000" w:rsidR="00000000" w:rsidRPr="00000000">
        <w:rPr>
          <w:rtl w:val="0"/>
        </w:rPr>
        <w:t xml:space="preserve">.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4C4">
      <w:pPr>
        <w:pStyle w:val="Heading4"/>
        <w:rPr/>
      </w:pPr>
      <w:bookmarkStart w:colFirst="0" w:colLast="0" w:name="_x5mu1td5ughg" w:id="43"/>
      <w:bookmarkEnd w:id="43"/>
      <w:r w:rsidDel="00000000" w:rsidR="00000000" w:rsidRPr="00000000">
        <w:rPr>
          <w:rtl w:val="0"/>
        </w:rPr>
        <w:t xml:space="preserve">7</w:t>
      </w:r>
      <w:r w:rsidDel="00000000" w:rsidR="00000000" w:rsidRPr="00000000">
        <w:rPr>
          <w:rtl w:val="0"/>
        </w:rPr>
        <w:t xml:space="preserve">.1.2 Project Office</w:t>
      </w:r>
    </w:p>
    <w:p w:rsidR="00000000" w:rsidDel="00000000" w:rsidP="00000000" w:rsidRDefault="00000000" w:rsidRPr="00000000" w14:paraId="000004C5">
      <w:pPr>
        <w:rPr/>
      </w:pPr>
      <w:r w:rsidDel="00000000" w:rsidR="00000000" w:rsidRPr="00000000">
        <w:rPr>
          <w:rtl w:val="0"/>
        </w:rPr>
        <w:t xml:space="preserve">Implementation of PANGEA will be supported by a </w:t>
      </w:r>
      <w:r w:rsidDel="00000000" w:rsidR="00000000" w:rsidRPr="00000000">
        <w:rPr>
          <w:i w:val="1"/>
          <w:rtl w:val="0"/>
        </w:rPr>
        <w:t xml:space="preserve">Project Office </w:t>
      </w:r>
      <w:r w:rsidDel="00000000" w:rsidR="00000000" w:rsidRPr="00000000">
        <w:rPr>
          <w:rtl w:val="0"/>
        </w:rPr>
        <w:t xml:space="preserve">led by the </w:t>
      </w:r>
      <w:r w:rsidDel="00000000" w:rsidR="00000000" w:rsidRPr="00000000">
        <w:rPr>
          <w:i w:val="1"/>
          <w:rtl w:val="0"/>
        </w:rPr>
        <w:t xml:space="preserve">Project Manager </w:t>
      </w:r>
      <w:r w:rsidDel="00000000" w:rsidR="00000000" w:rsidRPr="00000000">
        <w:rPr>
          <w:rtl w:val="0"/>
        </w:rPr>
        <w:t xml:space="preserve"> appointed by Program Management and supported by a</w:t>
      </w:r>
      <w:r w:rsidDel="00000000" w:rsidR="00000000" w:rsidRPr="00000000">
        <w:rPr>
          <w:rtl w:val="0"/>
        </w:rPr>
        <w:t xml:space="preserve"> project staff member. The PANGEA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serve as </w:t>
      </w:r>
      <w:r w:rsidDel="00000000" w:rsidR="00000000" w:rsidRPr="00000000">
        <w:rPr>
          <w:i w:val="1"/>
          <w:rtl w:val="0"/>
        </w:rPr>
        <w:t xml:space="preserve">ex-officio</w:t>
      </w:r>
      <w:r w:rsidDel="00000000" w:rsidR="00000000" w:rsidRPr="00000000">
        <w:rPr>
          <w:rtl w:val="0"/>
        </w:rPr>
        <w:t xml:space="preserve"> members of the Project Office. The Project Office will (a) oversee and manage PANGEA field and airborne research activities and projects sponsored by NASA’s Terrestrial Ecology Program and other NASA program offices; (b) coordinate and provide logistical support for NASA-sponsored field research and airborne remote sensing campaigns including oversight of safety and risk management; (c) provide logistical support to the PANGEA working and coordinating groups, including support of meetings and workshops; and (d) develop and maintain the PANGEA Information System. The Project Office will have important interactions with local and regional stakeholders and will share responsibility for those interactions with the Scientific Leadership.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regional stakeholders and authorities, and utilization of PANGEA cyberinfrastructure. The Project Office will be led by a </w:t>
      </w:r>
      <w:r w:rsidDel="00000000" w:rsidR="00000000" w:rsidRPr="00000000">
        <w:rPr>
          <w:i w:val="1"/>
          <w:rtl w:val="0"/>
        </w:rPr>
        <w:t xml:space="preserve">Project Manager </w:t>
      </w:r>
      <w:r w:rsidDel="00000000" w:rsidR="00000000" w:rsidRPr="00000000">
        <w:rPr>
          <w:rtl w:val="0"/>
        </w:rPr>
        <w:t xml:space="preserve">appointed by Program Management. The leaders of the PANGEA </w:t>
      </w:r>
      <w:r w:rsidDel="00000000" w:rsidR="00000000" w:rsidRPr="00000000">
        <w:rPr>
          <w:i w:val="1"/>
          <w:rtl w:val="0"/>
        </w:rPr>
        <w:t xml:space="preserve">Science Team</w:t>
      </w:r>
      <w:r w:rsidDel="00000000" w:rsidR="00000000" w:rsidRPr="00000000">
        <w:rPr>
          <w:rtl w:val="0"/>
        </w:rPr>
        <w:t xml:space="preserve">, the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be ex officio members of the Project Office and will participate in Project Office activities and coordinate closely with the Project Office to enhance communication with and support of the Science Team.</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PANGEA will prioritize close coordination between the PANGEA Science Team and Earth Science to Action activities. The Project Manager will designate a point of contact (POC) in the Project Office for science applications of PANGEA. This POC will monitor expectations that applications partners have of the PANGEA science team. Regular and transparent communication with potential application partners will continue at all stages of PANGEA, and updates on decisions to pursue or not pursue potential applications will be communicated promptly. NASA’s international reputation depends on carefully matching user needs with NASA investment and capabilities, as well as managing expectations of all partners.</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color w:val="666666"/>
          <w:sz w:val="24"/>
          <w:szCs w:val="24"/>
        </w:rPr>
      </w:pPr>
      <w:r w:rsidDel="00000000" w:rsidR="00000000" w:rsidRPr="00000000">
        <w:rPr>
          <w:color w:val="666666"/>
          <w:sz w:val="24"/>
          <w:szCs w:val="24"/>
          <w:rtl w:val="0"/>
        </w:rPr>
        <w:t xml:space="preserve">7</w:t>
      </w:r>
      <w:r w:rsidDel="00000000" w:rsidR="00000000" w:rsidRPr="00000000">
        <w:rPr>
          <w:color w:val="666666"/>
          <w:sz w:val="24"/>
          <w:szCs w:val="24"/>
          <w:rtl w:val="0"/>
        </w:rPr>
        <w:t xml:space="preserve">.1.3 Science Definition</w:t>
      </w:r>
    </w:p>
    <w:p w:rsidR="00000000" w:rsidDel="00000000" w:rsidP="00000000" w:rsidRDefault="00000000" w:rsidRPr="00000000" w14:paraId="000004CA">
      <w:pPr>
        <w:rPr>
          <w:color w:val="000000"/>
          <w:sz w:val="22"/>
          <w:szCs w:val="22"/>
        </w:rPr>
      </w:pPr>
      <w:r w:rsidDel="00000000" w:rsidR="00000000" w:rsidRPr="00000000">
        <w:rPr>
          <w:color w:val="000000"/>
          <w:sz w:val="22"/>
          <w:szCs w:val="22"/>
          <w:rtl w:val="0"/>
        </w:rPr>
        <w:t xml:space="preserve">Prior to the initiation of the PANGEA science investigations, a group of scientists and scientific leadershi</w:t>
      </w:r>
      <w:r w:rsidDel="00000000" w:rsidR="00000000" w:rsidRPr="00000000">
        <w:rPr>
          <w:rtl w:val="0"/>
        </w:rPr>
        <w:t xml:space="preserve">p</w:t>
      </w:r>
      <w:r w:rsidDel="00000000" w:rsidR="00000000" w:rsidRPr="00000000">
        <w:rPr>
          <w:color w:val="000000"/>
          <w:sz w:val="22"/>
          <w:szCs w:val="22"/>
          <w:rtl w:val="0"/>
        </w:rPr>
        <w:t xml:space="preserve"> selected by the Program Office will work with the Project Office to design the PANGEA research in a </w:t>
      </w:r>
      <w:r w:rsidDel="00000000" w:rsidR="00000000" w:rsidRPr="00000000">
        <w:rPr>
          <w:i w:val="1"/>
          <w:color w:val="000000"/>
          <w:sz w:val="22"/>
          <w:szCs w:val="22"/>
          <w:rtl w:val="0"/>
        </w:rPr>
        <w:t xml:space="preserve">Concise </w:t>
      </w:r>
      <w:r w:rsidDel="00000000" w:rsidR="00000000" w:rsidRPr="00000000">
        <w:rPr>
          <w:i w:val="1"/>
          <w:rtl w:val="0"/>
        </w:rPr>
        <w:t xml:space="preserve">Experimental</w:t>
      </w:r>
      <w:r w:rsidDel="00000000" w:rsidR="00000000" w:rsidRPr="00000000">
        <w:rPr>
          <w:i w:val="1"/>
          <w:color w:val="000000"/>
          <w:sz w:val="22"/>
          <w:szCs w:val="22"/>
          <w:rtl w:val="0"/>
        </w:rPr>
        <w:t xml:space="preserve"> Pla</w:t>
      </w:r>
      <w:r w:rsidDel="00000000" w:rsidR="00000000" w:rsidRPr="00000000">
        <w:rPr>
          <w:color w:val="000000"/>
          <w:sz w:val="22"/>
          <w:szCs w:val="22"/>
          <w:rtl w:val="0"/>
        </w:rPr>
        <w:t xml:space="preserve">n</w:t>
      </w:r>
      <w:r w:rsidDel="00000000" w:rsidR="00000000" w:rsidRPr="00000000">
        <w:rPr>
          <w:color w:val="000000"/>
          <w:sz w:val="22"/>
          <w:szCs w:val="22"/>
          <w:rtl w:val="0"/>
        </w:rPr>
        <w:t xml:space="preserve">. This plan will present a refinement of the ideas presented in this scoping document. </w:t>
      </w:r>
      <w:r w:rsidDel="00000000" w:rsidR="00000000" w:rsidRPr="00000000">
        <w:rPr>
          <w:rtl w:val="0"/>
        </w:rPr>
        <w:t xml:space="preserve">T</w:t>
      </w:r>
      <w:r w:rsidDel="00000000" w:rsidR="00000000" w:rsidRPr="00000000">
        <w:rPr>
          <w:color w:val="000000"/>
          <w:sz w:val="22"/>
          <w:szCs w:val="22"/>
          <w:rtl w:val="0"/>
        </w:rPr>
        <w:t xml:space="preserve">he desired content of the Con</w:t>
      </w:r>
      <w:r w:rsidDel="00000000" w:rsidR="00000000" w:rsidRPr="00000000">
        <w:rPr>
          <w:rtl w:val="0"/>
        </w:rPr>
        <w:t xml:space="preserve">cise Science Plan will be determined by the Program Office. </w:t>
      </w:r>
      <w:r w:rsidDel="00000000" w:rsidR="00000000" w:rsidRPr="00000000">
        <w:rPr>
          <w:color w:val="000000"/>
          <w:sz w:val="22"/>
          <w:szCs w:val="22"/>
          <w:rtl w:val="0"/>
        </w:rPr>
        <w:t xml:space="preserve">The purpose of the refined plan </w:t>
      </w:r>
      <w:r w:rsidDel="00000000" w:rsidR="00000000" w:rsidRPr="00000000">
        <w:rPr>
          <w:rtl w:val="0"/>
        </w:rPr>
        <w:t xml:space="preserve">is to</w:t>
      </w:r>
      <w:r w:rsidDel="00000000" w:rsidR="00000000" w:rsidRPr="00000000">
        <w:rPr>
          <w:color w:val="000000"/>
          <w:sz w:val="22"/>
          <w:szCs w:val="22"/>
          <w:rtl w:val="0"/>
        </w:rPr>
        <w:t xml:space="preserve"> match scientific scope with available resources. Specific recommendations regarding research sites</w:t>
      </w:r>
      <w:r w:rsidDel="00000000" w:rsidR="00000000" w:rsidRPr="00000000">
        <w:rPr>
          <w:rtl w:val="0"/>
        </w:rPr>
        <w:t xml:space="preserve">, field scientific infrastructure needs (including instrumentation), and requirements for airborne remote sensing will be defined in the concise plane.</w:t>
      </w:r>
      <w:r w:rsidDel="00000000" w:rsidR="00000000" w:rsidRPr="00000000">
        <w:rPr>
          <w:color w:val="000000"/>
          <w:sz w:val="22"/>
          <w:szCs w:val="22"/>
          <w:rtl w:val="0"/>
        </w:rPr>
        <w:t xml:space="preserve"> The Concise </w:t>
      </w:r>
      <w:r w:rsidDel="00000000" w:rsidR="00000000" w:rsidRPr="00000000">
        <w:rPr>
          <w:rtl w:val="0"/>
        </w:rPr>
        <w:t xml:space="preserve">Experimental</w:t>
      </w:r>
      <w:r w:rsidDel="00000000" w:rsidR="00000000" w:rsidRPr="00000000">
        <w:rPr>
          <w:color w:val="000000"/>
          <w:sz w:val="22"/>
          <w:szCs w:val="22"/>
          <w:rtl w:val="0"/>
        </w:rPr>
        <w:t xml:space="preserve"> Plan will serve Program Management’s needs to solicit science investigations and will serve the selected Science Team as a guide for their integrated investigations to answer PANGEA </w:t>
      </w:r>
      <w:r w:rsidDel="00000000" w:rsidR="00000000" w:rsidRPr="00000000">
        <w:rPr>
          <w:color w:val="000000"/>
          <w:sz w:val="22"/>
          <w:szCs w:val="22"/>
          <w:rtl w:val="0"/>
        </w:rPr>
        <w:t xml:space="preserve">science questions.</w:t>
      </w:r>
      <w:r w:rsidDel="00000000" w:rsidR="00000000" w:rsidRPr="00000000">
        <w:rPr>
          <w:rtl w:val="0"/>
        </w:rPr>
      </w:r>
    </w:p>
    <w:p w:rsidR="00000000" w:rsidDel="00000000" w:rsidP="00000000" w:rsidRDefault="00000000" w:rsidRPr="00000000" w14:paraId="000004CB">
      <w:pPr>
        <w:pStyle w:val="Heading4"/>
        <w:rPr/>
      </w:pPr>
      <w:bookmarkStart w:colFirst="0" w:colLast="0" w:name="_lq3brrk2qvfv" w:id="44"/>
      <w:bookmarkEnd w:id="44"/>
      <w:r w:rsidDel="00000000" w:rsidR="00000000" w:rsidRPr="00000000">
        <w:rPr>
          <w:rtl w:val="0"/>
        </w:rPr>
        <w:t xml:space="preserve">7.1.4 Project Implementation</w:t>
      </w:r>
    </w:p>
    <w:p w:rsidR="00000000" w:rsidDel="00000000" w:rsidP="00000000" w:rsidRDefault="00000000" w:rsidRPr="00000000" w14:paraId="000004CC">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Experimental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those activities during the execution of PANGEA. A notional timetable for project implementation is presented in </w:t>
      </w:r>
      <w:r w:rsidDel="00000000" w:rsidR="00000000" w:rsidRPr="00000000">
        <w:rPr>
          <w:highlight w:val="yellow"/>
          <w:rtl w:val="0"/>
        </w:rPr>
        <w:t xml:space="preserve">section 7.10 (</w:t>
      </w:r>
      <w:r w:rsidDel="00000000" w:rsidR="00000000" w:rsidRPr="00000000">
        <w:rPr>
          <w:b w:val="1"/>
          <w:highlight w:val="yellow"/>
          <w:rtl w:val="0"/>
        </w:rPr>
        <w:t xml:space="preserve">Figure X</w:t>
      </w:r>
      <w:r w:rsidDel="00000000" w:rsidR="00000000" w:rsidRPr="00000000">
        <w:rPr>
          <w:highlight w:val="yellow"/>
          <w:rtl w:val="0"/>
        </w:rPr>
        <w:t xml:space="preserve">)</w:t>
      </w:r>
      <w:r w:rsidDel="00000000" w:rsidR="00000000" w:rsidRPr="00000000">
        <w:rPr>
          <w:rtl w:val="0"/>
        </w:rPr>
        <w:t xml:space="preserve">. At the outset of the project, roughly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We expect data collection to </w:t>
      </w:r>
      <w:r w:rsidDel="00000000" w:rsidR="00000000" w:rsidRPr="00000000">
        <w:rPr>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p>
    <w:p w:rsidR="00000000" w:rsidDel="00000000" w:rsidP="00000000" w:rsidRDefault="00000000" w:rsidRPr="00000000" w14:paraId="000004CD">
      <w:pPr>
        <w:pStyle w:val="Heading4"/>
        <w:rPr/>
      </w:pPr>
      <w:bookmarkStart w:colFirst="0" w:colLast="0" w:name="_7wuyqi8504jb" w:id="45"/>
      <w:bookmarkEnd w:id="45"/>
      <w:r w:rsidDel="00000000" w:rsidR="00000000" w:rsidRPr="00000000">
        <w:rPr>
          <w:rtl w:val="0"/>
        </w:rPr>
        <w:t xml:space="preserve">7.1.5 Science Team and Science Leadership</w:t>
      </w:r>
    </w:p>
    <w:p w:rsidR="00000000" w:rsidDel="00000000" w:rsidP="00000000" w:rsidRDefault="00000000" w:rsidRPr="00000000" w14:paraId="000004CE">
      <w:pPr>
        <w:rPr/>
      </w:pPr>
      <w:r w:rsidDel="00000000" w:rsidR="00000000" w:rsidRPr="00000000">
        <w:rPr>
          <w:rtl w:val="0"/>
        </w:rPr>
        <w:t xml:space="preserve">NASA Program Management working within the NASA Earth Science Division will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the PANGEA Project. The </w:t>
      </w:r>
      <w:r w:rsidDel="00000000" w:rsidR="00000000" w:rsidRPr="00000000">
        <w:rPr>
          <w:i w:val="1"/>
          <w:rtl w:val="0"/>
        </w:rPr>
        <w:t xml:space="preserve">Science Team</w:t>
      </w:r>
      <w:r w:rsidDel="00000000" w:rsidR="00000000" w:rsidRPr="00000000">
        <w:rPr>
          <w:rtl w:val="0"/>
        </w:rPr>
        <w:t xml:space="preserve"> led by a </w:t>
      </w:r>
      <w:r w:rsidDel="00000000" w:rsidR="00000000" w:rsidRPr="00000000">
        <w:rPr>
          <w:rtl w:val="0"/>
        </w:rPr>
        <w:t xml:space="preserve">Project Scientist and a Deputy Project Scientist </w:t>
      </w:r>
      <w:r w:rsidDel="00000000" w:rsidR="00000000" w:rsidRPr="00000000">
        <w:rPr>
          <w:rtl w:val="0"/>
        </w:rPr>
        <w:t xml:space="preserve">will be composed of PIs and Co-Is of selected investigations, as well as scientists recruited by those PIs and Co-Is including post-doctoral scientists and students.</w:t>
      </w:r>
      <w:r w:rsidDel="00000000" w:rsidR="00000000" w:rsidRPr="00000000">
        <w:rPr>
          <w:rtl w:val="0"/>
        </w:rPr>
        <w:t xml:space="preserve">. In close coordination with the PANGEA Science Team, the Project Office, and Program Management the Project Scientist and Deputy will call and organize the program for regular PANGEA Science Team meetings. The Project Scientist and Deputy will meet with Program Management and the Project Office management, at a minimum, quarterly, to review progress, resolve issues, and discuss implementation next steps.</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Communication is a critical role of the PANGEA scientific leadership. Experience with past campaigns informs us that timely communication is important to manage the expectations of the PANGEA Science Team and researchers from partner projects and organizations. The PANGEA Project Scientist and a Deputy Project Scientist (Science Leadership, SL) will communicate the research objectives and outputs of the NASA-funded science team to diverse audiences. The SL will work with local partners to set expectations of PANGEA. The SL will accurately and promptly communicate project updates to local research partners. Presentations, webinars, and town halls will employ interpretation services and project materials will be made available in the languages of participating countries. Throughout the lifecycle of PANGEA, conversations with partners should be recorded and expectations clearly tracked as guidance for actions. After PANGEA data has been collected and as science data products become available, the SL will be responsible for ensuring that local partners continue to receive regular updates. </w:t>
      </w:r>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commentRangeStart w:id="744"/>
      <w:r w:rsidDel="00000000" w:rsidR="00000000" w:rsidRPr="00000000">
        <w:rPr>
          <w:rtl w:val="0"/>
        </w:rPr>
        <w:t xml:space="preserve">The SL and all members of the PANGEA Science Team will adhere to the PANGEA Community Guidelines</w:t>
      </w:r>
      <w:commentRangeEnd w:id="744"/>
      <w:r w:rsidDel="00000000" w:rsidR="00000000" w:rsidRPr="00000000">
        <w:commentReference w:id="744"/>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PANGEA science investigations will be executed by the </w:t>
      </w:r>
      <w:r w:rsidDel="00000000" w:rsidR="00000000" w:rsidRPr="00000000">
        <w:rPr>
          <w:rtl w:val="0"/>
        </w:rPr>
        <w:t xml:space="preserve">Science Team</w:t>
      </w:r>
      <w:r w:rsidDel="00000000" w:rsidR="00000000" w:rsidRPr="00000000">
        <w:rPr>
          <w:rtl w:val="0"/>
        </w:rPr>
        <w:t xml:space="preserve">. As noted, membership in the Science Team will include investigators selected by NASA and investigators who are recruited by Science Team PIs and Co-Is. PANGEA investigations will concern a number of countries throughout the humid tropics. Based on NASA experience in the Large Scale Biosphere-Atmosphere Experiment in Amazonia,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offered an incentive for host countries to support the work of NASA in-country,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See </w:t>
      </w:r>
      <w:r w:rsidDel="00000000" w:rsidR="00000000" w:rsidRPr="00000000">
        <w:rPr>
          <w:highlight w:val="yellow"/>
          <w:rtl w:val="0"/>
        </w:rPr>
        <w:t xml:space="preserve">Section 9 </w:t>
      </w:r>
      <w:r w:rsidDel="00000000" w:rsidR="00000000" w:rsidRPr="00000000">
        <w:rPr>
          <w:rtl w:val="0"/>
        </w:rPr>
        <w:t xml:space="preserve">- Capacity Building, Training, and Education for more information. </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t xml:space="preserve">The organization of the PANGEA Science Team will grow out of the Concise Experimental Plan and the selected team. We expect that the main themes represented in this scoping document will be the basis of scientific working groups, although it is too early to define a detailed structure for those groups. Other working groups may coalesce around specific sites or campaigns.   Guided by the Scientific Leadership, the Science Team will coordinate their activity so that results can be synthesized and knowledge gaps can be identified. We anticipate that PANGEA will hold annual in-person team meetings supplemented by more frequent virtual meetings for the full team and sub-teams. The venue and timing of the annual meeting will be the responsibility of the Project Office, taking into account team needs, logistics, costs, and other important constraints such as visas for participants regardless of where the meeting is held.  The Project Office will also provide support for virtual meetings.</w:t>
      </w: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color w:val="ff0000"/>
        </w:rPr>
      </w:pPr>
      <w:r w:rsidDel="00000000" w:rsidR="00000000" w:rsidRPr="00000000">
        <w:rPr>
          <w:b w:val="1"/>
          <w:rtl w:val="0"/>
        </w:rPr>
        <w:t xml:space="preserve">PANGEA will emphasize and prioritize diversity, equity, and inclusion in all aspects of the campaign</w:t>
      </w:r>
      <w:r w:rsidDel="00000000" w:rsidR="00000000" w:rsidRPr="00000000">
        <w:rPr>
          <w:rtl w:val="0"/>
        </w:rPr>
        <w:t xml:space="preserve">, including diverse representation in its leadership. As such, PANGEA’s Science Team will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Team members must commit to cultural sensitivity, with respect for local collaborators and extra care taken to uphold NASA’s reputation internationally. </w:t>
      </w:r>
      <w:r w:rsidDel="00000000" w:rsidR="00000000" w:rsidRPr="00000000">
        <w:rPr>
          <w:b w:val="1"/>
          <w:rtl w:val="0"/>
        </w:rPr>
        <w:t xml:space="preserve">Leadership and engagement in the PANGEA scoping process demonstrates diverse support for the campaign and diversity of candidates who have the capacity to and interest in contributing to PANGEA.</w:t>
      </w:r>
      <w:r w:rsidDel="00000000" w:rsidR="00000000" w:rsidRPr="00000000">
        <w:rPr>
          <w:rtl w:val="0"/>
        </w:rPr>
        <w:t xml:space="preserve"> </w:t>
      </w:r>
      <w:r w:rsidDel="00000000" w:rsidR="00000000" w:rsidRPr="00000000">
        <w:rPr>
          <w:rtl w:val="0"/>
        </w:rPr>
        <w:t xml:space="preserve">The scoping effort also exemplified PANGEA’s ability to implement </w:t>
      </w:r>
      <w:r w:rsidDel="00000000" w:rsidR="00000000" w:rsidRPr="00000000">
        <w:rPr>
          <w:rtl w:val="0"/>
        </w:rPr>
        <w:t xml:space="preserve">scientific diplomacy</w:t>
      </w:r>
      <w:r w:rsidDel="00000000" w:rsidR="00000000" w:rsidRPr="00000000">
        <w:rPr>
          <w:b w:val="1"/>
          <w:rtl w:val="0"/>
        </w:rPr>
        <w:t xml:space="preserve"> </w:t>
      </w:r>
      <w:r w:rsidDel="00000000" w:rsidR="00000000" w:rsidRPr="00000000">
        <w:rPr>
          <w:rtl w:val="0"/>
        </w:rPr>
        <w:t xml:space="preserve">internationally. The Science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r w:rsidDel="00000000" w:rsidR="00000000" w:rsidRPr="00000000">
        <w:rPr>
          <w:rtl w:val="0"/>
        </w:rPr>
      </w:r>
    </w:p>
    <w:p w:rsidR="00000000" w:rsidDel="00000000" w:rsidP="00000000" w:rsidRDefault="00000000" w:rsidRPr="00000000" w14:paraId="000004D7">
      <w:pPr>
        <w:pStyle w:val="Heading4"/>
        <w:rPr/>
      </w:pPr>
      <w:bookmarkStart w:colFirst="0" w:colLast="0" w:name="_moant3j662pm" w:id="46"/>
      <w:bookmarkEnd w:id="46"/>
      <w:r w:rsidDel="00000000" w:rsidR="00000000" w:rsidRPr="00000000">
        <w:rPr>
          <w:rtl w:val="0"/>
        </w:rPr>
        <w:t xml:space="preserve">7.1.6 Disciplinary Skills Required</w:t>
      </w: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PANGEA is conceived as an interdisciplinary campaign.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Biogeochemistry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be well represented in the science team.</w:t>
      </w:r>
      <w:r w:rsidDel="00000000" w:rsidR="00000000" w:rsidRPr="00000000">
        <w:rPr>
          <w:rtl w:val="0"/>
        </w:rPr>
      </w:r>
    </w:p>
    <w:p w:rsidR="00000000" w:rsidDel="00000000" w:rsidP="00000000" w:rsidRDefault="00000000" w:rsidRPr="00000000" w14:paraId="000004D9">
      <w:pPr>
        <w:pStyle w:val="Heading3"/>
        <w:rPr/>
      </w:pPr>
      <w:bookmarkStart w:colFirst="0" w:colLast="0" w:name="_duixp9495bxf" w:id="47"/>
      <w:bookmarkEnd w:id="47"/>
      <w:r w:rsidDel="00000000" w:rsidR="00000000" w:rsidRPr="00000000">
        <w:rPr>
          <w:rtl w:val="0"/>
        </w:rPr>
        <w:t xml:space="preserve">7</w:t>
      </w:r>
      <w:commentRangeStart w:id="745"/>
      <w:commentRangeStart w:id="746"/>
      <w:r w:rsidDel="00000000" w:rsidR="00000000" w:rsidRPr="00000000">
        <w:rPr>
          <w:rtl w:val="0"/>
        </w:rPr>
        <w:t xml:space="preserve">.2 International and Other Agreements</w:t>
      </w:r>
      <w:commentRangeEnd w:id="745"/>
      <w:r w:rsidDel="00000000" w:rsidR="00000000" w:rsidRPr="00000000">
        <w:commentReference w:id="745"/>
      </w:r>
      <w:commentRangeEnd w:id="746"/>
      <w:r w:rsidDel="00000000" w:rsidR="00000000" w:rsidRPr="00000000">
        <w:commentReference w:id="746"/>
      </w: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p>
    <w:p w:rsidR="00000000" w:rsidDel="00000000" w:rsidP="00000000" w:rsidRDefault="00000000" w:rsidRPr="00000000" w14:paraId="000004DB">
      <w:pPr>
        <w:rPr>
          <w:color w:val="ff0000"/>
        </w:rPr>
      </w:pPr>
      <w:r w:rsidDel="00000000" w:rsidR="00000000" w:rsidRPr="00000000">
        <w:rPr>
          <w:rtl w:val="0"/>
        </w:rPr>
      </w:r>
    </w:p>
    <w:p w:rsidR="00000000" w:rsidDel="00000000" w:rsidP="00000000" w:rsidRDefault="00000000" w:rsidRPr="00000000" w14:paraId="000004DC">
      <w:pPr>
        <w:numPr>
          <w:ilvl w:val="0"/>
          <w:numId w:val="56"/>
        </w:numPr>
        <w:ind w:left="720" w:hanging="360"/>
        <w:rPr>
          <w:i w:val="1"/>
          <w:color w:val="ff0000"/>
        </w:rPr>
      </w:pPr>
      <w:r w:rsidDel="00000000" w:rsidR="00000000" w:rsidRPr="00000000">
        <w:rPr>
          <w:i w:val="1"/>
          <w:color w:val="ff0000"/>
          <w:rtl w:val="0"/>
        </w:rPr>
        <w:t xml:space="preserve">As soon as selected - [re-]initiate partnership conversations at the outset</w:t>
      </w:r>
    </w:p>
    <w:p w:rsidR="00000000" w:rsidDel="00000000" w:rsidP="00000000" w:rsidRDefault="00000000" w:rsidRPr="00000000" w14:paraId="000004DD">
      <w:pPr>
        <w:numPr>
          <w:ilvl w:val="1"/>
          <w:numId w:val="56"/>
        </w:numPr>
        <w:ind w:left="1440" w:hanging="360"/>
        <w:rPr>
          <w:i w:val="1"/>
          <w:color w:val="ff0000"/>
        </w:rPr>
      </w:pPr>
      <w:r w:rsidDel="00000000" w:rsidR="00000000" w:rsidRPr="00000000">
        <w:rPr>
          <w:i w:val="1"/>
          <w:color w:val="ff0000"/>
          <w:rtl w:val="0"/>
        </w:rPr>
        <w:t xml:space="preserve">call a PANGEA meeting with all PMs - but also have Earth Action there from the beginning</w:t>
      </w:r>
    </w:p>
    <w:p w:rsidR="00000000" w:rsidDel="00000000" w:rsidP="00000000" w:rsidRDefault="00000000" w:rsidRPr="00000000" w14:paraId="000004DE">
      <w:pPr>
        <w:numPr>
          <w:ilvl w:val="1"/>
          <w:numId w:val="56"/>
        </w:numPr>
        <w:ind w:left="1440" w:hanging="360"/>
        <w:rPr>
          <w:i w:val="1"/>
          <w:color w:val="ff0000"/>
        </w:rPr>
      </w:pPr>
      <w:r w:rsidDel="00000000" w:rsidR="00000000" w:rsidRPr="00000000">
        <w:rPr>
          <w:i w:val="1"/>
          <w:color w:val="ff0000"/>
          <w:rtl w:val="0"/>
        </w:rPr>
        <w:t xml:space="preserve">Engage international partners at the outset  </w:t>
      </w:r>
    </w:p>
    <w:p w:rsidR="00000000" w:rsidDel="00000000" w:rsidP="00000000" w:rsidRDefault="00000000" w:rsidRPr="00000000" w14:paraId="000004DF">
      <w:pPr>
        <w:numPr>
          <w:ilvl w:val="1"/>
          <w:numId w:val="56"/>
        </w:numPr>
        <w:ind w:left="1440" w:hanging="360"/>
        <w:rPr>
          <w:i w:val="1"/>
          <w:color w:val="ff0000"/>
        </w:rPr>
      </w:pPr>
      <w:r w:rsidDel="00000000" w:rsidR="00000000" w:rsidRPr="00000000">
        <w:rPr>
          <w:i w:val="1"/>
          <w:color w:val="ff0000"/>
          <w:rtl w:val="0"/>
        </w:rPr>
        <w:t xml:space="preserve">PANGEA leadership team start relationship building with partner govts on Day 1 (or 2) to start developing MOUs for PANGEA campaign</w:t>
      </w:r>
    </w:p>
    <w:p w:rsidR="00000000" w:rsidDel="00000000" w:rsidP="00000000" w:rsidRDefault="00000000" w:rsidRPr="00000000" w14:paraId="000004E0">
      <w:pPr>
        <w:numPr>
          <w:ilvl w:val="2"/>
          <w:numId w:val="56"/>
        </w:numPr>
        <w:ind w:left="2160" w:hanging="360"/>
        <w:rPr>
          <w:i w:val="1"/>
          <w:color w:val="ff0000"/>
        </w:rPr>
      </w:pPr>
      <w:r w:rsidDel="00000000" w:rsidR="00000000" w:rsidRPr="00000000">
        <w:rPr>
          <w:i w:val="1"/>
          <w:color w:val="ff0000"/>
          <w:rtl w:val="0"/>
        </w:rPr>
        <w:t xml:space="preserve">Point to lessons learned from LBA and AfriSAR-2</w:t>
      </w:r>
      <w:r w:rsidDel="00000000" w:rsidR="00000000" w:rsidRPr="00000000">
        <w:rPr>
          <w:rtl w:val="0"/>
        </w:rPr>
      </w:r>
    </w:p>
    <w:p w:rsidR="00000000" w:rsidDel="00000000" w:rsidP="00000000" w:rsidRDefault="00000000" w:rsidRPr="00000000" w14:paraId="000004E1">
      <w:pPr>
        <w:pStyle w:val="Heading4"/>
        <w:rPr/>
      </w:pPr>
      <w:bookmarkStart w:colFirst="0" w:colLast="0" w:name="_hkso13ohbc20" w:id="48"/>
      <w:bookmarkEnd w:id="48"/>
      <w:r w:rsidDel="00000000" w:rsidR="00000000" w:rsidRPr="00000000">
        <w:rPr>
          <w:rtl w:val="0"/>
        </w:rPr>
        <w:t xml:space="preserve">7.2.1 Government agreements and MOUs</w:t>
      </w:r>
    </w:p>
    <w:p w:rsidR="00000000" w:rsidDel="00000000" w:rsidP="00000000" w:rsidRDefault="00000000" w:rsidRPr="00000000" w14:paraId="000004E2">
      <w:pPr>
        <w:numPr>
          <w:ilvl w:val="0"/>
          <w:numId w:val="2"/>
        </w:numPr>
        <w:ind w:left="720" w:hanging="360"/>
        <w:rPr>
          <w:i w:val="1"/>
          <w:color w:val="ff0000"/>
        </w:rPr>
      </w:pPr>
      <w:r w:rsidDel="00000000" w:rsidR="00000000" w:rsidRPr="00000000">
        <w:rPr>
          <w:i w:val="1"/>
          <w:color w:val="ff0000"/>
          <w:rtl w:val="0"/>
        </w:rPr>
        <w:t xml:space="preserve">We will build relationships with in-country partners and establish contacts to develop signed agreements and work with NASA OIIR…</w:t>
      </w:r>
    </w:p>
    <w:p w:rsidR="00000000" w:rsidDel="00000000" w:rsidP="00000000" w:rsidRDefault="00000000" w:rsidRPr="00000000" w14:paraId="000004E3">
      <w:pPr>
        <w:rPr>
          <w:rFonts w:ascii="Roboto" w:cs="Roboto" w:eastAsia="Roboto" w:hAnsi="Roboto"/>
          <w:color w:val="ff0000"/>
          <w:sz w:val="21"/>
          <w:szCs w:val="21"/>
          <w:highlight w:val="white"/>
        </w:rPr>
      </w:pPr>
      <w:r w:rsidDel="00000000" w:rsidR="00000000" w:rsidRPr="00000000">
        <w:rPr>
          <w:rtl w:val="0"/>
        </w:rPr>
      </w:r>
    </w:p>
    <w:p w:rsidR="00000000" w:rsidDel="00000000" w:rsidP="00000000" w:rsidRDefault="00000000" w:rsidRPr="00000000" w14:paraId="000004E4">
      <w:pPr>
        <w:rPr>
          <w:rFonts w:ascii="Roboto" w:cs="Roboto" w:eastAsia="Roboto" w:hAnsi="Roboto"/>
          <w:color w:val="ff0000"/>
          <w:sz w:val="21"/>
          <w:szCs w:val="21"/>
          <w:highlight w:val="white"/>
        </w:rPr>
      </w:pPr>
      <w:commentRangeStart w:id="747"/>
      <w:r w:rsidDel="00000000" w:rsidR="00000000" w:rsidRPr="00000000">
        <w:rPr>
          <w:rFonts w:ascii="Roboto" w:cs="Roboto" w:eastAsia="Roboto" w:hAnsi="Roboto"/>
          <w:color w:val="ff0000"/>
          <w:sz w:val="21"/>
          <w:szCs w:val="21"/>
          <w:highlight w:val="white"/>
          <w:rtl w:val="0"/>
        </w:rPr>
        <w:t xml:space="preserve">[1-3 paragraphs on successes and lessons learned from AfriSAR-2 campaign]</w:t>
      </w:r>
      <w:commentRangeEnd w:id="747"/>
      <w:r w:rsidDel="00000000" w:rsidR="00000000" w:rsidRPr="00000000">
        <w:commentReference w:id="747"/>
      </w:r>
      <w:r w:rsidDel="00000000" w:rsidR="00000000" w:rsidRPr="00000000">
        <w:rPr>
          <w:rtl w:val="0"/>
        </w:rPr>
      </w:r>
    </w:p>
    <w:p w:rsidR="00000000" w:rsidDel="00000000" w:rsidP="00000000" w:rsidRDefault="00000000" w:rsidRPr="00000000" w14:paraId="000004E5">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SUCCESSES and lessons learned from AfriSAR</w:t>
      </w:r>
    </w:p>
    <w:p w:rsidR="00000000" w:rsidDel="00000000" w:rsidP="00000000" w:rsidRDefault="00000000" w:rsidRPr="00000000" w14:paraId="000004E6">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collaboration with partners</w:t>
      </w:r>
    </w:p>
    <w:p w:rsidR="00000000" w:rsidDel="00000000" w:rsidP="00000000" w:rsidRDefault="00000000" w:rsidRPr="00000000" w14:paraId="000004E7">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Gabon - built that relationship</w:t>
      </w:r>
    </w:p>
    <w:p w:rsidR="00000000" w:rsidDel="00000000" w:rsidP="00000000" w:rsidRDefault="00000000" w:rsidRPr="00000000" w14:paraId="000004E8">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started that with other countries in AfriSAR</w:t>
      </w:r>
    </w:p>
    <w:p w:rsidR="00000000" w:rsidDel="00000000" w:rsidP="00000000" w:rsidRDefault="00000000" w:rsidRPr="00000000" w14:paraId="000004E9">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if PANGEA selected, spend the year establishing MOUs with governments or space agencies or institutions b/w NASA &amp; Space Agencies</w:t>
      </w:r>
    </w:p>
    <w:p w:rsidR="00000000" w:rsidDel="00000000" w:rsidP="00000000" w:rsidRDefault="00000000" w:rsidRPr="00000000" w14:paraId="000004EA">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define who those partners are</w:t>
      </w:r>
    </w:p>
    <w:p w:rsidR="00000000" w:rsidDel="00000000" w:rsidP="00000000" w:rsidRDefault="00000000" w:rsidRPr="00000000" w14:paraId="000004EB">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get letters of support from govt</w:t>
      </w:r>
    </w:p>
    <w:p w:rsidR="00000000" w:rsidDel="00000000" w:rsidP="00000000" w:rsidRDefault="00000000" w:rsidRPr="00000000" w14:paraId="000004EC">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Science diplomacy that needs to be done before and during campaign - Lola, Marc, Elsa (Adia) need to do that</w:t>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pStyle w:val="Heading4"/>
        <w:rPr/>
      </w:pPr>
      <w:bookmarkStart w:colFirst="0" w:colLast="0" w:name="_44zh5ia5coj2" w:id="49"/>
      <w:bookmarkEnd w:id="49"/>
      <w:r w:rsidDel="00000000" w:rsidR="00000000" w:rsidRPr="00000000">
        <w:rPr>
          <w:rtl w:val="0"/>
        </w:rPr>
        <w:t xml:space="preserve">7.2.2 NASA airborne campaign Indigenous agreements, permissions, and treaties</w:t>
      </w:r>
    </w:p>
    <w:p w:rsidR="00000000" w:rsidDel="00000000" w:rsidP="00000000" w:rsidRDefault="00000000" w:rsidRPr="00000000" w14:paraId="000004EF">
      <w:pPr>
        <w:numPr>
          <w:ilvl w:val="0"/>
          <w:numId w:val="20"/>
        </w:numPr>
        <w:ind w:left="720" w:hanging="360"/>
      </w:pPr>
      <w:commentRangeStart w:id="748"/>
      <w:r w:rsidDel="00000000" w:rsidR="00000000" w:rsidRPr="00000000">
        <w:rPr>
          <w:rtl w:val="0"/>
        </w:rPr>
        <w:t xml:space="preserve">Indigenous land and sovereign territories.</w:t>
      </w:r>
      <w:commentRangeEnd w:id="748"/>
      <w:r w:rsidDel="00000000" w:rsidR="00000000" w:rsidRPr="00000000">
        <w:commentReference w:id="748"/>
      </w:r>
      <w:r w:rsidDel="00000000" w:rsidR="00000000" w:rsidRPr="00000000">
        <w:rPr>
          <w:rtl w:val="0"/>
        </w:rPr>
      </w:r>
    </w:p>
    <w:p w:rsidR="00000000" w:rsidDel="00000000" w:rsidP="00000000" w:rsidRDefault="00000000" w:rsidRPr="00000000" w14:paraId="000004F0">
      <w:pPr>
        <w:numPr>
          <w:ilvl w:val="0"/>
          <w:numId w:val="20"/>
        </w:numPr>
        <w:ind w:left="720" w:hanging="360"/>
      </w:pPr>
      <w:hyperlink r:id="rId161">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4F1">
      <w:pPr>
        <w:numPr>
          <w:ilvl w:val="0"/>
          <w:numId w:val="20"/>
        </w:numPr>
        <w:ind w:left="720" w:hanging="360"/>
        <w:rPr>
          <w:color w:val="ff0000"/>
          <w:u w:val="none"/>
        </w:rPr>
      </w:pPr>
      <w:r w:rsidDel="00000000" w:rsidR="00000000" w:rsidRPr="00000000">
        <w:rPr>
          <w:color w:val="222222"/>
          <w:highlight w:val="white"/>
          <w:rtl w:val="0"/>
        </w:rPr>
        <w:t xml:space="preserve">State that IPs have different international human rights than other communities</w:t>
      </w:r>
      <w:r w:rsidDel="00000000" w:rsidR="00000000" w:rsidRPr="00000000">
        <w:rPr>
          <w:rtl w:val="0"/>
        </w:rPr>
      </w:r>
    </w:p>
    <w:p w:rsidR="00000000" w:rsidDel="00000000" w:rsidP="00000000" w:rsidRDefault="00000000" w:rsidRPr="00000000" w14:paraId="000004F2">
      <w:pPr>
        <w:pStyle w:val="Heading3"/>
        <w:rPr/>
      </w:pPr>
      <w:bookmarkStart w:colFirst="0" w:colLast="0" w:name="_w90m76cd6k00" w:id="50"/>
      <w:bookmarkEnd w:id="50"/>
      <w:r w:rsidDel="00000000" w:rsidR="00000000" w:rsidRPr="00000000">
        <w:rPr>
          <w:rtl w:val="0"/>
        </w:rPr>
        <w:t xml:space="preserve">7.3</w:t>
      </w:r>
      <w:commentRangeStart w:id="749"/>
      <w:r w:rsidDel="00000000" w:rsidR="00000000" w:rsidRPr="00000000">
        <w:rPr>
          <w:rtl w:val="0"/>
        </w:rPr>
        <w:t xml:space="preserve"> Community Engagement Strategy</w:t>
      </w:r>
      <w:commentRangeEnd w:id="749"/>
      <w:r w:rsidDel="00000000" w:rsidR="00000000" w:rsidRPr="00000000">
        <w:commentReference w:id="749"/>
      </w:r>
      <w:r w:rsidDel="00000000" w:rsidR="00000000" w:rsidRPr="00000000">
        <w:rPr>
          <w:rtl w:val="0"/>
        </w:rPr>
      </w:r>
    </w:p>
    <w:p w:rsidR="00000000" w:rsidDel="00000000" w:rsidP="00000000" w:rsidRDefault="00000000" w:rsidRPr="00000000" w14:paraId="000004F3">
      <w:pPr>
        <w:spacing w:before="240" w:lineRule="auto"/>
        <w:rPr/>
      </w:pPr>
      <w:r w:rsidDel="00000000" w:rsidR="00000000" w:rsidRPr="00000000">
        <w:rPr>
          <w:rtl w:val="0"/>
        </w:rPr>
        <w:t xml:space="preserve">PANGEA will engage with diverse communities to address PANGEA’s science questions, identify synergies with local research priorities, and implement PANGEA in a manner that is broadly beneficial in the landscapes and countries targeted for research. The strategy draws upon the knowledge, expertise, and experiences shared throughout PANGEA’s scoping campaign, which engaged with over 500 individuals and 150 organizations from 42 countries across five continents through (a) consultative workshops, (b) outreach events, (c) working group discussions, (d) bilateral meetings, and (e) web surveys. A more detailed description of engagement methods used during the scoping campaign is provided in </w:t>
      </w:r>
      <w:r w:rsidDel="00000000" w:rsidR="00000000" w:rsidRPr="00000000">
        <w:rPr>
          <w:b w:val="1"/>
          <w:highlight w:val="yellow"/>
          <w:rtl w:val="0"/>
        </w:rPr>
        <w:t xml:space="preserve">Appendix A</w:t>
      </w:r>
      <w:r w:rsidDel="00000000" w:rsidR="00000000" w:rsidRPr="00000000">
        <w:rPr>
          <w:rtl w:val="0"/>
        </w:rPr>
        <w:t xml:space="preserve">. Here, we present a list of the communities prioritized for engagement in PANGEA, the principles that underpin PANGEA’s engagement efforts, and PANGEA’s strategy for engaging local communities and cultivating a long-term, positive legacy during and beyond the campaign.</w:t>
      </w:r>
    </w:p>
    <w:p w:rsidR="00000000" w:rsidDel="00000000" w:rsidP="00000000" w:rsidRDefault="00000000" w:rsidRPr="00000000" w14:paraId="000004F4">
      <w:pPr>
        <w:pStyle w:val="Heading4"/>
        <w:rPr/>
      </w:pPr>
      <w:bookmarkStart w:colFirst="0" w:colLast="0" w:name="_37bqpc2b4ccb" w:id="51"/>
      <w:bookmarkEnd w:id="51"/>
      <w:commentRangeStart w:id="750"/>
      <w:r w:rsidDel="00000000" w:rsidR="00000000" w:rsidRPr="00000000">
        <w:rPr>
          <w:rtl w:val="0"/>
        </w:rPr>
        <w:t xml:space="preserve">7</w:t>
      </w:r>
      <w:commentRangeEnd w:id="750"/>
      <w:r w:rsidDel="00000000" w:rsidR="00000000" w:rsidRPr="00000000">
        <w:commentReference w:id="750"/>
      </w:r>
      <w:r w:rsidDel="00000000" w:rsidR="00000000" w:rsidRPr="00000000">
        <w:rPr>
          <w:rtl w:val="0"/>
        </w:rPr>
        <w:t xml:space="preserve">.3.1. </w:t>
      </w:r>
      <w:r w:rsidDel="00000000" w:rsidR="00000000" w:rsidRPr="00000000">
        <w:rPr>
          <w:rtl w:val="0"/>
        </w:rPr>
        <w:t xml:space="preserve">PANGEA Partners</w:t>
      </w:r>
      <w:r w:rsidDel="00000000" w:rsidR="00000000" w:rsidRPr="00000000">
        <w:rPr>
          <w:rtl w:val="0"/>
        </w:rPr>
      </w:r>
    </w:p>
    <w:p w:rsidR="00000000" w:rsidDel="00000000" w:rsidP="00000000" w:rsidRDefault="00000000" w:rsidRPr="00000000" w14:paraId="000004F5">
      <w:pPr>
        <w:spacing w:before="240" w:lineRule="auto"/>
        <w:rPr/>
      </w:pPr>
      <w:r w:rsidDel="00000000" w:rsidR="00000000" w:rsidRPr="00000000">
        <w:rPr>
          <w:rtl w:val="0"/>
        </w:rPr>
        <w:t xml:space="preserve">PANGEA research on tropical forests will complement and expand upon many existing efforts. Some of these efforts are limited to small geographical domains or represent networks of individual sites. Others, such as One Forest Vision, have pantropical ambitions like PANGEA. The range of partnership opportunities is illustrated with examples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b w:val="1"/>
          <w:highlight w:val="yellow"/>
          <w:rtl w:val="0"/>
        </w:rPr>
        <w:t xml:space="preserve">Appendix X</w:t>
      </w:r>
      <w:r w:rsidDel="00000000" w:rsidR="00000000" w:rsidRPr="00000000">
        <w:rPr>
          <w:rtl w:val="0"/>
        </w:rPr>
        <w:t xml:space="preserve"> describes the different communities that PANGEA will engage in greater detail, lists all PANGEA partners according to community type, and discusses more specific engagement considerations for each.</w:t>
      </w:r>
    </w:p>
    <w:p w:rsidR="00000000" w:rsidDel="00000000" w:rsidP="00000000" w:rsidRDefault="00000000" w:rsidRPr="00000000" w14:paraId="000004F6">
      <w:pPr>
        <w:spacing w:before="240" w:lineRule="auto"/>
        <w:rPr/>
      </w:pPr>
      <w:r w:rsidDel="00000000" w:rsidR="00000000" w:rsidRPr="00000000">
        <w:rPr>
          <w:rtl w:val="0"/>
        </w:rPr>
        <w:t xml:space="preserve">PANGEA interprets the word “community” broadly to encompass a wide variety of formal and informal groups of people who perceive themselves as members of a certain group, which may share interests, experiences, resources, activities, professions, livelihoods, culture, geography, origins, language, or any combination of the above. The scoping campaign identified </w:t>
      </w:r>
      <w:r w:rsidDel="00000000" w:rsidR="00000000" w:rsidRPr="00000000">
        <w:rPr>
          <w:rtl w:val="0"/>
        </w:rPr>
        <w:t xml:space="preserve">ten </w:t>
      </w:r>
      <w:r w:rsidDel="00000000" w:rsidR="00000000" w:rsidRPr="00000000">
        <w:rPr>
          <w:rtl w:val="0"/>
        </w:rPr>
        <w:t xml:space="preserve">types of communities with which PANGEA will prioritize engagement: </w:t>
      </w:r>
      <w:r w:rsidDel="00000000" w:rsidR="00000000" w:rsidRPr="00000000">
        <w:rPr>
          <w:rtl w:val="0"/>
        </w:rPr>
        <w:t xml:space="preserve">(1) NASA; (2) other US government agencies; (3) internatonal space agencies and support facilities; (3) foreign government agencies and national research institutes; (4) scientific institutions; (5) coordinated international research initiatives; (6) civil society organizations; (7) Indigenous peoples and local community alliances and organizations; (8) the donor community; (9) the private sector; and (10) intergovernmental agencies. </w:t>
      </w:r>
    </w:p>
    <w:p w:rsidR="00000000" w:rsidDel="00000000" w:rsidP="00000000" w:rsidRDefault="00000000" w:rsidRPr="00000000" w14:paraId="000004F7">
      <w:pPr>
        <w:spacing w:before="240" w:lineRule="auto"/>
        <w:rPr/>
      </w:pPr>
      <w:r w:rsidDel="00000000" w:rsidR="00000000" w:rsidRPr="00000000">
        <w:rPr>
          <w:rtl w:val="0"/>
        </w:rPr>
        <w:t xml:space="preserve">One key aspect of PANGEA’s engagement strategy, which reflects countless recommendations from scoping events throughout the tropics, is a commitment to engage with the communities identified above in an inclusive and non-hierarchical way. Each community will play a critical role in PANGEA’s planning, implementation, and its long-term legacy. Engagement with Indigenous Peoples and CSOs, for example, is essential for accessing research sites, empowering long-term, ground-based data collection, and connecting PANGEA’s research to local land management decision-making. PANGEA must engage with local and international scientific institutions to build upon their work, identify synergies, and leverage co-funding and resources to collaboratively accomplish more, and invest in formal training and curricula so that current and future generations of scientists may benefit from the PANGEA Program. The support of government agencies will be critical to PANGEA’s airborne data collection efforts and Earth Action strategies. National and sub-national government agencies are also well positioned to immediately apply the key findings of PANGEA’s research to improve country-wide, climate and biodiversity monitoring and reporting, and to develop more informed climate change mitigation and adaptation strategies. </w:t>
      </w:r>
      <w:commentRangeStart w:id="751"/>
      <w:r w:rsidDel="00000000" w:rsidR="00000000" w:rsidRPr="00000000">
        <w:rPr>
          <w:rtl w:val="0"/>
        </w:rPr>
        <w:t xml:space="preserve">Collaboration with climate-concerned intergovernmental organizations and donors may enable PANGEA to transcend NASA’s funding requirements and engage with local institutions in a more financially inclusive and equitable manner. </w:t>
      </w:r>
      <w:commentRangeEnd w:id="751"/>
      <w:r w:rsidDel="00000000" w:rsidR="00000000" w:rsidRPr="00000000">
        <w:commentReference w:id="751"/>
      </w:r>
      <w:r w:rsidDel="00000000" w:rsidR="00000000" w:rsidRPr="00000000">
        <w:rPr>
          <w:rtl w:val="0"/>
        </w:rPr>
        <w:t xml:space="preserve">Many private companies and industry associations are eager to learn more about their changing environments and collect ground-, air- and space-borne data to understand their impact and ensure the sustainability of their supply chains. Although the interests, objectives, and potential points of engagement and collaboration vary widely, all of these communities will be instrumental to the success and positive long-term legacy of PANGEA.  </w:t>
      </w:r>
    </w:p>
    <w:p w:rsidR="00000000" w:rsidDel="00000000" w:rsidP="00000000" w:rsidRDefault="00000000" w:rsidRPr="00000000" w14:paraId="000004F8">
      <w:pPr>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t xml:space="preserve"> </w:t>
      </w:r>
    </w:p>
    <w:tbl>
      <w:tblPr>
        <w:tblStyle w:val="Table6"/>
        <w:tblW w:w="1413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995"/>
        <w:gridCol w:w="1920"/>
        <w:gridCol w:w="3255"/>
        <w:gridCol w:w="5460"/>
        <w:tblGridChange w:id="0">
          <w:tblGrid>
            <w:gridCol w:w="1500"/>
            <w:gridCol w:w="1995"/>
            <w:gridCol w:w="1920"/>
            <w:gridCol w:w="3255"/>
            <w:gridCol w:w="5460"/>
          </w:tblGrid>
        </w:tblGridChange>
      </w:tblGrid>
      <w:tr>
        <w:trPr>
          <w:cantSplit w:val="0"/>
          <w:trHeight w:val="330" w:hRule="atLeast"/>
          <w:tblHeader w:val="0"/>
        </w:trPr>
        <w:tc>
          <w:tcPr>
            <w:gridSpan w:val="5"/>
            <w:tcBorders>
              <w:top w:color="cccccc" w:space="0" w:sz="5" w:val="single"/>
              <w:left w:color="cccccc" w:space="0" w:sz="5" w:val="single"/>
              <w:bottom w:color="9e9e9e"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A">
            <w:pPr>
              <w:widowControl w:val="0"/>
              <w:rPr>
                <w:sz w:val="20"/>
                <w:szCs w:val="20"/>
              </w:rPr>
            </w:pPr>
            <w:r w:rsidDel="00000000" w:rsidR="00000000" w:rsidRPr="00000000">
              <w:rPr>
                <w:rFonts w:ascii="Avenir" w:cs="Avenir" w:eastAsia="Avenir" w:hAnsi="Avenir"/>
                <w:b w:val="1"/>
                <w:sz w:val="24"/>
                <w:szCs w:val="24"/>
                <w:rtl w:val="0"/>
              </w:rPr>
              <w:t xml:space="preserve">Table X. </w:t>
            </w:r>
            <w:r w:rsidDel="00000000" w:rsidR="00000000" w:rsidRPr="00000000">
              <w:rPr>
                <w:rFonts w:ascii="Avenir" w:cs="Avenir" w:eastAsia="Avenir" w:hAnsi="Avenir"/>
                <w:sz w:val="24"/>
                <w:szCs w:val="24"/>
                <w:rtl w:val="0"/>
              </w:rPr>
              <w:t xml:space="preserve">Overview of engagement strategies and example partners for each target group</w:t>
            </w:r>
            <w:r w:rsidDel="00000000" w:rsidR="00000000" w:rsidRPr="00000000">
              <w:rPr>
                <w:rtl w:val="0"/>
              </w:rPr>
            </w:r>
          </w:p>
        </w:tc>
      </w:tr>
      <w:tr>
        <w:trPr>
          <w:cantSplit w:val="0"/>
          <w:trHeight w:val="60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F">
            <w:pPr>
              <w:widowControl w:val="0"/>
              <w:rPr>
                <w:sz w:val="20"/>
                <w:szCs w:val="20"/>
              </w:rPr>
            </w:pPr>
            <w:r w:rsidDel="00000000" w:rsidR="00000000" w:rsidRPr="00000000">
              <w:rPr>
                <w:rFonts w:ascii="Avenir" w:cs="Avenir" w:eastAsia="Avenir" w:hAnsi="Avenir"/>
                <w:b w:val="1"/>
                <w:rtl w:val="0"/>
              </w:rPr>
              <w:t xml:space="preserve">Community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0">
            <w:pPr>
              <w:widowControl w:val="0"/>
              <w:rPr>
                <w:sz w:val="20"/>
                <w:szCs w:val="20"/>
              </w:rPr>
            </w:pPr>
            <w:r w:rsidDel="00000000" w:rsidR="00000000" w:rsidRPr="00000000">
              <w:rPr>
                <w:rFonts w:ascii="Avenir" w:cs="Avenir" w:eastAsia="Avenir" w:hAnsi="Avenir"/>
                <w:b w:val="1"/>
                <w:rtl w:val="0"/>
              </w:rPr>
              <w:t xml:space="preserve">Description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1">
            <w:pPr>
              <w:widowControl w:val="0"/>
              <w:rPr>
                <w:sz w:val="20"/>
                <w:szCs w:val="20"/>
              </w:rPr>
            </w:pPr>
            <w:r w:rsidDel="00000000" w:rsidR="00000000" w:rsidRPr="00000000">
              <w:rPr>
                <w:rFonts w:ascii="Avenir" w:cs="Avenir" w:eastAsia="Avenir" w:hAnsi="Avenir"/>
                <w:b w:val="1"/>
                <w:rtl w:val="0"/>
              </w:rPr>
              <w:t xml:space="preserve">Relevance to PANGEA</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2">
            <w:pPr>
              <w:widowControl w:val="0"/>
              <w:rPr>
                <w:sz w:val="20"/>
                <w:szCs w:val="20"/>
              </w:rPr>
            </w:pPr>
            <w:r w:rsidDel="00000000" w:rsidR="00000000" w:rsidRPr="00000000">
              <w:rPr>
                <w:rFonts w:ascii="Avenir" w:cs="Avenir" w:eastAsia="Avenir" w:hAnsi="Avenir"/>
                <w:b w:val="1"/>
                <w:rtl w:val="0"/>
              </w:rPr>
              <w:t xml:space="preserve">Engagement Strategy &amp; Goals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widowControl w:val="0"/>
              <w:rPr>
                <w:sz w:val="20"/>
                <w:szCs w:val="20"/>
              </w:rPr>
            </w:pPr>
            <w:r w:rsidDel="00000000" w:rsidR="00000000" w:rsidRPr="00000000">
              <w:rPr>
                <w:rFonts w:ascii="Avenir" w:cs="Avenir" w:eastAsia="Avenir" w:hAnsi="Avenir"/>
                <w:rtl w:val="0"/>
              </w:rPr>
              <w:t xml:space="preserve">Example Partners</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4">
            <w:pPr>
              <w:widowControl w:val="0"/>
              <w:rPr>
                <w:sz w:val="20"/>
                <w:szCs w:val="20"/>
              </w:rPr>
            </w:pPr>
            <w:r w:rsidDel="00000000" w:rsidR="00000000" w:rsidRPr="00000000">
              <w:rPr>
                <w:rFonts w:ascii="Avenir" w:cs="Avenir" w:eastAsia="Avenir" w:hAnsi="Avenir"/>
                <w:rtl w:val="0"/>
              </w:rPr>
              <w:t xml:space="preserve">NASA</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5">
            <w:pPr>
              <w:widowControl w:val="0"/>
              <w:rPr>
                <w:sz w:val="20"/>
                <w:szCs w:val="20"/>
              </w:rPr>
            </w:pPr>
            <w:r w:rsidDel="00000000" w:rsidR="00000000" w:rsidRPr="00000000">
              <w:rPr>
                <w:rFonts w:ascii="Avenir" w:cs="Avenir" w:eastAsia="Avenir" w:hAnsi="Avenir"/>
                <w:rtl w:val="0"/>
              </w:rPr>
              <w:t xml:space="preserve">NASA Research &amp; Analysis and Earth Action Programs, NASA Capacity Building Program, and NASA initiatives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06">
            <w:pPr>
              <w:widowControl w:val="0"/>
              <w:rPr>
                <w:sz w:val="20"/>
                <w:szCs w:val="20"/>
              </w:rPr>
            </w:pPr>
            <w:commentRangeStart w:id="752"/>
            <w:r w:rsidDel="00000000" w:rsidR="00000000" w:rsidRPr="00000000">
              <w:rPr>
                <w:rFonts w:ascii="Avenir" w:cs="Avenir" w:eastAsia="Avenir" w:hAnsi="Avenir"/>
                <w:rtl w:val="0"/>
              </w:rPr>
              <w:t xml:space="preserve">NASA is the driving force behind PANGEA</w:t>
            </w:r>
            <w:commentRangeEnd w:id="752"/>
            <w:r w:rsidDel="00000000" w:rsidR="00000000" w:rsidRPr="00000000">
              <w:commentReference w:id="752"/>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7">
            <w:pPr>
              <w:widowControl w:val="0"/>
              <w:rPr>
                <w:sz w:val="20"/>
                <w:szCs w:val="20"/>
              </w:rPr>
            </w:pPr>
            <w:r w:rsidDel="00000000" w:rsidR="00000000" w:rsidRPr="00000000">
              <w:rPr>
                <w:rFonts w:ascii="Avenir" w:cs="Avenir" w:eastAsia="Avenir" w:hAnsi="Avenir"/>
                <w:rtl w:val="0"/>
              </w:rPr>
              <w:t xml:space="preserve">Integrative approach to advancing scientific understanding, calibration and validation, algorithm and product development, partnerships, and capacity building across the NASA enterprise</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8">
            <w:pPr>
              <w:widowControl w:val="0"/>
              <w:rPr>
                <w:rFonts w:ascii="Avenir" w:cs="Avenir" w:eastAsia="Avenir" w:hAnsi="Avenir"/>
              </w:rPr>
            </w:pPr>
            <w:r w:rsidDel="00000000" w:rsidR="00000000" w:rsidRPr="00000000">
              <w:rPr>
                <w:rFonts w:ascii="Avenir" w:cs="Avenir" w:eastAsia="Avenir" w:hAnsi="Avenir"/>
                <w:rtl w:val="0"/>
              </w:rPr>
              <w:t xml:space="preserve">· Terrestrial Ecology, Biological Diversity &amp; Ecological Conservation, LCLUC, Hydrology</w:t>
            </w:r>
          </w:p>
          <w:p w:rsidR="00000000" w:rsidDel="00000000" w:rsidP="00000000" w:rsidRDefault="00000000" w:rsidRPr="00000000" w14:paraId="00000509">
            <w:pPr>
              <w:widowControl w:val="0"/>
              <w:rPr>
                <w:rFonts w:ascii="Avenir" w:cs="Avenir" w:eastAsia="Avenir" w:hAnsi="Avenir"/>
              </w:rPr>
            </w:pPr>
            <w:r w:rsidDel="00000000" w:rsidR="00000000" w:rsidRPr="00000000">
              <w:rPr>
                <w:rFonts w:ascii="Avenir" w:cs="Avenir" w:eastAsia="Avenir" w:hAnsi="Avenir"/>
                <w:rtl w:val="0"/>
              </w:rPr>
              <w:t xml:space="preserve">· Climate &amp; Resilience, Disasters, Wildland Fires, NASA Harvest, Water Resources</w:t>
            </w:r>
          </w:p>
          <w:p w:rsidR="00000000" w:rsidDel="00000000" w:rsidP="00000000" w:rsidRDefault="00000000" w:rsidRPr="00000000" w14:paraId="0000050A">
            <w:pPr>
              <w:widowControl w:val="0"/>
              <w:rPr>
                <w:sz w:val="20"/>
                <w:szCs w:val="20"/>
              </w:rPr>
            </w:pPr>
            <w:r w:rsidDel="00000000" w:rsidR="00000000" w:rsidRPr="00000000">
              <w:rPr>
                <w:rFonts w:ascii="Avenir" w:cs="Avenir" w:eastAsia="Avenir" w:hAnsi="Avenir"/>
                <w:rtl w:val="0"/>
              </w:rPr>
              <w:t xml:space="preserve">· SERVIR, ARSET, DEVELOP, GLOBE, Indigenous Peoples Initiative</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B">
            <w:pPr>
              <w:widowControl w:val="0"/>
              <w:rPr>
                <w:sz w:val="20"/>
                <w:szCs w:val="20"/>
              </w:rPr>
            </w:pPr>
            <w:r w:rsidDel="00000000" w:rsidR="00000000" w:rsidRPr="00000000">
              <w:rPr>
                <w:rFonts w:ascii="Avenir" w:cs="Avenir" w:eastAsia="Avenir" w:hAnsi="Avenir"/>
                <w:rtl w:val="0"/>
              </w:rPr>
              <w:t xml:space="preserve">Other US Government Agencies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0C">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0D">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0E">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F">
            <w:pPr>
              <w:widowControl w:val="0"/>
              <w:rPr>
                <w:rFonts w:ascii="Avenir" w:cs="Avenir" w:eastAsia="Avenir" w:hAnsi="Avenir"/>
              </w:rPr>
            </w:pPr>
            <w:r w:rsidDel="00000000" w:rsidR="00000000" w:rsidRPr="00000000">
              <w:rPr>
                <w:rFonts w:ascii="Avenir" w:cs="Avenir" w:eastAsia="Avenir" w:hAnsi="Avenir"/>
                <w:rtl w:val="0"/>
              </w:rPr>
              <w:t xml:space="preserve">· DOE NGEE Tropics*</w:t>
            </w:r>
          </w:p>
          <w:p w:rsidR="00000000" w:rsidDel="00000000" w:rsidP="00000000" w:rsidRDefault="00000000" w:rsidRPr="00000000" w14:paraId="00000510">
            <w:pPr>
              <w:widowControl w:val="0"/>
              <w:rPr>
                <w:rFonts w:ascii="Avenir" w:cs="Avenir" w:eastAsia="Avenir" w:hAnsi="Avenir"/>
              </w:rPr>
            </w:pPr>
            <w:r w:rsidDel="00000000" w:rsidR="00000000" w:rsidRPr="00000000">
              <w:rPr>
                <w:rFonts w:ascii="Avenir" w:cs="Avenir" w:eastAsia="Avenir" w:hAnsi="Avenir"/>
                <w:rtl w:val="0"/>
              </w:rPr>
              <w:t xml:space="preserve">· NSF BIO, NSF DEB, NSF GOLD-EN, NSF RISE</w:t>
            </w:r>
          </w:p>
          <w:p w:rsidR="00000000" w:rsidDel="00000000" w:rsidP="00000000" w:rsidRDefault="00000000" w:rsidRPr="00000000" w14:paraId="00000511">
            <w:pPr>
              <w:widowControl w:val="0"/>
              <w:rPr>
                <w:rFonts w:ascii="Avenir" w:cs="Avenir" w:eastAsia="Avenir" w:hAnsi="Avenir"/>
              </w:rPr>
            </w:pPr>
            <w:r w:rsidDel="00000000" w:rsidR="00000000" w:rsidRPr="00000000">
              <w:rPr>
                <w:rFonts w:ascii="Avenir" w:cs="Avenir" w:eastAsia="Avenir" w:hAnsi="Avenir"/>
                <w:rtl w:val="0"/>
              </w:rPr>
              <w:t xml:space="preserve">· USAID CARPE, USAID-PEER**</w:t>
            </w:r>
          </w:p>
          <w:p w:rsidR="00000000" w:rsidDel="00000000" w:rsidP="00000000" w:rsidRDefault="00000000" w:rsidRPr="00000000" w14:paraId="00000512">
            <w:pPr>
              <w:widowControl w:val="0"/>
              <w:rPr>
                <w:rFonts w:ascii="Avenir" w:cs="Avenir" w:eastAsia="Avenir" w:hAnsi="Avenir"/>
              </w:rPr>
            </w:pPr>
            <w:r w:rsidDel="00000000" w:rsidR="00000000" w:rsidRPr="00000000">
              <w:rPr>
                <w:rFonts w:ascii="Avenir" w:cs="Avenir" w:eastAsia="Avenir" w:hAnsi="Avenir"/>
                <w:rtl w:val="0"/>
              </w:rPr>
              <w:t xml:space="preserve">· USFS-International Program</w:t>
            </w:r>
          </w:p>
          <w:p w:rsidR="00000000" w:rsidDel="00000000" w:rsidP="00000000" w:rsidRDefault="00000000" w:rsidRPr="00000000" w14:paraId="00000513">
            <w:pPr>
              <w:widowControl w:val="0"/>
              <w:rPr>
                <w:sz w:val="20"/>
                <w:szCs w:val="20"/>
              </w:rPr>
            </w:pPr>
            <w:r w:rsidDel="00000000" w:rsidR="00000000" w:rsidRPr="00000000">
              <w:rPr>
                <w:rFonts w:ascii="Avenir" w:cs="Avenir" w:eastAsia="Avenir" w:hAnsi="Avenir"/>
                <w:rtl w:val="0"/>
              </w:rPr>
              <w:t xml:space="preserve">· USGS SilvaCarbon</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14">
            <w:pPr>
              <w:widowControl w:val="0"/>
              <w:rPr>
                <w:sz w:val="20"/>
                <w:szCs w:val="20"/>
              </w:rPr>
            </w:pPr>
            <w:r w:rsidDel="00000000" w:rsidR="00000000" w:rsidRPr="00000000">
              <w:rPr>
                <w:rFonts w:ascii="Avenir" w:cs="Avenir" w:eastAsia="Avenir" w:hAnsi="Avenir"/>
                <w:rtl w:val="0"/>
              </w:rPr>
              <w:t xml:space="preserve">International Space Agencies and Support Facilities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15">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16">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17">
            <w:pPr>
              <w:widowControl w:val="0"/>
              <w:rPr>
                <w:sz w:val="20"/>
                <w:szCs w:val="20"/>
              </w:rPr>
            </w:pPr>
            <w:r w:rsidDel="00000000" w:rsidR="00000000" w:rsidRPr="00000000">
              <w:rPr>
                <w:rFonts w:ascii="Avenir" w:cs="Avenir" w:eastAsia="Avenir" w:hAnsi="Avenir"/>
                <w:rtl w:val="0"/>
              </w:rPr>
              <w:t xml:space="preserve">Support international collaboration on existing joint missions and airborne campaigns; build capacity to support greater engagement between NASA and space agencies in the tropics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18">
            <w:pPr>
              <w:widowControl w:val="0"/>
              <w:rPr>
                <w:rFonts w:ascii="Avenir" w:cs="Avenir" w:eastAsia="Avenir" w:hAnsi="Avenir"/>
              </w:rPr>
            </w:pPr>
            <w:r w:rsidDel="00000000" w:rsidR="00000000" w:rsidRPr="00000000">
              <w:rPr>
                <w:rFonts w:ascii="Avenir" w:cs="Avenir" w:eastAsia="Avenir" w:hAnsi="Avenir"/>
                <w:rtl w:val="0"/>
              </w:rPr>
              <w:t xml:space="preserve">· Central African Satellite Observatory (OSFAC)</w:t>
            </w:r>
          </w:p>
          <w:p w:rsidR="00000000" w:rsidDel="00000000" w:rsidP="00000000" w:rsidRDefault="00000000" w:rsidRPr="00000000" w14:paraId="00000519">
            <w:pPr>
              <w:widowControl w:val="0"/>
              <w:rPr>
                <w:rFonts w:ascii="Avenir" w:cs="Avenir" w:eastAsia="Avenir" w:hAnsi="Avenir"/>
              </w:rPr>
            </w:pPr>
            <w:r w:rsidDel="00000000" w:rsidR="00000000" w:rsidRPr="00000000">
              <w:rPr>
                <w:rFonts w:ascii="Avenir" w:cs="Avenir" w:eastAsia="Avenir" w:hAnsi="Avenir"/>
                <w:rtl w:val="0"/>
              </w:rPr>
              <w:t xml:space="preserve">· Gabonese Space Agency (AGEOS)</w:t>
            </w:r>
          </w:p>
          <w:p w:rsidR="00000000" w:rsidDel="00000000" w:rsidP="00000000" w:rsidRDefault="00000000" w:rsidRPr="00000000" w14:paraId="0000051A">
            <w:pPr>
              <w:widowControl w:val="0"/>
              <w:rPr>
                <w:rFonts w:ascii="Avenir" w:cs="Avenir" w:eastAsia="Avenir" w:hAnsi="Avenir"/>
              </w:rPr>
            </w:pPr>
            <w:r w:rsidDel="00000000" w:rsidR="00000000" w:rsidRPr="00000000">
              <w:rPr>
                <w:rFonts w:ascii="Avenir" w:cs="Avenir" w:eastAsia="Avenir" w:hAnsi="Avenir"/>
                <w:rtl w:val="0"/>
              </w:rPr>
              <w:t xml:space="preserve">· European Space Agency (ESA)</w:t>
            </w:r>
          </w:p>
          <w:p w:rsidR="00000000" w:rsidDel="00000000" w:rsidP="00000000" w:rsidRDefault="00000000" w:rsidRPr="00000000" w14:paraId="0000051B">
            <w:pPr>
              <w:widowControl w:val="0"/>
              <w:rPr>
                <w:rFonts w:ascii="Avenir" w:cs="Avenir" w:eastAsia="Avenir" w:hAnsi="Avenir"/>
              </w:rPr>
            </w:pPr>
            <w:r w:rsidDel="00000000" w:rsidR="00000000" w:rsidRPr="00000000">
              <w:rPr>
                <w:rFonts w:ascii="Avenir" w:cs="Avenir" w:eastAsia="Avenir" w:hAnsi="Avenir"/>
                <w:rtl w:val="0"/>
              </w:rPr>
              <w:t xml:space="preserve">· French National Space Agency (CNES)</w:t>
            </w:r>
          </w:p>
          <w:p w:rsidR="00000000" w:rsidDel="00000000" w:rsidP="00000000" w:rsidRDefault="00000000" w:rsidRPr="00000000" w14:paraId="0000051C">
            <w:pPr>
              <w:widowControl w:val="0"/>
              <w:rPr>
                <w:rFonts w:ascii="Avenir" w:cs="Avenir" w:eastAsia="Avenir" w:hAnsi="Avenir"/>
              </w:rPr>
            </w:pPr>
            <w:r w:rsidDel="00000000" w:rsidR="00000000" w:rsidRPr="00000000">
              <w:rPr>
                <w:rFonts w:ascii="Avenir" w:cs="Avenir" w:eastAsia="Avenir" w:hAnsi="Avenir"/>
                <w:rtl w:val="0"/>
              </w:rPr>
              <w:t xml:space="preserve">· The German Aerospace Center (DLR)</w:t>
            </w:r>
          </w:p>
          <w:p w:rsidR="00000000" w:rsidDel="00000000" w:rsidP="00000000" w:rsidRDefault="00000000" w:rsidRPr="00000000" w14:paraId="0000051D">
            <w:pPr>
              <w:widowControl w:val="0"/>
              <w:rPr>
                <w:rFonts w:ascii="Avenir" w:cs="Avenir" w:eastAsia="Avenir" w:hAnsi="Avenir"/>
              </w:rPr>
            </w:pPr>
            <w:r w:rsidDel="00000000" w:rsidR="00000000" w:rsidRPr="00000000">
              <w:rPr>
                <w:rFonts w:ascii="Avenir" w:cs="Avenir" w:eastAsia="Avenir" w:hAnsi="Avenir"/>
                <w:rtl w:val="0"/>
              </w:rPr>
              <w:t xml:space="preserve">· Indian Space Agency (ISRO)</w:t>
            </w:r>
          </w:p>
          <w:p w:rsidR="00000000" w:rsidDel="00000000" w:rsidP="00000000" w:rsidRDefault="00000000" w:rsidRPr="00000000" w14:paraId="0000051E">
            <w:pPr>
              <w:widowControl w:val="0"/>
              <w:rPr>
                <w:rFonts w:ascii="Avenir" w:cs="Avenir" w:eastAsia="Avenir" w:hAnsi="Avenir"/>
              </w:rPr>
            </w:pPr>
            <w:r w:rsidDel="00000000" w:rsidR="00000000" w:rsidRPr="00000000">
              <w:rPr>
                <w:rFonts w:ascii="Avenir" w:cs="Avenir" w:eastAsia="Avenir" w:hAnsi="Avenir"/>
                <w:rtl w:val="0"/>
              </w:rPr>
              <w:t xml:space="preserve">· Brazil's National Institute for Space Research (INPE)</w:t>
            </w:r>
          </w:p>
          <w:p w:rsidR="00000000" w:rsidDel="00000000" w:rsidP="00000000" w:rsidRDefault="00000000" w:rsidRPr="00000000" w14:paraId="0000051F">
            <w:pPr>
              <w:widowControl w:val="0"/>
              <w:rPr>
                <w:sz w:val="20"/>
                <w:szCs w:val="20"/>
              </w:rPr>
            </w:pPr>
            <w:r w:rsidDel="00000000" w:rsidR="00000000" w:rsidRPr="00000000">
              <w:rPr>
                <w:rFonts w:ascii="Avenir" w:cs="Avenir" w:eastAsia="Avenir" w:hAnsi="Avenir"/>
                <w:rtl w:val="0"/>
              </w:rPr>
              <w:t xml:space="preserve">· Japan Aerospace Exploration Agency (JAXA)</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20">
            <w:pPr>
              <w:widowControl w:val="0"/>
              <w:rPr>
                <w:sz w:val="20"/>
                <w:szCs w:val="20"/>
              </w:rPr>
            </w:pPr>
            <w:r w:rsidDel="00000000" w:rsidR="00000000" w:rsidRPr="00000000">
              <w:rPr>
                <w:rFonts w:ascii="Avenir" w:cs="Avenir" w:eastAsia="Avenir" w:hAnsi="Avenir"/>
                <w:rtl w:val="0"/>
              </w:rPr>
              <w:t xml:space="preserve">Foreign Government Agencies and National Research Institutes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21">
            <w:pPr>
              <w:widowControl w:val="0"/>
              <w:rPr>
                <w:sz w:val="20"/>
                <w:szCs w:val="20"/>
              </w:rPr>
            </w:pPr>
            <w:r w:rsidDel="00000000" w:rsidR="00000000" w:rsidRPr="00000000">
              <w:rPr>
                <w:rFonts w:ascii="Avenir" w:cs="Avenir" w:eastAsia="Avenir" w:hAnsi="Avenir"/>
                <w:rtl w:val="0"/>
              </w:rPr>
              <w:t xml:space="preserve">National &amp; local sectoral ministries; Geospatial specialized institutions; Government-led multi-stakeholder platforms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22">
            <w:pPr>
              <w:widowControl w:val="0"/>
              <w:rPr>
                <w:sz w:val="20"/>
                <w:szCs w:val="20"/>
              </w:rPr>
            </w:pPr>
            <w:r w:rsidDel="00000000" w:rsidR="00000000" w:rsidRPr="00000000">
              <w:rPr>
                <w:rFonts w:ascii="Avenir" w:cs="Avenir" w:eastAsia="Avenir" w:hAnsi="Avenir"/>
                <w:rtl w:val="0"/>
              </w:rPr>
              <w:t xml:space="preserve">These partners take large-scale action (economic and environmental planning and modelling, law enforcement, investment in research, etc.), and support long-term data and analysis (e.g. weather).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23">
            <w:pPr>
              <w:widowControl w:val="0"/>
              <w:rPr>
                <w:sz w:val="20"/>
                <w:szCs w:val="20"/>
              </w:rPr>
            </w:pPr>
            <w:r w:rsidDel="00000000" w:rsidR="00000000" w:rsidRPr="00000000">
              <w:rPr>
                <w:rFonts w:ascii="Avenir" w:cs="Avenir" w:eastAsia="Avenir" w:hAnsi="Avenir"/>
                <w:rtl w:val="0"/>
              </w:rPr>
              <w:t xml:space="preserve">Inform PANGEA science questions and activities via research institutions; set enabling conditions (institutional, financial, and programmatic) for the ownership of PANGEA’s research outputs; capacity-building for staff at national and local levels.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24">
            <w:pPr>
              <w:widowControl w:val="0"/>
              <w:rPr>
                <w:rFonts w:ascii="Avenir" w:cs="Avenir" w:eastAsia="Avenir" w:hAnsi="Avenir"/>
              </w:rPr>
            </w:pPr>
            <w:r w:rsidDel="00000000" w:rsidR="00000000" w:rsidRPr="00000000">
              <w:rPr>
                <w:rFonts w:ascii="Avenir" w:cs="Avenir" w:eastAsia="Avenir" w:hAnsi="Avenir"/>
                <w:rtl w:val="0"/>
              </w:rPr>
              <w:t xml:space="preserve">· Brazil National Institute of Amazonian Research (INPA)</w:t>
            </w:r>
          </w:p>
          <w:p w:rsidR="00000000" w:rsidDel="00000000" w:rsidP="00000000" w:rsidRDefault="00000000" w:rsidRPr="00000000" w14:paraId="00000525">
            <w:pPr>
              <w:widowControl w:val="0"/>
              <w:rPr>
                <w:rFonts w:ascii="Avenir" w:cs="Avenir" w:eastAsia="Avenir" w:hAnsi="Avenir"/>
              </w:rPr>
            </w:pPr>
            <w:r w:rsidDel="00000000" w:rsidR="00000000" w:rsidRPr="00000000">
              <w:rPr>
                <w:rFonts w:ascii="Avenir" w:cs="Avenir" w:eastAsia="Avenir" w:hAnsi="Avenir"/>
                <w:rtl w:val="0"/>
              </w:rPr>
              <w:t xml:space="preserve">· Cameroon National Climate Change Observatory (ONACC)</w:t>
            </w:r>
          </w:p>
          <w:p w:rsidR="00000000" w:rsidDel="00000000" w:rsidP="00000000" w:rsidRDefault="00000000" w:rsidRPr="00000000" w14:paraId="00000526">
            <w:pPr>
              <w:widowControl w:val="0"/>
              <w:rPr>
                <w:rFonts w:ascii="Avenir" w:cs="Avenir" w:eastAsia="Avenir" w:hAnsi="Avenir"/>
              </w:rPr>
            </w:pPr>
            <w:r w:rsidDel="00000000" w:rsidR="00000000" w:rsidRPr="00000000">
              <w:rPr>
                <w:rFonts w:ascii="Avenir" w:cs="Avenir" w:eastAsia="Avenir" w:hAnsi="Avenir"/>
                <w:rtl w:val="0"/>
              </w:rPr>
              <w:t xml:space="preserve">· Ministries of Environment, Forests, Fauna, Agriculture, and Scientific Research</w:t>
            </w:r>
          </w:p>
          <w:p w:rsidR="00000000" w:rsidDel="00000000" w:rsidP="00000000" w:rsidRDefault="00000000" w:rsidRPr="00000000" w14:paraId="00000527">
            <w:pPr>
              <w:widowControl w:val="0"/>
              <w:rPr>
                <w:rFonts w:ascii="Avenir" w:cs="Avenir" w:eastAsia="Avenir" w:hAnsi="Avenir"/>
              </w:rPr>
            </w:pPr>
            <w:r w:rsidDel="00000000" w:rsidR="00000000" w:rsidRPr="00000000">
              <w:rPr>
                <w:rFonts w:ascii="Avenir" w:cs="Avenir" w:eastAsia="Avenir" w:hAnsi="Avenir"/>
                <w:rtl w:val="0"/>
              </w:rPr>
              <w:t xml:space="preserve">· Congo Basin Forest Partnership (CBFP)</w:t>
            </w:r>
          </w:p>
          <w:p w:rsidR="00000000" w:rsidDel="00000000" w:rsidP="00000000" w:rsidRDefault="00000000" w:rsidRPr="00000000" w14:paraId="00000528">
            <w:pPr>
              <w:widowControl w:val="0"/>
              <w:rPr>
                <w:rFonts w:ascii="Avenir" w:cs="Avenir" w:eastAsia="Avenir" w:hAnsi="Avenir"/>
              </w:rPr>
            </w:pPr>
            <w:r w:rsidDel="00000000" w:rsidR="00000000" w:rsidRPr="00000000">
              <w:rPr>
                <w:rFonts w:ascii="Avenir" w:cs="Avenir" w:eastAsia="Avenir" w:hAnsi="Avenir"/>
                <w:rtl w:val="0"/>
              </w:rPr>
              <w:t xml:space="preserve">· São Paulo Research Foundation (FAPESP)</w:t>
            </w:r>
          </w:p>
          <w:p w:rsidR="00000000" w:rsidDel="00000000" w:rsidP="00000000" w:rsidRDefault="00000000" w:rsidRPr="00000000" w14:paraId="00000529">
            <w:pPr>
              <w:widowControl w:val="0"/>
              <w:rPr>
                <w:rFonts w:ascii="Avenir" w:cs="Avenir" w:eastAsia="Avenir" w:hAnsi="Avenir"/>
              </w:rPr>
            </w:pPr>
            <w:r w:rsidDel="00000000" w:rsidR="00000000" w:rsidRPr="00000000">
              <w:rPr>
                <w:rFonts w:ascii="Avenir" w:cs="Avenir" w:eastAsia="Avenir" w:hAnsi="Avenir"/>
                <w:rtl w:val="0"/>
              </w:rPr>
              <w:t xml:space="preserve">· Gabon National Center for Scientific and Technological Research (CENAREST)</w:t>
            </w:r>
          </w:p>
          <w:p w:rsidR="00000000" w:rsidDel="00000000" w:rsidP="00000000" w:rsidRDefault="00000000" w:rsidRPr="00000000" w14:paraId="0000052A">
            <w:pPr>
              <w:widowControl w:val="0"/>
              <w:rPr>
                <w:rFonts w:ascii="Avenir" w:cs="Avenir" w:eastAsia="Avenir" w:hAnsi="Avenir"/>
                <w:color w:val="ff0000"/>
              </w:rPr>
            </w:pPr>
            <w:r w:rsidDel="00000000" w:rsidR="00000000" w:rsidRPr="00000000">
              <w:rPr>
                <w:rFonts w:ascii="Avenir" w:cs="Avenir" w:eastAsia="Avenir" w:hAnsi="Avenir"/>
                <w:color w:val="ff0000"/>
                <w:rtl w:val="0"/>
              </w:rPr>
              <w:t xml:space="preserve">· PERU</w:t>
            </w:r>
          </w:p>
          <w:p w:rsidR="00000000" w:rsidDel="00000000" w:rsidP="00000000" w:rsidRDefault="00000000" w:rsidRPr="00000000" w14:paraId="0000052B">
            <w:pPr>
              <w:widowControl w:val="0"/>
              <w:rPr>
                <w:sz w:val="20"/>
                <w:szCs w:val="20"/>
              </w:rPr>
            </w:pPr>
            <w:r w:rsidDel="00000000" w:rsidR="00000000" w:rsidRPr="00000000">
              <w:rPr>
                <w:rFonts w:ascii="Avenir" w:cs="Avenir" w:eastAsia="Avenir" w:hAnsi="Avenir"/>
                <w:color w:val="ff0000"/>
                <w:rtl w:val="0"/>
              </w:rPr>
              <w:t xml:space="preserve">· COLOMBIA</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2C">
            <w:pPr>
              <w:widowControl w:val="0"/>
              <w:rPr>
                <w:sz w:val="20"/>
                <w:szCs w:val="20"/>
              </w:rPr>
            </w:pPr>
            <w:r w:rsidDel="00000000" w:rsidR="00000000" w:rsidRPr="00000000">
              <w:rPr>
                <w:rFonts w:ascii="Avenir" w:cs="Avenir" w:eastAsia="Avenir" w:hAnsi="Avenir"/>
                <w:rtl w:val="0"/>
              </w:rPr>
              <w:t xml:space="preserve">Scientific Institutions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2D">
            <w:pPr>
              <w:widowControl w:val="0"/>
              <w:rPr>
                <w:sz w:val="20"/>
                <w:szCs w:val="20"/>
              </w:rPr>
            </w:pPr>
            <w:r w:rsidDel="00000000" w:rsidR="00000000" w:rsidRPr="00000000">
              <w:rPr>
                <w:rFonts w:ascii="Avenir" w:cs="Avenir" w:eastAsia="Avenir" w:hAnsi="Avenir"/>
                <w:rtl w:val="0"/>
              </w:rPr>
              <w:t xml:space="preserve">Universities and colleges; national labs; research consortiums; research institutes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2E">
            <w:pPr>
              <w:widowControl w:val="0"/>
              <w:rPr>
                <w:sz w:val="20"/>
                <w:szCs w:val="20"/>
              </w:rPr>
            </w:pPr>
            <w:r w:rsidDel="00000000" w:rsidR="00000000" w:rsidRPr="00000000">
              <w:rPr>
                <w:rFonts w:ascii="Avenir" w:cs="Avenir" w:eastAsia="Avenir" w:hAnsi="Avenir"/>
                <w:rtl w:val="0"/>
              </w:rPr>
              <w:t xml:space="preserve">These partners facilitate knowledge and tech transfer to generate capacity in the local and regional institutions to train the next generation of scientists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2F">
            <w:pPr>
              <w:widowControl w:val="0"/>
              <w:rPr>
                <w:rFonts w:ascii="Avenir" w:cs="Avenir" w:eastAsia="Avenir" w:hAnsi="Avenir"/>
              </w:rPr>
            </w:pPr>
            <w:r w:rsidDel="00000000" w:rsidR="00000000" w:rsidRPr="00000000">
              <w:rPr>
                <w:rFonts w:ascii="Avenir" w:cs="Avenir" w:eastAsia="Avenir" w:hAnsi="Avenir"/>
                <w:rtl w:val="0"/>
              </w:rPr>
              <w:t xml:space="preserve">Review the current language in the White Paper</w:t>
            </w:r>
          </w:p>
          <w:p w:rsidR="00000000" w:rsidDel="00000000" w:rsidP="00000000" w:rsidRDefault="00000000" w:rsidRPr="00000000" w14:paraId="00000530">
            <w:pPr>
              <w:widowControl w:val="0"/>
              <w:rPr>
                <w:rFonts w:ascii="Avenir" w:cs="Avenir" w:eastAsia="Avenir" w:hAnsi="Avenir"/>
              </w:rPr>
            </w:pPr>
            <w:r w:rsidDel="00000000" w:rsidR="00000000" w:rsidRPr="00000000">
              <w:rPr>
                <w:rtl w:val="0"/>
              </w:rPr>
            </w:r>
          </w:p>
          <w:p w:rsidR="00000000" w:rsidDel="00000000" w:rsidP="00000000" w:rsidRDefault="00000000" w:rsidRPr="00000000" w14:paraId="00000531">
            <w:pPr>
              <w:widowControl w:val="0"/>
              <w:rPr>
                <w:sz w:val="20"/>
                <w:szCs w:val="20"/>
              </w:rPr>
            </w:pPr>
            <w:r w:rsidDel="00000000" w:rsidR="00000000" w:rsidRPr="00000000">
              <w:rPr>
                <w:rFonts w:ascii="Avenir" w:cs="Avenir" w:eastAsia="Avenir" w:hAnsi="Avenir"/>
                <w:rtl w:val="0"/>
              </w:rPr>
              <w:t xml:space="preserve">Special focus on female and youth researchers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32">
            <w:pPr>
              <w:widowControl w:val="0"/>
              <w:rPr>
                <w:rFonts w:ascii="Avenir" w:cs="Avenir" w:eastAsia="Avenir" w:hAnsi="Avenir"/>
              </w:rPr>
            </w:pPr>
            <w:r w:rsidDel="00000000" w:rsidR="00000000" w:rsidRPr="00000000">
              <w:rPr>
                <w:rFonts w:ascii="Avenir" w:cs="Avenir" w:eastAsia="Avenir" w:hAnsi="Avenir"/>
                <w:rtl w:val="0"/>
              </w:rPr>
              <w:t xml:space="preserve">· Alexander von Humboldt Biological Resources Research Institute</w:t>
            </w:r>
          </w:p>
          <w:p w:rsidR="00000000" w:rsidDel="00000000" w:rsidP="00000000" w:rsidRDefault="00000000" w:rsidRPr="00000000" w14:paraId="00000533">
            <w:pPr>
              <w:widowControl w:val="0"/>
              <w:rPr>
                <w:rFonts w:ascii="Avenir" w:cs="Avenir" w:eastAsia="Avenir" w:hAnsi="Avenir"/>
              </w:rPr>
            </w:pPr>
            <w:r w:rsidDel="00000000" w:rsidR="00000000" w:rsidRPr="00000000">
              <w:rPr>
                <w:rFonts w:ascii="Avenir" w:cs="Avenir" w:eastAsia="Avenir" w:hAnsi="Avenir"/>
                <w:rtl w:val="0"/>
              </w:rPr>
              <w:t xml:space="preserve">· Alliance Bioversity International &amp; CIAT</w:t>
            </w:r>
          </w:p>
          <w:p w:rsidR="00000000" w:rsidDel="00000000" w:rsidP="00000000" w:rsidRDefault="00000000" w:rsidRPr="00000000" w14:paraId="00000534">
            <w:pPr>
              <w:widowControl w:val="0"/>
              <w:rPr>
                <w:rFonts w:ascii="Avenir" w:cs="Avenir" w:eastAsia="Avenir" w:hAnsi="Avenir"/>
              </w:rPr>
            </w:pPr>
            <w:r w:rsidDel="00000000" w:rsidR="00000000" w:rsidRPr="00000000">
              <w:rPr>
                <w:rFonts w:ascii="Avenir" w:cs="Avenir" w:eastAsia="Avenir" w:hAnsi="Avenir"/>
                <w:rtl w:val="0"/>
              </w:rPr>
              <w:t xml:space="preserve">· Congo Basin Institute (CBI)</w:t>
            </w:r>
          </w:p>
          <w:p w:rsidR="00000000" w:rsidDel="00000000" w:rsidP="00000000" w:rsidRDefault="00000000" w:rsidRPr="00000000" w14:paraId="00000535">
            <w:pPr>
              <w:widowControl w:val="0"/>
              <w:rPr>
                <w:rFonts w:ascii="Avenir" w:cs="Avenir" w:eastAsia="Avenir" w:hAnsi="Avenir"/>
              </w:rPr>
            </w:pPr>
            <w:r w:rsidDel="00000000" w:rsidR="00000000" w:rsidRPr="00000000">
              <w:rPr>
                <w:rFonts w:ascii="Avenir" w:cs="Avenir" w:eastAsia="Avenir" w:hAnsi="Avenir"/>
                <w:rtl w:val="0"/>
              </w:rPr>
              <w:t xml:space="preserve">· International Institute for Tropical Agriculture (IITA)</w:t>
            </w:r>
          </w:p>
          <w:p w:rsidR="00000000" w:rsidDel="00000000" w:rsidP="00000000" w:rsidRDefault="00000000" w:rsidRPr="00000000" w14:paraId="00000536">
            <w:pPr>
              <w:widowControl w:val="0"/>
              <w:rPr>
                <w:rFonts w:ascii="Avenir" w:cs="Avenir" w:eastAsia="Avenir" w:hAnsi="Avenir"/>
              </w:rPr>
            </w:pPr>
            <w:r w:rsidDel="00000000" w:rsidR="00000000" w:rsidRPr="00000000">
              <w:rPr>
                <w:rFonts w:ascii="Avenir" w:cs="Avenir" w:eastAsia="Avenir" w:hAnsi="Avenir"/>
                <w:rtl w:val="0"/>
              </w:rPr>
              <w:t xml:space="preserve">· LBA</w:t>
            </w:r>
          </w:p>
          <w:p w:rsidR="00000000" w:rsidDel="00000000" w:rsidP="00000000" w:rsidRDefault="00000000" w:rsidRPr="00000000" w14:paraId="00000537">
            <w:pPr>
              <w:widowControl w:val="0"/>
              <w:rPr>
                <w:sz w:val="20"/>
                <w:szCs w:val="20"/>
              </w:rPr>
            </w:pPr>
            <w:r w:rsidDel="00000000" w:rsidR="00000000" w:rsidRPr="00000000">
              <w:rPr>
                <w:rFonts w:ascii="Avenir" w:cs="Avenir" w:eastAsia="Avenir" w:hAnsi="Avenir"/>
                <w:rtl w:val="0"/>
              </w:rPr>
              <w:t xml:space="preserve">· Woodwell Climate Research Center</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38">
            <w:pPr>
              <w:widowControl w:val="0"/>
              <w:rPr>
                <w:sz w:val="20"/>
                <w:szCs w:val="20"/>
              </w:rPr>
            </w:pPr>
            <w:r w:rsidDel="00000000" w:rsidR="00000000" w:rsidRPr="00000000">
              <w:rPr>
                <w:rFonts w:ascii="Avenir" w:cs="Avenir" w:eastAsia="Avenir" w:hAnsi="Avenir"/>
                <w:rtl w:val="0"/>
              </w:rPr>
              <w:t xml:space="preserve">Coordinated international research initiatives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39">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3A">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3B">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3C">
            <w:pPr>
              <w:widowControl w:val="0"/>
              <w:rPr>
                <w:rFonts w:ascii="Avenir" w:cs="Avenir" w:eastAsia="Avenir" w:hAnsi="Avenir"/>
              </w:rPr>
            </w:pPr>
            <w:r w:rsidDel="00000000" w:rsidR="00000000" w:rsidRPr="00000000">
              <w:rPr>
                <w:rFonts w:ascii="Avenir" w:cs="Avenir" w:eastAsia="Avenir" w:hAnsi="Avenir"/>
                <w:rtl w:val="0"/>
              </w:rPr>
              <w:t xml:space="preserve">· Alliance for Tropical Forest Science (ATFS)</w:t>
            </w:r>
          </w:p>
          <w:p w:rsidR="00000000" w:rsidDel="00000000" w:rsidP="00000000" w:rsidRDefault="00000000" w:rsidRPr="00000000" w14:paraId="0000053D">
            <w:pPr>
              <w:widowControl w:val="0"/>
              <w:rPr>
                <w:rFonts w:ascii="Avenir" w:cs="Avenir" w:eastAsia="Avenir" w:hAnsi="Avenir"/>
              </w:rPr>
            </w:pPr>
            <w:r w:rsidDel="00000000" w:rsidR="00000000" w:rsidRPr="00000000">
              <w:rPr>
                <w:rFonts w:ascii="Avenir" w:cs="Avenir" w:eastAsia="Avenir" w:hAnsi="Avenir"/>
                <w:rtl w:val="0"/>
              </w:rPr>
              <w:t xml:space="preserve">· AndesFlux</w:t>
            </w:r>
          </w:p>
          <w:p w:rsidR="00000000" w:rsidDel="00000000" w:rsidP="00000000" w:rsidRDefault="00000000" w:rsidRPr="00000000" w14:paraId="0000053E">
            <w:pPr>
              <w:widowControl w:val="0"/>
              <w:rPr>
                <w:rFonts w:ascii="Avenir" w:cs="Avenir" w:eastAsia="Avenir" w:hAnsi="Avenir"/>
              </w:rPr>
            </w:pPr>
            <w:r w:rsidDel="00000000" w:rsidR="00000000" w:rsidRPr="00000000">
              <w:rPr>
                <w:rFonts w:ascii="Avenir" w:cs="Avenir" w:eastAsia="Avenir" w:hAnsi="Avenir"/>
                <w:rtl w:val="0"/>
              </w:rPr>
              <w:t xml:space="preserve">· ASCEND</w:t>
            </w:r>
          </w:p>
          <w:p w:rsidR="00000000" w:rsidDel="00000000" w:rsidP="00000000" w:rsidRDefault="00000000" w:rsidRPr="00000000" w14:paraId="0000053F">
            <w:pPr>
              <w:widowControl w:val="0"/>
              <w:rPr>
                <w:rFonts w:ascii="Avenir" w:cs="Avenir" w:eastAsia="Avenir" w:hAnsi="Avenir"/>
              </w:rPr>
            </w:pPr>
            <w:r w:rsidDel="00000000" w:rsidR="00000000" w:rsidRPr="00000000">
              <w:rPr>
                <w:rFonts w:ascii="Avenir" w:cs="Avenir" w:eastAsia="Avenir" w:hAnsi="Avenir"/>
                <w:rtl w:val="0"/>
              </w:rPr>
              <w:t xml:space="preserve">· Congo Basin Science Initiative (CBSI)</w:t>
            </w:r>
          </w:p>
          <w:p w:rsidR="00000000" w:rsidDel="00000000" w:rsidP="00000000" w:rsidRDefault="00000000" w:rsidRPr="00000000" w14:paraId="00000540">
            <w:pPr>
              <w:widowControl w:val="0"/>
              <w:rPr>
                <w:rFonts w:ascii="Avenir" w:cs="Avenir" w:eastAsia="Avenir" w:hAnsi="Avenir"/>
              </w:rPr>
            </w:pPr>
            <w:r w:rsidDel="00000000" w:rsidR="00000000" w:rsidRPr="00000000">
              <w:rPr>
                <w:rFonts w:ascii="Avenir" w:cs="Avenir" w:eastAsia="Avenir" w:hAnsi="Avenir"/>
                <w:rtl w:val="0"/>
              </w:rPr>
              <w:t xml:space="preserve">· FLUXNET Regional Networks (e.g., AmeriFlux, ICOS, AsiaFlux)</w:t>
            </w:r>
          </w:p>
          <w:p w:rsidR="00000000" w:rsidDel="00000000" w:rsidP="00000000" w:rsidRDefault="00000000" w:rsidRPr="00000000" w14:paraId="00000541">
            <w:pPr>
              <w:widowControl w:val="0"/>
              <w:rPr>
                <w:rFonts w:ascii="Avenir" w:cs="Avenir" w:eastAsia="Avenir" w:hAnsi="Avenir"/>
              </w:rPr>
            </w:pPr>
            <w:r w:rsidDel="00000000" w:rsidR="00000000" w:rsidRPr="00000000">
              <w:rPr>
                <w:rFonts w:ascii="Avenir" w:cs="Avenir" w:eastAsia="Avenir" w:hAnsi="Avenir"/>
                <w:rtl w:val="0"/>
              </w:rPr>
              <w:t xml:space="preserve">· GEO-TREES</w:t>
            </w:r>
          </w:p>
          <w:p w:rsidR="00000000" w:rsidDel="00000000" w:rsidP="00000000" w:rsidRDefault="00000000" w:rsidRPr="00000000" w14:paraId="00000542">
            <w:pPr>
              <w:widowControl w:val="0"/>
              <w:rPr>
                <w:sz w:val="20"/>
                <w:szCs w:val="20"/>
              </w:rPr>
            </w:pPr>
            <w:r w:rsidDel="00000000" w:rsidR="00000000" w:rsidRPr="00000000">
              <w:rPr>
                <w:rFonts w:ascii="Avenir" w:cs="Avenir" w:eastAsia="Avenir" w:hAnsi="Avenir"/>
                <w:rtl w:val="0"/>
              </w:rPr>
              <w:t xml:space="preserve">· One Forest Vision</w:t>
            </w:r>
            <w:r w:rsidDel="00000000" w:rsidR="00000000" w:rsidRPr="00000000">
              <w:rPr>
                <w:rtl w:val="0"/>
              </w:rPr>
            </w:r>
          </w:p>
        </w:tc>
      </w:tr>
      <w:tr>
        <w:trPr>
          <w:cantSplit w:val="0"/>
          <w:trHeight w:val="220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43">
            <w:pPr>
              <w:widowControl w:val="0"/>
              <w:rPr>
                <w:sz w:val="20"/>
                <w:szCs w:val="20"/>
              </w:rPr>
            </w:pPr>
            <w:r w:rsidDel="00000000" w:rsidR="00000000" w:rsidRPr="00000000">
              <w:rPr>
                <w:rFonts w:ascii="Avenir" w:cs="Avenir" w:eastAsia="Avenir" w:hAnsi="Avenir"/>
                <w:rtl w:val="0"/>
              </w:rPr>
              <w:t xml:space="preserve">Civil society organizations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44">
            <w:pPr>
              <w:widowControl w:val="0"/>
              <w:rPr>
                <w:sz w:val="20"/>
                <w:szCs w:val="20"/>
              </w:rPr>
            </w:pPr>
            <w:r w:rsidDel="00000000" w:rsidR="00000000" w:rsidRPr="00000000">
              <w:rPr>
                <w:rFonts w:ascii="Avenir" w:cs="Avenir" w:eastAsia="Avenir" w:hAnsi="Avenir"/>
                <w:rtl w:val="0"/>
              </w:rPr>
              <w:t xml:space="preserve">National and international non-governmental organizations (NGOs) and non-governmental research initiatives with a presence in the target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45">
            <w:pPr>
              <w:widowControl w:val="0"/>
              <w:rPr>
                <w:sz w:val="20"/>
                <w:szCs w:val="20"/>
              </w:rPr>
            </w:pPr>
            <w:r w:rsidDel="00000000" w:rsidR="00000000" w:rsidRPr="00000000">
              <w:rPr>
                <w:rFonts w:ascii="Avenir" w:cs="Avenir" w:eastAsia="Avenir" w:hAnsi="Avenir"/>
                <w:rtl w:val="0"/>
              </w:rPr>
              <w:t xml:space="preserve">These partners facilitate knowledge consolidation on carbon, biodiversity, and social-ecological systems; translate research outputs into ongoing CSO-led campaigns and actions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46">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47">
            <w:pPr>
              <w:widowControl w:val="0"/>
              <w:rPr>
                <w:rFonts w:ascii="Avenir" w:cs="Avenir" w:eastAsia="Avenir" w:hAnsi="Avenir"/>
              </w:rPr>
            </w:pPr>
            <w:r w:rsidDel="00000000" w:rsidR="00000000" w:rsidRPr="00000000">
              <w:rPr>
                <w:rFonts w:ascii="Avenir" w:cs="Avenir" w:eastAsia="Avenir" w:hAnsi="Avenir"/>
                <w:rtl w:val="0"/>
              </w:rPr>
              <w:t xml:space="preserve">· Conservation International</w:t>
            </w:r>
          </w:p>
          <w:p w:rsidR="00000000" w:rsidDel="00000000" w:rsidP="00000000" w:rsidRDefault="00000000" w:rsidRPr="00000000" w14:paraId="00000548">
            <w:pPr>
              <w:widowControl w:val="0"/>
              <w:rPr>
                <w:rFonts w:ascii="Avenir" w:cs="Avenir" w:eastAsia="Avenir" w:hAnsi="Avenir"/>
              </w:rPr>
            </w:pPr>
            <w:r w:rsidDel="00000000" w:rsidR="00000000" w:rsidRPr="00000000">
              <w:rPr>
                <w:rFonts w:ascii="Avenir" w:cs="Avenir" w:eastAsia="Avenir" w:hAnsi="Avenir"/>
                <w:rtl w:val="0"/>
              </w:rPr>
              <w:t xml:space="preserve">CTREES</w:t>
            </w:r>
          </w:p>
          <w:p w:rsidR="00000000" w:rsidDel="00000000" w:rsidP="00000000" w:rsidRDefault="00000000" w:rsidRPr="00000000" w14:paraId="00000549">
            <w:pPr>
              <w:widowControl w:val="0"/>
              <w:rPr>
                <w:rFonts w:ascii="Avenir" w:cs="Avenir" w:eastAsia="Avenir" w:hAnsi="Avenir"/>
              </w:rPr>
            </w:pPr>
            <w:r w:rsidDel="00000000" w:rsidR="00000000" w:rsidRPr="00000000">
              <w:rPr>
                <w:rFonts w:ascii="Avenir" w:cs="Avenir" w:eastAsia="Avenir" w:hAnsi="Avenir"/>
                <w:rtl w:val="0"/>
              </w:rPr>
              <w:t xml:space="preserve">· World Resources Institute (including Global Forest Watch)</w:t>
            </w:r>
          </w:p>
          <w:p w:rsidR="00000000" w:rsidDel="00000000" w:rsidP="00000000" w:rsidRDefault="00000000" w:rsidRPr="00000000" w14:paraId="0000054A">
            <w:pPr>
              <w:widowControl w:val="0"/>
              <w:rPr>
                <w:rFonts w:ascii="Avenir" w:cs="Avenir" w:eastAsia="Avenir" w:hAnsi="Avenir"/>
              </w:rPr>
            </w:pPr>
            <w:r w:rsidDel="00000000" w:rsidR="00000000" w:rsidRPr="00000000">
              <w:rPr>
                <w:rFonts w:ascii="Avenir" w:cs="Avenir" w:eastAsia="Avenir" w:hAnsi="Avenir"/>
                <w:rtl w:val="0"/>
              </w:rPr>
              <w:t xml:space="preserve">· Mapbiomas</w:t>
            </w:r>
          </w:p>
          <w:p w:rsidR="00000000" w:rsidDel="00000000" w:rsidP="00000000" w:rsidRDefault="00000000" w:rsidRPr="00000000" w14:paraId="0000054B">
            <w:pPr>
              <w:widowControl w:val="0"/>
              <w:rPr>
                <w:sz w:val="20"/>
                <w:szCs w:val="20"/>
              </w:rPr>
            </w:pPr>
            <w:r w:rsidDel="00000000" w:rsidR="00000000" w:rsidRPr="00000000">
              <w:rPr>
                <w:rFonts w:ascii="Avenir" w:cs="Avenir" w:eastAsia="Avenir" w:hAnsi="Avenir"/>
                <w:rtl w:val="0"/>
              </w:rPr>
              <w:t xml:space="preserve">· Small Mammal Conservation Organization</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4C">
            <w:pPr>
              <w:widowControl w:val="0"/>
              <w:rPr>
                <w:sz w:val="20"/>
                <w:szCs w:val="20"/>
              </w:rPr>
            </w:pPr>
            <w:r w:rsidDel="00000000" w:rsidR="00000000" w:rsidRPr="00000000">
              <w:rPr>
                <w:rFonts w:ascii="Avenir" w:cs="Avenir" w:eastAsia="Avenir" w:hAnsi="Avenir"/>
                <w:rtl w:val="0"/>
              </w:rPr>
              <w:t xml:space="preserve">Indigenous Peoples and Local Community Alliances and Organizations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4D">
            <w:pPr>
              <w:widowControl w:val="0"/>
              <w:rPr>
                <w:sz w:val="20"/>
                <w:szCs w:val="20"/>
              </w:rPr>
            </w:pPr>
            <w:r w:rsidDel="00000000" w:rsidR="00000000" w:rsidRPr="00000000">
              <w:rPr>
                <w:rFonts w:ascii="Avenir" w:cs="Avenir" w:eastAsia="Avenir" w:hAnsi="Avenir"/>
                <w:rtl w:val="0"/>
              </w:rPr>
              <w:t xml:space="preserve">Indigenous people-, local community-, and women- led organizations and alliances active in the target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4E">
            <w:pPr>
              <w:widowControl w:val="0"/>
              <w:rPr>
                <w:sz w:val="20"/>
                <w:szCs w:val="20"/>
              </w:rPr>
            </w:pPr>
            <w:r w:rsidDel="00000000" w:rsidR="00000000" w:rsidRPr="00000000">
              <w:rPr>
                <w:rFonts w:ascii="Avenir" w:cs="Avenir" w:eastAsia="Avenir" w:hAnsi="Avenir"/>
                <w:rtl w:val="0"/>
              </w:rPr>
              <w:t xml:space="preserve">These partners are connected with most relevant communities, leaders, and partners in targeted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4F">
            <w:pPr>
              <w:widowControl w:val="0"/>
              <w:rPr>
                <w:sz w:val="20"/>
                <w:szCs w:val="20"/>
              </w:rPr>
            </w:pPr>
            <w:r w:rsidDel="00000000" w:rsidR="00000000" w:rsidRPr="00000000">
              <w:rPr>
                <w:rFonts w:ascii="Avenir" w:cs="Avenir" w:eastAsia="Avenir" w:hAnsi="Avenir"/>
                <w:rtl w:val="0"/>
              </w:rPr>
              <w:t xml:space="preserve">Co-design science questions and applications that directly affect IPLCs, women, and other groups; co-design ground and airborne field campaign activities in territories and local communties; provide training to empower IPLCs in data collection, research, and communication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50">
            <w:pPr>
              <w:widowControl w:val="0"/>
              <w:rPr>
                <w:rFonts w:ascii="Avenir" w:cs="Avenir" w:eastAsia="Avenir" w:hAnsi="Avenir"/>
              </w:rPr>
            </w:pPr>
            <w:r w:rsidDel="00000000" w:rsidR="00000000" w:rsidRPr="00000000">
              <w:rPr>
                <w:rFonts w:ascii="Avenir" w:cs="Avenir" w:eastAsia="Avenir" w:hAnsi="Avenir"/>
                <w:rtl w:val="0"/>
              </w:rPr>
              <w:t xml:space="preserve">· Global Alliance of Territorial Communities</w:t>
            </w:r>
          </w:p>
          <w:p w:rsidR="00000000" w:rsidDel="00000000" w:rsidP="00000000" w:rsidRDefault="00000000" w:rsidRPr="00000000" w14:paraId="00000551">
            <w:pPr>
              <w:widowControl w:val="0"/>
              <w:rPr>
                <w:rFonts w:ascii="Avenir" w:cs="Avenir" w:eastAsia="Avenir" w:hAnsi="Avenir"/>
              </w:rPr>
            </w:pPr>
            <w:r w:rsidDel="00000000" w:rsidR="00000000" w:rsidRPr="00000000">
              <w:rPr>
                <w:rFonts w:ascii="Avenir" w:cs="Avenir" w:eastAsia="Avenir" w:hAnsi="Avenir"/>
                <w:rtl w:val="0"/>
              </w:rPr>
              <w:t xml:space="preserve">· Rights and Resources Initiative</w:t>
            </w:r>
          </w:p>
          <w:p w:rsidR="00000000" w:rsidDel="00000000" w:rsidP="00000000" w:rsidRDefault="00000000" w:rsidRPr="00000000" w14:paraId="00000552">
            <w:pPr>
              <w:widowControl w:val="0"/>
              <w:rPr>
                <w:rFonts w:ascii="Avenir" w:cs="Avenir" w:eastAsia="Avenir" w:hAnsi="Avenir"/>
              </w:rPr>
            </w:pPr>
            <w:r w:rsidDel="00000000" w:rsidR="00000000" w:rsidRPr="00000000">
              <w:rPr>
                <w:rFonts w:ascii="Avenir" w:cs="Avenir" w:eastAsia="Avenir" w:hAnsi="Avenir"/>
                <w:rtl w:val="0"/>
              </w:rPr>
              <w:t xml:space="preserve">· CBI School for Indigenous and Local Knowledge</w:t>
            </w:r>
          </w:p>
          <w:p w:rsidR="00000000" w:rsidDel="00000000" w:rsidP="00000000" w:rsidRDefault="00000000" w:rsidRPr="00000000" w14:paraId="00000553">
            <w:pPr>
              <w:widowControl w:val="0"/>
              <w:rPr>
                <w:sz w:val="20"/>
                <w:szCs w:val="20"/>
              </w:rPr>
            </w:pPr>
            <w:r w:rsidDel="00000000" w:rsidR="00000000" w:rsidRPr="00000000">
              <w:rPr>
                <w:rFonts w:ascii="Avenir" w:cs="Avenir" w:eastAsia="Avenir" w:hAnsi="Avenir"/>
                <w:rtl w:val="0"/>
              </w:rPr>
              <w:t xml:space="preserve">· Dynamique des Groupes des Peuples Autochtones (DGPA-DRC)</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54">
            <w:pPr>
              <w:widowControl w:val="0"/>
              <w:rPr>
                <w:sz w:val="20"/>
                <w:szCs w:val="20"/>
              </w:rPr>
            </w:pPr>
            <w:r w:rsidDel="00000000" w:rsidR="00000000" w:rsidRPr="00000000">
              <w:rPr>
                <w:rFonts w:ascii="Avenir" w:cs="Avenir" w:eastAsia="Avenir" w:hAnsi="Avenir"/>
                <w:rtl w:val="0"/>
              </w:rPr>
              <w:t xml:space="preserve">Donor community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55">
            <w:pPr>
              <w:widowControl w:val="0"/>
              <w:rPr>
                <w:rFonts w:ascii="Avenir" w:cs="Avenir" w:eastAsia="Avenir" w:hAnsi="Avenir"/>
              </w:rPr>
            </w:pPr>
            <w:r w:rsidDel="00000000" w:rsidR="00000000" w:rsidRPr="00000000">
              <w:rPr>
                <w:rFonts w:ascii="Avenir" w:cs="Avenir" w:eastAsia="Avenir" w:hAnsi="Avenir"/>
                <w:rtl w:val="0"/>
              </w:rPr>
              <w:t xml:space="preserve">Classic donors (bilaterals, family foundations, philanthropic organizations)</w:t>
            </w:r>
          </w:p>
          <w:p w:rsidR="00000000" w:rsidDel="00000000" w:rsidP="00000000" w:rsidRDefault="00000000" w:rsidRPr="00000000" w14:paraId="00000556">
            <w:pPr>
              <w:widowControl w:val="0"/>
              <w:rPr>
                <w:sz w:val="20"/>
                <w:szCs w:val="20"/>
              </w:rPr>
            </w:pPr>
            <w:r w:rsidDel="00000000" w:rsidR="00000000" w:rsidRPr="00000000">
              <w:rPr>
                <w:rFonts w:ascii="Avenir" w:cs="Avenir" w:eastAsia="Avenir" w:hAnsi="Avenir"/>
                <w:rtl w:val="0"/>
              </w:rPr>
              <w:t xml:space="preserve">Specialized (geospatial) agencies from donor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57">
            <w:pPr>
              <w:widowControl w:val="0"/>
              <w:rPr>
                <w:sz w:val="20"/>
                <w:szCs w:val="20"/>
              </w:rPr>
            </w:pPr>
            <w:r w:rsidDel="00000000" w:rsidR="00000000" w:rsidRPr="00000000">
              <w:rPr>
                <w:rFonts w:ascii="Avenir" w:cs="Avenir" w:eastAsia="Avenir" w:hAnsi="Avenir"/>
                <w:rtl w:val="0"/>
              </w:rPr>
              <w:t xml:space="preserve">These partners raise complementary funding that offer targeted support to extend PANGEA beyond NASA funding support.</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58">
            <w:pPr>
              <w:widowControl w:val="0"/>
              <w:rPr>
                <w:sz w:val="20"/>
                <w:szCs w:val="20"/>
              </w:rPr>
            </w:pPr>
            <w:r w:rsidDel="00000000" w:rsidR="00000000" w:rsidRPr="00000000">
              <w:rPr>
                <w:rFonts w:ascii="Avenir" w:cs="Avenir" w:eastAsia="Avenir" w:hAnsi="Avenir"/>
                <w:rtl w:val="0"/>
              </w:rPr>
              <w:t xml:space="preserve">Targeted investment in PANGEA applications and product development, support for international collaborators, joint workshops, and the development of IPLC data collection and management tools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59">
            <w:pPr>
              <w:widowControl w:val="0"/>
              <w:rPr>
                <w:rFonts w:ascii="Avenir" w:cs="Avenir" w:eastAsia="Avenir" w:hAnsi="Avenir"/>
              </w:rPr>
            </w:pPr>
            <w:r w:rsidDel="00000000" w:rsidR="00000000" w:rsidRPr="00000000">
              <w:rPr>
                <w:rFonts w:ascii="Avenir" w:cs="Avenir" w:eastAsia="Avenir" w:hAnsi="Avenir"/>
                <w:rtl w:val="0"/>
              </w:rPr>
              <w:t xml:space="preserve">· Bezos Earth Fund</w:t>
            </w:r>
          </w:p>
          <w:p w:rsidR="00000000" w:rsidDel="00000000" w:rsidP="00000000" w:rsidRDefault="00000000" w:rsidRPr="00000000" w14:paraId="0000055A">
            <w:pPr>
              <w:widowControl w:val="0"/>
              <w:rPr>
                <w:rFonts w:ascii="Avenir" w:cs="Avenir" w:eastAsia="Avenir" w:hAnsi="Avenir"/>
              </w:rPr>
            </w:pPr>
            <w:r w:rsidDel="00000000" w:rsidR="00000000" w:rsidRPr="00000000">
              <w:rPr>
                <w:rFonts w:ascii="Avenir" w:cs="Avenir" w:eastAsia="Avenir" w:hAnsi="Avenir"/>
                <w:rtl w:val="0"/>
              </w:rPr>
              <w:t xml:space="preserve">· Ford Foundation</w:t>
            </w:r>
          </w:p>
          <w:p w:rsidR="00000000" w:rsidDel="00000000" w:rsidP="00000000" w:rsidRDefault="00000000" w:rsidRPr="00000000" w14:paraId="0000055B">
            <w:pPr>
              <w:widowControl w:val="0"/>
              <w:rPr>
                <w:rFonts w:ascii="Avenir" w:cs="Avenir" w:eastAsia="Avenir" w:hAnsi="Avenir"/>
              </w:rPr>
            </w:pPr>
            <w:r w:rsidDel="00000000" w:rsidR="00000000" w:rsidRPr="00000000">
              <w:rPr>
                <w:rFonts w:ascii="Avenir" w:cs="Avenir" w:eastAsia="Avenir" w:hAnsi="Avenir"/>
                <w:rtl w:val="0"/>
              </w:rPr>
              <w:t xml:space="preserve">· Individual donors</w:t>
            </w:r>
          </w:p>
          <w:p w:rsidR="00000000" w:rsidDel="00000000" w:rsidP="00000000" w:rsidRDefault="00000000" w:rsidRPr="00000000" w14:paraId="0000055C">
            <w:pPr>
              <w:widowControl w:val="0"/>
              <w:rPr>
                <w:rFonts w:ascii="Avenir" w:cs="Avenir" w:eastAsia="Avenir" w:hAnsi="Avenir"/>
              </w:rPr>
            </w:pPr>
            <w:r w:rsidDel="00000000" w:rsidR="00000000" w:rsidRPr="00000000">
              <w:rPr>
                <w:rFonts w:ascii="Avenir" w:cs="Avenir" w:eastAsia="Avenir" w:hAnsi="Avenir"/>
                <w:rtl w:val="0"/>
              </w:rPr>
              <w:t xml:space="preserve">· Mellon Foundation</w:t>
            </w:r>
          </w:p>
          <w:p w:rsidR="00000000" w:rsidDel="00000000" w:rsidP="00000000" w:rsidRDefault="00000000" w:rsidRPr="00000000" w14:paraId="0000055D">
            <w:pPr>
              <w:widowControl w:val="0"/>
              <w:rPr>
                <w:rFonts w:ascii="Avenir" w:cs="Avenir" w:eastAsia="Avenir" w:hAnsi="Avenir"/>
              </w:rPr>
            </w:pPr>
            <w:r w:rsidDel="00000000" w:rsidR="00000000" w:rsidRPr="00000000">
              <w:rPr>
                <w:rFonts w:ascii="Avenir" w:cs="Avenir" w:eastAsia="Avenir" w:hAnsi="Avenir"/>
                <w:rtl w:val="0"/>
              </w:rPr>
              <w:t xml:space="preserve">· Moore Foundation</w:t>
            </w:r>
          </w:p>
          <w:p w:rsidR="00000000" w:rsidDel="00000000" w:rsidP="00000000" w:rsidRDefault="00000000" w:rsidRPr="00000000" w14:paraId="0000055E">
            <w:pPr>
              <w:widowControl w:val="0"/>
              <w:rPr>
                <w:rFonts w:ascii="Avenir" w:cs="Avenir" w:eastAsia="Avenir" w:hAnsi="Avenir"/>
              </w:rPr>
            </w:pPr>
            <w:r w:rsidDel="00000000" w:rsidR="00000000" w:rsidRPr="00000000">
              <w:rPr>
                <w:rFonts w:ascii="Avenir" w:cs="Avenir" w:eastAsia="Avenir" w:hAnsi="Avenir"/>
                <w:rtl w:val="0"/>
              </w:rPr>
              <w:t xml:space="preserve">· Norwegian Agency for Development Cooperation (Norad)</w:t>
            </w:r>
          </w:p>
          <w:p w:rsidR="00000000" w:rsidDel="00000000" w:rsidP="00000000" w:rsidRDefault="00000000" w:rsidRPr="00000000" w14:paraId="0000055F">
            <w:pPr>
              <w:widowControl w:val="0"/>
              <w:rPr>
                <w:rFonts w:ascii="Avenir" w:cs="Avenir" w:eastAsia="Avenir" w:hAnsi="Avenir"/>
              </w:rPr>
            </w:pPr>
            <w:r w:rsidDel="00000000" w:rsidR="00000000" w:rsidRPr="00000000">
              <w:rPr>
                <w:rFonts w:ascii="Avenir" w:cs="Avenir" w:eastAsia="Avenir" w:hAnsi="Avenir"/>
                <w:rtl w:val="0"/>
              </w:rPr>
              <w:t xml:space="preserve">· Norway’s International Climate and Forest Initiative (NICFI)</w:t>
            </w:r>
          </w:p>
          <w:p w:rsidR="00000000" w:rsidDel="00000000" w:rsidP="00000000" w:rsidRDefault="00000000" w:rsidRPr="00000000" w14:paraId="00000560">
            <w:pPr>
              <w:widowControl w:val="0"/>
              <w:rPr>
                <w:sz w:val="20"/>
                <w:szCs w:val="20"/>
              </w:rPr>
            </w:pPr>
            <w:r w:rsidDel="00000000" w:rsidR="00000000" w:rsidRPr="00000000">
              <w:rPr>
                <w:rFonts w:ascii="Avenir" w:cs="Avenir" w:eastAsia="Avenir" w:hAnsi="Avenir"/>
                <w:rtl w:val="0"/>
              </w:rPr>
              <w:t xml:space="preserve">· USAID</w:t>
            </w:r>
            <w:r w:rsidDel="00000000" w:rsidR="00000000" w:rsidRPr="00000000">
              <w:rPr>
                <w:rtl w:val="0"/>
              </w:rPr>
            </w:r>
          </w:p>
        </w:tc>
      </w:tr>
      <w:tr>
        <w:trPr>
          <w:cantSplit w:val="0"/>
          <w:trHeight w:val="274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61">
            <w:pPr>
              <w:widowControl w:val="0"/>
              <w:rPr>
                <w:sz w:val="20"/>
                <w:szCs w:val="20"/>
              </w:rPr>
            </w:pPr>
            <w:r w:rsidDel="00000000" w:rsidR="00000000" w:rsidRPr="00000000">
              <w:rPr>
                <w:rFonts w:ascii="Avenir" w:cs="Avenir" w:eastAsia="Avenir" w:hAnsi="Avenir"/>
                <w:rtl w:val="0"/>
              </w:rPr>
              <w:t xml:space="preserve">Private sector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62">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63">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64">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65">
            <w:pPr>
              <w:widowControl w:val="0"/>
              <w:rPr>
                <w:rFonts w:ascii="Avenir" w:cs="Avenir" w:eastAsia="Avenir" w:hAnsi="Avenir"/>
              </w:rPr>
            </w:pPr>
            <w:r w:rsidDel="00000000" w:rsidR="00000000" w:rsidRPr="00000000">
              <w:rPr>
                <w:rFonts w:ascii="Avenir" w:cs="Avenir" w:eastAsia="Avenir" w:hAnsi="Avenir"/>
                <w:rtl w:val="0"/>
              </w:rPr>
              <w:t xml:space="preserve">· Roundtable on Sustainable Palm Oil; Cocoa; Soy; Biomaterials</w:t>
            </w:r>
          </w:p>
          <w:p w:rsidR="00000000" w:rsidDel="00000000" w:rsidP="00000000" w:rsidRDefault="00000000" w:rsidRPr="00000000" w14:paraId="00000566">
            <w:pPr>
              <w:widowControl w:val="0"/>
              <w:rPr>
                <w:rFonts w:ascii="Avenir" w:cs="Avenir" w:eastAsia="Avenir" w:hAnsi="Avenir"/>
              </w:rPr>
            </w:pPr>
            <w:r w:rsidDel="00000000" w:rsidR="00000000" w:rsidRPr="00000000">
              <w:rPr>
                <w:rFonts w:ascii="Avenir" w:cs="Avenir" w:eastAsia="Avenir" w:hAnsi="Avenir"/>
                <w:rtl w:val="0"/>
              </w:rPr>
              <w:t xml:space="preserve">· Unilever</w:t>
            </w:r>
          </w:p>
          <w:p w:rsidR="00000000" w:rsidDel="00000000" w:rsidP="00000000" w:rsidRDefault="00000000" w:rsidRPr="00000000" w14:paraId="00000567">
            <w:pPr>
              <w:widowControl w:val="0"/>
              <w:rPr>
                <w:rFonts w:ascii="Avenir" w:cs="Avenir" w:eastAsia="Avenir" w:hAnsi="Avenir"/>
              </w:rPr>
            </w:pPr>
            <w:r w:rsidDel="00000000" w:rsidR="00000000" w:rsidRPr="00000000">
              <w:rPr>
                <w:rFonts w:ascii="Avenir" w:cs="Avenir" w:eastAsia="Avenir" w:hAnsi="Avenir"/>
                <w:rtl w:val="0"/>
              </w:rPr>
              <w:t xml:space="preserve">· Olam</w:t>
            </w:r>
          </w:p>
          <w:p w:rsidR="00000000" w:rsidDel="00000000" w:rsidP="00000000" w:rsidRDefault="00000000" w:rsidRPr="00000000" w14:paraId="00000568">
            <w:pPr>
              <w:widowControl w:val="0"/>
              <w:rPr>
                <w:rFonts w:ascii="Avenir" w:cs="Avenir" w:eastAsia="Avenir" w:hAnsi="Avenir"/>
              </w:rPr>
            </w:pPr>
            <w:r w:rsidDel="00000000" w:rsidR="00000000" w:rsidRPr="00000000">
              <w:rPr>
                <w:rFonts w:ascii="Avenir" w:cs="Avenir" w:eastAsia="Avenir" w:hAnsi="Avenir"/>
                <w:rtl w:val="0"/>
              </w:rPr>
              <w:t xml:space="preserve">· Green Resources</w:t>
            </w:r>
          </w:p>
          <w:p w:rsidR="00000000" w:rsidDel="00000000" w:rsidP="00000000" w:rsidRDefault="00000000" w:rsidRPr="00000000" w14:paraId="00000569">
            <w:pPr>
              <w:widowControl w:val="0"/>
              <w:rPr>
                <w:rFonts w:ascii="Avenir" w:cs="Avenir" w:eastAsia="Avenir" w:hAnsi="Avenir"/>
              </w:rPr>
            </w:pPr>
            <w:r w:rsidDel="00000000" w:rsidR="00000000" w:rsidRPr="00000000">
              <w:rPr>
                <w:rFonts w:ascii="Avenir" w:cs="Avenir" w:eastAsia="Avenir" w:hAnsi="Avenir"/>
                <w:rtl w:val="0"/>
              </w:rPr>
              <w:t xml:space="preserve">· CNaught</w:t>
            </w:r>
          </w:p>
          <w:p w:rsidR="00000000" w:rsidDel="00000000" w:rsidP="00000000" w:rsidRDefault="00000000" w:rsidRPr="00000000" w14:paraId="0000056A">
            <w:pPr>
              <w:widowControl w:val="0"/>
              <w:rPr>
                <w:rFonts w:ascii="Avenir" w:cs="Avenir" w:eastAsia="Avenir" w:hAnsi="Avenir"/>
              </w:rPr>
            </w:pPr>
            <w:r w:rsidDel="00000000" w:rsidR="00000000" w:rsidRPr="00000000">
              <w:rPr>
                <w:rFonts w:ascii="Avenir" w:cs="Avenir" w:eastAsia="Avenir" w:hAnsi="Avenir"/>
                <w:rtl w:val="0"/>
              </w:rPr>
              <w:t xml:space="preserve">· Carbon Equity</w:t>
            </w:r>
          </w:p>
          <w:p w:rsidR="00000000" w:rsidDel="00000000" w:rsidP="00000000" w:rsidRDefault="00000000" w:rsidRPr="00000000" w14:paraId="0000056B">
            <w:pPr>
              <w:widowControl w:val="0"/>
              <w:rPr>
                <w:sz w:val="20"/>
                <w:szCs w:val="20"/>
              </w:rPr>
            </w:pPr>
            <w:r w:rsidDel="00000000" w:rsidR="00000000" w:rsidRPr="00000000">
              <w:rPr>
                <w:rFonts w:ascii="Avenir" w:cs="Avenir" w:eastAsia="Avenir" w:hAnsi="Avenir"/>
                <w:rtl w:val="0"/>
              </w:rPr>
              <w:t xml:space="preserve">· Carbon Credit Capital</w:t>
            </w:r>
            <w:r w:rsidDel="00000000" w:rsidR="00000000" w:rsidRPr="00000000">
              <w:rPr>
                <w:rtl w:val="0"/>
              </w:rPr>
            </w:r>
          </w:p>
        </w:tc>
      </w:tr>
      <w:tr>
        <w:trPr>
          <w:cantSplit w:val="0"/>
          <w:trHeight w:val="220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6C">
            <w:pPr>
              <w:widowControl w:val="0"/>
              <w:rPr>
                <w:sz w:val="20"/>
                <w:szCs w:val="20"/>
              </w:rPr>
            </w:pPr>
            <w:r w:rsidDel="00000000" w:rsidR="00000000" w:rsidRPr="00000000">
              <w:rPr>
                <w:rFonts w:ascii="Avenir" w:cs="Avenir" w:eastAsia="Avenir" w:hAnsi="Avenir"/>
                <w:rtl w:val="0"/>
              </w:rPr>
              <w:t xml:space="preserve">Intergovernmental agencies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6D">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6E">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6F">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70">
            <w:pPr>
              <w:widowControl w:val="0"/>
              <w:rPr>
                <w:rFonts w:ascii="Avenir" w:cs="Avenir" w:eastAsia="Avenir" w:hAnsi="Avenir"/>
              </w:rPr>
            </w:pPr>
            <w:r w:rsidDel="00000000" w:rsidR="00000000" w:rsidRPr="00000000">
              <w:rPr>
                <w:rFonts w:ascii="Avenir" w:cs="Avenir" w:eastAsia="Avenir" w:hAnsi="Avenir"/>
                <w:rtl w:val="0"/>
              </w:rPr>
              <w:t xml:space="preserve">· Committee on Earth Observation Satellites (CEOS)</w:t>
            </w:r>
          </w:p>
          <w:p w:rsidR="00000000" w:rsidDel="00000000" w:rsidP="00000000" w:rsidRDefault="00000000" w:rsidRPr="00000000" w14:paraId="00000571">
            <w:pPr>
              <w:widowControl w:val="0"/>
              <w:rPr>
                <w:rFonts w:ascii="Avenir" w:cs="Avenir" w:eastAsia="Avenir" w:hAnsi="Avenir"/>
              </w:rPr>
            </w:pPr>
            <w:r w:rsidDel="00000000" w:rsidR="00000000" w:rsidRPr="00000000">
              <w:rPr>
                <w:rFonts w:ascii="Avenir" w:cs="Avenir" w:eastAsia="Avenir" w:hAnsi="Avenir"/>
                <w:rtl w:val="0"/>
              </w:rPr>
              <w:t xml:space="preserve">· Group on Earth Observations (GEO)</w:t>
            </w:r>
          </w:p>
          <w:p w:rsidR="00000000" w:rsidDel="00000000" w:rsidP="00000000" w:rsidRDefault="00000000" w:rsidRPr="00000000" w14:paraId="00000572">
            <w:pPr>
              <w:widowControl w:val="0"/>
              <w:rPr>
                <w:rFonts w:ascii="Avenir" w:cs="Avenir" w:eastAsia="Avenir" w:hAnsi="Avenir"/>
              </w:rPr>
            </w:pPr>
            <w:r w:rsidDel="00000000" w:rsidR="00000000" w:rsidRPr="00000000">
              <w:rPr>
                <w:rFonts w:ascii="Avenir" w:cs="Avenir" w:eastAsia="Avenir" w:hAnsi="Avenir"/>
                <w:rtl w:val="0"/>
              </w:rPr>
              <w:t xml:space="preserve">· Inter-governmental Panel on Climate Change (IPCC)</w:t>
            </w:r>
          </w:p>
          <w:p w:rsidR="00000000" w:rsidDel="00000000" w:rsidP="00000000" w:rsidRDefault="00000000" w:rsidRPr="00000000" w14:paraId="00000573">
            <w:pPr>
              <w:widowControl w:val="0"/>
              <w:rPr>
                <w:rFonts w:ascii="Avenir" w:cs="Avenir" w:eastAsia="Avenir" w:hAnsi="Avenir"/>
              </w:rPr>
            </w:pPr>
            <w:r w:rsidDel="00000000" w:rsidR="00000000" w:rsidRPr="00000000">
              <w:rPr>
                <w:rFonts w:ascii="Avenir" w:cs="Avenir" w:eastAsia="Avenir" w:hAnsi="Avenir"/>
                <w:rtl w:val="0"/>
              </w:rPr>
              <w:t xml:space="preserve">· Intergovernmental Science-Policy Platform on Biodiversity and Ecosystem Services (IPBES)</w:t>
            </w:r>
          </w:p>
          <w:p w:rsidR="00000000" w:rsidDel="00000000" w:rsidP="00000000" w:rsidRDefault="00000000" w:rsidRPr="00000000" w14:paraId="00000574">
            <w:pPr>
              <w:widowControl w:val="0"/>
              <w:rPr>
                <w:rFonts w:ascii="Avenir" w:cs="Avenir" w:eastAsia="Avenir" w:hAnsi="Avenir"/>
              </w:rPr>
            </w:pPr>
            <w:r w:rsidDel="00000000" w:rsidR="00000000" w:rsidRPr="00000000">
              <w:rPr>
                <w:rFonts w:ascii="Avenir" w:cs="Avenir" w:eastAsia="Avenir" w:hAnsi="Avenir"/>
                <w:rtl w:val="0"/>
              </w:rPr>
              <w:t xml:space="preserve">· International Union for Conservation of Nature (IUCN)</w:t>
            </w:r>
          </w:p>
          <w:p w:rsidR="00000000" w:rsidDel="00000000" w:rsidP="00000000" w:rsidRDefault="00000000" w:rsidRPr="00000000" w14:paraId="00000575">
            <w:pPr>
              <w:widowControl w:val="0"/>
              <w:rPr>
                <w:sz w:val="20"/>
                <w:szCs w:val="20"/>
              </w:rPr>
            </w:pPr>
            <w:r w:rsidDel="00000000" w:rsidR="00000000" w:rsidRPr="00000000">
              <w:rPr>
                <w:rFonts w:ascii="Avenir" w:cs="Avenir" w:eastAsia="Avenir" w:hAnsi="Avenir"/>
                <w:rtl w:val="0"/>
              </w:rPr>
              <w:t xml:space="preserve">· United Nations Framework Convention on Climate Change (UNFCCC)</w:t>
            </w:r>
            <w:r w:rsidDel="00000000" w:rsidR="00000000" w:rsidRPr="00000000">
              <w:rPr>
                <w:rtl w:val="0"/>
              </w:rPr>
            </w:r>
          </w:p>
        </w:tc>
      </w:tr>
      <w:tr>
        <w:trPr>
          <w:cantSplit w:val="0"/>
          <w:trHeight w:val="2205" w:hRule="atLeast"/>
          <w:tblHeader w:val="0"/>
        </w:trPr>
        <w:tc>
          <w:tcPr>
            <w:gridSpan w:val="5"/>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76">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*DOE NGEE-Tropics is entering Phase 3 and will be sunsetting as PANGEA begins, enabling important continuity on constraining model uncertainty and data-model integration efforts.</w:t>
            </w:r>
          </w:p>
          <w:p w:rsidR="00000000" w:rsidDel="00000000" w:rsidP="00000000" w:rsidRDefault="00000000" w:rsidRPr="00000000" w14:paraId="00000577">
            <w:pPr>
              <w:widowControl w:val="0"/>
              <w:rPr>
                <w:sz w:val="20"/>
                <w:szCs w:val="20"/>
              </w:rPr>
            </w:pPr>
            <w:r w:rsidDel="00000000" w:rsidR="00000000" w:rsidRPr="00000000">
              <w:rPr>
                <w:rFonts w:ascii="Avenir" w:cs="Avenir" w:eastAsia="Avenir" w:hAnsi="Avenir"/>
                <w:sz w:val="20"/>
                <w:szCs w:val="20"/>
                <w:rtl w:val="0"/>
              </w:rPr>
              <w:t xml:space="preserve">**USAID PEER is going to be replaced by a new program called SPARK.</w:t>
            </w:r>
            <w:r w:rsidDel="00000000" w:rsidR="00000000" w:rsidRPr="00000000">
              <w:rPr>
                <w:rtl w:val="0"/>
              </w:rPr>
            </w:r>
          </w:p>
        </w:tc>
      </w:tr>
    </w:tbl>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del w:author="Elsa Ordway" w:id="43" w:date="2024-09-13T19:24:41Z">
        <w:commentRangeStart w:id="753"/>
        <w:commentRangeStart w:id="754"/>
        <w:r w:rsidDel="00000000" w:rsidR="00000000" w:rsidRPr="00000000">
          <w:rPr>
            <w:b w:val="1"/>
            <w:highlight w:val="yellow"/>
            <w:rtl w:val="0"/>
          </w:rPr>
          <w:delText xml:space="preserve">Table X.</w:delText>
        </w:r>
        <w:r w:rsidDel="00000000" w:rsidR="00000000" w:rsidRPr="00000000">
          <w:rPr>
            <w:highlight w:val="yellow"/>
            <w:rtl w:val="0"/>
          </w:rPr>
          <w:delText xml:space="preserve"> </w:delText>
        </w:r>
        <w:r w:rsidDel="00000000" w:rsidR="00000000" w:rsidRPr="00000000">
          <w:rPr>
            <w:rtl w:val="0"/>
          </w:rPr>
          <w:delText xml:space="preserve">Examples</w:delText>
        </w:r>
        <w:r w:rsidDel="00000000" w:rsidR="00000000" w:rsidRPr="00000000">
          <w:rPr>
            <w:rtl w:val="0"/>
          </w:rPr>
          <w:delText xml:space="preserve"> of potential PANGEA partnerships</w:delText>
        </w:r>
      </w:del>
      <w:commentRangeEnd w:id="753"/>
      <w:r w:rsidDel="00000000" w:rsidR="00000000" w:rsidRPr="00000000">
        <w:commentReference w:id="753"/>
      </w:r>
      <w:commentRangeEnd w:id="754"/>
      <w:r w:rsidDel="00000000" w:rsidR="00000000" w:rsidRPr="00000000">
        <w:commentReference w:id="754"/>
      </w:r>
      <w:r w:rsidDel="00000000" w:rsidR="00000000" w:rsidRPr="00000000">
        <w:rPr>
          <w:rtl w:val="0"/>
        </w:rPr>
      </w:r>
    </w:p>
    <w:p w:rsidR="00000000" w:rsidDel="00000000" w:rsidP="00000000" w:rsidRDefault="00000000" w:rsidRPr="00000000" w14:paraId="0000057E">
      <w:pPr>
        <w:pStyle w:val="Heading4"/>
        <w:spacing w:before="240" w:lineRule="auto"/>
        <w:rPr/>
      </w:pPr>
      <w:bookmarkStart w:colFirst="0" w:colLast="0" w:name="_k7bnxk70o7jf" w:id="52"/>
      <w:bookmarkEnd w:id="52"/>
      <w:r w:rsidDel="00000000" w:rsidR="00000000" w:rsidRPr="00000000">
        <w:rPr>
          <w:rtl w:val="0"/>
        </w:rPr>
        <w:t xml:space="preserve">7.4.2.  Principles</w:t>
      </w:r>
    </w:p>
    <w:p w:rsidR="00000000" w:rsidDel="00000000" w:rsidP="00000000" w:rsidRDefault="00000000" w:rsidRPr="00000000" w14:paraId="0000057F">
      <w:pPr>
        <w:spacing w:before="0" w:lineRule="auto"/>
        <w:rPr/>
      </w:pPr>
      <w:r w:rsidDel="00000000" w:rsidR="00000000" w:rsidRPr="00000000">
        <w:rPr>
          <w:b w:val="1"/>
          <w:highlight w:val="yellow"/>
          <w:rtl w:val="0"/>
        </w:rPr>
        <w:t xml:space="preserve">Table X </w:t>
      </w:r>
      <w:r w:rsidDel="00000000" w:rsidR="00000000" w:rsidRPr="00000000">
        <w:rPr>
          <w:rtl w:val="0"/>
        </w:rPr>
        <w:t xml:space="preserve">outlines </w:t>
      </w:r>
      <w:r w:rsidDel="00000000" w:rsidR="00000000" w:rsidRPr="00000000">
        <w:rPr>
          <w:rtl w:val="0"/>
        </w:rPr>
        <w:t xml:space="preserve">PANGEA’s principles of engagement. These principles adapt the CARE </w:t>
      </w:r>
      <w:r w:rsidDel="00000000" w:rsidR="00000000" w:rsidRPr="00000000">
        <w:rPr>
          <w:highlight w:val="white"/>
          <w:rtl w:val="0"/>
        </w:rPr>
        <w:t xml:space="preserve">CARE Principles for Indigenous Data Governance’ to ecology and biodiversity research based on work by (</w:t>
      </w:r>
      <w:commentRangeStart w:id="755"/>
      <w:commentRangeStart w:id="756"/>
      <w:r w:rsidDel="00000000" w:rsidR="00000000" w:rsidRPr="00000000">
        <w:rPr>
          <w:rtl w:val="0"/>
        </w:rPr>
        <w:t xml:space="preserve">Jennings et al. 2023</w:t>
      </w:r>
      <w:commentRangeEnd w:id="755"/>
      <w:r w:rsidDel="00000000" w:rsidR="00000000" w:rsidRPr="00000000">
        <w:commentReference w:id="755"/>
      </w:r>
      <w:commentRangeEnd w:id="756"/>
      <w:r w:rsidDel="00000000" w:rsidR="00000000" w:rsidRPr="00000000">
        <w:commentReference w:id="756"/>
      </w:r>
      <w:r w:rsidDel="00000000" w:rsidR="00000000" w:rsidRPr="00000000">
        <w:rPr>
          <w:rtl w:val="0"/>
        </w:rPr>
        <w:t xml:space="preserve">) and (</w:t>
      </w:r>
      <w:commentRangeStart w:id="757"/>
      <w:commentRangeStart w:id="758"/>
      <w:r w:rsidDel="00000000" w:rsidR="00000000" w:rsidRPr="00000000">
        <w:rPr>
          <w:rtl w:val="0"/>
        </w:rPr>
        <w:t xml:space="preserve">Carroll et al. 2020</w:t>
      </w:r>
      <w:commentRangeEnd w:id="757"/>
      <w:r w:rsidDel="00000000" w:rsidR="00000000" w:rsidRPr="00000000">
        <w:commentReference w:id="757"/>
      </w:r>
      <w:commentRangeEnd w:id="758"/>
      <w:r w:rsidDel="00000000" w:rsidR="00000000" w:rsidRPr="00000000">
        <w:commentReference w:id="758"/>
      </w:r>
      <w:r w:rsidDel="00000000" w:rsidR="00000000" w:rsidRPr="00000000">
        <w:rPr>
          <w:rtl w:val="0"/>
        </w:rPr>
        <w:t xml:space="preserve">).</w:t>
      </w:r>
    </w:p>
    <w:p w:rsidR="00000000" w:rsidDel="00000000" w:rsidP="00000000" w:rsidRDefault="00000000" w:rsidRPr="00000000" w14:paraId="00000580">
      <w:pPr>
        <w:spacing w:before="0" w:lineRule="auto"/>
        <w:rPr/>
      </w:pPr>
      <w:r w:rsidDel="00000000" w:rsidR="00000000" w:rsidRPr="00000000">
        <w:rPr>
          <w:rtl w:val="0"/>
        </w:rPr>
      </w:r>
    </w:p>
    <w:tbl>
      <w:tblPr>
        <w:tblStyle w:val="Table7"/>
        <w:tblW w:w="12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2700"/>
        <w:gridCol w:w="8640"/>
        <w:tblGridChange w:id="0">
          <w:tblGrid>
            <w:gridCol w:w="1215"/>
            <w:gridCol w:w="2700"/>
            <w:gridCol w:w="8640"/>
          </w:tblGrid>
        </w:tblGridChange>
      </w:tblGrid>
      <w:tr>
        <w:trPr>
          <w:cantSplit w:val="0"/>
          <w:trHeight w:val="345" w:hRule="atLeast"/>
          <w:tblHeader w:val="0"/>
        </w:trPr>
        <w:tc>
          <w:tcPr>
            <w:gridSpan w:val="3"/>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581">
            <w:pPr>
              <w:widowControl w:val="0"/>
              <w:rPr>
                <w:sz w:val="20"/>
                <w:szCs w:val="20"/>
              </w:rPr>
            </w:pPr>
            <w:r w:rsidDel="00000000" w:rsidR="00000000" w:rsidRPr="00000000">
              <w:rPr>
                <w:rFonts w:ascii="Calibri" w:cs="Calibri" w:eastAsia="Calibri" w:hAnsi="Calibri"/>
                <w:b w:val="1"/>
                <w:rtl w:val="0"/>
              </w:rPr>
              <w:t xml:space="preserve">Table X. </w:t>
            </w:r>
            <w:r w:rsidDel="00000000" w:rsidR="00000000" w:rsidRPr="00000000">
              <w:rPr>
                <w:rFonts w:ascii="Calibri" w:cs="Calibri" w:eastAsia="Calibri" w:hAnsi="Calibri"/>
                <w:rtl w:val="0"/>
              </w:rPr>
              <w:t xml:space="preserve">PANGEA Principles of Engagement based on CARE. Adapted from Jennings et al. 2023 and Carroll et al. 2020.</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84">
            <w:pPr>
              <w:widowControl w:val="0"/>
              <w:rPr>
                <w:sz w:val="20"/>
                <w:szCs w:val="20"/>
              </w:rPr>
            </w:pPr>
            <w:r w:rsidDel="00000000" w:rsidR="00000000" w:rsidRPr="00000000">
              <w:rPr>
                <w:rFonts w:ascii="Avenir" w:cs="Avenir" w:eastAsia="Avenir" w:hAnsi="Avenir"/>
                <w:sz w:val="20"/>
                <w:szCs w:val="20"/>
                <w:rtl w:val="0"/>
              </w:rPr>
              <w:t xml:space="preserve">CARE Principles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85">
            <w:pPr>
              <w:widowControl w:val="0"/>
              <w:rPr>
                <w:sz w:val="20"/>
                <w:szCs w:val="20"/>
              </w:rPr>
            </w:pPr>
            <w:r w:rsidDel="00000000" w:rsidR="00000000" w:rsidRPr="00000000">
              <w:rPr>
                <w:rFonts w:ascii="Avenir" w:cs="Avenir" w:eastAsia="Avenir" w:hAnsi="Avenir"/>
                <w:sz w:val="20"/>
                <w:szCs w:val="20"/>
                <w:rtl w:val="0"/>
              </w:rPr>
              <w:t xml:space="preserve">Issues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86">
            <w:pPr>
              <w:widowControl w:val="0"/>
              <w:rPr>
                <w:sz w:val="20"/>
                <w:szCs w:val="20"/>
              </w:rPr>
            </w:pPr>
            <w:r w:rsidDel="00000000" w:rsidR="00000000" w:rsidRPr="00000000">
              <w:rPr>
                <w:rFonts w:ascii="Avenir" w:cs="Avenir" w:eastAsia="Avenir" w:hAnsi="Avenir"/>
                <w:sz w:val="20"/>
                <w:szCs w:val="20"/>
                <w:rtl w:val="0"/>
              </w:rPr>
              <w:t xml:space="preserve">PANGEA Strategy</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8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Collective benefit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88">
            <w:pPr>
              <w:widowControl w:val="0"/>
              <w:rPr>
                <w:sz w:val="20"/>
                <w:szCs w:val="20"/>
              </w:rPr>
            </w:pPr>
            <w:r w:rsidDel="00000000" w:rsidR="00000000" w:rsidRPr="00000000">
              <w:rPr>
                <w:rFonts w:ascii="Avenir" w:cs="Avenir" w:eastAsia="Avenir" w:hAnsi="Avenir"/>
                <w:sz w:val="20"/>
                <w:szCs w:val="20"/>
                <w:rtl w:val="0"/>
              </w:rPr>
              <w:t xml:space="preserve">Research that benefits communities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89">
            <w:pPr>
              <w:widowControl w:val="0"/>
              <w:rPr>
                <w:sz w:val="20"/>
                <w:szCs w:val="20"/>
              </w:rPr>
            </w:pPr>
            <w:r w:rsidDel="00000000" w:rsidR="00000000" w:rsidRPr="00000000">
              <w:rPr>
                <w:rFonts w:ascii="Avenir" w:cs="Avenir" w:eastAsia="Avenir" w:hAnsi="Avenir"/>
                <w:sz w:val="20"/>
                <w:szCs w:val="20"/>
                <w:rtl w:val="0"/>
              </w:rPr>
              <w:t xml:space="preserve">Prior to research, explain and demonstrate how your research and potential results are relevant and are of value to the interests of the community and individual members; research should support community-led initiatives and secure funding for long-term investments in community.*</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8B">
            <w:pPr>
              <w:widowControl w:val="0"/>
              <w:rPr>
                <w:sz w:val="20"/>
                <w:szCs w:val="20"/>
              </w:rPr>
            </w:pPr>
            <w:r w:rsidDel="00000000" w:rsidR="00000000" w:rsidRPr="00000000">
              <w:rPr>
                <w:rFonts w:ascii="Avenir" w:cs="Avenir" w:eastAsia="Avenir" w:hAnsi="Avenir"/>
                <w:sz w:val="20"/>
                <w:szCs w:val="20"/>
                <w:rtl w:val="0"/>
              </w:rPr>
              <w:t xml:space="preserve">Data grounded in community values, aspirations and well-being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8C">
            <w:pPr>
              <w:widowControl w:val="0"/>
              <w:rPr>
                <w:sz w:val="20"/>
                <w:szCs w:val="20"/>
              </w:rPr>
            </w:pPr>
            <w:r w:rsidDel="00000000" w:rsidR="00000000" w:rsidRPr="00000000">
              <w:rPr>
                <w:rFonts w:ascii="Avenir" w:cs="Avenir" w:eastAsia="Avenir" w:hAnsi="Avenir"/>
                <w:sz w:val="20"/>
                <w:szCs w:val="20"/>
                <w:rtl w:val="0"/>
              </w:rPr>
              <w:t xml:space="preserve">Develop and/or use and/or link to Indigenous Peoples and Local Communities (IPLC) data classification and analysis frameworks that reflect community values, needs and aspirations; include and value local community experts in the research team.</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8E">
            <w:pPr>
              <w:widowControl w:val="0"/>
              <w:rPr>
                <w:sz w:val="20"/>
                <w:szCs w:val="20"/>
              </w:rPr>
            </w:pPr>
            <w:r w:rsidDel="00000000" w:rsidR="00000000" w:rsidRPr="00000000">
              <w:rPr>
                <w:rFonts w:ascii="Avenir" w:cs="Avenir" w:eastAsia="Avenir" w:hAnsi="Avenir"/>
                <w:sz w:val="20"/>
                <w:szCs w:val="20"/>
                <w:rtl w:val="0"/>
              </w:rPr>
              <w:t xml:space="preserve">Data for self-determined development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8F">
            <w:pPr>
              <w:widowControl w:val="0"/>
              <w:rPr>
                <w:sz w:val="20"/>
                <w:szCs w:val="20"/>
              </w:rPr>
            </w:pPr>
            <w:r w:rsidDel="00000000" w:rsidR="00000000" w:rsidRPr="00000000">
              <w:rPr>
                <w:rFonts w:ascii="Avenir" w:cs="Avenir" w:eastAsia="Avenir" w:hAnsi="Avenir"/>
                <w:sz w:val="20"/>
                <w:szCs w:val="20"/>
                <w:rtl w:val="0"/>
              </w:rPr>
              <w:t xml:space="preserve">Collect and code using categories that identify and individuals in ways that they define; disaggregate data, especially in global or large geospatial datasets, to increase relevance for IPLCs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1">
            <w:pPr>
              <w:widowControl w:val="0"/>
              <w:rPr>
                <w:sz w:val="20"/>
                <w:szCs w:val="20"/>
              </w:rPr>
            </w:pPr>
            <w:r w:rsidDel="00000000" w:rsidR="00000000" w:rsidRPr="00000000">
              <w:rPr>
                <w:rFonts w:ascii="Avenir" w:cs="Avenir" w:eastAsia="Avenir" w:hAnsi="Avenir"/>
                <w:sz w:val="20"/>
                <w:szCs w:val="20"/>
                <w:rtl w:val="0"/>
              </w:rPr>
              <w:t xml:space="preserve">Compensate local experts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2">
            <w:pPr>
              <w:widowControl w:val="0"/>
              <w:rPr>
                <w:sz w:val="20"/>
                <w:szCs w:val="20"/>
              </w:rPr>
            </w:pPr>
            <w:r w:rsidDel="00000000" w:rsidR="00000000" w:rsidRPr="00000000">
              <w:rPr>
                <w:rFonts w:ascii="Avenir" w:cs="Avenir" w:eastAsia="Avenir" w:hAnsi="Avenir"/>
                <w:sz w:val="20"/>
                <w:szCs w:val="20"/>
                <w:rtl w:val="0"/>
              </w:rPr>
              <w:t xml:space="preserve">Compensate community experts throughout the research process, including research proposal development, data collection, manuscript writing and community review of prepublication manuscripts.</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Authority to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4">
            <w:pPr>
              <w:widowControl w:val="0"/>
              <w:rPr>
                <w:sz w:val="20"/>
                <w:szCs w:val="20"/>
              </w:rPr>
            </w:pPr>
            <w:r w:rsidDel="00000000" w:rsidR="00000000" w:rsidRPr="00000000">
              <w:rPr>
                <w:rFonts w:ascii="Avenir" w:cs="Avenir" w:eastAsia="Avenir" w:hAnsi="Avenir"/>
                <w:sz w:val="20"/>
                <w:szCs w:val="20"/>
                <w:rtl w:val="0"/>
              </w:rPr>
              <w:t xml:space="preserve">Recognize IPLC’s rights to and interests in their knowledges and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5">
            <w:pPr>
              <w:widowControl w:val="0"/>
              <w:rPr>
                <w:sz w:val="20"/>
                <w:szCs w:val="20"/>
              </w:rPr>
            </w:pPr>
            <w:r w:rsidDel="00000000" w:rsidR="00000000" w:rsidRPr="00000000">
              <w:rPr>
                <w:rFonts w:ascii="Avenir" w:cs="Avenir" w:eastAsia="Avenir" w:hAnsi="Avenir"/>
                <w:sz w:val="20"/>
                <w:szCs w:val="20"/>
                <w:rtl w:val="0"/>
              </w:rPr>
              <w:t xml:space="preserve">Establish institutional principles or protocols for research development, data management and publication (for example, scholarly works, presentations and datasets) that support IPLC’s Data Sovereignty; include metadata fields available for disclosure of Indigenous rights and interests.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7">
            <w:pPr>
              <w:widowControl w:val="0"/>
              <w:rPr>
                <w:sz w:val="20"/>
                <w:szCs w:val="20"/>
              </w:rPr>
            </w:pPr>
            <w:r w:rsidDel="00000000" w:rsidR="00000000" w:rsidRPr="00000000">
              <w:rPr>
                <w:rFonts w:ascii="Avenir" w:cs="Avenir" w:eastAsia="Avenir" w:hAnsi="Avenir"/>
                <w:sz w:val="20"/>
                <w:szCs w:val="20"/>
                <w:rtl w:val="0"/>
              </w:rPr>
              <w:t xml:space="preserve">Recognize the rights of IPLCs to free, prior and informed consent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8">
            <w:pPr>
              <w:widowControl w:val="0"/>
              <w:rPr>
                <w:sz w:val="20"/>
                <w:szCs w:val="20"/>
              </w:rPr>
            </w:pPr>
            <w:r w:rsidDel="00000000" w:rsidR="00000000" w:rsidRPr="00000000">
              <w:rPr>
                <w:rFonts w:ascii="Avenir" w:cs="Avenir" w:eastAsia="Avenir" w:hAnsi="Avenir"/>
                <w:sz w:val="20"/>
                <w:szCs w:val="20"/>
                <w:rtl w:val="0"/>
              </w:rPr>
              <w:t xml:space="preserve">Ensure data use is consistent with individual and community consent provisions; ensure ongoing consent processes, including the ability to refuse, withdraw and reconsent.</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A">
            <w:pPr>
              <w:widowControl w:val="0"/>
              <w:rPr>
                <w:sz w:val="20"/>
                <w:szCs w:val="20"/>
              </w:rPr>
            </w:pPr>
            <w:r w:rsidDel="00000000" w:rsidR="00000000" w:rsidRPr="00000000">
              <w:rPr>
                <w:rFonts w:ascii="Avenir" w:cs="Avenir" w:eastAsia="Avenir" w:hAnsi="Avenir"/>
                <w:sz w:val="20"/>
                <w:szCs w:val="20"/>
                <w:rtl w:val="0"/>
              </w:rPr>
              <w:t xml:space="preserve">Data available for IPLC governance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B">
            <w:pPr>
              <w:widowControl w:val="0"/>
              <w:rPr>
                <w:sz w:val="20"/>
                <w:szCs w:val="20"/>
              </w:rPr>
            </w:pPr>
            <w:r w:rsidDel="00000000" w:rsidR="00000000" w:rsidRPr="00000000">
              <w:rPr>
                <w:rFonts w:ascii="Avenir" w:cs="Avenir" w:eastAsia="Avenir" w:hAnsi="Avenir"/>
                <w:sz w:val="20"/>
                <w:szCs w:val="20"/>
                <w:rtl w:val="0"/>
              </w:rPr>
              <w:t xml:space="preserve">Ensure IPLCs have access to data, metadata about their people, communities and non-human relations in a usable format; return all outputs to the appropriate tribal authorities.</w:t>
            </w:r>
            <w:r w:rsidDel="00000000" w:rsidR="00000000" w:rsidRPr="00000000">
              <w:rPr>
                <w:rtl w:val="0"/>
              </w:rPr>
            </w:r>
          </w:p>
        </w:tc>
      </w:tr>
      <w:tr>
        <w:trPr>
          <w:cantSplit w:val="0"/>
          <w:trHeight w:val="97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D">
            <w:pPr>
              <w:widowControl w:val="0"/>
              <w:rPr>
                <w:sz w:val="20"/>
                <w:szCs w:val="20"/>
              </w:rPr>
            </w:pPr>
            <w:r w:rsidDel="00000000" w:rsidR="00000000" w:rsidRPr="00000000">
              <w:rPr>
                <w:rFonts w:ascii="Avenir" w:cs="Avenir" w:eastAsia="Avenir" w:hAnsi="Avenir"/>
                <w:sz w:val="20"/>
                <w:szCs w:val="20"/>
                <w:rtl w:val="0"/>
              </w:rPr>
              <w:t xml:space="preserve">Develop and enact IPLC Data Governance protocols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E">
            <w:pPr>
              <w:widowControl w:val="0"/>
              <w:rPr>
                <w:sz w:val="20"/>
                <w:szCs w:val="20"/>
              </w:rPr>
            </w:pPr>
            <w:r w:rsidDel="00000000" w:rsidR="00000000" w:rsidRPr="00000000">
              <w:rPr>
                <w:rFonts w:ascii="Avenir" w:cs="Avenir" w:eastAsia="Avenir" w:hAnsi="Avenir"/>
                <w:sz w:val="20"/>
                <w:szCs w:val="20"/>
                <w:rtl w:val="0"/>
              </w:rPr>
              <w:t xml:space="preserve">Foster community control and ownership of data and data protocols; use and/or incorporate IPLC frameworks and principles to inform data management protocols and processes; IPLC guidance influences how, what, who and where research is conducted and data is managed; publication standards require documentation of community support, participation and approval for publishing data and authorship.</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Responsibility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0">
            <w:pPr>
              <w:widowControl w:val="0"/>
              <w:rPr>
                <w:sz w:val="20"/>
                <w:szCs w:val="20"/>
              </w:rPr>
            </w:pPr>
            <w:r w:rsidDel="00000000" w:rsidR="00000000" w:rsidRPr="00000000">
              <w:rPr>
                <w:rFonts w:ascii="Avenir" w:cs="Avenir" w:eastAsia="Avenir" w:hAnsi="Avenir"/>
                <w:sz w:val="20"/>
                <w:szCs w:val="20"/>
                <w:rtl w:val="0"/>
              </w:rPr>
              <w:t xml:space="preserve">Enable capability and capacity sharing for research design and digital infrastructure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1">
            <w:pPr>
              <w:widowControl w:val="0"/>
              <w:rPr>
                <w:sz w:val="20"/>
                <w:szCs w:val="20"/>
              </w:rPr>
            </w:pPr>
            <w:r w:rsidDel="00000000" w:rsidR="00000000" w:rsidRPr="00000000">
              <w:rPr>
                <w:rFonts w:ascii="Avenir" w:cs="Avenir" w:eastAsia="Avenir" w:hAnsi="Avenir"/>
                <w:sz w:val="20"/>
                <w:szCs w:val="20"/>
                <w:rtl w:val="0"/>
              </w:rPr>
              <w:t xml:space="preserve">Create and expand opportunities for community capacity through (1) participatory methodologies including planning and design, knowledge management and data workforce capacity building, and (2) initiatives to enable the design, collection, management, storage, security, governance, collective privacy and application of data.</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3">
            <w:pPr>
              <w:widowControl w:val="0"/>
              <w:rPr>
                <w:sz w:val="20"/>
                <w:szCs w:val="20"/>
              </w:rPr>
            </w:pPr>
            <w:r w:rsidDel="00000000" w:rsidR="00000000" w:rsidRPr="00000000">
              <w:rPr>
                <w:rFonts w:ascii="Avenir" w:cs="Avenir" w:eastAsia="Avenir" w:hAnsi="Avenir"/>
                <w:sz w:val="20"/>
                <w:szCs w:val="20"/>
                <w:rtl w:val="0"/>
              </w:rPr>
              <w:t xml:space="preserve">Respect reciprocity, trust and mutual understanding with those to whom data relate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4">
            <w:pPr>
              <w:widowControl w:val="0"/>
              <w:rPr>
                <w:sz w:val="20"/>
                <w:szCs w:val="20"/>
              </w:rPr>
            </w:pPr>
            <w:r w:rsidDel="00000000" w:rsidR="00000000" w:rsidRPr="00000000">
              <w:rPr>
                <w:rFonts w:ascii="Avenir" w:cs="Avenir" w:eastAsia="Avenir" w:hAnsi="Avenir"/>
                <w:sz w:val="20"/>
                <w:szCs w:val="20"/>
                <w:rtl w:val="0"/>
              </w:rPr>
              <w:t xml:space="preserve">Record the Traditional Knowledge and biocultural labels in metadata; ensure local review of draft publications before dissemination; identify and address sensitive data, including privacy issues for individuals and communities.</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6">
            <w:pPr>
              <w:widowControl w:val="0"/>
              <w:rPr>
                <w:sz w:val="20"/>
                <w:szCs w:val="20"/>
              </w:rPr>
            </w:pPr>
            <w:r w:rsidDel="00000000" w:rsidR="00000000" w:rsidRPr="00000000">
              <w:rPr>
                <w:rFonts w:ascii="Avenir" w:cs="Avenir" w:eastAsia="Avenir" w:hAnsi="Avenir"/>
                <w:sz w:val="20"/>
                <w:szCs w:val="20"/>
                <w:rtl w:val="0"/>
              </w:rPr>
              <w:t xml:space="preserve">Data-generating resources for languages, worldviews and lived experiences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7">
            <w:pPr>
              <w:widowControl w:val="0"/>
              <w:rPr>
                <w:sz w:val="20"/>
                <w:szCs w:val="20"/>
              </w:rPr>
            </w:pPr>
            <w:r w:rsidDel="00000000" w:rsidR="00000000" w:rsidRPr="00000000">
              <w:rPr>
                <w:rFonts w:ascii="Avenir" w:cs="Avenir" w:eastAsia="Avenir" w:hAnsi="Avenir"/>
                <w:sz w:val="20"/>
                <w:szCs w:val="20"/>
                <w:rtl w:val="0"/>
              </w:rPr>
              <w:t xml:space="preserve">Use the local and Indigenous languages; link research to community worldviews; upload data with appropriate metadata labels in culturally accessible formats (digital storytelling, seasonal calendars, visual art forms, etc.).</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9">
            <w:pPr>
              <w:widowControl w:val="0"/>
              <w:rPr>
                <w:sz w:val="20"/>
                <w:szCs w:val="20"/>
              </w:rPr>
            </w:pPr>
            <w:r w:rsidDel="00000000" w:rsidR="00000000" w:rsidRPr="00000000">
              <w:rPr>
                <w:rFonts w:ascii="Avenir" w:cs="Avenir" w:eastAsia="Avenir" w:hAnsi="Avenir"/>
                <w:sz w:val="20"/>
                <w:szCs w:val="20"/>
                <w:rtl w:val="0"/>
              </w:rPr>
              <w:t xml:space="preserve">Community-defined benefit sharing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A">
            <w:pPr>
              <w:widowControl w:val="0"/>
              <w:rPr>
                <w:sz w:val="20"/>
                <w:szCs w:val="20"/>
              </w:rPr>
            </w:pPr>
            <w:r w:rsidDel="00000000" w:rsidR="00000000" w:rsidRPr="00000000">
              <w:rPr>
                <w:rFonts w:ascii="Avenir" w:cs="Avenir" w:eastAsia="Avenir" w:hAnsi="Avenir"/>
                <w:sz w:val="20"/>
                <w:szCs w:val="20"/>
                <w:rtl w:val="0"/>
              </w:rPr>
              <w:t xml:space="preserve">Conduct research that is of mutual benefit, consent driven, inclusive and relevant to the needs of IPLCs and individuals.</w:t>
            </w:r>
            <w:r w:rsidDel="00000000" w:rsidR="00000000" w:rsidRPr="00000000">
              <w:rPr>
                <w:rtl w:val="0"/>
              </w:rPr>
            </w:r>
          </w:p>
        </w:tc>
      </w:tr>
      <w:tr>
        <w:trPr>
          <w:cantSplit w:val="0"/>
          <w:trHeight w:val="52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Ethics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C">
            <w:pPr>
              <w:widowControl w:val="0"/>
              <w:rPr>
                <w:sz w:val="20"/>
                <w:szCs w:val="20"/>
              </w:rPr>
            </w:pPr>
            <w:r w:rsidDel="00000000" w:rsidR="00000000" w:rsidRPr="00000000">
              <w:rPr>
                <w:rFonts w:ascii="Avenir" w:cs="Avenir" w:eastAsia="Avenir" w:hAnsi="Avenir"/>
                <w:sz w:val="20"/>
                <w:szCs w:val="20"/>
                <w:rtl w:val="0"/>
              </w:rPr>
              <w:t xml:space="preserve">Align with Indigenous and local ethical frameworks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D">
            <w:pPr>
              <w:widowControl w:val="0"/>
              <w:rPr>
                <w:sz w:val="20"/>
                <w:szCs w:val="20"/>
              </w:rPr>
            </w:pPr>
            <w:r w:rsidDel="00000000" w:rsidR="00000000" w:rsidRPr="00000000">
              <w:rPr>
                <w:rFonts w:ascii="Avenir" w:cs="Avenir" w:eastAsia="Avenir" w:hAnsi="Avenir"/>
                <w:sz w:val="20"/>
                <w:szCs w:val="20"/>
                <w:rtl w:val="0"/>
              </w:rPr>
              <w:t xml:space="preserve">Assess research using Indigenous ethical frameworks; community-defined review processes and appropriate reviewers (for example, community advisory boards) for activities delineated in data management plans.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F">
            <w:pPr>
              <w:widowControl w:val="0"/>
              <w:rPr>
                <w:sz w:val="20"/>
                <w:szCs w:val="20"/>
              </w:rPr>
            </w:pPr>
            <w:r w:rsidDel="00000000" w:rsidR="00000000" w:rsidRPr="00000000">
              <w:rPr>
                <w:rFonts w:ascii="Avenir" w:cs="Avenir" w:eastAsia="Avenir" w:hAnsi="Avenir"/>
                <w:sz w:val="20"/>
                <w:szCs w:val="20"/>
                <w:rtl w:val="0"/>
              </w:rPr>
              <w:t xml:space="preserve">Maximize benefits from the perspectives of IPLCs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B0">
            <w:pPr>
              <w:widowControl w:val="0"/>
              <w:rPr>
                <w:sz w:val="20"/>
                <w:szCs w:val="20"/>
              </w:rPr>
            </w:pPr>
            <w:r w:rsidDel="00000000" w:rsidR="00000000" w:rsidRPr="00000000">
              <w:rPr>
                <w:rFonts w:ascii="Avenir" w:cs="Avenir" w:eastAsia="Avenir" w:hAnsi="Avenir"/>
                <w:sz w:val="20"/>
                <w:szCs w:val="20"/>
                <w:rtl w:val="0"/>
              </w:rPr>
              <w:t xml:space="preserve">Researchers explain benefits to IPLCs; identify and contribute to community-defined benefits; disclose potential financial gain and share benefits with communities from research outputs and/or economic value of data.</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B2">
            <w:pPr>
              <w:widowControl w:val="0"/>
              <w:rPr>
                <w:sz w:val="20"/>
                <w:szCs w:val="20"/>
              </w:rPr>
            </w:pPr>
            <w:r w:rsidDel="00000000" w:rsidR="00000000" w:rsidRPr="00000000">
              <w:rPr>
                <w:rFonts w:ascii="Avenir" w:cs="Avenir" w:eastAsia="Avenir" w:hAnsi="Avenir"/>
                <w:sz w:val="20"/>
                <w:szCs w:val="20"/>
                <w:rtl w:val="0"/>
              </w:rPr>
              <w:t xml:space="preserve">Minimize harms from the perspectives of IPLCs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B3">
            <w:pPr>
              <w:widowControl w:val="0"/>
              <w:rPr>
                <w:sz w:val="20"/>
                <w:szCs w:val="20"/>
              </w:rPr>
            </w:pPr>
            <w:r w:rsidDel="00000000" w:rsidR="00000000" w:rsidRPr="00000000">
              <w:rPr>
                <w:rFonts w:ascii="Avenir" w:cs="Avenir" w:eastAsia="Avenir" w:hAnsi="Avenir"/>
                <w:sz w:val="20"/>
                <w:szCs w:val="20"/>
                <w:rtl w:val="0"/>
              </w:rPr>
              <w:t xml:space="preserve">Use IPLC ethical frameworks; community-defined code of conduct is accessible; data-access protocols consider the potential for community harm and remedied through sharing data; ensure ongoing consent.</w:t>
            </w:r>
            <w:r w:rsidDel="00000000" w:rsidR="00000000" w:rsidRPr="00000000">
              <w:rPr>
                <w:rtl w:val="0"/>
              </w:rPr>
            </w:r>
          </w:p>
        </w:tc>
      </w:tr>
      <w:tr>
        <w:trPr>
          <w:cantSplit w:val="0"/>
          <w:trHeight w:val="97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B5">
            <w:pPr>
              <w:widowControl w:val="0"/>
              <w:rPr>
                <w:sz w:val="20"/>
                <w:szCs w:val="20"/>
              </w:rPr>
            </w:pPr>
            <w:r w:rsidDel="00000000" w:rsidR="00000000" w:rsidRPr="00000000">
              <w:rPr>
                <w:rFonts w:ascii="Avenir" w:cs="Avenir" w:eastAsia="Avenir" w:hAnsi="Avenir"/>
                <w:sz w:val="20"/>
                <w:szCs w:val="20"/>
                <w:rtl w:val="0"/>
              </w:rPr>
              <w:t xml:space="preserve">Data governance accounts for potential future use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B6">
            <w:pPr>
              <w:widowControl w:val="0"/>
              <w:rPr>
                <w:sz w:val="20"/>
                <w:szCs w:val="20"/>
              </w:rPr>
            </w:pPr>
            <w:r w:rsidDel="00000000" w:rsidR="00000000" w:rsidRPr="00000000">
              <w:rPr>
                <w:rFonts w:ascii="Avenir" w:cs="Avenir" w:eastAsia="Avenir" w:hAnsi="Avenir"/>
                <w:sz w:val="20"/>
                <w:szCs w:val="20"/>
                <w:rtl w:val="0"/>
              </w:rPr>
              <w:t xml:space="preserve">Apply community protocols for infrastructure, metadata and secondary use; include Traditional Knowledge and biocultural labels and metadata fields for community and/or tribal affiliation; use community guidelines for the use and reuse of data; allow data removal and/or disposal requests from aggregated datasets; record and recognize provenance.</w:t>
            </w:r>
            <w:r w:rsidDel="00000000" w:rsidR="00000000" w:rsidRPr="00000000">
              <w:rPr>
                <w:rtl w:val="0"/>
              </w:rPr>
            </w:r>
          </w:p>
        </w:tc>
      </w:tr>
    </w:tbl>
    <w:p w:rsidR="00000000" w:rsidDel="00000000" w:rsidP="00000000" w:rsidRDefault="00000000" w:rsidRPr="00000000" w14:paraId="000005B7">
      <w:pPr>
        <w:pStyle w:val="Heading4"/>
        <w:spacing w:before="240" w:lineRule="auto"/>
        <w:rPr/>
        <w:sectPr>
          <w:type w:val="nextPage"/>
          <w:pgSz w:h="12240" w:w="15840" w:orient="landscape"/>
          <w:pgMar w:bottom="1440" w:top="1440" w:left="1530" w:right="1440" w:header="720" w:footer="720"/>
        </w:sectPr>
      </w:pPr>
      <w:bookmarkStart w:colFirst="0" w:colLast="0" w:name="_uitj6q4n6ag" w:id="53"/>
      <w:bookmarkEnd w:id="53"/>
      <w:r w:rsidDel="00000000" w:rsidR="00000000" w:rsidRPr="00000000">
        <w:rPr>
          <w:rtl w:val="0"/>
        </w:rPr>
      </w:r>
    </w:p>
    <w:p w:rsidR="00000000" w:rsidDel="00000000" w:rsidP="00000000" w:rsidRDefault="00000000" w:rsidRPr="00000000" w14:paraId="000005B8">
      <w:pPr>
        <w:pStyle w:val="Heading4"/>
        <w:spacing w:before="240" w:lineRule="auto"/>
        <w:rPr/>
      </w:pPr>
      <w:bookmarkStart w:colFirst="0" w:colLast="0" w:name="_7mum6ddnsif2" w:id="54"/>
      <w:bookmarkEnd w:id="54"/>
      <w:commentRangeStart w:id="759"/>
      <w:r w:rsidDel="00000000" w:rsidR="00000000" w:rsidRPr="00000000">
        <w:rPr>
          <w:rtl w:val="0"/>
        </w:rPr>
        <w:t xml:space="preserve">7.4.3 </w:t>
      </w:r>
      <w:commentRangeEnd w:id="759"/>
      <w:r w:rsidDel="00000000" w:rsidR="00000000" w:rsidRPr="00000000">
        <w:commentReference w:id="759"/>
      </w:r>
      <w:r w:rsidDel="00000000" w:rsidR="00000000" w:rsidRPr="00000000">
        <w:rPr>
          <w:rtl w:val="0"/>
        </w:rPr>
        <w:t xml:space="preserve"> </w:t>
      </w:r>
      <w:commentRangeStart w:id="760"/>
      <w:r w:rsidDel="00000000" w:rsidR="00000000" w:rsidRPr="00000000">
        <w:rPr>
          <w:rtl w:val="0"/>
        </w:rPr>
        <w:t xml:space="preserve">Engagement</w:t>
      </w:r>
      <w:commentRangeEnd w:id="760"/>
      <w:r w:rsidDel="00000000" w:rsidR="00000000" w:rsidRPr="00000000">
        <w:commentReference w:id="760"/>
      </w:r>
      <w:r w:rsidDel="00000000" w:rsidR="00000000" w:rsidRPr="00000000">
        <w:rPr>
          <w:rtl w:val="0"/>
        </w:rPr>
        <w:t xml:space="preserve"> Strategy</w:t>
      </w:r>
    </w:p>
    <w:p w:rsidR="00000000" w:rsidDel="00000000" w:rsidP="00000000" w:rsidRDefault="00000000" w:rsidRPr="00000000" w14:paraId="000005B9">
      <w:pPr>
        <w:spacing w:before="240" w:lineRule="auto"/>
        <w:rPr/>
      </w:pPr>
      <w:r w:rsidDel="00000000" w:rsidR="00000000" w:rsidRPr="00000000">
        <w:rPr>
          <w:rtl w:val="0"/>
        </w:rPr>
        <w:t xml:space="preserve">PANGEA activities will coordinate with existing and future projects from other agencies and other nations. Building on lessons learned from the Brazil-led LBA program, PANGEA will implement a formal international scientific steering committee (SSC), which will be invaluable for the progress of the overall program. PANGEA’s SSC will focus on co-developing strategies to ensure that scientists, local institutions, and communities can work together throughout the PANGEA campaign to develop engagement methods for effective collaboration in diverse geographic and cultural contexts. In addition, the SSC will work hard to reinforce and coordinate with existing organizations, alliances, and activities to ensure that PANGEA supports the development of a long-term a network of networks that will enhance and sustain the accessibility, usability, transferability and benefits of the data, methods, models, and knowledge about tropical ecosystems?</w:t>
      </w:r>
    </w:p>
    <w:p w:rsidR="00000000" w:rsidDel="00000000" w:rsidP="00000000" w:rsidRDefault="00000000" w:rsidRPr="00000000" w14:paraId="000005BA">
      <w:pPr>
        <w:spacing w:before="240" w:lineRule="auto"/>
        <w:rPr/>
      </w:pPr>
      <w:r w:rsidDel="00000000" w:rsidR="00000000" w:rsidRPr="00000000">
        <w:rPr>
          <w:rtl w:val="0"/>
        </w:rPr>
        <w:t xml:space="preserve">During LBA, the SSC met twice annually and served as a clearinghouse for information across national projects. This committee had a number of attributions including recommendation of projects for inclusion in LBA based on criteria such as subject matter, adequacy of counterpart arrangements, and capacity building plans. The SSC shouldered much of the burden that may have otherwise fallen to agency managers who had more difficulty interacting with their international partners regardless of an abundance of good will. Some existing organizations such as the Congo Basin Science Initiative can already help with coordination and the still extant Brazilian LBA (the SSC still exists but it is not effectively international) can serve as partners for coordination of scientific studies.</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b w:val="1"/>
          <w:i w:val="1"/>
        </w:rPr>
      </w:pPr>
      <w:r w:rsidDel="00000000" w:rsidR="00000000" w:rsidRPr="00000000">
        <w:rPr>
          <w:b w:val="1"/>
          <w:i w:val="1"/>
          <w:rtl w:val="0"/>
        </w:rPr>
        <w:t xml:space="preserve">Indigenous Peoples and Local Communities </w:t>
      </w:r>
    </w:p>
    <w:p w:rsidR="00000000" w:rsidDel="00000000" w:rsidP="00000000" w:rsidRDefault="00000000" w:rsidRPr="00000000" w14:paraId="000005BD">
      <w:pPr>
        <w:numPr>
          <w:ilvl w:val="0"/>
          <w:numId w:val="33"/>
        </w:numPr>
        <w:ind w:left="720" w:hanging="360"/>
      </w:pPr>
      <w:hyperlink r:id="rId162">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BE">
      <w:pPr>
        <w:rPr>
          <w:color w:val="ff0000"/>
        </w:rPr>
      </w:pPr>
      <w:r w:rsidDel="00000000" w:rsidR="00000000" w:rsidRPr="00000000">
        <w:rPr>
          <w:rtl w:val="0"/>
        </w:rPr>
        <w:t xml:space="preserve">Even before the science definition team was brought together, the NASA Carbon Cycle and Ecoystems Office began consultations with Canadian First Nations and Alaskan Indigenous groups. ABoVE proactively engaged with first nations members to finalize the experimental design in Phase 1, before field activities began. The ABoVE team continued engagement with first nations members to update them on activities, particularly related to relevant disturbances (e.g., fires). For example ABoVE prioritized revisiting burned areas and providing information to help communities understand, adapt to, and overcome disasters. PANGEA will build on important lessons learned from the ABoVE campaign. The process of co-production began during the scoping of PANGEA and the writing of this white paper, which has been carried out in collaboration with Indigenous leaders from the Global Alliance of Territorial Communities (GATC), the Rights and Resources Initiative, </w:t>
      </w:r>
      <w:r w:rsidDel="00000000" w:rsidR="00000000" w:rsidRPr="00000000">
        <w:rPr>
          <w:highlight w:val="yellow"/>
          <w:rtl w:val="0"/>
        </w:rPr>
        <w:t xml:space="preserve">XYZ</w:t>
      </w:r>
      <w:r w:rsidDel="00000000" w:rsidR="00000000" w:rsidRPr="00000000">
        <w:rPr>
          <w:rtl w:val="0"/>
        </w:rPr>
        <w:t xml:space="preserve">. If PANGEA is selected, co-production with Indigenous Peoples and Local Communities will begin immediately and will be sustained throughout. </w:t>
      </w:r>
      <w:r w:rsidDel="00000000" w:rsidR="00000000" w:rsidRPr="00000000">
        <w:rPr>
          <w:color w:val="ff0000"/>
          <w:rtl w:val="0"/>
        </w:rPr>
        <w:t xml:space="preserve">[1-2 sentences about the what - science priorities, sites, training, applications]</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b w:val="1"/>
          <w:i w:val="1"/>
        </w:rPr>
      </w:pPr>
      <w:r w:rsidDel="00000000" w:rsidR="00000000" w:rsidRPr="00000000">
        <w:rPr>
          <w:b w:val="1"/>
          <w:i w:val="1"/>
          <w:rtl w:val="0"/>
        </w:rPr>
        <w:t xml:space="preserve">Women </w:t>
      </w:r>
    </w:p>
    <w:p w:rsidR="00000000" w:rsidDel="00000000" w:rsidP="00000000" w:rsidRDefault="00000000" w:rsidRPr="00000000" w14:paraId="000005C1">
      <w:pPr>
        <w:numPr>
          <w:ilvl w:val="0"/>
          <w:numId w:val="38"/>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5C2">
      <w:pPr>
        <w:numPr>
          <w:ilvl w:val="0"/>
          <w:numId w:val="38"/>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b w:val="1"/>
          <w:i w:val="1"/>
        </w:rPr>
      </w:pPr>
      <w:commentRangeStart w:id="761"/>
      <w:r w:rsidDel="00000000" w:rsidR="00000000" w:rsidRPr="00000000">
        <w:rPr>
          <w:b w:val="1"/>
          <w:i w:val="1"/>
          <w:rtl w:val="0"/>
        </w:rPr>
        <w:t xml:space="preserve">Scientific Institutions</w:t>
      </w:r>
      <w:commentRangeEnd w:id="761"/>
      <w:r w:rsidDel="00000000" w:rsidR="00000000" w:rsidRPr="00000000">
        <w:commentReference w:id="761"/>
      </w:r>
      <w:r w:rsidDel="00000000" w:rsidR="00000000" w:rsidRPr="00000000">
        <w:rPr>
          <w:rtl w:val="0"/>
        </w:rPr>
      </w:r>
    </w:p>
    <w:p w:rsidR="00000000" w:rsidDel="00000000" w:rsidP="00000000" w:rsidRDefault="00000000" w:rsidRPr="00000000" w14:paraId="000005C5">
      <w:pPr>
        <w:rPr/>
      </w:pPr>
      <w:r w:rsidDel="00000000" w:rsidR="00000000" w:rsidRPr="00000000">
        <w:rPr>
          <w:rtl w:val="0"/>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rtl w:val="0"/>
        </w:rPr>
        <w:t xml:space="preserve">researchers</w:t>
      </w:r>
      <w:r w:rsidDel="00000000" w:rsidR="00000000" w:rsidRPr="00000000">
        <w:rPr>
          <w:rtl w:val="0"/>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5C6">
      <w:pPr>
        <w:numPr>
          <w:ilvl w:val="0"/>
          <w:numId w:val="53"/>
        </w:numPr>
        <w:spacing w:after="0" w:afterAutospacing="0" w:before="240" w:lineRule="auto"/>
        <w:ind w:left="720" w:hanging="360"/>
        <w:rPr/>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5C7">
      <w:pPr>
        <w:numPr>
          <w:ilvl w:val="0"/>
          <w:numId w:val="53"/>
        </w:numPr>
        <w:spacing w:after="0" w:afterAutospacing="0" w:before="0" w:beforeAutospacing="0" w:lineRule="auto"/>
        <w:ind w:left="720" w:hanging="360"/>
        <w:rPr/>
      </w:pPr>
      <w:r w:rsidDel="00000000" w:rsidR="00000000" w:rsidRPr="00000000">
        <w:rPr>
          <w:rtl w:val="0"/>
        </w:rPr>
        <w:t xml:space="preserve">Identification of field sites, research infrastructure, and capabilities that are critical to achieve PANGEA proposed research goals.</w:t>
      </w:r>
    </w:p>
    <w:p w:rsidR="00000000" w:rsidDel="00000000" w:rsidP="00000000" w:rsidRDefault="00000000" w:rsidRPr="00000000" w14:paraId="000005C8">
      <w:pPr>
        <w:numPr>
          <w:ilvl w:val="0"/>
          <w:numId w:val="53"/>
        </w:numPr>
        <w:spacing w:after="0" w:afterAutospacing="0" w:before="0" w:beforeAutospacing="0" w:lineRule="auto"/>
        <w:ind w:left="720" w:hanging="360"/>
        <w:rPr/>
      </w:pPr>
      <w:r w:rsidDel="00000000" w:rsidR="00000000" w:rsidRPr="00000000">
        <w:rPr>
          <w:rtl w:val="0"/>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rtl w:val="0"/>
        </w:rPr>
        <w:t xml:space="preserve">the emerging knowledge can be integrated with and applied to regional and national demands for the socioeconomic development and policy development</w:t>
      </w:r>
      <w:r w:rsidDel="00000000" w:rsidR="00000000" w:rsidRPr="00000000">
        <w:rPr>
          <w:rtl w:val="0"/>
        </w:rPr>
        <w:t xml:space="preserve">.</w:t>
      </w:r>
    </w:p>
    <w:p w:rsidR="00000000" w:rsidDel="00000000" w:rsidP="00000000" w:rsidRDefault="00000000" w:rsidRPr="00000000" w14:paraId="000005C9">
      <w:pPr>
        <w:numPr>
          <w:ilvl w:val="0"/>
          <w:numId w:val="53"/>
        </w:numPr>
        <w:spacing w:after="0" w:afterAutospacing="0" w:before="0" w:beforeAutospacing="0" w:lineRule="auto"/>
        <w:ind w:left="720" w:hanging="360"/>
        <w:rPr/>
      </w:pPr>
      <w:r w:rsidDel="00000000" w:rsidR="00000000" w:rsidRPr="00000000">
        <w:rPr>
          <w:rtl w:val="0"/>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5CA">
      <w:pPr>
        <w:numPr>
          <w:ilvl w:val="0"/>
          <w:numId w:val="53"/>
        </w:numPr>
        <w:spacing w:after="240" w:before="0" w:beforeAutospacing="0" w:lineRule="auto"/>
        <w:ind w:left="720" w:hanging="360"/>
        <w:rPr/>
      </w:pPr>
      <w:r w:rsidDel="00000000" w:rsidR="00000000" w:rsidRPr="00000000">
        <w:rPr>
          <w:rtl w:val="0"/>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5CB">
      <w:pPr>
        <w:rPr/>
      </w:pPr>
      <w:r w:rsidDel="00000000" w:rsidR="00000000" w:rsidRPr="00000000">
        <w:rPr>
          <w:rtl w:val="0"/>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5CC">
      <w:pPr>
        <w:spacing w:line="240" w:lineRule="auto"/>
        <w:rPr/>
      </w:pPr>
      <w:r w:rsidDel="00000000" w:rsidR="00000000" w:rsidRPr="00000000">
        <w:rPr>
          <w:rtl w:val="0"/>
        </w:rPr>
      </w:r>
    </w:p>
    <w:p w:rsidR="00000000" w:rsidDel="00000000" w:rsidP="00000000" w:rsidRDefault="00000000" w:rsidRPr="00000000" w14:paraId="000005CD">
      <w:pPr>
        <w:rPr>
          <w:b w:val="1"/>
          <w:i w:val="1"/>
        </w:rPr>
      </w:pPr>
      <w:r w:rsidDel="00000000" w:rsidR="00000000" w:rsidRPr="00000000">
        <w:rPr>
          <w:b w:val="1"/>
          <w:i w:val="1"/>
          <w:rtl w:val="0"/>
        </w:rPr>
        <w:t xml:space="preserve">Government agencies</w:t>
      </w:r>
    </w:p>
    <w:p w:rsidR="00000000" w:rsidDel="00000000" w:rsidP="00000000" w:rsidRDefault="00000000" w:rsidRPr="00000000" w14:paraId="000005CE">
      <w:pPr>
        <w:numPr>
          <w:ilvl w:val="0"/>
          <w:numId w:val="38"/>
        </w:numPr>
        <w:spacing w:line="240" w:lineRule="auto"/>
        <w:ind w:left="720" w:hanging="360"/>
        <w:rPr/>
      </w:pPr>
      <w:r w:rsidDel="00000000" w:rsidR="00000000" w:rsidRPr="00000000">
        <w:rPr>
          <w:rtl w:val="0"/>
        </w:rPr>
        <w:t xml:space="preserve">Policymakers</w:t>
      </w:r>
    </w:p>
    <w:p w:rsidR="00000000" w:rsidDel="00000000" w:rsidP="00000000" w:rsidRDefault="00000000" w:rsidRPr="00000000" w14:paraId="000005CF">
      <w:pPr>
        <w:numPr>
          <w:ilvl w:val="0"/>
          <w:numId w:val="38"/>
        </w:numPr>
        <w:spacing w:line="240" w:lineRule="auto"/>
        <w:ind w:left="720" w:hanging="360"/>
        <w:rPr/>
      </w:pPr>
      <w:r w:rsidDel="00000000" w:rsidR="00000000" w:rsidRPr="00000000">
        <w:rPr>
          <w:rtl w:val="0"/>
        </w:rPr>
        <w:t xml:space="preserve">Administrators and p</w:t>
      </w:r>
      <w:r w:rsidDel="00000000" w:rsidR="00000000" w:rsidRPr="00000000">
        <w:rPr>
          <w:rtl w:val="0"/>
        </w:rPr>
        <w:t xml:space="preserve">rogram directors of government funding agencies</w:t>
      </w:r>
      <w:r w:rsidDel="00000000" w:rsidR="00000000" w:rsidRPr="00000000">
        <w:rPr>
          <w:rtl w:val="0"/>
        </w:rPr>
      </w:r>
    </w:p>
    <w:p w:rsidR="00000000" w:rsidDel="00000000" w:rsidP="00000000" w:rsidRDefault="00000000" w:rsidRPr="00000000" w14:paraId="000005D0">
      <w:pPr>
        <w:numPr>
          <w:ilvl w:val="0"/>
          <w:numId w:val="38"/>
        </w:numPr>
        <w:spacing w:line="240" w:lineRule="auto"/>
        <w:ind w:left="720" w:hanging="360"/>
        <w:rPr/>
      </w:pPr>
      <w:r w:rsidDel="00000000" w:rsidR="00000000" w:rsidRPr="00000000">
        <w:rPr>
          <w:rtl w:val="0"/>
        </w:rPr>
        <w:t xml:space="preserve">At national and sub-national levels</w:t>
      </w: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b w:val="1"/>
          <w:i w:val="1"/>
        </w:rPr>
      </w:pPr>
      <w:r w:rsidDel="00000000" w:rsidR="00000000" w:rsidRPr="00000000">
        <w:rPr>
          <w:b w:val="1"/>
          <w:i w:val="1"/>
          <w:rtl w:val="0"/>
        </w:rPr>
        <w:t xml:space="preserve">Non-governmental organizations </w:t>
      </w:r>
    </w:p>
    <w:p w:rsidR="00000000" w:rsidDel="00000000" w:rsidP="00000000" w:rsidRDefault="00000000" w:rsidRPr="00000000" w14:paraId="000005D3">
      <w:pPr>
        <w:numPr>
          <w:ilvl w:val="0"/>
          <w:numId w:val="38"/>
        </w:numPr>
        <w:spacing w:line="240" w:lineRule="auto"/>
        <w:ind w:left="720" w:hanging="360"/>
        <w:rPr/>
      </w:pPr>
      <w:r w:rsidDel="00000000" w:rsidR="00000000" w:rsidRPr="00000000">
        <w:rPr>
          <w:rtl w:val="0"/>
        </w:rPr>
        <w:t xml:space="preserve">International</w:t>
      </w:r>
    </w:p>
    <w:p w:rsidR="00000000" w:rsidDel="00000000" w:rsidP="00000000" w:rsidRDefault="00000000" w:rsidRPr="00000000" w14:paraId="000005D4">
      <w:pPr>
        <w:numPr>
          <w:ilvl w:val="0"/>
          <w:numId w:val="38"/>
        </w:numPr>
        <w:spacing w:line="240" w:lineRule="auto"/>
        <w:ind w:left="720" w:hanging="360"/>
        <w:rPr/>
      </w:pPr>
      <w:r w:rsidDel="00000000" w:rsidR="00000000" w:rsidRPr="00000000">
        <w:rPr>
          <w:rtl w:val="0"/>
        </w:rPr>
        <w:t xml:space="preserve">Local</w:t>
      </w: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b w:val="1"/>
          <w:i w:val="1"/>
        </w:rPr>
      </w:pPr>
      <w:r w:rsidDel="00000000" w:rsidR="00000000" w:rsidRPr="00000000">
        <w:rPr>
          <w:b w:val="1"/>
          <w:i w:val="1"/>
          <w:rtl w:val="0"/>
        </w:rPr>
        <w:t xml:space="preserve">Intergovernmental organizations </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b w:val="1"/>
          <w:i w:val="1"/>
        </w:rPr>
      </w:pPr>
      <w:r w:rsidDel="00000000" w:rsidR="00000000" w:rsidRPr="00000000">
        <w:rPr>
          <w:b w:val="1"/>
          <w:i w:val="1"/>
          <w:rtl w:val="0"/>
        </w:rPr>
        <w:t xml:space="preserve">Private </w:t>
      </w:r>
      <w:commentRangeStart w:id="762"/>
      <w:commentRangeStart w:id="763"/>
      <w:commentRangeStart w:id="764"/>
      <w:r w:rsidDel="00000000" w:rsidR="00000000" w:rsidRPr="00000000">
        <w:rPr>
          <w:b w:val="1"/>
          <w:i w:val="1"/>
          <w:rtl w:val="0"/>
        </w:rPr>
        <w:t xml:space="preserve">sector</w:t>
      </w:r>
      <w:commentRangeEnd w:id="762"/>
      <w:r w:rsidDel="00000000" w:rsidR="00000000" w:rsidRPr="00000000">
        <w:commentReference w:id="762"/>
      </w:r>
      <w:commentRangeEnd w:id="763"/>
      <w:r w:rsidDel="00000000" w:rsidR="00000000" w:rsidRPr="00000000">
        <w:commentReference w:id="763"/>
      </w:r>
      <w:commentRangeEnd w:id="764"/>
      <w:r w:rsidDel="00000000" w:rsidR="00000000" w:rsidRPr="00000000">
        <w:commentReference w:id="764"/>
      </w:r>
      <w:r w:rsidDel="00000000" w:rsidR="00000000" w:rsidRPr="00000000">
        <w:rPr>
          <w:b w:val="1"/>
          <w:i w:val="1"/>
          <w:rtl w:val="0"/>
        </w:rPr>
        <w:t xml:space="preserve"> </w:t>
      </w:r>
    </w:p>
    <w:p w:rsidR="00000000" w:rsidDel="00000000" w:rsidP="00000000" w:rsidRDefault="00000000" w:rsidRPr="00000000" w14:paraId="000005D9">
      <w:pPr>
        <w:spacing w:after="240" w:before="240" w:line="276" w:lineRule="auto"/>
        <w:rPr/>
      </w:pPr>
      <w:r w:rsidDel="00000000" w:rsidR="00000000" w:rsidRPr="00000000">
        <w:rPr>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commentRangeStart w:id="765"/>
      <w:commentRangeStart w:id="766"/>
      <w:r w:rsidDel="00000000" w:rsidR="00000000" w:rsidRPr="00000000">
        <w:rPr>
          <w:highlight w:val="yellow"/>
          <w:rtl w:val="0"/>
        </w:rPr>
        <w:t xml:space="preserve">SMEs</w:t>
      </w:r>
      <w:commentRangeEnd w:id="765"/>
      <w:r w:rsidDel="00000000" w:rsidR="00000000" w:rsidRPr="00000000">
        <w:commentReference w:id="765"/>
      </w:r>
      <w:commentRangeEnd w:id="766"/>
      <w:r w:rsidDel="00000000" w:rsidR="00000000" w:rsidRPr="00000000">
        <w:commentReference w:id="766"/>
      </w:r>
      <w:r w:rsidDel="00000000" w:rsidR="00000000" w:rsidRPr="00000000">
        <w:rPr>
          <w:rtl w:val="0"/>
        </w:rPr>
        <w:t xml:space="preserve">, cooperatives, and associations. This section describes a basic engagement strategy that can be adapted in each context.</w:t>
      </w:r>
    </w:p>
    <w:p w:rsidR="00000000" w:rsidDel="00000000" w:rsidP="00000000" w:rsidRDefault="00000000" w:rsidRPr="00000000" w14:paraId="000005DA">
      <w:pPr>
        <w:spacing w:after="240" w:before="240" w:line="276" w:lineRule="auto"/>
        <w:rPr/>
      </w:pPr>
      <w:commentRangeStart w:id="767"/>
      <w:commentRangeStart w:id="768"/>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5DB">
      <w:pPr>
        <w:spacing w:after="240" w:before="240" w:line="276"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5DC">
      <w:pPr>
        <w:numPr>
          <w:ilvl w:val="0"/>
          <w:numId w:val="29"/>
        </w:numPr>
        <w:spacing w:after="0" w:afterAutospacing="0" w:before="240" w:line="276"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769"/>
      <w:r w:rsidDel="00000000" w:rsidR="00000000" w:rsidRPr="00000000">
        <w:rPr>
          <w:rtl w:val="0"/>
        </w:rPr>
        <w:t xml:space="preserve">efforts</w:t>
      </w:r>
      <w:commentRangeEnd w:id="769"/>
      <w:r w:rsidDel="00000000" w:rsidR="00000000" w:rsidRPr="00000000">
        <w:commentReference w:id="769"/>
      </w:r>
      <w:r w:rsidDel="00000000" w:rsidR="00000000" w:rsidRPr="00000000">
        <w:rPr>
          <w:rtl w:val="0"/>
        </w:rPr>
      </w:r>
    </w:p>
    <w:p w:rsidR="00000000" w:rsidDel="00000000" w:rsidP="00000000" w:rsidRDefault="00000000" w:rsidRPr="00000000" w14:paraId="000005DD">
      <w:pPr>
        <w:numPr>
          <w:ilvl w:val="0"/>
          <w:numId w:val="29"/>
        </w:numPr>
        <w:spacing w:after="0" w:afterAutospacing="0" w:before="0" w:beforeAutospacing="0" w:line="276"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5DE">
      <w:pPr>
        <w:numPr>
          <w:ilvl w:val="0"/>
          <w:numId w:val="29"/>
        </w:numPr>
        <w:spacing w:after="0" w:afterAutospacing="0" w:before="0" w:beforeAutospacing="0" w:line="276"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5DF">
      <w:pPr>
        <w:numPr>
          <w:ilvl w:val="0"/>
          <w:numId w:val="29"/>
        </w:numPr>
        <w:spacing w:after="0" w:afterAutospacing="0" w:before="0" w:beforeAutospacing="0" w:line="276"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5E0">
      <w:pPr>
        <w:numPr>
          <w:ilvl w:val="0"/>
          <w:numId w:val="29"/>
        </w:numPr>
        <w:spacing w:after="240" w:before="0" w:beforeAutospacing="0" w:line="276"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770"/>
      <w:r w:rsidDel="00000000" w:rsidR="00000000" w:rsidRPr="00000000">
        <w:rPr>
          <w:rtl w:val="0"/>
        </w:rPr>
        <w:t xml:space="preserve">briefs…</w:t>
      </w:r>
      <w:commentRangeEnd w:id="770"/>
      <w:r w:rsidDel="00000000" w:rsidR="00000000" w:rsidRPr="00000000">
        <w:commentReference w:id="770"/>
      </w:r>
      <w:r w:rsidDel="00000000" w:rsidR="00000000" w:rsidRPr="00000000">
        <w:rPr>
          <w:rtl w:val="0"/>
        </w:rPr>
      </w:r>
    </w:p>
    <w:p w:rsidR="00000000" w:rsidDel="00000000" w:rsidP="00000000" w:rsidRDefault="00000000" w:rsidRPr="00000000" w14:paraId="000005E1">
      <w:pPr>
        <w:spacing w:after="240" w:before="240" w:line="276"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commentRangeEnd w:id="767"/>
      <w:r w:rsidDel="00000000" w:rsidR="00000000" w:rsidRPr="00000000">
        <w:commentReference w:id="767"/>
      </w:r>
      <w:commentRangeEnd w:id="768"/>
      <w:r w:rsidDel="00000000" w:rsidR="00000000" w:rsidRPr="00000000">
        <w:commentReference w:id="768"/>
      </w:r>
      <w:r w:rsidDel="00000000" w:rsidR="00000000" w:rsidRPr="00000000">
        <w:rPr>
          <w:rtl w:val="0"/>
        </w:rPr>
      </w:r>
    </w:p>
    <w:p w:rsidR="00000000" w:rsidDel="00000000" w:rsidP="00000000" w:rsidRDefault="00000000" w:rsidRPr="00000000" w14:paraId="000005E2">
      <w:pPr>
        <w:spacing w:line="276" w:lineRule="auto"/>
        <w:rPr>
          <w:b w:val="1"/>
          <w:i w:val="1"/>
        </w:rPr>
      </w:pPr>
      <w:r w:rsidDel="00000000" w:rsidR="00000000" w:rsidRPr="00000000">
        <w:rPr>
          <w:b w:val="1"/>
          <w:i w:val="1"/>
          <w:rtl w:val="0"/>
        </w:rPr>
        <w:t xml:space="preserve">Foundations &amp; </w:t>
      </w:r>
      <w:commentRangeStart w:id="771"/>
      <w:commentRangeStart w:id="772"/>
      <w:r w:rsidDel="00000000" w:rsidR="00000000" w:rsidRPr="00000000">
        <w:rPr>
          <w:b w:val="1"/>
          <w:i w:val="1"/>
          <w:rtl w:val="0"/>
        </w:rPr>
        <w:t xml:space="preserve">Donors </w:t>
      </w:r>
    </w:p>
    <w:p w:rsidR="00000000" w:rsidDel="00000000" w:rsidP="00000000" w:rsidRDefault="00000000" w:rsidRPr="00000000" w14:paraId="000005E3">
      <w:pPr>
        <w:spacing w:line="276" w:lineRule="auto"/>
        <w:rPr/>
      </w:pPr>
      <w:r w:rsidDel="00000000" w:rsidR="00000000" w:rsidRPr="00000000">
        <w:rPr>
          <w:rFonts w:ascii="Arial Unicode MS" w:cs="Arial Unicode MS" w:eastAsia="Arial Unicode MS" w:hAnsi="Arial Unicode MS"/>
          <w:rtl w:val="0"/>
        </w:rPr>
        <w:t xml:space="preserve">← Funding agencies or foundations?</w:t>
      </w:r>
    </w:p>
    <w:p w:rsidR="00000000" w:rsidDel="00000000" w:rsidP="00000000" w:rsidRDefault="00000000" w:rsidRPr="00000000" w14:paraId="000005E4">
      <w:pPr>
        <w:numPr>
          <w:ilvl w:val="0"/>
          <w:numId w:val="50"/>
        </w:numPr>
        <w:spacing w:line="276" w:lineRule="auto"/>
        <w:ind w:left="720" w:hanging="360"/>
        <w:rPr/>
      </w:pPr>
      <w:r w:rsidDel="00000000" w:rsidR="00000000" w:rsidRPr="00000000">
        <w:rPr>
          <w:rtl w:val="0"/>
        </w:rPr>
        <w:t xml:space="preserve">Public (USAID, Sida, NORAD, etc.) </w:t>
      </w:r>
    </w:p>
    <w:p w:rsidR="00000000" w:rsidDel="00000000" w:rsidP="00000000" w:rsidRDefault="00000000" w:rsidRPr="00000000" w14:paraId="000005E5">
      <w:pPr>
        <w:numPr>
          <w:ilvl w:val="0"/>
          <w:numId w:val="50"/>
        </w:numPr>
        <w:spacing w:line="276" w:lineRule="auto"/>
        <w:ind w:left="720" w:hanging="360"/>
        <w:rPr/>
      </w:pPr>
      <w:r w:rsidDel="00000000" w:rsidR="00000000" w:rsidRPr="00000000">
        <w:rPr>
          <w:rtl w:val="0"/>
        </w:rPr>
        <w:t xml:space="preserve">Private (e.g. Bezos)</w:t>
      </w:r>
      <w:commentRangeEnd w:id="771"/>
      <w:r w:rsidDel="00000000" w:rsidR="00000000" w:rsidRPr="00000000">
        <w:commentReference w:id="771"/>
      </w:r>
      <w:commentRangeEnd w:id="772"/>
      <w:r w:rsidDel="00000000" w:rsidR="00000000" w:rsidRPr="00000000">
        <w:commentReference w:id="772"/>
      </w:r>
      <w:r w:rsidDel="00000000" w:rsidR="00000000" w:rsidRPr="00000000">
        <w:rPr>
          <w:rtl w:val="0"/>
        </w:rPr>
      </w:r>
    </w:p>
    <w:p w:rsidR="00000000" w:rsidDel="00000000" w:rsidP="00000000" w:rsidRDefault="00000000" w:rsidRPr="00000000" w14:paraId="000005E6">
      <w:pPr>
        <w:pStyle w:val="Heading3"/>
        <w:rPr/>
      </w:pPr>
      <w:bookmarkStart w:colFirst="0" w:colLast="0" w:name="_v6vwvy87f239" w:id="55"/>
      <w:bookmarkEnd w:id="55"/>
      <w:r w:rsidDel="00000000" w:rsidR="00000000" w:rsidRPr="00000000">
        <w:rPr>
          <w:rtl w:val="0"/>
        </w:rPr>
        <w:t xml:space="preserve">7</w:t>
      </w:r>
      <w:r w:rsidDel="00000000" w:rsidR="00000000" w:rsidRPr="00000000">
        <w:rPr>
          <w:rtl w:val="0"/>
        </w:rPr>
        <w:t xml:space="preserve">.5 Cost Elements</w:t>
      </w:r>
    </w:p>
    <w:p w:rsidR="00000000" w:rsidDel="00000000" w:rsidP="00000000" w:rsidRDefault="00000000" w:rsidRPr="00000000" w14:paraId="000005E7">
      <w:pPr>
        <w:ind w:left="0" w:firstLine="0"/>
        <w:rPr/>
      </w:pPr>
      <w:r w:rsidDel="00000000" w:rsidR="00000000" w:rsidRPr="00000000">
        <w:rPr>
          <w:rtl w:val="0"/>
        </w:rPr>
        <w:t xml:space="preserve">[Will be included in the final white paper]</w:t>
      </w:r>
    </w:p>
    <w:p w:rsidR="00000000" w:rsidDel="00000000" w:rsidP="00000000" w:rsidRDefault="00000000" w:rsidRPr="00000000" w14:paraId="000005E8">
      <w:pPr>
        <w:ind w:left="0" w:firstLine="0"/>
        <w:rPr>
          <w:color w:val="ff0000"/>
        </w:rPr>
      </w:pPr>
      <w:r w:rsidDel="00000000" w:rsidR="00000000" w:rsidRPr="00000000">
        <w:rPr>
          <w:rtl w:val="0"/>
        </w:rPr>
      </w:r>
    </w:p>
    <w:p w:rsidR="00000000" w:rsidDel="00000000" w:rsidP="00000000" w:rsidRDefault="00000000" w:rsidRPr="00000000" w14:paraId="000005E9">
      <w:pPr>
        <w:numPr>
          <w:ilvl w:val="0"/>
          <w:numId w:val="59"/>
        </w:numPr>
        <w:ind w:left="720" w:hanging="360"/>
        <w:rPr>
          <w:color w:val="ff0000"/>
          <w:u w:val="none"/>
        </w:rPr>
      </w:pPr>
      <w:r w:rsidDel="00000000" w:rsidR="00000000" w:rsidRPr="00000000">
        <w:rPr>
          <w:color w:val="ff0000"/>
          <w:rtl w:val="0"/>
        </w:rPr>
        <w:t xml:space="preserve">We need money for XYZ</w:t>
      </w:r>
    </w:p>
    <w:p w:rsidR="00000000" w:rsidDel="00000000" w:rsidP="00000000" w:rsidRDefault="00000000" w:rsidRPr="00000000" w14:paraId="000005EA">
      <w:pPr>
        <w:numPr>
          <w:ilvl w:val="0"/>
          <w:numId w:val="7"/>
        </w:numPr>
        <w:ind w:left="720" w:hanging="360"/>
        <w:rPr>
          <w:color w:val="ff0000"/>
        </w:rPr>
      </w:pPr>
      <w:r w:rsidDel="00000000" w:rsidR="00000000" w:rsidRPr="00000000">
        <w:rPr>
          <w:color w:val="ff0000"/>
          <w:rtl w:val="0"/>
        </w:rPr>
        <w:t xml:space="preserve">The determination of whether PANGEA will pursue threshold, baseline 1, or baseline 2 will be decided based on available NASA funds and match funding during the Concise Experimental Plan phase</w:t>
      </w:r>
    </w:p>
    <w:p w:rsidR="00000000" w:rsidDel="00000000" w:rsidP="00000000" w:rsidRDefault="00000000" w:rsidRPr="00000000" w14:paraId="000005EB">
      <w:pPr>
        <w:numPr>
          <w:ilvl w:val="0"/>
          <w:numId w:val="7"/>
        </w:numPr>
        <w:ind w:left="720" w:hanging="360"/>
        <w:rPr>
          <w:color w:val="ff0000"/>
        </w:rPr>
      </w:pPr>
      <w:r w:rsidDel="00000000" w:rsidR="00000000" w:rsidRPr="00000000">
        <w:rPr>
          <w:color w:val="ff0000"/>
          <w:rtl w:val="0"/>
        </w:rPr>
        <w:t xml:space="preserve"> </w:t>
      </w:r>
    </w:p>
    <w:p w:rsidR="00000000" w:rsidDel="00000000" w:rsidP="00000000" w:rsidRDefault="00000000" w:rsidRPr="00000000" w14:paraId="000005EC">
      <w:pPr>
        <w:numPr>
          <w:ilvl w:val="0"/>
          <w:numId w:val="7"/>
        </w:numPr>
        <w:ind w:left="720" w:hanging="360"/>
        <w:rPr>
          <w:color w:val="ff0000"/>
        </w:rPr>
      </w:pPr>
      <w:r w:rsidDel="00000000" w:rsidR="00000000" w:rsidRPr="00000000">
        <w:rPr>
          <w:color w:val="ff0000"/>
          <w:rtl w:val="0"/>
        </w:rPr>
        <w:t xml:space="preserve">Even in spite of last minute elements beyond the team’s control, AfriSAR-2 was executed on time and at cost and data were collected. </w:t>
      </w:r>
    </w:p>
    <w:p w:rsidR="00000000" w:rsidDel="00000000" w:rsidP="00000000" w:rsidRDefault="00000000" w:rsidRPr="00000000" w14:paraId="000005ED">
      <w:pPr>
        <w:numPr>
          <w:ilvl w:val="0"/>
          <w:numId w:val="7"/>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5EE">
      <w:pPr>
        <w:numPr>
          <w:ilvl w:val="1"/>
          <w:numId w:val="7"/>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5EF">
      <w:pPr>
        <w:numPr>
          <w:ilvl w:val="2"/>
          <w:numId w:val="7"/>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5F0">
      <w:pPr>
        <w:numPr>
          <w:ilvl w:val="2"/>
          <w:numId w:val="7"/>
        </w:numPr>
        <w:ind w:left="2160" w:hanging="360"/>
        <w:rPr>
          <w:color w:val="000000"/>
          <w:sz w:val="22"/>
          <w:szCs w:val="22"/>
        </w:rPr>
      </w:pPr>
      <w:r w:rsidDel="00000000" w:rsidR="00000000" w:rsidRPr="00000000">
        <w:rPr>
          <w:rtl w:val="0"/>
        </w:rPr>
        <w:t xml:space="preserve">ARSET, ….</w:t>
      </w:r>
      <w:r w:rsidDel="00000000" w:rsidR="00000000" w:rsidRPr="00000000">
        <w:rPr>
          <w:rtl w:val="0"/>
        </w:rPr>
      </w:r>
    </w:p>
    <w:p w:rsidR="00000000" w:rsidDel="00000000" w:rsidP="00000000" w:rsidRDefault="00000000" w:rsidRPr="00000000" w14:paraId="000005F1">
      <w:pPr>
        <w:rPr>
          <w:highlight w:val="yellow"/>
        </w:rPr>
      </w:pPr>
      <w:r w:rsidDel="00000000" w:rsidR="00000000" w:rsidRPr="00000000">
        <w:rPr>
          <w:rtl w:val="0"/>
        </w:rPr>
      </w:r>
    </w:p>
    <w:p w:rsidR="00000000" w:rsidDel="00000000" w:rsidP="00000000" w:rsidRDefault="00000000" w:rsidRPr="00000000" w14:paraId="000005F2">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5F3">
      <w:pPr>
        <w:pStyle w:val="Heading3"/>
        <w:rPr/>
      </w:pPr>
      <w:bookmarkStart w:colFirst="0" w:colLast="0" w:name="_4bmujjquo8mq" w:id="56"/>
      <w:bookmarkEnd w:id="56"/>
      <w:r w:rsidDel="00000000" w:rsidR="00000000" w:rsidRPr="00000000">
        <w:rPr>
          <w:rtl w:val="0"/>
        </w:rPr>
        <w:t xml:space="preserve">7</w:t>
      </w:r>
      <w:r w:rsidDel="00000000" w:rsidR="00000000" w:rsidRPr="00000000">
        <w:rPr>
          <w:rtl w:val="0"/>
        </w:rPr>
        <w:t xml:space="preserve">.6 Co-funding</w:t>
      </w:r>
      <w:r w:rsidDel="00000000" w:rsidR="00000000" w:rsidRPr="00000000">
        <w:rPr>
          <w:rtl w:val="0"/>
        </w:rPr>
        <w:t xml:space="preserve"> Opportunities</w:t>
      </w:r>
    </w:p>
    <w:p w:rsidR="00000000" w:rsidDel="00000000" w:rsidP="00000000" w:rsidRDefault="00000000" w:rsidRPr="00000000" w14:paraId="000005F4">
      <w:pPr>
        <w:rPr/>
      </w:pPr>
      <w:r w:rsidDel="00000000" w:rsidR="00000000" w:rsidRPr="00000000">
        <w:rPr>
          <w:rtl w:val="0"/>
        </w:rPr>
        <w:t xml:space="preserve">PANGEA is designed to leverage a Terrestrial Ecology investment at its core. The optimal, baseline, and threshold </w:t>
      </w:r>
      <w:r w:rsidDel="00000000" w:rsidR="00000000" w:rsidRPr="00000000">
        <w:rPr>
          <w:rtl w:val="0"/>
        </w:rPr>
        <w:t xml:space="preserve">measurements</w:t>
      </w:r>
      <w:r w:rsidDel="00000000" w:rsidR="00000000" w:rsidRPr="00000000">
        <w:rPr>
          <w:rtl w:val="0"/>
        </w:rPr>
        <w:t xml:space="preserve"> defined in </w:t>
      </w:r>
      <w:r w:rsidDel="00000000" w:rsidR="00000000" w:rsidRPr="00000000">
        <w:rPr>
          <w:highlight w:val="yellow"/>
          <w:rtl w:val="0"/>
        </w:rPr>
        <w:t xml:space="preserve">Section 6.2</w:t>
      </w:r>
      <w:r w:rsidDel="00000000" w:rsidR="00000000" w:rsidRPr="00000000">
        <w:rPr>
          <w:rtl w:val="0"/>
        </w:rPr>
        <w:t xml:space="preserve"> are a stand-alone NASA campaign with no dependencies. However, given the urgency and </w:t>
      </w:r>
      <w:r w:rsidDel="00000000" w:rsidR="00000000" w:rsidRPr="00000000">
        <w:rPr>
          <w:rtl w:val="0"/>
        </w:rPr>
        <w:t xml:space="preserve">importance</w:t>
      </w:r>
      <w:r w:rsidDel="00000000" w:rsidR="00000000" w:rsidRPr="00000000">
        <w:rPr>
          <w:rtl w:val="0"/>
        </w:rPr>
        <w:t xml:space="preserve"> of the topic, and such widespread interest from the community, there is strong potential to match (double or triple) NASA’s contributions. During the scoping effort, the PANGEA leadership team has already made significant strides towards securing diverse </w:t>
      </w:r>
      <w:r w:rsidDel="00000000" w:rsidR="00000000" w:rsidRPr="00000000">
        <w:rPr>
          <w:rtl w:val="0"/>
        </w:rPr>
        <w:t xml:space="preserve">sources of funding </w:t>
      </w:r>
      <w:r w:rsidDel="00000000" w:rsidR="00000000" w:rsidRPr="00000000">
        <w:rPr>
          <w:rtl w:val="0"/>
        </w:rPr>
        <w:t xml:space="preserve">to leverage NASA’s potential investment, to the benefit of the US taxpayer. Resources from other U.S. government science, development, and conservation agencies, private foundations, international governments, and philanthropists can support complementary activities that are outside of NASA’s scope, including direct support for international partners and taking NASA Earth Science to Action efforts to implementation. Opportunities to leverage additional support from partners interested in teaming up with NASA include example partners listed in </w:t>
      </w:r>
      <w:commentRangeStart w:id="773"/>
      <w:r w:rsidDel="00000000" w:rsidR="00000000" w:rsidRPr="00000000">
        <w:rPr>
          <w:highlight w:val="yellow"/>
          <w:rtl w:val="0"/>
        </w:rPr>
        <w:t xml:space="preserve">Table X.</w:t>
      </w:r>
      <w:r w:rsidDel="00000000" w:rsidR="00000000" w:rsidRPr="00000000">
        <w:rPr>
          <w:rtl w:val="0"/>
        </w:rPr>
        <w:t xml:space="preserve"> For further details, see </w:t>
      </w:r>
      <w:r w:rsidDel="00000000" w:rsidR="00000000" w:rsidRPr="00000000">
        <w:rPr>
          <w:highlight w:val="yellow"/>
          <w:rtl w:val="0"/>
        </w:rPr>
        <w:t xml:space="preserve">Appendix X</w:t>
      </w:r>
      <w:r w:rsidDel="00000000" w:rsidR="00000000" w:rsidRPr="00000000">
        <w:rPr>
          <w:rtl w:val="0"/>
        </w:rPr>
        <w:t xml:space="preserve"> - Letters of Support. </w:t>
      </w:r>
      <w:commentRangeEnd w:id="773"/>
      <w:r w:rsidDel="00000000" w:rsidR="00000000" w:rsidRPr="00000000">
        <w:commentReference w:id="773"/>
      </w:r>
      <w:r w:rsidDel="00000000" w:rsidR="00000000" w:rsidRPr="00000000">
        <w:rPr>
          <w:rtl w:val="0"/>
        </w:rPr>
      </w:r>
    </w:p>
    <w:p w:rsidR="00000000" w:rsidDel="00000000" w:rsidP="00000000" w:rsidRDefault="00000000" w:rsidRPr="00000000" w14:paraId="000005F5">
      <w:pPr>
        <w:rPr>
          <w:color w:val="ff0000"/>
        </w:rPr>
      </w:pPr>
      <w:r w:rsidDel="00000000" w:rsidR="00000000" w:rsidRPr="00000000">
        <w:rPr>
          <w:rtl w:val="0"/>
        </w:rPr>
      </w:r>
    </w:p>
    <w:p w:rsidR="00000000" w:rsidDel="00000000" w:rsidP="00000000" w:rsidRDefault="00000000" w:rsidRPr="00000000" w14:paraId="000005F6">
      <w:pPr>
        <w:rPr>
          <w:color w:val="ff0000"/>
        </w:rPr>
      </w:pPr>
      <w:r w:rsidDel="00000000" w:rsidR="00000000" w:rsidRPr="00000000">
        <w:rPr>
          <w:rtl w:val="0"/>
        </w:rPr>
        <w:t xml:space="preserve">The PANGEA team will work with other supporters to detail their contributions while drafting the Concise Experimental Plan. This process will include defining activities and funders to ensure support is complementary and not duplicative, streamlining management, communication, and oversight between donors, and addressing any data security concerns. PANGEA hopes to be a leader in operationalizing blended financial support to Terrestrial Ecology projects and to provide learnings to advance such partnerships with NASA in the future. To do that, PANGEA will seek to answer the following question:</w:t>
      </w:r>
      <w:r w:rsidDel="00000000" w:rsidR="00000000" w:rsidRPr="00000000">
        <w:rPr>
          <w:rtl w:val="0"/>
        </w:rPr>
      </w:r>
    </w:p>
    <w:p w:rsidR="00000000" w:rsidDel="00000000" w:rsidP="00000000" w:rsidRDefault="00000000" w:rsidRPr="00000000" w14:paraId="000005F7">
      <w:pPr>
        <w:numPr>
          <w:ilvl w:val="0"/>
          <w:numId w:val="48"/>
        </w:numPr>
        <w:spacing w:after="120" w:before="120" w:lineRule="auto"/>
        <w:ind w:left="720" w:hanging="360"/>
        <w:rPr>
          <w:i w:val="1"/>
        </w:rPr>
      </w:pPr>
      <w:r w:rsidDel="00000000" w:rsidR="00000000" w:rsidRPr="00000000">
        <w:rPr>
          <w:i w:val="1"/>
          <w:rtl w:val="0"/>
        </w:rPr>
        <w:t xml:space="preserve">How can diverse funding institutions work synergistically to support the advancement of remote sensing and terrestrial ecological research?</w:t>
      </w:r>
    </w:p>
    <w:p w:rsidR="00000000" w:rsidDel="00000000" w:rsidP="00000000" w:rsidRDefault="00000000" w:rsidRPr="00000000" w14:paraId="000005F8">
      <w:pPr>
        <w:numPr>
          <w:ilvl w:val="0"/>
          <w:numId w:val="48"/>
        </w:numPr>
        <w:spacing w:after="120" w:before="120" w:lineRule="auto"/>
        <w:ind w:left="720" w:hanging="360"/>
        <w:rPr>
          <w:i w:val="1"/>
        </w:rPr>
      </w:pPr>
      <w:r w:rsidDel="00000000" w:rsidR="00000000" w:rsidRPr="00000000">
        <w:rPr>
          <w:i w:val="1"/>
          <w:rtl w:val="0"/>
        </w:rPr>
        <w:t xml:space="preserve">How can complementary funding enhance NASA’s work?  </w:t>
      </w:r>
    </w:p>
    <w:p w:rsidR="00000000" w:rsidDel="00000000" w:rsidP="00000000" w:rsidRDefault="00000000" w:rsidRPr="00000000" w14:paraId="000005F9">
      <w:pPr>
        <w:numPr>
          <w:ilvl w:val="0"/>
          <w:numId w:val="48"/>
        </w:numPr>
        <w:spacing w:after="120" w:before="120" w:lineRule="auto"/>
        <w:ind w:left="720" w:hanging="360"/>
        <w:rPr>
          <w:i w:val="1"/>
        </w:rPr>
      </w:pPr>
      <w:r w:rsidDel="00000000" w:rsidR="00000000" w:rsidRPr="00000000">
        <w:rPr>
          <w:i w:val="1"/>
          <w:rtl w:val="0"/>
        </w:rPr>
        <w:t xml:space="preserve">What data sharing and security approaches work when there are multiple funders?</w:t>
      </w:r>
    </w:p>
    <w:p w:rsidR="00000000" w:rsidDel="00000000" w:rsidP="00000000" w:rsidRDefault="00000000" w:rsidRPr="00000000" w14:paraId="000005FA">
      <w:pPr>
        <w:numPr>
          <w:ilvl w:val="0"/>
          <w:numId w:val="48"/>
        </w:numPr>
        <w:spacing w:after="120" w:before="120" w:lineRule="auto"/>
        <w:ind w:left="720" w:hanging="360"/>
        <w:rPr>
          <w:i w:val="1"/>
        </w:rPr>
      </w:pPr>
      <w:r w:rsidDel="00000000" w:rsidR="00000000" w:rsidRPr="00000000">
        <w:rPr>
          <w:i w:val="1"/>
          <w:rtl w:val="0"/>
        </w:rPr>
        <w:t xml:space="preserve">How can reporting and communications be streamlined?</w:t>
      </w: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 </w:t>
      </w:r>
    </w:p>
    <w:tbl>
      <w:tblPr>
        <w:tblStyle w:val="Table8"/>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500"/>
        <w:gridCol w:w="1725"/>
        <w:gridCol w:w="1800"/>
        <w:gridCol w:w="1725"/>
        <w:tblGridChange w:id="0">
          <w:tblGrid>
            <w:gridCol w:w="2010"/>
            <w:gridCol w:w="1500"/>
            <w:gridCol w:w="1725"/>
            <w:gridCol w:w="1800"/>
            <w:gridCol w:w="1725"/>
          </w:tblGrid>
        </w:tblGridChange>
      </w:tblGrid>
      <w:tr>
        <w:trPr>
          <w:cantSplit w:val="0"/>
          <w:trHeight w:val="315" w:hRule="atLeast"/>
          <w:tblHeader w:val="0"/>
        </w:trPr>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C">
            <w:pPr>
              <w:widowControl w:val="0"/>
              <w:rPr>
                <w:sz w:val="20"/>
                <w:szCs w:val="20"/>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PANGEA co-funding opportunities. </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01">
            <w:pPr>
              <w:widowControl w:val="0"/>
              <w:rPr>
                <w:sz w:val="20"/>
                <w:szCs w:val="20"/>
              </w:rPr>
            </w:pPr>
            <w:r w:rsidDel="00000000" w:rsidR="00000000" w:rsidRPr="00000000">
              <w:rPr>
                <w:rFonts w:ascii="Avenir" w:cs="Avenir" w:eastAsia="Avenir" w:hAnsi="Avenir"/>
                <w:b w:val="1"/>
                <w:sz w:val="20"/>
                <w:szCs w:val="20"/>
                <w:rtl w:val="0"/>
              </w:rPr>
              <w:t xml:space="preserve">Remote Sensing</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02">
            <w:pPr>
              <w:widowControl w:val="0"/>
              <w:rPr>
                <w:sz w:val="20"/>
                <w:szCs w:val="20"/>
              </w:rPr>
            </w:pPr>
            <w:r w:rsidDel="00000000" w:rsidR="00000000" w:rsidRPr="00000000">
              <w:rPr>
                <w:rFonts w:ascii="Avenir" w:cs="Avenir" w:eastAsia="Avenir" w:hAnsi="Avenir"/>
                <w:b w:val="1"/>
                <w:sz w:val="20"/>
                <w:szCs w:val="20"/>
                <w:rtl w:val="0"/>
              </w:rPr>
              <w:t xml:space="preserve">Data Hosting</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03">
            <w:pPr>
              <w:widowControl w:val="0"/>
              <w:rPr>
                <w:sz w:val="20"/>
                <w:szCs w:val="20"/>
              </w:rPr>
            </w:pPr>
            <w:r w:rsidDel="00000000" w:rsidR="00000000" w:rsidRPr="00000000">
              <w:rPr>
                <w:rFonts w:ascii="Avenir" w:cs="Avenir" w:eastAsia="Avenir" w:hAnsi="Avenir"/>
                <w:b w:val="1"/>
                <w:sz w:val="20"/>
                <w:szCs w:val="20"/>
                <w:rtl w:val="0"/>
              </w:rPr>
              <w:t xml:space="preserve">Research</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04">
            <w:pPr>
              <w:widowControl w:val="0"/>
              <w:rPr>
                <w:sz w:val="20"/>
                <w:szCs w:val="20"/>
              </w:rPr>
            </w:pPr>
            <w:r w:rsidDel="00000000" w:rsidR="00000000" w:rsidRPr="00000000">
              <w:rPr>
                <w:rFonts w:ascii="Avenir" w:cs="Avenir" w:eastAsia="Avenir" w:hAnsi="Avenir"/>
                <w:b w:val="1"/>
                <w:sz w:val="20"/>
                <w:szCs w:val="20"/>
                <w:rtl w:val="0"/>
              </w:rPr>
              <w:t xml:space="preserve">Capacity Building</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05">
            <w:pPr>
              <w:widowControl w:val="0"/>
              <w:rPr>
                <w:sz w:val="20"/>
                <w:szCs w:val="20"/>
              </w:rPr>
            </w:pPr>
            <w:r w:rsidDel="00000000" w:rsidR="00000000" w:rsidRPr="00000000">
              <w:rPr>
                <w:rFonts w:ascii="Avenir" w:cs="Avenir" w:eastAsia="Avenir" w:hAnsi="Avenir"/>
                <w:b w:val="1"/>
                <w:sz w:val="20"/>
                <w:szCs w:val="20"/>
                <w:rtl w:val="0"/>
              </w:rPr>
              <w:t xml:space="preserve">Applications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06">
            <w:pPr>
              <w:widowControl w:val="0"/>
              <w:rPr>
                <w:sz w:val="20"/>
                <w:szCs w:val="20"/>
              </w:rPr>
            </w:pPr>
            <w:r w:rsidDel="00000000" w:rsidR="00000000" w:rsidRPr="00000000">
              <w:rPr>
                <w:rFonts w:ascii="Avenir" w:cs="Avenir" w:eastAsia="Avenir" w:hAnsi="Avenir"/>
                <w:sz w:val="20"/>
                <w:szCs w:val="20"/>
                <w:rtl w:val="0"/>
              </w:rPr>
              <w:t xml:space="preserve">NASA 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07">
            <w:pPr>
              <w:widowControl w:val="0"/>
              <w:rPr>
                <w:sz w:val="20"/>
                <w:szCs w:val="20"/>
              </w:rPr>
            </w:pPr>
            <w:r w:rsidDel="00000000" w:rsidR="00000000" w:rsidRPr="00000000">
              <w:rPr>
                <w:sz w:val="20"/>
                <w:szCs w:val="20"/>
                <w:rtl w:val="0"/>
              </w:rPr>
              <w:t xml:space="preserve">NASA TE</w:t>
            </w:r>
          </w:p>
        </w:tc>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08">
            <w:pPr>
              <w:widowControl w:val="0"/>
              <w:rPr>
                <w:sz w:val="20"/>
                <w:szCs w:val="20"/>
              </w:rPr>
            </w:pPr>
            <w:r w:rsidDel="00000000" w:rsidR="00000000" w:rsidRPr="00000000">
              <w:rPr>
                <w:rFonts w:ascii="Avenir" w:cs="Avenir" w:eastAsia="Avenir" w:hAnsi="Avenir"/>
                <w:sz w:val="20"/>
                <w:szCs w:val="20"/>
                <w:rtl w:val="0"/>
              </w:rPr>
              <w:t xml:space="preserve">NASA 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09">
            <w:pPr>
              <w:widowControl w:val="0"/>
              <w:rPr>
                <w:sz w:val="20"/>
                <w:szCs w:val="20"/>
              </w:rPr>
            </w:pPr>
            <w:r w:rsidDel="00000000" w:rsidR="00000000" w:rsidRPr="00000000">
              <w:rPr>
                <w:rFonts w:ascii="Avenir" w:cs="Avenir" w:eastAsia="Avenir" w:hAnsi="Avenir"/>
                <w:sz w:val="20"/>
                <w:szCs w:val="20"/>
                <w:rtl w:val="0"/>
              </w:rPr>
              <w:t xml:space="preserve">NASA ARSET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0A">
            <w:pPr>
              <w:widowControl w:val="0"/>
              <w:rPr>
                <w:sz w:val="20"/>
                <w:szCs w:val="20"/>
              </w:rPr>
            </w:pPr>
            <w:r w:rsidDel="00000000" w:rsidR="00000000" w:rsidRPr="00000000">
              <w:rPr>
                <w:rFonts w:ascii="Avenir" w:cs="Avenir" w:eastAsia="Avenir" w:hAnsi="Avenir"/>
                <w:sz w:val="20"/>
                <w:szCs w:val="20"/>
                <w:rtl w:val="0"/>
              </w:rPr>
              <w:t xml:space="preserve">NASA SERVIR</w:t>
            </w:r>
            <w:r w:rsidDel="00000000" w:rsidR="00000000" w:rsidRPr="00000000">
              <w:rPr>
                <w:rtl w:val="0"/>
              </w:rPr>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0B">
            <w:pPr>
              <w:widowControl w:val="0"/>
              <w:rPr>
                <w:sz w:val="20"/>
                <w:szCs w:val="20"/>
              </w:rPr>
            </w:pPr>
            <w:r w:rsidDel="00000000" w:rsidR="00000000" w:rsidRPr="00000000">
              <w:rPr>
                <w:rFonts w:ascii="Avenir" w:cs="Avenir" w:eastAsia="Avenir" w:hAnsi="Avenir"/>
                <w:sz w:val="20"/>
                <w:szCs w:val="20"/>
                <w:rtl w:val="0"/>
              </w:rPr>
              <w:t xml:space="preserve">AGEOS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0C">
            <w:pPr>
              <w:widowControl w:val="0"/>
              <w:rPr>
                <w:sz w:val="20"/>
                <w:szCs w:val="20"/>
              </w:rPr>
            </w:pPr>
            <w:r w:rsidDel="00000000" w:rsidR="00000000" w:rsidRPr="00000000">
              <w:rPr>
                <w:rFonts w:ascii="Avenir" w:cs="Avenir" w:eastAsia="Avenir" w:hAnsi="Avenir"/>
                <w:sz w:val="20"/>
                <w:szCs w:val="20"/>
                <w:rtl w:val="0"/>
              </w:rPr>
              <w:t xml:space="preserve">DAACs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0D">
            <w:pPr>
              <w:widowControl w:val="0"/>
              <w:rPr>
                <w:sz w:val="20"/>
                <w:szCs w:val="20"/>
              </w:rPr>
            </w:pPr>
            <w:r w:rsidDel="00000000" w:rsidR="00000000" w:rsidRPr="00000000">
              <w:rPr>
                <w:sz w:val="20"/>
                <w:szCs w:val="20"/>
                <w:rtl w:val="0"/>
              </w:rPr>
              <w:t xml:space="preserve">NASA R&amp;A more broadly</w:t>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0E">
            <w:pPr>
              <w:widowControl w:val="0"/>
              <w:rPr>
                <w:sz w:val="20"/>
                <w:szCs w:val="20"/>
              </w:rPr>
            </w:pPr>
            <w:r w:rsidDel="00000000" w:rsidR="00000000" w:rsidRPr="00000000">
              <w:rPr>
                <w:rFonts w:ascii="Avenir" w:cs="Avenir" w:eastAsia="Avenir" w:hAnsi="Avenir"/>
                <w:sz w:val="20"/>
                <w:szCs w:val="20"/>
                <w:rtl w:val="0"/>
              </w:rPr>
              <w:t xml:space="preserve">NASA DEVELOP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0F">
            <w:pPr>
              <w:widowControl w:val="0"/>
              <w:rPr>
                <w:sz w:val="20"/>
                <w:szCs w:val="20"/>
              </w:rPr>
            </w:pPr>
            <w:r w:rsidDel="00000000" w:rsidR="00000000" w:rsidRPr="00000000">
              <w:rPr>
                <w:rFonts w:ascii="Avenir" w:cs="Avenir" w:eastAsia="Avenir" w:hAnsi="Avenir"/>
                <w:sz w:val="20"/>
                <w:szCs w:val="20"/>
                <w:rtl w:val="0"/>
              </w:rPr>
              <w:t xml:space="preserve">Bezos Earth Fund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10">
            <w:pPr>
              <w:widowControl w:val="0"/>
              <w:rPr>
                <w:sz w:val="20"/>
                <w:szCs w:val="20"/>
              </w:rPr>
            </w:pPr>
            <w:r w:rsidDel="00000000" w:rsidR="00000000" w:rsidRPr="00000000">
              <w:rPr>
                <w:rFonts w:ascii="Avenir" w:cs="Avenir" w:eastAsia="Avenir" w:hAnsi="Avenir"/>
                <w:sz w:val="20"/>
                <w:szCs w:val="20"/>
                <w:rtl w:val="0"/>
              </w:rPr>
              <w:t xml:space="preserve">ESA</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11">
            <w:pPr>
              <w:widowControl w:val="0"/>
              <w:rPr>
                <w:sz w:val="20"/>
                <w:szCs w:val="20"/>
              </w:rPr>
            </w:pPr>
            <w:r w:rsidDel="00000000" w:rsidR="00000000" w:rsidRPr="00000000">
              <w:rPr>
                <w:rFonts w:ascii="Avenir" w:cs="Avenir" w:eastAsia="Avenir" w:hAnsi="Avenir"/>
                <w:sz w:val="20"/>
                <w:szCs w:val="20"/>
                <w:rtl w:val="0"/>
              </w:rPr>
              <w:t xml:space="preserve">AmeriFlux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12">
            <w:pPr>
              <w:widowControl w:val="0"/>
              <w:rPr>
                <w:sz w:val="20"/>
                <w:szCs w:val="20"/>
              </w:rPr>
            </w:pPr>
            <w:r w:rsidDel="00000000" w:rsidR="00000000" w:rsidRPr="00000000">
              <w:rPr>
                <w:rFonts w:ascii="Avenir" w:cs="Avenir" w:eastAsia="Avenir" w:hAnsi="Avenir"/>
                <w:sz w:val="20"/>
                <w:szCs w:val="20"/>
                <w:rtl w:val="0"/>
              </w:rPr>
              <w:t xml:space="preserve">NSF</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13">
            <w:pPr>
              <w:widowControl w:val="0"/>
              <w:rPr>
                <w:sz w:val="20"/>
                <w:szCs w:val="20"/>
              </w:rPr>
            </w:pPr>
            <w:r w:rsidDel="00000000" w:rsidR="00000000" w:rsidRPr="00000000">
              <w:rPr>
                <w:rFonts w:ascii="Avenir" w:cs="Avenir" w:eastAsia="Avenir" w:hAnsi="Avenir"/>
                <w:sz w:val="20"/>
                <w:szCs w:val="20"/>
                <w:rtl w:val="0"/>
              </w:rPr>
              <w:t xml:space="preserve">NASA SERVIR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14">
            <w:pPr>
              <w:widowControl w:val="0"/>
              <w:rPr>
                <w:sz w:val="20"/>
                <w:szCs w:val="20"/>
              </w:rPr>
            </w:pPr>
            <w:r w:rsidDel="00000000" w:rsidR="00000000" w:rsidRPr="00000000">
              <w:rPr>
                <w:rFonts w:ascii="Avenir" w:cs="Avenir" w:eastAsia="Avenir" w:hAnsi="Avenir"/>
                <w:sz w:val="20"/>
                <w:szCs w:val="20"/>
                <w:rtl w:val="0"/>
              </w:rPr>
              <w:t xml:space="preserve">NICFI</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15">
            <w:pPr>
              <w:widowControl w:val="0"/>
              <w:rPr>
                <w:sz w:val="20"/>
                <w:szCs w:val="20"/>
              </w:rPr>
            </w:pPr>
            <w:r w:rsidDel="00000000" w:rsidR="00000000" w:rsidRPr="00000000">
              <w:rPr>
                <w:rFonts w:ascii="Avenir" w:cs="Avenir" w:eastAsia="Avenir" w:hAnsi="Avenir"/>
                <w:sz w:val="20"/>
                <w:szCs w:val="20"/>
                <w:rtl w:val="0"/>
              </w:rPr>
              <w:t xml:space="preserve">INPE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16">
            <w:pPr>
              <w:widowControl w:val="0"/>
              <w:rPr>
                <w:sz w:val="20"/>
                <w:szCs w:val="20"/>
              </w:rPr>
            </w:pPr>
            <w:r w:rsidDel="00000000" w:rsidR="00000000" w:rsidRPr="00000000">
              <w:rPr>
                <w:rFonts w:ascii="Avenir" w:cs="Avenir" w:eastAsia="Avenir" w:hAnsi="Avenir"/>
                <w:sz w:val="20"/>
                <w:szCs w:val="20"/>
                <w:rtl w:val="0"/>
              </w:rPr>
              <w:t xml:space="preserve">ICOS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17">
            <w:pPr>
              <w:widowControl w:val="0"/>
              <w:rPr>
                <w:sz w:val="20"/>
                <w:szCs w:val="20"/>
              </w:rPr>
            </w:pPr>
            <w:r w:rsidDel="00000000" w:rsidR="00000000" w:rsidRPr="00000000">
              <w:rPr>
                <w:rFonts w:ascii="Avenir" w:cs="Avenir" w:eastAsia="Avenir" w:hAnsi="Avenir"/>
                <w:sz w:val="20"/>
                <w:szCs w:val="20"/>
                <w:rtl w:val="0"/>
              </w:rPr>
              <w:t xml:space="preserve">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18">
            <w:pPr>
              <w:widowControl w:val="0"/>
              <w:rPr>
                <w:sz w:val="20"/>
                <w:szCs w:val="20"/>
              </w:rPr>
            </w:pPr>
            <w:r w:rsidDel="00000000" w:rsidR="00000000" w:rsidRPr="00000000">
              <w:rPr>
                <w:rFonts w:ascii="Avenir" w:cs="Avenir" w:eastAsia="Avenir" w:hAnsi="Avenir"/>
                <w:sz w:val="20"/>
                <w:szCs w:val="20"/>
                <w:rtl w:val="0"/>
              </w:rPr>
              <w:t xml:space="preserve">NASA Harvest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19">
            <w:pPr>
              <w:widowControl w:val="0"/>
              <w:rPr>
                <w:sz w:val="20"/>
                <w:szCs w:val="20"/>
              </w:rPr>
            </w:pPr>
            <w:r w:rsidDel="00000000" w:rsidR="00000000" w:rsidRPr="00000000">
              <w:rPr>
                <w:rFonts w:ascii="Avenir" w:cs="Avenir" w:eastAsia="Avenir" w:hAnsi="Avenir"/>
                <w:sz w:val="20"/>
                <w:szCs w:val="20"/>
                <w:rtl w:val="0"/>
              </w:rPr>
              <w:t xml:space="preserve">WRI</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1A">
            <w:pPr>
              <w:widowControl w:val="0"/>
              <w:rPr>
                <w:sz w:val="20"/>
                <w:szCs w:val="20"/>
              </w:rPr>
            </w:pPr>
            <w:r w:rsidDel="00000000" w:rsidR="00000000" w:rsidRPr="00000000">
              <w:rPr>
                <w:rFonts w:ascii="Avenir" w:cs="Avenir" w:eastAsia="Avenir" w:hAnsi="Avenir"/>
                <w:color w:val="ff0000"/>
                <w:sz w:val="20"/>
                <w:szCs w:val="20"/>
                <w:rtl w:val="0"/>
              </w:rPr>
              <w:t xml:space="preserve">other space agencies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1B">
            <w:pPr>
              <w:widowControl w:val="0"/>
              <w:rPr>
                <w:sz w:val="20"/>
                <w:szCs w:val="20"/>
              </w:rPr>
            </w:pPr>
            <w:r w:rsidDel="00000000" w:rsidR="00000000" w:rsidRPr="00000000">
              <w:rPr>
                <w:rFonts w:ascii="Avenir" w:cs="Avenir" w:eastAsia="Avenir" w:hAnsi="Avenir"/>
                <w:color w:val="ff0000"/>
                <w:sz w:val="20"/>
                <w:szCs w:val="20"/>
                <w:rtl w:val="0"/>
              </w:rPr>
              <w:t xml:space="preserve">other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1C">
            <w:pPr>
              <w:widowControl w:val="0"/>
              <w:rPr>
                <w:sz w:val="20"/>
                <w:szCs w:val="20"/>
              </w:rPr>
            </w:pPr>
            <w:r w:rsidDel="00000000" w:rsidR="00000000" w:rsidRPr="00000000">
              <w:rPr>
                <w:rFonts w:ascii="Avenir" w:cs="Avenir" w:eastAsia="Avenir" w:hAnsi="Avenir"/>
                <w:sz w:val="20"/>
                <w:szCs w:val="20"/>
                <w:rtl w:val="0"/>
              </w:rPr>
              <w:t xml:space="preserve">UK NERC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1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1E">
            <w:pPr>
              <w:widowControl w:val="0"/>
              <w:rPr>
                <w:sz w:val="20"/>
                <w:szCs w:val="20"/>
              </w:rPr>
            </w:pPr>
            <w:r w:rsidDel="00000000" w:rsidR="00000000" w:rsidRPr="00000000">
              <w:rPr>
                <w:rFonts w:ascii="Avenir" w:cs="Avenir" w:eastAsia="Avenir" w:hAnsi="Avenir"/>
                <w:sz w:val="20"/>
                <w:szCs w:val="20"/>
                <w:rtl w:val="0"/>
              </w:rPr>
              <w:t xml:space="preserve">Moore Foundation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1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2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21">
            <w:pPr>
              <w:widowControl w:val="0"/>
              <w:rPr>
                <w:sz w:val="20"/>
                <w:szCs w:val="20"/>
              </w:rPr>
            </w:pPr>
            <w:r w:rsidDel="00000000" w:rsidR="00000000" w:rsidRPr="00000000">
              <w:rPr>
                <w:rFonts w:ascii="Avenir" w:cs="Avenir" w:eastAsia="Avenir" w:hAnsi="Avenir"/>
                <w:sz w:val="20"/>
                <w:szCs w:val="20"/>
                <w:rtl w:val="0"/>
              </w:rPr>
              <w:t xml:space="preserve">EU...?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2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23">
            <w:pPr>
              <w:widowControl w:val="0"/>
              <w:rPr>
                <w:sz w:val="20"/>
                <w:szCs w:val="20"/>
              </w:rPr>
            </w:pPr>
            <w:r w:rsidDel="00000000" w:rsidR="00000000" w:rsidRPr="00000000">
              <w:rPr>
                <w:rFonts w:ascii="Avenir" w:cs="Avenir" w:eastAsia="Avenir" w:hAnsi="Avenir"/>
                <w:sz w:val="20"/>
                <w:szCs w:val="20"/>
                <w:rtl w:val="0"/>
              </w:rPr>
              <w:t xml:space="preserve">USAID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2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2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26">
            <w:pPr>
              <w:widowControl w:val="0"/>
              <w:rPr>
                <w:sz w:val="20"/>
                <w:szCs w:val="20"/>
              </w:rPr>
            </w:pPr>
            <w:r w:rsidDel="00000000" w:rsidR="00000000" w:rsidRPr="00000000">
              <w:rPr>
                <w:rFonts w:ascii="Avenir" w:cs="Avenir" w:eastAsia="Avenir" w:hAnsi="Avenir"/>
                <w:sz w:val="20"/>
                <w:szCs w:val="20"/>
                <w:rtl w:val="0"/>
              </w:rPr>
              <w:t xml:space="preserve">FAPESP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2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28">
            <w:pPr>
              <w:widowControl w:val="0"/>
              <w:rPr>
                <w:sz w:val="20"/>
                <w:szCs w:val="20"/>
              </w:rPr>
            </w:pPr>
            <w:r w:rsidDel="00000000" w:rsidR="00000000" w:rsidRPr="00000000">
              <w:rPr>
                <w:rFonts w:ascii="Avenir" w:cs="Avenir" w:eastAsia="Avenir" w:hAnsi="Avenir"/>
                <w:b w:val="1"/>
                <w:sz w:val="20"/>
                <w:szCs w:val="20"/>
                <w:rtl w:val="0"/>
              </w:rPr>
              <w:t xml:space="preserve">other donors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2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2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2B">
            <w:pPr>
              <w:widowControl w:val="0"/>
              <w:rPr>
                <w:sz w:val="20"/>
                <w:szCs w:val="20"/>
              </w:rPr>
            </w:pPr>
            <w:r w:rsidDel="00000000" w:rsidR="00000000" w:rsidRPr="00000000">
              <w:rPr>
                <w:rFonts w:ascii="Avenir" w:cs="Avenir" w:eastAsia="Avenir" w:hAnsi="Avenir"/>
                <w:sz w:val="20"/>
                <w:szCs w:val="20"/>
                <w:rtl w:val="0"/>
              </w:rPr>
              <w:t xml:space="preserve">Schmidt Sciences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2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2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2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2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30">
            <w:pPr>
              <w:widowControl w:val="0"/>
              <w:rPr>
                <w:sz w:val="20"/>
                <w:szCs w:val="20"/>
              </w:rPr>
            </w:pPr>
            <w:r w:rsidDel="00000000" w:rsidR="00000000" w:rsidRPr="00000000">
              <w:rPr>
                <w:rFonts w:ascii="Avenir" w:cs="Avenir" w:eastAsia="Avenir" w:hAnsi="Avenir"/>
                <w:sz w:val="20"/>
                <w:szCs w:val="20"/>
                <w:rtl w:val="0"/>
              </w:rPr>
              <w:t xml:space="preserve">Moore Foundation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3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3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3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35">
            <w:pPr>
              <w:widowControl w:val="0"/>
              <w:rPr>
                <w:sz w:val="20"/>
                <w:szCs w:val="20"/>
              </w:rPr>
            </w:pPr>
            <w:r w:rsidDel="00000000" w:rsidR="00000000" w:rsidRPr="00000000">
              <w:rPr>
                <w:rFonts w:ascii="Avenir" w:cs="Avenir" w:eastAsia="Avenir" w:hAnsi="Avenir"/>
                <w:color w:val="ff0000"/>
                <w:sz w:val="20"/>
                <w:szCs w:val="20"/>
                <w:rtl w:val="0"/>
              </w:rPr>
              <w:t xml:space="preserve">other</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3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38">
            <w:pPr>
              <w:widowControl w:val="0"/>
              <w:rPr>
                <w:sz w:val="20"/>
                <w:szCs w:val="20"/>
              </w:rPr>
            </w:pPr>
            <w:r w:rsidDel="00000000" w:rsidR="00000000" w:rsidRPr="00000000">
              <w:rPr>
                <w:sz w:val="20"/>
                <w:szCs w:val="20"/>
                <w:rtl w:val="0"/>
              </w:rPr>
              <w:t xml:space="preserve">NASA 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3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3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3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3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3D">
            <w:pPr>
              <w:widowControl w:val="0"/>
              <w:rPr>
                <w:sz w:val="20"/>
                <w:szCs w:val="20"/>
              </w:rPr>
            </w:pPr>
            <w:r w:rsidDel="00000000" w:rsidR="00000000" w:rsidRPr="00000000">
              <w:rPr>
                <w:sz w:val="20"/>
                <w:szCs w:val="20"/>
                <w:rtl w:val="0"/>
              </w:rPr>
              <w:t xml:space="preserve">NASA other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3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3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42">
            <w:pPr>
              <w:widowControl w:val="0"/>
              <w:rPr>
                <w:sz w:val="20"/>
                <w:szCs w:val="20"/>
              </w:rPr>
            </w:pPr>
            <w:r w:rsidDel="00000000" w:rsidR="00000000" w:rsidRPr="00000000">
              <w:rPr>
                <w:sz w:val="20"/>
                <w:szCs w:val="20"/>
                <w:rtl w:val="0"/>
              </w:rPr>
              <w:t xml:space="preserve">US government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47">
            <w:pPr>
              <w:widowControl w:val="0"/>
              <w:rPr>
                <w:sz w:val="20"/>
                <w:szCs w:val="20"/>
              </w:rPr>
            </w:pPr>
            <w:r w:rsidDel="00000000" w:rsidR="00000000" w:rsidRPr="00000000">
              <w:rPr>
                <w:sz w:val="20"/>
                <w:szCs w:val="20"/>
                <w:rtl w:val="0"/>
              </w:rPr>
              <w:t xml:space="preserve">International govt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4C">
            <w:pPr>
              <w:widowControl w:val="0"/>
              <w:rPr>
                <w:sz w:val="20"/>
                <w:szCs w:val="20"/>
              </w:rPr>
            </w:pPr>
            <w:r w:rsidDel="00000000" w:rsidR="00000000" w:rsidRPr="00000000">
              <w:rPr>
                <w:sz w:val="20"/>
                <w:szCs w:val="20"/>
                <w:rtl w:val="0"/>
              </w:rPr>
              <w:t xml:space="preserve">Other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0">
            <w:pPr>
              <w:widowControl w:val="0"/>
              <w:rPr>
                <w:sz w:val="20"/>
                <w:szCs w:val="20"/>
              </w:rPr>
            </w:pPr>
            <w:r w:rsidDel="00000000" w:rsidR="00000000" w:rsidRPr="00000000">
              <w:rPr>
                <w:rtl w:val="0"/>
              </w:rPr>
            </w:r>
          </w:p>
        </w:tc>
      </w:tr>
    </w:tbl>
    <w:p w:rsidR="00000000" w:rsidDel="00000000" w:rsidP="00000000" w:rsidRDefault="00000000" w:rsidRPr="00000000" w14:paraId="00000651">
      <w:pPr>
        <w:pStyle w:val="Heading3"/>
        <w:rPr/>
      </w:pPr>
      <w:bookmarkStart w:colFirst="0" w:colLast="0" w:name="_igdor1b4j3oc" w:id="57"/>
      <w:bookmarkEnd w:id="57"/>
      <w:r w:rsidDel="00000000" w:rsidR="00000000" w:rsidRPr="00000000">
        <w:rPr>
          <w:rtl w:val="0"/>
        </w:rPr>
        <w:t xml:space="preserve">7.7 Open Science - Data Management and Sharing</w:t>
      </w:r>
      <w:r w:rsidDel="00000000" w:rsidR="00000000" w:rsidRPr="00000000">
        <w:rPr>
          <w:rtl w:val="0"/>
        </w:rPr>
      </w:r>
    </w:p>
    <w:p w:rsidR="00000000" w:rsidDel="00000000" w:rsidP="00000000" w:rsidRDefault="00000000" w:rsidRPr="00000000" w14:paraId="00000652">
      <w:pPr>
        <w:ind w:left="0" w:firstLine="0"/>
        <w:rPr/>
      </w:pPr>
      <w:r w:rsidDel="00000000" w:rsidR="00000000" w:rsidRPr="00000000">
        <w:rPr>
          <w:rtl w:val="0"/>
        </w:rPr>
        <w:t xml:space="preserve">The PANGEA data management and sharing strategy aims to facilitate open source science, promote collaboration, and maximize the value of PANGEA data more broadly and longer into the future, in alignment with NASA’s Strategy for Open Science (Strategy for Data Management and Computing for Groundbreaking Science 2019-2024). This strategy will follow NASA Scientific Information Policy requirements and guidelines, adhere to community principles and practices, and keep ethical guidelines and cultural sensitivity in mind. In doing so, PANGEA will also coordinate closely with Indigenous partners to ensure data sovereignty, specifically including Indigenous data sovereignty (IDS). PANGEA will build on the success from past field campaigns and leverage new advances in open science and data management concepts and technologies.</w:t>
      </w:r>
    </w:p>
    <w:p w:rsidR="00000000" w:rsidDel="00000000" w:rsidP="00000000" w:rsidRDefault="00000000" w:rsidRPr="00000000" w14:paraId="00000653">
      <w:pPr>
        <w:ind w:left="0" w:firstLine="0"/>
        <w:rPr/>
      </w:pPr>
      <w:r w:rsidDel="00000000" w:rsidR="00000000" w:rsidRPr="00000000">
        <w:rPr>
          <w:rtl w:val="0"/>
        </w:rPr>
      </w:r>
    </w:p>
    <w:p w:rsidR="00000000" w:rsidDel="00000000" w:rsidP="00000000" w:rsidRDefault="00000000" w:rsidRPr="00000000" w14:paraId="00000654">
      <w:pPr>
        <w:ind w:left="0" w:firstLine="0"/>
        <w:rPr/>
      </w:pPr>
      <w:r w:rsidDel="00000000" w:rsidR="00000000" w:rsidRPr="00000000">
        <w:rPr>
          <w:rtl w:val="0"/>
        </w:rPr>
        <w:t xml:space="preserve">PANGEA will integrate </w:t>
      </w:r>
      <w:r w:rsidDel="00000000" w:rsidR="00000000" w:rsidRPr="00000000">
        <w:rPr>
          <w:rtl w:val="0"/>
        </w:rPr>
        <w:t xml:space="preserve">data streams from multiple measurement systems, partners, countries, </w:t>
      </w:r>
    </w:p>
    <w:p w:rsidR="00000000" w:rsidDel="00000000" w:rsidP="00000000" w:rsidRDefault="00000000" w:rsidRPr="00000000" w14:paraId="00000655">
      <w:pPr>
        <w:rPr/>
      </w:pPr>
      <w:r w:rsidDel="00000000" w:rsidR="00000000" w:rsidRPr="00000000">
        <w:rPr>
          <w:rtl w:val="0"/>
        </w:rPr>
        <w:t xml:space="preserve">and science paradigms (e.g., western science paradigm, Indigenous ecological knowledge, Traditional ecological knowledge). </w:t>
      </w:r>
      <w:r w:rsidDel="00000000" w:rsidR="00000000" w:rsidRPr="00000000">
        <w:rPr>
          <w:rtl w:val="0"/>
        </w:rPr>
        <w:t xml:space="preserve">The PANGEA data management will adhere to the </w:t>
      </w:r>
      <w:commentRangeStart w:id="774"/>
      <w:commentRangeStart w:id="775"/>
      <w:r w:rsidDel="00000000" w:rsidR="00000000" w:rsidRPr="00000000">
        <w:rPr>
          <w:rtl w:val="0"/>
        </w:rPr>
        <w:t xml:space="preserve">FAIR</w:t>
      </w:r>
      <w:commentRangeEnd w:id="774"/>
      <w:r w:rsidDel="00000000" w:rsidR="00000000" w:rsidRPr="00000000">
        <w:commentReference w:id="774"/>
      </w:r>
      <w:commentRangeEnd w:id="775"/>
      <w:r w:rsidDel="00000000" w:rsidR="00000000" w:rsidRPr="00000000">
        <w:commentReference w:id="775"/>
      </w:r>
      <w:r w:rsidDel="00000000" w:rsidR="00000000" w:rsidRPr="00000000">
        <w:rPr>
          <w:rtl w:val="0"/>
        </w:rPr>
        <w:t xml:space="preserve"> (Findable, Accessible, Interoperable and Reusable) guiding principles to improve data discoverability and accessibility, promote data interoperability and integration, and enhance data reusability and reproducibility. PANGEA data collection, management, and use will also align with the </w:t>
      </w:r>
      <w:commentRangeStart w:id="776"/>
      <w:r w:rsidDel="00000000" w:rsidR="00000000" w:rsidRPr="00000000">
        <w:rPr>
          <w:rtl w:val="0"/>
        </w:rPr>
        <w:t xml:space="preserve">CARE</w:t>
      </w:r>
      <w:commentRangeEnd w:id="776"/>
      <w:r w:rsidDel="00000000" w:rsidR="00000000" w:rsidRPr="00000000">
        <w:commentReference w:id="776"/>
      </w:r>
      <w:r w:rsidDel="00000000" w:rsidR="00000000" w:rsidRPr="00000000">
        <w:rPr>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for Indigenous Data Governance complement the FAIR principles by focusing on the ethical, cultural, and social dimensions of data management, and reflecting the crucial role of data in advancing Indigenous innovation and self-determination (</w:t>
      </w:r>
      <w:commentRangeStart w:id="777"/>
      <w:r w:rsidDel="00000000" w:rsidR="00000000" w:rsidRPr="00000000">
        <w:rPr>
          <w:rtl w:val="0"/>
        </w:rPr>
        <w:t xml:space="preserve">REF</w:t>
      </w:r>
      <w:commentRangeEnd w:id="777"/>
      <w:r w:rsidDel="00000000" w:rsidR="00000000" w:rsidRPr="00000000">
        <w:commentReference w:id="777"/>
      </w:r>
      <w:r w:rsidDel="00000000" w:rsidR="00000000" w:rsidRPr="00000000">
        <w:rPr>
          <w:rtl w:val="0"/>
        </w:rPr>
        <w:t xml:space="preserve">). </w:t>
      </w:r>
    </w:p>
    <w:p w:rsidR="00000000" w:rsidDel="00000000" w:rsidP="00000000" w:rsidRDefault="00000000" w:rsidRPr="00000000" w14:paraId="00000656">
      <w:pPr>
        <w:ind w:left="0" w:firstLine="0"/>
        <w:rPr/>
      </w:pPr>
      <w:r w:rsidDel="00000000" w:rsidR="00000000" w:rsidRPr="00000000">
        <w:rPr>
          <w:rtl w:val="0"/>
        </w:rPr>
      </w:r>
    </w:p>
    <w:p w:rsidR="00000000" w:rsidDel="00000000" w:rsidP="00000000" w:rsidRDefault="00000000" w:rsidRPr="00000000" w14:paraId="00000657">
      <w:pPr>
        <w:ind w:left="0" w:firstLine="0"/>
        <w:rPr>
          <w:i w:val="1"/>
        </w:rPr>
      </w:pPr>
      <w:r w:rsidDel="00000000" w:rsidR="00000000" w:rsidRPr="00000000">
        <w:rPr>
          <w:rtl w:val="0"/>
        </w:rPr>
        <w:t xml:space="preserve">PANGEA data collection, management, and use also acknowledges the importance of data sovereignty, which requires active partnerships with Indigenous Peoples and Local Communities. </w:t>
      </w:r>
      <w:r w:rsidDel="00000000" w:rsidR="00000000" w:rsidRPr="00000000">
        <w:rPr>
          <w:rtl w:val="0"/>
        </w:rPr>
        <w:t xml:space="preserve">Data sovereignty is the management of information in a way that is consistent with the laws, practices, and customs of the nation-state in which it is located. Indigenous data sovereignty is the “right of Indigenous Peoples and Nations to govern the collection, ownership, and application of their own data, deriving from the inherent right of Indigenous Nations to govern their peoples, lands, and resources,” and is positioned as a collective right within international Indigenous rights frameworks (</w:t>
      </w:r>
      <w:commentRangeStart w:id="778"/>
      <w:commentRangeStart w:id="779"/>
      <w:r w:rsidDel="00000000" w:rsidR="00000000" w:rsidRPr="00000000">
        <w:rPr>
          <w:highlight w:val="white"/>
          <w:rtl w:val="0"/>
        </w:rPr>
        <w:t xml:space="preserve">Cannon et al 2024</w:t>
      </w:r>
      <w:commentRangeEnd w:id="778"/>
      <w:r w:rsidDel="00000000" w:rsidR="00000000" w:rsidRPr="00000000">
        <w:commentReference w:id="778"/>
      </w:r>
      <w:commentRangeEnd w:id="779"/>
      <w:r w:rsidDel="00000000" w:rsidR="00000000" w:rsidRPr="00000000">
        <w:commentReference w:id="779"/>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highlight w:val="white"/>
          <w:rtl w:val="0"/>
        </w:rPr>
        <w:t xml:space="preserve">Indigenous knowledge-holders retain culturally sensitive information and data. To ensure that PANGEA’s data collection and management efforts are ethical and respect the rights of Indigenous Peoples and Local Communities, PANGEA will </w:t>
      </w:r>
      <w:r w:rsidDel="00000000" w:rsidR="00000000" w:rsidRPr="00000000">
        <w:rPr>
          <w:rtl w:val="0"/>
        </w:rPr>
        <w:t xml:space="preserve">work with partners and </w:t>
      </w:r>
      <w:r w:rsidDel="00000000" w:rsidR="00000000" w:rsidRPr="00000000">
        <w:rPr>
          <w:highlight w:val="white"/>
          <w:rtl w:val="0"/>
        </w:rPr>
        <w:t xml:space="preserve">Indigenous Peoples and Local Communities (IPLCs) </w:t>
      </w:r>
      <w:r w:rsidDel="00000000" w:rsidR="00000000" w:rsidRPr="00000000">
        <w:rPr>
          <w:rtl w:val="0"/>
        </w:rPr>
        <w:t xml:space="preserve">to</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658">
      <w:pPr>
        <w:numPr>
          <w:ilvl w:val="0"/>
          <w:numId w:val="8"/>
        </w:numPr>
        <w:spacing w:after="120" w:before="120" w:lineRule="auto"/>
        <w:ind w:left="720" w:hanging="360"/>
        <w:rPr>
          <w:i w:val="1"/>
        </w:rPr>
      </w:pPr>
      <w:r w:rsidDel="00000000" w:rsidR="00000000" w:rsidRPr="00000000">
        <w:rPr>
          <w:i w:val="1"/>
          <w:rtl w:val="0"/>
        </w:rPr>
        <w:t xml:space="preserve">Engage with partners, including IPLCs, during the development of the Concise Experimental Plan, well before data collection is conducted; </w:t>
      </w:r>
    </w:p>
    <w:p w:rsidR="00000000" w:rsidDel="00000000" w:rsidP="00000000" w:rsidRDefault="00000000" w:rsidRPr="00000000" w14:paraId="00000659">
      <w:pPr>
        <w:numPr>
          <w:ilvl w:val="0"/>
          <w:numId w:val="8"/>
        </w:numPr>
        <w:spacing w:after="120" w:before="120" w:lineRule="auto"/>
        <w:ind w:left="720" w:hanging="360"/>
        <w:rPr>
          <w:i w:val="1"/>
        </w:rPr>
      </w:pPr>
      <w:r w:rsidDel="00000000" w:rsidR="00000000" w:rsidRPr="00000000">
        <w:rPr>
          <w:i w:val="1"/>
          <w:rtl w:val="0"/>
        </w:rPr>
        <w:t xml:space="preserve">Determine who is responsible for granting permission for external parties to access data and/or Indigenous territories for research; </w:t>
      </w:r>
    </w:p>
    <w:p w:rsidR="00000000" w:rsidDel="00000000" w:rsidP="00000000" w:rsidRDefault="00000000" w:rsidRPr="00000000" w14:paraId="0000065A">
      <w:pPr>
        <w:numPr>
          <w:ilvl w:val="0"/>
          <w:numId w:val="8"/>
        </w:numPr>
        <w:spacing w:after="120" w:before="120" w:lineRule="auto"/>
        <w:ind w:left="720" w:hanging="360"/>
        <w:rPr>
          <w:i w:val="1"/>
        </w:rPr>
      </w:pPr>
      <w:r w:rsidDel="00000000" w:rsidR="00000000" w:rsidRPr="00000000">
        <w:rPr>
          <w:i w:val="1"/>
          <w:rtl w:val="0"/>
        </w:rPr>
        <w:t xml:space="preserve">Create steps or policies for researchers and/or IPLCs for data sharing and/or requesting permission to access data or IPLC territories;</w:t>
      </w:r>
    </w:p>
    <w:p w:rsidR="00000000" w:rsidDel="00000000" w:rsidP="00000000" w:rsidRDefault="00000000" w:rsidRPr="00000000" w14:paraId="0000065B">
      <w:pPr>
        <w:numPr>
          <w:ilvl w:val="0"/>
          <w:numId w:val="8"/>
        </w:numPr>
        <w:spacing w:after="120" w:before="120" w:lineRule="auto"/>
        <w:ind w:left="720" w:hanging="360"/>
        <w:rPr>
          <w:i w:val="1"/>
        </w:rPr>
      </w:pPr>
      <w:r w:rsidDel="00000000" w:rsidR="00000000" w:rsidRPr="00000000">
        <w:rPr>
          <w:i w:val="1"/>
          <w:rtl w:val="0"/>
        </w:rPr>
        <w:t xml:space="preserve">Establish a plan for data collection and/or monitoring; </w:t>
      </w:r>
    </w:p>
    <w:p w:rsidR="00000000" w:rsidDel="00000000" w:rsidP="00000000" w:rsidRDefault="00000000" w:rsidRPr="00000000" w14:paraId="0000065C">
      <w:pPr>
        <w:numPr>
          <w:ilvl w:val="0"/>
          <w:numId w:val="8"/>
        </w:numPr>
        <w:spacing w:after="120" w:before="120" w:lineRule="auto"/>
        <w:ind w:left="720" w:hanging="360"/>
        <w:rPr>
          <w:i w:val="1"/>
        </w:rPr>
      </w:pPr>
      <w:r w:rsidDel="00000000" w:rsidR="00000000" w:rsidRPr="00000000">
        <w:rPr>
          <w:i w:val="1"/>
          <w:rtl w:val="0"/>
        </w:rPr>
        <w:t xml:space="preserve">Build capacity and work with partners, including IPLCs to secure funding for storing and managing Indigenous data;</w:t>
      </w:r>
    </w:p>
    <w:p w:rsidR="00000000" w:rsidDel="00000000" w:rsidP="00000000" w:rsidRDefault="00000000" w:rsidRPr="00000000" w14:paraId="0000065D">
      <w:pPr>
        <w:numPr>
          <w:ilvl w:val="0"/>
          <w:numId w:val="8"/>
        </w:numPr>
        <w:spacing w:after="120" w:before="120" w:lineRule="auto"/>
        <w:ind w:left="720" w:hanging="360"/>
        <w:rPr>
          <w:i w:val="1"/>
        </w:rPr>
      </w:pPr>
      <w:r w:rsidDel="00000000" w:rsidR="00000000" w:rsidRPr="00000000">
        <w:rPr>
          <w:i w:val="1"/>
          <w:rtl w:val="0"/>
        </w:rPr>
        <w:t xml:space="preserve">Provide training to create tools for IPLCs that would support data collection, management, and dissemination.</w:t>
      </w:r>
    </w:p>
    <w:p w:rsidR="00000000" w:rsidDel="00000000" w:rsidP="00000000" w:rsidRDefault="00000000" w:rsidRPr="00000000" w14:paraId="0000065E">
      <w:pPr>
        <w:rPr/>
      </w:pPr>
      <w:r w:rsidDel="00000000" w:rsidR="00000000" w:rsidRPr="00000000">
        <w:rPr>
          <w:rtl w:val="0"/>
        </w:rPr>
        <w:t xml:space="preserve">Participation in the PANGEA science team will require a commitment to provide free, open, and transparent access to all data that are acquired as part of the PANGEA campaign in concordance with FAIR and CARE principles. In collaboration with </w:t>
      </w:r>
      <w:r w:rsidDel="00000000" w:rsidR="00000000" w:rsidRPr="00000000">
        <w:rPr>
          <w:rtl w:val="0"/>
        </w:rPr>
        <w:t xml:space="preserve">NASA Program Management, the </w:t>
      </w:r>
      <w:r w:rsidDel="00000000" w:rsidR="00000000" w:rsidRPr="00000000">
        <w:rPr>
          <w:rtl w:val="0"/>
        </w:rPr>
        <w:t xml:space="preserve">PANGEA Science Team, led by a </w:t>
      </w:r>
      <w:r w:rsidDel="00000000" w:rsidR="00000000" w:rsidRPr="00000000">
        <w:rPr>
          <w:highlight w:val="yellow"/>
          <w:rtl w:val="0"/>
        </w:rPr>
        <w:t xml:space="preserve">PANGEA Open Science Coordinating Group,</w:t>
      </w:r>
      <w:r w:rsidDel="00000000" w:rsidR="00000000" w:rsidRPr="00000000">
        <w:rPr>
          <w:rtl w:val="0"/>
        </w:rPr>
        <w:t xml:space="preserve"> </w:t>
      </w:r>
      <w:r w:rsidDel="00000000" w:rsidR="00000000" w:rsidRPr="00000000">
        <w:rPr>
          <w:rtl w:val="0"/>
        </w:rPr>
        <w:t xml:space="preserve">will work with government agencies, foreign government partners, and Indigenous partners to establish</w:t>
      </w:r>
      <w:r w:rsidDel="00000000" w:rsidR="00000000" w:rsidRPr="00000000">
        <w:rPr>
          <w:rtl w:val="0"/>
        </w:rPr>
        <w:t xml:space="preserve"> d</w:t>
      </w:r>
      <w:r w:rsidDel="00000000" w:rsidR="00000000" w:rsidRPr="00000000">
        <w:rPr>
          <w:rtl w:val="0"/>
        </w:rPr>
        <w:t xml:space="preserve">ata and information gathering, sharing, and handling agreements and workflows at the national, international agency, and territorial level to outline data ownership, usage rights, and storage plans compliant with Open Science, FAIR, and CARE principles. Such agreements are an important first step to align expectations around issues associated with data and information management involving multiple territories, countries, </w:t>
      </w:r>
      <w:r w:rsidDel="00000000" w:rsidR="00000000" w:rsidRPr="00000000">
        <w:rPr>
          <w:rtl w:val="0"/>
        </w:rPr>
        <w:t xml:space="preserve">and agencies, including data sovereignty. </w:t>
      </w:r>
      <w:r w:rsidDel="00000000" w:rsidR="00000000" w:rsidRPr="00000000">
        <w:rPr>
          <w:rtl w:val="0"/>
        </w:rPr>
        <w:t xml:space="preserve">In exchange for their contribution of data products, PANGEA partners will have access to all of the data produced by the NASA team, which will be freely and publicly available, along with access to the NASA expertise and PANGEA collaboration and training opportunities aimed at supporting research led by researchers and Indigenous partners in the tropics. This includes prioritizing publications first-authored by early- and mid-career researchers from the tropics and advancing Indigenous-led research. </w:t>
      </w:r>
      <w:r w:rsidDel="00000000" w:rsidR="00000000" w:rsidRPr="00000000">
        <w:rPr>
          <w:rtl w:val="0"/>
        </w:rPr>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t xml:space="preserve">PANGEA will follow guidelines from the NASA Earth Science Data Preservation Content Specification ( </w:t>
      </w:r>
      <w:hyperlink r:id="rId163">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w:t>
      </w:r>
      <w:r w:rsidDel="00000000" w:rsidR="00000000" w:rsidRPr="00000000">
        <w:rPr>
          <w:rtl w:val="0"/>
        </w:rPr>
        <w:t xml:space="preserve">to prepare and preserve data as well as associated information beyond the lives of a project. This will enable a new user in the future to understand how the data were used for deriving information, knowledge, and policy recommendations, and </w:t>
      </w:r>
      <w:r w:rsidDel="00000000" w:rsidR="00000000" w:rsidRPr="00000000">
        <w:rPr>
          <w:rtl w:val="0"/>
        </w:rPr>
        <w:t xml:space="preserve">to ensure reproducibility </w:t>
      </w:r>
      <w:r w:rsidDel="00000000" w:rsidR="00000000" w:rsidRPr="00000000">
        <w:rPr>
          <w:rtl w:val="0"/>
        </w:rPr>
        <w:t xml:space="preserve">to ascertain the validity and possible limitations of conclusions reached in the past, and to provide confidence in long-term trends that depended on data from multiple projects. The Preservation Content Implementation Guidance document </w:t>
      </w:r>
      <w:r w:rsidDel="00000000" w:rsidR="00000000" w:rsidRPr="00000000">
        <w:rPr>
          <w:color w:val="444746"/>
          <w:rtl w:val="0"/>
        </w:rPr>
        <w:t xml:space="preserve">(</w:t>
      </w:r>
      <w:hyperlink r:id="rId164">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w:t>
      </w:r>
      <w:r w:rsidDel="00000000" w:rsidR="00000000" w:rsidRPr="00000000">
        <w:rPr>
          <w:rtl w:val="0"/>
        </w:rPr>
        <w:t xml:space="preserve">provides guidelines and checklists to address the PCS needs for different types of Earth science research projects, including airborne and field investigations.</w:t>
      </w:r>
    </w:p>
    <w:p w:rsidR="00000000" w:rsidDel="00000000" w:rsidP="00000000" w:rsidRDefault="00000000" w:rsidRPr="00000000" w14:paraId="00000661">
      <w:pPr>
        <w:ind w:left="0" w:firstLine="0"/>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t xml:space="preserve">In collaboration with partners, the PANGEA Project Office will develop a </w:t>
      </w:r>
      <w:r w:rsidDel="00000000" w:rsidR="00000000" w:rsidRPr="00000000">
        <w:rPr>
          <w:b w:val="1"/>
          <w:rtl w:val="0"/>
        </w:rPr>
        <w:t xml:space="preserve">PANGEA Information Portal (PIP) </w:t>
      </w:r>
      <w:r w:rsidDel="00000000" w:rsidR="00000000" w:rsidRPr="00000000">
        <w:rPr>
          <w:rtl w:val="0"/>
        </w:rPr>
        <w:t xml:space="preserve">to point to PANGEA datasets. This Information Portal will be publicly accessible and will outline PANGEA’s data management and sharing strategy, provide direct links to data, as well as information </w:t>
      </w:r>
      <w:r w:rsidDel="00000000" w:rsidR="00000000" w:rsidRPr="00000000">
        <w:rPr>
          <w:rtl w:val="0"/>
        </w:rPr>
        <w:t xml:space="preserve">on the planned and ongoing activities of PANGEA investigators and collaborators, including inventories of the location, timing, and types of data collected. </w:t>
      </w:r>
      <w:r w:rsidDel="00000000" w:rsidR="00000000" w:rsidRPr="00000000">
        <w:rPr>
          <w:rtl w:val="0"/>
        </w:rPr>
        <w:t xml:space="preserve">The </w:t>
      </w:r>
      <w:commentRangeStart w:id="780"/>
      <w:commentRangeStart w:id="781"/>
      <w:r w:rsidDel="00000000" w:rsidR="00000000" w:rsidRPr="00000000">
        <w:rPr>
          <w:highlight w:val="yellow"/>
          <w:rtl w:val="0"/>
        </w:rPr>
        <w:t xml:space="preserve">PANGEA Open Science Coordinating Group/Science Team</w:t>
      </w:r>
      <w:commentRangeEnd w:id="780"/>
      <w:r w:rsidDel="00000000" w:rsidR="00000000" w:rsidRPr="00000000">
        <w:commentReference w:id="780"/>
      </w:r>
      <w:commentRangeEnd w:id="781"/>
      <w:r w:rsidDel="00000000" w:rsidR="00000000" w:rsidRPr="00000000">
        <w:commentReference w:id="781"/>
      </w:r>
      <w:r w:rsidDel="00000000" w:rsidR="00000000" w:rsidRPr="00000000">
        <w:rPr>
          <w:highlight w:val="yellow"/>
          <w:rtl w:val="0"/>
        </w:rPr>
        <w:t xml:space="preserve"> </w:t>
      </w:r>
      <w:r w:rsidDel="00000000" w:rsidR="00000000" w:rsidRPr="00000000">
        <w:rPr>
          <w:rtl w:val="0"/>
        </w:rPr>
        <w:t xml:space="preserve">will advise the project office and work closely with data owners when collating and linking to existing data sources to ensure data sharing is collaborative and ethical, and respects the rights and ownership of data already collected in concordance with FAIR and CARE principles. For example, e</w:t>
      </w:r>
      <w:r w:rsidDel="00000000" w:rsidR="00000000" w:rsidRPr="00000000">
        <w:rPr>
          <w:rtl w:val="0"/>
        </w:rPr>
        <w:t xml:space="preserve">ngagement with IPLC partners will prioritize early and ongoing conversations about what types of information and data are ethical to share on this portal. </w:t>
      </w:r>
      <w:r w:rsidDel="00000000" w:rsidR="00000000" w:rsidRPr="00000000">
        <w:rPr>
          <w:rtl w:val="0"/>
        </w:rPr>
        <w:t xml:space="preserve">The</w:t>
      </w:r>
      <w:r w:rsidDel="00000000" w:rsidR="00000000" w:rsidRPr="00000000">
        <w:rPr>
          <w:rtl w:val="0"/>
        </w:rPr>
        <w:t xml:space="preserve"> PIP</w:t>
      </w:r>
      <w:r w:rsidDel="00000000" w:rsidR="00000000" w:rsidRPr="00000000">
        <w:rPr>
          <w:rtl w:val="0"/>
        </w:rPr>
        <w:t xml:space="preserve"> </w:t>
      </w:r>
      <w:r w:rsidDel="00000000" w:rsidR="00000000" w:rsidRPr="00000000">
        <w:rPr>
          <w:rtl w:val="0"/>
        </w:rPr>
        <w:t xml:space="preserve">will provide easy discovery and access to data collected by PANGEA and also existing data useful for PANGEA research. PIP will </w:t>
      </w:r>
      <w:r w:rsidDel="00000000" w:rsidR="00000000" w:rsidRPr="00000000">
        <w:rPr>
          <w:rtl w:val="0"/>
        </w:rPr>
        <w:t xml:space="preserve">compile inventories of the location and types of data collected by other researchers that are being used by PANGEA investigators and collaborators.</w:t>
      </w:r>
      <w:r w:rsidDel="00000000" w:rsidR="00000000" w:rsidRPr="00000000">
        <w:rPr>
          <w:rtl w:val="0"/>
        </w:rPr>
        <w:t xml:space="preserve"> </w:t>
      </w:r>
      <w:r w:rsidDel="00000000" w:rsidR="00000000" w:rsidRPr="00000000">
        <w:rPr>
          <w:rtl w:val="0"/>
        </w:rPr>
        <w:t xml:space="preserve">As such, PIP will serve as a critical interface both campaign coordination with aligned activities. PIP will include a web-based GIS that allows for review of the data within the tool, including information on previous and ongoing investigations.</w:t>
      </w:r>
      <w:r w:rsidDel="00000000" w:rsidR="00000000" w:rsidRPr="00000000">
        <w:rPr>
          <w:rtl w:val="0"/>
        </w:rPr>
        <w:t xml:space="preserve"> PIP will be designed to be user friendly and support both researchers and the public community at large. </w:t>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t xml:space="preserve">Visualization and GIS support will be critical to maximize the value of PANGEA data to a broader audience. PANGEA will work with action-oriented partners like Global Forest Watch and the Rights and Resources Initiative to develop applications that ensure data are accessible to non-scientists. Additional data and results reporting mechanisms will be an important part of PANGEA to ensure accessibility to IPLC partners. Specific modes of communication will be determined in collaboration with IPLC partners, and will likely be landscape specific. </w:t>
      </w:r>
    </w:p>
    <w:p w:rsidR="00000000" w:rsidDel="00000000" w:rsidP="00000000" w:rsidRDefault="00000000" w:rsidRPr="00000000" w14:paraId="00000665">
      <w:pPr>
        <w:ind w:left="0" w:firstLine="0"/>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t xml:space="preserve">Data provenance and reproducibility are important aspects of open-source science. Sampling protocols, metadata, data cleaning, codes, algorithms, and workflows associated with data creation, processing, and validation for PANGEA will be made openly available to the extent possible. Active code development will ideally be through open collaborative platforms, like GitHub, when appropriate. PANGEA will establish consistent </w:t>
      </w:r>
      <w:r w:rsidDel="00000000" w:rsidR="00000000" w:rsidRPr="00000000">
        <w:rPr>
          <w:rtl w:val="0"/>
        </w:rPr>
        <w:t xml:space="preserve">formats and practices for data and metadata and optimization for cloud-based access and analysis, especially for emerging types of data, like drone-based datasets. These activities will work with, rather than attempt to replicate, existing data- and disciplinary-specific efforts. </w:t>
      </w:r>
      <w:r w:rsidDel="00000000" w:rsidR="00000000" w:rsidRPr="00000000">
        <w:rPr>
          <w:rtl w:val="0"/>
        </w:rPr>
        <w:t xml:space="preserve">For example, </w:t>
      </w:r>
      <w:r w:rsidDel="00000000" w:rsidR="00000000" w:rsidRPr="00000000">
        <w:rPr>
          <w:rtl w:val="0"/>
        </w:rPr>
        <w:t xml:space="preserve">FLUXNET is a network of networks </w:t>
      </w:r>
      <w:r w:rsidDel="00000000" w:rsidR="00000000" w:rsidRPr="00000000">
        <w:rPr>
          <w:rtl w:val="0"/>
        </w:rPr>
        <w:t xml:space="preserve">organized</w:t>
      </w:r>
      <w:r w:rsidDel="00000000" w:rsidR="00000000" w:rsidRPr="00000000">
        <w:rPr>
          <w:rtl w:val="0"/>
        </w:rPr>
        <w:t xml:space="preserve"> on the basis of a set of Regional and Continental Networks (such AmeriFlux and NEON in the Americas, ICOS in Europe, OzFlux and TERN in Australia and SAEON in South Africa) with the aim to make </w:t>
      </w:r>
      <w:r w:rsidDel="00000000" w:rsidR="00000000" w:rsidRPr="00000000">
        <w:rPr>
          <w:rtl w:val="0"/>
        </w:rPr>
        <w:t xml:space="preserve">available</w:t>
      </w:r>
      <w:r w:rsidDel="00000000" w:rsidR="00000000" w:rsidRPr="00000000">
        <w:rPr>
          <w:rtl w:val="0"/>
        </w:rPr>
        <w:t xml:space="preserve"> standardized eddy covariance measurements globally. FLUXNET invested in the definition of standards in the processing and data distribution and it is moving toward the FAIR implementation and for this reason PANGEA will work with FLUXNET and its Regional Networks to develop new and specific products, formats and tools. The Regional </w:t>
      </w:r>
      <w:r w:rsidDel="00000000" w:rsidR="00000000" w:rsidRPr="00000000">
        <w:rPr>
          <w:rtl w:val="0"/>
        </w:rPr>
        <w:t xml:space="preserve">Networks</w:t>
      </w:r>
      <w:r w:rsidDel="00000000" w:rsidR="00000000" w:rsidRPr="00000000">
        <w:rPr>
          <w:rtl w:val="0"/>
        </w:rPr>
        <w:t xml:space="preserve"> have also </w:t>
      </w:r>
      <w:r w:rsidDel="00000000" w:rsidR="00000000" w:rsidRPr="00000000">
        <w:rPr>
          <w:rtl w:val="0"/>
        </w:rPr>
        <w:t xml:space="preserve">activities</w:t>
      </w:r>
      <w:r w:rsidDel="00000000" w:rsidR="00000000" w:rsidRPr="00000000">
        <w:rPr>
          <w:rtl w:val="0"/>
        </w:rPr>
        <w:t xml:space="preserve"> in tropical areas; for example ICOS is </w:t>
      </w:r>
      <w:r w:rsidDel="00000000" w:rsidR="00000000" w:rsidRPr="00000000">
        <w:rPr>
          <w:rtl w:val="0"/>
        </w:rPr>
        <w:t xml:space="preserve">coordinating</w:t>
      </w:r>
      <w:r w:rsidDel="00000000" w:rsidR="00000000" w:rsidRPr="00000000">
        <w:rPr>
          <w:rtl w:val="0"/>
        </w:rPr>
        <w:t xml:space="preserve"> the KADI project (Knowledge and climate services from an African observation and Data research Infrastructure, </w:t>
      </w:r>
      <w:hyperlink r:id="rId165">
        <w:r w:rsidDel="00000000" w:rsidR="00000000" w:rsidRPr="00000000">
          <w:rPr>
            <w:color w:val="1155cc"/>
            <w:u w:val="single"/>
            <w:rtl w:val="0"/>
          </w:rPr>
          <w:t xml:space="preserve">https://kadi-project.eu/</w:t>
        </w:r>
      </w:hyperlink>
      <w:r w:rsidDel="00000000" w:rsidR="00000000" w:rsidRPr="00000000">
        <w:rPr>
          <w:rtl w:val="0"/>
        </w:rPr>
        <w:t xml:space="preserve">) that has the aim of design and move toward a pan-African climate observation system and established a number of useful contacts also in the PANGEA framework.</w:t>
      </w:r>
      <w:r w:rsidDel="00000000" w:rsidR="00000000" w:rsidRPr="00000000">
        <w:rPr>
          <w:rtl w:val="0"/>
        </w:rPr>
      </w:r>
    </w:p>
    <w:p w:rsidR="00000000" w:rsidDel="00000000" w:rsidP="00000000" w:rsidRDefault="00000000" w:rsidRPr="00000000" w14:paraId="00000667">
      <w:pPr>
        <w:rPr>
          <w:color w:val="ff0000"/>
        </w:rPr>
      </w:pPr>
      <w:r w:rsidDel="00000000" w:rsidR="00000000" w:rsidRPr="00000000">
        <w:rPr>
          <w:rtl w:val="0"/>
        </w:rPr>
      </w:r>
    </w:p>
    <w:p w:rsidR="00000000" w:rsidDel="00000000" w:rsidP="00000000" w:rsidRDefault="00000000" w:rsidRPr="00000000" w14:paraId="00000668">
      <w:pPr>
        <w:rPr>
          <w:color w:val="ff0000"/>
        </w:rPr>
      </w:pPr>
      <w:r w:rsidDel="00000000" w:rsidR="00000000" w:rsidRPr="00000000">
        <w:rPr>
          <w:color w:val="ff0000"/>
          <w:rtl w:val="0"/>
        </w:rPr>
        <w:t xml:space="preserve">In addition, the </w:t>
      </w:r>
      <w:commentRangeStart w:id="782"/>
      <w:r w:rsidDel="00000000" w:rsidR="00000000" w:rsidRPr="00000000">
        <w:rPr>
          <w:color w:val="ff0000"/>
          <w:rtl w:val="0"/>
        </w:rPr>
        <w:t xml:space="preserve">drone XYZ</w:t>
      </w:r>
      <w:commentRangeEnd w:id="782"/>
      <w:r w:rsidDel="00000000" w:rsidR="00000000" w:rsidRPr="00000000">
        <w:commentReference w:id="782"/>
      </w:r>
      <w:r w:rsidDel="00000000" w:rsidR="00000000" w:rsidRPr="00000000">
        <w:rPr>
          <w:color w:val="ff0000"/>
          <w:rtl w:val="0"/>
        </w:rPr>
        <w:t xml:space="preserve">. </w:t>
      </w:r>
    </w:p>
    <w:p w:rsidR="00000000" w:rsidDel="00000000" w:rsidP="00000000" w:rsidRDefault="00000000" w:rsidRPr="00000000" w14:paraId="00000669">
      <w:pPr>
        <w:rPr>
          <w:color w:val="ff0000"/>
        </w:rPr>
      </w:pPr>
      <w:r w:rsidDel="00000000" w:rsidR="00000000" w:rsidRPr="00000000">
        <w:rPr>
          <w:rtl w:val="0"/>
        </w:rPr>
      </w:r>
    </w:p>
    <w:p w:rsidR="00000000" w:rsidDel="00000000" w:rsidP="00000000" w:rsidRDefault="00000000" w:rsidRPr="00000000" w14:paraId="0000066A">
      <w:pPr>
        <w:rPr>
          <w:color w:val="ff0000"/>
        </w:rPr>
      </w:pPr>
      <w:r w:rsidDel="00000000" w:rsidR="00000000" w:rsidRPr="00000000">
        <w:rPr>
          <w:color w:val="ff0000"/>
          <w:rtl w:val="0"/>
        </w:rPr>
        <w:t xml:space="preserve">For example, LBA</w:t>
      </w:r>
    </w:p>
    <w:p w:rsidR="00000000" w:rsidDel="00000000" w:rsidP="00000000" w:rsidRDefault="00000000" w:rsidRPr="00000000" w14:paraId="0000066B">
      <w:pPr>
        <w:rPr>
          <w:color w:val="ff0000"/>
        </w:rPr>
      </w:pPr>
      <w:r w:rsidDel="00000000" w:rsidR="00000000" w:rsidRPr="00000000">
        <w:rPr>
          <w:rtl w:val="0"/>
        </w:rPr>
      </w:r>
    </w:p>
    <w:p w:rsidR="00000000" w:rsidDel="00000000" w:rsidP="00000000" w:rsidRDefault="00000000" w:rsidRPr="00000000" w14:paraId="0000066C">
      <w:pPr>
        <w:rPr/>
      </w:pPr>
      <w:commentRangeStart w:id="783"/>
      <w:r w:rsidDel="00000000" w:rsidR="00000000" w:rsidRPr="00000000">
        <w:rPr>
          <w:color w:val="ff0000"/>
          <w:rtl w:val="0"/>
        </w:rPr>
        <w:t xml:space="preserve">For example, ATFS </w:t>
      </w:r>
      <w:commentRangeEnd w:id="783"/>
      <w:r w:rsidDel="00000000" w:rsidR="00000000" w:rsidRPr="00000000">
        <w:commentReference w:id="783"/>
      </w:r>
      <w:r w:rsidDel="00000000" w:rsidR="00000000" w:rsidRPr="00000000">
        <w:rPr>
          <w:rtl w:val="0"/>
        </w:rPr>
      </w:r>
    </w:p>
    <w:p w:rsidR="00000000" w:rsidDel="00000000" w:rsidP="00000000" w:rsidRDefault="00000000" w:rsidRPr="00000000" w14:paraId="0000066D">
      <w:pPr>
        <w:rPr>
          <w:color w:val="ff0000"/>
        </w:rPr>
      </w:pPr>
      <w:r w:rsidDel="00000000" w:rsidR="00000000" w:rsidRPr="00000000">
        <w:rPr>
          <w:rtl w:val="0"/>
        </w:rPr>
        <w:t xml:space="preserve">Conversations to ensure alignment have already begun, and coordination will commence upon selection to ensure ground data, flux tower data, drone data, camera trap data, bioacoustics data, Indigenous and Traditional Ecological Knowledge, and more are collected, stored, and shared appropriately and according to the best available practices. </w:t>
      </w:r>
      <w:r w:rsidDel="00000000" w:rsidR="00000000" w:rsidRPr="00000000">
        <w:rPr>
          <w:rtl w:val="0"/>
        </w:rPr>
      </w:r>
    </w:p>
    <w:p w:rsidR="00000000" w:rsidDel="00000000" w:rsidP="00000000" w:rsidRDefault="00000000" w:rsidRPr="00000000" w14:paraId="0000066E">
      <w:pPr>
        <w:rPr>
          <w:color w:val="ff0000"/>
        </w:rPr>
      </w:pPr>
      <w:r w:rsidDel="00000000" w:rsidR="00000000" w:rsidRPr="00000000">
        <w:rPr>
          <w:rtl w:val="0"/>
        </w:rPr>
      </w:r>
    </w:p>
    <w:p w:rsidR="00000000" w:rsidDel="00000000" w:rsidP="00000000" w:rsidRDefault="00000000" w:rsidRPr="00000000" w14:paraId="0000066F">
      <w:pPr>
        <w:rPr>
          <w:highlight w:val="yellow"/>
        </w:rPr>
      </w:pPr>
      <w:r w:rsidDel="00000000" w:rsidR="00000000" w:rsidRPr="00000000">
        <w:rPr>
          <w:rtl w:val="0"/>
        </w:rPr>
        <w:t xml:space="preserve">PANGEA will leverage and integrate with existing and emerging capabilities and systems offered by NASA Earth Science Data Systems as much as possible. These include the Distributed Active Archive Centers (DAACs) for airborne data, DAAC tools and services to make airborne and orbital data easier to use for terrestrial ecology research, NASA’s Visualization, Exploration, and Data Analysis (VEDA) platform (</w:t>
      </w:r>
      <w:hyperlink r:id="rId166">
        <w:r w:rsidDel="00000000" w:rsidR="00000000" w:rsidRPr="00000000">
          <w:rPr>
            <w:color w:val="1155cc"/>
            <w:u w:val="single"/>
            <w:rtl w:val="0"/>
          </w:rPr>
          <w:t xml:space="preserve">https://www.earthdata.nasa.gov/esds/veda</w:t>
        </w:r>
      </w:hyperlink>
      <w:r w:rsidDel="00000000" w:rsidR="00000000" w:rsidRPr="00000000">
        <w:rPr>
          <w:color w:val="444746"/>
          <w:rtl w:val="0"/>
        </w:rPr>
        <w:t xml:space="preserve">), </w:t>
      </w:r>
      <w:r w:rsidDel="00000000" w:rsidR="00000000" w:rsidRPr="00000000">
        <w:rPr>
          <w:rtl w:val="0"/>
        </w:rPr>
        <w:t xml:space="preserve">and ongoing efforts to coordinate data standardization and protocols. PANGEA is an opportunity to harmonize protocols across research communities to support scaling. As an example, the SBG VSWIR Terrestrial Vegetation algorithm team is developing data collection protocols, airborne data extraction and processing strategies, and database structures that will allow community generated joint airborne-field data collection to be more easily integrated into the model training datasets needed to improve algorithms for underrepresented ecosystems. </w:t>
      </w:r>
      <w:commentRangeStart w:id="784"/>
      <w:r w:rsidDel="00000000" w:rsidR="00000000" w:rsidRPr="00000000">
        <w:rPr>
          <w:rtl w:val="0"/>
        </w:rPr>
        <w:t xml:space="preserve">Another example is contributing collected LiDAR data to the NISAR cal/val network. </w:t>
      </w:r>
      <w:commentRangeEnd w:id="784"/>
      <w:r w:rsidDel="00000000" w:rsidR="00000000" w:rsidRPr="00000000">
        <w:commentReference w:id="784"/>
      </w:r>
      <w:r w:rsidDel="00000000" w:rsidR="00000000" w:rsidRPr="00000000">
        <w:rPr>
          <w:rtl w:val="0"/>
        </w:rPr>
        <w:t xml:space="preserve"> By engaging and partnering with these types of activities early, PANGEA will be well positioned to both contribute to mission algorithm generation and verification activities, as well as ensuring </w:t>
      </w:r>
      <w:r w:rsidDel="00000000" w:rsidR="00000000" w:rsidRPr="00000000">
        <w:rPr>
          <w:highlight w:val="yellow"/>
          <w:rtl w:val="0"/>
        </w:rPr>
        <w:t xml:space="preserve">that tropical ecosystems in these basin ….</w:t>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commentRangeStart w:id="785"/>
      <w:r w:rsidDel="00000000" w:rsidR="00000000" w:rsidRPr="00000000">
        <w:rPr>
          <w:color w:val="cc0000"/>
          <w:rtl w:val="0"/>
        </w:rPr>
        <w:t xml:space="preserve">[ Include text regarding models ]</w:t>
      </w:r>
      <w:commentRangeEnd w:id="785"/>
      <w:r w:rsidDel="00000000" w:rsidR="00000000" w:rsidRPr="00000000">
        <w:commentReference w:id="785"/>
      </w:r>
      <w:r w:rsidDel="00000000" w:rsidR="00000000" w:rsidRPr="00000000">
        <w:rPr>
          <w:rtl w:val="0"/>
        </w:rPr>
      </w:r>
    </w:p>
    <w:p w:rsidR="00000000" w:rsidDel="00000000" w:rsidP="00000000" w:rsidRDefault="00000000" w:rsidRPr="00000000" w14:paraId="00000672">
      <w:pPr>
        <w:ind w:left="0" w:firstLine="0"/>
        <w:rPr>
          <w:color w:val="444746"/>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t xml:space="preserve">PANGEA will develop an open </w:t>
      </w:r>
      <w:r w:rsidDel="00000000" w:rsidR="00000000" w:rsidRPr="00000000">
        <w:rPr>
          <w:b w:val="1"/>
          <w:rtl w:val="0"/>
        </w:rPr>
        <w:t xml:space="preserve">cloud-based data analysis platform</w:t>
      </w:r>
      <w:r w:rsidDel="00000000" w:rsidR="00000000" w:rsidRPr="00000000">
        <w:rPr>
          <w:b w:val="1"/>
          <w:rtl w:val="0"/>
        </w:rPr>
        <w:t xml:space="preserve"> </w:t>
      </w:r>
      <w:r w:rsidDel="00000000" w:rsidR="00000000" w:rsidRPr="00000000">
        <w:rPr>
          <w:rtl w:val="0"/>
        </w:rPr>
        <w:t xml:space="preserve">for PANGEA investigators to support open and collaborative research. PANGEA’s</w:t>
      </w:r>
      <w:r w:rsidDel="00000000" w:rsidR="00000000" w:rsidRPr="00000000">
        <w:rPr>
          <w:rtl w:val="0"/>
        </w:rPr>
        <w:t xml:space="preserve"> data analysis platform will be based on successful science clouds implemented by ABoVE, SHIFT, BioSC</w:t>
      </w:r>
      <w:r w:rsidDel="00000000" w:rsidR="00000000" w:rsidRPr="00000000">
        <w:rPr>
          <w:rtl w:val="0"/>
        </w:rPr>
        <w:t xml:space="preserve">ape, and NASA’s Multi-Mission Algorithm and Analysis Platform (MAAP, </w:t>
      </w:r>
      <w:hyperlink r:id="rId167">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w:t>
      </w:r>
      <w:r w:rsidDel="00000000" w:rsidR="00000000" w:rsidRPr="00000000">
        <w:rPr>
          <w:rtl w:val="0"/>
        </w:rPr>
        <w:t xml:space="preserve">. These efforts demonstrate successful international data collaboration, including between NASA and ESA (MAAP), and by leveraging Amazon Web Services’ Social Responsibility Program</w:t>
      </w:r>
      <w:r w:rsidDel="00000000" w:rsidR="00000000" w:rsidRPr="00000000">
        <w:rPr>
          <w:rtl w:val="0"/>
        </w:rPr>
        <w:t xml:space="preserve"> (BioSCape)</w:t>
      </w:r>
      <w:r w:rsidDel="00000000" w:rsidR="00000000" w:rsidRPr="00000000">
        <w:rPr>
          <w:rtl w:val="0"/>
        </w:rPr>
        <w:t xml:space="preserve">. PANGEA’s cloud-based computing platform will lower barriers to entry, especially for international partners who are likely to be limited in bandwidth, data storage capacity, and computing power. The cloud computing platform will also allow PANGEA science team members to easily share early versions of data products (before they are ready for archiving) and troubleshoot data analysis problems communally (e.g. via Slack). Additionally, capacity building materials, especially coding notebooks, can be developed specifically for the cloud computing environment, allowing anyone anywhere in the world to run them and apply similar approaches. The importance of a cloud computing environment was demonstrated during BioSCape, whose South African science team members would otherwise have been severely limited in their ability to access, analyze, and apply the campaign’s data. Based on BioSCape’s success, PANGEA will deploy a cloud computing platform that will allow users to access and analyze the data without them needing high performance computing resources and eliminating the issue of </w:t>
      </w:r>
      <w:r w:rsidDel="00000000" w:rsidR="00000000" w:rsidRPr="00000000">
        <w:rPr>
          <w:rtl w:val="0"/>
        </w:rPr>
        <w:t xml:space="preserve">transferring</w:t>
      </w:r>
      <w:r w:rsidDel="00000000" w:rsidR="00000000" w:rsidRPr="00000000">
        <w:rPr>
          <w:rtl w:val="0"/>
        </w:rPr>
        <w:t xml:space="preserve"> large data files over long distances on unreliable internet connections.    </w:t>
      </w:r>
    </w:p>
    <w:p w:rsidR="00000000" w:rsidDel="00000000" w:rsidP="00000000" w:rsidRDefault="00000000" w:rsidRPr="00000000" w14:paraId="00000674">
      <w:pPr>
        <w:ind w:left="0" w:firstLine="0"/>
        <w:rPr>
          <w:color w:val="444746"/>
        </w:rPr>
      </w:pPr>
      <w:r w:rsidDel="00000000" w:rsidR="00000000" w:rsidRPr="00000000">
        <w:rPr>
          <w:rtl w:val="0"/>
        </w:rPr>
      </w:r>
    </w:p>
    <w:p w:rsidR="00000000" w:rsidDel="00000000" w:rsidP="00000000" w:rsidRDefault="00000000" w:rsidRPr="00000000" w14:paraId="00000675">
      <w:pPr>
        <w:rPr>
          <w:color w:val="cc0000"/>
        </w:rPr>
      </w:pPr>
      <w:r w:rsidDel="00000000" w:rsidR="00000000" w:rsidRPr="00000000">
        <w:rPr>
          <w:rtl w:val="0"/>
        </w:rPr>
        <w:t xml:space="preserve">PANGEA will provide open-source science and data management capacity building throughout the campaign, including through trainings and workshops on data management in collaboration with the DAACs, FLUXNET, LBA, IPLC partner organizations like the Global Alliance of Territorial Communities, ATFS, and more. Many of these partners have existing training programs that will be leveraged. This will include developing campaign specific versions of NASA’s Open Science 101 curriculum: </w:t>
      </w:r>
      <w:hyperlink r:id="rId168">
        <w:r w:rsidDel="00000000" w:rsidR="00000000" w:rsidRPr="00000000">
          <w:rPr>
            <w:color w:val="1155cc"/>
            <w:u w:val="single"/>
            <w:rtl w:val="0"/>
          </w:rPr>
          <w:t xml:space="preserve">https://nasa.github.io/Transform-to-Open-Science/os101-modules/</w:t>
        </w:r>
      </w:hyperlink>
      <w:r w:rsidDel="00000000" w:rsidR="00000000" w:rsidRPr="00000000">
        <w:rPr>
          <w:rtl w:val="0"/>
        </w:rPr>
        <w:t xml:space="preserve"> PANGEA will prioritize trainings and workshops with partners to support independent and coordinated data management efforts, which: 1) enhances the capacity of IPLCs and tropical institutions; and 2) ensures international alignment that will serve as a foundation for datasets and collaboration to continue beyond the PANGEA campaign. </w:t>
      </w:r>
      <w:r w:rsidDel="00000000" w:rsidR="00000000" w:rsidRPr="00000000">
        <w:rPr>
          <w:rtl w:val="0"/>
        </w:rPr>
      </w:r>
    </w:p>
    <w:p w:rsidR="00000000" w:rsidDel="00000000" w:rsidP="00000000" w:rsidRDefault="00000000" w:rsidRPr="00000000" w14:paraId="00000676">
      <w:pPr>
        <w:pStyle w:val="Heading3"/>
        <w:rPr/>
      </w:pPr>
      <w:bookmarkStart w:colFirst="0" w:colLast="0" w:name="_f0glc3cmn1d" w:id="58"/>
      <w:bookmarkEnd w:id="58"/>
      <w:commentRangeStart w:id="786"/>
      <w:r w:rsidDel="00000000" w:rsidR="00000000" w:rsidRPr="00000000">
        <w:rPr>
          <w:rtl w:val="0"/>
        </w:rPr>
        <w:t xml:space="preserve">7.8</w:t>
      </w:r>
      <w:r w:rsidDel="00000000" w:rsidR="00000000" w:rsidRPr="00000000">
        <w:rPr>
          <w:rtl w:val="0"/>
        </w:rPr>
        <w:t xml:space="preserve"> Timetable  </w:t>
      </w:r>
      <w:commentRangeEnd w:id="786"/>
      <w:r w:rsidDel="00000000" w:rsidR="00000000" w:rsidRPr="00000000">
        <w:commentReference w:id="786"/>
      </w:r>
      <w:r w:rsidDel="00000000" w:rsidR="00000000" w:rsidRPr="00000000">
        <w:rPr>
          <w:rtl w:val="0"/>
        </w:rPr>
      </w:r>
    </w:p>
    <w:p w:rsidR="00000000" w:rsidDel="00000000" w:rsidP="00000000" w:rsidRDefault="00000000" w:rsidRPr="00000000" w14:paraId="00000677">
      <w:pPr>
        <w:rPr>
          <w:color w:val="ff0000"/>
        </w:rPr>
      </w:pPr>
      <w:r w:rsidDel="00000000" w:rsidR="00000000" w:rsidRPr="00000000">
        <w:rPr>
          <w:color w:val="ff0000"/>
          <w:rtl w:val="0"/>
        </w:rPr>
        <w:t xml:space="preserve">Based on the ABoVE implemented program, the PANGEA team has worked to utilize virtual and hybrid meetings for early engagement of a diverse science scoping team.   We have come up with time savings approaches and believe we can greatly reduce the timeline needed to develop the full concise experiment plan and move on to the implementation phase.    Here is the proposed timeline, assuming PANGEA next phase begins in Fiscal Year 2025.   </w:t>
      </w:r>
    </w:p>
    <w:p w:rsidR="00000000" w:rsidDel="00000000" w:rsidP="00000000" w:rsidRDefault="00000000" w:rsidRPr="00000000" w14:paraId="00000678">
      <w:pPr>
        <w:rPr>
          <w:color w:val="ff0000"/>
        </w:rPr>
      </w:pPr>
      <w:r w:rsidDel="00000000" w:rsidR="00000000" w:rsidRPr="00000000">
        <w:rPr>
          <w:rtl w:val="0"/>
        </w:rPr>
      </w:r>
    </w:p>
    <w:tbl>
      <w:tblPr>
        <w:tblStyle w:val="Table9"/>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70"/>
        <w:tblGridChange w:id="0">
          <w:tblGrid>
            <w:gridCol w:w="9270"/>
          </w:tblGrid>
        </w:tblGridChange>
      </w:tblGrid>
      <w:tr>
        <w:trPr>
          <w:cantSplit w:val="0"/>
          <w:trHeight w:val="415" w:hRule="atLeast"/>
          <w:tblHeader w:val="0"/>
        </w:trPr>
        <w:tc>
          <w:tcPr>
            <w:tcBorders>
              <w:top w:color="000000" w:space="0" w:sz="3" w:val="single"/>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79">
            <w:pPr>
              <w:rPr>
                <w:color w:val="ff0000"/>
              </w:rPr>
            </w:pPr>
            <w:r w:rsidDel="00000000" w:rsidR="00000000" w:rsidRPr="00000000">
              <w:rPr>
                <w:color w:val="ff0000"/>
                <w:rtl w:val="0"/>
              </w:rPr>
              <w:t xml:space="preserve">PANGEA Timeline (Based on ABoVE actual implementation timeline) </w:t>
            </w:r>
          </w:p>
        </w:tc>
      </w:tr>
      <w:tr>
        <w:trPr>
          <w:cantSplit w:val="0"/>
          <w:trHeight w:val="10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7A">
            <w:pPr>
              <w:rPr>
                <w:color w:val="ff0000"/>
              </w:rPr>
            </w:pPr>
            <w:r w:rsidDel="00000000" w:rsidR="00000000" w:rsidRPr="00000000">
              <w:rPr>
                <w:color w:val="ff0000"/>
                <w:rtl w:val="0"/>
              </w:rPr>
              <w:t xml:space="preserve">2022 NASA TE NRA — NASA’s Terrestrial Ecology Program solicited proposals in ROSES for scoping studies to identify the scientific questions and develop the initial study design and implementation concept for possible future NASA field campaigns.</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7B">
            <w:pPr>
              <w:rPr>
                <w:color w:val="ff0000"/>
              </w:rPr>
            </w:pPr>
            <w:r w:rsidDel="00000000" w:rsidR="00000000" w:rsidRPr="00000000">
              <w:rPr>
                <w:color w:val="ff0000"/>
                <w:rtl w:val="0"/>
              </w:rPr>
              <w:t xml:space="preserve">2023 Two scoping studies were selected: PANGEA and ARID selected for 1 year.</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7C">
            <w:pPr>
              <w:rPr>
                <w:color w:val="ff0000"/>
              </w:rPr>
            </w:pPr>
            <w:r w:rsidDel="00000000" w:rsidR="00000000" w:rsidRPr="00000000">
              <w:rPr>
                <w:color w:val="ff0000"/>
                <w:rtl w:val="0"/>
              </w:rPr>
              <w:t xml:space="preserve">2024 (Spring) PANGEA Scoping Study conducted meeting in Washington DC and Cameron</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7D">
            <w:pPr>
              <w:rPr>
                <w:color w:val="ff0000"/>
              </w:rPr>
            </w:pPr>
            <w:r w:rsidDel="00000000" w:rsidR="00000000" w:rsidRPr="00000000">
              <w:rPr>
                <w:color w:val="ff0000"/>
                <w:rtl w:val="0"/>
              </w:rPr>
              <w:t xml:space="preserve">2024 (Sept) Draft Scoping Study Report sent out to community for comments</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7E">
            <w:pPr>
              <w:rPr>
                <w:color w:val="ff0000"/>
              </w:rPr>
            </w:pPr>
            <w:r w:rsidDel="00000000" w:rsidR="00000000" w:rsidRPr="00000000">
              <w:rPr>
                <w:color w:val="ff0000"/>
                <w:rtl w:val="0"/>
              </w:rPr>
              <w:t xml:space="preserve">2024 (Dec) Final Scoping Study Report: PANGEA White Paper</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7F">
            <w:pPr>
              <w:rPr>
                <w:color w:val="ff0000"/>
              </w:rPr>
            </w:pPr>
            <w:r w:rsidDel="00000000" w:rsidR="00000000" w:rsidRPr="00000000">
              <w:rPr>
                <w:color w:val="ff0000"/>
                <w:rtl w:val="0"/>
              </w:rPr>
              <w:t xml:space="preserve">2025 PANGEA selected for TE Field Campaign</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80">
            <w:pPr>
              <w:rPr>
                <w:color w:val="ff0000"/>
              </w:rPr>
            </w:pPr>
            <w:r w:rsidDel="00000000" w:rsidR="00000000" w:rsidRPr="00000000">
              <w:rPr>
                <w:color w:val="ff0000"/>
                <w:rtl w:val="0"/>
              </w:rPr>
              <w:t xml:space="preserve">2025 Eos article published. Scoping Study Completed for an Experiment to Assess PANGEA</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81">
            <w:pPr>
              <w:rPr>
                <w:color w:val="ff0000"/>
              </w:rPr>
            </w:pPr>
            <w:r w:rsidDel="00000000" w:rsidR="00000000" w:rsidRPr="00000000">
              <w:rPr>
                <w:color w:val="ff0000"/>
                <w:rtl w:val="0"/>
              </w:rPr>
              <w:t xml:space="preserve">2025 Call for Members of the Science Definition Team for the PANGEA Field Campaign</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82">
            <w:pPr>
              <w:rPr>
                <w:color w:val="ff0000"/>
              </w:rPr>
            </w:pPr>
            <w:r w:rsidDel="00000000" w:rsidR="00000000" w:rsidRPr="00000000">
              <w:rPr>
                <w:color w:val="ff0000"/>
                <w:rtl w:val="0"/>
              </w:rPr>
              <w:t xml:space="preserve">2025 Workshop held for community review and input.</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83">
            <w:pPr>
              <w:rPr>
                <w:color w:val="ff0000"/>
              </w:rPr>
            </w:pPr>
            <w:r w:rsidDel="00000000" w:rsidR="00000000" w:rsidRPr="00000000">
              <w:rPr>
                <w:color w:val="ff0000"/>
                <w:rtl w:val="0"/>
              </w:rPr>
              <w:t xml:space="preserve">2025 Summary of Community-Submitted Comments on PANGEA Final Report</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84">
            <w:pPr>
              <w:rPr>
                <w:color w:val="ff0000"/>
              </w:rPr>
            </w:pPr>
            <w:r w:rsidDel="00000000" w:rsidR="00000000" w:rsidRPr="00000000">
              <w:rPr>
                <w:color w:val="ff0000"/>
                <w:rtl w:val="0"/>
              </w:rPr>
              <w:t xml:space="preserve">2026 Report of PANGEA Workshop with Revised Executive Summary</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85">
            <w:pPr>
              <w:rPr>
                <w:color w:val="ff0000"/>
              </w:rPr>
            </w:pPr>
            <w:r w:rsidDel="00000000" w:rsidR="00000000" w:rsidRPr="00000000">
              <w:rPr>
                <w:color w:val="ff0000"/>
                <w:rtl w:val="0"/>
              </w:rPr>
              <w:t xml:space="preserve">2026 The  PANGEA  Science Definition Team announced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86">
            <w:pPr>
              <w:rPr>
                <w:color w:val="ff0000"/>
              </w:rPr>
            </w:pPr>
            <w:r w:rsidDel="00000000" w:rsidR="00000000" w:rsidRPr="00000000">
              <w:rPr>
                <w:color w:val="ff0000"/>
                <w:rtl w:val="0"/>
              </w:rPr>
              <w:t xml:space="preserve">2026 SDT developing Concise Experiment Plan with Community Engagement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87">
            <w:pPr>
              <w:rPr>
                <w:color w:val="ff0000"/>
              </w:rPr>
            </w:pPr>
            <w:r w:rsidDel="00000000" w:rsidR="00000000" w:rsidRPr="00000000">
              <w:rPr>
                <w:color w:val="ff0000"/>
                <w:rtl w:val="0"/>
              </w:rPr>
              <w:t xml:space="preserve">2026 NASA TE PANGEA proposal call for Phase 1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88">
            <w:pPr>
              <w:rPr>
                <w:color w:val="ff0000"/>
              </w:rPr>
            </w:pPr>
            <w:r w:rsidDel="00000000" w:rsidR="00000000" w:rsidRPr="00000000">
              <w:rPr>
                <w:color w:val="ff0000"/>
                <w:rtl w:val="0"/>
              </w:rPr>
              <w:t xml:space="preserve">2027 PANGEA Phase 1 Proposal awarded (expect ~20 awards)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89">
            <w:pPr>
              <w:rPr>
                <w:color w:val="ff0000"/>
              </w:rPr>
            </w:pPr>
            <w:r w:rsidDel="00000000" w:rsidR="00000000" w:rsidRPr="00000000">
              <w:rPr>
                <w:color w:val="ff0000"/>
                <w:rtl w:val="0"/>
              </w:rPr>
              <w:t xml:space="preserve">2027 1st Science Team and Stakeholder Meeting</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8A">
            <w:pPr>
              <w:rPr>
                <w:color w:val="ff0000"/>
              </w:rPr>
            </w:pPr>
            <w:r w:rsidDel="00000000" w:rsidR="00000000" w:rsidRPr="00000000">
              <w:rPr>
                <w:color w:val="ff0000"/>
                <w:rtl w:val="0"/>
              </w:rPr>
              <w:t xml:space="preserve">2027 SDT  Meeting to Present Final Concise Experiment Plan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8B">
            <w:pPr>
              <w:rPr>
                <w:color w:val="ff0000"/>
              </w:rPr>
            </w:pPr>
            <w:r w:rsidDel="00000000" w:rsidR="00000000" w:rsidRPr="00000000">
              <w:rPr>
                <w:color w:val="ff0000"/>
                <w:rtl w:val="0"/>
              </w:rPr>
              <w:t xml:space="preserve">2027 NASA NRA PANGEA Airborne Proposals</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8C">
            <w:pPr>
              <w:rPr>
                <w:color w:val="ff0000"/>
              </w:rPr>
            </w:pPr>
            <w:r w:rsidDel="00000000" w:rsidR="00000000" w:rsidRPr="00000000">
              <w:rPr>
                <w:color w:val="ff0000"/>
                <w:rtl w:val="0"/>
              </w:rPr>
              <w:t xml:space="preserve">2028 Science Definition Team Disbanded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8D">
            <w:pPr>
              <w:rPr>
                <w:color w:val="ff0000"/>
              </w:rPr>
            </w:pPr>
            <w:r w:rsidDel="00000000" w:rsidR="00000000" w:rsidRPr="00000000">
              <w:rPr>
                <w:color w:val="ff0000"/>
                <w:rtl w:val="0"/>
              </w:rPr>
              <w:t xml:space="preserve">2028 2nd Science Team Meeting and Airborne Campaign Planning Workshop</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8E">
            <w:pPr>
              <w:rPr>
                <w:color w:val="ff0000"/>
              </w:rPr>
            </w:pPr>
            <w:r w:rsidDel="00000000" w:rsidR="00000000" w:rsidRPr="00000000">
              <w:rPr>
                <w:color w:val="ff0000"/>
                <w:rtl w:val="0"/>
              </w:rPr>
              <w:t xml:space="preserve">2029 PANGEA Airborne Campaign I (PACI)</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8F">
            <w:pPr>
              <w:rPr>
                <w:color w:val="ff0000"/>
              </w:rPr>
            </w:pPr>
            <w:r w:rsidDel="00000000" w:rsidR="00000000" w:rsidRPr="00000000">
              <w:rPr>
                <w:color w:val="ff0000"/>
                <w:rtl w:val="0"/>
              </w:rPr>
              <w:t xml:space="preserve">2029 3rd PANGEA Science Team and Stakeholder Meeting  and Airborne Planning</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690">
            <w:pPr>
              <w:rPr>
                <w:color w:val="ff0000"/>
              </w:rPr>
            </w:pPr>
            <w:r w:rsidDel="00000000" w:rsidR="00000000" w:rsidRPr="00000000">
              <w:rPr>
                <w:color w:val="ff0000"/>
                <w:rtl w:val="0"/>
              </w:rPr>
              <w:t xml:space="preserve">2030 PANGEA Airborne Campaign II (PACII)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91">
            <w:pPr>
              <w:rPr>
                <w:color w:val="ff0000"/>
              </w:rPr>
            </w:pPr>
            <w:r w:rsidDel="00000000" w:rsidR="00000000" w:rsidRPr="00000000">
              <w:rPr>
                <w:color w:val="ff0000"/>
                <w:rtl w:val="0"/>
              </w:rPr>
              <w:t xml:space="preserve">2030 4th PANGEA Science Team and Stake Holder Meeting and Airborne Planning</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92">
            <w:pPr>
              <w:rPr>
                <w:color w:val="ff0000"/>
              </w:rPr>
            </w:pPr>
            <w:r w:rsidDel="00000000" w:rsidR="00000000" w:rsidRPr="00000000">
              <w:rPr>
                <w:color w:val="ff0000"/>
                <w:rtl w:val="0"/>
              </w:rPr>
              <w:t xml:space="preserve">2030 NASA NRA PANGEA Phase 2 Proposals</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93">
            <w:pPr>
              <w:rPr>
                <w:color w:val="ff0000"/>
              </w:rPr>
            </w:pPr>
            <w:r w:rsidDel="00000000" w:rsidR="00000000" w:rsidRPr="00000000">
              <w:rPr>
                <w:color w:val="ff0000"/>
                <w:rtl w:val="0"/>
              </w:rPr>
              <w:t xml:space="preserve">2031 PANGEA Airborne Campaign III (PACIII)</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94">
            <w:pPr>
              <w:rPr>
                <w:color w:val="ff0000"/>
              </w:rPr>
            </w:pPr>
            <w:r w:rsidDel="00000000" w:rsidR="00000000" w:rsidRPr="00000000">
              <w:rPr>
                <w:color w:val="ff0000"/>
                <w:rtl w:val="0"/>
              </w:rPr>
              <w:t xml:space="preserve">2031 5thPANGEA Science Team and Stakeholder Meeting</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95">
            <w:pPr>
              <w:rPr>
                <w:color w:val="ff0000"/>
              </w:rPr>
            </w:pPr>
            <w:r w:rsidDel="00000000" w:rsidR="00000000" w:rsidRPr="00000000">
              <w:rPr>
                <w:color w:val="ff0000"/>
                <w:rtl w:val="0"/>
              </w:rPr>
              <w:t xml:space="preserve">2031 PANGEA Phase II Proposal Selected</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96">
            <w:pPr>
              <w:rPr>
                <w:color w:val="ff0000"/>
              </w:rPr>
            </w:pPr>
            <w:r w:rsidDel="00000000" w:rsidR="00000000" w:rsidRPr="00000000">
              <w:rPr>
                <w:color w:val="ff0000"/>
                <w:rtl w:val="0"/>
              </w:rPr>
              <w:t xml:space="preserve">2032 6th PANGEA Science Team Meeting</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97">
            <w:pPr>
              <w:rPr>
                <w:color w:val="ff0000"/>
              </w:rPr>
            </w:pPr>
            <w:r w:rsidDel="00000000" w:rsidR="00000000" w:rsidRPr="00000000">
              <w:rPr>
                <w:color w:val="ff0000"/>
                <w:rtl w:val="0"/>
              </w:rPr>
              <w:t xml:space="preserve">2032 PANGEA Airborne Campaign IV (PANIV)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98">
            <w:pPr>
              <w:rPr>
                <w:color w:val="ff0000"/>
              </w:rPr>
            </w:pPr>
            <w:r w:rsidDel="00000000" w:rsidR="00000000" w:rsidRPr="00000000">
              <w:rPr>
                <w:color w:val="ff0000"/>
                <w:rtl w:val="0"/>
              </w:rPr>
              <w:t xml:space="preserve">2033 7th PANGEA Science Team Meeting</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99">
            <w:pPr>
              <w:rPr>
                <w:color w:val="ff0000"/>
              </w:rPr>
            </w:pPr>
            <w:r w:rsidDel="00000000" w:rsidR="00000000" w:rsidRPr="00000000">
              <w:rPr>
                <w:color w:val="ff0000"/>
                <w:rtl w:val="0"/>
              </w:rPr>
              <w:t xml:space="preserve">2033 NASA NRA PANGEA Phase 3 Proposals for  Data Analysis and Sythesis</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9A">
            <w:pPr>
              <w:rPr>
                <w:color w:val="ff0000"/>
              </w:rPr>
            </w:pPr>
            <w:r w:rsidDel="00000000" w:rsidR="00000000" w:rsidRPr="00000000">
              <w:rPr>
                <w:color w:val="ff0000"/>
                <w:rtl w:val="0"/>
              </w:rPr>
              <w:t xml:space="preserve">2033 PANGEA Backup Airborne Campaign V (PANV)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9B">
            <w:pPr>
              <w:rPr>
                <w:color w:val="ff0000"/>
              </w:rPr>
            </w:pPr>
            <w:r w:rsidDel="00000000" w:rsidR="00000000" w:rsidRPr="00000000">
              <w:rPr>
                <w:color w:val="ff0000"/>
                <w:rtl w:val="0"/>
              </w:rPr>
              <w:t xml:space="preserve">2034 8th PANGEA Science Team Meeting</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9C">
            <w:pPr>
              <w:rPr>
                <w:color w:val="ff0000"/>
              </w:rPr>
            </w:pPr>
            <w:r w:rsidDel="00000000" w:rsidR="00000000" w:rsidRPr="00000000">
              <w:rPr>
                <w:color w:val="ff0000"/>
                <w:rtl w:val="0"/>
              </w:rPr>
              <w:t xml:space="preserve">2034 Phase 3 Selections</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9D">
            <w:pPr>
              <w:rPr>
                <w:color w:val="ff0000"/>
              </w:rPr>
            </w:pPr>
            <w:r w:rsidDel="00000000" w:rsidR="00000000" w:rsidRPr="00000000">
              <w:rPr>
                <w:color w:val="ff0000"/>
                <w:rtl w:val="0"/>
              </w:rPr>
              <w:t xml:space="preserve">2035 9th PANGEA Science Team Meeting</w:t>
            </w:r>
          </w:p>
        </w:tc>
      </w:tr>
      <w:tr>
        <w:trPr>
          <w:cantSplit w:val="0"/>
          <w:trHeight w:val="215.9252929687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69E">
            <w:pPr>
              <w:rPr>
                <w:color w:val="ff0000"/>
              </w:rPr>
            </w:pPr>
            <w:r w:rsidDel="00000000" w:rsidR="00000000" w:rsidRPr="00000000">
              <w:rPr>
                <w:color w:val="ff0000"/>
                <w:rtl w:val="0"/>
              </w:rPr>
              <w:t xml:space="preserve">2036 10th PANGEA Science Team Meeting</w:t>
            </w:r>
          </w:p>
        </w:tc>
      </w:tr>
    </w:tbl>
    <w:p w:rsidR="00000000" w:rsidDel="00000000" w:rsidP="00000000" w:rsidRDefault="00000000" w:rsidRPr="00000000" w14:paraId="0000069F">
      <w:pPr>
        <w:rPr>
          <w:color w:val="ff0000"/>
        </w:rPr>
      </w:pPr>
      <w:r w:rsidDel="00000000" w:rsidR="00000000" w:rsidRPr="00000000">
        <w:rPr>
          <w:rtl w:val="0"/>
        </w:rPr>
      </w:r>
    </w:p>
    <w:p w:rsidR="00000000" w:rsidDel="00000000" w:rsidP="00000000" w:rsidRDefault="00000000" w:rsidRPr="00000000" w14:paraId="000006A0">
      <w:pPr>
        <w:rPr>
          <w:color w:val="ff0000"/>
        </w:rPr>
      </w:pPr>
      <w:r w:rsidDel="00000000" w:rsidR="00000000" w:rsidRPr="00000000">
        <w:rPr>
          <w:rtl w:val="0"/>
        </w:rPr>
      </w:r>
    </w:p>
    <w:p w:rsidR="00000000" w:rsidDel="00000000" w:rsidP="00000000" w:rsidRDefault="00000000" w:rsidRPr="00000000" w14:paraId="000006A1">
      <w:pPr>
        <w:rPr>
          <w:color w:val="ff0000"/>
        </w:rPr>
      </w:pPr>
      <w:r w:rsidDel="00000000" w:rsidR="00000000" w:rsidRPr="00000000">
        <w:rPr>
          <w:rtl w:val="0"/>
        </w:rPr>
      </w:r>
    </w:p>
    <w:p w:rsidR="00000000" w:rsidDel="00000000" w:rsidP="00000000" w:rsidRDefault="00000000" w:rsidRPr="00000000" w14:paraId="000006A2">
      <w:pPr>
        <w:rPr>
          <w:color w:val="ff0000"/>
        </w:rPr>
      </w:pPr>
      <w:del w:author="Ian McCubbin" w:id="44" w:date="2024-09-17T13:47:16Z">
        <w:r w:rsidDel="00000000" w:rsidR="00000000" w:rsidRPr="00000000">
          <w:rPr/>
          <w:drawing>
            <wp:inline distB="114300" distT="114300" distL="114300" distR="114300">
              <wp:extent cx="6272213" cy="4390549"/>
              <wp:effectExtent b="0" l="0" r="0" t="0"/>
              <wp:docPr id="3" name="image2.png"/>
              <a:graphic>
                <a:graphicData uri="http://schemas.openxmlformats.org/drawingml/2006/picture">
                  <pic:pic>
                    <pic:nvPicPr>
                      <pic:cNvPr id="0" name="image2.png"/>
                      <pic:cNvPicPr preferRelativeResize="0"/>
                    </pic:nvPicPr>
                    <pic:blipFill>
                      <a:blip r:embed="rId169"/>
                      <a:srcRect b="6834" l="14583" r="16506" t="7410"/>
                      <a:stretch>
                        <a:fillRect/>
                      </a:stretch>
                    </pic:blipFill>
                    <pic:spPr>
                      <a:xfrm>
                        <a:off x="0" y="0"/>
                        <a:ext cx="6272213" cy="4390549"/>
                      </a:xfrm>
                      <a:prstGeom prst="rect"/>
                      <a:ln/>
                    </pic:spPr>
                  </pic:pic>
                </a:graphicData>
              </a:graphic>
            </wp:inline>
          </w:drawing>
        </w:r>
      </w:del>
      <w:r w:rsidDel="00000000" w:rsidR="00000000" w:rsidRPr="00000000">
        <w:rPr>
          <w:rtl w:val="0"/>
        </w:rPr>
      </w:r>
    </w:p>
    <w:p w:rsidR="00000000" w:rsidDel="00000000" w:rsidP="00000000" w:rsidRDefault="00000000" w:rsidRPr="00000000" w14:paraId="000006A3">
      <w:pPr>
        <w:pStyle w:val="Heading3"/>
        <w:rPr/>
      </w:pPr>
      <w:bookmarkStart w:colFirst="0" w:colLast="0" w:name="_n6p8ovtnhgkd" w:id="59"/>
      <w:bookmarkEnd w:id="59"/>
      <w:r w:rsidDel="00000000" w:rsidR="00000000" w:rsidRPr="00000000">
        <w:rPr>
          <w:rtl w:val="0"/>
        </w:rPr>
        <w:t xml:space="preserve">7</w:t>
      </w:r>
      <w:r w:rsidDel="00000000" w:rsidR="00000000" w:rsidRPr="00000000">
        <w:rPr>
          <w:rtl w:val="0"/>
        </w:rPr>
        <w:t xml:space="preserve">.9  Risk and Risk Mitigation / Risk Assessment</w:t>
      </w:r>
      <w:r w:rsidDel="00000000" w:rsidR="00000000" w:rsidRPr="00000000">
        <w:rPr>
          <w:rtl w:val="0"/>
        </w:rPr>
      </w:r>
    </w:p>
    <w:p w:rsidR="00000000" w:rsidDel="00000000" w:rsidP="00000000" w:rsidRDefault="00000000" w:rsidRPr="00000000" w14:paraId="000006A4">
      <w:pPr>
        <w:rPr/>
      </w:pPr>
      <w:r w:rsidDel="00000000" w:rsidR="00000000" w:rsidRPr="00000000">
        <w:rPr>
          <w:rtl w:val="0"/>
        </w:rPr>
        <w:t xml:space="preserve">PANGEA will conduct research in regions that are highly sensitive to climate change in collaboration with many agencies, making the work particularly valuable to our understanding of the globe and to our ability to respond to climate change. PANGEA will use proactive risk management to mitigate the risk of operating airborne and field measurements across the wide tropical study range required to deliver this high-impact science.</w:t>
      </w:r>
    </w:p>
    <w:p w:rsidR="00000000" w:rsidDel="00000000" w:rsidP="00000000" w:rsidRDefault="00000000" w:rsidRPr="00000000" w14:paraId="000006A5">
      <w:pPr>
        <w:rPr/>
      </w:pPr>
      <w:r w:rsidDel="00000000" w:rsidR="00000000" w:rsidRPr="00000000">
        <w:rPr>
          <w:rtl w:val="0"/>
        </w:rPr>
        <w:t xml:space="preserve"> </w:t>
      </w:r>
    </w:p>
    <w:p w:rsidR="00000000" w:rsidDel="00000000" w:rsidP="00000000" w:rsidRDefault="00000000" w:rsidRPr="00000000" w14:paraId="000006A6">
      <w:pPr>
        <w:rPr/>
      </w:pPr>
      <w:r w:rsidDel="00000000" w:rsidR="00000000" w:rsidRPr="00000000">
        <w:rPr>
          <w:rtl w:val="0"/>
        </w:rPr>
        <w:t xml:space="preserve">During the study phase, PANGEA will compile a comprehensive list of project risks and assess them with a standard Risk Assessment Matrix. For high and medium risk cases, the project will develop and implement a mitigation plan, which will be reviewed with the NASA Program Office. PANGEA expects most risks will fall into the following categories:</w:t>
      </w:r>
    </w:p>
    <w:p w:rsidR="00000000" w:rsidDel="00000000" w:rsidP="00000000" w:rsidRDefault="00000000" w:rsidRPr="00000000" w14:paraId="000006A7">
      <w:pPr>
        <w:numPr>
          <w:ilvl w:val="0"/>
          <w:numId w:val="39"/>
        </w:numPr>
        <w:spacing w:after="40" w:before="40" w:lineRule="auto"/>
        <w:ind w:left="720" w:hanging="360"/>
        <w:rPr>
          <w:u w:val="none"/>
        </w:rPr>
      </w:pPr>
      <w:r w:rsidDel="00000000" w:rsidR="00000000" w:rsidRPr="00000000">
        <w:rPr>
          <w:rtl w:val="0"/>
        </w:rPr>
        <w:t xml:space="preserve">Risks to health and safety</w:t>
      </w:r>
    </w:p>
    <w:p w:rsidR="00000000" w:rsidDel="00000000" w:rsidP="00000000" w:rsidRDefault="00000000" w:rsidRPr="00000000" w14:paraId="000006A8">
      <w:pPr>
        <w:numPr>
          <w:ilvl w:val="0"/>
          <w:numId w:val="39"/>
        </w:numPr>
        <w:spacing w:after="40" w:before="40" w:lineRule="auto"/>
        <w:ind w:left="720" w:hanging="360"/>
        <w:rPr>
          <w:u w:val="none"/>
        </w:rPr>
      </w:pPr>
      <w:r w:rsidDel="00000000" w:rsidR="00000000" w:rsidRPr="00000000">
        <w:rPr>
          <w:rtl w:val="0"/>
        </w:rPr>
        <w:t xml:space="preserve">Risks to meeting science objectives</w:t>
      </w:r>
    </w:p>
    <w:p w:rsidR="00000000" w:rsidDel="00000000" w:rsidP="00000000" w:rsidRDefault="00000000" w:rsidRPr="00000000" w14:paraId="000006A9">
      <w:pPr>
        <w:numPr>
          <w:ilvl w:val="0"/>
          <w:numId w:val="39"/>
        </w:numPr>
        <w:spacing w:after="40" w:before="40" w:lineRule="auto"/>
        <w:ind w:left="720" w:hanging="360"/>
        <w:rPr>
          <w:u w:val="none"/>
        </w:rPr>
      </w:pPr>
      <w:r w:rsidDel="00000000" w:rsidR="00000000" w:rsidRPr="00000000">
        <w:rPr>
          <w:rtl w:val="0"/>
        </w:rPr>
        <w:t xml:space="preserve">Risks to meeting community engagement and applications objectives</w:t>
      </w:r>
    </w:p>
    <w:p w:rsidR="00000000" w:rsidDel="00000000" w:rsidP="00000000" w:rsidRDefault="00000000" w:rsidRPr="00000000" w14:paraId="000006AA">
      <w:pPr>
        <w:ind w:left="720" w:firstLine="0"/>
        <w:rPr/>
      </w:pPr>
      <w:r w:rsidDel="00000000" w:rsidR="00000000" w:rsidRPr="00000000">
        <w:rPr>
          <w:rtl w:val="0"/>
        </w:rPr>
      </w:r>
    </w:p>
    <w:p w:rsidR="00000000" w:rsidDel="00000000" w:rsidP="00000000" w:rsidRDefault="00000000" w:rsidRPr="00000000" w14:paraId="000006AB">
      <w:pPr>
        <w:ind w:left="0" w:firstLine="0"/>
        <w:rPr/>
      </w:pPr>
      <w:r w:rsidDel="00000000" w:rsidR="00000000" w:rsidRPr="00000000">
        <w:rPr>
          <w:b w:val="1"/>
          <w:rtl w:val="0"/>
        </w:rPr>
        <w:t xml:space="preserve">Health and Safety:</w:t>
      </w:r>
      <w:r w:rsidDel="00000000" w:rsidR="00000000" w:rsidRPr="00000000">
        <w:rPr>
          <w:rtl w:val="0"/>
        </w:rPr>
        <w:t xml:space="preserve"> </w:t>
      </w:r>
    </w:p>
    <w:p w:rsidR="00000000" w:rsidDel="00000000" w:rsidP="00000000" w:rsidRDefault="00000000" w:rsidRPr="00000000" w14:paraId="000006AC">
      <w:pPr>
        <w:ind w:left="0" w:firstLine="0"/>
        <w:rPr/>
      </w:pPr>
      <w:r w:rsidDel="00000000" w:rsidR="00000000" w:rsidRPr="00000000">
        <w:rPr>
          <w:rtl w:val="0"/>
        </w:rPr>
        <w:t xml:space="preserve">The project will keep apprised of health and travel safety guidelines issued by the US Department of State Bureau of Consular Affairs for the study areas and will consider changes in risk level under that guidance. PANGEA will also engage with the US Embassy and its Regional Security Offices in-country to receive any health and safety guidance for field and airborne campaign participants. Given the remote nature of many of the study sites, the project will develop plans for safe transportation to the field study sites, whether by off-road vehicle, boat, or other methods. The project will also develop plans for the safety of the airborne crew and instrument operators during the campaign, following </w:t>
      </w:r>
      <w:r w:rsidDel="00000000" w:rsidR="00000000" w:rsidRPr="00000000">
        <w:rPr>
          <w:rtl w:val="0"/>
        </w:rPr>
        <w:t xml:space="preserve">NASA guidelines </w:t>
      </w:r>
      <w:r w:rsidDel="00000000" w:rsidR="00000000" w:rsidRPr="00000000">
        <w:rPr>
          <w:rtl w:val="0"/>
        </w:rPr>
        <w:t xml:space="preserve">for aircraft operations and on the ground. Given that many of the proposed study regions are tropical forests which include a risk for malaria, yellow fever, and related diseases, the project will ensure participants are advised on relevant vaccines and medical treatments prior to participation in the campaign.</w:t>
      </w:r>
    </w:p>
    <w:p w:rsidR="00000000" w:rsidDel="00000000" w:rsidP="00000000" w:rsidRDefault="00000000" w:rsidRPr="00000000" w14:paraId="000006AD">
      <w:pPr>
        <w:ind w:left="0" w:firstLine="0"/>
        <w:rPr/>
      </w:pPr>
      <w:r w:rsidDel="00000000" w:rsidR="00000000" w:rsidRPr="00000000">
        <w:rPr>
          <w:rtl w:val="0"/>
        </w:rPr>
      </w:r>
    </w:p>
    <w:p w:rsidR="00000000" w:rsidDel="00000000" w:rsidP="00000000" w:rsidRDefault="00000000" w:rsidRPr="00000000" w14:paraId="000006AE">
      <w:pPr>
        <w:ind w:left="0" w:firstLine="0"/>
        <w:rPr>
          <w:b w:val="1"/>
        </w:rPr>
      </w:pPr>
      <w:r w:rsidDel="00000000" w:rsidR="00000000" w:rsidRPr="00000000">
        <w:rPr>
          <w:b w:val="1"/>
          <w:rtl w:val="0"/>
        </w:rPr>
        <w:t xml:space="preserve">Meeting Science Objectives: </w:t>
      </w:r>
    </w:p>
    <w:p w:rsidR="00000000" w:rsidDel="00000000" w:rsidP="00000000" w:rsidRDefault="00000000" w:rsidRPr="00000000" w14:paraId="000006AF">
      <w:pPr>
        <w:rPr/>
      </w:pPr>
      <w:r w:rsidDel="00000000" w:rsidR="00000000" w:rsidRPr="00000000">
        <w:rPr>
          <w:rtl w:val="0"/>
        </w:rPr>
        <w:t xml:space="preserve">Given that the study areas are located in various countries, the project will work proactively to </w:t>
      </w:r>
      <w:r w:rsidDel="00000000" w:rsidR="00000000" w:rsidRPr="00000000">
        <w:rPr>
          <w:rtl w:val="0"/>
        </w:rPr>
        <w:t xml:space="preserve">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r w:rsidDel="00000000" w:rsidR="00000000" w:rsidRPr="00000000">
        <w:rPr>
          <w:rtl w:val="0"/>
        </w:rPr>
        <w:t xml:space="preserve">While using NASA aircraft for the airborne measurements have certain benefits, use of these aircraft require diplomatic clearance in both the country with the study area and during transit, and there is a risk of not getting diplomatic clearance for the NASA aircraft at the last minute, as the diplomatic clearance can sometimes only be obtained near its need-by date. In addition, as NASA aircraft are operated by US civil servants, there is a demonstrated risk of a US government shutdown delaying or canceling science flights, especially in the October-December timeframe. PANGEA will consider these and other risks, and may consider using commercial aircraft to mitigate these risks.</w:t>
      </w:r>
    </w:p>
    <w:p w:rsidR="00000000" w:rsidDel="00000000" w:rsidP="00000000" w:rsidRDefault="00000000" w:rsidRPr="00000000" w14:paraId="000006B0">
      <w:pPr>
        <w:rPr/>
      </w:pPr>
      <w:r w:rsidDel="00000000" w:rsidR="00000000" w:rsidRPr="00000000">
        <w:rPr>
          <w:rtl w:val="0"/>
        </w:rPr>
        <w:t xml:space="preserve"> </w:t>
      </w:r>
    </w:p>
    <w:p w:rsidR="00000000" w:rsidDel="00000000" w:rsidP="00000000" w:rsidRDefault="00000000" w:rsidRPr="00000000" w14:paraId="000006B1">
      <w:pPr>
        <w:rPr/>
      </w:pPr>
      <w:r w:rsidDel="00000000" w:rsidR="00000000" w:rsidRPr="00000000">
        <w:rPr>
          <w:rtl w:val="0"/>
        </w:rPr>
        <w:t xml:space="preserve">Weather is also an important consideration in successful field and airborne measurements for PANGEA, especially for optical measurements that require cloud-free conditions for optimal measurements. During the study phase, PANGEA will run a climate analysis to determine the best time of year to do airborne measurements under these considerations. During the airborne campaign periods, PANGEA will hire local weather forecasters who understand the local climate to facilitate successful airborne and field measurements.</w:t>
      </w:r>
    </w:p>
    <w:p w:rsidR="00000000" w:rsidDel="00000000" w:rsidP="00000000" w:rsidRDefault="00000000" w:rsidRPr="00000000" w14:paraId="000006B2">
      <w:pPr>
        <w:ind w:left="0" w:firstLine="0"/>
        <w:rPr/>
      </w:pPr>
      <w:r w:rsidDel="00000000" w:rsidR="00000000" w:rsidRPr="00000000">
        <w:rPr>
          <w:rtl w:val="0"/>
        </w:rPr>
      </w:r>
    </w:p>
    <w:p w:rsidR="00000000" w:rsidDel="00000000" w:rsidP="00000000" w:rsidRDefault="00000000" w:rsidRPr="00000000" w14:paraId="000006B3">
      <w:pPr>
        <w:rPr/>
      </w:pPr>
      <w:r w:rsidDel="00000000" w:rsidR="00000000" w:rsidRPr="00000000">
        <w:rPr>
          <w:b w:val="1"/>
          <w:rtl w:val="0"/>
        </w:rPr>
        <w:t xml:space="preserve">Meeting Community Engagement and Applications Objectives: </w:t>
      </w:r>
      <w:r w:rsidDel="00000000" w:rsidR="00000000" w:rsidRPr="00000000">
        <w:rPr>
          <w:rtl w:val="0"/>
        </w:rPr>
        <w:t xml:space="preserve">PANGEA aims to engage stakeholders from across the study areas, work with local communities, and develop science and applications outcomes that will be useful to a wide variety of people. This requires a lot of coordination and genuine effort to be good partners in these efforts. PANGEA will embrace inclusivity and will actively work to develop and promote inclusive practices throughout the campaign phases. Co-developing projects and working equitably with IP&amp;LC can take a long time and ideally builds on long-standing relationships; it should also involve a plan for how to continue supporting communities beyond the duration of the project. However, given the limited duration for PANGEA field work in each location, there is a risk that the project will not meet these goals. PANGEA will work to maintain relationships with community partners throughout the campaign, and will work with international and industrial partners to secure additional funding to support these efforts in order to increase the depth and meaningfulness of these relationships.</w:t>
      </w:r>
      <w:r w:rsidDel="00000000" w:rsidR="00000000" w:rsidRPr="00000000">
        <w:rPr>
          <w:rtl w:val="0"/>
        </w:rPr>
      </w:r>
    </w:p>
    <w:p w:rsidR="00000000" w:rsidDel="00000000" w:rsidP="00000000" w:rsidRDefault="00000000" w:rsidRPr="00000000" w14:paraId="000006B4">
      <w:pPr>
        <w:pStyle w:val="Heading2"/>
        <w:rPr/>
      </w:pPr>
      <w:bookmarkStart w:colFirst="0" w:colLast="0" w:name="_segnwgqaxwz7" w:id="60"/>
      <w:bookmarkEnd w:id="60"/>
      <w:r w:rsidDel="00000000" w:rsidR="00000000" w:rsidRPr="00000000">
        <w:rPr>
          <w:rtl w:val="0"/>
        </w:rPr>
        <w:t xml:space="preserve">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Enabling Earth Science to Action</w:t>
      </w:r>
      <w:r w:rsidDel="00000000" w:rsidR="00000000" w:rsidRPr="00000000">
        <w:rPr>
          <w:rtl w:val="0"/>
        </w:rPr>
      </w:r>
    </w:p>
    <w:p w:rsidR="00000000" w:rsidDel="00000000" w:rsidP="00000000" w:rsidRDefault="00000000" w:rsidRPr="00000000" w14:paraId="000006B5">
      <w:pPr>
        <w:rPr>
          <w:highlight w:val="white"/>
        </w:rPr>
      </w:pPr>
      <w:r w:rsidDel="00000000" w:rsidR="00000000" w:rsidRPr="00000000">
        <w:rPr>
          <w:highlight w:val="white"/>
          <w:rtl w:val="0"/>
        </w:rPr>
        <w:t xml:space="preserve">There are two main requirements for effective application of NASA research: (1) substantive overlap between NASA science and user needs; and (2) a process that brings potential users and scientists together. By meeting science and measurement objectives, PANGEA is well positioned to advance monitoring capabilities in the tropics, a regi</w:t>
      </w:r>
      <w:r w:rsidDel="00000000" w:rsidR="00000000" w:rsidRPr="00000000">
        <w:rPr>
          <w:rtl w:val="0"/>
        </w:rPr>
        <w:t xml:space="preserve">on where data gaps and limited process understanding will otherwise limit the utility of new and forthcoming satellite sensors.</w:t>
      </w:r>
      <w:r w:rsidDel="00000000" w:rsidR="00000000" w:rsidRPr="00000000">
        <w:rPr>
          <w:highlight w:val="white"/>
          <w:rtl w:val="0"/>
        </w:rPr>
        <w:t xml:space="preserve"> This section presents the ways PANGEA will enable Earth Science to Action (ES2A) in critical fields like climate change and carbon monitoring, biodiversity conservation, and sustainable agriculture and livelihoods. It also details the current and future processes that the project employs to ensure uptake of research outputs by users. PANGEA’s early, intensive, and diverse engagement of partners during the scoping phase for co-design is foundational to ensure the uptake and use of data products. Based on feedback from the scoping phase, PANGEA data products will be highly accessible and user friendly, and will include information on scaling </w:t>
      </w:r>
      <w:r w:rsidDel="00000000" w:rsidR="00000000" w:rsidRPr="00000000">
        <w:rPr>
          <w:highlight w:val="white"/>
          <w:rtl w:val="0"/>
        </w:rPr>
        <w:t xml:space="preserve">approaches</w:t>
      </w:r>
      <w:r w:rsidDel="00000000" w:rsidR="00000000" w:rsidRPr="00000000">
        <w:rPr>
          <w:highlight w:val="white"/>
          <w:rtl w:val="0"/>
        </w:rPr>
        <w:t xml:space="preserve">, offer educational materials, and continue a bidirectional dialog that raises awareness about PANGEA and its products while collecting feedback on user needs. PANGEA plans to advance methodologies to weave local, traditional, and ecological knowledge with remote sensing data, which offers both opportunities for improved scientific understanding, and unearths novel routes to put PANGEA products in the hands of </w:t>
      </w:r>
      <w:r w:rsidDel="00000000" w:rsidR="00000000" w:rsidRPr="00000000">
        <w:rPr>
          <w:highlight w:val="white"/>
          <w:rtl w:val="0"/>
        </w:rPr>
        <w:t xml:space="preserve">decision makers and action takers</w:t>
      </w:r>
      <w:r w:rsidDel="00000000" w:rsidR="00000000" w:rsidRPr="00000000">
        <w:rPr>
          <w:highlight w:val="white"/>
          <w:rtl w:val="0"/>
        </w:rPr>
        <w:t xml:space="preserve">. </w:t>
      </w:r>
    </w:p>
    <w:p w:rsidR="00000000" w:rsidDel="00000000" w:rsidP="00000000" w:rsidRDefault="00000000" w:rsidRPr="00000000" w14:paraId="000006B6">
      <w:pPr>
        <w:pStyle w:val="Heading3"/>
        <w:rPr>
          <w:rFonts w:ascii="Roboto" w:cs="Roboto" w:eastAsia="Roboto" w:hAnsi="Roboto"/>
          <w:color w:val="1f1f1f"/>
          <w:sz w:val="21"/>
          <w:szCs w:val="21"/>
          <w:highlight w:val="white"/>
        </w:rPr>
      </w:pPr>
      <w:bookmarkStart w:colFirst="0" w:colLast="0" w:name="_d0n9lllcjn02" w:id="61"/>
      <w:bookmarkEnd w:id="61"/>
      <w:r w:rsidDel="00000000" w:rsidR="00000000" w:rsidRPr="00000000">
        <w:rPr>
          <w:rtl w:val="0"/>
        </w:rPr>
        <w:t xml:space="preserve">8.1 Applications of PANGEA research </w:t>
      </w:r>
      <w:r w:rsidDel="00000000" w:rsidR="00000000" w:rsidRPr="00000000">
        <w:rPr>
          <w:rtl w:val="0"/>
        </w:rPr>
        <w:t xml:space="preserve">outputs</w:t>
      </w:r>
      <w:r w:rsidDel="00000000" w:rsidR="00000000" w:rsidRPr="00000000">
        <w:rPr>
          <w:rtl w:val="0"/>
        </w:rPr>
      </w:r>
    </w:p>
    <w:p w:rsidR="00000000" w:rsidDel="00000000" w:rsidP="00000000" w:rsidRDefault="00000000" w:rsidRPr="00000000" w14:paraId="000006B7">
      <w:pPr>
        <w:pStyle w:val="Heading4"/>
        <w:spacing w:after="240" w:before="240" w:lineRule="auto"/>
        <w:rPr/>
      </w:pPr>
      <w:bookmarkStart w:colFirst="0" w:colLast="0" w:name="_hm6wmphkkjb5" w:id="62"/>
      <w:bookmarkEnd w:id="62"/>
      <w:r w:rsidDel="00000000" w:rsidR="00000000" w:rsidRPr="00000000">
        <w:rPr>
          <w:rtl w:val="0"/>
        </w:rPr>
        <w:t xml:space="preserve">8</w:t>
      </w:r>
      <w:r w:rsidDel="00000000" w:rsidR="00000000" w:rsidRPr="00000000">
        <w:rPr>
          <w:rtl w:val="0"/>
        </w:rPr>
        <w:t xml:space="preserve">.1.1 </w:t>
      </w:r>
      <w:r w:rsidDel="00000000" w:rsidR="00000000" w:rsidRPr="00000000">
        <w:rPr>
          <w:rtl w:val="0"/>
        </w:rPr>
        <w:t xml:space="preserve">Climate Mitigation and Carbon Monitoring</w:t>
      </w:r>
      <w:r w:rsidDel="00000000" w:rsidR="00000000" w:rsidRPr="00000000">
        <w:rPr>
          <w:rtl w:val="0"/>
        </w:rPr>
        <w:t xml:space="preserve"> </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4680"/>
        <w:gridCol w:w="3510"/>
        <w:tblGridChange w:id="0">
          <w:tblGrid>
            <w:gridCol w:w="1170"/>
            <w:gridCol w:w="4680"/>
            <w:gridCol w:w="3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Science 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Potential partners/channels for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Q1, Q4</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Improving carbon accounting for credits and climate change mitigation - precision around impacts of forest loss and gain on carbon sequestration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Q2, Q4, Q6, Q7</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color w:val="ff0000"/>
              </w:rPr>
            </w:pPr>
            <w:r w:rsidDel="00000000" w:rsidR="00000000" w:rsidRPr="00000000">
              <w:rPr>
                <w:rFonts w:ascii="Avenir" w:cs="Avenir" w:eastAsia="Avenir" w:hAnsi="Avenir"/>
                <w:color w:val="ff0000"/>
                <w:rtl w:val="0"/>
              </w:rPr>
              <w:t xml:space="preserve">Improving carbon flux predictions for global climate predictions (IPCC)</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Q1, Q7, Q20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Mapping and quantifying carbon sequestration permanence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spacing w:line="240" w:lineRule="auto"/>
              <w:ind w:left="0" w:firstLine="0"/>
              <w:rPr>
                <w:rFonts w:ascii="Avenir" w:cs="Avenir" w:eastAsia="Avenir" w:hAnsi="Avenir"/>
              </w:rPr>
            </w:pPr>
            <w:r w:rsidDel="00000000" w:rsidR="00000000" w:rsidRPr="00000000">
              <w:rPr>
                <w:rFonts w:ascii="Avenir" w:cs="Avenir" w:eastAsia="Avenir" w:hAnsi="Avenir"/>
                <w:rtl w:val="0"/>
              </w:rPr>
              <w:t xml:space="preserve">Deforestation and degradation alerts - associated with various drivers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WRI, GATC</w:t>
            </w:r>
          </w:p>
        </w:tc>
      </w:tr>
    </w:tbl>
    <w:p w:rsidR="00000000" w:rsidDel="00000000" w:rsidP="00000000" w:rsidRDefault="00000000" w:rsidRPr="00000000" w14:paraId="000006C7">
      <w:pPr>
        <w:rPr/>
      </w:pPr>
      <w:r w:rsidDel="00000000" w:rsidR="00000000" w:rsidRPr="00000000">
        <w:rPr>
          <w:rtl w:val="0"/>
        </w:rPr>
        <w:t xml:space="preserve"> </w:t>
      </w:r>
    </w:p>
    <w:p w:rsidR="00000000" w:rsidDel="00000000" w:rsidP="00000000" w:rsidRDefault="00000000" w:rsidRPr="00000000" w14:paraId="000006C8">
      <w:pPr>
        <w:rPr/>
      </w:pPr>
      <w:r w:rsidDel="00000000" w:rsidR="00000000" w:rsidRPr="00000000">
        <w:rPr>
          <w:rtl w:val="0"/>
        </w:rPr>
        <w:t xml:space="preserve">To effectively manage a problem, consistent and accurate measuring and monitoring it is essential. Mapping and monitoring tropical carbon stocks and fluxes is critical for closing the global carbon budget, constraining future climate change projections, and for improving measurement, reporting, and validation (MRV) of carbon credits, offering clear applications for PANGEA data, analysis, and methodological improvements. </w:t>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t xml:space="preserve">Improving climate change projections, especially decreasing uncertainty around carbon fluxes of tropical forests, tropical land use change, and tropical forest responses to climate change are critical to deliver per the National Science and Technology (NSTC) Fast Track Action Committee (FTAC) on Climate Services March 2023 report. Results from PANGEA will improve our understanding of the carbon content of tropical forests, currently a significant source of uncertainty in the global carbon budget in the following ways:</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highlight w:val="yellow"/>
        </w:rPr>
      </w:pPr>
      <w:r w:rsidDel="00000000" w:rsidR="00000000" w:rsidRPr="00000000">
        <w:rPr>
          <w:b w:val="1"/>
          <w:i w:val="1"/>
          <w:rtl w:val="0"/>
        </w:rPr>
        <w:t xml:space="preserve">Improving carbon accounting</w:t>
      </w:r>
      <w:r w:rsidDel="00000000" w:rsidR="00000000" w:rsidRPr="00000000">
        <w:rPr>
          <w:rtl w:val="0"/>
        </w:rPr>
        <w:t xml:space="preserve">: </w:t>
      </w:r>
      <w:r w:rsidDel="00000000" w:rsidR="00000000" w:rsidRPr="00000000">
        <w:rPr>
          <w:highlight w:val="yellow"/>
          <w:rtl w:val="0"/>
        </w:rPr>
        <w:t xml:space="preserve">Tropical forest carbon credits are a significant and highly debated component of both the voluntary and mandatory carbon markets. Carbon credits are lauded as a critical avenue to inject climate financing into tropical landscapes, and have attracted interest from a broad range of actors frobut significant uncertainties around carbon fluxes and land use change patterns in the tropics hamstring efforts to develop and market tropical forest carbon credits at scale.</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b w:val="1"/>
          <w:i w:val="1"/>
          <w:rtl w:val="0"/>
        </w:rPr>
        <w:t xml:space="preserve">Improving carbon flux predictions</w:t>
      </w:r>
      <w:r w:rsidDel="00000000" w:rsidR="00000000" w:rsidRPr="00000000">
        <w:rPr>
          <w:rtl w:val="0"/>
        </w:rPr>
        <w:t xml:space="preserve">: The Intergovernmental Panel on Climate Change (IPCC) synthesis reports are the world’s most comprehensive review of climate change for the planet, and are used extensively by policy makers to set subnational, national, and international goals to mitigate climate change.  The accuracy of their estimations are paramount. In the most recent sixth assessment, the Climate Change Mitigation working group </w:t>
      </w:r>
      <w:commentRangeStart w:id="787"/>
      <w:r w:rsidDel="00000000" w:rsidR="00000000" w:rsidRPr="00000000">
        <w:rPr>
          <w:rtl w:val="0"/>
        </w:rPr>
        <w:t xml:space="preserve">noted </w:t>
      </w:r>
      <w:commentRangeEnd w:id="787"/>
      <w:r w:rsidDel="00000000" w:rsidR="00000000" w:rsidRPr="00000000">
        <w:commentReference w:id="787"/>
      </w:r>
      <w:r w:rsidDel="00000000" w:rsidR="00000000" w:rsidRPr="00000000">
        <w:rPr>
          <w:rtl w:val="0"/>
        </w:rPr>
        <w:t xml:space="preserve">the promise of remote sensing for improving the accuracy of estimates of forest carbon, but mentioned uncertainty in estimates from Earth Observations as a significant shortcoming.  PANGEA is well positioned to decrease this uncertainty by improving our understanding of carbon flux variability under climate change and extreme weather events (Q2), and by better linking carbon fluxes to phenology (Q4).  </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spacing w:after="240" w:before="240" w:lineRule="auto"/>
        <w:rPr/>
      </w:pPr>
      <w:r w:rsidDel="00000000" w:rsidR="00000000" w:rsidRPr="00000000">
        <w:rPr>
          <w:b w:val="1"/>
          <w:i w:val="1"/>
          <w:rtl w:val="0"/>
        </w:rPr>
        <w:t xml:space="preserve">Mapping and quantifying carbon sequestration permanence: </w:t>
      </w:r>
      <w:r w:rsidDel="00000000" w:rsidR="00000000" w:rsidRPr="00000000">
        <w:rPr>
          <w:rtl w:val="0"/>
        </w:rPr>
      </w:r>
    </w:p>
    <w:p w:rsidR="00000000" w:rsidDel="00000000" w:rsidP="00000000" w:rsidRDefault="00000000" w:rsidRPr="00000000" w14:paraId="000006D1">
      <w:pPr>
        <w:numPr>
          <w:ilvl w:val="0"/>
          <w:numId w:val="21"/>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6D2">
      <w:pPr>
        <w:numPr>
          <w:ilvl w:val="1"/>
          <w:numId w:val="21"/>
        </w:numPr>
        <w:spacing w:line="240" w:lineRule="auto"/>
        <w:ind w:left="1440" w:hanging="360"/>
      </w:pPr>
      <w:r w:rsidDel="00000000" w:rsidR="00000000" w:rsidRPr="00000000">
        <w:rPr>
          <w:rtl w:val="0"/>
        </w:rPr>
        <w:t xml:space="preserve">Carbon credit Standards, uncertainties, harmonization </w:t>
      </w:r>
    </w:p>
    <w:p w:rsidR="00000000" w:rsidDel="00000000" w:rsidP="00000000" w:rsidRDefault="00000000" w:rsidRPr="00000000" w14:paraId="000006D3">
      <w:pPr>
        <w:numPr>
          <w:ilvl w:val="1"/>
          <w:numId w:val="21"/>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6D4">
      <w:pPr>
        <w:numPr>
          <w:ilvl w:val="1"/>
          <w:numId w:val="21"/>
        </w:numPr>
        <w:spacing w:line="240" w:lineRule="auto"/>
        <w:ind w:left="1440" w:hanging="360"/>
        <w:rPr>
          <w:u w:val="none"/>
        </w:rPr>
      </w:pPr>
      <w:r w:rsidDel="00000000" w:rsidR="00000000" w:rsidRPr="00000000">
        <w:rPr>
          <w:rtl w:val="0"/>
        </w:rPr>
        <w:t xml:space="preserve">Refining predictions, specifically IPCC, to make them more accurate</w:t>
      </w:r>
    </w:p>
    <w:p w:rsidR="00000000" w:rsidDel="00000000" w:rsidP="00000000" w:rsidRDefault="00000000" w:rsidRPr="00000000" w14:paraId="000006D5">
      <w:pPr>
        <w:numPr>
          <w:ilvl w:val="2"/>
          <w:numId w:val="21"/>
        </w:numPr>
        <w:spacing w:line="240" w:lineRule="auto"/>
        <w:ind w:left="2160" w:hanging="360"/>
        <w:rPr>
          <w:u w:val="none"/>
        </w:rPr>
      </w:pPr>
      <w:r w:rsidDel="00000000" w:rsidR="00000000" w:rsidRPr="00000000">
        <w:rPr>
          <w:rtl w:val="0"/>
        </w:rPr>
        <w:t xml:space="preserve">Expected changes to carbon stocks under climate change</w:t>
      </w:r>
    </w:p>
    <w:p w:rsidR="00000000" w:rsidDel="00000000" w:rsidP="00000000" w:rsidRDefault="00000000" w:rsidRPr="00000000" w14:paraId="000006D6">
      <w:pPr>
        <w:numPr>
          <w:ilvl w:val="0"/>
          <w:numId w:val="21"/>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6D7">
      <w:pPr>
        <w:spacing w:line="240" w:lineRule="auto"/>
        <w:rPr/>
      </w:pPr>
      <w:r w:rsidDel="00000000" w:rsidR="00000000" w:rsidRPr="00000000">
        <w:rPr>
          <w:rtl w:val="0"/>
        </w:rPr>
      </w:r>
    </w:p>
    <w:p w:rsidR="00000000" w:rsidDel="00000000" w:rsidP="00000000" w:rsidRDefault="00000000" w:rsidRPr="00000000" w14:paraId="000006D8">
      <w:pPr>
        <w:spacing w:after="240" w:before="240" w:line="240" w:lineRule="auto"/>
        <w:rPr>
          <w:highlight w:val="yellow"/>
        </w:rPr>
      </w:pPr>
      <w:r w:rsidDel="00000000" w:rsidR="00000000" w:rsidRPr="00000000">
        <w:rPr>
          <w:b w:val="1"/>
          <w:i w:val="1"/>
          <w:rtl w:val="0"/>
        </w:rPr>
        <w:t xml:space="preserve">Advancing deforestation and degradation alerts associated with various drivers</w:t>
      </w:r>
      <w:r w:rsidDel="00000000" w:rsidR="00000000" w:rsidRPr="00000000">
        <w:rPr>
          <w:rtl w:val="0"/>
        </w:rPr>
        <w:t xml:space="preserve">: </w:t>
      </w:r>
      <w:r w:rsidDel="00000000" w:rsidR="00000000" w:rsidRPr="00000000">
        <w:rPr>
          <w:highlight w:val="yellow"/>
          <w:rtl w:val="0"/>
        </w:rPr>
        <w:t xml:space="preserve">XYZ</w:t>
      </w:r>
    </w:p>
    <w:p w:rsidR="00000000" w:rsidDel="00000000" w:rsidP="00000000" w:rsidRDefault="00000000" w:rsidRPr="00000000" w14:paraId="000006D9">
      <w:pPr>
        <w:spacing w:line="240" w:lineRule="auto"/>
        <w:rPr/>
      </w:pPr>
      <w:r w:rsidDel="00000000" w:rsidR="00000000" w:rsidRPr="00000000">
        <w:rPr>
          <w:rtl w:val="0"/>
        </w:rPr>
      </w:r>
    </w:p>
    <w:p w:rsidR="00000000" w:rsidDel="00000000" w:rsidP="00000000" w:rsidRDefault="00000000" w:rsidRPr="00000000" w14:paraId="000006DA">
      <w:pPr>
        <w:pStyle w:val="Heading4"/>
        <w:spacing w:after="240" w:before="240" w:lineRule="auto"/>
        <w:rPr/>
      </w:pPr>
      <w:bookmarkStart w:colFirst="0" w:colLast="0" w:name="_e69rpn43gqyr" w:id="63"/>
      <w:bookmarkEnd w:id="63"/>
      <w:r w:rsidDel="00000000" w:rsidR="00000000" w:rsidRPr="00000000">
        <w:rPr>
          <w:rtl w:val="0"/>
        </w:rPr>
        <w:t xml:space="preserve">8.1.2 Biodiversity Conservation</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3495"/>
        <w:gridCol w:w="4590"/>
        <w:tblGridChange w:id="0">
          <w:tblGrid>
            <w:gridCol w:w="1275"/>
            <w:gridCol w:w="349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partners/channels for implementation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Q6, Q7, Q10, Q11, Q12, Q19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Biodiversity mapping to support </w:t>
            </w:r>
            <w:r w:rsidDel="00000000" w:rsidR="00000000" w:rsidRPr="00000000">
              <w:rPr>
                <w:rFonts w:ascii="Calibri" w:cs="Calibri" w:eastAsia="Calibri" w:hAnsi="Calibri"/>
                <w:b w:val="1"/>
                <w:rtl w:val="0"/>
              </w:rPr>
              <w:t xml:space="preserve">landscape connectivity</w:t>
            </w:r>
            <w:r w:rsidDel="00000000" w:rsidR="00000000" w:rsidRPr="00000000">
              <w:rPr>
                <w:rFonts w:ascii="Avenir" w:cs="Avenir" w:eastAsia="Avenir" w:hAnsi="Avenir"/>
                <w:rtl w:val="0"/>
              </w:rPr>
              <w:t xml:space="preserve"> and </w:t>
            </w:r>
            <w:r w:rsidDel="00000000" w:rsidR="00000000" w:rsidRPr="00000000">
              <w:rPr>
                <w:rFonts w:ascii="Calibri" w:cs="Calibri" w:eastAsia="Calibri" w:hAnsi="Calibri"/>
                <w:b w:val="1"/>
                <w:rtl w:val="0"/>
              </w:rPr>
              <w:t xml:space="preserve">corridor implementation </w:t>
            </w:r>
            <w:r w:rsidDel="00000000" w:rsidR="00000000" w:rsidRPr="00000000">
              <w:rPr>
                <w:rFonts w:ascii="Avenir" w:cs="Avenir" w:eastAsia="Avenir" w:hAnsi="Avenir"/>
                <w:rtl w:val="0"/>
              </w:rPr>
              <w:t xml:space="preserve">and </w:t>
            </w:r>
            <w:r w:rsidDel="00000000" w:rsidR="00000000" w:rsidRPr="00000000">
              <w:rPr>
                <w:rFonts w:ascii="Calibri" w:cs="Calibri" w:eastAsia="Calibri" w:hAnsi="Calibri"/>
                <w:b w:val="1"/>
                <w:rtl w:val="0"/>
              </w:rPr>
              <w:t xml:space="preserve">tropical forest restoration </w:t>
            </w:r>
            <w:r w:rsidDel="00000000" w:rsidR="00000000" w:rsidRPr="00000000">
              <w:rPr>
                <w:rFonts w:ascii="Avenir" w:cs="Avenir" w:eastAsia="Avenir" w:hAnsi="Avenir"/>
                <w:rtl w:val="0"/>
              </w:rPr>
              <w:t xml:space="preserve">(in alignment with Ecosystem Atlas)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Alexander von Humboldt Biological Resources Research Institute, Central African Forest Commission, Conservation International, European Space Agency, IUCN Regional Offices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after="0" w:before="0" w:line="240" w:lineRule="auto"/>
              <w:ind w:left="0" w:firstLine="0"/>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2">
            <w:pPr>
              <w:spacing w:after="0" w:before="0" w:line="240" w:lineRule="auto"/>
              <w:ind w:left="0" w:firstLine="0"/>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after="0" w:before="0" w:line="240" w:lineRule="auto"/>
              <w:ind w:left="0" w:firstLine="0"/>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Q10, Q11, 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spacing w:line="240" w:lineRule="auto"/>
              <w:rPr>
                <w:rFonts w:ascii="Calibri" w:cs="Calibri" w:eastAsia="Calibri" w:hAnsi="Calibri"/>
                <w:b w:val="1"/>
              </w:rPr>
            </w:pPr>
            <w:r w:rsidDel="00000000" w:rsidR="00000000" w:rsidRPr="00000000">
              <w:rPr>
                <w:rFonts w:ascii="Avenir" w:cs="Avenir" w:eastAsia="Avenir" w:hAnsi="Avenir"/>
                <w:rtl w:val="0"/>
              </w:rPr>
              <w:t xml:space="preserve">Empowering and elevating Indigenous, local, and traditional communities through the </w:t>
            </w:r>
            <w:r w:rsidDel="00000000" w:rsidR="00000000" w:rsidRPr="00000000">
              <w:rPr>
                <w:rFonts w:ascii="Calibri" w:cs="Calibri" w:eastAsia="Calibri" w:hAnsi="Calibri"/>
                <w:b w:val="1"/>
                <w:rtl w:val="0"/>
              </w:rPr>
              <w:t xml:space="preserve">integration of IEK, LEK, and TEK with remote sensing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NASA Indigenous Peoples Initiative, Global Alliance of Territorial Communities, Rights &amp; Resources Initiative, Congo Basin Institute School for Indigenous and Local Knowledge, MapBiomas, Woodwell Climate Research Center</w:t>
            </w:r>
          </w:p>
        </w:tc>
      </w:tr>
    </w:tbl>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pPr>
      <w:r w:rsidDel="00000000" w:rsidR="00000000" w:rsidRPr="00000000">
        <w:rPr>
          <w:rtl w:val="0"/>
        </w:rPr>
        <w:t xml:space="preserve">The rate of global biodiversity loss is intensified by a poor understanding of the emergent contributions of biological assembly to the structure and function of ecosystems. Throughout the evolutionary history of life on Earth, the tropical biosphere has served as an “engine” for generating biodiversity (</w:t>
      </w:r>
      <w:commentRangeStart w:id="788"/>
      <w:commentRangeStart w:id="789"/>
      <w:r w:rsidDel="00000000" w:rsidR="00000000" w:rsidRPr="00000000">
        <w:rPr>
          <w:rtl w:val="0"/>
        </w:rPr>
        <w:t xml:space="preserve">Antonelli et al., 2015</w:t>
      </w:r>
      <w:commentRangeEnd w:id="788"/>
      <w:r w:rsidDel="00000000" w:rsidR="00000000" w:rsidRPr="00000000">
        <w:commentReference w:id="788"/>
      </w:r>
      <w:commentRangeEnd w:id="789"/>
      <w:r w:rsidDel="00000000" w:rsidR="00000000" w:rsidRPr="00000000">
        <w:commentReference w:id="789"/>
      </w:r>
      <w:r w:rsidDel="00000000" w:rsidR="00000000" w:rsidRPr="00000000">
        <w:rPr>
          <w:rtl w:val="0"/>
        </w:rPr>
        <w:t xml:space="preserve">) and remains the contemporary biodiversity hotspot. Biodiversity conservation in the tropics has the potential to reveal reciprocal social-ecological benefits and inform strategies for local-scale adaptation and climate resilience. The first Global Biodiversity Framework 2030 target is to “Plan and Manage all Areas To Reduce Biodiversity Loss” while respecting the rights of Indigenous peoples and local communities (</w:t>
      </w:r>
      <w:commentRangeStart w:id="790"/>
      <w:r w:rsidDel="00000000" w:rsidR="00000000" w:rsidRPr="00000000">
        <w:rPr>
          <w:rtl w:val="0"/>
        </w:rPr>
        <w:t xml:space="preserve">CBD 2030</w:t>
      </w:r>
      <w:commentRangeEnd w:id="790"/>
      <w:r w:rsidDel="00000000" w:rsidR="00000000" w:rsidRPr="00000000">
        <w:commentReference w:id="790"/>
      </w:r>
      <w:r w:rsidDel="00000000" w:rsidR="00000000" w:rsidRPr="00000000">
        <w:rPr>
          <w:rtl w:val="0"/>
        </w:rPr>
        <w:t xml:space="preserve">). Doing so requires a campaign on the scale of PANGEA. T</w:t>
      </w:r>
      <w:commentRangeStart w:id="791"/>
      <w:r w:rsidDel="00000000" w:rsidR="00000000" w:rsidRPr="00000000">
        <w:rPr>
          <w:rtl w:val="0"/>
        </w:rPr>
        <w:t xml:space="preserve">argets 2 and 3 are to restore 30% of all degraded ecosystems, and conserve 30% of all land, water, and sea.</w:t>
      </w:r>
      <w:commentRangeEnd w:id="791"/>
      <w:r w:rsidDel="00000000" w:rsidR="00000000" w:rsidRPr="00000000">
        <w:commentReference w:id="791"/>
      </w:r>
      <w:r w:rsidDel="00000000" w:rsidR="00000000" w:rsidRPr="00000000">
        <w:rPr>
          <w:rtl w:val="0"/>
        </w:rPr>
        <w:t xml:space="preserve"> </w:t>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rPr/>
      </w:pPr>
      <w:r w:rsidDel="00000000" w:rsidR="00000000" w:rsidRPr="00000000">
        <w:rPr>
          <w:rtl w:val="0"/>
        </w:rPr>
        <w:t xml:space="preserve">To assist in the ability to meet these targets, the Group on Earth Observations (GEO) </w:t>
      </w:r>
      <w:r w:rsidDel="00000000" w:rsidR="00000000" w:rsidRPr="00000000">
        <w:rPr>
          <w:b w:val="1"/>
          <w:rtl w:val="0"/>
        </w:rPr>
        <w:t xml:space="preserve">Global Ecosystems Atlas </w:t>
      </w:r>
      <w:r w:rsidDel="00000000" w:rsidR="00000000" w:rsidRPr="00000000">
        <w:rPr>
          <w:rtl w:val="0"/>
        </w:rPr>
        <w:t xml:space="preserve">effort, supported by the Convention on Biological Diversity and UNFCCC, is working to unite high-quality global, regional, and national ecosystem maps into a single, open, online resource, with the goal of developing an Atlas that will enable everyone—from governments to individual citizens—to take action to protect nature. The Global Ecosystem Atlas is prioritizing mapping “structure and function of the world’s ecosystems in unprecedented detail.” </w:t>
      </w:r>
      <w:r w:rsidDel="00000000" w:rsidR="00000000" w:rsidRPr="00000000">
        <w:rPr>
          <w:b w:val="1"/>
          <w:rtl w:val="0"/>
        </w:rPr>
        <w:t xml:space="preserve">PANGEA will fill major calibration and validation data gaps in Earth’s most diverse biome and will directly support this effort </w:t>
      </w:r>
      <w:r w:rsidDel="00000000" w:rsidR="00000000" w:rsidRPr="00000000">
        <w:rPr>
          <w:rtl w:val="0"/>
        </w:rPr>
        <w:t xml:space="preserve">in collaboration with the USGS, European Space Agency, IUCN, ESRI, and others. </w:t>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rPr/>
      </w:pPr>
      <w:r w:rsidDel="00000000" w:rsidR="00000000" w:rsidRPr="00000000">
        <w:rPr>
          <w:rtl w:val="0"/>
        </w:rPr>
        <w:t xml:space="preserve">Biodiversity conservation can make considerable progress with large-scale observations across disturbance gradients. Participatory land-use planning with NASA Earth Observation monitoring capabilities that will result from PANGEA are needed to support collaborative decision-making between land-users and governments to design corridors and improve landscape connectivity. Similarly, forest restoration efforts require improved understanding of plant-animal interactions, and what species can effectively support restoration efforts, and where. Understanding of the complex processes that sustain regrowing tropical forest landscapes will be advanced through PANGEA, with science activities directly guided by these applications. PANGEA will enable the mapping of biodiversity and diverse processes in the tropics where methods and approaches are currently insufficient. NASA remote sensing of Essential Biodiversity Variables (EBVs) like the biological effects of fire and irregular inundation are among the highest priority identified by the Group on Earth Observations Biodiversity Observation Network (GEO BON; </w:t>
      </w:r>
      <w:commentRangeStart w:id="792"/>
      <w:commentRangeStart w:id="793"/>
      <w:r w:rsidDel="00000000" w:rsidR="00000000" w:rsidRPr="00000000">
        <w:rPr>
          <w:rtl w:val="0"/>
        </w:rPr>
        <w:t xml:space="preserve">Skidmore </w:t>
      </w:r>
      <w:r w:rsidDel="00000000" w:rsidR="00000000" w:rsidRPr="00000000">
        <w:rPr>
          <w:i w:val="1"/>
          <w:rtl w:val="0"/>
        </w:rPr>
        <w:t xml:space="preserve">et al.</w:t>
      </w:r>
      <w:r w:rsidDel="00000000" w:rsidR="00000000" w:rsidRPr="00000000">
        <w:rPr>
          <w:rtl w:val="0"/>
        </w:rPr>
        <w:t xml:space="preserve">, 2021</w:t>
      </w:r>
      <w:commentRangeEnd w:id="792"/>
      <w:r w:rsidDel="00000000" w:rsidR="00000000" w:rsidRPr="00000000">
        <w:commentReference w:id="792"/>
      </w:r>
      <w:commentRangeEnd w:id="793"/>
      <w:r w:rsidDel="00000000" w:rsidR="00000000" w:rsidRPr="00000000">
        <w:commentReference w:id="793"/>
      </w:r>
      <w:r w:rsidDel="00000000" w:rsidR="00000000" w:rsidRPr="00000000">
        <w:rPr>
          <w:rtl w:val="0"/>
        </w:rPr>
        <w:t xml:space="preserve">). </w:t>
      </w:r>
    </w:p>
    <w:p w:rsidR="00000000" w:rsidDel="00000000" w:rsidP="00000000" w:rsidRDefault="00000000" w:rsidRPr="00000000" w14:paraId="000006ED">
      <w:pPr>
        <w:rPr/>
      </w:pPr>
      <w:r w:rsidDel="00000000" w:rsidR="00000000" w:rsidRPr="00000000">
        <w:rPr>
          <w:rtl w:val="0"/>
        </w:rPr>
      </w:r>
    </w:p>
    <w:p w:rsidR="00000000" w:rsidDel="00000000" w:rsidP="00000000" w:rsidRDefault="00000000" w:rsidRPr="00000000" w14:paraId="000006EE">
      <w:pPr>
        <w:rPr/>
      </w:pPr>
      <w:r w:rsidDel="00000000" w:rsidR="00000000" w:rsidRPr="00000000">
        <w:rPr>
          <w:rtl w:val="0"/>
        </w:rPr>
        <w:t xml:space="preserve">In addition, partnerships with key collaborators identified in the scoping campaign will accelerate the development of user platforms for protecting biodiversity and its contributions to people. In June 2024, a joint PANGEA workshop with the Governor’s Climate and Forests Task Force included a presentation from MapBiomas </w:t>
      </w:r>
      <w:r w:rsidDel="00000000" w:rsidR="00000000" w:rsidRPr="00000000">
        <w:rPr>
          <w:rtl w:val="0"/>
        </w:rPr>
        <w:t xml:space="preserve">proposing</w:t>
      </w:r>
      <w:r w:rsidDel="00000000" w:rsidR="00000000" w:rsidRPr="00000000">
        <w:rPr>
          <w:rtl w:val="0"/>
        </w:rPr>
        <w:t xml:space="preserve"> science-informed biodiversity management and conservation strategies with mapping and monitoring of land cover, land use, surface water, and fire scars. Partners like MapBiomas, the </w:t>
      </w:r>
      <w:r w:rsidDel="00000000" w:rsidR="00000000" w:rsidRPr="00000000">
        <w:rPr>
          <w:rtl w:val="0"/>
        </w:rPr>
        <w:t xml:space="preserve">Alexander von Humboldt Biological Resources Research Institute</w:t>
      </w:r>
      <w:r w:rsidDel="00000000" w:rsidR="00000000" w:rsidRPr="00000000">
        <w:rPr>
          <w:rtl w:val="0"/>
        </w:rPr>
        <w:t xml:space="preserve">, Conservation International, and other tropical and international organizations will support the development of user-friendly platforms that are accessible from local to global scales. PANGEA will specifically prioritize engagement with Ind</w:t>
      </w:r>
      <w:r w:rsidDel="00000000" w:rsidR="00000000" w:rsidRPr="00000000">
        <w:rPr>
          <w:rtl w:val="0"/>
        </w:rPr>
        <w:t xml:space="preserve">igenous Peoples and Local Community Alliances and Organizations to empower and elevate Indigenous, local, and traditional communities through the </w:t>
      </w:r>
      <w:r w:rsidDel="00000000" w:rsidR="00000000" w:rsidRPr="00000000">
        <w:rPr>
          <w:b w:val="1"/>
          <w:rtl w:val="0"/>
        </w:rPr>
        <w:t xml:space="preserve">integration of IEK, LEK, and TEK with remote sensing. </w:t>
      </w:r>
      <w:r w:rsidDel="00000000" w:rsidR="00000000" w:rsidRPr="00000000">
        <w:rPr>
          <w:rtl w:val="0"/>
        </w:rPr>
        <w:t xml:space="preserve">PANGEA will support efforts initiated and led by the Global Alliance of Tropical Communities, whose women’s movement is already conducting drone data collection training, and the Rights and Resources Initiative, who has partnered with Woodwell in the past to quantify and estimate the carbon stored in Indigenous, Afro-descendent, and local community lands (</w:t>
      </w:r>
      <w:commentRangeStart w:id="794"/>
      <w:r w:rsidDel="00000000" w:rsidR="00000000" w:rsidRPr="00000000">
        <w:rPr>
          <w:rtl w:val="0"/>
        </w:rPr>
        <w:t xml:space="preserve">policy brief</w:t>
      </w:r>
      <w:commentRangeEnd w:id="794"/>
      <w:r w:rsidDel="00000000" w:rsidR="00000000" w:rsidRPr="00000000">
        <w:commentReference w:id="794"/>
      </w:r>
      <w:r w:rsidDel="00000000" w:rsidR="00000000" w:rsidRPr="00000000">
        <w:rPr>
          <w:rtl w:val="0"/>
        </w:rPr>
        <w:t xml:space="preserve">, </w:t>
      </w:r>
      <w:commentRangeStart w:id="795"/>
      <w:r w:rsidDel="00000000" w:rsidR="00000000" w:rsidRPr="00000000">
        <w:rPr>
          <w:rtl w:val="0"/>
        </w:rPr>
        <w:t xml:space="preserve">research report</w:t>
      </w:r>
      <w:commentRangeEnd w:id="795"/>
      <w:r w:rsidDel="00000000" w:rsidR="00000000" w:rsidRPr="00000000">
        <w:commentReference w:id="795"/>
      </w:r>
      <w:r w:rsidDel="00000000" w:rsidR="00000000" w:rsidRPr="00000000">
        <w:rPr>
          <w:rtl w:val="0"/>
        </w:rPr>
        <w:t xml:space="preserve">). There is strong interest in similar initiatives emphasizing biodiversity. </w:t>
      </w:r>
    </w:p>
    <w:p w:rsidR="00000000" w:rsidDel="00000000" w:rsidP="00000000" w:rsidRDefault="00000000" w:rsidRPr="00000000" w14:paraId="000006EF">
      <w:pPr>
        <w:pStyle w:val="Heading4"/>
        <w:spacing w:after="240" w:before="240" w:lineRule="auto"/>
        <w:rPr/>
      </w:pPr>
      <w:bookmarkStart w:colFirst="0" w:colLast="0" w:name="_7gf3ojfmbw3" w:id="64"/>
      <w:bookmarkEnd w:id="64"/>
      <w:r w:rsidDel="00000000" w:rsidR="00000000" w:rsidRPr="00000000">
        <w:rPr>
          <w:rtl w:val="0"/>
        </w:rPr>
        <w:t xml:space="preserve">8</w:t>
      </w:r>
      <w:r w:rsidDel="00000000" w:rsidR="00000000" w:rsidRPr="00000000">
        <w:rPr>
          <w:rtl w:val="0"/>
        </w:rPr>
        <w:t xml:space="preserve">.1.3 Agriculture and Livelihoods</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975"/>
        <w:gridCol w:w="4125"/>
        <w:tblGridChange w:id="0">
          <w:tblGrid>
            <w:gridCol w:w="1260"/>
            <w:gridCol w:w="3975"/>
            <w:gridCol w:w="4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Science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rFonts w:ascii="Avenir" w:cs="Avenir" w:eastAsia="Avenir" w:hAnsi="Avenir"/>
                <w:b w:val="1"/>
              </w:rPr>
            </w:pPr>
            <w:r w:rsidDel="00000000" w:rsidR="00000000" w:rsidRPr="00000000">
              <w:rPr>
                <w:rFonts w:ascii="Avenir" w:cs="Avenir" w:eastAsia="Avenir" w:hAnsi="Avenir"/>
                <w:rtl w:val="0"/>
              </w:rPr>
              <w:t xml:space="preserve">Potential p</w:t>
            </w:r>
            <w:r w:rsidDel="00000000" w:rsidR="00000000" w:rsidRPr="00000000">
              <w:rPr>
                <w:rFonts w:ascii="Avenir" w:cs="Avenir" w:eastAsia="Avenir" w:hAnsi="Avenir"/>
                <w:b w:val="1"/>
                <w:rtl w:val="0"/>
              </w:rPr>
              <w:t xml:space="preserve">artners/channels for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Q6, Q9, Q14, Q17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Intensifying agricultural production and improving yields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NASA Harvest / Remote monitoring of farming practices to assess efficacy of interventions; remote assessment of crop yields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Q14, Q16, Q17, 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Increasing the sustainability of agricultural production, including under climate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Bioversity &amp;CIAT / drought and flood monitoring, water accounting; remote assessment of agricultural practices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Q16, 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Improving supply chain traceability of agricultural commodities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Alliance Bioversity &amp; CIAT, WRI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Q8, Q14, Q15, Q16, Q27</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spacing w:line="240" w:lineRule="auto"/>
              <w:ind w:left="0" w:firstLine="0"/>
              <w:rPr>
                <w:rFonts w:ascii="Avenir" w:cs="Avenir" w:eastAsia="Avenir" w:hAnsi="Avenir"/>
              </w:rPr>
            </w:pPr>
            <w:r w:rsidDel="00000000" w:rsidR="00000000" w:rsidRPr="00000000">
              <w:rPr>
                <w:rFonts w:ascii="Avenir" w:cs="Avenir" w:eastAsia="Avenir" w:hAnsi="Avenir"/>
                <w:rtl w:val="0"/>
              </w:rPr>
              <w:t xml:space="preserve">Disaster alerts &amp; response (e.g., fire, flooding, drought)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Biodiversity &amp; CIAT, MapBiomas, Cameroon National Observatory for Climate Change /  </w:t>
            </w:r>
          </w:p>
        </w:tc>
      </w:tr>
    </w:tbl>
    <w:p w:rsidR="00000000" w:rsidDel="00000000" w:rsidP="00000000" w:rsidRDefault="00000000" w:rsidRPr="00000000" w14:paraId="000006FF">
      <w:pPr>
        <w:spacing w:after="240" w:before="240" w:lineRule="auto"/>
        <w:rPr/>
      </w:pPr>
      <w:r w:rsidDel="00000000" w:rsidR="00000000" w:rsidRPr="00000000">
        <w:rPr>
          <w:rtl w:val="0"/>
        </w:rPr>
        <w:t xml:space="preserve">Tropical ecosystems are home to 3 billion people</w:t>
      </w:r>
      <w:r w:rsidDel="00000000" w:rsidR="00000000" w:rsidRPr="00000000">
        <w:rPr>
          <w:sz w:val="16"/>
          <w:szCs w:val="16"/>
          <w:rtl w:val="0"/>
        </w:rPr>
        <w:t xml:space="preserve"> </w:t>
      </w:r>
      <w:r w:rsidDel="00000000" w:rsidR="00000000" w:rsidRPr="00000000">
        <w:rPr>
          <w:rtl w:val="0"/>
        </w:rPr>
        <w:t xml:space="preserve"> and produce agricultural commodities that are exported and consumed globally. Intensifying agriculture in tropical regions, making it more sustainable and resilient to climate change, and enhancing abilities to trace agricultural commodities to their origin are all critical to reduce deforestation pressure on tropical forests while meeting growing global demands. PANGEA will support these efforts in the following ways:</w:t>
      </w:r>
    </w:p>
    <w:p w:rsidR="00000000" w:rsidDel="00000000" w:rsidP="00000000" w:rsidRDefault="00000000" w:rsidRPr="00000000" w14:paraId="00000700">
      <w:pPr>
        <w:spacing w:after="240" w:before="240" w:lineRule="auto"/>
        <w:rPr/>
      </w:pPr>
      <w:r w:rsidDel="00000000" w:rsidR="00000000" w:rsidRPr="00000000">
        <w:rPr>
          <w:b w:val="1"/>
          <w:i w:val="1"/>
          <w:rtl w:val="0"/>
        </w:rPr>
        <w:t xml:space="preserve">Improved intensification</w:t>
      </w:r>
      <w:r w:rsidDel="00000000" w:rsidR="00000000" w:rsidRPr="00000000">
        <w:rPr>
          <w:b w:val="1"/>
          <w:rtl w:val="0"/>
        </w:rPr>
        <w:t xml:space="preserve">: </w:t>
      </w:r>
      <w:r w:rsidDel="00000000" w:rsidR="00000000" w:rsidRPr="00000000">
        <w:rPr>
          <w:rtl w:val="0"/>
        </w:rPr>
        <w:t xml:space="preserve">Satellite </w:t>
      </w:r>
      <w:r w:rsidDel="00000000" w:rsidR="00000000" w:rsidRPr="00000000">
        <w:rPr>
          <w:rtl w:val="0"/>
        </w:rPr>
        <w:t xml:space="preserve">monitoring of crops offers the possibility to assess production levels in near-real time, comparing intervention and control areas across significant distances to provide critical data on the efficacy of intensification efforts and support farmer decision-making. In the Congo Basin, where most farms are small, interspersed in a mosaic with forest, and difficult to reach, remote sensing can help understand the penetration of new methods and technologies remotely. PANGEA will advance the capacity to use satellite remote sensing for precision agriculture in the tropics, including improved crop type mapping, nutrient- and water-use efficiency mapping, and yield estimation. </w:t>
      </w:r>
    </w:p>
    <w:p w:rsidR="00000000" w:rsidDel="00000000" w:rsidP="00000000" w:rsidRDefault="00000000" w:rsidRPr="00000000" w14:paraId="00000701">
      <w:pPr>
        <w:spacing w:after="240" w:before="240" w:lineRule="auto"/>
        <w:rPr/>
      </w:pPr>
      <w:r w:rsidDel="00000000" w:rsidR="00000000" w:rsidRPr="00000000">
        <w:rPr>
          <w:b w:val="1"/>
          <w:i w:val="1"/>
          <w:rtl w:val="0"/>
        </w:rPr>
        <w:t xml:space="preserve">Increased sustainability and capacity for adaptation: </w:t>
      </w:r>
      <w:r w:rsidDel="00000000" w:rsidR="00000000" w:rsidRPr="00000000">
        <w:rPr>
          <w:rtl w:val="0"/>
        </w:rPr>
        <w:t xml:space="preserve">Agriculture under climate change will require farmers to grow more food under increasingly unpredictable circumstances, including shifting precipitation regimes and periods of intense heat. As a major contributor to climate change, there is also a movement to make agriculture more sustainable, through decreased use of fertilizers and pesticides, curtailed water use, and increased efforts to control erosion.  Colleagues from IITA, Alliance Bioversity-CIAT, and the International Water Management Institute (IWMI) have already shared provided input into how PANGEA products advance these efforts, inform science questions that directly underpin opportunities for action. </w:t>
      </w:r>
    </w:p>
    <w:p w:rsidR="00000000" w:rsidDel="00000000" w:rsidP="00000000" w:rsidRDefault="00000000" w:rsidRPr="00000000" w14:paraId="00000702">
      <w:pPr>
        <w:spacing w:after="240" w:before="240" w:lineRule="auto"/>
        <w:rPr/>
      </w:pPr>
      <w:r w:rsidDel="00000000" w:rsidR="00000000" w:rsidRPr="00000000">
        <w:rPr>
          <w:b w:val="1"/>
          <w:i w:val="1"/>
          <w:rtl w:val="0"/>
        </w:rPr>
        <w:t xml:space="preserve">Improved traceability</w:t>
      </w:r>
      <w:r w:rsidDel="00000000" w:rsidR="00000000" w:rsidRPr="00000000">
        <w:rPr>
          <w:b w:val="1"/>
          <w:rtl w:val="0"/>
        </w:rPr>
        <w:t xml:space="preserve">: </w:t>
      </w:r>
      <w:r w:rsidDel="00000000" w:rsidR="00000000" w:rsidRPr="00000000">
        <w:rPr>
          <w:rtl w:val="0"/>
        </w:rPr>
        <w:t xml:space="preserve">There is globally increasing demand to link agricultural commodities with the exact farm where they were grown, driven by both consumer demand and regulatory pressure from new policy regimes like the European Union Deforestation Free Commodities Regulations. PANGEA’s advancement of the use of new sensors like NISAR, BIOMASS, and SBG to detect multiple forms of agricultural expansion into tropical forests will provide necessary monitoring tools for ensuring deforestation free supply chains. Methodological improvements from PANGEA’s data acquisition may also improve our ability to use remote sensing tools to distinguish between complex agroforestry and secondary forests, currently a major gap that hamstrings the ability to recognize and map coffee and cocoa farms that use more sustainable shading methods, allowing them to prove compliance with deforestation-free commodities requirements. These activities also position P</w:t>
      </w:r>
      <w:r w:rsidDel="00000000" w:rsidR="00000000" w:rsidRPr="00000000">
        <w:rPr>
          <w:rtl w:val="0"/>
        </w:rPr>
        <w:t xml:space="preserve">ANGEA to impact other livelihood sectors, like payments for ecosystem services and non-timber forest products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703">
      <w:pPr>
        <w:spacing w:after="240" w:before="240" w:lineRule="auto"/>
        <w:rPr/>
      </w:pPr>
      <w:r w:rsidDel="00000000" w:rsidR="00000000" w:rsidRPr="00000000">
        <w:rPr>
          <w:rtl w:val="0"/>
        </w:rPr>
        <w:t xml:space="preserve">To deliver on potential gains for food security and livelihoods, PANGEA has engaged agricultural research partners like NASA Harvest, NASA SERVIR, the Consultative Group for International Agricultural Research (CGIAR), including the International Institute for Tropical Agriculture (IITA), and the Alliance Bioversity and the International Center for Tropical Agriculture (CIAT).</w:t>
      </w:r>
      <w:r w:rsidDel="00000000" w:rsidR="00000000" w:rsidRPr="00000000">
        <w:rPr>
          <w:rtl w:val="0"/>
        </w:rPr>
        <w:t xml:space="preserve"> Information shared by these partners during the PANGEA scoping process directly inform PANGEA’s science requirements and questions ensure Earth Action outcomes. As an example, </w:t>
      </w:r>
      <w:r w:rsidDel="00000000" w:rsidR="00000000" w:rsidRPr="00000000">
        <w:rPr>
          <w:rtl w:val="0"/>
        </w:rPr>
        <w:t xml:space="preserve">IITA has a robust Partnerships for Development arm, which specializes in translation of findings from their research into practice, and builds on decades of experience with private sector and government partners to guarantee the translation of research into practice.</w:t>
      </w:r>
    </w:p>
    <w:p w:rsidR="00000000" w:rsidDel="00000000" w:rsidP="00000000" w:rsidRDefault="00000000" w:rsidRPr="00000000" w14:paraId="000007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5">
      <w:pPr>
        <w:rPr>
          <w:color w:val="ff0000"/>
        </w:rPr>
      </w:pPr>
      <w:r w:rsidDel="00000000" w:rsidR="00000000" w:rsidRPr="00000000">
        <w:rPr>
          <w:rtl w:val="0"/>
        </w:rPr>
      </w:r>
    </w:p>
    <w:p w:rsidR="00000000" w:rsidDel="00000000" w:rsidP="00000000" w:rsidRDefault="00000000" w:rsidRPr="00000000" w14:paraId="00000706">
      <w:pPr>
        <w:numPr>
          <w:ilvl w:val="0"/>
          <w:numId w:val="21"/>
        </w:numPr>
        <w:spacing w:line="240" w:lineRule="auto"/>
        <w:ind w:left="720" w:hanging="360"/>
        <w:rPr>
          <w:b w:val="1"/>
          <w:color w:val="ff0000"/>
        </w:rPr>
      </w:pPr>
      <w:r w:rsidDel="00000000" w:rsidR="00000000" w:rsidRPr="00000000">
        <w:rPr>
          <w:b w:val="1"/>
          <w:color w:val="ff0000"/>
          <w:rtl w:val="0"/>
        </w:rPr>
        <w:t xml:space="preserve">Sustainable agriculture and deforestation-free supply chains (ultimately supporting intensification efforts in the tropics to reduce defor pressures from extensification - requires improving yields and providing alternative livelihoods) </w:t>
      </w:r>
    </w:p>
    <w:p w:rsidR="00000000" w:rsidDel="00000000" w:rsidP="00000000" w:rsidRDefault="00000000" w:rsidRPr="00000000" w14:paraId="00000707">
      <w:pPr>
        <w:numPr>
          <w:ilvl w:val="1"/>
          <w:numId w:val="21"/>
        </w:numPr>
        <w:spacing w:line="240" w:lineRule="auto"/>
        <w:ind w:left="1440" w:hanging="360"/>
        <w:rPr>
          <w:color w:val="ff0000"/>
        </w:rPr>
      </w:pPr>
      <w:r w:rsidDel="00000000" w:rsidR="00000000" w:rsidRPr="00000000">
        <w:rPr>
          <w:color w:val="ff0000"/>
          <w:rtl w:val="0"/>
        </w:rPr>
        <w:t xml:space="preserve">Yield and crop type mapping</w:t>
      </w:r>
    </w:p>
    <w:p w:rsidR="00000000" w:rsidDel="00000000" w:rsidP="00000000" w:rsidRDefault="00000000" w:rsidRPr="00000000" w14:paraId="00000708">
      <w:pPr>
        <w:numPr>
          <w:ilvl w:val="1"/>
          <w:numId w:val="21"/>
        </w:numPr>
        <w:spacing w:line="240" w:lineRule="auto"/>
        <w:ind w:left="1440" w:hanging="360"/>
        <w:rPr>
          <w:color w:val="ff0000"/>
        </w:rPr>
      </w:pPr>
      <w:r w:rsidDel="00000000" w:rsidR="00000000" w:rsidRPr="00000000">
        <w:rPr>
          <w:color w:val="ff0000"/>
          <w:rtl w:val="0"/>
        </w:rPr>
        <w:t xml:space="preserve">Water use and supply</w:t>
      </w:r>
    </w:p>
    <w:p w:rsidR="00000000" w:rsidDel="00000000" w:rsidP="00000000" w:rsidRDefault="00000000" w:rsidRPr="00000000" w14:paraId="00000709">
      <w:pPr>
        <w:numPr>
          <w:ilvl w:val="1"/>
          <w:numId w:val="21"/>
        </w:numPr>
        <w:spacing w:line="240" w:lineRule="auto"/>
        <w:ind w:left="1440" w:hanging="360"/>
        <w:rPr>
          <w:color w:val="ff0000"/>
        </w:rPr>
      </w:pPr>
      <w:r w:rsidDel="00000000" w:rsidR="00000000" w:rsidRPr="00000000">
        <w:rPr>
          <w:color w:val="ff0000"/>
          <w:rtl w:val="0"/>
        </w:rPr>
        <w:t xml:space="preserve">Precision ag</w:t>
      </w:r>
    </w:p>
    <w:p w:rsidR="00000000" w:rsidDel="00000000" w:rsidP="00000000" w:rsidRDefault="00000000" w:rsidRPr="00000000" w14:paraId="0000070A">
      <w:pPr>
        <w:numPr>
          <w:ilvl w:val="1"/>
          <w:numId w:val="21"/>
        </w:numPr>
        <w:spacing w:line="240" w:lineRule="auto"/>
        <w:ind w:left="1440" w:hanging="360"/>
        <w:rPr>
          <w:color w:val="ff0000"/>
        </w:rPr>
      </w:pPr>
      <w:r w:rsidDel="00000000" w:rsidR="00000000" w:rsidRPr="00000000">
        <w:rPr>
          <w:color w:val="ff0000"/>
          <w:rtl w:val="0"/>
        </w:rPr>
        <w:t xml:space="preserve">Focus on applications that support Early Warning, Early Action, Early Finance - related to drought, flooding, pest impacts on ag in the tropics</w:t>
      </w:r>
    </w:p>
    <w:p w:rsidR="00000000" w:rsidDel="00000000" w:rsidP="00000000" w:rsidRDefault="00000000" w:rsidRPr="00000000" w14:paraId="0000070B">
      <w:pPr>
        <w:numPr>
          <w:ilvl w:val="0"/>
          <w:numId w:val="21"/>
        </w:numPr>
        <w:spacing w:line="240" w:lineRule="auto"/>
        <w:ind w:left="720" w:hanging="360"/>
        <w:rPr>
          <w:color w:val="ff0000"/>
        </w:rPr>
      </w:pPr>
      <w:r w:rsidDel="00000000" w:rsidR="00000000" w:rsidRPr="00000000">
        <w:rPr>
          <w:color w:val="ff0000"/>
          <w:rtl w:val="0"/>
        </w:rPr>
        <w:t xml:space="preserve">Supply chain traceability and management / Supply chains / Value chains - EUDR</w:t>
      </w:r>
    </w:p>
    <w:p w:rsidR="00000000" w:rsidDel="00000000" w:rsidP="00000000" w:rsidRDefault="00000000" w:rsidRPr="00000000" w14:paraId="0000070C">
      <w:pPr>
        <w:numPr>
          <w:ilvl w:val="0"/>
          <w:numId w:val="21"/>
        </w:numPr>
        <w:spacing w:line="240" w:lineRule="auto"/>
        <w:ind w:left="720" w:hanging="360"/>
        <w:rPr>
          <w:color w:val="ff0000"/>
        </w:rPr>
      </w:pPr>
      <w:r w:rsidDel="00000000" w:rsidR="00000000" w:rsidRPr="00000000">
        <w:rPr>
          <w:color w:val="ff0000"/>
          <w:rtl w:val="0"/>
        </w:rPr>
        <w:t xml:space="preserve">Bioeconomy </w:t>
      </w:r>
    </w:p>
    <w:p w:rsidR="00000000" w:rsidDel="00000000" w:rsidP="00000000" w:rsidRDefault="00000000" w:rsidRPr="00000000" w14:paraId="0000070D">
      <w:pPr>
        <w:numPr>
          <w:ilvl w:val="1"/>
          <w:numId w:val="21"/>
        </w:numPr>
        <w:spacing w:line="240" w:lineRule="auto"/>
        <w:ind w:left="1440" w:hanging="360"/>
        <w:rPr>
          <w:color w:val="ff0000"/>
        </w:rPr>
      </w:pPr>
      <w:r w:rsidDel="00000000" w:rsidR="00000000" w:rsidRPr="00000000">
        <w:rPr>
          <w:color w:val="ff0000"/>
          <w:rtl w:val="0"/>
        </w:rPr>
        <w:t xml:space="preserve">Non-timber forest products</w:t>
      </w:r>
    </w:p>
    <w:p w:rsidR="00000000" w:rsidDel="00000000" w:rsidP="00000000" w:rsidRDefault="00000000" w:rsidRPr="00000000" w14:paraId="0000070E">
      <w:pPr>
        <w:numPr>
          <w:ilvl w:val="0"/>
          <w:numId w:val="21"/>
        </w:numPr>
        <w:spacing w:line="240" w:lineRule="auto"/>
        <w:ind w:left="720" w:hanging="360"/>
        <w:rPr>
          <w:color w:val="ff0000"/>
        </w:rPr>
      </w:pPr>
      <w:r w:rsidDel="00000000" w:rsidR="00000000" w:rsidRPr="00000000">
        <w:rPr>
          <w:color w:val="ff0000"/>
          <w:rtl w:val="0"/>
        </w:rPr>
        <w:t xml:space="preserve">Ecosystem service mapping</w:t>
      </w:r>
    </w:p>
    <w:p w:rsidR="00000000" w:rsidDel="00000000" w:rsidP="00000000" w:rsidRDefault="00000000" w:rsidRPr="00000000" w14:paraId="0000070F">
      <w:pPr>
        <w:numPr>
          <w:ilvl w:val="1"/>
          <w:numId w:val="21"/>
        </w:numPr>
        <w:spacing w:line="240" w:lineRule="auto"/>
        <w:ind w:left="1440" w:hanging="360"/>
        <w:rPr>
          <w:color w:val="ff0000"/>
        </w:rPr>
      </w:pPr>
      <w:r w:rsidDel="00000000" w:rsidR="00000000" w:rsidRPr="00000000">
        <w:rPr>
          <w:color w:val="ff0000"/>
          <w:rtl w:val="0"/>
        </w:rPr>
        <w:t xml:space="preserve">What ecosystem services are readily mappable via remote sensing and/or integration with ancillary data and information (LEK, TEK, IEK)?</w:t>
      </w:r>
    </w:p>
    <w:p w:rsidR="00000000" w:rsidDel="00000000" w:rsidP="00000000" w:rsidRDefault="00000000" w:rsidRPr="00000000" w14:paraId="00000710">
      <w:pPr>
        <w:numPr>
          <w:ilvl w:val="1"/>
          <w:numId w:val="21"/>
        </w:numPr>
        <w:spacing w:line="240" w:lineRule="auto"/>
        <w:ind w:left="1440" w:hanging="360"/>
        <w:rPr>
          <w:color w:val="ff0000"/>
        </w:rPr>
      </w:pPr>
      <w:r w:rsidDel="00000000" w:rsidR="00000000" w:rsidRPr="00000000">
        <w:rPr>
          <w:color w:val="ff0000"/>
          <w:rtl w:val="0"/>
        </w:rPr>
        <w:t xml:space="preserve">What ecosystem service mapping capabilities could be advanced by PANGEA?</w:t>
      </w:r>
    </w:p>
    <w:p w:rsidR="00000000" w:rsidDel="00000000" w:rsidP="00000000" w:rsidRDefault="00000000" w:rsidRPr="00000000" w14:paraId="00000711">
      <w:pPr>
        <w:rPr>
          <w:color w:val="ff0000"/>
        </w:rPr>
      </w:pPr>
      <w:r w:rsidDel="00000000" w:rsidR="00000000" w:rsidRPr="00000000">
        <w:rPr>
          <w:rtl w:val="0"/>
        </w:rPr>
      </w:r>
    </w:p>
    <w:p w:rsidR="00000000" w:rsidDel="00000000" w:rsidP="00000000" w:rsidRDefault="00000000" w:rsidRPr="00000000" w14:paraId="00000712">
      <w:pPr>
        <w:numPr>
          <w:ilvl w:val="0"/>
          <w:numId w:val="14"/>
        </w:numPr>
        <w:ind w:left="720" w:hanging="360"/>
        <w:rPr>
          <w:color w:val="ff0000"/>
        </w:rPr>
      </w:pPr>
      <w:r w:rsidDel="00000000" w:rsidR="00000000" w:rsidRPr="00000000">
        <w:rPr>
          <w:rFonts w:ascii="Arial Unicode MS" w:cs="Arial Unicode MS" w:eastAsia="Arial Unicode MS" w:hAnsi="Arial Unicode MS"/>
          <w:color w:val="ff0000"/>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713">
      <w:pPr>
        <w:numPr>
          <w:ilvl w:val="0"/>
          <w:numId w:val="14"/>
        </w:numPr>
        <w:ind w:left="720" w:hanging="360"/>
        <w:rPr>
          <w:color w:val="ff0000"/>
        </w:rPr>
      </w:pPr>
      <w:r w:rsidDel="00000000" w:rsidR="00000000" w:rsidRPr="00000000">
        <w:rPr>
          <w:color w:val="ff0000"/>
          <w:rtl w:val="0"/>
        </w:rPr>
        <w:t xml:space="preserve">Draw upon lessons learned from ABOVE (Debjani Singh, Libby Larson, Kimberly Minor). Divide all the user cases into different stakeholder group.  These groups will have different needs and how we will address these needs. </w:t>
      </w:r>
      <w:commentRangeStart w:id="796"/>
      <w:r w:rsidDel="00000000" w:rsidR="00000000" w:rsidRPr="00000000">
        <w:rPr>
          <w:color w:val="ff0000"/>
          <w:rtl w:val="0"/>
        </w:rPr>
        <w:t xml:space="preserve">Maybe have 4-5</w:t>
      </w:r>
      <w:commentRangeEnd w:id="796"/>
      <w:r w:rsidDel="00000000" w:rsidR="00000000" w:rsidRPr="00000000">
        <w:commentReference w:id="796"/>
      </w:r>
      <w:r w:rsidDel="00000000" w:rsidR="00000000" w:rsidRPr="00000000">
        <w:rPr>
          <w:color w:val="ff0000"/>
          <w:rtl w:val="0"/>
        </w:rPr>
        <w:t xml:space="preserve">.</w:t>
      </w:r>
    </w:p>
    <w:p w:rsidR="00000000" w:rsidDel="00000000" w:rsidP="00000000" w:rsidRDefault="00000000" w:rsidRPr="00000000" w14:paraId="00000714">
      <w:pPr>
        <w:numPr>
          <w:ilvl w:val="0"/>
          <w:numId w:val="14"/>
        </w:numPr>
        <w:ind w:left="720" w:hanging="360"/>
        <w:rPr>
          <w:color w:val="ff0000"/>
        </w:rPr>
      </w:pPr>
      <w:r w:rsidDel="00000000" w:rsidR="00000000" w:rsidRPr="00000000">
        <w:rPr>
          <w:color w:val="ff0000"/>
          <w:rtl w:val="0"/>
        </w:rPr>
        <w:t xml:space="preserve">Sort potential partners into groups</w:t>
      </w:r>
    </w:p>
    <w:p w:rsidR="00000000" w:rsidDel="00000000" w:rsidP="00000000" w:rsidRDefault="00000000" w:rsidRPr="00000000" w14:paraId="00000715">
      <w:pPr>
        <w:numPr>
          <w:ilvl w:val="0"/>
          <w:numId w:val="14"/>
        </w:numPr>
        <w:ind w:left="720" w:hanging="360"/>
        <w:rPr>
          <w:color w:val="ff0000"/>
        </w:rPr>
      </w:pPr>
      <w:r w:rsidDel="00000000" w:rsidR="00000000" w:rsidRPr="00000000">
        <w:rPr>
          <w:color w:val="ff0000"/>
          <w:rtl w:val="0"/>
        </w:rPr>
        <w:t xml:space="preserve">Visualization of partners and different types of uses</w:t>
      </w:r>
    </w:p>
    <w:p w:rsidR="00000000" w:rsidDel="00000000" w:rsidP="00000000" w:rsidRDefault="00000000" w:rsidRPr="00000000" w14:paraId="00000716">
      <w:pPr>
        <w:rPr>
          <w:color w:val="ff0000"/>
        </w:rPr>
      </w:pPr>
      <w:r w:rsidDel="00000000" w:rsidR="00000000" w:rsidRPr="00000000">
        <w:rPr>
          <w:rtl w:val="0"/>
        </w:rPr>
      </w:r>
    </w:p>
    <w:p w:rsidR="00000000" w:rsidDel="00000000" w:rsidP="00000000" w:rsidRDefault="00000000" w:rsidRPr="00000000" w14:paraId="00000717">
      <w:pPr>
        <w:numPr>
          <w:ilvl w:val="0"/>
          <w:numId w:val="54"/>
        </w:numPr>
        <w:ind w:left="720" w:hanging="360"/>
        <w:rPr>
          <w:b w:val="1"/>
          <w:color w:val="ff0000"/>
        </w:rPr>
      </w:pPr>
      <w:r w:rsidDel="00000000" w:rsidR="00000000" w:rsidRPr="00000000">
        <w:rPr>
          <w:b w:val="1"/>
          <w:color w:val="ff0000"/>
          <w:rtl w:val="0"/>
        </w:rPr>
        <w:t xml:space="preserve">what's the outcome we want at the end of all of this and how are going to measure it at the end?</w:t>
      </w:r>
    </w:p>
    <w:p w:rsidR="00000000" w:rsidDel="00000000" w:rsidP="00000000" w:rsidRDefault="00000000" w:rsidRPr="00000000" w14:paraId="00000718">
      <w:pPr>
        <w:numPr>
          <w:ilvl w:val="0"/>
          <w:numId w:val="54"/>
        </w:numPr>
        <w:ind w:left="720" w:hanging="360"/>
        <w:rPr>
          <w:color w:val="ff0000"/>
        </w:rPr>
      </w:pPr>
      <w:commentRangeStart w:id="797"/>
      <w:commentRangeStart w:id="798"/>
      <w:commentRangeStart w:id="799"/>
      <w:commentRangeStart w:id="800"/>
      <w:r w:rsidDel="00000000" w:rsidR="00000000" w:rsidRPr="00000000">
        <w:rPr>
          <w:color w:val="ff0000"/>
          <w:rtl w:val="0"/>
        </w:rPr>
        <w:t xml:space="preserve">Be realistic about data expectations from airborne campaigns</w:t>
      </w:r>
    </w:p>
    <w:p w:rsidR="00000000" w:rsidDel="00000000" w:rsidP="00000000" w:rsidRDefault="00000000" w:rsidRPr="00000000" w14:paraId="00000719">
      <w:pPr>
        <w:numPr>
          <w:ilvl w:val="1"/>
          <w:numId w:val="54"/>
        </w:numPr>
        <w:ind w:left="1440" w:hanging="360"/>
        <w:rPr>
          <w:color w:val="ff0000"/>
        </w:rPr>
      </w:pPr>
      <w:r w:rsidDel="00000000" w:rsidR="00000000" w:rsidRPr="00000000">
        <w:rPr>
          <w:color w:val="ff0000"/>
          <w:rtl w:val="0"/>
        </w:rPr>
        <w:t xml:space="preserve">not data that's going to be around beyond the campaign (for the most part)</w:t>
      </w:r>
      <w:commentRangeEnd w:id="797"/>
      <w:r w:rsidDel="00000000" w:rsidR="00000000" w:rsidRPr="00000000">
        <w:commentReference w:id="797"/>
      </w:r>
      <w:commentRangeEnd w:id="798"/>
      <w:r w:rsidDel="00000000" w:rsidR="00000000" w:rsidRPr="00000000">
        <w:commentReference w:id="798"/>
      </w:r>
      <w:commentRangeEnd w:id="799"/>
      <w:r w:rsidDel="00000000" w:rsidR="00000000" w:rsidRPr="00000000">
        <w:commentReference w:id="799"/>
      </w:r>
      <w:commentRangeEnd w:id="800"/>
      <w:r w:rsidDel="00000000" w:rsidR="00000000" w:rsidRPr="00000000">
        <w:commentReference w:id="800"/>
      </w:r>
      <w:r w:rsidDel="00000000" w:rsidR="00000000" w:rsidRPr="00000000">
        <w:rPr>
          <w:rtl w:val="0"/>
        </w:rPr>
      </w:r>
    </w:p>
    <w:p w:rsidR="00000000" w:rsidDel="00000000" w:rsidP="00000000" w:rsidRDefault="00000000" w:rsidRPr="00000000" w14:paraId="0000071A">
      <w:pPr>
        <w:numPr>
          <w:ilvl w:val="1"/>
          <w:numId w:val="54"/>
        </w:numPr>
        <w:ind w:left="1440" w:hanging="360"/>
        <w:rPr>
          <w:color w:val="ff0000"/>
        </w:rPr>
      </w:pPr>
      <w:commentRangeStart w:id="801"/>
      <w:commentRangeStart w:id="802"/>
      <w:r w:rsidDel="00000000" w:rsidR="00000000" w:rsidRPr="00000000">
        <w:rPr>
          <w:color w:val="ff0000"/>
          <w:rtl w:val="0"/>
        </w:rPr>
        <w:t xml:space="preserve">more episodic than is necessarily needed</w:t>
      </w:r>
      <w:commentRangeEnd w:id="801"/>
      <w:r w:rsidDel="00000000" w:rsidR="00000000" w:rsidRPr="00000000">
        <w:commentReference w:id="801"/>
      </w:r>
      <w:commentRangeEnd w:id="802"/>
      <w:r w:rsidDel="00000000" w:rsidR="00000000" w:rsidRPr="00000000">
        <w:commentReference w:id="802"/>
      </w:r>
      <w:r w:rsidDel="00000000" w:rsidR="00000000" w:rsidRPr="00000000">
        <w:rPr>
          <w:rtl w:val="0"/>
        </w:rPr>
      </w:r>
    </w:p>
    <w:p w:rsidR="00000000" w:rsidDel="00000000" w:rsidP="00000000" w:rsidRDefault="00000000" w:rsidRPr="00000000" w14:paraId="0000071B">
      <w:pPr>
        <w:pStyle w:val="Heading3"/>
        <w:rPr/>
      </w:pPr>
      <w:bookmarkStart w:colFirst="0" w:colLast="0" w:name="_bpq2qriuj4gm" w:id="65"/>
      <w:bookmarkEnd w:id="65"/>
      <w:r w:rsidDel="00000000" w:rsidR="00000000" w:rsidRPr="00000000">
        <w:rPr>
          <w:rtl w:val="0"/>
        </w:rPr>
        <w:t xml:space="preserve">8</w:t>
      </w:r>
      <w:r w:rsidDel="00000000" w:rsidR="00000000" w:rsidRPr="00000000">
        <w:rPr>
          <w:rtl w:val="0"/>
        </w:rPr>
        <w:t xml:space="preserve">.2: Process to enable Earth Science to Action</w:t>
      </w:r>
    </w:p>
    <w:p w:rsidR="00000000" w:rsidDel="00000000" w:rsidP="00000000" w:rsidRDefault="00000000" w:rsidRPr="00000000" w14:paraId="0000071C">
      <w:pPr>
        <w:rPr>
          <w:color w:val="ff0000"/>
          <w:highlight w:val="white"/>
        </w:rPr>
      </w:pPr>
      <w:commentRangeStart w:id="803"/>
      <w:r w:rsidDel="00000000" w:rsidR="00000000" w:rsidRPr="00000000">
        <w:rPr>
          <w:color w:val="ff0000"/>
          <w:rtl w:val="0"/>
        </w:rPr>
        <w:t xml:space="preserve">PANGEA will engage a global network of pan-tropical scientists, including many who have spent their entire careers collecting the valuable data that go into global maps. PANGEA will prioritize strategic NASA Earth Science to Action efforts that close the gap between rapidly advancing technology and the needs of society to access science-informed decision-making platforms. PANGEA emphasizes a historically understudied tropical biome to empower one of the planet’s most vulnerable regions to the consequences of climate and land use change while also acknowledging the global contributions of tropical biodiversity to resilience in the interconnected Earth System. </w:t>
      </w:r>
      <w:commentRangeEnd w:id="803"/>
      <w:r w:rsidDel="00000000" w:rsidR="00000000" w:rsidRPr="00000000">
        <w:commentReference w:id="803"/>
      </w:r>
      <w:r w:rsidDel="00000000" w:rsidR="00000000" w:rsidRPr="00000000">
        <w:rPr>
          <w:rtl w:val="0"/>
        </w:rPr>
      </w:r>
    </w:p>
    <w:p w:rsidR="00000000" w:rsidDel="00000000" w:rsidP="00000000" w:rsidRDefault="00000000" w:rsidRPr="00000000" w14:paraId="0000071D">
      <w:pPr>
        <w:rPr>
          <w:highlight w:val="white"/>
        </w:rPr>
      </w:pPr>
      <w:r w:rsidDel="00000000" w:rsidR="00000000" w:rsidRPr="00000000">
        <w:rPr>
          <w:rtl w:val="0"/>
        </w:rPr>
      </w:r>
    </w:p>
    <w:p w:rsidR="00000000" w:rsidDel="00000000" w:rsidP="00000000" w:rsidRDefault="00000000" w:rsidRPr="00000000" w14:paraId="0000071E">
      <w:pPr>
        <w:rPr>
          <w:highlight w:val="white"/>
        </w:rPr>
      </w:pPr>
      <w:r w:rsidDel="00000000" w:rsidR="00000000" w:rsidRPr="00000000">
        <w:rPr>
          <w:highlight w:val="white"/>
          <w:rtl w:val="0"/>
        </w:rPr>
        <w:t xml:space="preserve">Substantive interest alone is insufficient to guarantee that NASA products will be used.  Effective research application requires that end user communities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804"/>
      <w:r w:rsidDel="00000000" w:rsidR="00000000" w:rsidRPr="00000000">
        <w:rPr>
          <w:highlight w:val="white"/>
          <w:rtl w:val="0"/>
        </w:rPr>
        <w:t xml:space="preserve">translation</w:t>
      </w:r>
      <w:commentRangeEnd w:id="804"/>
      <w:r w:rsidDel="00000000" w:rsidR="00000000" w:rsidRPr="00000000">
        <w:commentReference w:id="804"/>
      </w:r>
      <w:r w:rsidDel="00000000" w:rsidR="00000000" w:rsidRPr="00000000">
        <w:rPr>
          <w:highlight w:val="white"/>
          <w:rtl w:val="0"/>
        </w:rPr>
        <w:t xml:space="preserve">. Specifically, PANGEA addresses the following Guiding Principles from </w:t>
      </w:r>
      <w:commentRangeStart w:id="805"/>
      <w:r w:rsidDel="00000000" w:rsidR="00000000" w:rsidRPr="00000000">
        <w:rPr>
          <w:highlight w:val="white"/>
          <w:rtl w:val="0"/>
        </w:rPr>
        <w:t xml:space="preserve">NASA’s ES2A Strategy (2024-2034)</w:t>
      </w:r>
      <w:commentRangeEnd w:id="805"/>
      <w:r w:rsidDel="00000000" w:rsidR="00000000" w:rsidRPr="00000000">
        <w:commentReference w:id="805"/>
      </w:r>
      <w:r w:rsidDel="00000000" w:rsidR="00000000" w:rsidRPr="00000000">
        <w:rPr>
          <w:highlight w:val="white"/>
          <w:rtl w:val="0"/>
        </w:rPr>
        <w:t xml:space="preserve">:</w:t>
      </w:r>
    </w:p>
    <w:p w:rsidR="00000000" w:rsidDel="00000000" w:rsidP="00000000" w:rsidRDefault="00000000" w:rsidRPr="00000000" w14:paraId="0000071F">
      <w:pPr>
        <w:numPr>
          <w:ilvl w:val="0"/>
          <w:numId w:val="15"/>
        </w:numPr>
        <w:spacing w:after="120" w:before="120" w:lineRule="auto"/>
        <w:ind w:left="720" w:hanging="360"/>
        <w:rPr>
          <w:highlight w:val="white"/>
        </w:rPr>
      </w:pPr>
      <w:r w:rsidDel="00000000" w:rsidR="00000000" w:rsidRPr="00000000">
        <w:rPr>
          <w:b w:val="1"/>
          <w:highlight w:val="white"/>
          <w:rtl w:val="0"/>
        </w:rPr>
        <w:t xml:space="preserve">Amplify impact through </w:t>
      </w:r>
      <w:commentRangeStart w:id="806"/>
      <w:r w:rsidDel="00000000" w:rsidR="00000000" w:rsidRPr="00000000">
        <w:rPr>
          <w:b w:val="1"/>
          <w:highlight w:val="white"/>
          <w:rtl w:val="0"/>
        </w:rPr>
        <w:t xml:space="preserve">partnerships</w:t>
      </w:r>
      <w:commentRangeEnd w:id="806"/>
      <w:r w:rsidDel="00000000" w:rsidR="00000000" w:rsidRPr="00000000">
        <w:commentReference w:id="806"/>
      </w:r>
      <w:r w:rsidDel="00000000" w:rsidR="00000000" w:rsidRPr="00000000">
        <w:rPr>
          <w:b w:val="1"/>
          <w:highlight w:val="white"/>
          <w:rtl w:val="0"/>
        </w:rPr>
        <w:t xml:space="preserve">: </w:t>
      </w:r>
      <w:r w:rsidDel="00000000" w:rsidR="00000000" w:rsidRPr="00000000">
        <w:rPr>
          <w:highlight w:val="white"/>
          <w:rtl w:val="0"/>
        </w:rPr>
        <w:t xml:space="preserve">PANGEA’s investment in community engagement has attracted a diverse array of partners, including international governments, donors, and local communities (see </w:t>
      </w:r>
      <w:r w:rsidDel="00000000" w:rsidR="00000000" w:rsidRPr="00000000">
        <w:rPr>
          <w:i w:val="1"/>
          <w:highlight w:val="yellow"/>
          <w:rtl w:val="0"/>
        </w:rPr>
        <w:t xml:space="preserve">Section 7.3 </w:t>
      </w:r>
      <w:r w:rsidDel="00000000" w:rsidR="00000000" w:rsidRPr="00000000">
        <w:rPr>
          <w:highlight w:val="white"/>
          <w:rtl w:val="0"/>
        </w:rPr>
        <w:t xml:space="preserve">for details about community engagement). These partners include potential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i w:val="1"/>
            <w:highlight w:val="yellow"/>
            <w:rtl w:val="0"/>
          </w:rPr>
          <w:t xml:space="preserve">Section 7.6</w:t>
        </w:r>
      </w:hyperlink>
      <w:r w:rsidDel="00000000" w:rsidR="00000000" w:rsidRPr="00000000">
        <w:rPr>
          <w:highlight w:val="yellow"/>
          <w:rtl w:val="0"/>
        </w:rPr>
        <w:t xml:space="preserve">: </w:t>
      </w:r>
      <w:r w:rsidDel="00000000" w:rsidR="00000000" w:rsidRPr="00000000">
        <w:rPr>
          <w:i w:val="1"/>
          <w:highlight w:val="yellow"/>
          <w:rtl w:val="0"/>
        </w:rPr>
        <w:t xml:space="preserve">Co-funding Opportunities </w:t>
      </w:r>
      <w:r w:rsidDel="00000000" w:rsidR="00000000" w:rsidRPr="00000000">
        <w:rPr>
          <w:highlight w:val="white"/>
          <w:rtl w:val="0"/>
        </w:rPr>
        <w:t xml:space="preserve">for additional information). PANGEA also brings extensive international partnerships, ranging from national space agencies that could provide complementary data to tropical communities who will participate in data collection and potentially in use and action. PANGEA engaged these partners early in the process to increase their investment and their input in co-development of potential end products.</w:t>
      </w:r>
    </w:p>
    <w:p w:rsidR="00000000" w:rsidDel="00000000" w:rsidP="00000000" w:rsidRDefault="00000000" w:rsidRPr="00000000" w14:paraId="00000720">
      <w:pPr>
        <w:numPr>
          <w:ilvl w:val="0"/>
          <w:numId w:val="15"/>
        </w:numPr>
        <w:spacing w:after="120" w:before="120" w:lineRule="auto"/>
        <w:ind w:left="720" w:hanging="360"/>
        <w:rPr>
          <w:highlight w:val="white"/>
        </w:rPr>
      </w:pPr>
      <w:r w:rsidDel="00000000" w:rsidR="00000000" w:rsidRPr="00000000">
        <w:rPr>
          <w:b w:val="1"/>
          <w:highlight w:val="white"/>
          <w:rtl w:val="0"/>
        </w:rPr>
        <w:t xml:space="preserve">Engage a diverse workforce and broader Earth Science community: </w:t>
      </w:r>
      <w:r w:rsidDel="00000000" w:rsidR="00000000" w:rsidRPr="00000000">
        <w:rPr>
          <w:highlight w:val="white"/>
          <w:rtl w:val="0"/>
        </w:rPr>
        <w:t xml:space="preserve">PANGEA’s inter- and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i w:val="1"/>
            <w:highlight w:val="yellow"/>
            <w:rtl w:val="0"/>
          </w:rPr>
          <w:t xml:space="preserve">Section 9</w:t>
        </w:r>
      </w:hyperlink>
      <w:r w:rsidDel="00000000" w:rsidR="00000000" w:rsidRPr="00000000">
        <w:rPr>
          <w:highlight w:val="white"/>
          <w:rtl w:val="0"/>
        </w:rPr>
        <w:t xml:space="preserve">) help ready the next generation of scientists. </w:t>
      </w:r>
    </w:p>
    <w:p w:rsidR="00000000" w:rsidDel="00000000" w:rsidP="00000000" w:rsidRDefault="00000000" w:rsidRPr="00000000" w14:paraId="00000721">
      <w:pPr>
        <w:numPr>
          <w:ilvl w:val="0"/>
          <w:numId w:val="15"/>
        </w:numPr>
        <w:spacing w:after="120" w:before="120" w:lineRule="auto"/>
        <w:ind w:left="720" w:hanging="360"/>
        <w:rPr>
          <w:highlight w:val="white"/>
        </w:rPr>
      </w:pPr>
      <w:r w:rsidDel="00000000" w:rsidR="00000000" w:rsidRPr="00000000">
        <w:rPr>
          <w:b w:val="1"/>
          <w:highlight w:val="white"/>
          <w:rtl w:val="0"/>
        </w:rPr>
        <w:t xml:space="preserve">Use a balanced approach: </w:t>
      </w:r>
      <w:r w:rsidDel="00000000" w:rsidR="00000000" w:rsidRPr="00000000">
        <w:rPr>
          <w:highlight w:val="white"/>
          <w:rtl w:val="0"/>
        </w:rPr>
        <w:t xml:space="preserve">PANGEA builds on prior decadal campaigns both for science questions and data (e.g. LBA), and for process improvement (e.g. LBA, ABoVE).  By asking bold and critical science questions that were formulated based on prior campaigns and today’s needs, PANGEA maximizes value. </w:t>
      </w:r>
    </w:p>
    <w:p w:rsidR="00000000" w:rsidDel="00000000" w:rsidP="00000000" w:rsidRDefault="00000000" w:rsidRPr="00000000" w14:paraId="00000722">
      <w:pPr>
        <w:spacing w:before="0" w:lineRule="auto"/>
        <w:rPr>
          <w:highlight w:val="white"/>
        </w:rPr>
      </w:pPr>
      <w:r w:rsidDel="00000000" w:rsidR="00000000" w:rsidRPr="00000000">
        <w:rPr>
          <w:rtl w:val="0"/>
        </w:rPr>
      </w:r>
    </w:p>
    <w:p w:rsidR="00000000" w:rsidDel="00000000" w:rsidP="00000000" w:rsidRDefault="00000000" w:rsidRPr="00000000" w14:paraId="00000723">
      <w:pPr>
        <w:spacing w:before="0" w:lineRule="auto"/>
        <w:rPr>
          <w:highlight w:val="white"/>
        </w:rPr>
      </w:pPr>
      <w:r w:rsidDel="00000000" w:rsidR="00000000" w:rsidRPr="00000000">
        <w:rPr>
          <w:highlight w:val="white"/>
          <w:rtl w:val="0"/>
        </w:rPr>
        <w:t xml:space="preserve">During the Scoping Phase, PANGEA led extensive outreach to potential users (see </w:t>
      </w:r>
      <w:r w:rsidDel="00000000" w:rsidR="00000000" w:rsidRPr="00000000">
        <w:rPr>
          <w:i w:val="1"/>
          <w:highlight w:val="yellow"/>
          <w:rtl w:val="0"/>
        </w:rPr>
        <w:t xml:space="preserve">Appendix B</w:t>
      </w:r>
      <w:r w:rsidDel="00000000" w:rsidR="00000000" w:rsidRPr="00000000">
        <w:rPr>
          <w:highlight w:val="white"/>
          <w:rtl w:val="0"/>
        </w:rPr>
        <w:t xml:space="preserve">), and engaged with potential users about what questions and data are most valuable to them. As a result, PANGEA has worked since its inception to bridge the sometimes difficult gap between what science questions are being asked and what end users need for decision making. Community engagement is central to PANGEA’s ES2A strategy (see </w:t>
      </w:r>
      <w:r w:rsidDel="00000000" w:rsidR="00000000" w:rsidRPr="00000000">
        <w:rPr>
          <w:i w:val="1"/>
          <w:highlight w:val="yellow"/>
          <w:rtl w:val="0"/>
        </w:rPr>
        <w:t xml:space="preserve">Section 7.3</w:t>
      </w:r>
      <w:r w:rsidDel="00000000" w:rsidR="00000000" w:rsidRPr="00000000">
        <w:rPr>
          <w:highlight w:val="yellow"/>
          <w:rtl w:val="0"/>
        </w:rPr>
        <w:t xml:space="preserve"> </w:t>
      </w:r>
      <w:r w:rsidDel="00000000" w:rsidR="00000000" w:rsidRPr="00000000">
        <w:rPr>
          <w:highlight w:val="white"/>
          <w:rtl w:val="0"/>
        </w:rPr>
        <w:t xml:space="preserve">for details on how PANGEA will engage the community). This process is especially important for a decadal campaign that will likely not offer users data sets that meet their needs. PANGEA is aware that with community engagement comes with the risk of creating expectations that cannot be met by the project, largely because the airborne data being collected is spatiotemporally limited in scope and will be more episodic than is needed to meet many user applications and decision-making needs. PANGEA will make every effort to repeatedly and clearly convey the impact limitations of the airborne data. PANGEA will also endeavor to leverage the momentum created by an airborne campaign to create, grow, and strengthen a new and more diverse user community for NASA Earth data beyond the airborne campaign. </w:t>
      </w:r>
    </w:p>
    <w:p w:rsidR="00000000" w:rsidDel="00000000" w:rsidP="00000000" w:rsidRDefault="00000000" w:rsidRPr="00000000" w14:paraId="00000724">
      <w:pPr>
        <w:rPr>
          <w:highlight w:val="white"/>
        </w:rPr>
      </w:pPr>
      <w:r w:rsidDel="00000000" w:rsidR="00000000" w:rsidRPr="00000000">
        <w:rPr>
          <w:rtl w:val="0"/>
        </w:rPr>
      </w:r>
    </w:p>
    <w:p w:rsidR="00000000" w:rsidDel="00000000" w:rsidP="00000000" w:rsidRDefault="00000000" w:rsidRPr="00000000" w14:paraId="00000725">
      <w:pPr>
        <w:spacing w:before="0" w:lineRule="auto"/>
        <w:rPr>
          <w:color w:val="1f1f1f"/>
          <w:highlight w:val="white"/>
        </w:rPr>
      </w:pPr>
      <w:r w:rsidDel="00000000" w:rsidR="00000000" w:rsidRPr="00000000">
        <w:rPr>
          <w:highlight w:val="white"/>
          <w:rtl w:val="0"/>
        </w:rPr>
        <w:t xml:space="preserve">Specifically, PANGEA will ensure that all community engagement activities emphasize the links between PANGEA’s field and airborne data and NASA’s Earth Observatory satellite sensors (both current and planned). Because users will benefit from products derived from spaceborne observations, as opposed to ground and airborne measurements, PANGEA ES2A priorities focus on advancing specific monitoring needs and capabilities that utilize ongoing services, i.e., satellite missions. Airborne campaign data will support partner training focused on operational data before, alongside, and after PANGEA scaling advances can be used to retrieve satellite-derived products. Examples include SAR and hyperspectral training and readiness in collaboration with SERVIR. In doing so, PANGEA will build NISAR and SBG early adopter communities in the tropics. </w:t>
      </w:r>
      <w:r w:rsidDel="00000000" w:rsidR="00000000" w:rsidRPr="00000000">
        <w:rPr>
          <w:rtl w:val="0"/>
        </w:rPr>
      </w:r>
    </w:p>
    <w:p w:rsidR="00000000" w:rsidDel="00000000" w:rsidP="00000000" w:rsidRDefault="00000000" w:rsidRPr="00000000" w14:paraId="00000726">
      <w:pPr>
        <w:spacing w:before="0" w:lineRule="auto"/>
        <w:rPr>
          <w:highlight w:val="white"/>
        </w:rPr>
      </w:pPr>
      <w:r w:rsidDel="00000000" w:rsidR="00000000" w:rsidRPr="00000000">
        <w:rPr>
          <w:rtl w:val="0"/>
        </w:rPr>
      </w:r>
    </w:p>
    <w:p w:rsidR="00000000" w:rsidDel="00000000" w:rsidP="00000000" w:rsidRDefault="00000000" w:rsidRPr="00000000" w14:paraId="00000727">
      <w:pPr>
        <w:spacing w:before="0" w:lineRule="auto"/>
        <w:rPr>
          <w:highlight w:val="white"/>
        </w:rPr>
      </w:pPr>
      <w:r w:rsidDel="00000000" w:rsidR="00000000" w:rsidRPr="00000000">
        <w:rPr>
          <w:highlight w:val="white"/>
          <w:rtl w:val="0"/>
        </w:rPr>
        <w:t xml:space="preserve">PANGEA has also prioritized seeking a diverse range of funding partners, recognizing that NASA is well-suited to support data collection, analysis, and tool/platform development, while other sponsors are better positioned to support conservation projects that apply data and application-specific forms of training and capacity building. The Scoping Phase also included a visioning exercise, where diverse teams collaborated to draw translational pathways that included data acquisition, potential uses cases, the co-development of products, and identification of partners. </w:t>
      </w:r>
    </w:p>
    <w:p w:rsidR="00000000" w:rsidDel="00000000" w:rsidP="00000000" w:rsidRDefault="00000000" w:rsidRPr="00000000" w14:paraId="00000728">
      <w:pPr>
        <w:spacing w:before="0" w:lineRule="auto"/>
        <w:rPr>
          <w:highlight w:val="white"/>
        </w:rPr>
      </w:pPr>
      <w:r w:rsidDel="00000000" w:rsidR="00000000" w:rsidRPr="00000000">
        <w:rPr>
          <w:rtl w:val="0"/>
        </w:rPr>
      </w:r>
    </w:p>
    <w:p w:rsidR="00000000" w:rsidDel="00000000" w:rsidP="00000000" w:rsidRDefault="00000000" w:rsidRPr="00000000" w14:paraId="00000729">
      <w:pPr>
        <w:rPr>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A">
      <w:pPr>
        <w:spacing w:after="240" w:before="240" w:lineRule="auto"/>
        <w:ind w:left="0" w:firstLine="0"/>
        <w:rPr>
          <w:color w:val="1f1f1f"/>
          <w:highlight w:val="white"/>
        </w:rPr>
      </w:pPr>
      <w:r w:rsidDel="00000000" w:rsidR="00000000" w:rsidRPr="00000000">
        <w:rPr>
          <w:color w:val="1f1f1f"/>
          <w:highlight w:val="white"/>
          <w:rtl w:val="0"/>
        </w:rPr>
        <w:t xml:space="preserve">During the decadal campaign, PANGEA will use the following activities to facilitate translation of research to </w:t>
      </w:r>
      <w:commentRangeStart w:id="807"/>
      <w:r w:rsidDel="00000000" w:rsidR="00000000" w:rsidRPr="00000000">
        <w:rPr>
          <w:color w:val="1f1f1f"/>
          <w:highlight w:val="white"/>
          <w:rtl w:val="0"/>
        </w:rPr>
        <w:t xml:space="preserve">action</w:t>
      </w:r>
      <w:commentRangeEnd w:id="807"/>
      <w:r w:rsidDel="00000000" w:rsidR="00000000" w:rsidRPr="00000000">
        <w:commentReference w:id="807"/>
      </w:r>
      <w:r w:rsidDel="00000000" w:rsidR="00000000" w:rsidRPr="00000000">
        <w:rPr>
          <w:color w:val="1f1f1f"/>
          <w:highlight w:val="white"/>
          <w:rtl w:val="0"/>
        </w:rPr>
        <w:t xml:space="preserve">:</w:t>
      </w:r>
    </w:p>
    <w:p w:rsidR="00000000" w:rsidDel="00000000" w:rsidP="00000000" w:rsidRDefault="00000000" w:rsidRPr="00000000" w14:paraId="0000072B">
      <w:pPr>
        <w:numPr>
          <w:ilvl w:val="1"/>
          <w:numId w:val="27"/>
        </w:numPr>
        <w:ind w:left="1440" w:hanging="360"/>
        <w:rPr>
          <w:color w:val="ff0000"/>
          <w:highlight w:val="white"/>
        </w:rPr>
      </w:pPr>
      <w:r w:rsidDel="00000000" w:rsidR="00000000" w:rsidRPr="00000000">
        <w:rPr>
          <w:color w:val="ff0000"/>
          <w:highlight w:val="white"/>
          <w:rtl w:val="0"/>
        </w:rPr>
        <w:t xml:space="preserve">Include conversations with end users (user needs assessment) as part of the Concise Science Plan</w:t>
      </w:r>
    </w:p>
    <w:p w:rsidR="00000000" w:rsidDel="00000000" w:rsidP="00000000" w:rsidRDefault="00000000" w:rsidRPr="00000000" w14:paraId="0000072C">
      <w:pPr>
        <w:numPr>
          <w:ilvl w:val="1"/>
          <w:numId w:val="27"/>
        </w:numPr>
        <w:ind w:left="1440" w:hanging="360"/>
        <w:rPr>
          <w:color w:val="ff0000"/>
          <w:highlight w:val="white"/>
        </w:rPr>
      </w:pPr>
      <w:r w:rsidDel="00000000" w:rsidR="00000000" w:rsidRPr="00000000">
        <w:rPr>
          <w:color w:val="ff0000"/>
          <w:highlight w:val="white"/>
          <w:rtl w:val="0"/>
        </w:rPr>
        <w:t xml:space="preserve">Environment scan to find existing tools that could integrate data</w:t>
      </w:r>
    </w:p>
    <w:p w:rsidR="00000000" w:rsidDel="00000000" w:rsidP="00000000" w:rsidRDefault="00000000" w:rsidRPr="00000000" w14:paraId="0000072D">
      <w:pPr>
        <w:rPr>
          <w:color w:val="ff0000"/>
          <w:highlight w:val="white"/>
        </w:rPr>
      </w:pPr>
      <w:r w:rsidDel="00000000" w:rsidR="00000000" w:rsidRPr="00000000">
        <w:rPr>
          <w:rtl w:val="0"/>
        </w:rPr>
      </w:r>
    </w:p>
    <w:p w:rsidR="00000000" w:rsidDel="00000000" w:rsidP="00000000" w:rsidRDefault="00000000" w:rsidRPr="00000000" w14:paraId="0000072E">
      <w:pPr>
        <w:rPr>
          <w:color w:val="ff0000"/>
          <w:highlight w:val="white"/>
        </w:rPr>
      </w:pPr>
      <w:r w:rsidDel="00000000" w:rsidR="00000000" w:rsidRPr="00000000">
        <w:rPr>
          <w:color w:val="ff0000"/>
          <w:highlight w:val="white"/>
          <w:rtl w:val="0"/>
        </w:rPr>
        <w:t xml:space="preserve">Decision Support Systems / Impact &amp; Vulnerability Assessments</w:t>
      </w:r>
    </w:p>
    <w:p w:rsidR="00000000" w:rsidDel="00000000" w:rsidP="00000000" w:rsidRDefault="00000000" w:rsidRPr="00000000" w14:paraId="0000072F">
      <w:pPr>
        <w:rPr>
          <w:color w:val="1f1f1f"/>
          <w:highlight w:val="white"/>
        </w:rPr>
      </w:pPr>
      <w:r w:rsidDel="00000000" w:rsidR="00000000" w:rsidRPr="00000000">
        <w:rPr>
          <w:rtl w:val="0"/>
        </w:rPr>
      </w:r>
    </w:p>
    <w:p w:rsidR="00000000" w:rsidDel="00000000" w:rsidP="00000000" w:rsidRDefault="00000000" w:rsidRPr="00000000" w14:paraId="00000730">
      <w:pPr>
        <w:rPr>
          <w:color w:val="1f1f1f"/>
          <w:highlight w:val="white"/>
        </w:rPr>
      </w:pPr>
      <w:r w:rsidDel="00000000" w:rsidR="00000000" w:rsidRPr="00000000">
        <w:rPr>
          <w:color w:val="1f1f1f"/>
          <w:highlight w:val="white"/>
          <w:rtl w:val="0"/>
        </w:rPr>
        <w:t xml:space="preserve">NASA, along with other domestic and international agencies, are increasingly leading an important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p>
    <w:p w:rsidR="00000000" w:rsidDel="00000000" w:rsidP="00000000" w:rsidRDefault="00000000" w:rsidRPr="00000000" w14:paraId="00000731">
      <w:pPr>
        <w:numPr>
          <w:ilvl w:val="0"/>
          <w:numId w:val="36"/>
        </w:numPr>
        <w:ind w:left="720" w:hanging="360"/>
        <w:rPr>
          <w:color w:val="ff0000"/>
          <w:highlight w:val="white"/>
        </w:rPr>
      </w:pPr>
      <w:r w:rsidDel="00000000" w:rsidR="00000000" w:rsidRPr="00000000">
        <w:rPr>
          <w:color w:val="ff0000"/>
          <w:highlight w:val="white"/>
          <w:rtl w:val="0"/>
        </w:rPr>
        <w:t xml:space="preserve">The PANGEA Information System (PIS) will provide a platform to conduct further research on the use of satellite information products to support decision making</w:t>
      </w:r>
    </w:p>
    <w:p w:rsidR="00000000" w:rsidDel="00000000" w:rsidP="00000000" w:rsidRDefault="00000000" w:rsidRPr="00000000" w14:paraId="00000732">
      <w:pPr>
        <w:numPr>
          <w:ilvl w:val="0"/>
          <w:numId w:val="36"/>
        </w:numPr>
        <w:ind w:left="720" w:hanging="360"/>
        <w:rPr>
          <w:color w:val="ff0000"/>
          <w:highlight w:val="white"/>
        </w:rPr>
      </w:pPr>
      <w:r w:rsidDel="00000000" w:rsidR="00000000" w:rsidRPr="00000000">
        <w:rPr>
          <w:color w:val="ff0000"/>
          <w:highlight w:val="white"/>
          <w:rtl w:val="0"/>
        </w:rPr>
        <w:t xml:space="preserve">The PIS will also be a critical platform for PANGEA researchers to interact at multiple levels with scientists and managers at agencies who are responsible for assessing the impacts of climate change in tropical regions, as well as the media and general public</w:t>
      </w:r>
    </w:p>
    <w:p w:rsidR="00000000" w:rsidDel="00000000" w:rsidP="00000000" w:rsidRDefault="00000000" w:rsidRPr="00000000" w14:paraId="00000733">
      <w:pPr>
        <w:numPr>
          <w:ilvl w:val="0"/>
          <w:numId w:val="36"/>
        </w:numPr>
        <w:ind w:left="720" w:hanging="360"/>
        <w:rPr>
          <w:color w:val="ff0000"/>
          <w:highlight w:val="white"/>
        </w:rPr>
      </w:pPr>
      <w:r w:rsidDel="00000000" w:rsidR="00000000" w:rsidRPr="00000000">
        <w:rPr>
          <w:color w:val="ff0000"/>
          <w:highlight w:val="white"/>
          <w:rtl w:val="0"/>
        </w:rPr>
        <w:t xml:space="preserve">The Integrated Modeling Framework will provide the basis to create unique information products based upon integrated assessments.</w:t>
      </w:r>
    </w:p>
    <w:p w:rsidR="00000000" w:rsidDel="00000000" w:rsidP="00000000" w:rsidRDefault="00000000" w:rsidRPr="00000000" w14:paraId="00000734">
      <w:pPr>
        <w:rPr>
          <w:color w:val="1f1f1f"/>
          <w:highlight w:val="white"/>
        </w:rPr>
      </w:pPr>
      <w:r w:rsidDel="00000000" w:rsidR="00000000" w:rsidRPr="00000000">
        <w:rPr>
          <w:rtl w:val="0"/>
        </w:rPr>
      </w:r>
    </w:p>
    <w:p w:rsidR="00000000" w:rsidDel="00000000" w:rsidP="00000000" w:rsidRDefault="00000000" w:rsidRPr="00000000" w14:paraId="00000735">
      <w:pPr>
        <w:rPr>
          <w:color w:val="1f1f1f"/>
          <w:highlight w:val="white"/>
        </w:rPr>
      </w:pPr>
      <w:r w:rsidDel="00000000" w:rsidR="00000000" w:rsidRPr="00000000">
        <w:rPr>
          <w:color w:val="1f1f1f"/>
          <w:highlight w:val="white"/>
          <w:rtl w:val="0"/>
        </w:rPr>
        <w:t xml:space="preserve">There is increasing recognition by NASA and other U.S. and international agencies on the need to co-develop decision support systems to exchange information and analysis with land managers, regional governments, and other policy and decision makers. </w:t>
      </w:r>
    </w:p>
    <w:p w:rsidR="00000000" w:rsidDel="00000000" w:rsidP="00000000" w:rsidRDefault="00000000" w:rsidRPr="00000000" w14:paraId="00000736">
      <w:pPr>
        <w:numPr>
          <w:ilvl w:val="0"/>
          <w:numId w:val="47"/>
        </w:numPr>
        <w:ind w:left="720" w:hanging="360"/>
        <w:rPr>
          <w:color w:val="ff0000"/>
          <w:highlight w:val="white"/>
        </w:rPr>
      </w:pPr>
      <w:r w:rsidDel="00000000" w:rsidR="00000000" w:rsidRPr="00000000">
        <w:rPr>
          <w:color w:val="ff0000"/>
          <w:highlight w:val="white"/>
          <w:rtl w:val="0"/>
        </w:rPr>
        <w:t xml:space="preserve">Development of programs within national and international land management agencies whose mandate is to provide data required for climate and land cover change monitoring.</w:t>
      </w:r>
    </w:p>
    <w:p w:rsidR="00000000" w:rsidDel="00000000" w:rsidP="00000000" w:rsidRDefault="00000000" w:rsidRPr="00000000" w14:paraId="00000737">
      <w:pPr>
        <w:numPr>
          <w:ilvl w:val="0"/>
          <w:numId w:val="47"/>
        </w:numPr>
        <w:ind w:left="720" w:hanging="360"/>
        <w:rPr>
          <w:color w:val="ff0000"/>
          <w:highlight w:val="white"/>
        </w:rPr>
      </w:pPr>
      <w:r w:rsidDel="00000000" w:rsidR="00000000" w:rsidRPr="00000000">
        <w:rPr>
          <w:color w:val="ff0000"/>
          <w:highlight w:val="white"/>
          <w:rtl w:val="0"/>
        </w:rPr>
        <w:t xml:space="preserve">Aligned with program mission to refine and develop the same process-driven models that will be the focus of research in PANGEA</w:t>
      </w:r>
    </w:p>
    <w:p w:rsidR="00000000" w:rsidDel="00000000" w:rsidP="00000000" w:rsidRDefault="00000000" w:rsidRPr="00000000" w14:paraId="00000738">
      <w:pPr>
        <w:numPr>
          <w:ilvl w:val="0"/>
          <w:numId w:val="47"/>
        </w:numPr>
        <w:ind w:left="720" w:hanging="360"/>
        <w:rPr>
          <w:color w:val="ff0000"/>
          <w:highlight w:val="white"/>
        </w:rPr>
      </w:pPr>
      <w:r w:rsidDel="00000000" w:rsidR="00000000" w:rsidRPr="00000000">
        <w:rPr>
          <w:color w:val="ff0000"/>
          <w:highlight w:val="white"/>
          <w:rtl w:val="0"/>
        </w:rPr>
        <w:t xml:space="preserve">Two-way benefits: Similarity of interests aligns opportunity to coordinate modeling activities and associated research</w:t>
      </w:r>
    </w:p>
    <w:p w:rsidR="00000000" w:rsidDel="00000000" w:rsidP="00000000" w:rsidRDefault="00000000" w:rsidRPr="00000000" w14:paraId="00000739">
      <w:pPr>
        <w:pStyle w:val="Heading2"/>
        <w:rPr/>
      </w:pPr>
      <w:bookmarkStart w:colFirst="0" w:colLast="0" w:name="_8t6ay0v9gizk" w:id="66"/>
      <w:bookmarkEnd w:id="66"/>
      <w:r w:rsidDel="00000000" w:rsidR="00000000" w:rsidRPr="00000000">
        <w:rPr>
          <w:rtl w:val="0"/>
        </w:rPr>
        <w:t xml:space="preserve">9</w:t>
      </w:r>
      <w:r w:rsidDel="00000000" w:rsidR="00000000" w:rsidRPr="00000000">
        <w:rPr>
          <w:rtl w:val="0"/>
        </w:rPr>
        <w:t xml:space="preserve">. </w:t>
      </w:r>
      <w:commentRangeStart w:id="808"/>
      <w:r w:rsidDel="00000000" w:rsidR="00000000" w:rsidRPr="00000000">
        <w:rPr>
          <w:rtl w:val="0"/>
        </w:rPr>
        <w:t xml:space="preserve">Capacity</w:t>
      </w:r>
      <w:commentRangeEnd w:id="808"/>
      <w:r w:rsidDel="00000000" w:rsidR="00000000" w:rsidRPr="00000000">
        <w:commentReference w:id="808"/>
      </w:r>
      <w:r w:rsidDel="00000000" w:rsidR="00000000" w:rsidRPr="00000000">
        <w:rPr>
          <w:rtl w:val="0"/>
        </w:rPr>
        <w:t xml:space="preserve"> Building, Training, and Education</w:t>
      </w:r>
    </w:p>
    <w:p w:rsidR="00000000" w:rsidDel="00000000" w:rsidP="00000000" w:rsidRDefault="00000000" w:rsidRPr="00000000" w14:paraId="0000073A">
      <w:pPr>
        <w:rPr>
          <w:color w:val="ff0000"/>
        </w:rPr>
      </w:pPr>
      <w:r w:rsidDel="00000000" w:rsidR="00000000" w:rsidRPr="00000000">
        <w:rPr>
          <w:color w:val="ff0000"/>
          <w:rtl w:val="0"/>
        </w:rPr>
        <w:t xml:space="preserve">We strongly believe PANGEA can achieve an estimated 100 first-author papers from scientists in Africa. Reference </w:t>
      </w:r>
      <w:commentRangeStart w:id="809"/>
      <w:commentRangeStart w:id="810"/>
      <w:r w:rsidDel="00000000" w:rsidR="00000000" w:rsidRPr="00000000">
        <w:rPr>
          <w:color w:val="ff0000"/>
          <w:rtl w:val="0"/>
        </w:rPr>
        <w:t xml:space="preserve">Culotta et al. 2024</w:t>
      </w:r>
      <w:commentRangeEnd w:id="809"/>
      <w:r w:rsidDel="00000000" w:rsidR="00000000" w:rsidRPr="00000000">
        <w:commentReference w:id="809"/>
      </w:r>
      <w:commentRangeEnd w:id="810"/>
      <w:r w:rsidDel="00000000" w:rsidR="00000000" w:rsidRPr="00000000">
        <w:commentReference w:id="810"/>
      </w:r>
      <w:r w:rsidDel="00000000" w:rsidR="00000000" w:rsidRPr="00000000">
        <w:rPr>
          <w:rtl w:val="0"/>
        </w:rPr>
      </w:r>
    </w:p>
    <w:p w:rsidR="00000000" w:rsidDel="00000000" w:rsidP="00000000" w:rsidRDefault="00000000" w:rsidRPr="00000000" w14:paraId="0000073B">
      <w:pPr>
        <w:rPr>
          <w:color w:val="ff0000"/>
        </w:rPr>
      </w:pPr>
      <w:r w:rsidDel="00000000" w:rsidR="00000000" w:rsidRPr="00000000">
        <w:rPr>
          <w:color w:val="ff0000"/>
          <w:rtl w:val="0"/>
        </w:rPr>
        <w:tab/>
        <w:t xml:space="preserve">- NASA PANGEA campaign is enabling that</w:t>
      </w:r>
    </w:p>
    <w:p w:rsidR="00000000" w:rsidDel="00000000" w:rsidP="00000000" w:rsidRDefault="00000000" w:rsidRPr="00000000" w14:paraId="0000073C">
      <w:pPr>
        <w:rPr>
          <w:color w:val="ff0000"/>
        </w:rPr>
      </w:pPr>
      <w:r w:rsidDel="00000000" w:rsidR="00000000" w:rsidRPr="00000000">
        <w:rPr>
          <w:color w:val="ff0000"/>
          <w:rtl w:val="0"/>
        </w:rPr>
        <w:tab/>
        <w:t xml:space="preserve">- the start of the giant tsunami</w:t>
      </w:r>
    </w:p>
    <w:p w:rsidR="00000000" w:rsidDel="00000000" w:rsidP="00000000" w:rsidRDefault="00000000" w:rsidRPr="00000000" w14:paraId="0000073D">
      <w:pPr>
        <w:rPr>
          <w:color w:val="ff0000"/>
        </w:rPr>
      </w:pPr>
      <w:r w:rsidDel="00000000" w:rsidR="00000000" w:rsidRPr="00000000">
        <w:rPr>
          <w:color w:val="ff0000"/>
          <w:rtl w:val="0"/>
        </w:rPr>
        <w:tab/>
        <w:t xml:space="preserve">- NATUREA paper on flyover campaigns; PANGEA will turn that on its heads</w:t>
      </w:r>
    </w:p>
    <w:p w:rsidR="00000000" w:rsidDel="00000000" w:rsidP="00000000" w:rsidRDefault="00000000" w:rsidRPr="00000000" w14:paraId="0000073E">
      <w:pPr>
        <w:rPr>
          <w:color w:val="ff0000"/>
        </w:rPr>
      </w:pPr>
      <w:r w:rsidDel="00000000" w:rsidR="00000000" w:rsidRPr="00000000">
        <w:rPr>
          <w:color w:val="ff0000"/>
          <w:rtl w:val="0"/>
        </w:rPr>
        <w:tab/>
        <w:t xml:space="preserve">- when PANGEA ends, these scientists will still be there</w:t>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t xml:space="preserve">PANGEA is an important opportunity to increase understanding of Earth observations and expand the use of NASA Earth data, products, and services around the world. As PANGEA advances knowledge of tropical forests and their vulnerability and resilience to climate change, PANGEA will develop innovative methods, compile valuable datasets and produce critical findings that can help </w:t>
      </w:r>
      <w:commentRangeStart w:id="811"/>
      <w:commentRangeStart w:id="812"/>
      <w:r w:rsidDel="00000000" w:rsidR="00000000" w:rsidRPr="00000000">
        <w:rPr>
          <w:rtl w:val="0"/>
        </w:rPr>
        <w:t xml:space="preserve">communities</w:t>
      </w:r>
      <w:commentRangeEnd w:id="811"/>
      <w:r w:rsidDel="00000000" w:rsidR="00000000" w:rsidRPr="00000000">
        <w:commentReference w:id="811"/>
      </w:r>
      <w:commentRangeEnd w:id="812"/>
      <w:r w:rsidDel="00000000" w:rsidR="00000000" w:rsidRPr="00000000">
        <w:commentReference w:id="812"/>
      </w:r>
      <w:r w:rsidDel="00000000" w:rsidR="00000000" w:rsidRPr="00000000">
        <w:rPr>
          <w:rtl w:val="0"/>
        </w:rPr>
        <w:t xml:space="preserve"> understand their environmental impacts and take urgent actions to mitigate and adapt to climate change. PANGEA shares NASA Earth Science’s strategic goal of advancing and integrating Earth science knowledge to empower humanity to create a more resilient world over the next decade (</w:t>
      </w:r>
      <w:commentRangeStart w:id="813"/>
      <w:r w:rsidDel="00000000" w:rsidR="00000000" w:rsidRPr="00000000">
        <w:rPr>
          <w:rtl w:val="0"/>
        </w:rPr>
        <w:t xml:space="preserve">NASA Earth Science to Action Strategy 2024-2034</w:t>
      </w:r>
      <w:commentRangeEnd w:id="813"/>
      <w:r w:rsidDel="00000000" w:rsidR="00000000" w:rsidRPr="00000000">
        <w:commentReference w:id="813"/>
      </w:r>
      <w:r w:rsidDel="00000000" w:rsidR="00000000" w:rsidRPr="00000000">
        <w:rPr>
          <w:rtl w:val="0"/>
        </w:rPr>
        <w:t xml:space="preserve">). Strengthening capacity and investing in education associated with PANGEA is central to benefit local and national communities in the tropics. PANGEA will partner with existing NASA programs, as well as with local collaborating organizations, to plan and execute training activities that are appropriate for a range of potential trainees, including </w:t>
      </w:r>
      <w:r w:rsidDel="00000000" w:rsidR="00000000" w:rsidRPr="00000000">
        <w:rPr>
          <w:rtl w:val="0"/>
        </w:rPr>
        <w:t xml:space="preserve">students, early career scientists, the broader workforce, and Indigenous Peoples and Local Communities</w:t>
      </w:r>
      <w:r w:rsidDel="00000000" w:rsidR="00000000" w:rsidRPr="00000000">
        <w:rPr>
          <w:rtl w:val="0"/>
        </w:rPr>
        <w:t xml:space="preserve">. </w:t>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t xml:space="preserve">During the Large Scale Biosphere Experiment in Amazonia (LBA), capacity building was mutually beneficial to the NASA LBA-ECO efforts and to our South American hosts.  Brazil demanded that every LBA project include a training and education component.  These were tailored to the resources of each project and often linked to academic programs within Brazil.  The largest group of students trained within LBA were Brazilians engaged in scientific initiation programs. These are positions for undergraduates who earned minimum wage to work 20 hours per week for a science project. Often these students did technical work but many reached the level of co-authorship on papers and some were even primary authors. About 500 students participated in LBA in this way in the first decade of the program. Often they went on to do masters and doctoral degrees. Another 500 students earned MS and Ph.D. degrees associated with LBA projects. Only a small portion of the funded students were paid by NASA research projects (mainly for students who did their degrees in the US). The largest number of scholarships came through traditional Brazilian mechanisms from their national education and science ministries and through state level research foundations. While the total investment in dollar terms was probably less than 5% of the NASA investment in LBA-ECO and other foreign research activities, the immediate payoff was huge because of the low cost of student stipends.  In Brazil, many LBA graduates went on to do important work in the environmental field in universities, in municipal, state, and national government agencies, and in non-governmental organizations</w:t>
      </w:r>
      <w:commentRangeStart w:id="814"/>
      <w:r w:rsidDel="00000000" w:rsidR="00000000" w:rsidRPr="00000000">
        <w:rPr>
          <w:rtl w:val="0"/>
        </w:rPr>
        <w:t xml:space="preserve"> exceeding Brazilian expectations for the impact of the LBA training and education program.</w:t>
      </w:r>
      <w:commentRangeEnd w:id="814"/>
      <w:r w:rsidDel="00000000" w:rsidR="00000000" w:rsidRPr="00000000">
        <w:commentReference w:id="814"/>
      </w:r>
      <w:r w:rsidDel="00000000" w:rsidR="00000000" w:rsidRPr="00000000">
        <w:rPr>
          <w:rtl w:val="0"/>
        </w:rPr>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rPr/>
      </w:pPr>
      <w:r w:rsidDel="00000000" w:rsidR="00000000" w:rsidRPr="00000000">
        <w:rPr>
          <w:rtl w:val="0"/>
        </w:rPr>
        <w:t xml:space="preserve">The scope of each PANGEA capacity building, training, or education activity will depend on which individuals from which institutions are being targeted for training. Intermittently throughout PANGEA, a brief needs assessment will be carried out to assess what the community requires and desires in terms of capacity building, training, and education activities. The intention of this assessment will be to identify who needs what kind of development activities and what resources are available and what resources are needed to support any planned activities (e.g. host institution can provide venue and catering, instructors and teaching materials are needed). PANGEA is not funded to deliver capacity building, training, and education activities and therefore complementary funding will be sought to support these activities (</w:t>
      </w:r>
      <w:r w:rsidDel="00000000" w:rsidR="00000000" w:rsidRPr="00000000">
        <w:rPr>
          <w:highlight w:val="cyan"/>
          <w:rtl w:val="0"/>
        </w:rPr>
        <w:t xml:space="preserve">tablexx??</w:t>
      </w:r>
      <w:r w:rsidDel="00000000" w:rsidR="00000000" w:rsidRPr="00000000">
        <w:rPr>
          <w:rtl w:val="0"/>
        </w:rPr>
        <w:t xml:space="preserve">). Evaluating the needs assessment will help PANGEA identify which complementary funding opportunities are most appropriate to pursue.  </w:t>
      </w:r>
    </w:p>
    <w:p w:rsidR="00000000" w:rsidDel="00000000" w:rsidP="00000000" w:rsidRDefault="00000000" w:rsidRPr="00000000" w14:paraId="00000746">
      <w:pPr>
        <w:spacing w:after="240" w:before="240" w:lineRule="auto"/>
        <w:rPr/>
      </w:pPr>
      <w:r w:rsidDel="00000000" w:rsidR="00000000" w:rsidRPr="00000000">
        <w:rPr>
          <w:rtl w:val="0"/>
        </w:rPr>
        <w:t xml:space="preserve">The primary goal of PANGEA’s capacity building strategy is to strengthen and grow the NASA Earth data user community in the tropics. PANGEA’s airborne activities will generate a lot of excitement around the potential of remote sensing for ecological applications. While capacity building activities focused on teaching users how to access and analyze PANGEA’s airborne data products will be essential to ensure these data products are applied to their full potential, it is PANGEA’s intention to leverage the momentum created by the airborne campaign to promote broader application of NASA orbital data sets, particularly those that are well suited for examination alongside the airborne data products, e.g. EMIT, PACE, ECOSTRESS, GEDI, and in the future NISAR and SBG. As such, all of PANGEA’s capacity building activities will use field, airborne, and orbital NASA Earth data, and instructors will constantly remind users that the potential of these multi-scalar datasets is far greater than if only one or two types of data are examined alone. An added benefit of this approach is that users will know, from the beginning, that while PANGEA airborne data is limited in spatiotemporal scope, NASA’s satellite datasets can help fulfill their data needs. PANGEA’s approach to capacity building intends to build NASA Early Adopter user groups in the tropics - particularly for SBG and NISAR, but also for ESA missions like BIOMASS and CHIME.   </w:t>
      </w:r>
    </w:p>
    <w:p w:rsidR="00000000" w:rsidDel="00000000" w:rsidP="00000000" w:rsidRDefault="00000000" w:rsidRPr="00000000" w14:paraId="00000747">
      <w:pPr>
        <w:spacing w:after="240" w:before="240" w:lineRule="auto"/>
        <w:rPr/>
      </w:pPr>
      <w:commentRangeStart w:id="815"/>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Here, we outline the “Enhanced Partnerships” PANGEA has already cultivated during the scoping campaign with other institutions involved in education and capacity building at local, regional, national, and global scales – with an emphasis on activities in the tropics. </w:t>
      </w:r>
    </w:p>
    <w:p w:rsidR="00000000" w:rsidDel="00000000" w:rsidP="00000000" w:rsidRDefault="00000000" w:rsidRPr="00000000" w14:paraId="00000748">
      <w:pPr>
        <w:numPr>
          <w:ilvl w:val="0"/>
          <w:numId w:val="45"/>
        </w:numPr>
        <w:ind w:left="720" w:hanging="360"/>
      </w:pPr>
      <w:commentRangeStart w:id="816"/>
      <w:commentRangeStart w:id="817"/>
      <w:r w:rsidDel="00000000" w:rsidR="00000000" w:rsidRPr="00000000">
        <w:rPr>
          <w:rtl w:val="0"/>
        </w:rPr>
        <w:t xml:space="preserve">NASA’s Applied Remote Sensing Training program (ARSET): ARSET offers training pitched at various levels of applied Earth observation users and with experience training both US and international participants. PANGEA would work with ARSET and the PANGEA science team to deliver a multi-part training webinar series. Additionally, PANGEA would hope to replicate the in-person training model trialled during BioSCape, that saw ARSET and the ORNL DAAC work together for the first time to deliver a 5-day in-person training in South Africa to conservation decision makers, university lecturers, and diverse researchers. </w:t>
      </w:r>
      <w:commentRangeEnd w:id="816"/>
      <w:r w:rsidDel="00000000" w:rsidR="00000000" w:rsidRPr="00000000">
        <w:commentReference w:id="816"/>
      </w:r>
      <w:commentRangeEnd w:id="817"/>
      <w:r w:rsidDel="00000000" w:rsidR="00000000" w:rsidRPr="00000000">
        <w:commentReference w:id="817"/>
      </w:r>
      <w:r w:rsidDel="00000000" w:rsidR="00000000" w:rsidRPr="00000000">
        <w:rPr>
          <w:rtl w:val="0"/>
        </w:rPr>
      </w:r>
    </w:p>
    <w:p w:rsidR="00000000" w:rsidDel="00000000" w:rsidP="00000000" w:rsidRDefault="00000000" w:rsidRPr="00000000" w14:paraId="00000749">
      <w:pPr>
        <w:numPr>
          <w:ilvl w:val="0"/>
          <w:numId w:val="45"/>
        </w:numPr>
        <w:ind w:left="720" w:hanging="360"/>
      </w:pPr>
      <w:r w:rsidDel="00000000" w:rsidR="00000000" w:rsidRPr="00000000">
        <w:rPr>
          <w:rtl w:val="0"/>
        </w:rPr>
        <w:t xml:space="preserve">NASA’s Distributed Active Archiving Centers (DAACs): PANGEA hopes to emulate the success of EMIT working with the LP DAAC and BioSCape working with ORNL </w:t>
      </w:r>
      <w:commentRangeStart w:id="818"/>
      <w:r w:rsidDel="00000000" w:rsidR="00000000" w:rsidRPr="00000000">
        <w:rPr>
          <w:rtl w:val="0"/>
        </w:rPr>
        <w:t xml:space="preserve">DAAC</w:t>
      </w:r>
      <w:commentRangeEnd w:id="818"/>
      <w:r w:rsidDel="00000000" w:rsidR="00000000" w:rsidRPr="00000000">
        <w:commentReference w:id="818"/>
      </w:r>
      <w:r w:rsidDel="00000000" w:rsidR="00000000" w:rsidRPr="00000000">
        <w:rPr>
          <w:rtl w:val="0"/>
        </w:rPr>
        <w:t xml:space="preserve"> to produce capacity building materials, particularly training notebooks, and conduct training workshops at conferences. The materials produced for these workshops will be tailored to the needs of the PANGEA science team, and therefore especially useful to them, but will be appropriate and engaging for a broad audience. Delivering these materials at conference workshops, such as AGU, ESA, and ATBC, will help to engage diverse researchers at a variety of career stages and with various levels of prior engagement with NASA Earth data. </w:t>
      </w:r>
    </w:p>
    <w:p w:rsidR="00000000" w:rsidDel="00000000" w:rsidP="00000000" w:rsidRDefault="00000000" w:rsidRPr="00000000" w14:paraId="0000074A">
      <w:pPr>
        <w:numPr>
          <w:ilvl w:val="0"/>
          <w:numId w:val="45"/>
        </w:numPr>
        <w:ind w:left="720" w:hanging="360"/>
      </w:pPr>
      <w:r w:rsidDel="00000000" w:rsidR="00000000" w:rsidRPr="00000000">
        <w:rPr>
          <w:rtl w:val="0"/>
        </w:rPr>
        <w:t xml:space="preserve">NASA’s DEVELOP program: DEVELOP partners with decision makers who are interested in using NASA Earth data to support their work. Each partner will have a DEVELOP team of 4-5 people work with them over 10 weeks to assess how NASA Earth data can help address their needs. The 10 week period can be renewed for up to 3 terms. DEVELOP proposals submitted by non-US PANGEA partner organizations can help develop capacity within partner organizations and may lead to the generation of applied data products. For example, during BioSCape, the South African National Botanical Insitute partnered with DEVELOP to help develop data products to map ecologically important riparian vegetation. </w:t>
      </w:r>
    </w:p>
    <w:p w:rsidR="00000000" w:rsidDel="00000000" w:rsidP="00000000" w:rsidRDefault="00000000" w:rsidRPr="00000000" w14:paraId="0000074B">
      <w:pPr>
        <w:numPr>
          <w:ilvl w:val="0"/>
          <w:numId w:val="45"/>
        </w:numPr>
        <w:ind w:left="720" w:hanging="360"/>
      </w:pPr>
      <w:r w:rsidDel="00000000" w:rsidR="00000000" w:rsidRPr="00000000">
        <w:rPr>
          <w:rtl w:val="0"/>
        </w:rPr>
        <w:t xml:space="preserve">NASA Global Learning and Observations to benefit the Environment Program (GLOBE): GLOBE delivers educational activities to K-12 students, teachers, and citizens. During BioSCape, GLOBE traveled to South Africa to deliver an educational program to 170 high-school students from 10 under-resourced schools and delivered a “train the trainer” program to high school teachers. The South African iteration of this program was a success, due largely to the tailoring of the program to the South African context, and with the train-the-trainer program likely leading to larger impact in the future. PANGEA intends to emulate this success, capitalizing on the excitement surrounding an airborne campaign to engage the next generation of scientists in STEM. </w:t>
      </w:r>
    </w:p>
    <w:p w:rsidR="00000000" w:rsidDel="00000000" w:rsidP="00000000" w:rsidRDefault="00000000" w:rsidRPr="00000000" w14:paraId="0000074C">
      <w:pPr>
        <w:numPr>
          <w:ilvl w:val="0"/>
          <w:numId w:val="45"/>
        </w:numPr>
        <w:ind w:left="720" w:hanging="360"/>
      </w:pPr>
      <w:commentRangeStart w:id="819"/>
      <w:r w:rsidDel="00000000" w:rsidR="00000000" w:rsidRPr="00000000">
        <w:rPr>
          <w:rtl w:val="0"/>
        </w:rPr>
        <w:t xml:space="preserve">NASA/USAID SERVIR:</w:t>
      </w:r>
      <w:commentRangeEnd w:id="819"/>
      <w:r w:rsidDel="00000000" w:rsidR="00000000" w:rsidRPr="00000000">
        <w:commentReference w:id="819"/>
      </w:r>
      <w:r w:rsidDel="00000000" w:rsidR="00000000" w:rsidRPr="00000000">
        <w:rPr>
          <w:rtl w:val="0"/>
        </w:rPr>
        <w:t xml:space="preserve"> SERVIR works through hubs across the tropics to support sustainable development through capacity building and incorporating perspectives from women, Indigenous Peoples and their communities. PANGEA would work with SERVIR to develop custom services/data pipelines to serve the specific decision making needs of local partner organizations. SERVIR has an excellent Planning Toolkit that provides instruction on how to assess and deliver impactful interventions, and we hope to work with SERVIR and the PANGEA science team to execute this. </w:t>
      </w:r>
    </w:p>
    <w:p w:rsidR="00000000" w:rsidDel="00000000" w:rsidP="00000000" w:rsidRDefault="00000000" w:rsidRPr="00000000" w14:paraId="0000074D">
      <w:pPr>
        <w:numPr>
          <w:ilvl w:val="0"/>
          <w:numId w:val="45"/>
        </w:numPr>
        <w:ind w:left="720" w:hanging="360"/>
      </w:pPr>
      <w:commentRangeStart w:id="820"/>
      <w:r w:rsidDel="00000000" w:rsidR="00000000" w:rsidRPr="00000000">
        <w:rPr>
          <w:rtl w:val="0"/>
        </w:rPr>
        <w:t xml:space="preserve">Indigenous Peoples Initiative: </w:t>
      </w:r>
      <w:commentRangeEnd w:id="820"/>
      <w:r w:rsidDel="00000000" w:rsidR="00000000" w:rsidRPr="00000000">
        <w:commentReference w:id="820"/>
      </w:r>
      <w:r w:rsidDel="00000000" w:rsidR="00000000" w:rsidRPr="00000000">
        <w:rPr>
          <w:rtl w:val="0"/>
        </w:rPr>
      </w:r>
    </w:p>
    <w:p w:rsidR="00000000" w:rsidDel="00000000" w:rsidP="00000000" w:rsidRDefault="00000000" w:rsidRPr="00000000" w14:paraId="0000074E">
      <w:pPr>
        <w:numPr>
          <w:ilvl w:val="0"/>
          <w:numId w:val="45"/>
        </w:numPr>
        <w:ind w:left="720" w:hanging="360"/>
      </w:pPr>
      <w:r w:rsidDel="00000000" w:rsidR="00000000" w:rsidRPr="00000000">
        <w:rPr>
          <w:rtl w:val="0"/>
        </w:rPr>
        <w:t xml:space="preserve">Association for Biology and Tropical Conservation (ATBC) - 1-2 sentences about aligning with their training efforts - workshop at annual conference</w:t>
      </w:r>
    </w:p>
    <w:p w:rsidR="00000000" w:rsidDel="00000000" w:rsidP="00000000" w:rsidRDefault="00000000" w:rsidRPr="00000000" w14:paraId="0000074F">
      <w:pPr>
        <w:numPr>
          <w:ilvl w:val="0"/>
          <w:numId w:val="45"/>
        </w:numPr>
        <w:ind w:left="720" w:hanging="360"/>
      </w:pPr>
      <w:r w:rsidDel="00000000" w:rsidR="00000000" w:rsidRPr="00000000">
        <w:rPr>
          <w:rtl w:val="0"/>
        </w:rPr>
        <w:t xml:space="preserve">NSF Research, Innovation, Synergies, and Education (RISE): The NSF’s new RISE program aims to foster transdisciplinary collaborations that engage the broader geosciences community to drive transformative discoveries, innovations in workforce development, and use-inspired solutions for urgent Earth system challenges. The program will specifically focus on supporting work that will build a resilient planet, and therefore there may be opportunities for PANGEA to engage with NSF around certain capacity building and training activities. </w:t>
      </w:r>
      <w:commentRangeStart w:id="821"/>
      <w:r w:rsidDel="00000000" w:rsidR="00000000" w:rsidRPr="00000000">
        <w:rPr>
          <w:rtl w:val="0"/>
        </w:rPr>
        <w:t xml:space="preserve">The details of RISE are not yet available</w:t>
      </w:r>
      <w:commentRangeEnd w:id="821"/>
      <w:r w:rsidDel="00000000" w:rsidR="00000000" w:rsidRPr="00000000">
        <w:commentReference w:id="821"/>
      </w:r>
      <w:r w:rsidDel="00000000" w:rsidR="00000000" w:rsidRPr="00000000">
        <w:rPr>
          <w:rtl w:val="0"/>
        </w:rPr>
        <w:t xml:space="preserve">. </w:t>
      </w:r>
    </w:p>
    <w:p w:rsidR="00000000" w:rsidDel="00000000" w:rsidP="00000000" w:rsidRDefault="00000000" w:rsidRPr="00000000" w14:paraId="00000750">
      <w:pPr>
        <w:numPr>
          <w:ilvl w:val="0"/>
          <w:numId w:val="45"/>
        </w:numPr>
        <w:ind w:left="720" w:hanging="360"/>
      </w:pPr>
      <w:r w:rsidDel="00000000" w:rsidR="00000000" w:rsidRPr="00000000">
        <w:rPr>
          <w:rtl w:val="0"/>
        </w:rPr>
        <w:t xml:space="preserve">USAID’s Strategic Partnerships For Advancing Research And Knowledge (SPARK) program: SPARK awards are a new USAID mechanism to support research generation in collabroration with USAID partner countries. SPARK has a focus on collaborative work towards addressing international development challenges and values co-creation of knowledge as well as Collaborating, Learning, and Adapting practices. </w:t>
      </w:r>
      <w:commentRangeStart w:id="822"/>
      <w:r w:rsidDel="00000000" w:rsidR="00000000" w:rsidRPr="00000000">
        <w:rPr>
          <w:rtl w:val="0"/>
        </w:rPr>
        <w:t xml:space="preserve">As such, PANGEA’s activities would be synergistic with this program, and we hope to encourage PANGEA partners and members of the science team to apply for this funding. </w:t>
      </w:r>
      <w:commentRangeEnd w:id="822"/>
      <w:r w:rsidDel="00000000" w:rsidR="00000000" w:rsidRPr="00000000">
        <w:commentReference w:id="822"/>
      </w:r>
      <w:r w:rsidDel="00000000" w:rsidR="00000000" w:rsidRPr="00000000">
        <w:rPr>
          <w:rtl w:val="0"/>
        </w:rPr>
      </w:r>
    </w:p>
    <w:p w:rsidR="00000000" w:rsidDel="00000000" w:rsidP="00000000" w:rsidRDefault="00000000" w:rsidRPr="00000000" w14:paraId="00000751">
      <w:pPr>
        <w:numPr>
          <w:ilvl w:val="0"/>
          <w:numId w:val="45"/>
        </w:numPr>
        <w:ind w:left="720" w:hanging="360"/>
      </w:pPr>
      <w:r w:rsidDel="00000000" w:rsidR="00000000" w:rsidRPr="00000000">
        <w:rPr>
          <w:highlight w:val="white"/>
          <w:rtl w:val="0"/>
        </w:rPr>
        <w:t xml:space="preserve">NSF </w:t>
      </w:r>
      <w:r w:rsidDel="00000000" w:rsidR="00000000" w:rsidRPr="00000000">
        <w:rPr>
          <w:rtl w:val="0"/>
        </w:rPr>
        <w:t xml:space="preserve">Geoscience Opportunities for Leadership in Diversity (GOLD-EN): GOLD-EN is an NSF funding call that explicitly supports activities to increase and sustain including people from diverse backgrounds in the geoscience education and research community. </w:t>
      </w:r>
      <w:commentRangeStart w:id="823"/>
      <w:r w:rsidDel="00000000" w:rsidR="00000000" w:rsidRPr="00000000">
        <w:rPr>
          <w:rtl w:val="0"/>
        </w:rPr>
        <w:t xml:space="preserve">PANGEA’s ethos is synergistic with that of this NSF program, and we hope that members of the science team and broader PANGEA community will apply for this funding. </w:t>
      </w:r>
      <w:commentRangeEnd w:id="815"/>
      <w:r w:rsidDel="00000000" w:rsidR="00000000" w:rsidRPr="00000000">
        <w:commentReference w:id="815"/>
      </w:r>
      <w:commentRangeEnd w:id="823"/>
      <w:r w:rsidDel="00000000" w:rsidR="00000000" w:rsidRPr="00000000">
        <w:commentReference w:id="823"/>
      </w:r>
      <w:r w:rsidDel="00000000" w:rsidR="00000000" w:rsidRPr="00000000">
        <w:rPr>
          <w:rtl w:val="0"/>
        </w:rPr>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t xml:space="preserve">As an international project, PANGEA’s biggest opportunity for capacity development and training is within the science team. PANGEA’s ROSES funding call would explicitly indicate that proposals co-developed with local researchers are more likely to be funded. This was done in the BioSCape funding call and was a significant contributor to ~50% of their science team being local. This co-development of research will enable skills and knowledge transfer within each project team, and create opportunities for the science team to learn from each other more braodly. Additionally, the PANGEA ROSES funding call would encourage proposers to commit time to co-mentor and co-supervise students and postdocs, further helping to build capacity. Once formed, PANGEA’s science team will abide by a Code of Conduct that has both advice for ethical and equitable collaboration as well as clear authorship guidelines that everyone must abide by. These guidelines will be based on the Contributor Role Taxonomy (CRediT, credit.niso.org), which values the diversity of roles that make a research product possible. </w:t>
      </w:r>
    </w:p>
    <w:p w:rsidR="00000000" w:rsidDel="00000000" w:rsidP="00000000" w:rsidRDefault="00000000" w:rsidRPr="00000000" w14:paraId="00000754">
      <w:pPr>
        <w:rPr/>
      </w:pPr>
      <w:r w:rsidDel="00000000" w:rsidR="00000000" w:rsidRPr="00000000">
        <w:rPr>
          <w:rtl w:val="0"/>
        </w:rPr>
      </w:r>
    </w:p>
    <w:tbl>
      <w:tblPr>
        <w:tblStyle w:val="Table13"/>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020"/>
        <w:gridCol w:w="1020"/>
        <w:gridCol w:w="1020"/>
        <w:gridCol w:w="1020"/>
        <w:gridCol w:w="1020"/>
        <w:gridCol w:w="1020"/>
        <w:gridCol w:w="1185"/>
        <w:gridCol w:w="855"/>
        <w:tblGridChange w:id="0">
          <w:tblGrid>
            <w:gridCol w:w="1020"/>
            <w:gridCol w:w="1020"/>
            <w:gridCol w:w="1020"/>
            <w:gridCol w:w="1020"/>
            <w:gridCol w:w="1020"/>
            <w:gridCol w:w="1020"/>
            <w:gridCol w:w="1020"/>
            <w:gridCol w:w="1185"/>
            <w:gridCol w:w="855"/>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commentRangeStart w:id="824"/>
            <w:r w:rsidDel="00000000" w:rsidR="00000000" w:rsidRPr="00000000">
              <w:rPr>
                <w:rFonts w:ascii="Avenir" w:cs="Avenir" w:eastAsia="Avenir" w:hAnsi="Avenir"/>
                <w:sz w:val="18"/>
                <w:szCs w:val="18"/>
                <w:rtl w:val="0"/>
              </w:rPr>
              <w:t xml:space="preserve">Partner</w:t>
            </w:r>
            <w:commentRangeEnd w:id="824"/>
            <w:r w:rsidDel="00000000" w:rsidR="00000000" w:rsidRPr="00000000">
              <w:commentReference w:id="824"/>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Country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Regions active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Forms of capacity building</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Formal education (3 months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In-person workshops &amp; short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Online workshops &amp;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Technical consul-</w:t>
              <w:br w:type="textWrapping"/>
              <w:t xml:space="preserve">tations with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Network-</w:t>
              <w:br w:type="textWrapping"/>
              <w:t xml:space="preserve">ing &amp; learning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Scholar-</w:t>
              <w:br w:type="textWrapping"/>
              <w:t xml:space="preserve">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ARSET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ORNL DAAC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GLOBE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SERVIR</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Indigenous People’s Initiative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GOLD-EN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USAID SPARK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EU</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One Forest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 FAO</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UNFCCC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Cameroon Yaoundé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WRI</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PUCP</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Oklahoma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Penn State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SilvaCarbon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SMACON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West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Geospatial Girls &amp; Kids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CIAT-Bioversity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Conservation International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bl>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pStyle w:val="Heading2"/>
        <w:rPr/>
      </w:pPr>
      <w:bookmarkStart w:colFirst="0" w:colLast="0" w:name="_c36m01esiuds" w:id="67"/>
      <w:bookmarkEnd w:id="67"/>
      <w:r w:rsidDel="00000000" w:rsidR="00000000" w:rsidRPr="00000000">
        <w:rPr>
          <w:rtl w:val="0"/>
        </w:rPr>
        <w:t xml:space="preserve">10. </w:t>
      </w:r>
      <w:commentRangeStart w:id="825"/>
      <w:r w:rsidDel="00000000" w:rsidR="00000000" w:rsidRPr="00000000">
        <w:rPr>
          <w:rtl w:val="0"/>
        </w:rPr>
        <w:t xml:space="preserve">References</w:t>
      </w:r>
      <w:commentRangeEnd w:id="825"/>
      <w:r w:rsidDel="00000000" w:rsidR="00000000" w:rsidRPr="00000000">
        <w:commentReference w:id="825"/>
      </w:r>
      <w:r w:rsidDel="00000000" w:rsidR="00000000" w:rsidRPr="00000000">
        <w:rPr>
          <w:rtl w:val="0"/>
        </w:rPr>
      </w:r>
    </w:p>
    <w:p w:rsidR="00000000" w:rsidDel="00000000" w:rsidP="00000000" w:rsidRDefault="00000000" w:rsidRPr="00000000" w14:paraId="00000838">
      <w:pPr>
        <w:pStyle w:val="Heading2"/>
        <w:rPr/>
      </w:pPr>
      <w:bookmarkStart w:colFirst="0" w:colLast="0" w:name="_z4vei7kqp4a" w:id="68"/>
      <w:bookmarkEnd w:id="68"/>
      <w:r w:rsidDel="00000000" w:rsidR="00000000" w:rsidRPr="00000000">
        <w:rPr>
          <w:rtl w:val="0"/>
        </w:rPr>
        <w:t xml:space="preserve">11. Figure and Photograph and Credits</w:t>
      </w:r>
    </w:p>
    <w:p w:rsidR="00000000" w:rsidDel="00000000" w:rsidP="00000000" w:rsidRDefault="00000000" w:rsidRPr="00000000" w14:paraId="00000839">
      <w:pPr>
        <w:pStyle w:val="Heading2"/>
        <w:rPr/>
      </w:pPr>
      <w:bookmarkStart w:colFirst="0" w:colLast="0" w:name="_crm1yggb334o" w:id="69"/>
      <w:bookmarkEnd w:id="69"/>
      <w:commentRangeStart w:id="826"/>
      <w:r w:rsidDel="00000000" w:rsidR="00000000" w:rsidRPr="00000000">
        <w:rPr>
          <w:rtl w:val="0"/>
        </w:rPr>
        <w:t xml:space="preserve">12. Glossary</w:t>
      </w:r>
      <w:commentRangeEnd w:id="826"/>
      <w:r w:rsidDel="00000000" w:rsidR="00000000" w:rsidRPr="00000000">
        <w:commentReference w:id="826"/>
      </w:r>
      <w:r w:rsidDel="00000000" w:rsidR="00000000" w:rsidRPr="00000000">
        <w:rPr>
          <w:rtl w:val="0"/>
        </w:rPr>
      </w:r>
    </w:p>
    <w:p w:rsidR="00000000" w:rsidDel="00000000" w:rsidP="00000000" w:rsidRDefault="00000000" w:rsidRPr="00000000" w14:paraId="0000083A">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w:t>
      </w:r>
      <w:r w:rsidDel="00000000" w:rsidR="00000000" w:rsidRPr="00000000">
        <w:rPr>
          <w:color w:val="212529"/>
          <w:highlight w:val="white"/>
          <w:rtl w:val="0"/>
        </w:rPr>
        <w:t xml:space="preserve">proposed new geological epoch resulting from significant human-driven changes to the structure and functioning of the Earth system, including the climate system. Originally proposed in the Earth system science community in 2000, the proposed new epoch is undergoing a formalisation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 (</w:t>
      </w:r>
      <w:hyperlink r:id="rId170">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3B">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83C">
      <w:pPr>
        <w:numPr>
          <w:ilvl w:val="0"/>
          <w:numId w:val="18"/>
        </w:numPr>
        <w:spacing w:after="240" w:before="240" w:lineRule="auto"/>
        <w:ind w:left="720" w:hanging="360"/>
        <w:rPr>
          <w:color w:val="ff0000"/>
        </w:rPr>
      </w:pPr>
      <w:r w:rsidDel="00000000" w:rsidR="00000000" w:rsidRPr="00000000">
        <w:rPr>
          <w:color w:val="ff0000"/>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83D">
      <w:pPr>
        <w:spacing w:before="240" w:lineRule="auto"/>
        <w:rPr/>
      </w:pPr>
      <w:r w:rsidDel="00000000" w:rsidR="00000000" w:rsidRPr="00000000">
        <w:rPr>
          <w:b w:val="1"/>
          <w:rtl w:val="0"/>
        </w:rPr>
        <w:t xml:space="preserve">C</w:t>
      </w:r>
      <w:r w:rsidDel="00000000" w:rsidR="00000000" w:rsidRPr="00000000">
        <w:rPr>
          <w:b w:val="1"/>
          <w:rtl w:val="0"/>
        </w:rPr>
        <w:t xml:space="preserve">ommunity</w:t>
      </w:r>
      <w:r w:rsidDel="00000000" w:rsidR="00000000" w:rsidRPr="00000000">
        <w:rPr>
          <w:rtl w:val="0"/>
        </w:rPr>
        <w:t xml:space="preserve"> - formal and informal groups of people who perceive themselves as members which may share interests, experiences, resources, activities, professions, livelihoods, culture, geography, origins, language, or any combination of the above. </w:t>
      </w:r>
    </w:p>
    <w:p w:rsidR="00000000" w:rsidDel="00000000" w:rsidP="00000000" w:rsidRDefault="00000000" w:rsidRPr="00000000" w14:paraId="0000083E">
      <w:pPr>
        <w:spacing w:before="0" w:lineRule="auto"/>
        <w:rPr/>
      </w:pPr>
      <w:r w:rsidDel="00000000" w:rsidR="00000000" w:rsidRPr="00000000">
        <w:rPr>
          <w:rtl w:val="0"/>
        </w:rPr>
      </w:r>
    </w:p>
    <w:p w:rsidR="00000000" w:rsidDel="00000000" w:rsidP="00000000" w:rsidRDefault="00000000" w:rsidRPr="00000000" w14:paraId="0000083F">
      <w:pPr>
        <w:ind w:left="0" w:firstLine="0"/>
        <w:rPr>
          <w:color w:val="ff000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color w:val="ff0000"/>
          <w:rtl w:val="0"/>
        </w:rPr>
        <w:t xml:space="preserve">Carbon stocks in soils, vegetation, ….. Includes carbon dioxide (CO2), methane (CH4), and lateral flows of carbon. </w:t>
      </w:r>
    </w:p>
    <w:p w:rsidR="00000000" w:rsidDel="00000000" w:rsidP="00000000" w:rsidRDefault="00000000" w:rsidRPr="00000000" w14:paraId="00000840">
      <w:pPr>
        <w:ind w:left="0" w:firstLine="0"/>
        <w:rPr/>
      </w:pPr>
      <w:r w:rsidDel="00000000" w:rsidR="00000000" w:rsidRPr="00000000">
        <w:rPr>
          <w:rtl w:val="0"/>
        </w:rPr>
      </w:r>
    </w:p>
    <w:p w:rsidR="00000000" w:rsidDel="00000000" w:rsidP="00000000" w:rsidRDefault="00000000" w:rsidRPr="00000000" w14:paraId="00000841">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commentRangeStart w:id="827"/>
      <w:hyperlink r:id="rId171">
        <w:r w:rsidDel="00000000" w:rsidR="00000000" w:rsidRPr="00000000">
          <w:rPr>
            <w:color w:val="3c78d8"/>
            <w:rtl w:val="0"/>
          </w:rPr>
          <w:t xml:space="preserve">https://doi.org/10.1038/s41559-024-02356-1</w:t>
        </w:r>
      </w:hyperlink>
      <w:commentRangeEnd w:id="827"/>
      <w:r w:rsidDel="00000000" w:rsidR="00000000" w:rsidRPr="00000000">
        <w:commentReference w:id="827"/>
      </w:r>
      <w:r w:rsidDel="00000000" w:rsidR="00000000" w:rsidRPr="00000000">
        <w:rPr>
          <w:color w:val="3c78d8"/>
          <w:rtl w:val="0"/>
        </w:rPr>
        <w:t xml:space="preserve"> </w:t>
      </w:r>
    </w:p>
    <w:p w:rsidR="00000000" w:rsidDel="00000000" w:rsidP="00000000" w:rsidRDefault="00000000" w:rsidRPr="00000000" w14:paraId="00000842">
      <w:pPr>
        <w:ind w:left="0" w:firstLine="0"/>
        <w:rPr>
          <w:b w:val="1"/>
          <w:i w:val="1"/>
        </w:rPr>
      </w:pPr>
      <w:r w:rsidDel="00000000" w:rsidR="00000000" w:rsidRPr="00000000">
        <w:rPr>
          <w:rtl w:val="0"/>
        </w:rPr>
      </w:r>
    </w:p>
    <w:p w:rsidR="00000000" w:rsidDel="00000000" w:rsidP="00000000" w:rsidRDefault="00000000" w:rsidRPr="00000000" w14:paraId="00000843">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828"/>
      <w:r w:rsidDel="00000000" w:rsidR="00000000" w:rsidRPr="00000000">
        <w:rPr>
          <w:color w:val="ff0000"/>
          <w:rtl w:val="0"/>
        </w:rPr>
        <w:t xml:space="preserve">PANGEA uses the IPCC working definition of ecosystion, which includes people as key organisms, thus including agroeocsystems and more broadly social-ecological systems. </w:t>
      </w:r>
      <w:commentRangeEnd w:id="828"/>
      <w:r w:rsidDel="00000000" w:rsidR="00000000" w:rsidRPr="00000000">
        <w:commentReference w:id="828"/>
      </w:r>
      <w:r w:rsidDel="00000000" w:rsidR="00000000" w:rsidRPr="00000000">
        <w:rPr>
          <w:rFonts w:ascii="Arial Unicode MS" w:cs="Arial Unicode MS" w:eastAsia="Arial Unicode MS" w:hAnsi="Arial Unicode MS"/>
          <w:color w:val="212529"/>
          <w:highlight w:val="white"/>
          <w:rtl w:val="0"/>
        </w:rPr>
        <w:t xml:space="preserve">A functional unit consisting of living organisms, their non-living environment and the interactions within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172">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44">
      <w:pPr>
        <w:ind w:left="0" w:firstLine="0"/>
        <w:rPr>
          <w:color w:val="ff0000"/>
        </w:rPr>
      </w:pPr>
      <w:r w:rsidDel="00000000" w:rsidR="00000000" w:rsidRPr="00000000">
        <w:rPr>
          <w:rtl w:val="0"/>
        </w:rPr>
      </w:r>
    </w:p>
    <w:p w:rsidR="00000000" w:rsidDel="00000000" w:rsidP="00000000" w:rsidRDefault="00000000" w:rsidRPr="00000000" w14:paraId="00000845">
      <w:pPr>
        <w:ind w:left="0" w:firstLine="0"/>
        <w:rPr/>
      </w:pPr>
      <w:commentRangeStart w:id="829"/>
      <w:commentRangeStart w:id="830"/>
      <w:r w:rsidDel="00000000" w:rsidR="00000000" w:rsidRPr="00000000">
        <w:rPr>
          <w:b w:val="1"/>
          <w:i w:val="1"/>
          <w:rtl w:val="0"/>
        </w:rPr>
        <w:t xml:space="preserve">Ecosystem Services </w:t>
      </w:r>
      <w:r w:rsidDel="00000000" w:rsidR="00000000" w:rsidRPr="00000000">
        <w:rPr>
          <w:rtl w:val="0"/>
        </w:rPr>
        <w:t xml:space="preserve">- All the contributions, both positive and negative, of living nature (i.e. all organisms, ecosystems, and their associated ecological and evolutionary processes) to people’s quality of life. </w:t>
      </w:r>
      <w:commentRangeEnd w:id="829"/>
      <w:r w:rsidDel="00000000" w:rsidR="00000000" w:rsidRPr="00000000">
        <w:commentReference w:id="829"/>
      </w:r>
      <w:commentRangeEnd w:id="830"/>
      <w:r w:rsidDel="00000000" w:rsidR="00000000" w:rsidRPr="00000000">
        <w:commentReference w:id="830"/>
      </w:r>
      <w:r w:rsidDel="00000000" w:rsidR="00000000" w:rsidRPr="00000000">
        <w:rPr>
          <w:rtl w:val="0"/>
        </w:rPr>
      </w:r>
    </w:p>
    <w:p w:rsidR="00000000" w:rsidDel="00000000" w:rsidP="00000000" w:rsidRDefault="00000000" w:rsidRPr="00000000" w14:paraId="00000846">
      <w:pPr>
        <w:ind w:left="0" w:firstLine="0"/>
        <w:rPr>
          <w:b w:val="1"/>
          <w:i w:val="1"/>
        </w:rPr>
      </w:pPr>
      <w:r w:rsidDel="00000000" w:rsidR="00000000" w:rsidRPr="00000000">
        <w:rPr>
          <w:rtl w:val="0"/>
        </w:rPr>
      </w:r>
    </w:p>
    <w:p w:rsidR="00000000" w:rsidDel="00000000" w:rsidP="00000000" w:rsidRDefault="00000000" w:rsidRPr="00000000" w14:paraId="00000847">
      <w:pPr>
        <w:ind w:left="0" w:firstLine="0"/>
        <w:rPr>
          <w:color w:val="ff000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848">
      <w:pPr>
        <w:ind w:left="0" w:firstLine="0"/>
        <w:rPr>
          <w:b w:val="1"/>
          <w:i w:val="1"/>
        </w:rPr>
      </w:pPr>
      <w:r w:rsidDel="00000000" w:rsidR="00000000" w:rsidRPr="00000000">
        <w:rPr>
          <w:rtl w:val="0"/>
        </w:rPr>
      </w:r>
    </w:p>
    <w:p w:rsidR="00000000" w:rsidDel="00000000" w:rsidP="00000000" w:rsidRDefault="00000000" w:rsidRPr="00000000" w14:paraId="00000849">
      <w:pPr>
        <w:ind w:left="0" w:firstLine="0"/>
        <w:rPr>
          <w:color w:val="ff0000"/>
        </w:rPr>
      </w:pPr>
      <w:r w:rsidDel="00000000" w:rsidR="00000000" w:rsidRPr="00000000">
        <w:rPr>
          <w:b w:val="1"/>
          <w:i w:val="1"/>
          <w:highlight w:val="yellow"/>
          <w:rtl w:val="0"/>
        </w:rPr>
        <w:t xml:space="preserve">Forest carbon stocks and fluxes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biomass stocks, woody productivity and woody mortality</w:t>
      </w:r>
    </w:p>
    <w:p w:rsidR="00000000" w:rsidDel="00000000" w:rsidP="00000000" w:rsidRDefault="00000000" w:rsidRPr="00000000" w14:paraId="0000084A">
      <w:pPr>
        <w:ind w:left="0" w:firstLine="0"/>
        <w:rPr>
          <w:b w:val="1"/>
          <w:i w:val="1"/>
        </w:rPr>
      </w:pPr>
      <w:r w:rsidDel="00000000" w:rsidR="00000000" w:rsidRPr="00000000">
        <w:rPr>
          <w:rtl w:val="0"/>
        </w:rPr>
      </w:r>
    </w:p>
    <w:p w:rsidR="00000000" w:rsidDel="00000000" w:rsidP="00000000" w:rsidRDefault="00000000" w:rsidRPr="00000000" w14:paraId="0000084B">
      <w:pPr>
        <w:ind w:left="0" w:firstLine="0"/>
        <w:rPr/>
      </w:pPr>
      <w:r w:rsidDel="00000000" w:rsidR="00000000" w:rsidRPr="00000000">
        <w:rPr>
          <w:b w:val="1"/>
          <w:rtl w:val="0"/>
        </w:rPr>
        <w:t xml:space="preserve">Forest degradation – </w:t>
      </w:r>
      <w:r w:rsidDel="00000000" w:rsidR="00000000" w:rsidRPr="00000000">
        <w:rPr>
          <w:rtl w:val="0"/>
        </w:rPr>
        <w:t xml:space="preserve">a forest is degraded when the rate of exogenous disturbance greatly exceeds the long-term average rate of exogenous disturbance for the ecosystem and the effects of that disturbance can be distinguished from old-growth forest structure and/or composition.  Logging, fire, mining, and fragmentation are common causes of forest degradation.</w:t>
      </w:r>
    </w:p>
    <w:p w:rsidR="00000000" w:rsidDel="00000000" w:rsidP="00000000" w:rsidRDefault="00000000" w:rsidRPr="00000000" w14:paraId="0000084C">
      <w:pPr>
        <w:ind w:left="0" w:firstLine="0"/>
        <w:rPr>
          <w:b w:val="1"/>
          <w:i w:val="1"/>
        </w:rPr>
      </w:pPr>
      <w:r w:rsidDel="00000000" w:rsidR="00000000" w:rsidRPr="00000000">
        <w:rPr>
          <w:rtl w:val="0"/>
        </w:rPr>
      </w:r>
    </w:p>
    <w:p w:rsidR="00000000" w:rsidDel="00000000" w:rsidP="00000000" w:rsidRDefault="00000000" w:rsidRPr="00000000" w14:paraId="0000084D">
      <w:pPr>
        <w:ind w:left="0" w:firstLine="0"/>
        <w:rPr>
          <w:color w:val="3c78d8"/>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84E">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GPP, NPP, woody productivity, ecosystem respiration, tree mortality, woody residence time, evapotranspiration, sensible heat flux, net radiation, water-use efficiency, carbon-use efficiency, nutrient-use efficiency, and nutrient cycling</w:t>
      </w:r>
      <w:r w:rsidDel="00000000" w:rsidR="00000000" w:rsidRPr="00000000">
        <w:rPr>
          <w:rtl w:val="0"/>
        </w:rPr>
      </w:r>
    </w:p>
    <w:p w:rsidR="00000000" w:rsidDel="00000000" w:rsidP="00000000" w:rsidRDefault="00000000" w:rsidRPr="00000000" w14:paraId="0000084F">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850">
      <w:pPr>
        <w:ind w:left="0" w:firstLine="0"/>
        <w:rPr>
          <w:b w:val="1"/>
          <w:i w:val="1"/>
        </w:rPr>
      </w:pPr>
      <w:r w:rsidDel="00000000" w:rsidR="00000000" w:rsidRPr="00000000">
        <w:rPr>
          <w:rtl w:val="0"/>
        </w:rPr>
      </w:r>
    </w:p>
    <w:p w:rsidR="00000000" w:rsidDel="00000000" w:rsidP="00000000" w:rsidRDefault="00000000" w:rsidRPr="00000000" w14:paraId="00000851">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legal, illegal and traditional economic, subsistence, cultural, and development practices and behaviors by humans that lead to the exploitation, alteration, and degradation of forest ecosystems, including logging, infrastructure development, agriculture, livestock rearing, fire, mining, hunting and wildlife exploitation, and charcoal production. </w:t>
      </w:r>
      <w:r w:rsidDel="00000000" w:rsidR="00000000" w:rsidRPr="00000000">
        <w:rPr>
          <w:rtl w:val="0"/>
        </w:rPr>
      </w:r>
    </w:p>
    <w:p w:rsidR="00000000" w:rsidDel="00000000" w:rsidP="00000000" w:rsidRDefault="00000000" w:rsidRPr="00000000" w14:paraId="00000852">
      <w:pPr>
        <w:ind w:left="0" w:firstLine="0"/>
        <w:rPr>
          <w:b w:val="1"/>
          <w:i w:val="1"/>
        </w:rPr>
      </w:pPr>
      <w:r w:rsidDel="00000000" w:rsidR="00000000" w:rsidRPr="00000000">
        <w:rPr>
          <w:rtl w:val="0"/>
        </w:rPr>
      </w:r>
    </w:p>
    <w:p w:rsidR="00000000" w:rsidDel="00000000" w:rsidP="00000000" w:rsidRDefault="00000000" w:rsidRPr="00000000" w14:paraId="00000853">
      <w:pPr>
        <w:ind w:left="0" w:firstLine="0"/>
        <w:rPr>
          <w:shd w:fill="ff9900" w:val="clear"/>
        </w:rPr>
      </w:pPr>
      <w:r w:rsidDel="00000000" w:rsidR="00000000" w:rsidRPr="00000000">
        <w:rPr>
          <w:b w:val="1"/>
          <w:i w:val="1"/>
          <w:highlight w:val="yellow"/>
          <w:rtl w:val="0"/>
        </w:rPr>
        <w:t xml:space="preserve">Landscapes -</w:t>
      </w:r>
      <w:r w:rsidDel="00000000" w:rsidR="00000000" w:rsidRPr="00000000">
        <w:rPr>
          <w:b w:val="1"/>
          <w:i w:val="1"/>
          <w:shd w:fill="ff9900" w:val="clear"/>
          <w:rtl w:val="0"/>
        </w:rPr>
        <w:t xml:space="preserve"> </w:t>
      </w:r>
      <w:r w:rsidDel="00000000" w:rsidR="00000000" w:rsidRPr="00000000">
        <w:rPr>
          <w:rtl w:val="0"/>
        </w:rPr>
      </w:r>
    </w:p>
    <w:p w:rsidR="00000000" w:rsidDel="00000000" w:rsidP="00000000" w:rsidRDefault="00000000" w:rsidRPr="00000000" w14:paraId="00000854">
      <w:pPr>
        <w:ind w:left="0" w:firstLine="0"/>
        <w:rPr/>
      </w:pPr>
      <w:r w:rsidDel="00000000" w:rsidR="00000000" w:rsidRPr="00000000">
        <w:rPr>
          <w:rtl w:val="0"/>
        </w:rPr>
      </w:r>
    </w:p>
    <w:p w:rsidR="00000000" w:rsidDel="00000000" w:rsidP="00000000" w:rsidRDefault="00000000" w:rsidRPr="00000000" w14:paraId="00000855">
      <w:pPr>
        <w:ind w:left="0" w:firstLine="0"/>
        <w:rPr>
          <w:color w:val="ff000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deforestation, degradation, fragmentation, restoration, and regeneration</w:t>
      </w:r>
    </w:p>
    <w:p w:rsidR="00000000" w:rsidDel="00000000" w:rsidP="00000000" w:rsidRDefault="00000000" w:rsidRPr="00000000" w14:paraId="00000856">
      <w:pPr>
        <w:ind w:left="0" w:firstLine="0"/>
        <w:rPr>
          <w:b w:val="1"/>
          <w:i w:val="1"/>
        </w:rPr>
      </w:pPr>
      <w:r w:rsidDel="00000000" w:rsidR="00000000" w:rsidRPr="00000000">
        <w:rPr>
          <w:rtl w:val="0"/>
        </w:rPr>
      </w:r>
    </w:p>
    <w:p w:rsidR="00000000" w:rsidDel="00000000" w:rsidP="00000000" w:rsidRDefault="00000000" w:rsidRPr="00000000" w14:paraId="00000857">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reorganising in ways that maintain their essential function, identity and structure. Resilience is a positive attribute when it maintains capacity for adaptation, learning and/or transformation (Arctic Council, 2016). → directly from </w:t>
      </w:r>
      <w:hyperlink r:id="rId173">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58">
      <w:pPr>
        <w:ind w:left="0" w:firstLine="0"/>
        <w:rPr>
          <w:b w:val="1"/>
          <w:i w:val="1"/>
          <w:highlight w:val="yellow"/>
        </w:rPr>
      </w:pPr>
      <w:r w:rsidDel="00000000" w:rsidR="00000000" w:rsidRPr="00000000">
        <w:rPr>
          <w:rtl w:val="0"/>
        </w:rPr>
      </w:r>
    </w:p>
    <w:p w:rsidR="00000000" w:rsidDel="00000000" w:rsidP="00000000" w:rsidRDefault="00000000" w:rsidRPr="00000000" w14:paraId="00000859">
      <w:pPr>
        <w:ind w:left="0" w:firstLine="0"/>
        <w:rPr>
          <w:color w:val="ff0000"/>
        </w:rPr>
      </w:pPr>
      <w:r w:rsidDel="00000000" w:rsidR="00000000" w:rsidRPr="00000000">
        <w:rPr>
          <w:b w:val="1"/>
          <w:i w:val="1"/>
          <w:highlight w:val="yellow"/>
          <w:rtl w:val="0"/>
        </w:rPr>
        <w:t xml:space="preserve">[forest?] Resistance</w:t>
      </w:r>
      <w:r w:rsidDel="00000000" w:rsidR="00000000" w:rsidRPr="00000000">
        <w:rPr>
          <w:b w:val="1"/>
          <w:i w:val="1"/>
          <w:rtl w:val="0"/>
        </w:rPr>
        <w:t xml:space="preserve"> </w:t>
      </w:r>
      <w:r w:rsidDel="00000000" w:rsidR="00000000" w:rsidRPr="00000000">
        <w:rPr>
          <w:rtl w:val="0"/>
        </w:rPr>
        <w:t xml:space="preserve">- </w:t>
      </w:r>
      <w:r w:rsidDel="00000000" w:rsidR="00000000" w:rsidRPr="00000000">
        <w:rPr>
          <w:color w:val="ff0000"/>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85A">
      <w:pPr>
        <w:ind w:left="0" w:firstLine="0"/>
        <w:rPr>
          <w:b w:val="1"/>
          <w:i w:val="1"/>
        </w:rPr>
      </w:pPr>
      <w:r w:rsidDel="00000000" w:rsidR="00000000" w:rsidRPr="00000000">
        <w:rPr>
          <w:rtl w:val="0"/>
        </w:rPr>
      </w:r>
    </w:p>
    <w:p w:rsidR="00000000" w:rsidDel="00000000" w:rsidP="00000000" w:rsidRDefault="00000000" w:rsidRPr="00000000" w14:paraId="0000085B">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85C">
      <w:pPr>
        <w:ind w:left="0" w:firstLine="0"/>
        <w:rPr>
          <w:b w:val="1"/>
          <w:i w:val="1"/>
        </w:rPr>
      </w:pPr>
      <w:r w:rsidDel="00000000" w:rsidR="00000000" w:rsidRPr="00000000">
        <w:rPr>
          <w:rtl w:val="0"/>
        </w:rPr>
      </w:r>
    </w:p>
    <w:p w:rsidR="00000000" w:rsidDel="00000000" w:rsidP="00000000" w:rsidRDefault="00000000" w:rsidRPr="00000000" w14:paraId="0000085D">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85E">
      <w:pPr>
        <w:pStyle w:val="Heading2"/>
        <w:rPr/>
      </w:pPr>
      <w:bookmarkStart w:colFirst="0" w:colLast="0" w:name="_pzrw4c5s7tpd" w:id="70"/>
      <w:bookmarkEnd w:id="70"/>
      <w:r w:rsidDel="00000000" w:rsidR="00000000" w:rsidRPr="00000000">
        <w:rPr>
          <w:rtl w:val="0"/>
        </w:rPr>
        <w:t xml:space="preserve">13. List of Acronyms</w:t>
      </w:r>
    </w:p>
    <w:p w:rsidR="00000000" w:rsidDel="00000000" w:rsidP="00000000" w:rsidRDefault="00000000" w:rsidRPr="00000000" w14:paraId="0000085F">
      <w:pPr>
        <w:spacing w:after="120" w:before="120" w:lineRule="auto"/>
        <w:rPr/>
      </w:pPr>
      <w:r w:rsidDel="00000000" w:rsidR="00000000" w:rsidRPr="00000000">
        <w:rPr>
          <w:b w:val="1"/>
          <w:rtl w:val="0"/>
        </w:rPr>
        <w:t xml:space="preserve">AMSR-E</w:t>
      </w:r>
      <w:r w:rsidDel="00000000" w:rsidR="00000000" w:rsidRPr="00000000">
        <w:rPr>
          <w:rtl w:val="0"/>
        </w:rPr>
        <w:t xml:space="preserve"> - Advanced Microwave Scanning Radiometer for EOS Mission</w:t>
      </w:r>
    </w:p>
    <w:p w:rsidR="00000000" w:rsidDel="00000000" w:rsidP="00000000" w:rsidRDefault="00000000" w:rsidRPr="00000000" w14:paraId="00000860">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861">
      <w:pPr>
        <w:spacing w:after="120" w:before="120" w:lineRule="auto"/>
        <w:rPr/>
      </w:pPr>
      <w:r w:rsidDel="00000000" w:rsidR="00000000" w:rsidRPr="00000000">
        <w:rPr>
          <w:b w:val="1"/>
          <w:rtl w:val="0"/>
        </w:rPr>
        <w:t xml:space="preserve">CHIME</w:t>
      </w:r>
      <w:r w:rsidDel="00000000" w:rsidR="00000000" w:rsidRPr="00000000">
        <w:rPr>
          <w:rtl w:val="0"/>
        </w:rPr>
        <w:t xml:space="preserve"> - Copernicus Hyperspectral Imaging Mission for the Environment</w:t>
      </w:r>
    </w:p>
    <w:p w:rsidR="00000000" w:rsidDel="00000000" w:rsidP="00000000" w:rsidRDefault="00000000" w:rsidRPr="00000000" w14:paraId="00000862">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863">
      <w:pPr>
        <w:spacing w:after="120" w:before="120" w:lineRule="auto"/>
        <w:rPr/>
      </w:pPr>
      <w:r w:rsidDel="00000000" w:rsidR="00000000" w:rsidRPr="00000000">
        <w:rPr>
          <w:b w:val="1"/>
          <w:rtl w:val="0"/>
        </w:rPr>
        <w:t xml:space="preserve">EMIT</w:t>
      </w:r>
      <w:r w:rsidDel="00000000" w:rsidR="00000000" w:rsidRPr="00000000">
        <w:rPr>
          <w:rtl w:val="0"/>
        </w:rPr>
        <w:t xml:space="preserve"> - Earth Surface Mineral Dust Source Investigation </w:t>
      </w:r>
    </w:p>
    <w:p w:rsidR="00000000" w:rsidDel="00000000" w:rsidP="00000000" w:rsidRDefault="00000000" w:rsidRPr="00000000" w14:paraId="00000864">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865">
      <w:pPr>
        <w:spacing w:after="120" w:before="120" w:lineRule="auto"/>
        <w:rPr/>
      </w:pPr>
      <w:r w:rsidDel="00000000" w:rsidR="00000000" w:rsidRPr="00000000">
        <w:rPr>
          <w:b w:val="1"/>
          <w:rtl w:val="0"/>
        </w:rPr>
        <w:t xml:space="preserve">FLEX</w:t>
      </w:r>
      <w:r w:rsidDel="00000000" w:rsidR="00000000" w:rsidRPr="00000000">
        <w:rPr>
          <w:rtl w:val="0"/>
        </w:rPr>
        <w:t xml:space="preserve"> - Fluorescence Explorer Mission</w:t>
      </w:r>
    </w:p>
    <w:p w:rsidR="00000000" w:rsidDel="00000000" w:rsidP="00000000" w:rsidRDefault="00000000" w:rsidRPr="00000000" w14:paraId="00000866">
      <w:pPr>
        <w:spacing w:after="120" w:before="120" w:lineRule="auto"/>
        <w:rPr/>
      </w:pPr>
      <w:r w:rsidDel="00000000" w:rsidR="00000000" w:rsidRPr="00000000">
        <w:rPr>
          <w:b w:val="1"/>
          <w:rtl w:val="0"/>
        </w:rPr>
        <w:t xml:space="preserve">GHG</w:t>
      </w:r>
      <w:r w:rsidDel="00000000" w:rsidR="00000000" w:rsidRPr="00000000">
        <w:rPr>
          <w:rtl w:val="0"/>
        </w:rPr>
        <w:t xml:space="preserve"> - Greenhouse gas</w:t>
      </w:r>
    </w:p>
    <w:p w:rsidR="00000000" w:rsidDel="00000000" w:rsidP="00000000" w:rsidRDefault="00000000" w:rsidRPr="00000000" w14:paraId="00000867">
      <w:pPr>
        <w:spacing w:after="120" w:before="120" w:lineRule="auto"/>
        <w:rPr/>
      </w:pPr>
      <w:r w:rsidDel="00000000" w:rsidR="00000000" w:rsidRPr="00000000">
        <w:rPr>
          <w:b w:val="1"/>
          <w:rtl w:val="0"/>
        </w:rPr>
        <w:t xml:space="preserve">IEK </w:t>
      </w:r>
      <w:r w:rsidDel="00000000" w:rsidR="00000000" w:rsidRPr="00000000">
        <w:rPr>
          <w:rtl w:val="0"/>
        </w:rPr>
        <w:t xml:space="preserve">- Indigenous ecological knowledge</w:t>
      </w:r>
    </w:p>
    <w:p w:rsidR="00000000" w:rsidDel="00000000" w:rsidP="00000000" w:rsidRDefault="00000000" w:rsidRPr="00000000" w14:paraId="00000868">
      <w:pPr>
        <w:spacing w:after="120" w:before="120" w:lineRule="auto"/>
        <w:rPr/>
      </w:pPr>
      <w:r w:rsidDel="00000000" w:rsidR="00000000" w:rsidRPr="00000000">
        <w:rPr>
          <w:b w:val="1"/>
          <w:rtl w:val="0"/>
        </w:rPr>
        <w:t xml:space="preserve">IPLCs </w:t>
      </w:r>
      <w:r w:rsidDel="00000000" w:rsidR="00000000" w:rsidRPr="00000000">
        <w:rPr>
          <w:rtl w:val="0"/>
        </w:rPr>
        <w:t xml:space="preserve">- Indigenous Peoples and Local Communities </w:t>
      </w:r>
    </w:p>
    <w:p w:rsidR="00000000" w:rsidDel="00000000" w:rsidP="00000000" w:rsidRDefault="00000000" w:rsidRPr="00000000" w14:paraId="00000869">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86A">
      <w:pPr>
        <w:spacing w:after="120" w:before="120" w:lineRule="auto"/>
        <w:rPr/>
      </w:pPr>
      <w:r w:rsidDel="00000000" w:rsidR="00000000" w:rsidRPr="00000000">
        <w:rPr>
          <w:b w:val="1"/>
          <w:rtl w:val="0"/>
        </w:rPr>
        <w:t xml:space="preserve">LCLUC </w:t>
      </w:r>
      <w:r w:rsidDel="00000000" w:rsidR="00000000" w:rsidRPr="00000000">
        <w:rPr>
          <w:rtl w:val="0"/>
        </w:rPr>
        <w:t xml:space="preserve">- Land cover and land-use change</w:t>
      </w:r>
    </w:p>
    <w:p w:rsidR="00000000" w:rsidDel="00000000" w:rsidP="00000000" w:rsidRDefault="00000000" w:rsidRPr="00000000" w14:paraId="0000086B">
      <w:pPr>
        <w:spacing w:after="120" w:before="120" w:lineRule="auto"/>
        <w:rPr/>
      </w:pPr>
      <w:r w:rsidDel="00000000" w:rsidR="00000000" w:rsidRPr="00000000">
        <w:rPr>
          <w:b w:val="1"/>
          <w:rtl w:val="0"/>
        </w:rPr>
        <w:t xml:space="preserve">LEK </w:t>
      </w:r>
      <w:r w:rsidDel="00000000" w:rsidR="00000000" w:rsidRPr="00000000">
        <w:rPr>
          <w:rtl w:val="0"/>
        </w:rPr>
        <w:t xml:space="preserve">- Local ecological knowledge</w:t>
      </w:r>
    </w:p>
    <w:p w:rsidR="00000000" w:rsidDel="00000000" w:rsidP="00000000" w:rsidRDefault="00000000" w:rsidRPr="00000000" w14:paraId="0000086C">
      <w:pPr>
        <w:spacing w:after="120" w:before="120" w:lineRule="auto"/>
        <w:rPr/>
      </w:pPr>
      <w:r w:rsidDel="00000000" w:rsidR="00000000" w:rsidRPr="00000000">
        <w:rPr>
          <w:b w:val="1"/>
          <w:rtl w:val="0"/>
        </w:rPr>
        <w:t xml:space="preserve">NISAR</w:t>
      </w:r>
      <w:r w:rsidDel="00000000" w:rsidR="00000000" w:rsidRPr="00000000">
        <w:rPr>
          <w:rtl w:val="0"/>
        </w:rPr>
        <w:t xml:space="preserve"> - NASA-ISRO SAR Mission</w:t>
      </w:r>
    </w:p>
    <w:p w:rsidR="00000000" w:rsidDel="00000000" w:rsidP="00000000" w:rsidRDefault="00000000" w:rsidRPr="00000000" w14:paraId="0000086D">
      <w:pPr>
        <w:spacing w:after="120" w:before="120" w:lineRule="auto"/>
        <w:rPr/>
      </w:pPr>
      <w:r w:rsidDel="00000000" w:rsidR="00000000" w:rsidRPr="00000000">
        <w:rPr>
          <w:b w:val="1"/>
          <w:rtl w:val="0"/>
        </w:rPr>
        <w:t xml:space="preserve">SBG </w:t>
      </w:r>
      <w:r w:rsidDel="00000000" w:rsidR="00000000" w:rsidRPr="00000000">
        <w:rPr>
          <w:rtl w:val="0"/>
        </w:rPr>
        <w:t xml:space="preserve">- Surface Biology and Geology Mission</w:t>
      </w:r>
    </w:p>
    <w:p w:rsidR="00000000" w:rsidDel="00000000" w:rsidP="00000000" w:rsidRDefault="00000000" w:rsidRPr="00000000" w14:paraId="0000086E">
      <w:pPr>
        <w:spacing w:after="120" w:before="120" w:lineRule="auto"/>
        <w:rPr/>
      </w:pPr>
      <w:r w:rsidDel="00000000" w:rsidR="00000000" w:rsidRPr="00000000">
        <w:rPr>
          <w:b w:val="1"/>
          <w:rtl w:val="0"/>
        </w:rPr>
        <w:t xml:space="preserve">SST </w:t>
      </w:r>
      <w:r w:rsidDel="00000000" w:rsidR="00000000" w:rsidRPr="00000000">
        <w:rPr>
          <w:rtl w:val="0"/>
        </w:rPr>
        <w:t xml:space="preserve">- Sea surface temperature</w:t>
      </w:r>
    </w:p>
    <w:p w:rsidR="00000000" w:rsidDel="00000000" w:rsidP="00000000" w:rsidRDefault="00000000" w:rsidRPr="00000000" w14:paraId="0000086F">
      <w:pPr>
        <w:spacing w:after="120" w:before="120" w:lineRule="auto"/>
        <w:rPr/>
      </w:pPr>
      <w:r w:rsidDel="00000000" w:rsidR="00000000" w:rsidRPr="00000000">
        <w:rPr>
          <w:b w:val="1"/>
          <w:rtl w:val="0"/>
        </w:rPr>
        <w:t xml:space="preserve">SWOT</w:t>
      </w:r>
      <w:r w:rsidDel="00000000" w:rsidR="00000000" w:rsidRPr="00000000">
        <w:rPr>
          <w:rtl w:val="0"/>
        </w:rPr>
        <w:t xml:space="preserve"> - Surface Water and Ocean Topography Mission</w:t>
      </w:r>
    </w:p>
    <w:p w:rsidR="00000000" w:rsidDel="00000000" w:rsidP="00000000" w:rsidRDefault="00000000" w:rsidRPr="00000000" w14:paraId="00000870">
      <w:pPr>
        <w:spacing w:after="120" w:before="120" w:lineRule="auto"/>
        <w:rPr/>
      </w:pPr>
      <w:r w:rsidDel="00000000" w:rsidR="00000000" w:rsidRPr="00000000">
        <w:rPr>
          <w:b w:val="1"/>
          <w:rtl w:val="0"/>
        </w:rPr>
        <w:t xml:space="preserve">TEK </w:t>
      </w:r>
      <w:r w:rsidDel="00000000" w:rsidR="00000000" w:rsidRPr="00000000">
        <w:rPr>
          <w:rtl w:val="0"/>
        </w:rPr>
        <w:t xml:space="preserve">- Traditional ecological knowledge</w:t>
      </w:r>
    </w:p>
    <w:p w:rsidR="00000000" w:rsidDel="00000000" w:rsidP="00000000" w:rsidRDefault="00000000" w:rsidRPr="00000000" w14:paraId="00000871">
      <w:pPr>
        <w:spacing w:after="120" w:before="120" w:lineRule="auto"/>
        <w:rPr/>
      </w:pPr>
      <w:r w:rsidDel="00000000" w:rsidR="00000000" w:rsidRPr="00000000">
        <w:rPr>
          <w:b w:val="1"/>
          <w:rtl w:val="0"/>
        </w:rPr>
        <w:t xml:space="preserve">TRL</w:t>
      </w:r>
      <w:r w:rsidDel="00000000" w:rsidR="00000000" w:rsidRPr="00000000">
        <w:rPr>
          <w:rtl w:val="0"/>
        </w:rPr>
        <w:t xml:space="preserve"> - Technology Readiness Level</w:t>
      </w:r>
    </w:p>
    <w:p w:rsidR="00000000" w:rsidDel="00000000" w:rsidP="00000000" w:rsidRDefault="00000000" w:rsidRPr="00000000" w14:paraId="00000872">
      <w:pPr>
        <w:spacing w:after="120" w:before="120" w:lineRule="auto"/>
        <w:rPr/>
      </w:pPr>
      <w:r w:rsidDel="00000000" w:rsidR="00000000" w:rsidRPr="00000000">
        <w:rPr>
          <w:b w:val="1"/>
          <w:rtl w:val="0"/>
        </w:rPr>
        <w:t xml:space="preserve">TIR </w:t>
      </w:r>
      <w:r w:rsidDel="00000000" w:rsidR="00000000" w:rsidRPr="00000000">
        <w:rPr>
          <w:rtl w:val="0"/>
        </w:rPr>
        <w:t xml:space="preserve">- Thermal Infrared</w:t>
      </w:r>
    </w:p>
    <w:p w:rsidR="00000000" w:rsidDel="00000000" w:rsidP="00000000" w:rsidRDefault="00000000" w:rsidRPr="00000000" w14:paraId="00000873">
      <w:pPr>
        <w:spacing w:after="120" w:before="120" w:lineRule="auto"/>
        <w:rPr/>
      </w:pPr>
      <w:r w:rsidDel="00000000" w:rsidR="00000000" w:rsidRPr="00000000">
        <w:rPr>
          <w:b w:val="1"/>
          <w:rtl w:val="0"/>
        </w:rPr>
        <w:t xml:space="preserve">UAV </w:t>
      </w:r>
      <w:r w:rsidDel="00000000" w:rsidR="00000000" w:rsidRPr="00000000">
        <w:rPr>
          <w:rtl w:val="0"/>
        </w:rPr>
        <w:t xml:space="preserve">- Uncrewed Air Vehicle</w:t>
      </w:r>
    </w:p>
    <w:p w:rsidR="00000000" w:rsidDel="00000000" w:rsidP="00000000" w:rsidRDefault="00000000" w:rsidRPr="00000000" w14:paraId="00000874">
      <w:pPr>
        <w:spacing w:after="120" w:before="120" w:lineRule="auto"/>
        <w:rPr/>
      </w:pPr>
      <w:r w:rsidDel="00000000" w:rsidR="00000000" w:rsidRPr="00000000">
        <w:rPr>
          <w:b w:val="1"/>
          <w:rtl w:val="0"/>
        </w:rPr>
        <w:t xml:space="preserve">VSWIR </w:t>
      </w:r>
      <w:r w:rsidDel="00000000" w:rsidR="00000000" w:rsidRPr="00000000">
        <w:rPr>
          <w:rtl w:val="0"/>
        </w:rPr>
        <w:t xml:space="preserve">- Visible to Shortwave Infrared</w:t>
      </w:r>
    </w:p>
    <w:p w:rsidR="00000000" w:rsidDel="00000000" w:rsidP="00000000" w:rsidRDefault="00000000" w:rsidRPr="00000000" w14:paraId="00000875">
      <w:pPr>
        <w:pStyle w:val="Heading2"/>
        <w:rPr/>
      </w:pPr>
      <w:bookmarkStart w:colFirst="0" w:colLast="0" w:name="_rymy755ymrd5" w:id="71"/>
      <w:bookmarkEnd w:id="71"/>
      <w:r w:rsidDel="00000000" w:rsidR="00000000" w:rsidRPr="00000000">
        <w:rPr>
          <w:rtl w:val="0"/>
        </w:rPr>
        <w:t xml:space="preserve">14. Appendices</w:t>
      </w:r>
    </w:p>
    <w:p w:rsidR="00000000" w:rsidDel="00000000" w:rsidP="00000000" w:rsidRDefault="00000000" w:rsidRPr="00000000" w14:paraId="00000876">
      <w:pPr>
        <w:pStyle w:val="Heading3"/>
        <w:rPr/>
      </w:pPr>
      <w:bookmarkStart w:colFirst="0" w:colLast="0" w:name="_1737u9tquxno" w:id="72"/>
      <w:bookmarkEnd w:id="72"/>
      <w:r w:rsidDel="00000000" w:rsidR="00000000" w:rsidRPr="00000000">
        <w:rPr>
          <w:rtl w:val="0"/>
        </w:rPr>
        <w:t xml:space="preserve">A - </w:t>
      </w:r>
      <w:r w:rsidDel="00000000" w:rsidR="00000000" w:rsidRPr="00000000">
        <w:rPr>
          <w:rtl w:val="0"/>
        </w:rPr>
        <w:t xml:space="preserve"> PANGEA Partners</w:t>
      </w:r>
    </w:p>
    <w:p w:rsidR="00000000" w:rsidDel="00000000" w:rsidP="00000000" w:rsidRDefault="00000000" w:rsidRPr="00000000" w14:paraId="00000877">
      <w:pPr>
        <w:numPr>
          <w:ilvl w:val="0"/>
          <w:numId w:val="56"/>
        </w:numPr>
        <w:ind w:left="720" w:hanging="360"/>
        <w:rPr>
          <w:i w:val="1"/>
          <w:color w:val="000000"/>
          <w:sz w:val="22"/>
          <w:szCs w:val="22"/>
        </w:rPr>
      </w:pPr>
      <w:commentRangeStart w:id="831"/>
      <w:commentRangeStart w:id="832"/>
      <w:r w:rsidDel="00000000" w:rsidR="00000000" w:rsidRPr="00000000">
        <w:rPr>
          <w:i w:val="1"/>
          <w:rtl w:val="0"/>
        </w:rPr>
        <w:t xml:space="preserve">Coordinating</w:t>
      </w:r>
      <w:commentRangeEnd w:id="831"/>
      <w:r w:rsidDel="00000000" w:rsidR="00000000" w:rsidRPr="00000000">
        <w:commentReference w:id="831"/>
      </w:r>
      <w:commentRangeEnd w:id="832"/>
      <w:r w:rsidDel="00000000" w:rsidR="00000000" w:rsidRPr="00000000">
        <w:commentReference w:id="832"/>
      </w:r>
      <w:r w:rsidDel="00000000" w:rsidR="00000000" w:rsidRPr="00000000">
        <w:rPr>
          <w:i w:val="1"/>
          <w:rtl w:val="0"/>
        </w:rPr>
        <w:t xml:space="preserve"> with </w:t>
      </w:r>
      <w:commentRangeStart w:id="833"/>
      <w:r w:rsidDel="00000000" w:rsidR="00000000" w:rsidRPr="00000000">
        <w:rPr>
          <w:i w:val="1"/>
          <w:rtl w:val="0"/>
        </w:rPr>
        <w:t xml:space="preserve">existing external efforts</w:t>
      </w:r>
      <w:commentRangeEnd w:id="833"/>
      <w:r w:rsidDel="00000000" w:rsidR="00000000" w:rsidRPr="00000000">
        <w:commentReference w:id="833"/>
      </w:r>
      <w:r w:rsidDel="00000000" w:rsidR="00000000" w:rsidRPr="00000000">
        <w:rPr>
          <w:i w:val="1"/>
          <w:rtl w:val="0"/>
        </w:rPr>
        <w:t xml:space="preserve"> - mechanisms and responsibility - link to existing mechanisms for coordination including CBSI, LBA, etc.</w:t>
      </w:r>
    </w:p>
    <w:p w:rsidR="00000000" w:rsidDel="00000000" w:rsidP="00000000" w:rsidRDefault="00000000" w:rsidRPr="00000000" w14:paraId="00000878">
      <w:pPr>
        <w:numPr>
          <w:ilvl w:val="0"/>
          <w:numId w:val="56"/>
        </w:numPr>
        <w:ind w:left="720" w:hanging="360"/>
        <w:rPr>
          <w:i w:val="1"/>
          <w:color w:val="000000"/>
          <w:sz w:val="22"/>
          <w:szCs w:val="22"/>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879">
      <w:pPr>
        <w:numPr>
          <w:ilvl w:val="0"/>
          <w:numId w:val="56"/>
        </w:numPr>
        <w:ind w:left="720" w:hanging="360"/>
        <w:rPr>
          <w:i w:val="1"/>
          <w:color w:val="000000"/>
          <w:sz w:val="22"/>
          <w:szCs w:val="22"/>
        </w:rPr>
      </w:pPr>
      <w:r w:rsidDel="00000000" w:rsidR="00000000" w:rsidRPr="00000000">
        <w:rPr>
          <w:i w:val="1"/>
          <w:rtl w:val="0"/>
        </w:rPr>
        <w:t xml:space="preserve">Map geographically and thematically potential partners</w:t>
      </w:r>
    </w:p>
    <w:p w:rsidR="00000000" w:rsidDel="00000000" w:rsidP="00000000" w:rsidRDefault="00000000" w:rsidRPr="00000000" w14:paraId="0000087A">
      <w:pPr>
        <w:pStyle w:val="Heading3"/>
        <w:rPr/>
      </w:pPr>
      <w:bookmarkStart w:colFirst="0" w:colLast="0" w:name="_f2iff74l51md" w:id="73"/>
      <w:bookmarkEnd w:id="73"/>
      <w:r w:rsidDel="00000000" w:rsidR="00000000" w:rsidRPr="00000000">
        <w:rPr>
          <w:rtl w:val="0"/>
        </w:rPr>
      </w:r>
    </w:p>
    <w:p w:rsidR="00000000" w:rsidDel="00000000" w:rsidP="00000000" w:rsidRDefault="00000000" w:rsidRPr="00000000" w14:paraId="0000087B">
      <w:pPr>
        <w:pStyle w:val="Heading3"/>
        <w:rPr/>
      </w:pPr>
      <w:bookmarkStart w:colFirst="0" w:colLast="0" w:name="_98hy2rarbqxy" w:id="74"/>
      <w:bookmarkEnd w:id="74"/>
      <w:r w:rsidDel="00000000" w:rsidR="00000000" w:rsidRPr="00000000">
        <w:rPr>
          <w:rtl w:val="0"/>
        </w:rPr>
        <w:t xml:space="preserve">B - Engagement during the Scoping Campaign </w:t>
      </w:r>
    </w:p>
    <w:p w:rsidR="00000000" w:rsidDel="00000000" w:rsidP="00000000" w:rsidRDefault="00000000" w:rsidRPr="00000000" w14:paraId="0000087C">
      <w:pPr>
        <w:spacing w:after="160" w:line="259" w:lineRule="auto"/>
        <w:rPr/>
      </w:pPr>
      <w:commentRangeStart w:id="834"/>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87D">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87E">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87F">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880">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834"/>
      <w:r w:rsidDel="00000000" w:rsidR="00000000" w:rsidRPr="00000000">
        <w:commentReference w:id="834"/>
      </w:r>
      <w:r w:rsidDel="00000000" w:rsidR="00000000" w:rsidRPr="00000000">
        <w:rPr>
          <w:rtl w:val="0"/>
        </w:rPr>
      </w:r>
    </w:p>
    <w:p w:rsidR="00000000" w:rsidDel="00000000" w:rsidP="00000000" w:rsidRDefault="00000000" w:rsidRPr="00000000" w14:paraId="00000881">
      <w:pPr>
        <w:pStyle w:val="Heading3"/>
        <w:rPr/>
      </w:pPr>
      <w:bookmarkStart w:colFirst="0" w:colLast="0" w:name="_969urlcnvqlw" w:id="75"/>
      <w:bookmarkEnd w:id="75"/>
      <w:r w:rsidDel="00000000" w:rsidR="00000000" w:rsidRPr="00000000">
        <w:rPr>
          <w:rtl w:val="0"/>
        </w:rPr>
        <w:t xml:space="preserve">C</w:t>
      </w:r>
      <w:r w:rsidDel="00000000" w:rsidR="00000000" w:rsidRPr="00000000">
        <w:rPr>
          <w:rtl w:val="0"/>
        </w:rPr>
        <w:t xml:space="preserve"> - Planned and Ongoing Research and Monitoring Activities </w:t>
      </w:r>
    </w:p>
    <w:p w:rsidR="00000000" w:rsidDel="00000000" w:rsidP="00000000" w:rsidRDefault="00000000" w:rsidRPr="00000000" w14:paraId="00000882">
      <w:pPr>
        <w:pStyle w:val="Heading3"/>
        <w:rPr/>
      </w:pPr>
      <w:bookmarkStart w:colFirst="0" w:colLast="0" w:name="_79hvy15uphw" w:id="76"/>
      <w:bookmarkEnd w:id="76"/>
      <w:r w:rsidDel="00000000" w:rsidR="00000000" w:rsidRPr="00000000">
        <w:rPr>
          <w:rtl w:val="0"/>
        </w:rPr>
        <w:t xml:space="preserve">D - Summary of Level II and III Ecoregions in PANGEA Study Region </w:t>
      </w:r>
    </w:p>
    <w:p w:rsidR="00000000" w:rsidDel="00000000" w:rsidP="00000000" w:rsidRDefault="00000000" w:rsidRPr="00000000" w14:paraId="00000883">
      <w:pPr>
        <w:pStyle w:val="Heading3"/>
        <w:rPr/>
      </w:pPr>
      <w:bookmarkStart w:colFirst="0" w:colLast="0" w:name="_6akhrmoqr5g7" w:id="77"/>
      <w:bookmarkEnd w:id="77"/>
      <w:r w:rsidDel="00000000" w:rsidR="00000000" w:rsidRPr="00000000">
        <w:rPr>
          <w:rtl w:val="0"/>
        </w:rPr>
        <w:t xml:space="preserve">E – Summary of Airborne and Spaceborne Remote Sensing Systems for PANGEA </w:t>
      </w:r>
    </w:p>
    <w:p w:rsidR="00000000" w:rsidDel="00000000" w:rsidP="00000000" w:rsidRDefault="00000000" w:rsidRPr="00000000" w14:paraId="00000884">
      <w:pPr>
        <w:pStyle w:val="Heading3"/>
        <w:rPr/>
      </w:pPr>
      <w:bookmarkStart w:colFirst="0" w:colLast="0" w:name="_ud6tg3r5l8q3" w:id="78"/>
      <w:bookmarkEnd w:id="78"/>
      <w:r w:rsidDel="00000000" w:rsidR="00000000" w:rsidRPr="00000000">
        <w:rPr>
          <w:rtl w:val="0"/>
        </w:rPr>
        <w:t xml:space="preserve">F - </w:t>
      </w:r>
      <w:commentRangeStart w:id="835"/>
      <w:commentRangeStart w:id="836"/>
      <w:r w:rsidDel="00000000" w:rsidR="00000000" w:rsidRPr="00000000">
        <w:rPr>
          <w:rtl w:val="0"/>
        </w:rPr>
        <w:t xml:space="preserve">Summary of PANGEA Participants</w:t>
      </w:r>
      <w:commentRangeEnd w:id="835"/>
      <w:r w:rsidDel="00000000" w:rsidR="00000000" w:rsidRPr="00000000">
        <w:commentReference w:id="835"/>
      </w:r>
      <w:commentRangeEnd w:id="836"/>
      <w:r w:rsidDel="00000000" w:rsidR="00000000" w:rsidRPr="00000000">
        <w:commentReference w:id="836"/>
      </w:r>
      <w:r w:rsidDel="00000000" w:rsidR="00000000" w:rsidRPr="00000000">
        <w:rPr>
          <w:rtl w:val="0"/>
        </w:rPr>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887">
      <w:pPr>
        <w:spacing w:after="0" w:before="0" w:line="240" w:lineRule="auto"/>
        <w:rPr/>
      </w:pPr>
      <w:r w:rsidDel="00000000" w:rsidR="00000000" w:rsidRPr="00000000">
        <w:rPr>
          <w:rtl w:val="0"/>
        </w:rPr>
      </w:r>
    </w:p>
    <w:p w:rsidR="00000000" w:rsidDel="00000000" w:rsidP="00000000" w:rsidRDefault="00000000" w:rsidRPr="00000000" w14:paraId="00000888">
      <w:pPr>
        <w:numPr>
          <w:ilvl w:val="0"/>
          <w:numId w:val="22"/>
        </w:numPr>
        <w:spacing w:after="0" w:afterAutospacing="0" w:line="259" w:lineRule="auto"/>
        <w:ind w:left="720" w:hanging="360"/>
        <w:rPr/>
      </w:pPr>
      <w:r w:rsidDel="00000000" w:rsidR="00000000" w:rsidRPr="00000000">
        <w:rPr>
          <w:rtl w:val="0"/>
        </w:rPr>
        <w:t xml:space="preserve">Community Engagement and Research Applications working group meetings online</w:t>
      </w:r>
    </w:p>
    <w:p w:rsidR="00000000" w:rsidDel="00000000" w:rsidP="00000000" w:rsidRDefault="00000000" w:rsidRPr="00000000" w14:paraId="00000889">
      <w:pPr>
        <w:numPr>
          <w:ilvl w:val="1"/>
          <w:numId w:val="22"/>
        </w:numPr>
        <w:spacing w:after="0" w:afterAutospacing="0" w:line="259" w:lineRule="auto"/>
        <w:ind w:left="1440" w:hanging="360"/>
        <w:rPr/>
      </w:pPr>
      <w:r w:rsidDel="00000000" w:rsidR="00000000" w:rsidRPr="00000000">
        <w:rPr>
          <w:rtl w:val="0"/>
        </w:rPr>
        <w:t xml:space="preserve">February 13th</w:t>
      </w:r>
    </w:p>
    <w:p w:rsidR="00000000" w:rsidDel="00000000" w:rsidP="00000000" w:rsidRDefault="00000000" w:rsidRPr="00000000" w14:paraId="0000088A">
      <w:pPr>
        <w:numPr>
          <w:ilvl w:val="1"/>
          <w:numId w:val="22"/>
        </w:numPr>
        <w:spacing w:after="0" w:afterAutospacing="0" w:line="259" w:lineRule="auto"/>
        <w:ind w:left="1440" w:hanging="360"/>
        <w:rPr/>
      </w:pPr>
      <w:r w:rsidDel="00000000" w:rsidR="00000000" w:rsidRPr="00000000">
        <w:rPr>
          <w:rtl w:val="0"/>
        </w:rPr>
        <w:t xml:space="preserve">March 14th</w:t>
      </w:r>
    </w:p>
    <w:p w:rsidR="00000000" w:rsidDel="00000000" w:rsidP="00000000" w:rsidRDefault="00000000" w:rsidRPr="00000000" w14:paraId="0000088B">
      <w:pPr>
        <w:numPr>
          <w:ilvl w:val="1"/>
          <w:numId w:val="22"/>
        </w:numPr>
        <w:spacing w:after="0" w:afterAutospacing="0" w:line="259" w:lineRule="auto"/>
        <w:ind w:left="1440" w:hanging="360"/>
        <w:rPr/>
      </w:pPr>
      <w:r w:rsidDel="00000000" w:rsidR="00000000" w:rsidRPr="00000000">
        <w:rPr>
          <w:rtl w:val="0"/>
        </w:rPr>
        <w:t xml:space="preserve">March 21st</w:t>
      </w:r>
    </w:p>
    <w:p w:rsidR="00000000" w:rsidDel="00000000" w:rsidP="00000000" w:rsidRDefault="00000000" w:rsidRPr="00000000" w14:paraId="0000088C">
      <w:pPr>
        <w:numPr>
          <w:ilvl w:val="1"/>
          <w:numId w:val="22"/>
        </w:numPr>
        <w:spacing w:after="0" w:afterAutospacing="0" w:line="259" w:lineRule="auto"/>
        <w:ind w:left="1440" w:hanging="360"/>
        <w:rPr/>
      </w:pPr>
      <w:r w:rsidDel="00000000" w:rsidR="00000000" w:rsidRPr="00000000">
        <w:rPr>
          <w:rtl w:val="0"/>
        </w:rPr>
        <w:t xml:space="preserve">March 28th</w:t>
      </w:r>
    </w:p>
    <w:p w:rsidR="00000000" w:rsidDel="00000000" w:rsidP="00000000" w:rsidRDefault="00000000" w:rsidRPr="00000000" w14:paraId="0000088D">
      <w:pPr>
        <w:numPr>
          <w:ilvl w:val="1"/>
          <w:numId w:val="22"/>
        </w:numPr>
        <w:spacing w:after="0" w:afterAutospacing="0" w:line="259" w:lineRule="auto"/>
        <w:ind w:left="1440" w:hanging="360"/>
        <w:rPr/>
      </w:pPr>
      <w:r w:rsidDel="00000000" w:rsidR="00000000" w:rsidRPr="00000000">
        <w:rPr>
          <w:rtl w:val="0"/>
        </w:rPr>
        <w:t xml:space="preserve">April 3rd</w:t>
      </w:r>
    </w:p>
    <w:p w:rsidR="00000000" w:rsidDel="00000000" w:rsidP="00000000" w:rsidRDefault="00000000" w:rsidRPr="00000000" w14:paraId="0000088E">
      <w:pPr>
        <w:numPr>
          <w:ilvl w:val="1"/>
          <w:numId w:val="22"/>
        </w:numPr>
        <w:spacing w:after="0" w:afterAutospacing="0" w:line="259" w:lineRule="auto"/>
        <w:ind w:left="1440" w:hanging="360"/>
        <w:rPr/>
      </w:pPr>
      <w:r w:rsidDel="00000000" w:rsidR="00000000" w:rsidRPr="00000000">
        <w:rPr>
          <w:rtl w:val="0"/>
        </w:rPr>
        <w:t xml:space="preserve">May 15th</w:t>
      </w:r>
    </w:p>
    <w:p w:rsidR="00000000" w:rsidDel="00000000" w:rsidP="00000000" w:rsidRDefault="00000000" w:rsidRPr="00000000" w14:paraId="0000088F">
      <w:pPr>
        <w:numPr>
          <w:ilvl w:val="1"/>
          <w:numId w:val="22"/>
        </w:numPr>
        <w:spacing w:after="0" w:afterAutospacing="0" w:line="259" w:lineRule="auto"/>
        <w:ind w:left="1440" w:hanging="360"/>
        <w:rPr/>
      </w:pPr>
      <w:r w:rsidDel="00000000" w:rsidR="00000000" w:rsidRPr="00000000">
        <w:rPr>
          <w:rtl w:val="0"/>
        </w:rPr>
        <w:t xml:space="preserve">June 7th </w:t>
      </w:r>
    </w:p>
    <w:p w:rsidR="00000000" w:rsidDel="00000000" w:rsidP="00000000" w:rsidRDefault="00000000" w:rsidRPr="00000000" w14:paraId="00000890">
      <w:pPr>
        <w:numPr>
          <w:ilvl w:val="1"/>
          <w:numId w:val="22"/>
        </w:numPr>
        <w:spacing w:after="0" w:afterAutospacing="0" w:line="259" w:lineRule="auto"/>
        <w:ind w:left="1440" w:hanging="360"/>
        <w:rPr/>
      </w:pPr>
      <w:r w:rsidDel="00000000" w:rsidR="00000000" w:rsidRPr="00000000">
        <w:rPr>
          <w:rtl w:val="0"/>
        </w:rPr>
        <w:t xml:space="preserve">June 27th</w:t>
      </w:r>
    </w:p>
    <w:p w:rsidR="00000000" w:rsidDel="00000000" w:rsidP="00000000" w:rsidRDefault="00000000" w:rsidRPr="00000000" w14:paraId="00000891">
      <w:pPr>
        <w:numPr>
          <w:ilvl w:val="1"/>
          <w:numId w:val="22"/>
        </w:numPr>
        <w:spacing w:after="0" w:afterAutospacing="0" w:line="259" w:lineRule="auto"/>
        <w:ind w:left="1440" w:hanging="360"/>
        <w:rPr/>
      </w:pPr>
      <w:r w:rsidDel="00000000" w:rsidR="00000000" w:rsidRPr="00000000">
        <w:rPr>
          <w:rtl w:val="0"/>
        </w:rPr>
        <w:t xml:space="preserve">July 11th</w:t>
      </w:r>
    </w:p>
    <w:p w:rsidR="00000000" w:rsidDel="00000000" w:rsidP="00000000" w:rsidRDefault="00000000" w:rsidRPr="00000000" w14:paraId="00000892">
      <w:pPr>
        <w:numPr>
          <w:ilvl w:val="1"/>
          <w:numId w:val="22"/>
        </w:numPr>
        <w:spacing w:after="0" w:afterAutospacing="0" w:line="259" w:lineRule="auto"/>
        <w:ind w:left="1440" w:hanging="360"/>
        <w:rPr/>
      </w:pPr>
      <w:r w:rsidDel="00000000" w:rsidR="00000000" w:rsidRPr="00000000">
        <w:rPr>
          <w:rtl w:val="0"/>
        </w:rPr>
        <w:t xml:space="preserve">July 25th</w:t>
      </w:r>
    </w:p>
    <w:p w:rsidR="00000000" w:rsidDel="00000000" w:rsidP="00000000" w:rsidRDefault="00000000" w:rsidRPr="00000000" w14:paraId="00000893">
      <w:pPr>
        <w:numPr>
          <w:ilvl w:val="1"/>
          <w:numId w:val="22"/>
        </w:numPr>
        <w:spacing w:after="0" w:afterAutospacing="0" w:line="259" w:lineRule="auto"/>
        <w:ind w:left="1440" w:hanging="360"/>
        <w:rPr/>
      </w:pPr>
      <w:r w:rsidDel="00000000" w:rsidR="00000000" w:rsidRPr="00000000">
        <w:rPr>
          <w:rtl w:val="0"/>
        </w:rPr>
        <w:t xml:space="preserve">August 8th</w:t>
      </w:r>
    </w:p>
    <w:p w:rsidR="00000000" w:rsidDel="00000000" w:rsidP="00000000" w:rsidRDefault="00000000" w:rsidRPr="00000000" w14:paraId="00000894">
      <w:pPr>
        <w:numPr>
          <w:ilvl w:val="1"/>
          <w:numId w:val="22"/>
        </w:numPr>
        <w:spacing w:after="0" w:afterAutospacing="0" w:line="259" w:lineRule="auto"/>
        <w:ind w:left="1440" w:hanging="360"/>
        <w:rPr/>
      </w:pPr>
      <w:r w:rsidDel="00000000" w:rsidR="00000000" w:rsidRPr="00000000">
        <w:rPr>
          <w:rtl w:val="0"/>
        </w:rPr>
        <w:t xml:space="preserve">August 22nd</w:t>
        <w:br w:type="textWrapping"/>
      </w:r>
    </w:p>
    <w:p w:rsidR="00000000" w:rsidDel="00000000" w:rsidP="00000000" w:rsidRDefault="00000000" w:rsidRPr="00000000" w14:paraId="00000895">
      <w:pPr>
        <w:numPr>
          <w:ilvl w:val="0"/>
          <w:numId w:val="22"/>
        </w:numPr>
        <w:spacing w:after="0" w:afterAutospacing="0" w:line="259" w:lineRule="auto"/>
        <w:ind w:left="720" w:hanging="360"/>
        <w:rPr/>
      </w:pPr>
      <w:r w:rsidDel="00000000" w:rsidR="00000000" w:rsidRPr="00000000">
        <w:rPr>
          <w:rtl w:val="0"/>
        </w:rPr>
        <w:t xml:space="preserve">Short (1-2 hour) information sharing meetings</w:t>
      </w:r>
    </w:p>
    <w:p w:rsidR="00000000" w:rsidDel="00000000" w:rsidP="00000000" w:rsidRDefault="00000000" w:rsidRPr="00000000" w14:paraId="00000896">
      <w:pPr>
        <w:numPr>
          <w:ilvl w:val="1"/>
          <w:numId w:val="22"/>
        </w:numPr>
        <w:spacing w:after="0" w:afterAutospacing="0" w:line="259" w:lineRule="auto"/>
        <w:ind w:left="1440" w:hanging="360"/>
        <w:rPr/>
      </w:pPr>
      <w:r w:rsidDel="00000000" w:rsidR="00000000" w:rsidRPr="00000000">
        <w:rPr>
          <w:rtl w:val="0"/>
        </w:rPr>
        <w:t xml:space="preserve">Kick-off webinar, November 2023</w:t>
      </w:r>
    </w:p>
    <w:p w:rsidR="00000000" w:rsidDel="00000000" w:rsidP="00000000" w:rsidRDefault="00000000" w:rsidRPr="00000000" w14:paraId="00000897">
      <w:pPr>
        <w:numPr>
          <w:ilvl w:val="1"/>
          <w:numId w:val="22"/>
        </w:numPr>
        <w:spacing w:after="0" w:afterAutospacing="0" w:line="259" w:lineRule="auto"/>
        <w:ind w:left="1440" w:hanging="360"/>
        <w:rPr/>
      </w:pPr>
      <w:r w:rsidDel="00000000" w:rsidR="00000000" w:rsidRPr="00000000">
        <w:rPr>
          <w:rtl w:val="0"/>
        </w:rPr>
        <w:t xml:space="preserve">American Geophysical Union (AGU) Town Hall, San Francisco, California, December 2023</w:t>
      </w:r>
    </w:p>
    <w:p w:rsidR="00000000" w:rsidDel="00000000" w:rsidP="00000000" w:rsidRDefault="00000000" w:rsidRPr="00000000" w14:paraId="00000898">
      <w:pPr>
        <w:numPr>
          <w:ilvl w:val="1"/>
          <w:numId w:val="22"/>
        </w:numPr>
        <w:spacing w:after="0" w:afterAutospacing="0" w:line="259" w:lineRule="auto"/>
        <w:ind w:left="1440" w:hanging="360"/>
        <w:rPr/>
      </w:pPr>
      <w:r w:rsidDel="00000000" w:rsidR="00000000" w:rsidRPr="00000000">
        <w:rPr>
          <w:rtl w:val="0"/>
        </w:rPr>
        <w:t xml:space="preserve">Ecological Society of America (ESA) webinar, March, 2024</w:t>
      </w:r>
    </w:p>
    <w:p w:rsidR="00000000" w:rsidDel="00000000" w:rsidP="00000000" w:rsidRDefault="00000000" w:rsidRPr="00000000" w14:paraId="00000899">
      <w:pPr>
        <w:numPr>
          <w:ilvl w:val="1"/>
          <w:numId w:val="22"/>
        </w:numPr>
        <w:spacing w:after="0" w:afterAutospacing="0" w:line="259" w:lineRule="auto"/>
        <w:ind w:left="1440" w:hanging="360"/>
        <w:rPr/>
      </w:pPr>
      <w:r w:rsidDel="00000000" w:rsidR="00000000" w:rsidRPr="00000000">
        <w:rPr>
          <w:rtl w:val="0"/>
        </w:rPr>
        <w:t xml:space="preserve">Information sharing (hybrid) meeting with Indigenous Communities in Panama, April 2024</w:t>
      </w:r>
    </w:p>
    <w:p w:rsidR="00000000" w:rsidDel="00000000" w:rsidP="00000000" w:rsidRDefault="00000000" w:rsidRPr="00000000" w14:paraId="0000089A">
      <w:pPr>
        <w:numPr>
          <w:ilvl w:val="1"/>
          <w:numId w:val="22"/>
        </w:numPr>
        <w:spacing w:after="0" w:afterAutospacing="0" w:line="259" w:lineRule="auto"/>
        <w:ind w:left="1440" w:hanging="360"/>
        <w:rPr/>
      </w:pPr>
      <w:r w:rsidDel="00000000" w:rsidR="00000000" w:rsidRPr="00000000">
        <w:rPr>
          <w:rtl w:val="0"/>
        </w:rPr>
        <w:t xml:space="preserve">Africa regional women’s session, online, April 2024 </w:t>
      </w:r>
    </w:p>
    <w:p w:rsidR="00000000" w:rsidDel="00000000" w:rsidP="00000000" w:rsidRDefault="00000000" w:rsidRPr="00000000" w14:paraId="0000089B">
      <w:pPr>
        <w:numPr>
          <w:ilvl w:val="1"/>
          <w:numId w:val="22"/>
        </w:numPr>
        <w:spacing w:after="0" w:afterAutospacing="0" w:line="259" w:lineRule="auto"/>
        <w:ind w:left="1440" w:hanging="360"/>
        <w:rPr/>
      </w:pPr>
      <w:r w:rsidDel="00000000" w:rsidR="00000000" w:rsidRPr="00000000">
        <w:rPr>
          <w:rtl w:val="0"/>
        </w:rPr>
        <w:t xml:space="preserve">European Geosciences Union (EGU) presentation, Vienna, Austria, April 2024</w:t>
      </w:r>
    </w:p>
    <w:p w:rsidR="00000000" w:rsidDel="00000000" w:rsidP="00000000" w:rsidRDefault="00000000" w:rsidRPr="00000000" w14:paraId="0000089C">
      <w:pPr>
        <w:numPr>
          <w:ilvl w:val="1"/>
          <w:numId w:val="22"/>
        </w:numPr>
        <w:spacing w:after="0" w:afterAutospacing="0" w:line="259" w:lineRule="auto"/>
        <w:ind w:left="1440" w:hanging="360"/>
        <w:rPr/>
      </w:pPr>
      <w:r w:rsidDel="00000000" w:rsidR="00000000" w:rsidRPr="00000000">
        <w:rPr>
          <w:rtl w:val="0"/>
        </w:rPr>
        <w:t xml:space="preserve">Smithsonian Tropical Research Institute, Barro Colorado Island 100th Anniversary Symposium presentation, Panama, June 2024</w:t>
      </w:r>
    </w:p>
    <w:p w:rsidR="00000000" w:rsidDel="00000000" w:rsidP="00000000" w:rsidRDefault="00000000" w:rsidRPr="00000000" w14:paraId="0000089D">
      <w:pPr>
        <w:numPr>
          <w:ilvl w:val="1"/>
          <w:numId w:val="22"/>
        </w:numPr>
        <w:spacing w:after="0" w:afterAutospacing="0" w:line="259" w:lineRule="auto"/>
        <w:ind w:left="1440" w:hanging="360"/>
        <w:rPr/>
      </w:pPr>
      <w:r w:rsidDel="00000000" w:rsidR="00000000" w:rsidRPr="00000000">
        <w:rPr>
          <w:rtl w:val="0"/>
        </w:rPr>
        <w:t xml:space="preserve">Congo Basin Forest Partnership (CBFP) 20th Meeting of the Parties presentation, June, 2024</w:t>
      </w:r>
    </w:p>
    <w:p w:rsidR="00000000" w:rsidDel="00000000" w:rsidP="00000000" w:rsidRDefault="00000000" w:rsidRPr="00000000" w14:paraId="0000089E">
      <w:pPr>
        <w:numPr>
          <w:ilvl w:val="1"/>
          <w:numId w:val="22"/>
        </w:numPr>
        <w:spacing w:after="0" w:afterAutospacing="0" w:line="259" w:lineRule="auto"/>
        <w:ind w:left="1440" w:hanging="360"/>
        <w:rPr/>
      </w:pPr>
      <w:r w:rsidDel="00000000" w:rsidR="00000000" w:rsidRPr="00000000">
        <w:rPr>
          <w:rtl w:val="0"/>
        </w:rPr>
        <w:t xml:space="preserve">Congo Basin Institute, presentation, July, 2024</w:t>
      </w:r>
    </w:p>
    <w:p w:rsidR="00000000" w:rsidDel="00000000" w:rsidP="00000000" w:rsidRDefault="00000000" w:rsidRPr="00000000" w14:paraId="0000089F">
      <w:pPr>
        <w:numPr>
          <w:ilvl w:val="1"/>
          <w:numId w:val="22"/>
        </w:numPr>
        <w:spacing w:after="0" w:afterAutospacing="0" w:line="259" w:lineRule="auto"/>
        <w:ind w:left="1440" w:hanging="360"/>
        <w:rPr/>
      </w:pPr>
      <w:r w:rsidDel="00000000" w:rsidR="00000000" w:rsidRPr="00000000">
        <w:rPr>
          <w:rtl w:val="0"/>
        </w:rPr>
        <w:t xml:space="preserve">Ecological Society of America (ESA) update webinar, August, 2024</w:t>
      </w:r>
    </w:p>
    <w:p w:rsidR="00000000" w:rsidDel="00000000" w:rsidP="00000000" w:rsidRDefault="00000000" w:rsidRPr="00000000" w14:paraId="000008A0">
      <w:pPr>
        <w:numPr>
          <w:ilvl w:val="1"/>
          <w:numId w:val="22"/>
        </w:numPr>
        <w:spacing w:after="0" w:afterAutospacing="0" w:line="259" w:lineRule="auto"/>
        <w:ind w:left="1440" w:hanging="360"/>
        <w:rPr/>
      </w:pPr>
      <w:r w:rsidDel="00000000" w:rsidR="00000000" w:rsidRPr="00000000">
        <w:rPr>
          <w:rtl w:val="0"/>
        </w:rPr>
        <w:t xml:space="preserve">NASA Biological Diversity and Ecological Conservation meeting in Maryland, </w:t>
      </w:r>
      <w:r w:rsidDel="00000000" w:rsidR="00000000" w:rsidRPr="00000000">
        <w:rPr>
          <w:rtl w:val="0"/>
        </w:rPr>
        <w:t xml:space="preserve">May</w:t>
      </w:r>
      <w:r w:rsidDel="00000000" w:rsidR="00000000" w:rsidRPr="00000000">
        <w:rPr>
          <w:rtl w:val="0"/>
        </w:rPr>
        <w:t xml:space="preserve">, 2024 </w:t>
      </w:r>
    </w:p>
    <w:p w:rsidR="00000000" w:rsidDel="00000000" w:rsidP="00000000" w:rsidRDefault="00000000" w:rsidRPr="00000000" w14:paraId="000008A1">
      <w:pPr>
        <w:numPr>
          <w:ilvl w:val="1"/>
          <w:numId w:val="22"/>
        </w:numPr>
        <w:spacing w:after="0" w:afterAutospacing="0" w:line="259" w:lineRule="auto"/>
        <w:ind w:left="1440" w:hanging="360"/>
        <w:rPr/>
      </w:pPr>
      <w:r w:rsidDel="00000000" w:rsidR="00000000" w:rsidRPr="00000000">
        <w:rPr>
          <w:rtl w:val="0"/>
        </w:rPr>
        <w:t xml:space="preserve">Association for Tropical Biology and Conservation (ATBC), Kigali, Rwanda, July 2024</w:t>
        <w:br w:type="textWrapping"/>
      </w:r>
    </w:p>
    <w:p w:rsidR="00000000" w:rsidDel="00000000" w:rsidP="00000000" w:rsidRDefault="00000000" w:rsidRPr="00000000" w14:paraId="000008A2">
      <w:pPr>
        <w:numPr>
          <w:ilvl w:val="0"/>
          <w:numId w:val="22"/>
        </w:numPr>
        <w:spacing w:after="0" w:afterAutospacing="0" w:line="259" w:lineRule="auto"/>
        <w:ind w:left="720" w:hanging="360"/>
        <w:rPr/>
      </w:pPr>
      <w:r w:rsidDel="00000000" w:rsidR="00000000" w:rsidRPr="00000000">
        <w:rPr>
          <w:rtl w:val="0"/>
        </w:rPr>
        <w:t xml:space="preserve">Multi-day workshops </w:t>
      </w:r>
    </w:p>
    <w:p w:rsidR="00000000" w:rsidDel="00000000" w:rsidP="00000000" w:rsidRDefault="00000000" w:rsidRPr="00000000" w14:paraId="000008A3">
      <w:pPr>
        <w:numPr>
          <w:ilvl w:val="1"/>
          <w:numId w:val="22"/>
        </w:numPr>
        <w:spacing w:after="0" w:afterAutospacing="0" w:line="259" w:lineRule="auto"/>
        <w:ind w:left="1440" w:hanging="360"/>
        <w:rPr/>
      </w:pPr>
      <w:r w:rsidDel="00000000" w:rsidR="00000000" w:rsidRPr="00000000">
        <w:rPr>
          <w:rtl w:val="0"/>
        </w:rPr>
        <w:t xml:space="preserve">Africa Regional Consultation 3-day workshop, Yaoundé, Cameroon, February 2024</w:t>
      </w:r>
    </w:p>
    <w:p w:rsidR="00000000" w:rsidDel="00000000" w:rsidP="00000000" w:rsidRDefault="00000000" w:rsidRPr="00000000" w14:paraId="000008A4">
      <w:pPr>
        <w:numPr>
          <w:ilvl w:val="1"/>
          <w:numId w:val="22"/>
        </w:numPr>
        <w:spacing w:after="0" w:afterAutospacing="0" w:line="259" w:lineRule="auto"/>
        <w:ind w:left="1440" w:hanging="360"/>
        <w:rPr/>
      </w:pPr>
      <w:r w:rsidDel="00000000" w:rsidR="00000000" w:rsidRPr="00000000">
        <w:rPr>
          <w:rtl w:val="0"/>
        </w:rPr>
        <w:t xml:space="preserve">PANGEA Scoping 3-day workshop, Washington, DC, April 2024</w:t>
      </w:r>
    </w:p>
    <w:p w:rsidR="00000000" w:rsidDel="00000000" w:rsidP="00000000" w:rsidRDefault="00000000" w:rsidRPr="00000000" w14:paraId="000008A5">
      <w:pPr>
        <w:numPr>
          <w:ilvl w:val="1"/>
          <w:numId w:val="22"/>
        </w:numPr>
        <w:spacing w:after="0" w:afterAutospacing="0" w:line="259" w:lineRule="auto"/>
        <w:ind w:left="1440" w:hanging="360"/>
        <w:rPr/>
      </w:pPr>
      <w:r w:rsidDel="00000000" w:rsidR="00000000" w:rsidRPr="00000000">
        <w:rPr>
          <w:rtl w:val="0"/>
        </w:rPr>
        <w:t xml:space="preserve">Amazon Climate 4-day workshop, Manaus, Brazil, May 2024</w:t>
      </w:r>
    </w:p>
    <w:p w:rsidR="00000000" w:rsidDel="00000000" w:rsidP="00000000" w:rsidRDefault="00000000" w:rsidRPr="00000000" w14:paraId="000008A6">
      <w:pPr>
        <w:numPr>
          <w:ilvl w:val="1"/>
          <w:numId w:val="22"/>
        </w:numPr>
        <w:spacing w:after="0" w:afterAutospacing="0" w:line="259" w:lineRule="auto"/>
        <w:ind w:left="1440" w:hanging="360"/>
        <w:rPr/>
      </w:pPr>
      <w:r w:rsidDel="00000000" w:rsidR="00000000" w:rsidRPr="00000000">
        <w:rPr>
          <w:rtl w:val="0"/>
        </w:rPr>
        <w:t xml:space="preserve">PANGEA/Governors' Climate &amp; Forests Task Force (GCFTF) Americans regional 2-day workshop in Lima, Peru, June 2024</w:t>
      </w:r>
    </w:p>
    <w:p w:rsidR="00000000" w:rsidDel="00000000" w:rsidP="00000000" w:rsidRDefault="00000000" w:rsidRPr="00000000" w14:paraId="000008A7">
      <w:pPr>
        <w:numPr>
          <w:ilvl w:val="1"/>
          <w:numId w:val="22"/>
        </w:numPr>
        <w:spacing w:after="0" w:afterAutospacing="0" w:line="259" w:lineRule="auto"/>
        <w:ind w:left="1440" w:hanging="360"/>
        <w:rPr/>
      </w:pPr>
      <w:r w:rsidDel="00000000" w:rsidR="00000000" w:rsidRPr="00000000">
        <w:rPr>
          <w:rtl w:val="0"/>
        </w:rPr>
        <w:t xml:space="preserve">Asia Regional Consultation </w:t>
      </w:r>
      <w:r w:rsidDel="00000000" w:rsidR="00000000" w:rsidRPr="00000000">
        <w:rPr>
          <w:highlight w:val="yellow"/>
          <w:rtl w:val="0"/>
        </w:rPr>
        <w:t xml:space="preserve">X # of days?</w:t>
      </w:r>
      <w:r w:rsidDel="00000000" w:rsidR="00000000" w:rsidRPr="00000000">
        <w:rPr>
          <w:rtl w:val="0"/>
        </w:rPr>
        <w:t xml:space="preserve"> workshop, </w:t>
      </w:r>
      <w:r w:rsidDel="00000000" w:rsidR="00000000" w:rsidRPr="00000000">
        <w:rPr>
          <w:highlight w:val="yellow"/>
          <w:rtl w:val="0"/>
        </w:rPr>
        <w:t xml:space="preserve">LOCATION?</w:t>
      </w:r>
      <w:r w:rsidDel="00000000" w:rsidR="00000000" w:rsidRPr="00000000">
        <w:rPr>
          <w:rtl w:val="0"/>
        </w:rPr>
        <w:t xml:space="preserve">, July, 2024</w:t>
        <w:br w:type="textWrapping"/>
      </w:r>
    </w:p>
    <w:p w:rsidR="00000000" w:rsidDel="00000000" w:rsidP="00000000" w:rsidRDefault="00000000" w:rsidRPr="00000000" w14:paraId="000008A8">
      <w:pPr>
        <w:numPr>
          <w:ilvl w:val="0"/>
          <w:numId w:val="22"/>
        </w:numPr>
        <w:spacing w:after="0" w:afterAutospacing="0" w:line="259" w:lineRule="auto"/>
        <w:ind w:left="720" w:hanging="360"/>
        <w:rPr/>
      </w:pPr>
      <w:r w:rsidDel="00000000" w:rsidR="00000000" w:rsidRPr="00000000">
        <w:rPr>
          <w:rtl w:val="0"/>
        </w:rPr>
        <w:t xml:space="preserve">Bilateral meetings with potential partners</w:t>
      </w:r>
    </w:p>
    <w:p w:rsidR="00000000" w:rsidDel="00000000" w:rsidP="00000000" w:rsidRDefault="00000000" w:rsidRPr="00000000" w14:paraId="000008A9">
      <w:pPr>
        <w:numPr>
          <w:ilvl w:val="1"/>
          <w:numId w:val="22"/>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pStyle w:val="Heading3"/>
        <w:rPr/>
      </w:pPr>
      <w:bookmarkStart w:colFirst="0" w:colLast="0" w:name="_u0cqs6788e4p" w:id="79"/>
      <w:bookmarkEnd w:id="79"/>
      <w:r w:rsidDel="00000000" w:rsidR="00000000" w:rsidRPr="00000000">
        <w:rPr>
          <w:rtl w:val="0"/>
        </w:rPr>
        <w:t xml:space="preserve">G</w:t>
      </w:r>
      <w:commentRangeStart w:id="837"/>
      <w:commentRangeStart w:id="838"/>
      <w:r w:rsidDel="00000000" w:rsidR="00000000" w:rsidRPr="00000000">
        <w:rPr>
          <w:rtl w:val="0"/>
        </w:rPr>
        <w:t xml:space="preserve"> - Letters of Support</w:t>
      </w:r>
      <w:commentRangeEnd w:id="837"/>
      <w:r w:rsidDel="00000000" w:rsidR="00000000" w:rsidRPr="00000000">
        <w:commentReference w:id="837"/>
      </w:r>
      <w:commentRangeEnd w:id="838"/>
      <w:r w:rsidDel="00000000" w:rsidR="00000000" w:rsidRPr="00000000">
        <w:commentReference w:id="838"/>
      </w:r>
      <w:r w:rsidDel="00000000" w:rsidR="00000000" w:rsidRPr="00000000">
        <w:rPr>
          <w:rtl w:val="0"/>
        </w:rPr>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numPr>
          <w:ilvl w:val="0"/>
          <w:numId w:val="44"/>
        </w:numPr>
        <w:ind w:left="720" w:hanging="360"/>
      </w:pPr>
      <w:r w:rsidDel="00000000" w:rsidR="00000000" w:rsidRPr="00000000">
        <w:rPr>
          <w:rtl w:val="0"/>
        </w:rPr>
        <w:t xml:space="preserve">Alliance Bioversity &amp; CIAT</w:t>
        <w:br w:type="textWrapping"/>
      </w:r>
      <w:hyperlink r:id="rId174">
        <w:r w:rsidDel="00000000" w:rsidR="00000000" w:rsidRPr="00000000">
          <w:rPr>
            <w:color w:val="1155cc"/>
            <w:u w:val="single"/>
            <w:rtl w:val="0"/>
          </w:rPr>
          <w:t xml:space="preserve">https://alliancebioversityciat.org/</w:t>
        </w:r>
      </w:hyperlink>
      <w:r w:rsidDel="00000000" w:rsidR="00000000" w:rsidRPr="00000000">
        <w:rPr>
          <w:rtl w:val="0"/>
        </w:rPr>
        <w:t xml:space="preserve"> </w:t>
      </w:r>
      <w:ins w:author="Adia Bey" w:id="45" w:date="2024-09-13T17:10:49Z">
        <w:r w:rsidDel="00000000" w:rsidR="00000000" w:rsidRPr="00000000">
          <w:rPr>
            <w:rtl w:val="0"/>
          </w:rPr>
          <w:br w:type="textWrapping"/>
        </w:r>
      </w:ins>
      <w:r w:rsidDel="00000000" w:rsidR="00000000" w:rsidRPr="00000000">
        <w:rPr>
          <w:rtl w:val="0"/>
        </w:rPr>
      </w:r>
    </w:p>
    <w:p w:rsidR="00000000" w:rsidDel="00000000" w:rsidP="00000000" w:rsidRDefault="00000000" w:rsidRPr="00000000" w14:paraId="000008AE">
      <w:pPr>
        <w:numPr>
          <w:ilvl w:val="0"/>
          <w:numId w:val="44"/>
        </w:numPr>
        <w:ind w:left="720" w:hanging="360"/>
        <w:rPr>
          <w:ins w:author="Adia Bey" w:id="46" w:date="2024-09-13T17:10:38Z"/>
        </w:rPr>
      </w:pPr>
      <w:ins w:author="Adia Bey" w:id="46" w:date="2024-09-13T17:10:38Z">
        <w:r w:rsidDel="00000000" w:rsidR="00000000" w:rsidRPr="00000000">
          <w:rPr>
            <w:rtl w:val="0"/>
          </w:rPr>
          <w:t xml:space="preserve">Climate Modeling Alliance</w:t>
          <w:br w:type="textWrapping"/>
          <w:t xml:space="preserve">Caltech, MIT, and NASA’s Jet Propulsion Laboratory</w:t>
          <w:br w:type="textWrapping"/>
        </w:r>
        <w:r w:rsidDel="00000000" w:rsidR="00000000" w:rsidRPr="00000000">
          <w:fldChar w:fldCharType="begin"/>
        </w:r>
        <w:r w:rsidDel="00000000" w:rsidR="00000000" w:rsidRPr="00000000">
          <w:instrText xml:space="preserve">HYPERLINK "https://clima.caltech.edu/"</w:instrText>
        </w:r>
        <w:r w:rsidDel="00000000" w:rsidR="00000000" w:rsidRPr="00000000">
          <w:fldChar w:fldCharType="separate"/>
        </w:r>
        <w:r w:rsidDel="00000000" w:rsidR="00000000" w:rsidRPr="00000000">
          <w:rPr>
            <w:rtl w:val="0"/>
          </w:rPr>
          <w:t xml:space="preserve">https://clima.caltech.edu/</w:t>
        </w:r>
        <w:r w:rsidDel="00000000" w:rsidR="00000000" w:rsidRPr="00000000">
          <w:fldChar w:fldCharType="end"/>
        </w:r>
        <w:r w:rsidDel="00000000" w:rsidR="00000000" w:rsidRPr="00000000">
          <w:rPr>
            <w:rtl w:val="0"/>
          </w:rPr>
          <w:br w:type="textWrapping"/>
        </w:r>
      </w:ins>
    </w:p>
    <w:p w:rsidR="00000000" w:rsidDel="00000000" w:rsidP="00000000" w:rsidRDefault="00000000" w:rsidRPr="00000000" w14:paraId="000008AF">
      <w:pPr>
        <w:numPr>
          <w:ilvl w:val="0"/>
          <w:numId w:val="44"/>
        </w:numPr>
        <w:ind w:left="720" w:hanging="360"/>
      </w:pPr>
      <w:r w:rsidDel="00000000" w:rsidR="00000000" w:rsidRPr="00000000">
        <w:rPr>
          <w:rtl w:val="0"/>
        </w:rPr>
        <w:t xml:space="preserve">National University of Piura, PERU</w:t>
        <w:br w:type="textWrapping"/>
        <w:t xml:space="preserve">Agronomy Department</w:t>
        <w:br w:type="textWrapping"/>
      </w:r>
      <w:hyperlink r:id="rId175">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8B0">
      <w:pPr>
        <w:ind w:left="720" w:firstLine="0"/>
        <w:rPr/>
      </w:pPr>
      <w:r w:rsidDel="00000000" w:rsidR="00000000" w:rsidRPr="00000000">
        <w:rPr>
          <w:rtl w:val="0"/>
        </w:rPr>
      </w:r>
    </w:p>
    <w:p w:rsidR="00000000" w:rsidDel="00000000" w:rsidP="00000000" w:rsidRDefault="00000000" w:rsidRPr="00000000" w14:paraId="000008B1">
      <w:pPr>
        <w:numPr>
          <w:ilvl w:val="0"/>
          <w:numId w:val="44"/>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176">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8B2">
      <w:pPr>
        <w:ind w:left="720" w:firstLine="0"/>
        <w:rPr/>
      </w:pPr>
      <w:r w:rsidDel="00000000" w:rsidR="00000000" w:rsidRPr="00000000">
        <w:rPr>
          <w:rtl w:val="0"/>
        </w:rPr>
      </w:r>
    </w:p>
    <w:p w:rsidR="00000000" w:rsidDel="00000000" w:rsidP="00000000" w:rsidRDefault="00000000" w:rsidRPr="00000000" w14:paraId="000008B3">
      <w:pPr>
        <w:numPr>
          <w:ilvl w:val="0"/>
          <w:numId w:val="44"/>
        </w:numPr>
        <w:ind w:left="720" w:hanging="360"/>
        <w:rPr>
          <w:u w:val="none"/>
        </w:rPr>
      </w:pPr>
      <w:r w:rsidDel="00000000" w:rsidR="00000000" w:rsidRPr="00000000">
        <w:rPr>
          <w:rtl w:val="0"/>
        </w:rPr>
        <w:t xml:space="preserve">Society for the Protection of Underground Networks</w:t>
        <w:br w:type="textWrapping"/>
      </w:r>
      <w:hyperlink r:id="rId177">
        <w:r w:rsidDel="00000000" w:rsidR="00000000" w:rsidRPr="00000000">
          <w:rPr>
            <w:color w:val="1155cc"/>
            <w:u w:val="single"/>
            <w:rtl w:val="0"/>
          </w:rPr>
          <w:t xml:space="preserve">https://www.spun.earth/</w:t>
        </w:r>
      </w:hyperlink>
      <w:r w:rsidDel="00000000" w:rsidR="00000000" w:rsidRPr="00000000">
        <w:rPr>
          <w:rtl w:val="0"/>
        </w:rPr>
        <w:t xml:space="preserve"> </w:t>
        <w:br w:type="textWrapping"/>
      </w:r>
    </w:p>
    <w:p w:rsidR="00000000" w:rsidDel="00000000" w:rsidP="00000000" w:rsidRDefault="00000000" w:rsidRPr="00000000" w14:paraId="000008B4">
      <w:pPr>
        <w:numPr>
          <w:ilvl w:val="0"/>
          <w:numId w:val="44"/>
        </w:numPr>
        <w:ind w:left="720" w:hanging="360"/>
        <w:rPr>
          <w:u w:val="none"/>
        </w:rPr>
      </w:pPr>
      <w:r w:rsidDel="00000000" w:rsidR="00000000" w:rsidRPr="00000000">
        <w:rPr>
          <w:rtl w:val="0"/>
        </w:rPr>
        <w:t xml:space="preserve">Université Catholique de Louvain</w:t>
        <w:br w:type="textWrapping"/>
        <w:t xml:space="preserve">Earth and Life Institute</w:t>
        <w:br w:type="textWrapping"/>
      </w:r>
      <w:hyperlink r:id="rId178">
        <w:r w:rsidDel="00000000" w:rsidR="00000000" w:rsidRPr="00000000">
          <w:rPr>
            <w:color w:val="1155cc"/>
            <w:u w:val="single"/>
            <w:rtl w:val="0"/>
          </w:rPr>
          <w:t xml:space="preserve">https://uclouvain.be/en/research-institutes/eli</w:t>
        </w:r>
      </w:hyperlink>
      <w:r w:rsidDel="00000000" w:rsidR="00000000" w:rsidRPr="00000000">
        <w:rPr>
          <w:rtl w:val="0"/>
        </w:rPr>
        <w:t xml:space="preserve"> </w:t>
      </w:r>
    </w:p>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rPr>
          <w:color w:val="ff0000"/>
        </w:rPr>
      </w:pPr>
      <w:commentRangeStart w:id="839"/>
      <w:r w:rsidDel="00000000" w:rsidR="00000000" w:rsidRPr="00000000">
        <w:rPr>
          <w:color w:val="ff0000"/>
          <w:rtl w:val="0"/>
        </w:rPr>
        <w:t xml:space="preserve">Critical letters: </w:t>
      </w:r>
    </w:p>
    <w:p w:rsidR="00000000" w:rsidDel="00000000" w:rsidP="00000000" w:rsidRDefault="00000000" w:rsidRPr="00000000" w14:paraId="000008B7">
      <w:pPr>
        <w:numPr>
          <w:ilvl w:val="0"/>
          <w:numId w:val="25"/>
        </w:numPr>
        <w:ind w:left="720" w:hanging="360"/>
        <w:rPr>
          <w:color w:val="ff0000"/>
        </w:rPr>
      </w:pPr>
      <w:r w:rsidDel="00000000" w:rsidR="00000000" w:rsidRPr="00000000">
        <w:rPr>
          <w:color w:val="ff0000"/>
          <w:rtl w:val="0"/>
        </w:rPr>
        <w:t xml:space="preserve">ESA - one or multiple? - Elsa will work on this</w:t>
      </w:r>
    </w:p>
    <w:p w:rsidR="00000000" w:rsidDel="00000000" w:rsidP="00000000" w:rsidRDefault="00000000" w:rsidRPr="00000000" w14:paraId="000008B8">
      <w:pPr>
        <w:numPr>
          <w:ilvl w:val="0"/>
          <w:numId w:val="25"/>
        </w:numPr>
        <w:ind w:left="720" w:hanging="360"/>
        <w:rPr>
          <w:color w:val="ff0000"/>
        </w:rPr>
      </w:pPr>
      <w:r w:rsidDel="00000000" w:rsidR="00000000" w:rsidRPr="00000000">
        <w:rPr>
          <w:color w:val="ff0000"/>
          <w:rtl w:val="0"/>
        </w:rPr>
        <w:t xml:space="preserve">Ares - Elsa email Michael Schaepman &amp; Andy Huni</w:t>
      </w:r>
    </w:p>
    <w:p w:rsidR="00000000" w:rsidDel="00000000" w:rsidP="00000000" w:rsidRDefault="00000000" w:rsidRPr="00000000" w14:paraId="000008B9">
      <w:pPr>
        <w:numPr>
          <w:ilvl w:val="0"/>
          <w:numId w:val="25"/>
        </w:numPr>
        <w:ind w:left="720" w:hanging="360"/>
        <w:rPr>
          <w:color w:val="ff0000"/>
        </w:rPr>
      </w:pPr>
      <w:r w:rsidDel="00000000" w:rsidR="00000000" w:rsidRPr="00000000">
        <w:rPr>
          <w:color w:val="ff0000"/>
          <w:rtl w:val="0"/>
        </w:rPr>
        <w:t xml:space="preserve">Other space agencies - connect with Pamela Collins about this (</w:t>
      </w:r>
      <w:hyperlink r:id="rId179">
        <w:r w:rsidDel="00000000" w:rsidR="00000000" w:rsidRPr="00000000">
          <w:rPr>
            <w:color w:val="ff0000"/>
            <w:u w:val="single"/>
            <w:rtl w:val="0"/>
          </w:rPr>
          <w:t xml:space="preserve">pamela.collins@nasa.gov</w:t>
        </w:r>
      </w:hyperlink>
      <w:r w:rsidDel="00000000" w:rsidR="00000000" w:rsidRPr="00000000">
        <w:rPr>
          <w:color w:val="ff0000"/>
          <w:rtl w:val="0"/>
        </w:rPr>
        <w:t xml:space="preserve">)</w:t>
      </w:r>
    </w:p>
    <w:p w:rsidR="00000000" w:rsidDel="00000000" w:rsidP="00000000" w:rsidRDefault="00000000" w:rsidRPr="00000000" w14:paraId="000008BA">
      <w:pPr>
        <w:numPr>
          <w:ilvl w:val="0"/>
          <w:numId w:val="25"/>
        </w:numPr>
        <w:ind w:left="720" w:hanging="360"/>
        <w:rPr>
          <w:color w:val="ff0000"/>
        </w:rPr>
      </w:pPr>
      <w:r w:rsidDel="00000000" w:rsidR="00000000" w:rsidRPr="00000000">
        <w:rPr>
          <w:color w:val="ff0000"/>
          <w:rtl w:val="0"/>
        </w:rPr>
        <w:t xml:space="preserve">State Department - Frances Seymour - if not letter, mention somewhere in white paper - Elsa will work on this</w:t>
      </w:r>
    </w:p>
    <w:p w:rsidR="00000000" w:rsidDel="00000000" w:rsidP="00000000" w:rsidRDefault="00000000" w:rsidRPr="00000000" w14:paraId="000008BB">
      <w:pPr>
        <w:numPr>
          <w:ilvl w:val="0"/>
          <w:numId w:val="25"/>
        </w:numPr>
        <w:ind w:left="720" w:hanging="360"/>
        <w:rPr>
          <w:color w:val="ff0000"/>
        </w:rPr>
      </w:pPr>
      <w:r w:rsidDel="00000000" w:rsidR="00000000" w:rsidRPr="00000000">
        <w:rPr>
          <w:color w:val="ff0000"/>
          <w:rtl w:val="0"/>
        </w:rPr>
        <w:t xml:space="preserve">USAID - </w:t>
      </w:r>
    </w:p>
    <w:p w:rsidR="00000000" w:rsidDel="00000000" w:rsidP="00000000" w:rsidRDefault="00000000" w:rsidRPr="00000000" w14:paraId="000008BC">
      <w:pPr>
        <w:numPr>
          <w:ilvl w:val="0"/>
          <w:numId w:val="25"/>
        </w:numPr>
        <w:ind w:left="720" w:hanging="360"/>
        <w:rPr>
          <w:color w:val="ff0000"/>
        </w:rPr>
      </w:pPr>
      <w:r w:rsidDel="00000000" w:rsidR="00000000" w:rsidRPr="00000000">
        <w:rPr>
          <w:color w:val="ff0000"/>
          <w:rtl w:val="0"/>
        </w:rPr>
        <w:t xml:space="preserve">USFS-IP - Michael work on this</w:t>
      </w:r>
    </w:p>
    <w:p w:rsidR="00000000" w:rsidDel="00000000" w:rsidP="00000000" w:rsidRDefault="00000000" w:rsidRPr="00000000" w14:paraId="000008BD">
      <w:pPr>
        <w:numPr>
          <w:ilvl w:val="0"/>
          <w:numId w:val="25"/>
        </w:numPr>
        <w:ind w:left="720" w:hanging="360"/>
        <w:rPr>
          <w:color w:val="ff0000"/>
        </w:rPr>
      </w:pPr>
      <w:r w:rsidDel="00000000" w:rsidR="00000000" w:rsidRPr="00000000">
        <w:rPr>
          <w:color w:val="ff0000"/>
          <w:rtl w:val="0"/>
        </w:rPr>
        <w:t xml:space="preserve">DOE - Michael work on this - in coordination with separate letter from NGEE tropics NGEE-Tropics - Michael work on this - with Robinson &amp; Marcos - get from Jeff or Charlie</w:t>
      </w:r>
    </w:p>
    <w:p w:rsidR="00000000" w:rsidDel="00000000" w:rsidP="00000000" w:rsidRDefault="00000000" w:rsidRPr="00000000" w14:paraId="000008BE">
      <w:pPr>
        <w:numPr>
          <w:ilvl w:val="0"/>
          <w:numId w:val="25"/>
        </w:numPr>
        <w:ind w:left="720" w:hanging="360"/>
        <w:rPr>
          <w:color w:val="ff0000"/>
        </w:rPr>
      </w:pPr>
      <w:r w:rsidDel="00000000" w:rsidR="00000000" w:rsidRPr="00000000">
        <w:rPr>
          <w:color w:val="ff0000"/>
          <w:rtl w:val="0"/>
        </w:rPr>
        <w:t xml:space="preserve">GEO-TREES - Elsa will work on this - </w:t>
      </w:r>
    </w:p>
    <w:p w:rsidR="00000000" w:rsidDel="00000000" w:rsidP="00000000" w:rsidRDefault="00000000" w:rsidRPr="00000000" w14:paraId="000008BF">
      <w:pPr>
        <w:numPr>
          <w:ilvl w:val="0"/>
          <w:numId w:val="25"/>
        </w:numPr>
        <w:ind w:left="720" w:hanging="360"/>
        <w:rPr>
          <w:color w:val="ff0000"/>
        </w:rPr>
      </w:pPr>
      <w:r w:rsidDel="00000000" w:rsidR="00000000" w:rsidRPr="00000000">
        <w:rPr>
          <w:color w:val="ff0000"/>
          <w:rtl w:val="0"/>
        </w:rPr>
        <w:t xml:space="preserve">CongoFlux - </w:t>
      </w:r>
    </w:p>
    <w:p w:rsidR="00000000" w:rsidDel="00000000" w:rsidP="00000000" w:rsidRDefault="00000000" w:rsidRPr="00000000" w14:paraId="000008C0">
      <w:pPr>
        <w:numPr>
          <w:ilvl w:val="0"/>
          <w:numId w:val="25"/>
        </w:numPr>
        <w:ind w:left="720" w:hanging="360"/>
        <w:rPr>
          <w:color w:val="ff0000"/>
        </w:rPr>
      </w:pPr>
      <w:r w:rsidDel="00000000" w:rsidR="00000000" w:rsidRPr="00000000">
        <w:rPr>
          <w:color w:val="ff0000"/>
          <w:rtl w:val="0"/>
        </w:rPr>
        <w:t xml:space="preserve">NASA Harvest - </w:t>
      </w:r>
    </w:p>
    <w:p w:rsidR="00000000" w:rsidDel="00000000" w:rsidP="00000000" w:rsidRDefault="00000000" w:rsidRPr="00000000" w14:paraId="000008C1">
      <w:pPr>
        <w:numPr>
          <w:ilvl w:val="0"/>
          <w:numId w:val="25"/>
        </w:numPr>
        <w:ind w:left="720" w:hanging="360"/>
        <w:rPr>
          <w:color w:val="ff0000"/>
        </w:rPr>
      </w:pPr>
      <w:r w:rsidDel="00000000" w:rsidR="00000000" w:rsidRPr="00000000">
        <w:rPr>
          <w:color w:val="ff0000"/>
          <w:rtl w:val="0"/>
        </w:rPr>
        <w:t xml:space="preserve">NEON  - Dana work on this</w:t>
      </w:r>
    </w:p>
    <w:p w:rsidR="00000000" w:rsidDel="00000000" w:rsidP="00000000" w:rsidRDefault="00000000" w:rsidRPr="00000000" w14:paraId="000008C2">
      <w:pPr>
        <w:numPr>
          <w:ilvl w:val="1"/>
          <w:numId w:val="25"/>
        </w:numPr>
        <w:ind w:left="1440" w:hanging="360"/>
        <w:rPr>
          <w:color w:val="ff0000"/>
        </w:rPr>
      </w:pPr>
      <w:r w:rsidDel="00000000" w:rsidR="00000000" w:rsidRPr="00000000">
        <w:rPr>
          <w:color w:val="ff0000"/>
          <w:rtl w:val="0"/>
        </w:rPr>
        <w:t xml:space="preserve">Work w AVIRIS and EMIT teams to standardize and harmonize datasets and advance algorithm development </w:t>
      </w:r>
    </w:p>
    <w:p w:rsidR="00000000" w:rsidDel="00000000" w:rsidP="00000000" w:rsidRDefault="00000000" w:rsidRPr="00000000" w14:paraId="000008C3">
      <w:pPr>
        <w:numPr>
          <w:ilvl w:val="0"/>
          <w:numId w:val="25"/>
        </w:numPr>
        <w:ind w:left="720" w:hanging="360"/>
        <w:rPr>
          <w:color w:val="ff0000"/>
        </w:rPr>
      </w:pPr>
      <w:r w:rsidDel="00000000" w:rsidR="00000000" w:rsidRPr="00000000">
        <w:rPr>
          <w:color w:val="ff0000"/>
          <w:rtl w:val="0"/>
        </w:rPr>
        <w:t xml:space="preserve">Users</w:t>
      </w:r>
    </w:p>
    <w:p w:rsidR="00000000" w:rsidDel="00000000" w:rsidP="00000000" w:rsidRDefault="00000000" w:rsidRPr="00000000" w14:paraId="000008C4">
      <w:pPr>
        <w:numPr>
          <w:ilvl w:val="1"/>
          <w:numId w:val="25"/>
        </w:numPr>
        <w:ind w:left="1440" w:hanging="360"/>
        <w:rPr>
          <w:color w:val="ff0000"/>
        </w:rPr>
      </w:pPr>
      <w:del w:author="Adia Bey" w:id="47" w:date="2024-09-13T17:12:03Z">
        <w:r w:rsidDel="00000000" w:rsidR="00000000" w:rsidRPr="00000000">
          <w:fldChar w:fldCharType="begin"/>
        </w:r>
        <w:r w:rsidDel="00000000" w:rsidR="00000000" w:rsidRPr="00000000">
          <w:delInstrText xml:space="preserve">HYPERLINK "https://alliancebioversityciat.org/"</w:delInstrText>
        </w:r>
        <w:r w:rsidDel="00000000" w:rsidR="00000000" w:rsidRPr="00000000">
          <w:fldChar w:fldCharType="separate"/>
        </w:r>
        <w:r w:rsidDel="00000000" w:rsidR="00000000" w:rsidRPr="00000000">
          <w:rPr>
            <w:color w:val="ff0000"/>
            <w:u w:val="single"/>
            <w:rtl w:val="0"/>
          </w:rPr>
          <w:delText xml:space="preserve">Alliance Bioversity &amp; CIAT</w:delText>
        </w:r>
        <w:r w:rsidDel="00000000" w:rsidR="00000000" w:rsidRPr="00000000">
          <w:fldChar w:fldCharType="end"/>
        </w:r>
        <w:r w:rsidDel="00000000" w:rsidR="00000000" w:rsidRPr="00000000">
          <w:rPr>
            <w:color w:val="ff0000"/>
            <w:rtl w:val="0"/>
          </w:rPr>
          <w:delText xml:space="preserve"> - </w:delText>
        </w:r>
        <w:commentRangeStart w:id="840"/>
        <w:r w:rsidDel="00000000" w:rsidR="00000000" w:rsidRPr="00000000">
          <w:rPr>
            <w:color w:val="ff0000"/>
            <w:rtl w:val="0"/>
          </w:rPr>
          <w:delText xml:space="preserve">received</w:delText>
        </w:r>
      </w:del>
      <w:commentRangeEnd w:id="840"/>
      <w:r w:rsidDel="00000000" w:rsidR="00000000" w:rsidRPr="00000000">
        <w:commentReference w:id="840"/>
      </w:r>
      <w:r w:rsidDel="00000000" w:rsidR="00000000" w:rsidRPr="00000000">
        <w:rPr>
          <w:rtl w:val="0"/>
        </w:rPr>
      </w:r>
    </w:p>
    <w:p w:rsidR="00000000" w:rsidDel="00000000" w:rsidP="00000000" w:rsidRDefault="00000000" w:rsidRPr="00000000" w14:paraId="000008C5">
      <w:pPr>
        <w:numPr>
          <w:ilvl w:val="1"/>
          <w:numId w:val="25"/>
        </w:numPr>
        <w:ind w:left="1440" w:hanging="360"/>
        <w:rPr>
          <w:color w:val="ff0000"/>
        </w:rPr>
      </w:pPr>
      <w:r w:rsidDel="00000000" w:rsidR="00000000" w:rsidRPr="00000000">
        <w:rPr>
          <w:color w:val="ff0000"/>
          <w:rtl w:val="0"/>
        </w:rPr>
        <w:t xml:space="preserve">Conservation International</w:t>
      </w:r>
    </w:p>
    <w:p w:rsidR="00000000" w:rsidDel="00000000" w:rsidP="00000000" w:rsidRDefault="00000000" w:rsidRPr="00000000" w14:paraId="000008C6">
      <w:pPr>
        <w:numPr>
          <w:ilvl w:val="1"/>
          <w:numId w:val="25"/>
        </w:numPr>
        <w:ind w:left="1440" w:hanging="360"/>
        <w:rPr>
          <w:color w:val="ff0000"/>
        </w:rPr>
      </w:pPr>
      <w:r w:rsidDel="00000000" w:rsidR="00000000" w:rsidRPr="00000000">
        <w:rPr>
          <w:color w:val="ff0000"/>
          <w:rtl w:val="0"/>
        </w:rPr>
        <w:t xml:space="preserve">WCS - Kemen </w:t>
      </w:r>
      <w:r w:rsidDel="00000000" w:rsidR="00000000" w:rsidRPr="00000000">
        <w:rPr>
          <w:rtl w:val="0"/>
        </w:rPr>
      </w:r>
    </w:p>
    <w:p w:rsidR="00000000" w:rsidDel="00000000" w:rsidP="00000000" w:rsidRDefault="00000000" w:rsidRPr="00000000" w14:paraId="000008C7">
      <w:pPr>
        <w:numPr>
          <w:ilvl w:val="1"/>
          <w:numId w:val="25"/>
        </w:numPr>
        <w:ind w:left="1440" w:hanging="360"/>
        <w:rPr>
          <w:color w:val="ff0000"/>
        </w:rPr>
      </w:pPr>
      <w:r w:rsidDel="00000000" w:rsidR="00000000" w:rsidRPr="00000000">
        <w:rPr>
          <w:color w:val="ff0000"/>
          <w:rtl w:val="0"/>
        </w:rPr>
        <w:t xml:space="preserve">FAO regional offices - biodiversity, agriculture, climate resilience</w:t>
      </w:r>
    </w:p>
    <w:p w:rsidR="00000000" w:rsidDel="00000000" w:rsidP="00000000" w:rsidRDefault="00000000" w:rsidRPr="00000000" w14:paraId="000008C8">
      <w:pPr>
        <w:numPr>
          <w:ilvl w:val="1"/>
          <w:numId w:val="25"/>
        </w:numPr>
        <w:ind w:left="1440" w:hanging="360"/>
        <w:rPr>
          <w:color w:val="ff0000"/>
        </w:rPr>
      </w:pPr>
      <w:r w:rsidDel="00000000" w:rsidR="00000000" w:rsidRPr="00000000">
        <w:rPr>
          <w:color w:val="ff0000"/>
          <w:rtl w:val="0"/>
        </w:rPr>
        <w:t xml:space="preserve">Govt agencies: </w:t>
      </w:r>
    </w:p>
    <w:p w:rsidR="00000000" w:rsidDel="00000000" w:rsidP="00000000" w:rsidRDefault="00000000" w:rsidRPr="00000000" w14:paraId="000008C9">
      <w:pPr>
        <w:numPr>
          <w:ilvl w:val="2"/>
          <w:numId w:val="25"/>
        </w:numPr>
        <w:ind w:left="2160" w:hanging="360"/>
        <w:rPr>
          <w:color w:val="ff0000"/>
        </w:rPr>
      </w:pPr>
      <w:r w:rsidDel="00000000" w:rsidR="00000000" w:rsidRPr="00000000">
        <w:rPr>
          <w:color w:val="ff0000"/>
          <w:rtl w:val="0"/>
        </w:rPr>
        <w:t xml:space="preserve">ONACC - Elsa can work on this</w:t>
      </w:r>
    </w:p>
    <w:p w:rsidR="00000000" w:rsidDel="00000000" w:rsidP="00000000" w:rsidRDefault="00000000" w:rsidRPr="00000000" w14:paraId="000008CA">
      <w:pPr>
        <w:numPr>
          <w:ilvl w:val="2"/>
          <w:numId w:val="25"/>
        </w:numPr>
        <w:ind w:left="2160" w:hanging="360"/>
        <w:rPr>
          <w:color w:val="ff0000"/>
        </w:rPr>
      </w:pPr>
      <w:r w:rsidDel="00000000" w:rsidR="00000000" w:rsidRPr="00000000">
        <w:rPr>
          <w:color w:val="ff0000"/>
          <w:rtl w:val="0"/>
        </w:rPr>
        <w:t xml:space="preserve">Other ‘end-users’</w:t>
      </w:r>
    </w:p>
    <w:p w:rsidR="00000000" w:rsidDel="00000000" w:rsidP="00000000" w:rsidRDefault="00000000" w:rsidRPr="00000000" w14:paraId="000008CB">
      <w:pPr>
        <w:numPr>
          <w:ilvl w:val="0"/>
          <w:numId w:val="25"/>
        </w:numPr>
        <w:ind w:left="720" w:hanging="360"/>
        <w:rPr>
          <w:color w:val="ff0000"/>
        </w:rPr>
      </w:pPr>
      <w:r w:rsidDel="00000000" w:rsidR="00000000" w:rsidRPr="00000000">
        <w:rPr>
          <w:color w:val="ff0000"/>
          <w:rtl w:val="0"/>
        </w:rPr>
        <w:t xml:space="preserve">Roger Wakimoto - Elsa will work on this</w:t>
      </w:r>
      <w:commentRangeEnd w:id="839"/>
      <w:r w:rsidDel="00000000" w:rsidR="00000000" w:rsidRPr="00000000">
        <w:commentReference w:id="839"/>
      </w:r>
      <w:r w:rsidDel="00000000" w:rsidR="00000000" w:rsidRPr="00000000">
        <w:rPr>
          <w:rtl w:val="0"/>
        </w:rPr>
      </w:r>
    </w:p>
    <w:p w:rsidR="00000000" w:rsidDel="00000000" w:rsidP="00000000" w:rsidRDefault="00000000" w:rsidRPr="00000000" w14:paraId="000008CC">
      <w:pPr>
        <w:rPr>
          <w:color w:val="ff0000"/>
        </w:rPr>
      </w:pPr>
      <w:r w:rsidDel="00000000" w:rsidR="00000000" w:rsidRPr="00000000">
        <w:rPr>
          <w:rtl w:val="0"/>
        </w:rPr>
      </w:r>
    </w:p>
    <w:p w:rsidR="00000000" w:rsidDel="00000000" w:rsidP="00000000" w:rsidRDefault="00000000" w:rsidRPr="00000000" w14:paraId="000008CD">
      <w:pPr>
        <w:rPr>
          <w:color w:val="ff0000"/>
        </w:rPr>
      </w:pPr>
      <w:r w:rsidDel="00000000" w:rsidR="00000000" w:rsidRPr="00000000">
        <w:rPr>
          <w:color w:val="ff0000"/>
          <w:rtl w:val="0"/>
        </w:rPr>
        <w:t xml:space="preserve">Maybe important?</w:t>
      </w:r>
    </w:p>
    <w:p w:rsidR="00000000" w:rsidDel="00000000" w:rsidP="00000000" w:rsidRDefault="00000000" w:rsidRPr="00000000" w14:paraId="000008CE">
      <w:pPr>
        <w:numPr>
          <w:ilvl w:val="0"/>
          <w:numId w:val="25"/>
        </w:numPr>
        <w:ind w:left="720" w:hanging="360"/>
        <w:rPr>
          <w:color w:val="ff0000"/>
        </w:rPr>
      </w:pPr>
      <w:r w:rsidDel="00000000" w:rsidR="00000000" w:rsidRPr="00000000">
        <w:rPr>
          <w:color w:val="ff0000"/>
          <w:rtl w:val="0"/>
        </w:rPr>
        <w:t xml:space="preserve">Johnson Center &amp; Langley? - pilots and other ppl who can speak to feasibility </w:t>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pStyle w:val="Heading3"/>
        <w:rPr/>
      </w:pPr>
      <w:bookmarkStart w:colFirst="0" w:colLast="0" w:name="_ffo9zvtu7fi" w:id="80"/>
      <w:bookmarkEnd w:id="80"/>
      <w:r w:rsidDel="00000000" w:rsidR="00000000" w:rsidRPr="00000000">
        <w:rPr>
          <w:rtl w:val="0"/>
        </w:rPr>
        <w:t xml:space="preserve">H - Stuff that’s beyond scope that could be developed in collaboration with PANGEA</w:t>
      </w:r>
    </w:p>
    <w:p w:rsidR="00000000" w:rsidDel="00000000" w:rsidP="00000000" w:rsidRDefault="00000000" w:rsidRPr="00000000" w14:paraId="000008D1">
      <w:pPr>
        <w:numPr>
          <w:ilvl w:val="0"/>
          <w:numId w:val="16"/>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8D2">
      <w:pPr>
        <w:numPr>
          <w:ilvl w:val="0"/>
          <w:numId w:val="16"/>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rPr/>
      </w:pPr>
      <w:r w:rsidDel="00000000" w:rsidR="00000000" w:rsidRPr="00000000">
        <w:rPr>
          <w:rtl w:val="0"/>
        </w:rPr>
        <w:t xml:space="preserve">—------------------------------------</w:t>
      </w:r>
    </w:p>
    <w:p w:rsidR="00000000" w:rsidDel="00000000" w:rsidP="00000000" w:rsidRDefault="00000000" w:rsidRPr="00000000" w14:paraId="000008D6">
      <w:pPr>
        <w:rPr/>
      </w:pPr>
      <w:r w:rsidDel="00000000" w:rsidR="00000000" w:rsidRPr="00000000">
        <w:rPr>
          <w:rtl w:val="0"/>
        </w:rPr>
      </w:r>
    </w:p>
    <w:p w:rsidR="00000000" w:rsidDel="00000000" w:rsidP="00000000" w:rsidRDefault="00000000" w:rsidRPr="00000000" w14:paraId="000008D7">
      <w:pPr>
        <w:rPr/>
      </w:pPr>
      <w:r w:rsidDel="00000000" w:rsidR="00000000" w:rsidRPr="00000000">
        <w:rPr>
          <w:rtl w:val="0"/>
        </w:rPr>
        <w:t xml:space="preserve">PANGEA Organizational Suggestions from 7.2  (much too much detail for now)</w:t>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i w:val="1"/>
          <w:highlight w:val="yellow"/>
        </w:rPr>
      </w:pPr>
      <w:r w:rsidDel="00000000" w:rsidR="00000000" w:rsidRPr="00000000">
        <w:rPr>
          <w:i w:val="1"/>
          <w:rtl w:val="0"/>
        </w:rPr>
        <w:t xml:space="preserve">PANGEA Participation Structure </w:t>
      </w:r>
      <w:r w:rsidDel="00000000" w:rsidR="00000000" w:rsidRPr="00000000">
        <w:rPr>
          <w:i w:val="1"/>
          <w:highlight w:val="yellow"/>
          <w:rtl w:val="0"/>
        </w:rPr>
        <w:t xml:space="preserve">(LESS is MORE at this point)</w:t>
      </w:r>
    </w:p>
    <w:p w:rsidR="00000000" w:rsidDel="00000000" w:rsidP="00000000" w:rsidRDefault="00000000" w:rsidRPr="00000000" w14:paraId="000008DA">
      <w:pPr>
        <w:numPr>
          <w:ilvl w:val="1"/>
          <w:numId w:val="56"/>
        </w:numPr>
        <w:ind w:left="1440" w:hanging="360"/>
        <w:rPr>
          <w:i w:val="1"/>
        </w:rPr>
      </w:pPr>
      <w:r w:rsidDel="00000000" w:rsidR="00000000" w:rsidRPr="00000000">
        <w:rPr>
          <w:i w:val="1"/>
          <w:rtl w:val="0"/>
        </w:rPr>
        <w:t xml:space="preserve">Annual PANGEA Team Meeting</w:t>
      </w:r>
    </w:p>
    <w:p w:rsidR="00000000" w:rsidDel="00000000" w:rsidP="00000000" w:rsidRDefault="00000000" w:rsidRPr="00000000" w14:paraId="000008DB">
      <w:pPr>
        <w:numPr>
          <w:ilvl w:val="1"/>
          <w:numId w:val="56"/>
        </w:numPr>
        <w:ind w:left="1440" w:hanging="360"/>
        <w:rPr>
          <w:i w:val="1"/>
        </w:rPr>
      </w:pPr>
      <w:r w:rsidDel="00000000" w:rsidR="00000000" w:rsidRPr="00000000">
        <w:rPr>
          <w:i w:val="1"/>
          <w:rtl w:val="0"/>
        </w:rPr>
        <w:t xml:space="preserve">Working Group Membership</w:t>
      </w:r>
    </w:p>
    <w:p w:rsidR="00000000" w:rsidDel="00000000" w:rsidP="00000000" w:rsidRDefault="00000000" w:rsidRPr="00000000" w14:paraId="000008DC">
      <w:pPr>
        <w:numPr>
          <w:ilvl w:val="2"/>
          <w:numId w:val="56"/>
        </w:numPr>
        <w:ind w:left="2160" w:hanging="360"/>
        <w:rPr>
          <w:i w:val="1"/>
        </w:rPr>
      </w:pPr>
      <w:r w:rsidDel="00000000" w:rsidR="00000000" w:rsidRPr="00000000">
        <w:rPr>
          <w:i w:val="1"/>
          <w:rtl w:val="0"/>
        </w:rPr>
        <w:t xml:space="preserve">Co-chairs</w:t>
      </w:r>
    </w:p>
    <w:p w:rsidR="00000000" w:rsidDel="00000000" w:rsidP="00000000" w:rsidRDefault="00000000" w:rsidRPr="00000000" w14:paraId="000008DD">
      <w:pPr>
        <w:numPr>
          <w:ilvl w:val="3"/>
          <w:numId w:val="56"/>
        </w:numPr>
        <w:ind w:left="2880" w:hanging="360"/>
        <w:rPr>
          <w:i w:val="1"/>
        </w:rPr>
      </w:pPr>
      <w:r w:rsidDel="00000000" w:rsidR="00000000" w:rsidRPr="00000000">
        <w:rPr>
          <w:i w:val="1"/>
          <w:rtl w:val="0"/>
        </w:rPr>
        <w:t xml:space="preserve">Global N</w:t>
      </w:r>
    </w:p>
    <w:p w:rsidR="00000000" w:rsidDel="00000000" w:rsidP="00000000" w:rsidRDefault="00000000" w:rsidRPr="00000000" w14:paraId="000008DE">
      <w:pPr>
        <w:numPr>
          <w:ilvl w:val="3"/>
          <w:numId w:val="56"/>
        </w:numPr>
        <w:ind w:left="2880" w:hanging="360"/>
        <w:rPr>
          <w:i w:val="1"/>
        </w:rPr>
      </w:pPr>
      <w:r w:rsidDel="00000000" w:rsidR="00000000" w:rsidRPr="00000000">
        <w:rPr>
          <w:i w:val="1"/>
          <w:rtl w:val="0"/>
        </w:rPr>
        <w:t xml:space="preserve">Global S</w:t>
      </w:r>
    </w:p>
    <w:p w:rsidR="00000000" w:rsidDel="00000000" w:rsidP="00000000" w:rsidRDefault="00000000" w:rsidRPr="00000000" w14:paraId="000008DF">
      <w:pPr>
        <w:numPr>
          <w:ilvl w:val="3"/>
          <w:numId w:val="56"/>
        </w:numPr>
        <w:ind w:left="2880" w:hanging="360"/>
        <w:rPr>
          <w:i w:val="1"/>
        </w:rPr>
      </w:pPr>
      <w:r w:rsidDel="00000000" w:rsidR="00000000" w:rsidRPr="00000000">
        <w:rPr>
          <w:i w:val="1"/>
          <w:rtl w:val="0"/>
        </w:rPr>
        <w:t xml:space="preserve">Early Career</w:t>
      </w:r>
    </w:p>
    <w:p w:rsidR="00000000" w:rsidDel="00000000" w:rsidP="00000000" w:rsidRDefault="00000000" w:rsidRPr="00000000" w14:paraId="000008E0">
      <w:pPr>
        <w:numPr>
          <w:ilvl w:val="2"/>
          <w:numId w:val="56"/>
        </w:numPr>
        <w:ind w:left="2160" w:hanging="360"/>
        <w:rPr>
          <w:i w:val="1"/>
        </w:rPr>
      </w:pPr>
      <w:r w:rsidDel="00000000" w:rsidR="00000000" w:rsidRPr="00000000">
        <w:rPr>
          <w:i w:val="1"/>
          <w:rtl w:val="0"/>
        </w:rPr>
        <w:t xml:space="preserve">Members</w:t>
      </w:r>
    </w:p>
    <w:p w:rsidR="00000000" w:rsidDel="00000000" w:rsidP="00000000" w:rsidRDefault="00000000" w:rsidRPr="00000000" w14:paraId="000008E1">
      <w:pPr>
        <w:numPr>
          <w:ilvl w:val="3"/>
          <w:numId w:val="56"/>
        </w:numPr>
        <w:ind w:left="2880" w:hanging="360"/>
        <w:rPr>
          <w:i w:val="1"/>
        </w:rPr>
      </w:pPr>
      <w:r w:rsidDel="00000000" w:rsidR="00000000" w:rsidRPr="00000000">
        <w:rPr>
          <w:i w:val="1"/>
          <w:rtl w:val="0"/>
        </w:rPr>
        <w:t xml:space="preserve">NASA-sponsored PIs and researchers</w:t>
      </w:r>
    </w:p>
    <w:p w:rsidR="00000000" w:rsidDel="00000000" w:rsidP="00000000" w:rsidRDefault="00000000" w:rsidRPr="00000000" w14:paraId="000008E2">
      <w:pPr>
        <w:numPr>
          <w:ilvl w:val="3"/>
          <w:numId w:val="56"/>
        </w:numPr>
        <w:ind w:left="2880" w:hanging="360"/>
        <w:rPr>
          <w:i w:val="1"/>
        </w:rPr>
      </w:pPr>
      <w:r w:rsidDel="00000000" w:rsidR="00000000" w:rsidRPr="00000000">
        <w:rPr>
          <w:i w:val="1"/>
          <w:rtl w:val="0"/>
        </w:rPr>
        <w:t xml:space="preserve">Scientists funded by other organizations who have agreed to participate in PANGEA</w:t>
      </w:r>
    </w:p>
    <w:p w:rsidR="00000000" w:rsidDel="00000000" w:rsidP="00000000" w:rsidRDefault="00000000" w:rsidRPr="00000000" w14:paraId="000008E3">
      <w:pPr>
        <w:numPr>
          <w:ilvl w:val="2"/>
          <w:numId w:val="56"/>
        </w:numPr>
        <w:ind w:left="2160" w:hanging="360"/>
        <w:rPr>
          <w:i w:val="1"/>
        </w:rPr>
      </w:pPr>
      <w:r w:rsidDel="00000000" w:rsidR="00000000" w:rsidRPr="00000000">
        <w:rPr>
          <w:i w:val="1"/>
          <w:rtl w:val="0"/>
        </w:rPr>
        <w:t xml:space="preserve">Responsibilities</w:t>
      </w:r>
    </w:p>
    <w:p w:rsidR="00000000" w:rsidDel="00000000" w:rsidP="00000000" w:rsidRDefault="00000000" w:rsidRPr="00000000" w14:paraId="000008E4">
      <w:pPr>
        <w:numPr>
          <w:ilvl w:val="3"/>
          <w:numId w:val="56"/>
        </w:numPr>
        <w:ind w:left="2880" w:hanging="360"/>
        <w:rPr>
          <w:i w:val="1"/>
        </w:rPr>
      </w:pPr>
      <w:r w:rsidDel="00000000" w:rsidR="00000000" w:rsidRPr="00000000">
        <w:rPr>
          <w:i w:val="1"/>
          <w:rtl w:val="0"/>
        </w:rPr>
        <w:t xml:space="preserve">Synthesizing results of PANGEA research</w:t>
      </w:r>
    </w:p>
    <w:p w:rsidR="00000000" w:rsidDel="00000000" w:rsidP="00000000" w:rsidRDefault="00000000" w:rsidRPr="00000000" w14:paraId="000008E5">
      <w:pPr>
        <w:numPr>
          <w:ilvl w:val="3"/>
          <w:numId w:val="56"/>
        </w:numPr>
        <w:ind w:left="2880" w:hanging="360"/>
        <w:rPr>
          <w:i w:val="1"/>
        </w:rPr>
      </w:pPr>
      <w:r w:rsidDel="00000000" w:rsidR="00000000" w:rsidRPr="00000000">
        <w:rPr>
          <w:i w:val="1"/>
          <w:rtl w:val="0"/>
        </w:rPr>
        <w:t xml:space="preserve">Conveying results and addressing knowledge gaps to Modeling WG</w:t>
      </w:r>
    </w:p>
    <w:p w:rsidR="00000000" w:rsidDel="00000000" w:rsidP="00000000" w:rsidRDefault="00000000" w:rsidRPr="00000000" w14:paraId="000008E6">
      <w:pPr>
        <w:numPr>
          <w:ilvl w:val="3"/>
          <w:numId w:val="56"/>
        </w:numPr>
        <w:ind w:left="2880" w:hanging="360"/>
        <w:rPr>
          <w:i w:val="1"/>
        </w:rPr>
      </w:pPr>
      <w:r w:rsidDel="00000000" w:rsidR="00000000" w:rsidRPr="00000000">
        <w:rPr>
          <w:i w:val="1"/>
          <w:rtl w:val="0"/>
        </w:rPr>
        <w:t xml:space="preserve">WG Meetings as needed </w:t>
      </w:r>
    </w:p>
    <w:p w:rsidR="00000000" w:rsidDel="00000000" w:rsidP="00000000" w:rsidRDefault="00000000" w:rsidRPr="00000000" w14:paraId="000008E7">
      <w:pPr>
        <w:numPr>
          <w:ilvl w:val="1"/>
          <w:numId w:val="56"/>
        </w:numPr>
        <w:ind w:left="1440" w:hanging="360"/>
        <w:rPr>
          <w:i w:val="1"/>
        </w:rPr>
      </w:pPr>
      <w:r w:rsidDel="00000000" w:rsidR="00000000" w:rsidRPr="00000000">
        <w:rPr>
          <w:i w:val="1"/>
          <w:rtl w:val="0"/>
        </w:rPr>
        <w:t xml:space="preserve">Multidisciplinary “Coordinating Groups”</w:t>
      </w:r>
    </w:p>
    <w:p w:rsidR="00000000" w:rsidDel="00000000" w:rsidP="00000000" w:rsidRDefault="00000000" w:rsidRPr="00000000" w14:paraId="000008E8">
      <w:pPr>
        <w:numPr>
          <w:ilvl w:val="2"/>
          <w:numId w:val="56"/>
        </w:numPr>
        <w:ind w:left="2160" w:hanging="360"/>
        <w:rPr>
          <w:i w:val="1"/>
        </w:rPr>
      </w:pPr>
      <w:r w:rsidDel="00000000" w:rsidR="00000000" w:rsidRPr="00000000">
        <w:rPr>
          <w:i w:val="1"/>
          <w:rtl w:val="0"/>
        </w:rPr>
        <w:t xml:space="preserve">Remote Sensing</w:t>
      </w:r>
    </w:p>
    <w:p w:rsidR="00000000" w:rsidDel="00000000" w:rsidP="00000000" w:rsidRDefault="00000000" w:rsidRPr="00000000" w14:paraId="000008E9">
      <w:pPr>
        <w:numPr>
          <w:ilvl w:val="2"/>
          <w:numId w:val="56"/>
        </w:numPr>
        <w:ind w:left="2160" w:hanging="360"/>
        <w:rPr>
          <w:i w:val="1"/>
        </w:rPr>
      </w:pPr>
      <w:r w:rsidDel="00000000" w:rsidR="00000000" w:rsidRPr="00000000">
        <w:rPr>
          <w:i w:val="1"/>
          <w:rtl w:val="0"/>
        </w:rPr>
        <w:t xml:space="preserve">Field Studies</w:t>
      </w:r>
    </w:p>
    <w:p w:rsidR="00000000" w:rsidDel="00000000" w:rsidP="00000000" w:rsidRDefault="00000000" w:rsidRPr="00000000" w14:paraId="000008EA">
      <w:pPr>
        <w:numPr>
          <w:ilvl w:val="2"/>
          <w:numId w:val="56"/>
        </w:numPr>
        <w:ind w:left="2160" w:hanging="360"/>
        <w:rPr>
          <w:i w:val="1"/>
        </w:rPr>
      </w:pPr>
      <w:r w:rsidDel="00000000" w:rsidR="00000000" w:rsidRPr="00000000">
        <w:rPr>
          <w:i w:val="1"/>
          <w:rtl w:val="0"/>
        </w:rPr>
        <w:t xml:space="preserve">Modeling and Data Synthesis</w:t>
      </w:r>
    </w:p>
    <w:p w:rsidR="00000000" w:rsidDel="00000000" w:rsidP="00000000" w:rsidRDefault="00000000" w:rsidRPr="00000000" w14:paraId="000008EB">
      <w:pPr>
        <w:numPr>
          <w:ilvl w:val="3"/>
          <w:numId w:val="56"/>
        </w:numPr>
        <w:ind w:left="2880" w:hanging="360"/>
        <w:rPr>
          <w:i w:val="1"/>
        </w:rPr>
      </w:pPr>
      <w:r w:rsidDel="00000000" w:rsidR="00000000" w:rsidRPr="00000000">
        <w:rPr>
          <w:i w:val="1"/>
          <w:rtl w:val="0"/>
        </w:rPr>
        <w:t xml:space="preserve">Formed in Phase 1 of PANGEA</w:t>
      </w:r>
    </w:p>
    <w:p w:rsidR="00000000" w:rsidDel="00000000" w:rsidP="00000000" w:rsidRDefault="00000000" w:rsidRPr="00000000" w14:paraId="000008EC">
      <w:pPr>
        <w:numPr>
          <w:ilvl w:val="3"/>
          <w:numId w:val="56"/>
        </w:numPr>
        <w:ind w:left="2880" w:hanging="360"/>
        <w:rPr>
          <w:i w:val="1"/>
        </w:rPr>
      </w:pPr>
      <w:r w:rsidDel="00000000" w:rsidR="00000000" w:rsidRPr="00000000">
        <w:rPr>
          <w:i w:val="1"/>
          <w:rtl w:val="0"/>
        </w:rPr>
        <w:t xml:space="preserve">Basis for integration and synthesis across themes</w:t>
      </w:r>
    </w:p>
    <w:p w:rsidR="00000000" w:rsidDel="00000000" w:rsidP="00000000" w:rsidRDefault="00000000" w:rsidRPr="00000000" w14:paraId="000008ED">
      <w:pPr>
        <w:numPr>
          <w:ilvl w:val="3"/>
          <w:numId w:val="56"/>
        </w:numPr>
        <w:ind w:left="2880" w:hanging="360"/>
        <w:rPr>
          <w:i w:val="1"/>
        </w:rPr>
      </w:pPr>
      <w:r w:rsidDel="00000000" w:rsidR="00000000" w:rsidRPr="00000000">
        <w:rPr>
          <w:i w:val="1"/>
          <w:rtl w:val="0"/>
        </w:rPr>
        <w:t xml:space="preserve">MDS WG members are expected to participate in other WGs</w:t>
      </w:r>
    </w:p>
    <w:p w:rsidR="00000000" w:rsidDel="00000000" w:rsidP="00000000" w:rsidRDefault="00000000" w:rsidRPr="00000000" w14:paraId="000008EE">
      <w:pPr>
        <w:numPr>
          <w:ilvl w:val="4"/>
          <w:numId w:val="56"/>
        </w:numPr>
        <w:ind w:left="3600" w:hanging="360"/>
        <w:rPr>
          <w:i w:val="1"/>
        </w:rPr>
      </w:pPr>
      <w:r w:rsidDel="00000000" w:rsidR="00000000" w:rsidRPr="00000000">
        <w:rPr>
          <w:i w:val="1"/>
          <w:rtl w:val="0"/>
        </w:rPr>
        <w:t xml:space="preserve">Coordinate activities/meetings between WGs and MDS</w:t>
      </w:r>
    </w:p>
    <w:p w:rsidR="00000000" w:rsidDel="00000000" w:rsidP="00000000" w:rsidRDefault="00000000" w:rsidRPr="00000000" w14:paraId="000008EF">
      <w:pPr>
        <w:numPr>
          <w:ilvl w:val="4"/>
          <w:numId w:val="56"/>
        </w:numPr>
        <w:ind w:left="3600" w:hanging="360"/>
        <w:rPr>
          <w:i w:val="1"/>
        </w:rPr>
      </w:pPr>
      <w:r w:rsidDel="00000000" w:rsidR="00000000" w:rsidRPr="00000000">
        <w:rPr>
          <w:i w:val="1"/>
          <w:rtl w:val="0"/>
        </w:rPr>
        <w:t xml:space="preserve">Start with PIs and Co-Is, collaborating researchers/managers, new members added as funding allows</w:t>
      </w:r>
    </w:p>
    <w:p w:rsidR="00000000" w:rsidDel="00000000" w:rsidP="00000000" w:rsidRDefault="00000000" w:rsidRPr="00000000" w14:paraId="000008F0">
      <w:pPr>
        <w:numPr>
          <w:ilvl w:val="4"/>
          <w:numId w:val="56"/>
        </w:numPr>
        <w:ind w:left="3600" w:hanging="360"/>
        <w:rPr>
          <w:i w:val="1"/>
        </w:rPr>
      </w:pPr>
      <w:r w:rsidDel="00000000" w:rsidR="00000000" w:rsidRPr="00000000">
        <w:rPr>
          <w:i w:val="1"/>
          <w:rtl w:val="0"/>
        </w:rPr>
        <w:t xml:space="preserve">Objective: </w:t>
      </w:r>
    </w:p>
    <w:p w:rsidR="00000000" w:rsidDel="00000000" w:rsidP="00000000" w:rsidRDefault="00000000" w:rsidRPr="00000000" w14:paraId="000008F1">
      <w:pPr>
        <w:numPr>
          <w:ilvl w:val="5"/>
          <w:numId w:val="56"/>
        </w:numPr>
        <w:ind w:left="4320" w:hanging="360"/>
        <w:rPr>
          <w:i w:val="1"/>
        </w:rPr>
      </w:pPr>
      <w:r w:rsidDel="00000000" w:rsidR="00000000" w:rsidRPr="00000000">
        <w:rPr>
          <w:i w:val="1"/>
          <w:rtl w:val="0"/>
        </w:rPr>
        <w:t xml:space="preserve">A. Coordinating with participating land</w:t>
      </w:r>
    </w:p>
    <w:p w:rsidR="00000000" w:rsidDel="00000000" w:rsidP="00000000" w:rsidRDefault="00000000" w:rsidRPr="00000000" w14:paraId="000008F2">
      <w:pPr>
        <w:ind w:left="4320" w:firstLine="0"/>
        <w:rPr>
          <w:i w:val="1"/>
        </w:rPr>
      </w:pPr>
      <w:r w:rsidDel="00000000" w:rsidR="00000000" w:rsidRPr="00000000">
        <w:rPr>
          <w:i w:val="1"/>
          <w:rtl w:val="0"/>
        </w:rPr>
        <w:t xml:space="preserve">management agencies who are conducting impact assessments</w:t>
      </w:r>
    </w:p>
    <w:p w:rsidR="00000000" w:rsidDel="00000000" w:rsidP="00000000" w:rsidRDefault="00000000" w:rsidRPr="00000000" w14:paraId="000008F3">
      <w:pPr>
        <w:numPr>
          <w:ilvl w:val="5"/>
          <w:numId w:val="56"/>
        </w:numPr>
        <w:ind w:left="4320" w:hanging="360"/>
        <w:rPr>
          <w:i w:val="1"/>
        </w:rPr>
      </w:pPr>
      <w:r w:rsidDel="00000000" w:rsidR="00000000" w:rsidRPr="00000000">
        <w:rPr>
          <w:i w:val="1"/>
          <w:rtl w:val="0"/>
        </w:rPr>
        <w:t xml:space="preserve">(b) coordinating PANGEA modeling activities with those being carried out for other programs, such as X</w:t>
      </w:r>
    </w:p>
    <w:p w:rsidR="00000000" w:rsidDel="00000000" w:rsidP="00000000" w:rsidRDefault="00000000" w:rsidRPr="00000000" w14:paraId="000008F4">
      <w:pPr>
        <w:numPr>
          <w:ilvl w:val="5"/>
          <w:numId w:val="56"/>
        </w:numPr>
        <w:ind w:left="4320" w:hanging="360"/>
        <w:rPr>
          <w:i w:val="1"/>
        </w:rPr>
      </w:pPr>
      <w:r w:rsidDel="00000000" w:rsidR="00000000" w:rsidRPr="00000000">
        <w:rPr>
          <w:i w:val="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8F5">
      <w:pPr>
        <w:numPr>
          <w:ilvl w:val="2"/>
          <w:numId w:val="56"/>
        </w:numPr>
        <w:ind w:left="2160" w:hanging="360"/>
        <w:rPr>
          <w:i w:val="1"/>
        </w:rPr>
      </w:pPr>
      <w:r w:rsidDel="00000000" w:rsidR="00000000" w:rsidRPr="00000000">
        <w:rPr>
          <w:i w:val="1"/>
          <w:rtl w:val="0"/>
        </w:rPr>
        <w:t xml:space="preserve">Working Group Members nominate participants to Coordinating Groups </w:t>
      </w:r>
    </w:p>
    <w:p w:rsidR="00000000" w:rsidDel="00000000" w:rsidP="00000000" w:rsidRDefault="00000000" w:rsidRPr="00000000" w14:paraId="000008F6">
      <w:pPr>
        <w:rPr/>
      </w:pPr>
      <w:r w:rsidDel="00000000" w:rsidR="00000000" w:rsidRPr="00000000">
        <w:rPr>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8F7">
      <w:pPr>
        <w:numPr>
          <w:ilvl w:val="0"/>
          <w:numId w:val="32"/>
        </w:numPr>
        <w:ind w:left="720" w:hanging="360"/>
        <w:rPr>
          <w:i w:val="1"/>
        </w:rPr>
      </w:pPr>
      <w:r w:rsidDel="00000000" w:rsidR="00000000" w:rsidRPr="00000000">
        <w:rPr>
          <w:i w:val="1"/>
          <w:rtl w:val="0"/>
        </w:rPr>
        <w:t xml:space="preserve">Remote Sensing Coordinating Group</w:t>
      </w:r>
    </w:p>
    <w:p w:rsidR="00000000" w:rsidDel="00000000" w:rsidP="00000000" w:rsidRDefault="00000000" w:rsidRPr="00000000" w14:paraId="000008F8">
      <w:pPr>
        <w:numPr>
          <w:ilvl w:val="0"/>
          <w:numId w:val="32"/>
        </w:numPr>
        <w:ind w:left="720" w:hanging="360"/>
        <w:rPr>
          <w:i w:val="1"/>
        </w:rPr>
      </w:pPr>
      <w:r w:rsidDel="00000000" w:rsidR="00000000" w:rsidRPr="00000000">
        <w:rPr>
          <w:i w:val="1"/>
          <w:rtl w:val="0"/>
        </w:rPr>
        <w:t xml:space="preserve">Field Studies Coordinating Group</w:t>
      </w:r>
    </w:p>
    <w:p w:rsidR="00000000" w:rsidDel="00000000" w:rsidP="00000000" w:rsidRDefault="00000000" w:rsidRPr="00000000" w14:paraId="000008F9">
      <w:pPr>
        <w:numPr>
          <w:ilvl w:val="0"/>
          <w:numId w:val="32"/>
        </w:numPr>
        <w:ind w:left="720" w:hanging="360"/>
        <w:rPr>
          <w:i w:val="1"/>
        </w:rPr>
      </w:pPr>
      <w:r w:rsidDel="00000000" w:rsidR="00000000" w:rsidRPr="00000000">
        <w:rPr>
          <w:i w:val="1"/>
          <w:rtl w:val="0"/>
        </w:rPr>
        <w:t xml:space="preserve">PANGEA Information System Coordinating Group</w:t>
      </w:r>
      <w:r w:rsidDel="00000000" w:rsidR="00000000" w:rsidRPr="00000000">
        <w:rPr>
          <w:rtl w:val="0"/>
        </w:rPr>
      </w:r>
    </w:p>
    <w:p w:rsidR="00000000" w:rsidDel="00000000" w:rsidP="00000000" w:rsidRDefault="00000000" w:rsidRPr="00000000" w14:paraId="000008FA">
      <w:pPr>
        <w:numPr>
          <w:ilvl w:val="0"/>
          <w:numId w:val="56"/>
        </w:numPr>
        <w:ind w:left="720" w:hanging="360"/>
        <w:rPr>
          <w:i w:val="1"/>
          <w:u w:val="none"/>
        </w:rPr>
      </w:pPr>
      <w:r w:rsidDel="00000000" w:rsidR="00000000" w:rsidRPr="00000000">
        <w:rPr>
          <w:rtl w:val="0"/>
        </w:rPr>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nextPage"/>
      <w:pgSz w:h="15840" w:w="12240" w:orient="portrait"/>
      <w:pgMar w:bottom="1440" w:top="1440" w:left="153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lsa Ordway" w:id="628" w:date="2024-09-10T20:06:43Z">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these - make sure all relevant sensors mentioned: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NASA, ESA, ISRO, DLR, etc.</w:t>
      </w:r>
    </w:p>
  </w:comment>
  <w:comment w:author="Matthew Johnson" w:id="116" w:date="2024-08-27T16:52:26Z">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Elsa Ordway" w:id="621" w:date="2024-09-10T19:59:58Z">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 - refer to scaling diagram</w:t>
      </w:r>
    </w:p>
  </w:comment>
  <w:comment w:author="Elsa Ordway" w:id="625" w:date="2024-09-10T20:03:32Z">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datasets here based on Table in Section 6.2</w:t>
      </w:r>
    </w:p>
  </w:comment>
  <w:comment w:author="Matthew Johnson" w:id="119" w:date="2024-08-27T16:55:08Z">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Sarah Worden" w:id="499" w:date="2024-09-10T20:06:32Z">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https://doi.org/10.1029/2010WR009127</w:t>
      </w:r>
    </w:p>
  </w:comment>
  <w:comment w:author="Sarah Worden" w:id="498" w:date="2024-09-10T20:06:11Z">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Sarah Worden" w:id="491" w:date="2024-09-10T20:03:23Z">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Matthew Johnson" w:id="120" w:date="2024-08-27T16:58:48Z">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Elsa Ordway" w:id="488" w:date="2024-09-10T19:49:08Z">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Decuyper: https://doi.org/10.1016/j.foreco.2018.07.032</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Terryn: https://doi.org/10.1016/j.rse.2022.112912</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https://doi.org/10.1016/j.agrformet.2019.01.033</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Ferraz: https://doi.org/10.1016/j.rse.2016.05.028</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Jucker: https://doi.org/10.1111/ele.12964</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DOI 10.1088/1748-9326/ab9e99</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Conto: https://doi.org/10.3334/ORNLDAAC/2338</w:t>
      </w:r>
    </w:p>
  </w:comment>
  <w:comment w:author="Elsa Ordway" w:id="489" w:date="2024-09-10T19:49:22Z">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work could be also relevant here for structural diversity versus fragmentation in the Amazon: https://www.sciencedirect.com/science/article/pii/S0034425722000098</w:t>
      </w:r>
    </w:p>
  </w:comment>
  <w:comment w:author="Helene Muller-Landau" w:id="191" w:date="2024-09-16T20:01:21Z">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https://doi.org/10.1038/nature11148 https://doi.org/10.1126/science.1251817</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https://doi.org/10.1038/nclimate3109 https://doi.org/10.1111/ecog.03309 https://doi.org/10.1111/1365-2745.13320</w:t>
      </w:r>
    </w:p>
  </w:comment>
  <w:comment w:author="Matthew Johnson" w:id="123" w:date="2024-08-27T16:43:27Z">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Timothy Filley" w:id="11" w:date="2024-09-17T14:09:41Z">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this include a statement? ", as well as many of the agroecosystems they are converted to,"</w:t>
      </w:r>
    </w:p>
  </w:comment>
  <w:comment w:author="Matthew Johnson" w:id="117" w:date="2024-08-27T16:53:14Z">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atthew Johnson" w:id="124" w:date="2024-08-27T16:43:44Z">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Matthew Johnson" w:id="173" w:date="2024-09-17T14:21:45Z">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tthew Johnson" w:id="177" w:date="2024-09-17T14:22:04Z">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Le Bienfaiteur Sagang Takougoum" w:id="54" w:date="2024-09-17T14:22:57Z">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Matthew Johnson" w:id="125" w:date="2024-08-27T16:50:25Z">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Matthew Johnson" w:id="170" w:date="2024-09-17T14:20:15Z">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Helene Muller-Landau" w:id="484" w:date="2024-09-17T13:52:44Z">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complexity does not equal diversity.    "Ecosystem diversity" to me means that there is variation among ecosystems in things like structural complexity, that is some forests are complex and some aren't.  so this all seems a bit off.</w:t>
      </w:r>
    </w:p>
  </w:comment>
  <w:comment w:author="Matthew Johnson" w:id="172" w:date="2024-09-17T14:20:58Z">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Matthew Johnson" w:id="118" w:date="2024-08-27T16:54:04Z">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Matthew Johnson" w:id="126" w:date="2024-08-27T16:43:59Z">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Sarah Worden" w:id="261" w:date="2024-09-05T23:52:06Z">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https://doi.org/10.1038/s41586-022-05690-1</w:t>
      </w:r>
    </w:p>
  </w:comment>
  <w:comment w:author="Sarah Worden" w:id="260" w:date="2024-09-05T23:51:40Z">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https://doi.org/10.1038/s41467-021-22840-7</w:t>
      </w:r>
    </w:p>
  </w:comment>
  <w:comment w:author="Sarah Worden" w:id="245" w:date="2024-09-05T23:57:00Z">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https://doi.org/10.1016/j.earscirev.2010.02.004</w:t>
      </w:r>
    </w:p>
  </w:comment>
  <w:comment w:author="Sarah Worden" w:id="502" w:date="2024-09-10T20:25:46Z">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Yanlei Feng" w:id="135" w:date="2024-09-17T15:02:37Z">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texts have been moved to 3.1.1 Carbon stock and fluxes. I suggest either paraphrasing or deleting it here.</w:t>
      </w:r>
    </w:p>
  </w:comment>
  <w:comment w:author="Sarah Worden" w:id="244" w:date="2024-09-05T23:56:33Z">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https://doi.org/10.1073/pnas.1712381114</w:t>
      </w:r>
    </w:p>
  </w:comment>
  <w:comment w:author="Timothy Filley" w:id="61" w:date="2024-09-17T14:56:46Z">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Pendrill, F., Gardner, T.A., Meyfroidt, P., Persson, U.M., Adams, J., Azevedo, T., Bastos Lima, M. G., Baumann, M., Curtis, P. G., De Sy, V., Garrett, R., Godar, J., Dow Goldman, E., Hansen, M. C., Heilmayr, R., Herold, M., Kuemmerle, T., Lathuillière, M. J., Ribeiro, V., Tyukavina, A., Weisse, M. J. and West, C. (2022). Disentangling the numbers behind agriculture-driven tropical deforestation. Science 377, abm9267. https://doi.org/10.1126/science.abm9267</w:t>
      </w:r>
    </w:p>
  </w:comment>
  <w:comment w:author="Sarah Worden" w:id="507" w:date="2024-09-10T20:40:44Z">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https://doi.org/10.5194/acp-20-3439-2020</w:t>
      </w:r>
    </w:p>
  </w:comment>
  <w:comment w:author="Sarah Worden" w:id="505" w:date="2024-09-10T20:38:40Z">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https://doi.org/10.1029/2019JD030962</w:t>
      </w:r>
    </w:p>
  </w:comment>
  <w:comment w:author="Sarah Worden" w:id="278" w:date="2024-09-05T23:40:04Z">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https://doi.org/10.1073/pnas.1605516113</w:t>
      </w:r>
    </w:p>
  </w:comment>
  <w:comment w:author="Sarah Worden" w:id="496" w:date="2024-09-10T20:05:39Z">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https://doi.org/10.1029/2021GL095136</w:t>
      </w:r>
    </w:p>
  </w:comment>
  <w:comment w:author="VIRGINIA ZAUNBRECHER" w:id="804" w:date="2024-08-27T14:41:13Z">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Sarah Worden" w:id="501" w:date="2024-09-10T20:05:30Z">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https://doi.org/10.1029/2021GL095136</w:t>
      </w:r>
    </w:p>
  </w:comment>
  <w:comment w:author="Yaxing Wei" w:id="774" w:date="2024-08-27T16:21:21Z">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Michelle Wong" w:id="775" w:date="2024-09-17T02:31:30Z">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Sarah Worden" w:id="238" w:date="2024-09-05T23:52:48Z">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https://doi.org/10.1175/2008JHM1016.1</w:t>
      </w:r>
    </w:p>
  </w:comment>
  <w:comment w:author="Sarah Worden" w:id="497" w:date="2024-09-10T20:05:57Z">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https://doi.org/10.1029/2021WR031721</w:t>
      </w:r>
    </w:p>
  </w:comment>
  <w:comment w:author="Yaxing Wei" w:id="776" w:date="2024-08-27T16:21:47Z">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Sarah Worden" w:id="259" w:date="2024-09-05T23:51:10Z">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https://doi.org/10.1038/nclimate2430</w:t>
      </w:r>
    </w:p>
  </w:comment>
  <w:comment w:author="Sarah Worden" w:id="241" w:date="2024-09-05T23:54:29Z">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10.1126/science.1155121</w:t>
      </w:r>
    </w:p>
  </w:comment>
  <w:comment w:author="Sarah Worden" w:id="258" w:date="2024-09-05T23:50:42Z">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https://doi.org/10.1038/nclimate3226</w:t>
      </w:r>
    </w:p>
  </w:comment>
  <w:comment w:author="Sarah Worden" w:id="500" w:date="2024-09-10T20:05:11Z">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https://doi.org/10.1029/2020JG006024</w:t>
      </w:r>
    </w:p>
  </w:comment>
  <w:comment w:author="Sarah Worden" w:id="240" w:date="2024-09-05T23:53:56Z">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Sarah Worden" w:id="239" w:date="2024-09-05T23:53:35Z">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VIRGINIA ZAUNBRECHER" w:id="806" w:date="2024-08-27T14:47:56Z">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Sarah Worden" w:id="493" w:date="2024-09-10T20:04:08Z">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Sarah Worden" w:id="492" w:date="2024-09-10T20:03:50Z">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248" w:date="2024-09-05T23:46:51Z">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Elsa Ordway" w:id="622" w:date="2024-09-10T20:01:00Z">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 Virkkala et al., “Statistical upscaling of ecosystem CO 2 fluxes across the terrestrial tundra and boreal domain : Regional patterns and uncertainties,” no. February, pp. 4040–4059, 2021, doi: 10.1111/gcb.15659.</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Peltola, T. Vesala, Y. Gao, O. Räty, P. Alekseychik, and M. Aurela, “Monthly gridded data product of northern wetland methane emissions based on upscaling eddy covariance observations,” pp. 1263–1289, 2019.</w:t>
      </w:r>
    </w:p>
  </w:comment>
  <w:comment w:author="Renato Braghiere" w:id="623" w:date="2024-09-13T16:33:12Z">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Fisher, J. B., Miner, K. R., Miller, C. E., Worden, J. R., Schimel, D. S., &amp; Frankenberg, C. (2023). Tipping point in North American Arctic-Boreal carbon sink persists in new generation Earth system models despite reduced uncertainty. Environmental Research Letters, 18(2), 025008. https://doi.org/10.1088/1748-9326/acb226</w:t>
      </w:r>
    </w:p>
  </w:comment>
  <w:comment w:author="Michelle Wong" w:id="624" w:date="2024-09-17T02:49:40Z">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Sarah Worden" w:id="495" w:date="2024-09-10T20:04:51Z">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https://doi.org/10.5194/hess-27-1457-2023</w:t>
      </w:r>
    </w:p>
  </w:comment>
  <w:comment w:author="VIRGINIA ZAUNBRECHER" w:id="807" w:date="2024-08-27T16:33:03Z">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left off here</w:t>
      </w:r>
    </w:p>
  </w:comment>
  <w:comment w:author="Sarah Worden" w:id="268" w:date="2024-09-05T23:46:19Z">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https://doi.org/10.1002/2013JD021349</w:t>
      </w:r>
    </w:p>
  </w:comment>
  <w:comment w:author="Sarah Worden" w:id="279" w:date="2024-09-05T23:40:38Z">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https://doi.org/10.1038/35098000</w:t>
      </w:r>
    </w:p>
  </w:comment>
  <w:comment w:author="Sarah Worden" w:id="494" w:date="2024-09-10T20:04:31Z">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Michelle Wong" w:id="160" w:date="2024-08-27T14:23:35Z">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Michelle Wong" w:id="585" w:date="2024-08-27T14:23:35Z">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Michelle Wong" w:id="152" w:date="2024-08-27T14:27:57Z">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Michelle Wong" w:id="577" w:date="2024-08-27T14:27:57Z">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Michelle Wong" w:id="151" w:date="2024-08-27T14:28:23Z">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elle Wong" w:id="576" w:date="2024-08-27T14:28:23Z">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1" w:date="2024-08-07T17:41:27Z">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Renato Braghiere" w:id="708" w:date="2024-08-27T16:05:34Z">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w:t>
      </w:r>
    </w:p>
  </w:comment>
  <w:comment w:author="VIRGINIA ZAUNBRECHER" w:id="805" w:date="2024-08-27T14:29:55Z">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Michelle Wong" w:id="62" w:date="2024-09-17T15:05:57Z">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https://www.cell.com/one-earth/fulltext/S2590-3322(24)00315-4</w:t>
      </w:r>
    </w:p>
  </w:comment>
  <w:comment w:author="Michelle Wong" w:id="161" w:date="2024-08-27T14:25:39Z">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586" w:date="2024-08-27T14:25:39Z">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158" w:date="2024-08-27T14:21:26Z">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Michelle Wong" w:id="583" w:date="2024-08-27T14:21:26Z">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Michelle Wong" w:id="159" w:date="2024-08-27T14:21:55Z">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ichelle Wong" w:id="584" w:date="2024-08-27T14:21:55Z">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atthew Johnson" w:id="657" w:date="2024-09-05T15:38:47Z">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overall table would we be including all the measurements identified in the current version of the STM?</w:t>
      </w:r>
    </w:p>
  </w:comment>
  <w:comment w:author="Elsa Ordway" w:id="658" w:date="2024-09-09T05:20:52Z">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Sarah Worden" w:id="504" w:date="2024-09-10T20:36:43Z">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https://doi.org/10.1016/j.isprsjprs.2018.05.013</w:t>
      </w:r>
    </w:p>
  </w:comment>
  <w:comment w:author="Félicien Meunier" w:id="711" w:date="2024-09-17T07:57:11Z">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https://agupubs.onlinelibrary.wiley.com/doi/full/10.1029/2023MS004097</w:t>
      </w:r>
    </w:p>
  </w:comment>
  <w:comment w:author="Félicien Meunier" w:id="712" w:date="2024-09-17T07:57:33Z">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https://gmd.copernicus.org/articles/16/4017/2023/</w:t>
      </w:r>
    </w:p>
  </w:comment>
  <w:comment w:author="Sarah Worden" w:id="503" w:date="2024-09-10T20:37:28Z">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https://doi.org/10.1016/j.rse.2021.112620</w:t>
      </w:r>
    </w:p>
  </w:comment>
  <w:comment w:author="Félicien Meunier" w:id="713" w:date="2024-09-17T07:58:31Z">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https://www.researchsquare.com/article/rs-4161696/v1</w:t>
      </w:r>
    </w:p>
  </w:comment>
  <w:comment w:author="Michelle Wong" w:id="155" w:date="2024-08-27T14:19:14Z">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Michelle Wong" w:id="580" w:date="2024-08-27T14:19:14Z">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Helene Muller-Landau" w:id="129" w:date="2024-09-16T16:27:01Z">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https://doi.org/10.1111/nph.17084</w:t>
      </w:r>
    </w:p>
  </w:comment>
  <w:comment w:author="Matthew Johnson" w:id="607" w:date="2024-08-27T14:19:37Z">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Michelle Wong" w:id="608" w:date="2024-09-17T03:19:07Z">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Helene Muller-Landau" w:id="128" w:date="2024-09-16T16:26:48Z">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https://doi.org/10.1126/sciadv.abe9829</w:t>
      </w:r>
    </w:p>
  </w:comment>
  <w:comment w:author="Matthew Johnson" w:id="605" w:date="2024-08-27T14:19:21Z">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Michelle Wong" w:id="606" w:date="2024-09-17T03:18:17Z">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Elsa Ordway" w:id="614" w:date="2024-09-17T15:40:01Z">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 Bennett et al., “Resistance of African tropical forests to an extreme climate anomaly,” Proc Natl Acad Sci U S A, vol. 118, no. 21, pp. 1–12, 2021, doi: 10.1073/pnas.2003169118</w:t>
      </w:r>
    </w:p>
  </w:comment>
  <w:comment w:author="Helene Muller-Landau" w:id="130" w:date="2024-09-16T16:27:15Z">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https://doi.org/10.1111/gcb.16837</w:t>
      </w:r>
    </w:p>
  </w:comment>
  <w:comment w:author="Michelle Wong" w:id="156" w:date="2024-08-27T14:20:09Z">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ichelle Wong" w:id="581" w:date="2024-08-27T14:20:09Z">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ichelle Wong" w:id="153" w:date="2024-08-27T14:16:57Z">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578" w:date="2024-08-27T14:16:57Z">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150" w:date="2024-08-27T14:16:03Z">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ichelle Wong" w:id="575" w:date="2024-08-27T14:16:03Z">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atthew Johnson" w:id="601" w:date="2024-08-27T14:18:33Z">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Michelle Wong" w:id="602" w:date="2024-09-17T03:10:20Z">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Matthew Johnson" w:id="595" w:date="2024-08-27T14:17:28Z">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Michelle Wong" w:id="596" w:date="2024-09-17T03:08:29Z">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ichelle Wong" w:id="154" w:date="2024-08-27T14:17:40Z">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Michelle Wong" w:id="579" w:date="2024-08-27T14:17:40Z">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Matthew Johnson" w:id="603" w:date="2024-08-27T14:19:01Z">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Michelle Wong" w:id="604" w:date="2024-09-17T03:10:44Z">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Matthew Johnson" w:id="597" w:date="2024-08-27T14:17:51Z">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Michelle Wong" w:id="598" w:date="2024-09-17T03:09:16Z">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Elsa Ordway" w:id="100" w:date="2024-09-02T00:13:38Z">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thematic-specific sub-section should focus on the current state-of-the-science. These should be no more than 2 pages</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knowledge gaps context and motivation in the Pattern, Process, and Predictions sections</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notes the potential for a major, significant scientific advancement into Section 3 - Scientific Advancements from PANGEA.</w:t>
      </w:r>
    </w:p>
  </w:comment>
  <w:comment w:author="MARIUS VON ESSEN" w:id="296" w:date="2024-08-27T17:53:39Z">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615" w:date="2024-09-17T15:40:36Z">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Liu et al., “Contrasting carbon cycle responses of the tropical continents to the 2015–2016 El Niño,” Science (1979), vol. 358, no. 6360, Oct. 2017, doi: 10.1126/science.aam5690.</w:t>
      </w:r>
    </w:p>
  </w:comment>
  <w:comment w:author="Elsa Ordway" w:id="613" w:date="2024-09-17T15:39:40Z">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 Hubau et al., “Asynchronous carbon sink saturation in African and Amazonian tropical forests,” Nature, vol. 579, no. 7797, pp. 80–87, Mar. 2020, doi: 10.1038/s41586-020-2035-0.</w:t>
      </w:r>
    </w:p>
  </w:comment>
  <w:comment w:author="Elsa Ordway" w:id="63" w:date="2024-09-16T16:22:27Z">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https://ageconsearch.umn.edu/record/288998/?v=pdf</w:t>
      </w:r>
    </w:p>
  </w:comment>
  <w:comment w:author="Elsa Ordway" w:id="616" w:date="2024-09-17T15:40:54Z">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 I. Palmer, L. Feng, D. Baker, F. Chevallier, H. Bösch, and P. Somkuti, “Net carbon emissions from African biosphere dominate pan-tropical atmospheric CO2 signal,” Nat Commun, vol. 10, no. 1, Dec. 2019, doi: 10.1038/s41467-019-11097-w.</w:t>
      </w:r>
    </w:p>
  </w:comment>
  <w:comment w:author="Helene Muller-Landau" w:id="127" w:date="2024-09-16T16:26:27Z">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https://doi.org/10.1126/science.aaw7578</w:t>
      </w:r>
    </w:p>
  </w:comment>
  <w:comment w:author="Renato Braghiere" w:id="149" w:date="2024-08-27T17:55:45Z">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Renato Braghiere" w:id="574" w:date="2024-08-27T17:55:45Z">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MARIUS VON ESSEN" w:id="295" w:date="2024-08-27T17:30:26Z">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Adia Bey" w:id="757" w:date="2024-09-11T13:22:55Z">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CARE principles for Indigenous data governance. https://doi.org/10.5334/dsj-2020-043</w:t>
      </w:r>
    </w:p>
  </w:comment>
  <w:comment w:author="Michelle Wong" w:id="758" w:date="2024-09-17T02:32:32Z">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lsa Ordway" w:id="92" w:date="2024-09-13T21:02:08Z">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Either right before or right after PANGEA Study Domain</w:t>
      </w:r>
    </w:p>
  </w:comment>
  <w:comment w:author="Elsa Ordway" w:id="60" w:date="2024-09-16T15:59:56Z">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https://www.science.org/doi/full/10.1126/science.1251817</w:t>
      </w:r>
    </w:p>
  </w:comment>
  <w:comment w:author="Elsa Ordway" w:id="59" w:date="2024-09-16T16:01:23Z">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Ceballos G., Ehrlich P. R., Mammal population losses and the extinction crisis. Science 296, 904–907 (2002). 10.1126/science.1069349</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Gaston K. J., Fuller R. A., Commonness, population depletion and conservation biology. Trends Ecol. Evol. 23, 14–19 (2008). 10.1016/j.tree.2007.11.001</w:t>
      </w:r>
    </w:p>
  </w:comment>
  <w:comment w:author="Robinson Negron-Juarez" w:id="27" w:date="2024-09-16T12:17:57Z">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Robinson Negron-Juarez" w:id="511" w:date="2024-09-16T12:17:57Z">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Helene Muller-Landau" w:id="146" w:date="2024-09-16T12:17:52Z">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Helene Muller-Landau" w:id="571" w:date="2024-09-16T12:17:52Z">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MARIUS VON ESSEN" w:id="285" w:date="2024-08-27T17:23:59Z">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289" w:date="2024-08-27T17:26:02Z">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MARIUS VON ESSEN" w:id="291" w:date="2024-08-27T17:28:14Z">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MARIUS VON ESSEN" w:id="286" w:date="2024-08-27T17:24:32Z">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Michael Keller" w:id="742" w:date="2024-08-27T17:32:40Z">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we treat the insertion of PANGEA into international structures (e.g. CBSI) and coordination with existing research structures (e.g. LBA Brazil)/?</w:t>
      </w:r>
    </w:p>
  </w:comment>
  <w:comment w:author="Elsa Ordway" w:id="743" w:date="2024-09-01T21:52:21Z">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It can also be mentioned very briefly in Section 1.5 - PANGEA's Critical Timing (section title needs a new name)</w:t>
      </w:r>
    </w:p>
  </w:comment>
  <w:comment w:author="MARIUS VON ESSEN" w:id="290" w:date="2024-08-27T17:28:15Z">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MARIUS VON ESSEN" w:id="293" w:date="2024-08-27T17:29:42Z">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292" w:date="2024-08-27T17:29:39Z">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Jose D Fuentes" w:id="710" w:date="2024-08-27T17:33:41Z">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idea to create a similar figure but for the tropical forests</w:t>
      </w:r>
    </w:p>
  </w:comment>
  <w:comment w:author="Helene Muller-Landau" w:id="137" w:date="2024-09-16T15:41:45Z">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Wang, Y., J. Liu, P. O. Wennberg, L. He, D. Bonal, P. Köhler, C. Frankenberg, S. Sitch, and P. Friedlingstein. 2023. Elucidating climatic drivers of photosynthesis by tropical forests. Global Change Biology, 29: 4811-4825. https://doi.org/https://doi.org/10.1111/gcb.16837</w:t>
      </w:r>
    </w:p>
  </w:comment>
  <w:comment w:author="MARIUS VON ESSEN" w:id="288" w:date="2024-08-27T17:25:23Z">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US VON ESSEN" w:id="287" w:date="2024-08-27T17:24:59Z">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Elsa Ordway" w:id="785" w:date="2024-09-13T20:29:19Z">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@yanleif@mit.edu @felicien.meunier@ugent.be @mdplongo@gmail.com Can you add 1 paragraph here on model open science (data, metadata, standards, code access, etc.) - Don't reinvent the wheel; point to existing efforts</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renato.k.braghiere_</w:t>
      </w:r>
    </w:p>
  </w:comment>
  <w:comment w:author="Michael Keller" w:id="65" w:date="2024-09-13T20:05:30Z">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right place for this section?  Perhaps it should be the first sub-section under section 4 (Scientific Advances from PANGEA)?  Much of the case would have already been made in detail and we could refer to the preceding secretions.  Placing this here, leaves us making some large assertions that may seem out of context.</w:t>
      </w:r>
    </w:p>
  </w:comment>
  <w:comment w:author="Elsa Ordway" w:id="782" w:date="2024-09-13T20:35:51Z">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@cushman.kc@gmail.com @cushmankc@ornl.gov @MullerH@si.edu would you mind adding 1-3 sentences here on the drone data standards and protocols that are emerging from the working group you're leading - referencing that effort specifically?</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KC Cushman_</w:t>
      </w:r>
    </w:p>
  </w:comment>
  <w:comment w:author="Helene Muller-Landau" w:id="138" w:date="2024-09-16T12:11:12Z">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much in one sentence.</w:t>
      </w:r>
    </w:p>
  </w:comment>
  <w:comment w:author="Michael Keller" w:id="71" w:date="2024-09-13T20:15:28Z">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ARGUMENT THAT WE HAVE TO DO PANGEA NOW BECAUSE THER IS A LOT OF COMPLEMENTARY WORK CAN BACKFIRE.  REVIEWERS COULD INTERPRET THE ONGOING WORK TO SAY THAT PANGEA IS SUPERFLUOUS OR WOULD ADD MARGINAL VALUE.</w:t>
      </w:r>
    </w:p>
  </w:comment>
  <w:comment w:author="Michael Keller" w:id="72" w:date="2024-09-13T20:16:22Z">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is designed to serve as a standalone NASA campaign. Still, it will benefit greatly from several current and forthcoming activities. For example, European Space Agency airborne airborne observations of XYZ in Brazil and X (Africa); FluxNet efforts including AmeriFlux coordination with AndesFlux in Peru and LBA in Brazil and ICOS coordination with CongoFlux in the DRC and other flux towers in Ghana; and AsiaFlux and TERN; Also GEO-TREES - cal-val of biomass maps; Methane and peatland work (Moore foundation; …); Congo Basin Science Initiative + Science Panel for the Congo in partnership with Science Panel for the Amazon.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wrapping up of NGEE-Tropics positions PANGEA to XYZ. Applications needs from CBD on global biodiversity maps; restoration needs; flux measurements; methane mapping; …</w:t>
      </w:r>
    </w:p>
  </w:comment>
  <w:comment w:author="Michael Keller" w:id="73" w:date="2024-09-13T20:16:56Z">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To complement these activities and address critical, remaining knowledge, data, and methodological gaps, PANGEA will establish a network of centrally coordinated field and airborne campaigns that are distributed across targeted tropical forest ecosystems to enable scaling between field and remotely sensed datasets, and regional scale modeling.</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Ground measurements on W</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and aircraft measurements on X</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Methodological advancements in Y</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data-model integration on Z</w:t>
      </w:r>
    </w:p>
  </w:comment>
  <w:comment w:author="Michael Keller" w:id="70" w:date="2024-09-13T20:12:49Z">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 PANGEA provides an urgently needed framework to advance the use of satellite remote sensing datasets in tropical forest landscapes, emphasizing coordination and equity.</w:t>
      </w:r>
    </w:p>
  </w:comment>
  <w:comment w:author="Elsa Ordway" w:id="752" w:date="2024-09-13T20:24:13Z">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is there a better way to state the "relevance" of NASA to PANGEA?</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Helene Muller-Landau" w:id="141" w:date="2024-09-16T15:50:39Z">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https://doi.org/10.1111/ele.12765</w:t>
      </w:r>
    </w:p>
  </w:comment>
  <w:comment w:author="Robinson Negron-Juarez" w:id="28" w:date="2024-09-16T12:19:44Z">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512" w:date="2024-09-16T12:19:44Z">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Elsa Ordway" w:id="15" w:date="2024-09-16T15:08:13Z">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Dirzo et al ref</w:t>
      </w:r>
    </w:p>
  </w:comment>
  <w:comment w:author="Helene Muller-Landau" w:id="89" w:date="2024-09-16T11:29:49Z">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text</w:t>
      </w:r>
    </w:p>
  </w:comment>
  <w:comment w:author="Elsa Ordway" w:id="834" w:date="2024-09-01T23:36:13Z">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in sentences here and there in the main document to emphasize groundwork laid by scoping effort. e.g., I did this in section 6.1</w:t>
      </w:r>
    </w:p>
  </w:comment>
  <w:comment w:author="Elsa Ordway" w:id="839" w:date="2024-09-01T23:34:39Z">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transfer this info into the relevant letters column in the Partners tab and @ people who are assigned - me and others</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829" w:date="2024-09-01T23:43:18Z">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@maria.j.santos@geo.uzh.ch; @vonessen@ucla.edu; @ane@ipam.org.br do you prefer to leave this in here or update it to co-benefits? We can wait and see how/where both terms are used in the text and leave this as a placeholder.</w:t>
      </w:r>
    </w:p>
  </w:comment>
  <w:comment w:author="MARIUS VON ESSEN" w:id="830" w:date="2024-09-04T00:55:48Z">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SES Working group, removing the term 'ecosystem services', and only using 'co-benefits' is fine. I did a quick search of the entire document and 'ecosystem services' is used in other section, so maybe keeping the definition might still be relevant. </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the definition for ecosystem services used here, is actually the definition for 'nature's benefits to people'. We did this initially as we liked the NBP definition better, but wanted to use the term 'ecosystem services' as we thought that that's the term NASA wants to hear. Feel free to change it back to a more traditional ES definition, such as the one from the Millennium Ecosystem Assessment (https://www.millenniumassessment.org/documents/document.356.aspx.pdf), or by Hayes, E., &amp; Potschin, M. (2010). "Ecosystem Services". In: Potschin, M., &amp; Haines-Young, R. (Eds.), A Brief Introduction to Ecosystem Services. University of Nottingham</w:t>
      </w:r>
    </w:p>
  </w:comment>
  <w:comment w:author="Evan Gora" w:id="310" w:date="2024-09-16T11:38:27Z">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van Gora" w:id="314" w:date="2024-09-16T11:40:58Z">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10.1126/sciadv.aaz8360</w:t>
      </w:r>
    </w:p>
  </w:comment>
  <w:comment w:author="Evan Gora" w:id="313" w:date="2024-09-16T11:40:39Z">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10.1016/j.tree.2014.09.012</w:t>
      </w:r>
    </w:p>
  </w:comment>
  <w:comment w:author="Evan Gora" w:id="315" w:date="2024-09-16T11:42:41Z">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van Gora" w:id="312" w:date="2024-09-16T11:39:21Z">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10.1126/science.1219013</w:t>
      </w:r>
    </w:p>
  </w:comment>
  <w:comment w:author="Evan Gora" w:id="311" w:date="2024-09-16T11:39:05Z">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https://www.nature.com/articles/nature10425</w:t>
      </w:r>
    </w:p>
  </w:comment>
  <w:comment w:author="MARIUS VON ESSEN" w:id="284" w:date="2024-08-27T17:19:37Z">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elle Wong" w:id="2" w:date="2024-08-27T17:04:14Z">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van Gora" w:id="316" w:date="2024-09-16T11:42:55Z">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10.1038/s41586-023-06970-0</w:t>
      </w:r>
    </w:p>
  </w:comment>
  <w:comment w:author="Elsa Ordway" w:id="619" w:date="2024-09-01T21:32:39Z">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MARIUS VON ESSEN" w:id="294" w:date="2024-08-27T17:06:47Z">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Marcos Longo" w:id="675" w:date="2024-08-27T15:22:25Z">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Elsa Ordway" w:id="665" w:date="2024-09-01T23:22:58Z">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ALIVE data products from GOES-R: https://alive-abi.github.io/alive/index.html</w:t>
      </w:r>
    </w:p>
  </w:comment>
  <w:comment w:author="Elsa Ordway" w:id="205" w:date="2024-09-16T21:36:01Z">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https://www.nature.com/articles/s41559-022-01747-6</w:t>
      </w:r>
    </w:p>
  </w:comment>
  <w:comment w:author="Evan Gora" w:id="435" w:date="2024-09-16T21:27:52Z">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10.1111/gcb.17485</w:t>
      </w:r>
    </w:p>
  </w:comment>
  <w:comment w:author="Evan Gora" w:id="411" w:date="2024-09-16T21:36:05Z">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10.1038/s41586-022-04737-7</w:t>
      </w:r>
    </w:p>
  </w:comment>
  <w:comment w:author="Evan Gora" w:id="433" w:date="2024-09-16T21:28:50Z">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https://www.nature.com/articles/nature00926</w:t>
      </w:r>
    </w:p>
  </w:comment>
  <w:comment w:author="Michael Keller" w:id="82" w:date="2024-09-13T17:12:48Z">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doi:10.1029/2005GL025583</w:t>
      </w:r>
    </w:p>
  </w:comment>
  <w:comment w:author="Evan Gora" w:id="412" w:date="2024-09-16T21:36:24Z">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Evan Gora" w:id="429" w:date="2024-09-16T21:29:16Z">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Adia Bey" w:id="840" w:date="2024-09-13T17:12:56Z">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Listed above (among other letters received)</w:t>
      </w:r>
    </w:p>
  </w:comment>
  <w:comment w:author="Evan Gora" w:id="425" w:date="2024-09-16T21:31:44Z">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10.1111/gcb.12822</w:t>
      </w:r>
    </w:p>
  </w:comment>
  <w:comment w:author="Evan Gora" w:id="430" w:date="2024-09-16T21:29:38Z">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10.1038/nature14283</w:t>
      </w:r>
    </w:p>
  </w:comment>
  <w:comment w:author="Evan Gora" w:id="431" w:date="2024-09-16T21:30:01Z">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10.1007/s00442-010-1837-4</w:t>
      </w:r>
    </w:p>
  </w:comment>
  <w:comment w:author="Evan Gora" w:id="427" w:date="2024-09-16T21:32:20Z">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10.1038/s41586-023-06440-7</w:t>
      </w:r>
    </w:p>
  </w:comment>
  <w:comment w:author="Evan Gora" w:id="432" w:date="2024-09-16T21:30:21Z">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Elsa Ordway" w:id="780" w:date="2024-09-13T17:12:49Z">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should we integrate an Open Science Coordinating Group into the org chart and description in Section 7?</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Michael Keller" w:id="781" w:date="2024-09-13T17:36:41Z">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 add a lot of committees and sub-committees onto the Org Chart and make a big mess.  For now, we should keep it simple.  Data management (that I suppose includes open science now we may need to update the wording the the Project Office section) is one of the attributions of the Project Office as well as a responsibility of the science team.</w:t>
      </w:r>
    </w:p>
  </w:comment>
  <w:comment w:author="Evan Gora" w:id="403" w:date="2024-09-16T21:32:49Z">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544" w:date="2024-09-16T21:32:49Z">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426" w:date="2024-09-16T21:31:18Z">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10.1111/ele.13875</w:t>
      </w:r>
    </w:p>
  </w:comment>
  <w:comment w:author="Evan Gora" w:id="384" w:date="2024-09-16T21:18:24Z">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10.1016/j.atmosres.2018.05.028</w:t>
      </w:r>
    </w:p>
  </w:comment>
  <w:comment w:author="Evan Gora" w:id="541" w:date="2024-09-16T21:18:24Z">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10.1016/j.atmosres.2018.05.028</w:t>
      </w:r>
    </w:p>
  </w:comment>
  <w:comment w:author="Evan Gora" w:id="404" w:date="2024-09-17T01:35:23Z">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https://www.nature.com/articles/nclimate2658</w:t>
      </w:r>
    </w:p>
  </w:comment>
  <w:comment w:author="Evan Gora" w:id="545" w:date="2024-09-17T01:35:23Z">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https://www.nature.com/articles/nclimate2658</w:t>
      </w:r>
    </w:p>
  </w:comment>
  <w:comment w:author="Evan Gora" w:id="385" w:date="2024-09-16T21:18:52Z">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10.1029/2018JD029920</w:t>
      </w:r>
    </w:p>
  </w:comment>
  <w:comment w:author="Evan Gora" w:id="542" w:date="2024-09-16T21:18:52Z">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10.1029/2018JD029920</w:t>
      </w:r>
    </w:p>
  </w:comment>
  <w:comment w:author="Evan Gora" w:id="441" w:date="2024-09-16T21:22:14Z">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10.1007/s00442-010-1837-4</w:t>
      </w:r>
    </w:p>
  </w:comment>
  <w:comment w:author="Evan Gora" w:id="405" w:date="2024-09-17T01:36:18Z">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https://www.pnas.org/doi/abs/10.1073/pnas.1421010112</w:t>
      </w:r>
    </w:p>
  </w:comment>
  <w:comment w:author="Evan Gora" w:id="546" w:date="2024-09-17T01:36:18Z">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https://www.pnas.org/doi/abs/10.1073/pnas.1421010112</w:t>
      </w:r>
    </w:p>
  </w:comment>
  <w:comment w:author="Evan Gora" w:id="386" w:date="2024-09-16T21:19:20Z">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10.1175/JCLI-D-18-0781.1</w:t>
      </w:r>
    </w:p>
  </w:comment>
  <w:comment w:author="Evan Gora" w:id="543" w:date="2024-09-16T21:19:20Z">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10.1175/JCLI-D-18-0781.1</w:t>
      </w:r>
    </w:p>
  </w:comment>
  <w:comment w:author="Evan Gora" w:id="442" w:date="2024-09-16T21:22:34Z">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10.1002/ecy.3052</w:t>
      </w:r>
    </w:p>
  </w:comment>
  <w:comment w:author="Evan Gora" w:id="438" w:date="2024-09-16T21:24:07Z">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10.1111/btp.12060</w:t>
      </w:r>
    </w:p>
  </w:comment>
  <w:comment w:author="Evan Gora" w:id="437" w:date="2024-09-16T21:27:06Z">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10.1111/ele.13881</w:t>
      </w:r>
    </w:p>
  </w:comment>
  <w:comment w:author="Evan Gora" w:id="439" w:date="2024-09-16T21:24:18Z">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10.1073/pnas.1504869112</w:t>
      </w:r>
    </w:p>
  </w:comment>
  <w:comment w:author="Evan Gora" w:id="434" w:date="2024-09-16T21:27:25Z">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https://onlinelibrary.wiley.com/doi/epdf/10.1111/j.1461-0248.2011.01590.x</w:t>
      </w:r>
    </w:p>
  </w:comment>
  <w:comment w:author="Evan Gora" w:id="376" w:date="2024-09-16T21:13:58Z">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10.5194/bg-2021-102</w:t>
      </w:r>
    </w:p>
  </w:comment>
  <w:comment w:author="Evan Gora" w:id="380" w:date="2024-09-16T21:17:05Z">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10.1038/s41467-022-35570-1</w:t>
      </w:r>
    </w:p>
  </w:comment>
  <w:comment w:author="Evan Gora" w:id="440" w:date="2024-09-16T21:24:44Z">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10.1111/1365-2745.12815</w:t>
      </w:r>
    </w:p>
  </w:comment>
  <w:comment w:author="Elsa Ordway" w:id="192" w:date="2024-09-16T21:14:35Z">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https://www.science.org/doi/full/10.1126/science.1251817</w:t>
      </w:r>
    </w:p>
  </w:comment>
  <w:comment w:author="Evan Gora" w:id="381" w:date="2024-09-16T21:17:19Z">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436" w:date="2024-09-16T21:26:26Z">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https://onlinelibrary.wiley.com/doi/epdf/10.1111/j.1461-0248.2011.01590.x</w:t>
      </w:r>
    </w:p>
  </w:comment>
  <w:comment w:author="Evan Gora" w:id="519" w:date="2024-09-17T01:22:11Z">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rest of this paragraph is very broad, but this then becomes very specific. If this is intentional, then we could help the reader by adding "In particular, " at the start of the sentence. If it is not intentional, then I suggest making this broader</w:t>
      </w:r>
    </w:p>
  </w:comment>
  <w:comment w:author="Michael Keller" w:id="87" w:date="2024-09-13T17:42:59Z">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https://doi.org/10.1016/j.srs.2020.100002</w:t>
      </w:r>
    </w:p>
  </w:comment>
  <w:comment w:author="Evan Gora" w:id="383" w:date="2024-09-16T21:17:58Z">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10.1029/2018GL080516</w:t>
      </w:r>
    </w:p>
  </w:comment>
  <w:comment w:author="Evan Gora" w:id="540" w:date="2024-09-16T21:17:58Z">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10.1029/2018GL080516</w:t>
      </w:r>
    </w:p>
  </w:comment>
  <w:comment w:author="Evan Gora" w:id="446" w:date="2024-09-16T21:21:18Z">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van Gora" w:id="447" w:date="2024-09-16T21:21:33Z">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VIRGINIA ZAUNBRECHER" w:id="787" w:date="2024-09-16T21:12:12Z">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https://www.ipcc.ch/report/ar6/wg3/downloads/report/IPCC_AR6_WGIII_FullReport.pdf p. 760</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ISBN 978-92-9169-160-9</w:t>
      </w:r>
    </w:p>
  </w:comment>
  <w:comment w:author="Evan Gora" w:id="443" w:date="2024-09-16T21:19:54Z">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10.1038/s41586-024-07602-x</w:t>
      </w:r>
    </w:p>
  </w:comment>
  <w:comment w:author="Evan Gora" w:id="371" w:date="2024-09-16T21:12:39Z">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https://www.researchgate.net/publication/235381128_The_steady-state_mosaic_of_disturbance_and_succession_across_an_old-growth_Central_Amazon_forest_landscape</w:t>
      </w:r>
    </w:p>
  </w:comment>
  <w:comment w:author="Evan Gora" w:id="444" w:date="2024-09-16T21:20:16Z">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10.5194/bg-2019-491</w:t>
      </w:r>
    </w:p>
  </w:comment>
  <w:comment w:author="Evan Gora" w:id="372" w:date="2024-09-16T21:13:06Z">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10.1088/1748-9326/aabe9f</w:t>
      </w:r>
    </w:p>
  </w:comment>
  <w:comment w:author="Evan Gora" w:id="445" w:date="2024-09-16T21:20:48Z">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Evan Gora" w:id="378" w:date="2024-09-16T21:16:16Z">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379" w:date="2024-09-16T21:16:36Z">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10.1111/gcb.16821</w:t>
      </w:r>
    </w:p>
  </w:comment>
  <w:comment w:author="Evan Gora" w:id="374" w:date="2024-09-16T21:13:39Z">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399" w:date="2024-09-16T21:43:50Z">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10.5194/bg-18-4059-2021</w:t>
      </w:r>
    </w:p>
  </w:comment>
  <w:comment w:author="Evan Gora" w:id="394" w:date="2024-09-16T21:45:41Z">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10.1002/ecy.3541</w:t>
      </w:r>
    </w:p>
  </w:comment>
  <w:comment w:author="Evan Gora" w:id="400" w:date="2024-09-16T21:44:06Z">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10.1111/btp.12850</w:t>
      </w:r>
    </w:p>
  </w:comment>
  <w:comment w:author="Michelle Wong" w:id="827" w:date="2024-09-17T02:19:33Z">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van Gora" w:id="387" w:date="2024-09-16T21:46:13Z">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10.1029/2010GL043733</w:t>
      </w:r>
    </w:p>
  </w:comment>
  <w:comment w:author="Renato Braghiere" w:id="704" w:date="2024-09-13T16:41:13Z">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T., Lan, S., Stuart, A., &amp; Teixeira, J. (2017). Earth System Modeling 2.0: A Blueprint for Models That Learn From Observations and Targeted High-Resolution Simulations. Geophysical Research Letters, 44(24), 12,396-12,417. https://doi.org/10.1002/2017GL076101</w:t>
      </w:r>
    </w:p>
  </w:comment>
  <w:comment w:author="Renato Braghiere" w:id="705" w:date="2024-09-13T16:46:45Z">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Reichstein, M., Camps-Valls, G., Stevens, B., Jung, M., Denzler, J., Carvalhais, N., &amp; Prabhat. (2019). Deep learning and process understanding for data-driven Earth system science. Nature, 566(7743), 195–204. https://doi.org/10.1038/s41586-019-0912-1</w:t>
      </w:r>
    </w:p>
  </w:comment>
  <w:comment w:author="Renato Braghiere" w:id="706" w:date="2024-09-13T16:47:19Z">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Eyring, V., Collins, W. D., Gentine, P., Barnes, E. A., Barreiro, M., Beucler, T., Bocquet, M., Bretherton, C. S., Christensen, H. M., Dagon, K., Gagne, D. J., Hall, D., Hammerling, D., Hoyer, S., Iglesias-Suarez, F., Lopez-Gomez, I., McGraw, M. C., Meehl, G. A., Molina, M. J., … Zanna, L. (2024). Pushing the frontiers in climate modelling and analysis with machine learning. Nature Climate Change 2024 14:9, 14(9), 916–928. https://doi.org/10.1038/s41558-024-02095-y</w:t>
      </w:r>
    </w:p>
  </w:comment>
  <w:comment w:author="Evan Gora" w:id="389" w:date="2024-09-16T21:46:56Z">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van Gora" w:id="390" w:date="2024-09-16T21:46:29Z">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10.1088/1748-9326/aabe9f</w:t>
      </w:r>
    </w:p>
  </w:comment>
  <w:comment w:author="Evan Gora" w:id="388" w:date="2024-09-16T21:47:14Z">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10.1038/s41467-022-35570-1</w:t>
      </w:r>
    </w:p>
  </w:comment>
  <w:comment w:author="Elsa Ordway" w:id="777" w:date="2024-09-13T16:45:44Z">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Evan Gora" w:id="418" w:date="2024-09-16T21:39:42Z">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10.1038/s41586-023-05971-3</w:t>
      </w:r>
    </w:p>
  </w:comment>
  <w:comment w:author="Sarah Worden" w:id="562" w:date="2024-09-10T18:17:14Z">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Evan Gora" w:id="396" w:date="2024-09-16T21:42:27Z">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10.1002/ece3.3347</w:t>
      </w:r>
    </w:p>
  </w:comment>
  <w:comment w:author="Marcos Longo" w:id="224" w:date="2024-09-16T21:44:13Z">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https://dx.doi.org/10.1038/s41561-019-0395-6 (Suggesting this in addition, not in substitution, this one is more focused on disturbances)</w:t>
      </w:r>
    </w:p>
  </w:comment>
  <w:comment w:author="Evan Gora" w:id="398" w:date="2024-09-16T21:43:28Z">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10.3389/ffgc.2018.00013</w:t>
      </w:r>
    </w:p>
  </w:comment>
  <w:comment w:author="Evan Gora" w:id="395" w:date="2024-09-16T21:45:20Z">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10.1002/ecs2.2615</w:t>
      </w:r>
    </w:p>
  </w:comment>
  <w:comment w:author="Evan Gora" w:id="415" w:date="2024-09-16T21:38:10Z">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https://academic.oup.com/plphys/article/155/3/1051/6111472</w:t>
      </w:r>
    </w:p>
  </w:comment>
  <w:comment w:author="Evan Gora" w:id="644" w:date="2024-09-17T01:58:55Z">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focus above appears to be exclusively airborne, so I was not sure if this could appear here or only below. However, we will not be able to address substantial components of the mortality and biomass flux questions unless we either (1) deploy high-frequency drone surveys (assuming airborne is not an option), or (2) have rapid development of improvements in satellite methods for detecting small-scale tree mortality, which is a risky bet. With that in mind, it could make sense to mention weekly/monthly drone flights of &gt;10km2 sub-plots of the study regions as mechanism for overcoming concerns about the temporal revisit timelines</w:t>
      </w:r>
    </w:p>
  </w:comment>
  <w:comment w:author="Evan Gora" w:id="409" w:date="2024-09-16T21:35:04Z">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10.1038/s41467-017-01997-0</w:t>
      </w:r>
    </w:p>
  </w:comment>
  <w:comment w:author="Evan Gora" w:id="416" w:date="2024-09-16T21:38:43Z">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10.1111/ele.13136</w:t>
      </w:r>
    </w:p>
  </w:comment>
  <w:comment w:author="Evan Gora" w:id="410" w:date="2024-09-16T21:35:42Z">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10.1038/s41467-022-29289-2</w:t>
      </w:r>
    </w:p>
  </w:comment>
  <w:comment w:author="Evan Gora" w:id="423" w:date="2024-09-16T21:41:08Z">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10.1111/gcb.16179</w:t>
      </w:r>
    </w:p>
  </w:comment>
  <w:comment w:author="Evan Gora" w:id="417" w:date="2024-09-16T21:39:17Z">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10.1111/ele.14314</w:t>
      </w:r>
    </w:p>
  </w:comment>
  <w:comment w:author="Evan Gora" w:id="424" w:date="2024-09-16T21:30:44Z">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Evan Gora" w:id="420" w:date="2024-09-16T21:40:16Z">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Evan Gora" w:id="406" w:date="2024-09-16T21:33:44Z">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10.1038/nclimate2067</w:t>
      </w:r>
    </w:p>
  </w:comment>
  <w:comment w:author="Evan Gora" w:id="547" w:date="2024-09-16T21:33:44Z">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10.1038/nclimate2067</w:t>
      </w:r>
    </w:p>
  </w:comment>
  <w:comment w:author="Evan Gora" w:id="421" w:date="2024-09-16T21:40:39Z">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lsa Ordway" w:id="204" w:date="2024-09-16T21:34:01Z">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https://www.mdpi.com/2072-4292/8/2/87</w:t>
      </w:r>
    </w:p>
  </w:comment>
  <w:comment w:author="Michael Keller" w:id="81" w:date="2024-09-13T17:11:44Z">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10.1126/science.1091165</w:t>
      </w:r>
    </w:p>
  </w:comment>
  <w:comment w:author="Evan Gora" w:id="413" w:date="2024-09-16T21:36:47Z">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10.1038/s41586-024-07568-w</w:t>
      </w:r>
    </w:p>
  </w:comment>
  <w:comment w:author="Evan Gora" w:id="407" w:date="2024-09-16T21:34:13Z">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Evan Gora" w:id="414" w:date="2024-09-16T21:37:22Z">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10.1111/j.1469-8137.2008.02436.x</w:t>
      </w:r>
    </w:p>
  </w:comment>
  <w:comment w:author="Elsa Ordway" w:id="203" w:date="2024-09-16T21:34:18Z">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https://www.pnas.org/doi/abs/10.1073/pnas.1604863113</w:t>
      </w:r>
    </w:p>
  </w:comment>
  <w:comment w:author="Evan Gora" w:id="408" w:date="2024-09-16T21:34:36Z">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10.1073/pnas.1204651110</w:t>
      </w:r>
    </w:p>
  </w:comment>
  <w:comment w:author="Marcos Longo" w:id="554" w:date="2024-09-16T22:06:16Z">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https://dx.doi.org/10.1029/2020JG005833</w:t>
      </w:r>
    </w:p>
  </w:comment>
  <w:comment w:author="Elsa Ordway" w:id="225" w:date="2024-09-16T21:53:44Z">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https://www.sciencedirect.com/science/article/pii/S1146609X11000154</w:t>
      </w:r>
    </w:p>
  </w:comment>
  <w:comment w:author="Evan Gora" w:id="393" w:date="2024-09-16T21:48:20Z">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10.5194/bg-2021-102</w:t>
      </w:r>
    </w:p>
  </w:comment>
  <w:comment w:author="Elsa Ordway" w:id="221" w:date="2024-09-16T21:51:01Z">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thoughts? suggestions for rewording?</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mullerh_</w:t>
      </w:r>
    </w:p>
  </w:comment>
  <w:comment w:author="Elsa Ordway" w:id="220" w:date="2024-09-16T21:50:20Z">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comment>
  <w:comment w:author="Evan Gora" w:id="391" w:date="2024-09-16T21:47:39Z">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10.1038/s41598-021-90576-x</w:t>
      </w:r>
    </w:p>
  </w:comment>
  <w:comment w:author="Michael Keller" w:id="64" w:date="2024-09-16T21:50:56Z">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10.1126/sciadv.aat2340</w:t>
      </w:r>
    </w:p>
  </w:comment>
  <w:comment w:author="Sarah Worden" w:id="561" w:date="2024-09-10T18:17:32Z">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Adia Bey" w:id="753" w:date="2024-09-13T16:36:59Z">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where this table came from. I deleted it because it's not consistent with the text above, the partner typology Virginia, Debjani and I have been working on, or the communities table Teo started during the writing workshop. Maybe you want to merge the content?  Still, the table above has 6 type of communities or partners, which seems like an easier number for a reader to wrap their head around.  Also, acronym are avoided above and spelled out the few times they are used.</w:t>
      </w:r>
    </w:p>
  </w:comment>
  <w:comment w:author="Elsa Ordway" w:id="754" w:date="2024-09-13T17:48:29Z">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I included it. I merged it with the other table you created and updated the typologies in the text. We need something very succinct in the main text. A more filled out table can go into an appendix. I may further reduce the one I updated for the draft</w:t>
      </w:r>
    </w:p>
  </w:comment>
  <w:comment w:author="Evan Gora" w:id="392" w:date="2024-09-16T21:47:56Z">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10.1029/2010GL043733</w:t>
      </w:r>
    </w:p>
  </w:comment>
  <w:comment w:author="Sarah Worden" w:id="563" w:date="2024-09-10T18:16:33Z">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https://doi.org/10.1029/2021WR031721</w:t>
      </w:r>
    </w:p>
  </w:comment>
  <w:comment w:author="Sarah Worden" w:id="565" w:date="2024-09-10T18:16:53Z">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https://doi.org/10.5194/acp-20-13283-2020</w:t>
      </w:r>
    </w:p>
  </w:comment>
  <w:comment w:author="Sarah Worden" w:id="560" w:date="2024-09-10T18:18:59Z">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https://doi.org/10.5194/hess-23-4171-2019</w:t>
      </w:r>
    </w:p>
  </w:comment>
  <w:comment w:author="Renato Braghiere" w:id="721" w:date="2024-08-27T18:27:02Z">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7.6</w:t>
      </w:r>
    </w:p>
  </w:comment>
  <w:comment w:author="Sarah Worden" w:id="558" w:date="2024-09-10T18:20:02Z">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https://doi.org/10.1175/2009JHM1094.1</w:t>
      </w:r>
    </w:p>
  </w:comment>
  <w:comment w:author="Sarah Worden" w:id="559" w:date="2024-09-10T18:19:26Z">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https://doi.org/10.3894/JAMES.2010.2.6</w:t>
      </w:r>
    </w:p>
  </w:comment>
  <w:comment w:author="Michael Keller" w:id="740" w:date="2024-09-03T17:24:32Z">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this be more specific?  We have long experience acquiring lidar.</w:t>
      </w:r>
    </w:p>
  </w:comment>
  <w:comment w:author="Elsa Ordway" w:id="741" w:date="2024-09-11T03:06:46Z">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We're emphasizing existing efforts elsewhere - see Section 6.2.2. Airborne Remote Sensing</w:t>
      </w:r>
    </w:p>
  </w:comment>
  <w:comment w:author="Junjie Liu" w:id="29" w:date="2024-09-16T22:16:38Z">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Palmer, P. I., Feng, L., Baker, D., Chevallier, F., BoÅNsch, H., &amp; Somkuti, P. (2019). Net carbon emissions from african biosphere dominate pan-tropical atmospheric co2 signal. Nature Communications, 10 (1), 3344. doi: 10.1038/s41467-019-11097-wGaubert, B.,  Stephens, B. B.,  Baker, D. F.,  Basu, S.,  Bertolacci, M.,  Bowman, K. W., et al. (2023).  Neutral tropical African CO2 exchange estimated from aircraft and satellite observations. Global Biogeochemical Cycles,  37, e2023GB007804. https://doi.org/10.1029/2023GB007804</w:t>
      </w:r>
    </w:p>
  </w:comment>
  <w:comment w:author="Marcos Longo" w:id="553" w:date="2024-09-16T22:05:38Z">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Helene Muller-Landau" w:id="134" w:date="2024-09-16T17:25:25Z">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https://doi.org/10.1038/nplants.2015.139 https://doi.org/10.1038/nature16512 https://doi.org/10.1126/science.aam5690 https://doi.org/10.1038/nclimate3108 https://doi.org/10.1038/s41586-020-2035-0</w:t>
      </w:r>
    </w:p>
  </w:comment>
  <w:comment w:author="Marcos Longo" w:id="551" w:date="2024-09-16T22:04:42Z">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https://dx.doi.org/10.1073/pnas.1305499111</w:t>
      </w:r>
    </w:p>
  </w:comment>
  <w:comment w:author="Sarah Worden" w:id="275" w:date="2024-09-16T17:48:54Z">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https://doi.org/10.1038/s41477-020-00780-2</w:t>
      </w:r>
    </w:p>
  </w:comment>
  <w:comment w:author="Michelle Wong" w:id="612" w:date="2024-09-17T02:53:52Z">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556" w:date="2024-09-16T22:07:24Z">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https://dx.doi.org/10.1111/gcb.14659</w:t>
      </w:r>
    </w:p>
  </w:comment>
  <w:comment w:author="Marcos Longo" w:id="557" w:date="2024-09-16T22:07:55Z">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https://dx.doi.org/10.1073/pnas.1105068108</w:t>
      </w:r>
    </w:p>
  </w:comment>
  <w:comment w:author="Helene Muller-Landau" w:id="136" w:date="2024-09-16T17:38:21Z">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https://doi.org/10.1146/annurev-environ-030713-155141 https://doi.org/10.1073/pnas.1412999111 https://doi.org/10.1111/nph.15934 https://doi.org/10.1111/ecog.05926 https://doi.org/10.1126/science.adh8874</w:t>
      </w:r>
    </w:p>
  </w:comment>
  <w:comment w:author="Sarah Worden" w:id="274" w:date="2024-09-16T17:49:07Z">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https://doi.org/10.1038/s41586-023-06391-z</w:t>
      </w:r>
    </w:p>
  </w:comment>
  <w:comment w:author="Marcos Longo" w:id="552" w:date="2024-09-16T22:11:02Z">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https://dx.doi.org/10.1111/gcb.14415</w:t>
      </w:r>
    </w:p>
  </w:comment>
  <w:comment w:author="Marcos Longo" w:id="555" w:date="2024-09-16T22:06:54Z">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https://dx.doi.org/10.1029/2023JG007465</w:t>
      </w:r>
    </w:p>
  </w:comment>
  <w:comment w:author="Elsa Ordway" w:id="638" w:date="2024-09-11T00:01:56Z">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Yang et al., “A comprehensive framework for seasonal controls of leaf abscission and productivity in evergreen broadleaved tropical and subtropical forests,” The Innovation, vol. 2, no. 4, Nov. 2021, doi: 10.1016/j.xinn.2021.100154.</w:t>
      </w:r>
    </w:p>
  </w:comment>
  <w:comment w:author="Michelle Wong" w:id="639" w:date="2024-09-17T02:38:10Z">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Helene Muller-Landau" w:id="207" w:date="2024-09-16T17:46:45Z">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Maynard, D. S.,et al. 2022. Global relationships in tree functional traits. Nature Communications, 13: 3185. https://doi.org/10.1038/s41467-022-30888-2</w:t>
      </w:r>
    </w:p>
  </w:comment>
  <w:comment w:author="Michelle Wong" w:id="611" w:date="2024-09-17T02:50:08Z">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Robinson Negron-Juarez" w:id="690" w:date="2024-09-17T02:51:59Z">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https://doi.org/10.5194/bg-17-6185-2020</w:t>
      </w:r>
    </w:p>
  </w:comment>
  <w:comment w:author="Isaac Aguilar Rivera" w:id="788" w:date="2024-09-10T19:20:11Z">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10.3389/fgene.2015.00130</w:t>
      </w:r>
    </w:p>
  </w:comment>
  <w:comment w:author="Michelle Wong" w:id="789" w:date="2024-09-17T02:28:15Z">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lsa Ordway" w:id="803" w:date="2024-09-17T04:16:00Z">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Tighten and integrate below</w:t>
      </w:r>
    </w:p>
  </w:comment>
  <w:comment w:author="Helene Muller-Landau" w:id="133" w:date="2024-09-16T16:47:36Z">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https://doi.org/10.1038/s41586-020-2035-0</w:t>
      </w:r>
    </w:p>
  </w:comment>
  <w:comment w:author="Elsa Ordway" w:id="794" w:date="2024-09-17T04:16:53Z">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w:t>
      </w:r>
    </w:p>
  </w:comment>
  <w:comment w:author="Marcos Longo" w:id="724" w:date="2024-09-16T22:44:41Z">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https://dx.doi.org/10.1111/gcb.15928</w:t>
      </w:r>
    </w:p>
  </w:comment>
  <w:comment w:author="Michelle Wong" w:id="609" w:date="2024-09-17T03:21:11Z">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Elsa Ordway" w:id="791" w:date="2024-09-17T04:33:15Z">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Sentence on progress made in tropics</w:t>
      </w:r>
    </w:p>
  </w:comment>
  <w:comment w:author="Michelle Wong" w:id="589" w:date="2024-09-17T03:22:05Z">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Bien, I stopped here! Will keep moving upwards tomorrow</w:t>
      </w:r>
    </w:p>
  </w:comment>
  <w:comment w:author="Michael Keller" w:id="67" w:date="2024-09-16T22:48:55Z">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https://doi.org/10.1038/s41558-022-01287-8</w:t>
      </w:r>
    </w:p>
  </w:comment>
  <w:comment w:author="Michael Keller" w:id="69" w:date="2024-09-16T22:53:04Z">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https://doi.org/10.5194/esd-15-41-2024</w:t>
      </w:r>
    </w:p>
  </w:comment>
  <w:comment w:author="Helene Muller-Landau" w:id="132" w:date="2024-09-16T16:40:06Z">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LeBien suggested ref https://doi.org/10.1038/s41586-024-07629-0</w:t>
      </w:r>
    </w:p>
  </w:comment>
  <w:comment w:author="Michael Keller" w:id="68" w:date="2024-09-16T22:41:16Z">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https://doi.org/10.1073/pnas.2120777119</w:t>
      </w:r>
    </w:p>
  </w:comment>
  <w:comment w:author="Sarah Worden" w:id="564" w:date="2024-09-10T18:20:41Z">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https://doi.org/10.1002/9781119657002.ch11</w:t>
      </w:r>
    </w:p>
  </w:comment>
  <w:comment w:author="Junjie Liu" w:id="121" w:date="2024-09-16T22:23:24Z">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Wang, J.,  Zeng, N.,  Wang, M.,  Jiang, F.,  Chevallier, F.,  Crowell, S., et al. (2023).  Anomalous net biome exchange over Amazonian rainforests induced by the 2015/16 El Niño: Soil dryness-shaped spatial pattern but temperature-dominated total flux. Geophysical Research Letters,  50, e2023GL103379. https://doi.org/10.1029/2023GL103379Gaubert, B.,  Stephens, B. B.,  Baker, D. F.,  Basu, S.,  Bertolacci, M.,  Bowman, K. W., et al. (2023).  Neutral tropical African CO2 exchange estimated from aircraft and satellite observations. Global Biogeochemical Cycles,  37, e2023GB007804. https://doi.org/10.1029/2023GB007804Liu, J., Baskaran, L., Bowman, K., Schimel, D., Bloom, A. A., Parazoo, N. C., Oda, T., Carroll, D., Menemenlis, D., Joiner, J., Commane, R., Daube, B., Gatti, L. V., McKain, K., Miller, J., Stephens, B. B., Sweeney, C., and Wofsy, S.: Carbon Monitoring System Flux Net Biosphere Exchange 2020 (CMS-Flux NBE 2020), Earth Syst. Sci. Data, 13, 299–330, https://doi.org/10.5194/essd-13-299-2021, 2021.Liu, J.,  Bowman, K.,  Palmer, P. I.,  Joiner, J.,  Levine, P.,  Bloom, A. A., et al. (2024).  Enhanced carbon flux response to atmospheric aridity and water storage deficit during the 2015–2016 El Niño compromised carbon balance recovery in tropical South America. AGU Advances,  5, e2024AV001187. https://doi.org/10.1029/2024AV001187</w:t>
      </w:r>
    </w:p>
  </w:comment>
  <w:comment w:author="Michael Keller" w:id="66" w:date="2024-09-16T22:49:37Z">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https://doi.org/10.1073/pnas.0804619106</w:t>
      </w:r>
    </w:p>
  </w:comment>
  <w:comment w:author="Junjie Liu" w:id="122" w:date="2024-09-16T22:26:22Z">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Ruixue Lei, Jeralyn Poe, Deborah Huntzinger, Junjie Liu, Stephen Stich, David F. Baker, Leyang Feng, Dylan C. Gaeta, Ziting Huang, Scot M. Miller, The Orbiting Carbon Observatory-2 (OCO-2) and in situ CO2 data suggest a larger seasonal amplitude of the terrestrial carbon cycle compared to many dynamic global vegetation models, Remote Sensing of Environment, Volume 312, 2024, 114326, ISSN 0034-4257, https://doi.org/10.1016/j.rse.2024.114326.</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Philip, S., Johnson, M. S., Baker, D. F., Basu, S., Tiwari, Y. K., Indira, N. K., et al. (2022). OCO-2 satellite-imposed constraints on terrestrial biospheric CO2 fluxes over South Asia. Journal of Geophysical Research: Atmospheres, 127, e2021JD035035. https://doi.org/10.1029/2021JD035035</w:t>
      </w:r>
    </w:p>
  </w:comment>
  <w:comment w:author="Elsa Ordway" w:id="184" w:date="2024-09-10T19:42:50Z">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Lewis SL, Edwards DP, Galbraith D. Increasing human dominance of tropical forests. Science. 2015 Aug 21;349(6250):827-32. doi: 10.1126/science.aaa9932. PMID: 26293955.</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Barlow J, França F, Gardner TA, Hicks CC, Lennox GD, Berenguer E, Castello L, Economo EP, Ferreira J, Guénard B, Gontijo Leal C, Isaac V, Lees AC, Parr CL, Wilson SK, Young PJ, Graham NAJ. The future of hyperdiverse tropical ecosystems. Nature. 2018 Jul;559(7715):517-526. doi: 10.1038/s41586-018-0301-1. Epub 2018 Jul 25. PMID: 30046075.</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Dinerstein E, Olson D, Joshi A, Vynne C, Burgess ND, Wikramanayake E, Hahn N, Palminteri S, Hedao P, Noss R, Hansen M, Locke H, Ellis EC, Jones B, Barber CV, Hayes R, Kormos C, Martin V, Crist E, Sechrest W, Price L, Baillie JEM, Weeden D, Suckling K, Davis C, Sizer N, Moore R, Thau D, Birch T, Potapov P, Turubanova S, Tyukavina A, de Souza N, Pintea L, Brito JC, Llewellyn OA, Miller AG, Patzelt A, Ghazanfar SA, Timberlake J, Klöser H, Shennan-Farpón Y, Kindt R, Lillesø JB, van Breugel P, Graudal L, Voge M, Al-Shammari KF, Saleem M. An Ecoregion-Based Approach to Protecting Half the Terrestrial Realm. Bioscience. 2017 Jun 1;67(6):534-545. doi: 10.1093/biosci/bix014. Epub 2017 Apr 5. PMID: 28608869; PMCID: PMC5451287.</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Pillay R, Venter M, Aragon-Osejo J, González-Del-Pliego P, Hansen AJ, Watson JE, Venter O. Tropical forests are home to over half of the world's vertebrate species. Front Ecol Environ. 2022 Feb;20(1):10-15. doi: 10.1002/fee.2420. Epub 2021 Oct 7. PMID: 35873358; PMCID: PMC9293027.</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Jetz W, Cavender-Bares J, Pavlick R, Schimel D, Davis FW, Asner GP, Guralnick R, Kattge J, Latimer AM, Moorcroft P, Schaepman ME, Schildhauer MP, Schneider FD, Schrodt F, Stahl U, Ustin SL. Monitoring plant functional diversity from space. Nat Plants. 2016 Mar 2;2:16024. doi: 10.1038/nplants.2016.24. PMID: 27249357.</w:t>
      </w:r>
    </w:p>
  </w:comment>
  <w:comment w:author="Helene Muller-Landau" w:id="185" w:date="2024-09-12T10:56:10Z">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Gatti et al. 2022 gives the numbers for trees:</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Cazzolla Gatti, R., B. Reich Peter, G. P. Gamarra Javier, T. Crowther, C. Hui, A. Morera, J.-F. Bastin, S. de-Miguel, G.-J. Nabuurs, J.-C. Svenning, M. Serra-Diaz Josep, C. Merow, B. Enquist, M. Kamenetsky, J. Lee, J. Zhu, J. Fang, F. Jacobs Douglass, B. Pijanowski, A. Banerjee, A. Giaquinto Robert, G. Alberti, M. Almeyda Zambrano Angelica, E. Alvarez-Davila, A. Araujo-Murakami, V. Avitabile, A. Aymard Gerardo, R. Balazy, C. Baraloto, G. Barroso Jorcely, L. Bastian Meredith, P. Birnbaum, R. Bitariho, J. Bogaert, F. Bongers, O. Bouriaud, H. S. Brancalion Pedro, Q. Brearley Francis, N. Broadbent Eben, F. Bussotti, W. Castro da Silva, G. César Ricardo, G. Češljar, V. Chama Moscoso, Y. H. Chen Han, E. Cienciala, J. Clark Connie, A. Coomes David, S. Dayanandan, M. Decuyper, E. Dee Laura, J. Del Aguila Pasquel, G. Derroire, K. Djuikouo Marie Noel, T. Van Do, J. Dolezal, Đ. Đorđević Ilija, J. Engel, M. Fayle Tom, R. Feldpausch Ted, K. Fridman Jonas, J. Harris David, A. Hemp, G. Hengeveld, B. Herault, M. Herold, T. Ibanez, M. Jagodzinski Andrzej, B. Jaroszewicz, J. Jeffery Kathryn, K. Johannsen Vivian, T. Jucker, A. Kangur, N. Karminov Victor, K. Kartawinata, K. Kennard Deborah, S. Kepfer-Rojas, G. Keppel, L. Khan Mohammed, K. Khare Pramod, J. Kileen Timothy, S. Kim Hyun, H. Korjus, A. Kumar, A. Kumar, D. Laarmann, N. Labrière, M. Lang, L. Lewis Simon, N. Lukina, S. Maitner Brian, Y. Malhi, R. Marshall Andrew, V. Martynenko Olga, L. Monteagudo Mendoza Abel, V. Ontikov Petr, E. Ortiz-Malavasi, C. Pallqui Camacho Nadir, A. Paquette, M. Park, N. Parthasarathy, L. Peri Pablo, P. Petronelli, S. Pfautsch, L. Phillips Oliver, N. Picard, D. Piotto, L. Poorter, R. Poulsen John, H. Pretzsch, H. Ramírez-Angulo, Z. Restrepo Correa, M. Rodeghiero, P. Rojas Gonzáles Rocío Del, G. Rolim Samir, F. Rovero, E. Rutishauser, P. Saikia, C. Salas-Eljatib, D. Schepaschenko, M. Scherer-Lorenzen, V. Šebeň, M. Silveira, F. Slik, B. Sonké, F. Souza Alexandre, J. Stereńczak Krzysztof, M.</w:t>
      </w:r>
    </w:p>
  </w:comment>
  <w:comment w:author="Elsa Ordway" w:id="795" w:date="2024-09-17T04:17:13Z">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https://www.regnskog.no/en/news/falling-short</w:t>
      </w:r>
    </w:p>
  </w:comment>
  <w:comment w:author="Michael Keller" w:id="74" w:date="2024-09-16T23:09:09Z">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Overlap with Section 5</w:t>
      </w:r>
    </w:p>
  </w:comment>
  <w:comment w:author="Michael Keller" w:id="75" w:date="2024-09-16T23:10:40Z">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mainly satellite focused.  Is section 5 more airborne?  Perhaps that is a way to differentiate the sections?</w:t>
      </w:r>
    </w:p>
  </w:comment>
  <w:comment w:author="Helene Muller-Landau" w:id="231" w:date="2024-09-13T18:19:36Z">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Wright, S. J., A. Hernandez, and R. Condit. 2007. The bushmeat harvest alters seedling banks by favoring lianas, large seeds, and seeds dispersed by bats, birds, and wind. Biotropica, 39: 363-371. https://doi.org/10.1111/j.1744-7429.2007.00289.x </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S. J. Wright, and W. P. Carson. 2015. Hunting alters seedling functional trait composition in a Neotropical forest. Ecology, 96: 1923-1932. https://doi.org/10.1890/14-1735.1</w:t>
      </w:r>
    </w:p>
  </w:comment>
  <w:comment w:author="Michael Keller" w:id="91" w:date="2024-09-13T18:36:24Z">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add more here -- time permitting</w:t>
      </w:r>
    </w:p>
  </w:comment>
  <w:comment w:author="Elsa Ordway" w:id="297" w:date="2024-09-11T04:04:14Z">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Nobre, C., Encalada, A., Anderson, E., &amp; Neves, E. G. (2021). Science panel for the Amazon: Amazon Assessment Report 2021: executive summary.</w:t>
      </w:r>
    </w:p>
  </w:comment>
  <w:comment w:author="Elsa Ordway" w:id="298" w:date="2024-09-11T04:04:27Z">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Haddad, E.A., Araújo, I.F., Feltran-Barbieri, R. et al. Economic drivers of deforestation in the Brazilian Legal Amazon. Nat Sustain (2024). https://doi.org/10.1038/s41893-024-01387-7</w:t>
      </w:r>
    </w:p>
  </w:comment>
  <w:comment w:author="Helene Muller-Landau" w:id="226" w:date="2024-09-13T18:19:06Z">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Beck, H., J. W. Snodgrass, and P. Thebpanya. 2013. Long-term exclosure of large terrestrial vertebrates: Implications of defaunation for seedling demographics in the Amazon rainforest. Biological Conservation, 163: 115-121. https://doi.org/10.1016/j.biocon.2013.03.012 </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and W. P. Carson. 2015. Do Ground-Dwelling Vertebrates Promote Diversity in a Neotropical Forest? Results from a Long-Term Exclosure Experiment. Bioscience, 65: 862-870. https://doi.org/10.1093/biosci/biv110</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Camargo-Sanabria, A. A., E. Mendoza, R. Guevara, M. Martínez-Ramos, and R. Dirzo. 2015. Experimental defaunation of terrestrial mammalian herbivores alters tropical rainforest understorey diversity. Proceedings of the Royal Society B: Biological Sciences, 282: 20142580. https://doi.org/10.1098/rspb.2014.2580</w:t>
      </w:r>
    </w:p>
  </w:comment>
  <w:comment w:author="Helene Muller-Landau" w:id="223" w:date="2024-09-13T18:24:36Z">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Berzaghi, F., H. Verbeeck, M. R. Nielsen, C. E. Doughty, F. Bretagnolle, M. Marchetti, and G. Scarascia-Mugnozza. 2018. Assessing the role of megafauna in tropical forest ecosystems and biogeochemical cycles - the potential of vegetation models. Ecography, 41: 1934-1954. https://doi.org/10.1111/ecog.03309</w:t>
      </w:r>
    </w:p>
  </w:comment>
  <w:comment w:author="Helene Muller-Landau" w:id="448" w:date="2024-09-17T12:51:40Z">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despite the title, a large proportion of text in this section is about the research plan.</w:t>
      </w:r>
    </w:p>
  </w:comment>
  <w:comment w:author="Marcos Longo" w:id="693" w:date="2024-08-29T22:01:11Z">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Helene Muller-Landau" w:id="228" w:date="2024-09-13T18:36:43Z">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Wunderle, J. M. 1997. The role of animal seed dispersal in accelerating native forest regeneration on degraded tropical lands. Forest Ecology and Management, 99: 223-235</w:t>
      </w:r>
    </w:p>
  </w:comment>
  <w:comment w:author="Helene Muller-Landau" w:id="462" w:date="2024-09-17T12:52:40Z">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rest of this section is about research plans, not knowledge gaps or questions.  Is this really the preferred organization?</w:t>
      </w:r>
    </w:p>
  </w:comment>
  <w:comment w:author="Helene Muller-Landau" w:id="232" w:date="2024-09-13T18:20:11Z">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2013. Cascading effects of contemporaneous defaunation on tropical forest communities. Biological Conservation, 163: 22-32. https://doi.org/10.1016/j.biocon.2013.04.025</w:t>
      </w:r>
    </w:p>
  </w:comment>
  <w:comment w:author="Helene Muller-Landau" w:id="229" w:date="2024-09-13T18:37:19Z">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Estrada-Villegas, S., P. R. Stevenson, O. Lopez, S. J. DeWalt, L. S. Comita, and D. H. Dent. 2023. Animal seed dispersal recovery during passive restoration in a forested landscape. Philosophical Transactions of the Royal Society B-Biological Sciences, 378: 8. https://doi.org/10.1098/rstb.2021.0076</w:t>
      </w:r>
    </w:p>
  </w:comment>
  <w:comment w:author="Evan Gora" w:id="319" w:date="2024-09-16T20:30:28Z">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10.1126/sciadv.aax2546</w:t>
      </w:r>
    </w:p>
  </w:comment>
  <w:comment w:author="Marcos Longo" w:id="701" w:date="2024-08-29T22:05:52Z">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Evan Gora" w:id="320" w:date="2024-09-16T20:31:42Z">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10.1029/2020JG005677</w:t>
      </w:r>
    </w:p>
  </w:comment>
  <w:comment w:author="Marcos Longo" w:id="695" w:date="2024-08-29T22:02:07Z">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Helene Muller-Landau" w:id="230" w:date="2024-09-13T18:24:47Z">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Brodie, J. F., and H. K. Gibbs. 2009. Bushmeat Hunting As Climate Threat. Science, 326: 364-365. https://doi.org/10.1126/science.326_364b</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Jansen, P. A., H. C. Muller-Landau, and S. J. Wright. 2010. Bushmeat Hunting and Climate: An Indirect Link. Science, 327: 30-30. https://doi.org/10.1126/science.327.5961.30-a </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Bello, C., M. Galetti, M. A. Pizo, L. F. S. Magnago, M. F. Rocha, R. A. F. Lima, C. A. Peres, O. Ovaskainen, and P. Jordano. 2015. Defaunation affects carbon storage in tropical forests. Science Advances, 1: e1501105. https://doi.org/10.1126/sciadv.1501105</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Osuri, A. M., J. Ratnam, V. Varma, P. Alvarez-Loayza, J. Hurtado Astaiza, M. Bradford, C. Fletcher, M. Ndoundou-Hockemba, P. A. Jansen, D. Kenfack, A. R. Marshall, B. R. Ramesh, F. Rovero, and M. Sankaran. 2016. Contrasting effects of defaunation on aboveground carbon storage across the global tropics. Nature Communications, 7: 11351. https://doi.org/10.1038/ncomms11351</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Bennett EL, Robinson JG (2023) To avoid carbon degradation in tropical forests, conserve wildlife. PLoS Biol 21(8): e3002262. https://doi.org/10.1371/journal.pbio.3002262</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Peres, C. A., T. Emilio, J. Schietti, S. J. M. Desmouliere, and T. Levi. 2016. Dispersal limitation induces long-term biomass collapse in overhunted Amazonian forests. Proceedings of the National Academy of Sciences of the United States of America, 113: 892-897. https://doi.org/10.1073/pnas.1516525113</w:t>
      </w:r>
    </w:p>
  </w:comment>
  <w:comment w:author="Marcos Longo" w:id="692" w:date="2024-08-29T22:00:39Z">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Marcos Longo" w:id="691" w:date="2024-08-29T22:00:01Z">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697" w:date="2024-08-29T22:03:14Z">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ichelle Wong" w:id="144" w:date="2024-09-11T03:49:17Z">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whole paragraph on nutrients here but less on other environmental variables... we could cut this down or move this to the process section?</w:t>
      </w:r>
    </w:p>
  </w:comment>
  <w:comment w:author="Michelle Wong" w:id="145" w:date="2024-09-17T16:00:51Z">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too much detail here; moved to "projections" where it motivates the question more</w:t>
      </w:r>
    </w:p>
  </w:comment>
  <w:comment w:author="Michelle Wong" w:id="568" w:date="2024-09-11T03:49:17Z">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whole paragraph on nutrients here but less on other environmental variables... we could cut this down or move this to the process section?</w:t>
      </w:r>
    </w:p>
  </w:comment>
  <w:comment w:author="Michelle Wong" w:id="569" w:date="2024-09-17T16:00:51Z">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too much detail here; moved to "projections" where it motivates the question more</w:t>
      </w:r>
    </w:p>
  </w:comment>
  <w:comment w:author="Marcos Longo" w:id="688" w:date="2024-08-29T21:58:54Z">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689" w:date="2024-08-29T21:59:37Z">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lsa Ordway" w:id="483" w:date="2024-09-10T19:48:15Z">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Chadwick, K.D. and Asner, G.P. (2020), Geomorphic transience moderates topographic controls on tropical canopy foliar traits. Ecol Lett, 23: 1276-1286. https://doi.org/10.1111/ele.13531</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Ordway, E.M., Asner, G.P., Burslem, D.F.R.P. et al. Mapping tropical forest functional variation at satellite remote sensing resolutions depends on key traits. Commun Earth Environ 3, 247 (2022). https://doi.org/10.1038/s43247-022-00564-w</w:t>
      </w:r>
    </w:p>
  </w:comment>
  <w:comment w:author="Evan Gora" w:id="321" w:date="2024-09-16T20:41:13Z">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10.1038/s41558-021-01026-5</w:t>
      </w:r>
    </w:p>
  </w:comment>
  <w:comment w:author="Helene Muller-Landau" w:id="422" w:date="2024-09-17T12:26:52Z">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consistent with prior work in Panama, so what makes it "counterintuitive"?  El Nino effects are variable in space.</w:t>
      </w:r>
    </w:p>
  </w:comment>
  <w:comment w:author="Marcos Longo" w:id="694" w:date="2024-08-29T22:01:37Z">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Elsa Ordway" w:id="476" w:date="2024-09-10T19:46:25Z">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Corlett RT, Primack RB. Tropical rainforests and the need for cross-continental comparisons. Trends Ecol Evol. 2006 Feb;21(2):104-10. doi: 10.1016/j.tree.2005.12.002. Epub 2006 Jan 10. PMID: 16701482.</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 JWF, Franklin J, Arroyo-Rodríguez V, Field R, Aguilar S, Aguirre N, Ahumada J, Aiba SI, Alves LF, K A, Avella A, Mora F, Aymard C GA, Báez S, Balvanera P, Bastian ML, Bastin JF, Bellingham PJ, van den Berg E, da Conceição Bispo P, Boeckx P, Boehning-Gaese K, Bongers F, Boyle B, Brambach F, Brearley FQ, Brown S, Chai SL, Chazdon RL, Chen S, Chhang P, Chuyong G, Ewango C, Coronado IM, Cristóbal-Azkarate J, Culmsee H, Damas K, Dattaraja HS, Davidar P, DeWalt SJ, Din H, Drake DR, Duque A, Durigan G, Eichhorn K, Eler ES, Enoki T, Ensslin A, Fandohan AB, Farwig N, Feeley KJ, Fischer M, Forshed O, Garcia QS, Garkoti SC, Gillespie TW, Gillet JF, Gonmadje C, Granzow-de la Cerda I, Griffith DM, Grogan J, Hakeem KR, Harris DJ, Harrison RD, Hector A, Hemp A, Homeier J, Hussain MS, Ibarra-Manríquez G, Hanum IF, Imai N, Jansen PA, Joly CA, Joseph S, Kartawinata K, Kearsley E, Kelly DL, Kessler M, Killeen TJ, Kooyman RM, Laumonier Y, Laurance SG, Laurance WF, Lawes MJ, Letcher SG, Lindsell J, Lovett J, Lozada J, Lu X, Lykke AM, Mahmud KB, Mahayani NPD, Mansor A, Marshall AR, Martin EH, Calderado Leal Matos D, Meave JA, Melo FPL, Mendoza ZHA, Metali F, Medjibe VP, Metzger JP, Metzker T, Mohandass D, Munguía-Rosas MA, Muñoz R, Nurtjahy E, de Oliveira EL, Onrizal, Parolin P, Parren M, Parthasarathy N, Paudel E, Perez R, Pérez-García EA, Pommer U, Poorter L, Qie L, Piedade MTF, Pinto JRR, Poulsen AD, Poulsen JR, Powers JS, Prasad RC, Puyravaud JP, Rangel O, Reitsma J, Rocha DSB, Rolim S, Rovero F, Rozak A, Ruokolainen K, Rutishauser E, Rutten G, Mohd Said MN, Saiter FZ, Saner P, Santos B, Dos Santos JR, Sarker SK, Schmitt CB, Schoengart J, Schulze M, Sheil D, Sist P, Souza AF, Spironello WR, Sposito T, Steinmetz R, Stevart T, Suganuma MS, Sukri R, Sultana A, Sukumar R, Sunderland T, Supriyadi, Suresh HS, Suzuki E, Taba</w:t>
      </w:r>
    </w:p>
  </w:comment>
  <w:comment w:author="Elsa Ordway" w:id="477" w:date="2024-09-10T19:46:47Z">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Peter H. Raven et al.</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distribution of biodiversity richness in the tropics.Sci. Adv.6,eabc6228(2020).DOI:10.1126/sciadv.abc6228</w:t>
      </w:r>
    </w:p>
  </w:comment>
  <w:comment w:author="Helene Muller-Landau" w:id="348" w:date="2024-09-17T12:23:24Z">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somewhere in this paragraph state the different kinds of natural disturbances, to preview what comes after.</w:t>
      </w:r>
    </w:p>
  </w:comment>
  <w:comment w:author="Elsa Ordway" w:id="280" w:date="2024-09-11T03:53:03Z">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Moving this note here: From Maria: for inspiration of a diagram with positive and negative feedback loops: https://wayfinder.earth/the-wayfinder-guide/exploring-system-dynamics/exploring-critical-dynamics-in-the-social-ecological-system/</w:t>
      </w:r>
    </w:p>
  </w:comment>
  <w:comment w:author="Helene Muller-Landau" w:id="214" w:date="2024-09-17T12:32:27Z">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https://doi.org/10.1111/gcb.17485</w:t>
      </w:r>
    </w:p>
  </w:comment>
  <w:comment w:author="Helene Muller-Landau" w:id="419" w:date="2024-09-17T12:25:44Z">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w:t>
      </w:r>
    </w:p>
  </w:comment>
  <w:comment w:author="Helene Muller-Landau" w:id="428" w:date="2024-09-17T12:28:24Z">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definitely a major cause of mortality, but I wouldn't call it a cause of "disturbance"</w:t>
      </w:r>
    </w:p>
  </w:comment>
  <w:comment w:author="Helene Muller-Landau" w:id="478" w:date="2024-09-17T13:48:45Z">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meaning unclear.  Do we need the ground data just to calibrate / give perspective on the remote sensing measurements (so temporary), or will we always need ground measurements?</w:t>
      </w:r>
    </w:p>
  </w:comment>
  <w:comment w:author="Michael Keller" w:id="76" w:date="2024-09-13T17:58:25Z">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Vague, could expand.</w:t>
      </w:r>
    </w:p>
  </w:comment>
  <w:comment w:author="Marcos Longo" w:id="703" w:date="2024-08-29T22:08:40Z">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Evan Gora" w:id="318" w:date="2024-09-16T20:29:51Z">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10.1126/science.aau3445</w:t>
      </w:r>
    </w:p>
  </w:comment>
  <w:comment w:author="Helene Muller-Landau" w:id="227" w:date="2024-09-13T18:25:53Z">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Muller-Landau, H. C., and B. D. Hardesty. 2005. Seed dispersal of woody plants in tropical forests: concepts, examples, and future directions. In Biotic Interactions in the Tropics, ed. D. F. R. P. Burslem, M. A. Pinard and S. Hartley, pp. 267-309. Cambridge: Cambridge University Press</w:t>
      </w:r>
    </w:p>
  </w:comment>
  <w:comment w:author="Marcos Longo" w:id="698" w:date="2024-08-29T22:04:44Z">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699" w:date="2024-08-29T22:05:03Z">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Elsa Ordway" w:id="528" w:date="2024-09-11T04:08:29Z">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cocoa with new radar datasets - a gap that could be filled - integrate into knowledge gaps section (Pattern, Process, and Projections sections below)</w:t>
      </w:r>
    </w:p>
  </w:comment>
  <w:comment w:author="Michael Keller" w:id="88" w:date="2024-09-13T18:11:38Z">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 org/10.1029/2019WR026058</w:t>
      </w:r>
    </w:p>
  </w:comment>
  <w:comment w:author="Helene Muller-Landau" w:id="457" w:date="2024-09-17T12:47:27Z">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@emgora22@gmail.com Evan please review</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emgora22@gmail.com_</w:t>
      </w:r>
    </w:p>
  </w:comment>
  <w:comment w:author="Marcos Longo" w:id="702" w:date="2024-08-29T22:07:32Z">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Helene Muller-Landau" w:id="222" w:date="2024-09-13T18:29:18Z">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Dirzo, R., H. S. Young, M. Galetti, G. Ceballos, N. J. Isaac, and B. Collen. 2014. Defaunation in the Anthropocene. Science, 345: 401-6. https://doi.org/10.1126/science.1251817</w:t>
      </w:r>
    </w:p>
  </w:comment>
  <w:comment w:author="Elsa Ordway" w:id="525" w:date="2024-09-11T04:09:24Z">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would be better integrated as knowledge gaps in the Pattern, Process, and Projections sections (Section 3) and/or the Science Advancement from PANGEA section (Section 4)</w:t>
      </w:r>
    </w:p>
  </w:comment>
  <w:comment w:author="Maria Santos" w:id="526" w:date="2024-09-13T10:43:22Z">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can do that</w:t>
      </w:r>
    </w:p>
  </w:comment>
  <w:comment w:author="Elsa Ordway" w:id="527" w:date="2024-09-11T04:08:41Z">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NASA Harvest: https://nasaharvest.org/</w:t>
      </w:r>
    </w:p>
  </w:comment>
  <w:comment w:author="Marcos Longo" w:id="700" w:date="2024-08-29T22:06:50Z">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Marcos Longo" w:id="696" w:date="2024-08-29T22:02:42Z">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 w:author="Elsa Ordway" w:id="637" w:date="2024-09-10T21:27:42Z">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from EVS-4 showing many campaigns in the tropics</w:t>
      </w:r>
    </w:p>
  </w:comment>
  <w:comment w:author="Elsa Ordway" w:id="620" w:date="2024-09-16T04:06:27Z">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challenges with using satellites in the tropics?</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improve our understanding of remote-sensing capabilities in the tropics?</w:t>
      </w:r>
    </w:p>
  </w:comment>
  <w:comment w:author="Elsa Ordway" w:id="636" w:date="2024-09-10T21:13:40Z">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 Marc, Dana review this section</w:t>
      </w:r>
    </w:p>
  </w:comment>
  <w:comment w:author="Sarah Worden" w:id="506" w:date="2024-09-10T20:49:55Z">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https://doi.org/10.5194/bg-19-5575-2022</w:t>
      </w:r>
    </w:p>
  </w:comment>
  <w:comment w:author="Sarah Worden" w:id="508" w:date="2024-09-10T20:44:49Z">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https://doi.org/10.1016/j.agrformet.2021.108684</w:t>
      </w:r>
    </w:p>
  </w:comment>
  <w:comment w:author="Helene Muller-Landau" w:id="352" w:date="2024-09-17T12:13:23Z">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wait, so now I understand the first part of the sentence completely differently.  Is it supposed to say that natural disturbances affect 1.5-2% of biomass annually?  That corresponds to a woody residence time of 50-75 years, which should be stated in those words not this strange way to put it.</w:t>
      </w:r>
    </w:p>
  </w:comment>
  <w:comment w:author="Helene Muller-Landau" w:id="367" w:date="2024-09-17T12:13:59Z">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cumulative means what here?</w:t>
      </w:r>
    </w:p>
  </w:comment>
  <w:comment w:author="Helene Muller-Landau" w:id="366" w:date="2024-09-17T12:14:19Z">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this empty word with a number</w:t>
      </w:r>
    </w:p>
  </w:comment>
  <w:comment w:author="Helene Muller-Landau" w:id="402" w:date="2024-09-17T12:21:05Z">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good to have a statement earlier about the different kinds of natural disturbance, so that readers have a sense of what is coming, rather than being faced with one paragraph after another that starts with "X is also a driver of natural disturbance"</w:t>
      </w:r>
    </w:p>
  </w:comment>
  <w:comment w:author="Michael Keller" w:id="811" w:date="2024-09-10T22:20:23Z">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specific reason to use this word "communities?"  It seems that governments, civil society organizations, and other groups could fit into this space.</w:t>
      </w:r>
    </w:p>
  </w:comment>
  <w:comment w:author="Michael Keller" w:id="812" w:date="2024-09-12T18:20:31Z">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7.4.1 defines communities.  I also added it to the glossary.  There are &gt;140 mentions of "community" or "communities" in the white paper.  We need to be careful not to overuse this term or to use it in confusing or conflicting ways.</w:t>
      </w:r>
    </w:p>
  </w:comment>
  <w:comment w:author="Michael Keller" w:id="814" w:date="2024-09-10T22:45:06Z">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add more anecdotal evidence here but there is no formal analysis that I know of.</w:t>
      </w:r>
    </w:p>
  </w:comment>
  <w:comment w:author="Michael Keller" w:id="610" w:date="2024-09-17T11:26:19Z">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doi:10.1038/nature10717</w:t>
      </w:r>
    </w:p>
  </w:comment>
  <w:comment w:author="Helene Muller-Landau" w:id="368" w:date="2024-09-17T12:16:15Z">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the Yucatan peninsula and Puerto Rico all count as "coastal" tropical forests?  And isn't the key restriction of their influence about latitude, not coastal/inland?</w:t>
      </w:r>
    </w:p>
  </w:comment>
  <w:comment w:author="Helene Muller-Landau" w:id="375" w:date="2024-09-17T12:17:27Z">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just for one site for 5 years...</w:t>
      </w:r>
    </w:p>
  </w:comment>
  <w:comment w:author="Helene Muller-Landau" w:id="382" w:date="2024-09-17T12:18:47Z">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data don't exist, or no one has analyzed them?  Couldn't the sort of satellite analyses done for the Amazon also be done for other regions?  Aren't the same types of climate data available everywhere?</w:t>
      </w:r>
    </w:p>
  </w:comment>
  <w:comment w:author="Helene Muller-Landau" w:id="283" w:date="2024-09-17T11:49:55Z">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paragraph really add to the proposal?</w:t>
      </w:r>
    </w:p>
  </w:comment>
  <w:comment w:author="Michael Keller" w:id="617" w:date="2024-09-17T11:47:10Z">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patterns of recent (5-30 years) and ongoing change in tropical forest landscape states, dynamics, and feedbacks, and how do they vary geographically?</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processes control heterogeneity in the vulnerability of tropical forest landscapes to structural and functional change in the Anthropocene?</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will ongoing and projected future changes in tropical forest landscapes alter feedbacks to local, regional, and global climates and social-ecological systems?</w:t>
      </w:r>
    </w:p>
  </w:comment>
  <w:comment w:author="Helene Muller-Landau" w:id="213" w:date="2024-09-16T14:24:08Z">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Schnitzer, S. A., and F. Bongers. 2011. Increasing liana abundance and biomass in tropical forests: emerging patterns and putative mechanisms. Ecology Letters, 14: 397-406. https://doi.org/10.1111/j.1461-0248.2011.01590.x</w:t>
      </w:r>
    </w:p>
  </w:comment>
  <w:comment w:author="Helene Muller-Landau" w:id="306" w:date="2024-09-17T11:58:14Z">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citation for this number.</w:t>
      </w:r>
    </w:p>
  </w:comment>
  <w:comment w:author="Helene Muller-Landau" w:id="202" w:date="2024-09-16T14:21:26Z">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Reich, P. B. 2014. The world-wide ‘fast-slow’ plant economics spectrum: a traits manifesto. Journal of Ecology, 102: 275-301. https://doi.org/10.1111/1365-2745.12211</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Rüger, N., L. S. Comita, R. Condit, D. W. Purves, B. Rosenbaum, M. D. Visser, S. J. Wright, and C. Wirth. 2018. Beyond the fast-slow continuum: demographic dimensions structuring a tropical tree community. Ecology Letters, 2018. https://doi.org/doi: 10.1111/ele.12974</w:t>
      </w:r>
    </w:p>
  </w:comment>
  <w:comment w:author="Helene Muller-Landau" w:id="215" w:date="2024-09-16T14:24:29Z">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der Heijden, G. M. F., A. D. C. Proctor, K. Calders, Chris J. Chandler, R. Field, G. M. Foody, S. M. Krishna Moorthy, S. A. Schnitzer, C. E. Waite, and D. S. Boyd. 2022. Making (remote) sense of lianas. Journal of Ecology, 110: 498-513. https://doi.org/https://doi.org/10.1111/1365-2745.13844</w:t>
      </w:r>
    </w:p>
  </w:comment>
  <w:comment w:author="Helene Muller-Landau" w:id="206" w:date="2024-09-16T14:21:59Z">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Rüger, N., L. S. Comita, R. Condit, D. W. Purves, B. Rosenbaum, M. D. Visser, S. J. Wright, and C. Wirth. 2018. Beyond the fast-slow continuum: demographic dimensions structuring a tropical tree community. Ecology Letters, 2018. https://doi.org/doi: 10.1111/ele.12974</w:t>
      </w:r>
    </w:p>
  </w:comment>
  <w:comment w:author="Helene Muller-Landau" w:id="276" w:date="2024-09-17T11:41:05Z">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reduced capacity only under extreme conditions?  the wording "capacity" suggests it would be under all conditions.</w:t>
      </w:r>
    </w:p>
  </w:comment>
  <w:comment w:author="Helene Muller-Landau" w:id="211" w:date="2024-09-16T14:23:04Z">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der Heijden, G. M., J. S. Powers, and S. A. Schnitzer. 2015. Lianas reduce carbon accumulation and storage in tropical forests. Proceedings of the National Academy of Sciences, 112: 13267-71. https://doi.org/10.1073/pnas.1504869112</w:t>
      </w:r>
    </w:p>
  </w:comment>
  <w:comment w:author="Helene Muller-Landau" w:id="210" w:date="2024-09-16T14:22:48Z">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Estrada-Villegas, S., S. S. P. Narvaez, A. Sanchez, and S. A. Schnitzer. 2022. Lianas Significantly Reduce Tree Performance and Biomass Accumulation Across Tropical Forests: A Global Meta-Analysis. Frontiers in Forests and Global Change, 4: 9. https://doi.org/10.3389/ffgc.2021.812066</w:t>
      </w:r>
    </w:p>
  </w:comment>
  <w:comment w:author="Elsa Ordway" w:id="178" w:date="2024-09-13T16:03:42Z">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ahoyt@stanford.edu_</w:t>
      </w:r>
    </w:p>
  </w:comment>
  <w:comment w:author="Helene Muller-Landau" w:id="209" w:date="2024-09-16T14:22:34Z">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Muller-Landau, H. C., and S. W. Pacala. 2020. What determines the abundance of lianas and vines? In Unsolved Problems in Ecology, ed. A. Dobson, D. Tilman and R. Holt, pp. 239-264. Princeton, NJ: Princeton University Press</w:t>
      </w:r>
    </w:p>
  </w:comment>
  <w:comment w:author="Helene Muller-Landau" w:id="208" w:date="2024-09-16T14:22:14Z">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Stark, S. C., V. Leitold, J. L. Wu, M. O. Hunter, C. V. de Castilho, F. R. C. Costa, S. M. McMahon, G. G. Parker, M. T. Shimabukuro, M. A. Lefsky, M. Keller, L. F. Alves, J. Schietti, Y. E. Shimabukuro, D. O. Brandao, T. K. Woodcock, N. Higuchi, P. B. de Camargo, R. C. de Oliveira, and S. R. Saleska. 2012. Amazon forest carbon dynamics predicted by profiles of canopy leaf area and light environment. Ecology Letters, 15: 1406-1414. https://doi.org/10.1111/j.1461-0248.2012.01864.x</w:t>
      </w:r>
    </w:p>
  </w:comment>
  <w:comment w:author="Helene Muller-Landau" w:id="212" w:date="2024-09-16T14:23:33Z">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DeWalt, S. J., S. A. Schnitzer, L. F. Alves, F. Bongers, R. J. Burnham, Z. Cai, W. P. Carson, J. Chave, G. B. Chuyong, F. R. C. Costa, C. E. N. Ewango, R. V. Gallagher, J. J. Gerwing, E. Gortaire Amezcua, T. Hart, G. Ibarra-Manriquez, K. Ickes, D. Kenfack, S. G. Letcher, M. J. Macia, J.-R. Makana, A. Malizia, M. Martinez-Ramos, J. Mascaro, C. Muthumperumal, S. Muthuramkumar, A. Nogueira, M. P. E. Parren, N. Parthasarathy, D. R. Perez-Salicrup, F. E. Putz, H. G. Romero-Saltos, M. S. Reddy, M. N. Sainge, D. Thomas, and J. van Melis. 2015. Biogeographical patterns of liana abundance and diversity. In Ecology of Lianas, ed. S. A. Schnitzer, F. Bongers, R. J. Burnham and F. E. Putz, pp. 131-146. Hoboken, NJ: John Wiley &amp; Sons</w:t>
      </w:r>
    </w:p>
  </w:comment>
  <w:comment w:author="Helene Muller-Landau" w:id="281" w:date="2024-09-17T11:42:22Z">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this clause or otherwise reword</w:t>
      </w:r>
    </w:p>
  </w:comment>
  <w:comment w:author="Elsa Ordway" w:id="516" w:date="2024-09-13T23:31:03Z">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https://bg.copernicus.org/articles/20/1789/2023/bg-20-1789-2023.pdf</w:t>
      </w:r>
    </w:p>
  </w:comment>
  <w:comment w:author="Helene Muller-Landau" w:id="307" w:date="2024-09-17T12:04:53Z">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term is used various times, but it is not clear what it means.  This sentence, coming as it does immediately after the previous one, suggests that direct human disturbance includes deforestation and degradation.  But then the first sentence of the next paragraph left me wondering if it meant only deforestation and land conversion.</w:t>
      </w:r>
    </w:p>
  </w:comment>
  <w:comment w:author="Elsa Ordway" w:id="515" w:date="2024-09-13T23:30:22Z">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https://nph.onlinelibrary.wiley.com/doi/pdfdirect/10.1111/nph.17254</w:t>
      </w:r>
    </w:p>
  </w:comment>
  <w:comment w:author="Helene Muller-Landau" w:id="331" w:date="2024-09-17T12:06:26Z">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   what about rewording to use "practices"?</w:t>
      </w:r>
    </w:p>
  </w:comment>
  <w:comment w:author="Helene Muller-Landau" w:id="330" w:date="2024-09-17T12:05:19Z">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again left me wondering what exactly "direct human action" means.</w:t>
      </w:r>
    </w:p>
  </w:comment>
  <w:comment w:author="Helene Muller-Landau" w:id="349" w:date="2024-09-17T12:09:10Z">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depends on what is included under "direct human disturbance".  If that includes hunting, then that's also quite difficult to detect.</w:t>
      </w:r>
    </w:p>
  </w:comment>
  <w:comment w:author="Helene Muller-Landau" w:id="351" w:date="2024-09-17T12:11:13Z">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1.5-2 % number clearly depends on the threshold for what is big enough to be called a "natural disturbance" vs....  what else is there?  Is a single branchfall not a natural disturbance because it is too small to count as a disturbance?   Also does "biomass turnover" include leaf production and leaf fall, fine root production and root death, etc.?   Some definition/clarification is needed here.</w:t>
      </w:r>
    </w:p>
  </w:comment>
  <w:comment w:author="Helene Muller-Landau" w:id="317" w:date="2024-09-17T12:01:56Z">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this mean?  How can an intervention limit the effects of a disturbance after it happens?  This is never clarified in the rest of the paragraph.  Either explain or drop.</w:t>
      </w:r>
    </w:p>
  </w:comment>
  <w:comment w:author="Helene Muller-Landau" w:id="190" w:date="2024-09-13T12:57:41Z">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could benefit from more references</w:t>
      </w:r>
    </w:p>
  </w:comment>
  <w:comment w:author="Helene Muller-Landau" w:id="325" w:date="2024-09-17T12:02:58Z">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rapidly?</w:t>
      </w:r>
    </w:p>
  </w:comment>
  <w:comment w:author="Elsa Ordway" w:id="640" w:date="2024-09-15T16:28:44Z">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Mentioned in Section 1.2 - may not need here</w:t>
      </w:r>
    </w:p>
  </w:comment>
  <w:comment w:author="Elsa Ordway" w:id="646" w:date="2024-09-15T15:59:22Z">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airborne flux variables that can be derived</w:t>
      </w:r>
    </w:p>
  </w:comment>
  <w:comment w:author="Helene Muller-Landau" w:id="305" w:date="2024-09-17T11:58:54Z">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a citation.  This statement seems somewhat at odds with a sentence later in the paragraph that disturbances contribute only 1-2% of total forest turnover.</w:t>
      </w:r>
    </w:p>
  </w:comment>
  <w:comment w:author="Elsa Ordway" w:id="645" w:date="2024-09-15T15:58:47Z">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other required airborne data - e.g., for fluxes</w:t>
      </w:r>
    </w:p>
  </w:comment>
  <w:comment w:author="Helene Muller-Landau" w:id="308" w:date="2024-09-17T12:00:06Z">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that's true for deforestation, but is it true for the rest?</w:t>
      </w:r>
    </w:p>
  </w:comment>
  <w:comment w:author="Helene Muller-Landau" w:id="309" w:date="2024-09-17T12:00:27Z">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natural disturbances don't have legacy effects?</w:t>
      </w:r>
    </w:p>
  </w:comment>
  <w:comment w:author="Elsa Ordway" w:id="648" w:date="2024-09-15T16:02:31Z">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speaks to all functional requirements, not just these two</w:t>
      </w:r>
    </w:p>
  </w:comment>
  <w:comment w:author="Elsa Ordway" w:id="649" w:date="2024-09-15T16:01:59Z">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EVS4 - needs to reference appropriate table and section</w:t>
      </w:r>
    </w:p>
  </w:comment>
  <w:comment w:author="Elsa Ordway" w:id="647" w:date="2024-09-15T16:00:38Z">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correction section(s) is/are referenced: </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- 6.4 Modeling &amp; Data Synthesis</w:t>
      </w:r>
    </w:p>
  </w:comment>
  <w:comment w:author="Elsa Ordway" w:id="42" w:date="2024-09-16T15:02:08Z">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W. von Bloh, A. Boit, L. Poorter, M. Peña-Claros, J. Heinke, J. Joshi, and K. Thonicke. 2016. Resilience of Amazon forests emerges from plant trait diversity. Nature Climate Change, 6: 1032-1036. https://doi.org/10.1038/nclimate3109</w:t>
      </w:r>
    </w:p>
  </w:comment>
  <w:comment w:author="Helene Muller-Landau" w:id="345" w:date="2024-09-17T12:08:16Z">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a throwaway sentence - drop or make it more specific.  ("it is likely that other forms of interaction exist".. well, of course, how could there not?)</w:t>
      </w:r>
    </w:p>
  </w:comment>
  <w:comment w:author="Evan Gora" w:id="397" w:date="2024-09-17T00:22:19Z">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https://doi.org/10.1111/1365-2745.13404</w:t>
      </w:r>
    </w:p>
  </w:comment>
  <w:comment w:author="Elsa Ordway" w:id="513" w:date="2024-09-17T00:22:51Z">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https://agupubs.onlinelibrary.wiley.com/doi/full/10.1029/2018GL081108</w:t>
      </w:r>
    </w:p>
  </w:comment>
  <w:comment w:author="Elsa Ordway" w:id="514" w:date="2024-09-17T00:23:17Z">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https://esajournals.onlinelibrary.wiley.com/doi/full/10.1002/eap.1603</w:t>
      </w:r>
    </w:p>
  </w:comment>
  <w:comment w:author="Evan Gora" w:id="357" w:date="2024-09-16T21:02:53Z">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Michael Keller" w:id="630" w:date="2024-08-26T21:41:03Z">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Evan Gora" w:id="362" w:date="2024-09-17T00:21:23Z">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Elsa Ordway" w:id="670" w:date="2024-09-13T22:36:17Z">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 question for you. Can chambers be used to extend water and energy flux measurements or just CH4 and CO2?</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ahoyt@stanford.edu_</w:t>
      </w:r>
    </w:p>
  </w:comment>
  <w:comment w:author="Evan Gora" w:id="373" w:date="2024-09-17T00:21:09Z">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Dana Chadwick" w:id="745" w:date="2024-08-26T21:30:53Z">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be formal agreements only, or can it be collaborations?</w:t>
      </w:r>
    </w:p>
  </w:comment>
  <w:comment w:author="Elsa Ordway" w:id="746" w:date="2024-09-11T03:09:12Z">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Depends on what you mean by collaborations? We have the PANGEA Partners section (Section 7.5) - so I think we should stick to more formal agreements needed to carry out campaign objectives here.</w:t>
      </w:r>
    </w:p>
  </w:comment>
  <w:comment w:author="Evan Gora" w:id="377" w:date="2024-09-17T00:21:15Z">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Elsa Ordway" w:id="193" w:date="2024-09-16T21:15:13Z">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 chapter: https://link.springer.com/chapter/10.1007/978-3-030-66877-8_13</w:t>
      </w:r>
    </w:p>
  </w:comment>
  <w:comment w:author="Evan Gora" w:id="365" w:date="2024-09-16T21:08:37Z">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369" w:date="2024-09-16T21:09:29Z">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10.1126/science.1123560</w:t>
      </w:r>
    </w:p>
  </w:comment>
  <w:comment w:author="Robinson Negron-Juarez" w:id="93" w:date="2024-09-17T01:02:46Z">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https://doi.org/10.1175/1520-0477(2001)082&lt;1309:NRSFES&gt;2.3.CO;2</w:t>
      </w:r>
    </w:p>
  </w:comment>
  <w:comment w:author="Adia Bey" w:id="755" w:date="2024-09-10T16:35:41Z">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Applying the ‘CARE Principles for Indigenous Data Governance’ to ecology and biodiversity research. </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https://doi.org/10.1038/s41559-023-02161-2</w:t>
      </w:r>
    </w:p>
  </w:comment>
  <w:comment w:author="Michelle Wong" w:id="756" w:date="2024-09-17T02:33:02Z">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van Gora" w:id="360" w:date="2024-09-16T21:04:16Z">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10.1002/grl.50377</w:t>
      </w:r>
    </w:p>
  </w:comment>
  <w:comment w:author="Evan Gora" w:id="363" w:date="2024-09-16T21:07:49Z">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Evan Gora" w:id="364" w:date="2024-09-16T21:08:13Z">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10.1038/s41477-021-00879-0</w:t>
      </w:r>
    </w:p>
  </w:comment>
  <w:comment w:author="Evan Gora" w:id="359" w:date="2024-09-16T21:03:45Z">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10.1073/pnas.2310157121</w:t>
      </w:r>
    </w:p>
  </w:comment>
  <w:comment w:author="Evan Gora" w:id="356" w:date="2024-09-16T21:02:18Z">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Evan Gora" w:id="353" w:date="2024-09-16T21:00:57Z">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lsa Ordway" w:id="825" w:date="2024-01-13T00:16:55Z">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Evan Gora" w:id="354" w:date="2024-09-16T21:01:13Z">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van Gora" w:id="355" w:date="2024-09-16T21:01:29Z">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van Gora" w:id="361" w:date="2024-09-16T21:04:51Z">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Evan Gora" w:id="358" w:date="2024-09-16T21:03:23Z">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10.1038/s41598-020-80809-w</w:t>
      </w:r>
    </w:p>
  </w:comment>
  <w:comment w:author="Cesar Terrer" w:id="714" w:date="2024-08-27T20:41:29Z">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you mentioned this in our meeting, should we include?</w:t>
      </w:r>
    </w:p>
  </w:comment>
  <w:comment w:author="Marcos Longo" w:id="715" w:date="2024-08-27T22:40:08Z">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it is good to add space for time, PANGEA will be quite short for capturing long-term changes</w:t>
      </w:r>
    </w:p>
  </w:comment>
  <w:comment w:author="Félicien Meunier" w:id="716" w:date="2024-09-17T08:00:42Z">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very important to keep it in</w:t>
      </w:r>
    </w:p>
  </w:comment>
  <w:comment w:author="Elsa Ordway" w:id="94" w:date="2024-09-12T23:53:33Z">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https://www.science.org/content/article/scientists-confronting-lingering-imprint-colonialism</w:t>
      </w:r>
    </w:p>
  </w:comment>
  <w:comment w:author="Matthew Johnson" w:id="626" w:date="2024-08-27T20:37:07Z">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Elsa Ordway" w:id="809" w:date="2024-09-13T00:07:05Z">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https://www.science.org/content/article/scientists-confronting-lingering-imprint-colonialism</w:t>
      </w:r>
    </w:p>
  </w:comment>
  <w:comment w:author="Michelle Wong" w:id="810" w:date="2024-09-17T02:22:55Z">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10.1126/science.zh1mnmt</w:t>
      </w:r>
    </w:p>
  </w:comment>
  <w:comment w:author="Renato Braghiere" w:id="676" w:date="2024-08-27T21:44:06Z">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627" w:date="2024-08-27T20:37:23Z">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Renato Braghiere" w:id="679" w:date="2024-08-27T21:26:50Z">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Renato Braghiere" w:id="682" w:date="2024-08-27T21:25:13Z">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Renato Braghiere" w:id="681" w:date="2024-08-27T21:26:18Z">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687" w:date="2024-08-27T21:25:46Z">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684" w:date="2024-08-27T21:24:23Z">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Evan Gora" w:id="459" w:date="2024-09-16T00:53:20Z">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10.1002/eap.1576</w:t>
      </w:r>
    </w:p>
  </w:comment>
  <w:comment w:author="Cesar Terrer" w:id="718" w:date="2024-08-27T20:26:13Z">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719" w:date="2024-08-29T20:50:33Z">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Félicien Meunier" w:id="720" w:date="2024-09-17T08:01:21Z">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https://assets-eu.researchsquare.com/files/rs-4659226/v1_covered_767c9d9f-0d29-4caf-af36-f37e85eaff37.pdf?c=1725902471</w:t>
      </w:r>
    </w:p>
  </w:comment>
  <w:comment w:author="Renato Braghiere" w:id="678" w:date="2024-08-27T21:20:50Z">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Renato Braghiere" w:id="683" w:date="2024-08-27T21:22:31Z">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Matthew Johnson" w:id="111" w:date="2024-08-27T23:47:30Z">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https://doi.org/10.1126/science.aaa1668</w:t>
      </w:r>
    </w:p>
  </w:comment>
  <w:comment w:author="Renato Braghiere" w:id="680" w:date="2024-08-27T21:21:42Z">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Renato Braghiere" w:id="686" w:date="2024-08-27T21:29:58Z">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Renato Braghiere" w:id="685" w:date="2024-08-27T21:29:24Z">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Maria Santos" w:id="300" w:date="2024-09-13T10:35:09Z">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https://www.sciencedirect.com/science/article/pii/S0959378023000845?casa_token=REEzLbHes30AAAAA:AEvnR3-btGoMD8dND_9xJO6fc47_NEF8n5vDjKvtD2TKT-L66Bw_DRO1wUpZaYkt2kYw_Vy1aw</w:t>
      </w:r>
    </w:p>
  </w:comment>
  <w:comment w:author="Evan Gora" w:id="302" w:date="2024-09-16T00:29:18Z">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is a google doc with the citations for this section, including DOIs. I apologize for not following the reference guidelines; if I can get back from the field early enough tomorrow, then I will add the doi links to each reference as needed:</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https://docs.google.com/document/d/1huAHgz69Cf829VlBtK48jiW6Vrd9mKSDdfzfmCCdT9s/edit?usp=sharing</w:t>
      </w:r>
    </w:p>
  </w:comment>
  <w:comment w:author="Isaac Aguilar Rivera" w:id="95" w:date="2024-09-10T07:44:12Z">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https://www3.nasa.gov/sites/default/files/atoms/files/o54770273.pdf</w:t>
      </w:r>
    </w:p>
  </w:comment>
  <w:comment w:author="Isaac Aguilar Rivera" w:id="96" w:date="2024-09-10T07:45:59Z">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https://www3.nasa.gov/sites/default/files/atoms/files/o57368130.pdf</w:t>
      </w:r>
    </w:p>
  </w:comment>
  <w:comment w:author="Elsa Ordway" w:id="767" w:date="2024-09-12T23:23:14Z">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@yovitaivanova@gmail.com, can you please work to condense this to 1 paragraph here, but work with @zaunbrecher@ucla.edu to integrate some of this information into the Earth Science to Action section -either in the Biodiversity or Agriculture section.</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yovitaivanova@gmail.com_</w:t>
      </w:r>
    </w:p>
  </w:comment>
  <w:comment w:author="yovita ivanova" w:id="768" w:date="2024-09-16T22:07:09Z">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w:t>
      </w:r>
    </w:p>
  </w:comment>
  <w:comment w:author="Renato Braghiere" w:id="723" w:date="2024-09-16T18:39:21Z">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&amp; Bowman, K. (2016). A method for independent validation of surface fluxes from atmospheric inversion: Application to CO2. Geophysical Research Letters, 43(7), 3502–3508. https://doi.org/10.1002/2016GL067828</w:t>
      </w:r>
    </w:p>
  </w:comment>
  <w:comment w:author="Renato Braghiere" w:id="673" w:date="2024-08-27T23:23:59Z">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YUE LI" w:id="566" w:date="2024-09-12T18:59:24Z">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Sarah, could you please help add some texts here about the hydroperiods and convective development?</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already added texts regarding the hydrological interaction with the disturbance such as deforestation, degradation in the texts above.</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Matthew Johnson" w:id="114" w:date="2024-08-27T23:29:01Z">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Fabian Schneider" w:id="218" w:date="2024-09-10T07:33:32Z">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Cavanaugh, Kyle C., J. Stephen Gosnell, Samantha L. Davis, Jorge Ahumada, Patrick Boundja, David B. Clark, Badru Mugerwa, et al. 2014. “Carbon Storage in Tropical Forests Correlates with Taxonomic Diversity and Functional Dominance on a Global Scale.” Global Ecology and Biogeography 23 (5): 563–73. https://doi.org/10.1111/geb.12143.</w:t>
      </w:r>
    </w:p>
  </w:comment>
  <w:comment w:author="Fabian Schneider" w:id="216" w:date="2024-09-10T07:33:51Z">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Sylvain, Isabelle Maréchaux, Jerome Chave, Fabian Jörg Fischer, Camille Piponiot, Stéphane Traissac, and Bruno Hérault. 2020. “Functional Diversity Improves Tropical Forest Resilience: Insights from a Long-Term Virtual Experiment.” Journal of Ecology 108 (3): 831–43. https://doi.org/10.1111/1365-2745.13320.</w:t>
      </w:r>
    </w:p>
  </w:comment>
  <w:comment w:author="YUE LI" w:id="590" w:date="2024-09-12T19:03:49Z">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https://www.science.org/doi/10.1126/science.aal4108</w:t>
      </w:r>
    </w:p>
  </w:comment>
  <w:comment w:author="Helene Muller-Landau" w:id="14" w:date="2024-09-16T00:29:41Z">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Feeley, K. J., Rhem, E. M. &amp; Machovina, B. 2012. The responses of tropical forest species to global climate change: acclimate, adapt, migrate, or go extinct? Front. Biogeogr. 4: 69–84. https://doi.org/10.21425/F5FBG12621 </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Barlow, J., G. D. Lennox, J. Ferreira, E. Berenguer, A. C. Lees, R. M. Nally, J. R. Thomson, S. F. d. B. Ferraz, J. Louzada, V. H. F. Oliveira, L. Parry, R. Ribeiro de Castro Solar, I. C. G. Vieira, L. E. O. C. Aragão, R. A. Begotti, R. F. Braga, T. M. Cardoso, R. C. de Oliveira, C. M. Souza Jr, N. G. Moura, S. S. Nunes, J. V. Siqueira, R. Pardini, J. M. Silveira, F. Z. Vaz-de-Mello, R. C. S. Veiga, A. Venturieri, and T. A. Gardner. 2016. Anthropogenic disturbance in tropical forests can double biodiversity loss from deforestation. Nature, 535: 144-147. https://doi.org/10.1038/nature18326 </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Benítez-López, A., R. Alkemade, A. M. Schipper, D. J. Ingram, P. A. Verweij, J. A. J. Eikelboom, and M. A. J. Huijbregts. 2017. The impact of hunting on tropical mammal and bird populations. Science, 356: 180-183. https://doi.org/10.1126/science.aaj1891</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Alroy, J. 2017. Effects of habitat disturbance on tropical forest biodiversity. Proceedings of the National Academy of Sciences, 114: 6056-6061. https://doi.org/10.1073/pnas.1611855114</w:t>
      </w:r>
    </w:p>
  </w:comment>
  <w:comment w:author="Elsa Ordway" w:id="737" w:date="2024-09-12T23:33:22Z">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Congo Basin Science Initiative, CongoFlux, KADI, ICOS, One Forest Vision, Science Panel for the Congo, GEO-TREES, AMMI (Africa Master's of Machine Intelligence - via AIMS), AGEOS</w:t>
      </w:r>
    </w:p>
  </w:comment>
  <w:comment w:author="Fabian Schneider" w:id="217" w:date="2024-09-10T07:33:17Z">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Thomas, Chris D., Alison Cameron, Rhys E. Green, Michel Bakkenes, Linda J. Beaumont, Yvonne C. Collingham, Barend F. N. Erasmus, et al. 2004. “Extinction Risk from Climate Change.” Nature 427 (6970): 145–48. https://doi.org/10.1038/nature02121.</w:t>
      </w:r>
    </w:p>
  </w:comment>
  <w:comment w:author="YUE LI" w:id="592" w:date="2024-09-12T19:11:31Z">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10.1017/9781009157896.010</w:t>
      </w:r>
    </w:p>
  </w:comment>
  <w:comment w:author="Evan Gora" w:id="521" w:date="2024-09-16T00:44:50Z">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10.1038/s41477-021-00879-0</w:t>
      </w:r>
    </w:p>
  </w:comment>
  <w:comment w:author="Evan Gora" w:id="520" w:date="2024-09-16T00:44:29Z">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Adia Bey" w:id="837" w:date="2024-08-01T15:27:42Z">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838" w:date="2024-08-03T00:27:02Z">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Isaac Aguilar Rivera" w:id="97" w:date="2024-09-10T07:46:24Z">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https://assets.science.nasa.gov/content/dam/science/esd/earth-science-division/earth-science-to-action/Earth_Science_to_Action_Strategy_2024-2034_May_24.pdf</w:t>
      </w:r>
    </w:p>
  </w:comment>
  <w:comment w:author="YUE LI" w:id="593" w:date="2024-09-12T19:12:09Z">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https://doi.org/10.1038/s44221-023-00128-y</w:t>
      </w:r>
    </w:p>
  </w:comment>
  <w:comment w:author="Evan Gora" w:id="524" w:date="2024-09-16T00:46:18Z">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Michael Keller" w:id="618" w:date="2024-09-16T23:25:59Z">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whether even we believe this but it is a proper vision of where we should be going.</w:t>
      </w:r>
    </w:p>
  </w:comment>
  <w:comment w:author="Sarah Worden" w:id="269" w:date="2024-09-16T18:29:22Z">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https://doi.org/10.1029/2018GL080516</w:t>
      </w:r>
    </w:p>
  </w:comment>
  <w:comment w:author="Elsa Ordway" w:id="771" w:date="2024-08-20T18:23:53Z">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772" w:date="2024-08-26T11:32:32Z">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219" w:date="2024-09-15T23:28:04Z">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declan cooper paper here</w:t>
      </w:r>
    </w:p>
  </w:comment>
  <w:comment w:author="Helene Muller-Landau" w:id="186" w:date="2024-09-16T18:31:21Z">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https://doi.org/10.1126/science.1066854 https://doi.org/10.1126/science.1226727 https://doi.org/10.1073/pnas.1302251110 https://doi.org/10.1073/pnas.1423147112</w:t>
      </w:r>
    </w:p>
  </w:comment>
  <w:comment w:author="Elsa Ordway" w:id="181" w:date="2024-09-15T23:40:35Z">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and @fabians253@gmail.com I've been moving some of this section down to the knowledge gaps sections below. Just fyi</w:t>
      </w:r>
    </w:p>
  </w:comment>
  <w:comment w:author="Helene Muller-Landau" w:id="182" w:date="2024-09-16T12:45:49Z">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reordered the remaining paragraphs</w:t>
      </w:r>
    </w:p>
  </w:comment>
  <w:comment w:author="Yanlei Feng" w:id="717" w:date="2024-09-16T18:32:54Z">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 J., Xiao, X., Bu, R., Doughty, R., Hu, Y., Chen, B., Li, X., et al. (2017), “Application of the space-for-time substitution method in validating long-term biomass predictions of a forest landscape model”, Environmental Modelling &amp; Software, Vol. 94, pp. 127–139, doi: 10.1016/j.envsoft.2017.04.004.</w:t>
      </w:r>
    </w:p>
  </w:comment>
  <w:comment w:author="Renato Braghiere" w:id="677" w:date="2024-08-27T21:19:54Z">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Matthew Johnson" w:id="112" w:date="2024-08-27T22:59:25Z">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YUE LI" w:id="548" w:date="2024-09-12T18:54:19Z">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https://www.science.org/doi/10.1126/science.abp8622</w:t>
      </w:r>
    </w:p>
  </w:comment>
  <w:comment w:author="Helene Muller-Landau" w:id="16" w:date="2024-09-16T00:30:22Z">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Bunker, D. E., F. DeClerck, J. C. Bradford, R. K. Colwell, I. Perfecto, O. L. Phillips, M. Sankaran, and S. Naeem. 2005. Species loss and aboveground carbon storage in a tropical forest. Science, 310: 1029-1031. https://doi.org/10.1126/science.1117682</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Peres, C. A., T. Emilio, J. Schietti, S. J. M. Desmouliere, and T. Levi. 2016. Dispersal limitation induces long-term biomass collapse in overhunted Amazonian forests. Proceedings of the National Academy of Sciences of the United States of America, 113: 892-897. https://doi.org/10.1073/pnas.1516525113</w:t>
      </w:r>
    </w:p>
  </w:comment>
  <w:comment w:author="Sarah Worden" w:id="271" w:date="2024-09-16T18:33:52Z">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https://doi.org/10.1038/s41467-019-09319-2</w:t>
      </w:r>
    </w:p>
  </w:comment>
  <w:comment w:author="YUE LI" w:id="549" w:date="2024-09-12T18:54:36Z">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https://www.nature.com/articles/s41467-021-22050-1#Abs1</w:t>
      </w:r>
    </w:p>
  </w:comment>
  <w:comment w:author="YUE LI" w:id="550" w:date="2024-09-12T18:54:49Z">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https://www.nature.com/articles/s41467-022-29601-0</w:t>
      </w:r>
    </w:p>
  </w:comment>
  <w:comment w:author="Elsa Ordway" w:id="765" w:date="2024-09-12T23:19:03Z">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@yovitaivanova@gmail.com can you define this acronym?</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yovitaivanova@gmail.com_</w:t>
      </w:r>
    </w:p>
  </w:comment>
  <w:comment w:author="yovita ivanova" w:id="766" w:date="2024-09-16T22:05:40Z">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Small and Medium size enterprises</w:t>
      </w:r>
    </w:p>
  </w:comment>
  <w:comment w:author="YUE LI" w:id="529" w:date="2024-09-12T18:55:35Z">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https://www.nature.com/articles/s41467-022-29601-0</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have a small review paper in New Phytologist, which is in press. I can update this ref once it gets published soon.</w:t>
      </w:r>
    </w:p>
  </w:comment>
  <w:comment w:author="Evan Gora" w:id="304" w:date="2024-09-16T00:31:06Z">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2.75 pages before citations were added. I was probably overly enthusiastic with citations, so we could cut them down to reduce the length of the text, and I am sure there are opportunities to trim the text too.</w:t>
      </w:r>
    </w:p>
  </w:comment>
  <w:comment w:author="YUE LI" w:id="591" w:date="2024-09-12T19:06:10Z">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https://onlinelibrary.wiley.com/doi/full/10.1111/gcb.16293</w:t>
      </w:r>
    </w:p>
  </w:comment>
  <w:comment w:author="Elsa Ordway" w:id="671" w:date="2024-09-15T22:30:41Z">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complete table is included - not uploading properly</w:t>
      </w:r>
    </w:p>
  </w:comment>
  <w:comment w:author="Michelle Wong" w:id="518" w:date="2024-08-27T14:14:43Z">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Anabelle Cardoso" w:id="666" w:date="2024-09-16T08:08:46Z">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 Cardoso et al., "Increasing Data Access in Multi-Sensor Airborne Campaigns: Lessons from BioSCape in South Africa," IGARSS 2024 - 2024 IEEE International Geoscience and Remote Sensing Symposium, Athens, Greece, 2024, pp. 2898-2901, doi: 10.1109/IGARSS53475.2024.10641184.</w:t>
      </w:r>
    </w:p>
  </w:comment>
  <w:comment w:author="Anabelle Cardoso" w:id="667" w:date="2024-09-16T08:08:46Z">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 Cardoso et al., "Increasing Data Access in Multi-Sensor Airborne Campaigns: Lessons from BioSCape in South Africa," IGARSS 2024 - 2024 IEEE International Geoscience and Remote Sensing Symposium, Athens, Greece, 2024, pp. 2898-2901, doi: 10.1109/IGARSS53475.2024.10641184.</w:t>
      </w:r>
    </w:p>
  </w:comment>
  <w:comment w:author="Michelle Wong" w:id="148" w:date="2024-08-27T14:05:18Z">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ichelle Wong" w:id="573" w:date="2024-08-27T14:05:18Z">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ichelle Wong" w:id="147" w:date="2024-08-27T14:11:33Z">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Michelle Wong" w:id="572" w:date="2024-08-27T14:11:33Z">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Renato Braghiere" w:id="722" w:date="2024-09-16T18:15:12Z">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Sitch, S., O’Sullivan, M., Robertson, E., Friedlingstein, P., Albergel, C., Anthoni, P., Arneth, A., Arora, V. K., Bastos, A., Bastrikov, V., Bellouin, N., Canadell, J. G., Chini, L., Ciais, P., Falk, S., Harris, I., Hurtt, G., Ito, A., Jain, A. K., … Zaehle, S. (2024). Trends and Drivers of Terrestrial Sources and Sinks of Carbon Dioxide: An Overview of the TRENDY Project. Global Biogeochemical Cycles, 38(7), e2024GB008102. https://doi.org/10.1029/2024GB008102</w:t>
      </w:r>
    </w:p>
  </w:comment>
  <w:comment w:author="Matthew Johnson" w:id="599" w:date="2024-08-27T14:18:11Z">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Michelle Wong" w:id="600" w:date="2024-09-17T03:09:44Z">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Elsa Ordway" w:id="466" w:date="2024-09-16T23:31:00Z">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junjie.liu_</w:t>
      </w:r>
    </w:p>
  </w:comment>
  <w:comment w:author="Elsa Ordway" w:id="662" w:date="2024-08-30T14:46:54Z">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Sarah Worden" w:id="266" w:date="2024-09-16T18:25:23Z">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10.1002/joc.4420</w:t>
      </w:r>
    </w:p>
  </w:comment>
  <w:comment w:author="Helene Muller-Landau" w:id="187" w:date="2024-09-16T18:16:57Z">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https://doi.org/10.1126/science.1066854  https://doi.org/10.5194/bg-6-2677-2009  https://doi.org/10.1073/pnas.1218042110 https://doi.org/10.5194/bg-11-843-2014 https://doi.org/10.1111/ele.12963</w:t>
      </w:r>
    </w:p>
  </w:comment>
  <w:comment w:author="Sarah Worden" w:id="270" w:date="2024-09-16T18:15:36Z">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https://doi.org/10.1029/2018GL077597</w:t>
      </w:r>
    </w:p>
  </w:comment>
  <w:comment w:author="Elsa Ordway" w:id="831" w:date="2024-08-20T18:15:31Z">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832" w:date="2024-08-22T21:35:42Z">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157" w:date="2024-08-27T14:14:13Z">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Michelle Wong" w:id="582" w:date="2024-08-27T14:14:13Z">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Elsa Ordway" w:id="808" w:date="2024-08-20T17:46:47Z">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Liane S. Guild" w:id="169" w:date="2024-09-16T23:57:45Z">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https://doi.org/10.1038/nature24639</w:t>
      </w:r>
    </w:p>
  </w:comment>
  <w:comment w:author="Helene Muller-Landau" w:id="189" w:date="2024-09-16T18:06:03Z">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https://doi.org/10.5194/bg-6-2677-2009 https://doi.org/10.1073/pnas.1218042110 https://doi.org/10.1111/nph.14469 https://doi.org/10.1111/ele.12974 https://doi.org/10.1038/s41598-021-89190-8</w:t>
      </w:r>
    </w:p>
  </w:comment>
  <w:comment w:author="Elsa Ordway" w:id="463" w:date="2024-09-16T23:38:33Z">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junjie.liu_</w:t>
      </w:r>
    </w:p>
  </w:comment>
  <w:comment w:author="Evan Gora" w:id="370" w:date="2024-09-15T19:50:11Z">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have strong evidence the floods are a major cause of tropical tree mortality, then we should add that. We know floods happen and that mortality is elevated in inundated forests, but the explicit link to storms is a bit more elusive. I expect it exists, but the citations in the prior version did not seem to provide empirical support for this idea</w:t>
      </w:r>
    </w:p>
  </w:comment>
  <w:comment w:author="Matthew Johnson" w:id="456" w:date="2024-09-10T14:18:31Z">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Alejandra Echeverri Ochoa" w:id="301" w:date="2024-09-04T03:49:31Z">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https://www.nature.com/articles/s41559-024-02356-1.epdf?sharing_token=J7DMFkSqx7adiilNmtfcctRgN0jAjWel9jnR3ZoTv0PbHPSlCyzJNVpBkPcloXuRB15KQdm0lEXMqy0mVYj4ZPySaxrI4tLcINevUX8pxylxrRCrd3pIZDCRdPT-Kx5M4BzqkonJqo_BU_77JhEi8UE67XTFhE8fO5LEzolPyYw%3D</w:t>
      </w:r>
    </w:p>
  </w:comment>
  <w:comment w:author="Matthew Johnson" w:id="452" w:date="2024-09-10T14:17:08Z">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Matthew Johnson" w:id="453" w:date="2024-09-10T14:17:37Z">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Elsa Ordway" w:id="98" w:date="2024-09-16T04:25:22Z">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National Academies Press, “Thriving On Our Changing Planet: A Decadal Strategy for Earth Observation from Space,” Washington, D.C., 2018. doi: 10.17226/24938.</w:t>
      </w:r>
    </w:p>
  </w:comment>
  <w:comment w:author="Matthew Johnson" w:id="454" w:date="2024-09-10T14:17:41Z">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Matthew Johnson" w:id="455" w:date="2024-09-10T14:18:28Z">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Sarah Worden" w:id="509" w:date="2024-09-10T20:47:59Z">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https://doi.org/10.1002/qj.2765</w:t>
      </w:r>
    </w:p>
  </w:comment>
  <w:comment w:author="Matthew Johnson" w:id="451" w:date="2024-09-10T14:16:53Z">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Sarah Worden" w:id="510" w:date="2024-09-10T23:59:05Z">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https://doi.org/10.3389/frwa.2021.648499</w:t>
      </w:r>
    </w:p>
  </w:comment>
  <w:comment w:author="Elsa Ordway" w:id="668" w:date="2024-09-15T19:36:36Z">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focus on patterns measurements here</w:t>
      </w:r>
    </w:p>
  </w:comment>
  <w:comment w:author="Matthew Johnson" w:id="450" w:date="2024-09-10T14:16:40Z">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Elsa Ordway" w:id="650" w:date="2024-09-10T23:54:05Z">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M. Ordway et al., “Mapping tropical forest functional variation at satellite remote sensing resolutions depends on key traits,” Commun Earth Environ, vol. 3, no. 1, Dec. 2022, doi: 10.1038/s43247-022-00564-w</w:t>
      </w:r>
    </w:p>
  </w:comment>
  <w:comment w:author="Michelle Wong" w:id="651" w:date="2024-09-17T02:36:44Z">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lsa Ordway" w:id="653" w:date="2024-09-10T23:53:05Z">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Dubayah et al., “The Global Ecosystem Dynamics Investigation: High-resolution laser ranging of the Earth’s forests and topography,” Science of Remote Sensing, vol. 1, no. September 2019, p. 100002, 2020, doi: 10.1016/j.srs.2020.100002</w:t>
      </w:r>
    </w:p>
  </w:comment>
  <w:comment w:author="Michelle Wong" w:id="654" w:date="2024-09-17T02:34:40Z">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Elsa Ordway" w:id="652" w:date="2024-09-10T23:51:38Z">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can you add 1 sentence here emphasizing the need for airborne SAR data for scaling (it can speak to canopy structure, disturbance, inundation, other hydrological retrievals)...</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669" w:date="2024-09-15T19:49:01Z">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paper referenced in EEB 297</w:t>
      </w:r>
    </w:p>
  </w:comment>
  <w:comment w:author="Liane S. Guild" w:id="21" w:date="2024-08-26T21:53:06Z">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heus Henrique Nunes" w:id="485" w:date="2024-09-09T19:09:13Z">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https://doi.org/10.1111/1365-2745.14068</w:t>
      </w:r>
    </w:p>
  </w:comment>
  <w:comment w:author="Matheus Henrique Nunes" w:id="486" w:date="2024-09-09T19:11:39Z">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https://doi.org/10.3390/rs70708348</w:t>
      </w:r>
    </w:p>
  </w:comment>
  <w:comment w:author="Sarah Worden" w:id="534" w:date="2024-09-12T21:56:28Z">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https://doi.org/10.1073/pnas.2109285119</w:t>
      </w:r>
    </w:p>
  </w:comment>
  <w:comment w:author="Sarah Worden" w:id="535" w:date="2024-09-12T21:58:16Z">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https://doi.org/10.1088/1748-9326/acc95f</w:t>
      </w:r>
    </w:p>
  </w:comment>
  <w:comment w:author="Sarah Worden" w:id="530" w:date="2024-09-12T21:49:44Z">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includes hydroperiods</w:t>
      </w:r>
    </w:p>
  </w:comment>
  <w:comment w:author="Sarah Worden" w:id="533" w:date="2024-09-12T21:55:53Z">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https://doi.org/10.1371/journal.pone.0245991</w:t>
      </w:r>
    </w:p>
  </w:comment>
  <w:comment w:author="Sarah Worden" w:id="532" w:date="2024-09-12T21:53:16Z">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https://doi.org/10.1002/9781119657002.ch19</w:t>
      </w:r>
    </w:p>
  </w:comment>
  <w:comment w:author="Sarah Worden" w:id="538" w:date="2024-09-12T21:59:06Z">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https://agupubs.onlinelibrary.wiley.com/doi/full/10.1029/2018JD029537</w:t>
      </w:r>
    </w:p>
  </w:comment>
  <w:comment w:author="Elsa Ordway" w:id="461" w:date="2024-09-09T19:22:54Z">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motivate in terms of disturbance types, intensities, and frequencies</w:t>
      </w:r>
    </w:p>
  </w:comment>
  <w:comment w:author="Sarah Worden" w:id="536" w:date="2024-09-12T21:58:35Z">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https://doi.org/10.1007/s00382-023-06835-2</w:t>
      </w:r>
    </w:p>
  </w:comment>
  <w:comment w:author="Sarah Worden" w:id="531" w:date="2024-09-12T21:51:45Z">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https://doi.org/10.1002/9781119657002.ch5</w:t>
      </w:r>
    </w:p>
  </w:comment>
  <w:comment w:author="Matheus Henrique Nunes" w:id="487" w:date="2024-09-09T19:12:07Z">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https://doi.org/10.1111/1365-2664.13895</w:t>
      </w:r>
    </w:p>
  </w:comment>
  <w:comment w:author="Sarah Worden" w:id="537" w:date="2024-09-12T21:58:49Z">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https://doi.org/10.1073/pnas.1621516114</w:t>
      </w:r>
    </w:p>
  </w:comment>
  <w:comment w:author="Sarah Worden" w:id="539" w:date="2024-09-12T21:59:35Z">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https://doi.org/10.1038/s41558-019-0512-y</w:t>
      </w:r>
    </w:p>
  </w:comment>
  <w:comment w:author="Michael Keller" w:id="80" w:date="2024-09-11T20:25:49Z">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BIOGEOCHEMICAL CYCLES, VOL. 7. NO. 4. PAGES 811-841, DECEMBER 1993</w:t>
      </w:r>
    </w:p>
  </w:comment>
  <w:comment w:author="Adia Bey" w:id="816" w:date="2024-09-03T19:56:58Z">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elaborate on each partner's capacity building initiatives, this section will be very long.  Shockingly, the ABOVE White Paper only had 2 paragraphs on training and education.  </w:t>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alternative approach could be to characterize and provide an overview of the capacity building work of PANGEA partners in a table and then just add a few paragraphs explaining....</w:t>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previous capacity building initiatives (see this publication) and PANGEA will take steps to be both innovative and effective. </w:t>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will pay for x, y, z educational and capacity building activities.  But we will have the greatest impact by leveraging our partnership and the in-kind support they will provide to do a, b, and c type of activities collaboratively (with minimal costs to the PANGEA program). </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@annabellecardoso ...</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thoughts on this proposed structure? @elsaordway@ucla.edu how many pages or paragraphs do you want for this section?</w:t>
      </w:r>
    </w:p>
  </w:comment>
  <w:comment w:author="Elsa Ordway" w:id="817" w:date="2024-09-04T02:22:46Z">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questions. I think we should aim to keep this to about 3-4 pages max. Ideally 2, but there's a lot to say and I think we do want to emphasize that there are several modes of training and capacity building that can result from PANGEA. </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your suggestion to characterize and provide an overview of the capacity building work of 'key' PANGEA partners in a table and then just add a few paragraphs explaining (a few minor edits from me in the version below): </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LBA and previous capacity building initiatives (see this publication) and PANGEA will take steps to be both innovative and effective. </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funding will prioritize supporting x, y, z educational and capacity building activities. But we will have the greatest impact by leveraging our partnership and the in-kind support they will provide to do a, b, and c type of activities collaboratively (with minimal costs to the PANGEA program).</w:t>
      </w:r>
    </w:p>
  </w:comment>
  <w:comment w:author="Anonymous" w:id="725" w:date="2024-09-04T19:05:07Z">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@zoe.a.pierrat@jpl.nasa.gov comment on this</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zoe.a.pierrat_</w:t>
      </w:r>
    </w:p>
  </w:comment>
  <w:comment w:author="Elsa Ordway" w:id="751" w:date="2024-09-12T21:29:49Z">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 to keep in; needs to be worded carefully - I can work on this</w:t>
      </w:r>
    </w:p>
  </w:comment>
  <w:comment w:author="Michael Keller" w:id="77" w:date="2024-09-11T20:35:06Z">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Science, 260, 1905-1910</w:t>
      </w:r>
    </w:p>
  </w:comment>
  <w:comment w:author="Elsa Ordway" w:id="773" w:date="2024-09-15T02:15:38Z">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from draft? Table needs updating</w:t>
      </w:r>
    </w:p>
  </w:comment>
  <w:comment w:author="Helene Muller-Landau" w:id="9" w:date="2024-09-15T12:45:17Z">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Winter, K. 2024. Are tropical forests approaching critical temperature thresholds? Plant Biology, 26: 495-498. https://doi.org/https://doi.org/10.1111/plb.13638</w:t>
      </w:r>
    </w:p>
  </w:comment>
  <w:comment w:author="Helene Muller-Landau" w:id="8" w:date="2024-09-15T12:43:28Z">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Smith, M. N., T. C. Taylor, J. van Haren, R. Rosolem, N. Restrepo-Coupe, J. Adams, J. Wu, R. C. de Oliveira, R. da Silva, A. C. de Araujo, P. B. de Camargo, T. E. Huxman, and S. R. Saleska. 2020. Empirical evidence for resilience of tropical forest photosynthesis in a warmer world. Nature Plants, 6: 1225-1230. https://doi.org/10.1038/s41477-020-00780-2</w:t>
      </w:r>
    </w:p>
  </w:comment>
  <w:comment w:author="Michael Keller" w:id="79" w:date="2024-09-11T20:33:07Z">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doi:10.1016/j.rse.2011.03.002</w:t>
      </w:r>
    </w:p>
  </w:comment>
  <w:comment w:author="Michael Keller" w:id="78" w:date="2024-09-11T20:27:10Z">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10.1126/science.1118051</w:t>
      </w:r>
    </w:p>
  </w:comment>
  <w:comment w:author="Michael Keller" w:id="85" w:date="2024-09-11T21:07:05Z">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https://doi.org/10.1073/pnas.1616943114</w:t>
      </w:r>
    </w:p>
  </w:comment>
  <w:comment w:author="Maria Santos" w:id="282" w:date="2024-09-13T08:34:16Z">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https://www.sciencedirect.com/science/article/pii/S0959378008000642?casa_token=gRmTUyjjdiUAAAAA:zZ8oPKQ8AqrKltYK2mSRytDKPeatehrfYEgxifwgUM49DmnRKS28t_V4yDzgWAcAfAb0F89pAQ</w:t>
      </w:r>
    </w:p>
  </w:comment>
  <w:comment w:author="Isaac Aguilar Rivera" w:id="792" w:date="2024-09-11T20:40:44Z">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https://doi.org/10.1038/s41559-021-01451-x</w:t>
      </w:r>
    </w:p>
  </w:comment>
  <w:comment w:author="Michelle Wong" w:id="793" w:date="2024-09-17T02:26:52Z">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Marcos Longo" w:id="13" w:date="2024-08-26T15:09:16Z">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arcos Longo" w:id="12" w:date="2024-08-26T15:08:45Z">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Marcos Longo" w:id="4" w:date="2024-08-26T14:59:24Z">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3" w:date="2024-08-26T14:58:24Z">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Marcos Longo" w:id="5" w:date="2024-08-26T15:00:06Z">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Marcos Longo" w:id="7" w:date="2024-08-26T15:00:43Z">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Marcos Longo" w:id="6" w:date="2024-08-26T15:01:17Z">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katherine.d.chadwick@jpl.nasa.gov" w:id="784" w:date="2024-09-11T22:28:15Z">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@cushmankc@ornl.gov - is this a thing that could be done?</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cushmankc_</w:t>
      </w:r>
    </w:p>
  </w:comment>
  <w:comment w:author="Elsa Ordway" w:id="641" w:date="2024-09-11T21:24:38Z">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remove</w:t>
      </w:r>
    </w:p>
  </w:comment>
  <w:comment w:author="Michael Keller" w:id="86" w:date="2024-09-11T21:16:39Z">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https://doi.org/10.1073/pnas.1908157116</w:t>
      </w:r>
    </w:p>
  </w:comment>
  <w:comment w:author="Marcos Longo" w:id="56" w:date="2024-08-26T14:57:48Z">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ichael Keller" w:id="84" w:date="2024-09-11T21:13:04Z">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doi:10.1038/nature13006</w:t>
      </w:r>
    </w:p>
  </w:comment>
  <w:comment w:author="Michael Keller" w:id="83" w:date="2024-09-11T21:10:28Z">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10.1126/science.1146663</w:t>
      </w:r>
    </w:p>
  </w:comment>
  <w:comment w:author="sarah worden" w:id="57" w:date="2024-08-28T18:14:31Z">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58" w:date="2024-08-28T18:15:43Z">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Helene Muller-Landau" w:id="183" w:date="2024-09-12T18:11:46Z">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have one paragraph on basically "tropical forests are very diverse", which includes definition of diversity, and how tropical forests are diverse in different aspects of this.  And split this from a paragraph on the importance of diversity.</w:t>
      </w:r>
    </w:p>
  </w:comment>
  <w:comment w:author="Elsa Ordway" w:id="815" w:date="2024-09-12T22:22:54Z">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to be condensed</w:t>
      </w:r>
    </w:p>
  </w:comment>
  <w:comment w:author="Matthew Johnson" w:id="175" w:date="2024-08-26T22:58:21Z">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thew Johnson" w:id="176" w:date="2024-08-26T22:58:42Z">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Michael Keller" w:id="833" w:date="2024-09-04T17:22:27Z">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discuss a possible international scientific steering committee.</w:t>
      </w:r>
    </w:p>
  </w:comment>
  <w:comment w:author="Elsa Ordway" w:id="759" w:date="2024-09-12T22:35:28Z">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moving what was previously notes to this comment: </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the knowledge/training on remote sensing and its capabilities enable (indigenous/traditional) communities to protect forests? What are the educational needs to support PANGEA? How can ILPC need and knowledge guide PANGEA funded research? (Community Engagement. Will address here.)</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support or begin to establish a science-based economy and long-term research collaborations with IPLC across the tropics? (Community Engagement. Will address here.)</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Indigenous Peoples &amp; Local Communities be empowered to use remote-sensing data to conserve and restore their landscapes? (Split between Section 7.4 Community Engagement and Section 9 Capacity building, training and education. Will partially address here.)</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Liane S. Guild" w:id="20" w:date="2024-08-26T22:39:44Z">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66" w:date="2024-08-26T22:56:52Z">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Matthew Johnson" w:id="171" w:date="2024-08-26T22:57:17Z">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Elsa Ordway" w:id="760" w:date="2024-09-12T22:11:31Z">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Let's keep each 'group' specific strategy to ~1 paragraph</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there's remaining text that's important, but doesn't fit here, consider including it in other sections related to Data Management, Earth Science 2 Action, Field Observations, Candidate Landscapes, or other topically-specific sections. I think it's actually helpful to pepper in mention of partners throughout the document, where relevant</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750" w:date="2024-09-12T22:09:18Z">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Letters in final draft will serve as proof that we've had discussions with partners who can allocate additional resources - actual funding or in-kind through existing activities (e.g., USAID, European Space Agency, NERC, donor community)</w:t>
      </w:r>
    </w:p>
  </w:comment>
  <w:comment w:author="Matthew Johnson" w:id="174" w:date="2024-08-26T22:57:59Z">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Liane S. Guild" w:id="19" w:date="2024-08-26T21:56:07Z">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Renato Braghiere" w:id="37" w:date="2024-08-26T22:29:13Z">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Helene Muller-Landau" w:id="38" w:date="2024-09-09T10:48:43Z">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ref is now 9 years old, so surely based on older CMIP.  shouldn't this be updated?</w:t>
      </w:r>
    </w:p>
  </w:comment>
  <w:comment w:author="Renato Braghiere" w:id="39" w:date="2024-09-09T16:14:47Z">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should but unfortunately we are not aware of any paper that does that. I am actually working on one right now. Let us know if you come across a relevant study.</w:t>
      </w:r>
    </w:p>
  </w:comment>
  <w:comment w:author="Elsa Ordway" w:id="783" w:date="2024-09-09T20:10:06Z">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simon, oliver, and stuart to contribute here</w:t>
      </w:r>
    </w:p>
  </w:comment>
  <w:comment w:author="Liane S. Guild" w:id="23" w:date="2024-08-26T22:14:18Z">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theus Henrique Nunes" w:id="480" w:date="2024-09-09T16:13:05Z">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B. Feret and G. P. Asner, "Tree Species Discrimination in Tropical Forests Using Airborne Imaging Spectroscopy," in IEEE Transactions on Geoscience and Remote Sensing, vol. 51, no. 1, pp. 73-84, Jan. 2013, doi: 10.1109/TGRS.2012.2199323.</w:t>
      </w:r>
    </w:p>
  </w:comment>
  <w:comment w:author="Matheus Henrique Nunes" w:id="479" w:date="2024-09-09T16:12:14Z">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Cavender-Bares, J., Schneider, F.D., Santos, M.J. et al. Integrating remote sensing with ecology and evolution to advance biodiversity conservation. Nat Ecol Evol 6, 506–519 (2022). https://doi.org/10.1038/s41559-022-01702-5</w:t>
      </w:r>
    </w:p>
  </w:comment>
  <w:comment w:author="Matheus Henrique Nunes" w:id="481" w:date="2024-09-09T16:14:15Z">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Asner, G.P., Martin, R.E., Carranza-Jiménez, L., Sinca, F., Tupayachi, R., Anderson, C.B. and Martinez, P. (2014), Functional and biological diversity of foliar spectra in tree canopies throughout the Andes to Amazon region. New Phytol, 204: 127-139. https://doi.org/10.1111/nph.12895</w:t>
      </w:r>
    </w:p>
  </w:comment>
  <w:comment w:author="Helene Muller-Landau" w:id="43" w:date="2024-09-09T10:54:44Z">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Modelling studies that explicitly show importance of tropical diversity for stand-level responses and resilience:  </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von Bloh, W., Boit, A., Poorter, L., Peña-Claros, M., Heinke, J., … Thonicke, K. (2016). Resilience of Amazon forests emerges from plant trait diversity. Nature Climate Change, 6(11), 1032–1036. https://doi.org/10.1038/nclimate3109</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 Maréchaux I, Chave J, et al. Functional diversity improves tropical forest resilience: Insights from a long-term virtual experiment. J Ecol. 2020; 108: 831–843. https://doi.org/10.1111/1365-2745.13320</w:t>
      </w:r>
    </w:p>
  </w:comment>
  <w:comment w:author="Marcos Longo" w:id="40" w:date="2024-08-26T16:29:42Z">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VIRGINIA ZAUNBRECHER" w:id="796" w:date="2024-08-26T09:51:34Z">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partner typology tab in PANGEA partner matrix here (could be simplify to have a smaller number): https://docs.google.com/spreadsheets/d/1USQ6QT2ePmF1G68PucHvCO_6cWeVqritkIX1cv3cOMU/edit?usp=sharing</w:t>
      </w:r>
    </w:p>
  </w:comment>
  <w:comment w:author="Helene Muller-Landau" w:id="26" w:date="2024-09-09T10:44:37Z">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"heterogeneity"</w:t>
      </w:r>
    </w:p>
  </w:comment>
  <w:comment w:author="Helene Muller-Landau" w:id="115" w:date="2024-09-09T11:24:55Z">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total global methane emissions or tropical methane emissions?</w:t>
      </w:r>
    </w:p>
  </w:comment>
  <w:comment w:author="Matthew Johnson" w:id="25" w:date="2024-08-26T16:14:19Z">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41" w:date="2024-08-26T16:32:00Z">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Marcos Longo" w:id="47" w:date="2024-08-26T16:22:30Z">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Marcos Longo" w:id="49" w:date="2024-08-26T16:26:00Z">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46" w:date="2024-08-26T16:20:34Z">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48" w:date="2024-08-26T16:25:15Z">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Marcos Longo" w:id="50" w:date="2024-08-26T16:27:10Z">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Marcos Longo" w:id="30" w:date="2024-08-26T16:27:55Z">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Matthew Johnson" w:id="24" w:date="2024-08-26T15:49:36Z">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Matheus Henrique Nunes" w:id="482" w:date="2024-09-09T16:14:52Z">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comment>
  <w:comment w:author="Elsa Ordway" w:id="778" w:date="2024-09-09T16:10:58Z">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https://www.facetsjournal.com/doi/10.1139/facets-2023-0135</w:t>
      </w:r>
    </w:p>
  </w:comment>
  <w:comment w:author="Michelle Wong" w:id="779" w:date="2024-09-17T02:30:36Z">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45" w:date="2024-08-26T16:22:00Z">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van Gora" w:id="587" w:date="2024-09-16T01:31:06Z">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10.5194/bg-2019-491</w:t>
      </w:r>
    </w:p>
  </w:comment>
  <w:comment w:author="Matthew Johnson" w:id="17" w:date="2024-08-26T15:44:59Z">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18" w:date="2024-08-26T15:45:24Z">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Elsa Ordway" w:id="167" w:date="2024-09-12T20:49:56Z">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https://www.nature.com/articles/416617a</w:t>
      </w:r>
    </w:p>
  </w:comment>
  <w:comment w:author="Elsa Ordway" w:id="142" w:date="2024-09-12T20:51:02Z">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Elsa Ordway" w:id="744" w:date="2024-09-12T21:11:41Z">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 to add to this - will be updated to incorporate ATBC experience and knowledge, and will have an open comment for input at the start of PANGEA</w:t>
      </w:r>
    </w:p>
  </w:comment>
  <w:comment w:author="Elsa Ordway" w:id="726" w:date="2024-09-11T17:23:20Z">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Incorporate ABoVE scaling advances - we'll build on those and bring those to the tropics</w:t>
      </w:r>
    </w:p>
  </w:comment>
  <w:comment w:author="Elsa Ordway" w:id="748" w:date="2024-07-29T03:25:15Z">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Helene Muller-Landau" w:id="103" w:date="2024-09-09T11:23:41Z">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nontropical.  is it really worth leading with this?</w:t>
      </w:r>
    </w:p>
  </w:comment>
  <w:comment w:author="Matthew Johnson" w:id="104" w:date="2024-09-09T14:32:23Z">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move it.  I put this here to address the request for text about the relevance to atmospheric C burden.</w:t>
      </w:r>
    </w:p>
  </w:comment>
  <w:comment w:author="Elsa Ordway" w:id="105" w:date="2024-09-16T20:43:27Z">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valuable to lead with the global to situate the tropics. Understanding their importance in this context is important for NASA HQ</w:t>
      </w:r>
    </w:p>
  </w:comment>
  <w:comment w:author="Elsa Ordway" w:id="643" w:date="2024-09-12T20:08:03Z">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EVS4 - needs updating / or just remove?</w:t>
      </w:r>
    </w:p>
  </w:comment>
  <w:comment w:author="Helene Muller-Landau" w:id="109" w:date="2024-09-09T11:27:45Z">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for fossil fuel emissions or the global forest carbon sink?</w:t>
      </w:r>
    </w:p>
  </w:comment>
  <w:comment w:author="Evan Gora" w:id="460" w:date="2024-09-16T01:02:38Z">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https://doi.org/10.1111/nph.18856</w:t>
      </w:r>
    </w:p>
  </w:comment>
  <w:comment w:author="Evan Gora" w:id="458" w:date="2024-09-16T01:01:59Z">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van Gora" w:id="522" w:date="2024-09-16T01:14:44Z">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Helene Muller-Landau" w:id="107" w:date="2024-09-09T11:29:33Z">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point - I'm not convinced it is useful to have all these numbers in the text, although it could be nice to include them in a  figure or table.  The numbers break up the flow, and on their own they say little - it is the relative values that matter, and it is easier and better to state those directly.</w:t>
      </w:r>
    </w:p>
  </w:comment>
  <w:comment w:author="Helene Muller-Landau" w:id="108" w:date="2024-09-09T11:33:35Z">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some sources use Gt CO2, and some GT C.  These differ by a factor of 44/12=3.67</w:t>
      </w:r>
    </w:p>
  </w:comment>
  <w:comment w:author="Helene Muller-Landau" w:id="106" w:date="2024-09-09T11:32:07Z">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term should be defined at first use.</w:t>
      </w:r>
    </w:p>
  </w:comment>
  <w:comment w:author="Evan Gora" w:id="523" w:date="2024-09-16T01:15:11Z">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lsa Ordway" w:id="490" w:date="2024-09-16T01:28:30Z">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rewording</w:t>
      </w:r>
    </w:p>
  </w:comment>
  <w:comment w:author="Michael Keller" w:id="659" w:date="2024-08-26T15:40:01Z">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Elsa Ordway" w:id="660" w:date="2024-09-13T21:10:30Z">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referring to ground, tower, and airborne data or satellite data/products or both?</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"where existing datasets are" will be in the candidate landscapes table. "what the data can tell us I think can be integrated into the SATM table I'm creating"</w:t>
      </w:r>
    </w:p>
  </w:comment>
  <w:comment w:author="Helene Muller-Landau" w:id="188" w:date="2024-09-12T11:30:20Z">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 J. W. F., et al. . 2018. Phylogenetic classification of the world's tropical forests. Proceedings of the National Academy of Sciences of the United States of America, 115: 1837-1842. https://doi.org/10.1073/pnas.1714977115</w:t>
      </w:r>
    </w:p>
  </w:comment>
  <w:comment w:author="yovita ivanova" w:id="762" w:date="2024-08-10T19:41:58Z">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763" w:date="2024-08-20T15:23:10Z">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764" w:date="2024-08-23T15:20:07Z">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749" w:date="2024-08-26T18:06:45Z">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Marcos Longo" w:id="709" w:date="2024-08-26T23:46:26Z">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Regina Eckert" w:id="738" w:date="2024-08-26T23:40:34Z">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this?</w:t>
      </w:r>
    </w:p>
  </w:comment>
  <w:comment w:author="Michael Keller" w:id="739" w:date="2024-09-05T17:15:00Z">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a section for timeline.  Why address that here?</w:t>
      </w:r>
    </w:p>
  </w:comment>
  <w:comment w:author="Sarah Worden" w:id="265" w:date="2024-09-09T17:05:33Z">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https://doi.org/10.1175/JCLI-D-17-0550.1</w:t>
      </w:r>
    </w:p>
  </w:comment>
  <w:comment w:author="Elsa Ordway" w:id="828" w:date="2024-09-08T21:31:37Z">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Antonio Belchior Anciaes Ferraz" w:id="475" w:date="2024-08-26T23:57:37Z">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Liane S. Guild" w:id="22" w:date="2024-08-26T23:46:52Z">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Renato Braghiere" w:id="727" w:date="2024-08-26T23:18:32Z">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meta-analysis</w:t>
      </w:r>
    </w:p>
  </w:comment>
  <w:comment w:author="Renato Braghiere" w:id="728" w:date="2024-08-26T23:21:43Z">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@cterrer@mit.edu</w:t>
      </w:r>
    </w:p>
  </w:comment>
  <w:comment w:author="Cesar Terrer" w:id="729" w:date="2024-08-27T20:42:00Z">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something about this above. Move here?</w:t>
      </w:r>
    </w:p>
  </w:comment>
  <w:comment w:author="Renato Braghiere" w:id="730" w:date="2024-08-27T21:27:41Z">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yovita ivanova" w:id="769" w:date="2024-08-10T19:17:42Z">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Maria Santos" w:id="299" w:date="2024-09-13T10:21:35Z">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https://www.nature.com/articles/s41586-018-0301-1</w:t>
      </w:r>
    </w:p>
  </w:comment>
  <w:comment w:author="yovita ivanova" w:id="770" w:date="2024-08-10T19:23:09Z">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Essi Kane" w:id="655" w:date="2024-08-26T12:14:27Z">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include other research bodies that have research stations in the tropics</w:t>
      </w:r>
    </w:p>
  </w:comment>
  <w:comment w:author="Adia Bey" w:id="656" w:date="2024-08-26T13:19:16Z">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this section to table(s) and figure(s) derived from the Partner's spreadsheet</w:t>
      </w:r>
    </w:p>
  </w:comment>
  <w:comment w:author="Adia Bey" w:id="835" w:date="2024-07-15T17:44:40Z">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836" w:date="2024-08-27T00:33:54Z">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Renato Braghiere" w:id="31" w:date="2024-08-26T16:59:12Z">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Renato Braghiere" w:id="32" w:date="2024-08-26T16:58:30Z">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Dana Chadwick" w:id="797" w:date="2024-08-26T17:22:02Z">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insights from @anabellecardoso@gmail.com on managing expectations around flight campaigns and applications would be helpful</w:t>
      </w:r>
    </w:p>
  </w:comment>
  <w:comment w:author="Anabelle Cardoso" w:id="798" w:date="2024-09-09T11:22:42Z">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some content about this below (in 8.2) - in truth, the answer to managing expectations in my (limited) experience is just making sure that the leadership team repeatedly emphasises the limitations of the data, and takes care to correct people when they hear them over reaching... i also think PANGEA will have a lot of impact through capacity building that links airborne and orbital data (and builds the sbg early adopter community) - but because NASA doesn't consider capacity building "impact" I haven't emphasised this too much. i can add more content if needed - elsa, lemme know if there's something specific you'd like</w:t>
      </w:r>
    </w:p>
  </w:comment>
  <w:comment w:author="Elsa Ordway" w:id="799" w:date="2024-09-11T03:38:33Z">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all sounds perfect. @anabellecardoso@gmail.com, can you emphasize your points about building capacity that links airborne and orbital data (including using NISAR/BIOMASS/SBG early adopter community language) in the Capacity Building and Training section - even if it's just a placeholder?</w:t>
      </w:r>
    </w:p>
  </w:comment>
  <w:comment w:author="Anabelle Cardoso" w:id="800" w:date="2024-09-11T12:28:04Z">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a paragraph to that section, hopefully this is helpful but can rework if you imagine something different!</w:t>
      </w:r>
    </w:p>
  </w:comment>
  <w:comment w:author="Marcos Longo" w:id="44" w:date="2024-08-26T16:55:57Z">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ullerh@si.edu" w:id="303" w:date="2024-09-09T17:22:28Z">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reference, ABoVE questions on disturbance:</w:t>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patterns: </w:t>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patterns and frequencies of disturbance have occurred on Arctic and Boreal landscapes during the satellite data record (past 35 to 40 years), and what regional disturbance regimes can be characterized using these data in combination with other sources of information?</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What factors control the susceptibility of landscapes to disturbance?</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are natural disturbance regimes likely to change in a warming climate?</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processes: </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climate, vegetation, site physiography (including permafrost and hydrology), and anthropogenic activities interact to control susceptibility to disturbance at</w: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landscape scales, and regulate the severity of disturbance across ecosystems and landscapes?</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do variations in disturbance regimes and their interactions with surface hydrology and permafrost influence the vulnerability of ecosystems and landscapes to changes in state?</w:t>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have humans modified the landscape and how do human activities influence natural disturbance regimes?</w:t>
      </w:r>
    </w:p>
  </w:comment>
  <w:comment w:author="Anabelle Cardoso" w:id="823" w:date="2024-09-03T13:51:41Z">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abelle Cardoso" w:id="822" w:date="2024-09-03T13:48:54Z">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abelle Cardoso" w:id="819" w:date="2024-09-03T13:25:17Z">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worked with servir before so possibly taking some liberties in this paragraph about whats feasible</w:t>
      </w:r>
    </w:p>
  </w:comment>
  <w:comment w:author="Anabelle Cardoso" w:id="820" w:date="2024-09-03T13:29:49Z">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someone more familiar with their work could fill details in here</w:t>
      </w:r>
    </w:p>
  </w:comment>
  <w:comment w:author="Anabelle Cardoso" w:id="821" w:date="2024-09-03T13:43:58Z">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the case?</w:t>
      </w:r>
    </w:p>
  </w:comment>
  <w:comment w:author="Elsa Ordway" w:id="567" w:date="2024-09-08T16:59:58Z">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question in processes because "alter" goes beyond pattern to get at process</w:t>
      </w:r>
    </w:p>
  </w:comment>
  <w:comment w:author="Evan Gora" w:id="329" w:date="2024-09-16T20:45:39Z">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10.1038/s41558-021-01026-5</w:t>
      </w:r>
    </w:p>
  </w:comment>
  <w:comment w:author="Evan Gora" w:id="328" w:date="2024-09-16T20:45:10Z">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10.1126/sciadv.aax2546</w:t>
      </w:r>
    </w:p>
  </w:comment>
  <w:comment w:author="Helene Muller-Landau" w:id="472" w:date="2024-09-14T21:32:11Z">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Chambers, J. Q., G. P. Asner, D. C. Morton, L. O. Anderson, S. S. Saatch, F. D. B. Espirito-Santo, M. Palace, and C. Souza, Jr. 2007. Regional ecosystem structure and function: ecological insights from remote sensing of tropical forests. Trends In Ecology &amp; Evolution, 22: 414-423. https://doi.org/10.1016/j.tree.2007.05.001</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Chraibi, E., H. Arnold, S. Luque, A. Deacon, A. E. Magurran, and J.-B. Féret. 2021. A Remote Sensing Approach to Understanding Patterns of Secondary Succession in Tropical Forest. Remote Sensing 13 (11). https://doi.org/10.3390/rs13112148</w:t>
      </w:r>
    </w:p>
  </w:comment>
  <w:comment w:author="Evan Gora" w:id="337" w:date="2024-09-16T20:52:37Z">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10.1146/annurev-earth-082517-010235</w:t>
      </w:r>
    </w:p>
  </w:comment>
  <w:comment w:author="Helene Muller-Landau" w:id="474" w:date="2024-09-14T21:31:40Z">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Bush, E. R., E. T. A. Mitchard, T. S. F. Silva, E. Dimoto, P. Dimbonda, L. Makaga, and K. Abernethy. 2020. Monitoring Mega-Crown Leaf Turnover from Space. Remote Sensing 12 (3). https://doi.org/10.3390/rs12030429</w:t>
      </w:r>
    </w:p>
  </w:comment>
  <w:comment w:author="Evan Gora" w:id="323" w:date="2024-09-16T20:42:59Z">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10.1126/science.abp8622</w:t>
      </w:r>
    </w:p>
  </w:comment>
  <w:comment w:author="Elsa Ordway" w:id="99" w:date="2024-09-16T20:42:39Z">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for draft - develop later</w:t>
      </w:r>
    </w:p>
  </w:comment>
  <w:comment w:author="Evan Gora" w:id="327" w:date="2024-09-16T20:44:38Z">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10.1016/j.rse.2023.113798</w:t>
      </w:r>
    </w:p>
  </w:comment>
  <w:comment w:author="Helene Muller-Landau" w:id="200" w:date="2024-09-14T21:38:58Z">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Pau, S., G. S. Okin, and T. W. Gillespie. 2010. Asynchronous Response of Tropical Forest Leaf Phenology to Seasonal and EI Nino-Driven Drought. Plos One, 5. https://doi.org/10.1371/journal.pone.0011325</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Detto, M., S. J. Wright, O. Calderon, and H. C. Muller-Landau. 2018. Resource acquisition and reproductive strategies of tropical forest in response to the El Nino-Southern Oscillation. Nature Communications, 9: 913. https://doi.org/10.1038/s41467-018-03306-9</w:t>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Lamjiak, T., R. Kaewthongrach, B. Sirinaovakul, P. Hanpattanakit, A. Chithaisong, and J. Polvichai. 2021. Characterizing and forecasting the responses of tropical forest leaf phenology to El Nino by machine learning algorithms. PLoS One, 16: e0255962. https://doi.org/10.1371/journal.pone.0255962</w:t>
      </w:r>
    </w:p>
  </w:comment>
  <w:comment w:author="Evan Gora" w:id="336" w:date="2024-09-16T20:52:07Z">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10.1038/nature01437</w:t>
      </w:r>
    </w:p>
  </w:comment>
  <w:comment w:author="Evan Gora" w:id="322" w:date="2024-09-16T20:42:39Z">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10.1038/s41558-020-00976-6</w:t>
      </w:r>
    </w:p>
  </w:comment>
  <w:comment w:author="Helene Muller-Landau" w:id="473" w:date="2024-09-14T21:37:15Z">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Tang, H., and R. Dubayah. 2017. Light-driven growth in Amazon evergreen forests explained by seasonal variations of vertical canopy structure. Proceedings of the National Academy of Sciences of the United States of America, 114: 2640-2644. https://doi.org/10.1073/pnas.1616943114</w:t>
      </w:r>
    </w:p>
  </w:comment>
  <w:comment w:author="Evan Gora" w:id="326" w:date="2024-09-16T20:44:04Z">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10.1088/1748-9326/acd018</w:t>
      </w:r>
    </w:p>
  </w:comment>
  <w:comment w:author="Liane S. Guild" w:id="168" w:date="2024-09-10T01:01:21Z">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Goulding, Michael, Ronaldo Barthem, and Efrem Ferreira, 2003, "The Smithsonian atlas of the Amazon", Soho Press. 256 pages.</w:t>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digital version available.</w:t>
      </w:r>
    </w:p>
  </w:comment>
  <w:comment w:author="Helene Muller-Landau" w:id="471" w:date="2024-09-14T21:32:47Z">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Guan, K. Y., M. Pan, H. B. Li, A. Wolf, J. Wu, D. Medvigy, K. K. Caylor, J. Sheffield, E. F. Wood, Y. Malhi, M. L. Liang, J. S. Kimball, S. R. Saleska, J. Berry, J. Joiner, and A. I. Lyapustin. 2015. Photosynthetic seasonality of global tropical forests constrained by hydroclimate. Nature Geoscience, 8: 284-289. https://doi.org/10.1038/ngeo2382</w:t>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Wang, J., G. Song, M. Liddell, P. Morellato, C. K. F. Lee, D. Yang, B. Alberton, M. Detto, X. Ma, Y. Zhao, H. C. H. Yeung, H. Zhang, M. Ng, B. W. Nelson, A. Huete, and J. Wu. 2023. An ecologically-constrained deep learning model for tropical leaf phenology monitoring using PlanetScope satellites. Remote Sensing of Environment, 286: 113429. https://doi.org/https://doi.org/10.1016/j.rse.2022.113429</w:t>
      </w:r>
    </w:p>
  </w:comment>
  <w:comment w:author="Evan Gora" w:id="324" w:date="2024-09-16T20:43:19Z">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10.1016/j.rse.2024.114195</w:t>
      </w:r>
    </w:p>
  </w:comment>
  <w:comment w:author="Elsa Ordway" w:id="110" w:date="2024-09-08T18:36:05Z">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113" w:date="2024-09-08T18:36:05Z">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131" w:date="2024-09-08T18:36:05Z">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van Gora" w:id="350" w:date="2024-09-16T21:00:29Z">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lsa Ordway" w:id="139" w:date="2024-09-08T19:12:03Z">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@sagang.takougoum@gmail.com add DOI</w: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sagang.takougoum@gmail.com_</w:t>
      </w:r>
    </w:p>
  </w:comment>
  <w:comment w:author="Evan Gora" w:id="343" w:date="2024-09-16T20:56:39Z">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van Gora" w:id="342" w:date="2024-09-16T20:56:03Z">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10.1175/ei150.1</w:t>
      </w:r>
    </w:p>
  </w:comment>
  <w:comment w:author="Evan Gora" w:id="347" w:date="2024-09-16T20:59:31Z">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10.1002/eap.1576</w:t>
      </w:r>
    </w:p>
  </w:comment>
  <w:comment w:author="Evan Gora" w:id="346" w:date="2024-09-16T20:59:00Z">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10.1111/j.1442-9993.2008.01895.x</w:t>
      </w:r>
    </w:p>
  </w:comment>
  <w:comment w:author="Evan Gora" w:id="341" w:date="2024-09-16T20:55:19Z">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10.1073/pnas.2019377118</w:t>
      </w:r>
    </w:p>
  </w:comment>
  <w:comment w:author="Evan Gora" w:id="340" w:date="2024-09-16T20:54:33Z">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10.1111/1365-2745.13076</w:t>
      </w:r>
    </w:p>
  </w:comment>
  <w:comment w:author="Yanlei Feng" w:id="401" w:date="2024-09-16T20:58:18Z">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Feng, Y., Negrón‐Juárez, R.I., Chiang, J.C. and Chambers, J.Q., 2023. Case studies of forest windthrows and mesoscale convective systems in Amazonia. Geophysical Research Letters, 50(12), p.e2023GL104395.</w:t>
      </w:r>
    </w:p>
  </w:comment>
  <w:comment w:author="Elsa Ordway" w:id="642" w:date="2024-09-15T01:47:04Z">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don't call functional requirements - not necessary needed at the white paper stage</w:t>
      </w:r>
    </w:p>
  </w:comment>
  <w:comment w:author="Elsa Ordway" w:id="635" w:date="2024-09-15T01:38:26Z">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https://esajournals.onlinelibrary.wiley.com/doi/pdf/10.1002/ecs2.3640</w:t>
      </w:r>
    </w:p>
  </w:comment>
  <w:comment w:author="Evan Gora" w:id="339" w:date="2024-09-16T20:53:58Z">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lsa Ordway" w:id="629" w:date="2024-09-15T01:41:15Z">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hyperspectral focused - add others</w:t>
      </w:r>
    </w:p>
  </w:comment>
  <w:comment w:author="Elsa Ordway" w:id="634" w:date="2024-09-15T01:35:18Z">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https://doi.org/10.1016/j.biocon.2020.108849</w:t>
      </w:r>
    </w:p>
  </w:comment>
  <w:comment w:author="Evan Gora" w:id="335" w:date="2024-09-16T20:51:42Z">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10.1046/j.1523-1739.2001.01091.x</w:t>
      </w:r>
    </w:p>
  </w:comment>
  <w:comment w:author="Evan Gora" w:id="344" w:date="2024-09-16T20:57:05Z">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10.1146/annurev-earth-082517-010235</w:t>
      </w:r>
    </w:p>
  </w:comment>
  <w:comment w:author="Evan Gora" w:id="334" w:date="2024-09-16T20:50:43Z">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10.1073/pnas.2019377118</w:t>
      </w:r>
    </w:p>
  </w:comment>
  <w:comment w:author="Evan Gora" w:id="333" w:date="2024-09-16T20:50:19Z">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10.1046/j.1523-1739.2001.01091.x</w:t>
      </w:r>
    </w:p>
  </w:comment>
  <w:comment w:author="Evan Gora" w:id="338" w:date="2024-09-16T20:53:09Z">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10.1046/j.1461-0248.2003.00394.x</w:t>
      </w:r>
    </w:p>
  </w:comment>
  <w:comment w:author="Evan Gora" w:id="332" w:date="2024-09-16T20:49:40Z">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10.1146/annurev-earth-082517-010235</w:t>
      </w:r>
    </w:p>
  </w:comment>
  <w:comment w:author="Elsa Ordway" w:id="631" w:date="2024-09-15T01:34:04Z">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https://doi.org/10.1016/j.agrformet.2024.109929</w:t>
      </w:r>
    </w:p>
  </w:comment>
  <w:comment w:author="Michelle Wong" w:id="632" w:date="2024-09-17T02:41:40Z">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references in this string were added to Mendeley</w:t>
      </w:r>
    </w:p>
  </w:comment>
  <w:comment w:author="Elsa Ordway" w:id="633" w:date="2024-09-15T01:34:26Z">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https://doi.org/10.1175/BAMS-D-23-0316.1</w:t>
      </w:r>
    </w:p>
  </w:comment>
  <w:comment w:author="Elsa Ordway" w:id="101" w:date="2024-09-08T19:25:30Z">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heterogeneity </w:t>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focus on what's known about variation in carbon stocks and fluxes in this section, including above and belowground CH4, CO2 and lateral fluxes, multi-decadal trends and in response to extreme events and differences between intact, degraded, secondary forests, etc. </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relation to climate (rainfall regimes especially), disturbance regimes (addressed more later), in geomorphology, soils, biodiversity</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heterogeneity matters for responses to global change</w:t>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separate out, deforestation, new forest, and changes in forest that remains forest (intact and degraded / disturbed). They are all big, and all need quantifying to get a handle on the flux</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Emphasize what’s known about spatial and temporal variation in tropical forest C stocks and fluxes and roles of climate, hydrology, geomorphology, edaphic properties, human activities and interactions</w:t>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NPP, GPP, methane emissions, respiration, lateral C fluxes in tropics</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Net flux - on average C sink over recent decades, but not everywhere or always</w:t>
      </w:r>
    </w:p>
  </w:comment>
  <w:comment w:author="Michael Keller" w:id="51" w:date="2024-08-13T22:15:28Z">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Le Bienfaiteur Sagang Takougoum" w:id="52" w:date="2024-09-17T14:16:52Z">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add the ref for Baldocchi 2022? I only found Baldocchi 2024</w:t>
      </w:r>
    </w:p>
  </w:comment>
  <w:comment w:author="Sarah Worden" w:id="588" w:date="2024-09-05T21:23:21Z">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a new question that seems to align with CFI.</w:t>
      </w:r>
    </w:p>
  </w:comment>
  <w:comment w:author="Sarah Worden" w:id="594" w:date="2024-09-05T21:23:21Z">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a new question that seems to align with CFI.</w:t>
      </w:r>
    </w:p>
  </w:comment>
  <w:comment w:author="Adia Bey" w:id="761" w:date="2024-08-08T16:47:57Z">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Helene Muller-Landau" w:id="201" w:date="2024-09-14T20:39:53Z">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Wright, S. J., and C. P. Van Schaik. 1994. Light and the phenology of tropical trees. American Naturalist, 143: 192-199. https://doi.org/10.1086/285600</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Lopes, A. P., B. W. Nelson, J. Wu, P. M. L. d. A. Graça, J. V. Tavares, N. Prohaska, G. A. Martins, and S. R. Saleska. 2016. Leaf flush drives dry season green-up of the Central Amazon. Remote Sensing of Environment, 182: 90-98. https://doi.org/10.1016/j.rse.2016.05.009</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Wagner, F. H., B. Hérault, V. Rossi, T. Hilker, E. E. Maeda, A. Sanchez, A. I. Lyapustin, L. S. Galvão, Y. Wang, and L. E. O. C. Aragão. 2017. Climate drivers of the Amazon forest greening. PLOS ONE, 12: e0180932. https://doi.org/10.1371/journal.pone.0180932</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Li, Q., X. Chen, W. Yuan, H. Lu, R. Shen, S. Wu, F. Gong, Y. Dai, L. Liu, Q. Sun, C. Zhang, and Y. Su. 2021. Remote Sensing of Seasonal Climatic Constraints on Leaf Phenology Across Pantropical Evergreen Forest Biome. Earth's Future, 9: e2021EF002160. https://doi.org/https://doi.org/10.1029/2021EF002160</w:t>
      </w:r>
    </w:p>
  </w:comment>
  <w:comment w:author="Isaac Aguilar Rivera" w:id="790" w:date="2024-09-11T16:41:43Z">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https://www.cbd.int/gbf/targets/1</w:t>
      </w:r>
    </w:p>
  </w:comment>
  <w:comment w:author="Sarah Worden" w:id="277" w:date="2024-09-05T21:57:48Z">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https://doi.org/10.1038/s41467-020-16973-4</w:t>
      </w:r>
    </w:p>
  </w:comment>
  <w:comment w:author="Sarah Worden" w:id="273" w:date="2024-09-05T21:57:07Z">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Sarah Worden" w:id="272" w:date="2024-09-05T21:56:38Z">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Helene Muller-Landau" w:id="470" w:date="2024-09-14T20:51:29Z">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Williams, L. J., S. Bunyavejchewin, and P. J. Baker. 2008. Deciduousness in a seasonal tropical forest in western Thailand: interannual and intraspecific variation in timing, duration and environmental cues. Oecologia, 155: 571-582. https://doi.org/10.1007/s00442-007-0938-1</w:t>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Detto, M., S. J. Wright, O. Calderon, and H. C. Muller-Landau. 2018. Resource acquisition and reproductive strategies of tropical forest in response to the El Nino-Southern Oscillation. Nature Communications, 9: 913. https://doi.org/10.1038/s41467-018-03306-9</w:t>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Park, J. Y., H. C. Muller-Landau, J. W. Lichstein, S. W. Rifai, J. P. Dandois, and S. A. Bohlman. 2019. Quantifying Leaf Phenology of Individual Trees and Species in a Tropical Forest Using Unmanned Aerial Vehicle (UAV) Images. Remote Sensing, 11: 1534. https://doi.org/10.3390/rs11131534</w:t>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Alberton, B., T. C. M. Martin, H. R. Da Rocha, A. D. Richardson, M. S. B. Moura, R. S. Torres, and L. P. C. Morellato. 2023. Relationship between tropical leaf phenology and ecosystem productivity using phenocameras. Frontiers in Environmental Science, 11. https://doi.org/10.3389/fenvs.2023.1223219</w:t>
      </w:r>
    </w:p>
  </w:comment>
  <w:comment w:author="Michael Keller" w:id="53" w:date="2024-08-13T22:47:33Z">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Helene Muller-Landau" w:id="199" w:date="2024-09-14T20:43:58Z">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comment>
  <w:comment w:author="Essi Kane" w:id="672" w:date="2024-09-12T21:15:10Z">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suggest Bia Tano Forest Reserve for one of the field sites in Ghana because it hosts a Tower managed by the University of Energy and Natural Resources—Sunyani. </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the details about the site herewith</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Bia Tano Forest Reserve (BTFR) in Ghana, located in a tropical humid climate zone, is a moist semi-deciduous forest that experiences distinct hot-dry harmattan and rainy seasons, with annual rainfall ranging from 1270 to 1524 mm and a mean elevation of 361 meters. Land cover analyses by Kyere-Boateng et al. (2022) reveal that significant Land Use Land Cover (LULC) changes over the past 30 years have reduced the forest’s ability to support fringe communities and mitigate carbon emissions, with closed forests declining and open forests, built-up areas, and cultivated lands increasing due to human activities. Despite these challenges, BTFR remains ecologically rich, classified under Category IV of the International Union for Conservation of Nature (IUCN), and home to over 195 plant species. Current research at the forest is driven by the International Greenhouse Gas Monitoring and Global Change Research Station (GhanaFLUX), which uses eddy covariance (EC) systems to monitor carbon fluxes, air temperature, humidity, and solar radiation, with vertical CO2 profiles aiding in energy and carbon storage flux estimates. However, hydrological studies are yet to be initiated, highlighting the need for future research on soil moisture and precipitation. Additionally, collaborative efforts are ongoing to study Biogenic Volatile Organic Compounds (BVOCs) emissions, involving institutions such as the Forest Research Institute of Ghana, the Forestry Commission, and Lancaster University, aiming to deepen understanding of the reserve’s ecological functioning and contribute to climate change mitigation.</w:t>
      </w:r>
    </w:p>
  </w:comment>
  <w:comment w:author="Michael Keller" w:id="55" w:date="2024-08-13T22:47:10Z">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Helene Muller-Landau" w:id="198" w:date="2024-09-14T20:36:30Z">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Bohlman, S. A. 2010. Landscape patterns and environmental controls of deciduousness in forests of central Panama. Global Ecology And Biogeography, 19: 376-385. https://doi.org/10.1111/j.1466-8238.2009.00518.x</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Guan, K. Y., M. Pan, H. B. Li, A. Wolf, J. Wu, D. Medvigy, K. K. Caylor, J. Sheffield, E. F. Wood, Y. Malhi, M. L. Liang, J. S. Kimball, S. R. Saleska, J. Berry, J. Joiner, and A. I. Lyapustin. 2015. Photosynthetic seasonality of global tropical forests constrained by hydroclimate. Nature Geoscience, 8: 284-289. https://doi.org/10.1038/ngeo2382</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Fisher, J. B., N. V. Perakalapudi, B. L. Turner, D. S. Schimel, and D. F. Cusack. 2020. Competing effects of soil fertility and toxicity on tropical greening. Scientific Reports, 10. https://doi.org/10.1038/s41598-020-63589-1</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Fadrique, B., D. Gann, B. W. Nelson, S. Saatchi, and K. J. Feeley. 2021. Bamboo phenology and life cycle drive seasonal and long-term functioning of Amazonian bamboo-dominated forests. Journal of Ecology, 109: 860-876. https://doi.org/10.1111/1365-2745.13512</w:t>
      </w:r>
    </w:p>
  </w:comment>
  <w:comment w:author="Helene Muller-Landau" w:id="197" w:date="2024-09-14T20:36:13Z">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Condit, R., K. Watts, S. A. Bohlman, R. Pérez, R. B. Foster, and S. P. Hubbell. 2000. Quantifying the Deciduousness of Tropical Forest Canopies under Varying Climates. Journal of Vegetation Science, 11: 649-658. https://doi.org/10.2307/3236572</w:t>
      </w:r>
    </w:p>
  </w:comment>
  <w:comment w:author="Elsa Ordway" w:id="102" w:date="2024-08-02T18:56:30Z">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Robinson Negron-Juarez" w:id="664" w:date="2024-09-02T01:00:49Z">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663" w:date="2024-09-02T01:01:37Z">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VIRGINIA ZAUNBRECHER" w:id="801" w:date="2024-08-08T15:05:56Z">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Elsa Ordway" w:id="802" w:date="2024-09-11T03:39:53Z">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The emphasis in these applications should be on using satellite datasets - which will be made more useful (more interpretable and accurate data products) as a result of PANGEA's methods advances for scaling from ground to satellite - via the airborne data</w:t>
      </w:r>
    </w:p>
  </w:comment>
  <w:comment w:author="Elsa Ordway" w:id="468" w:date="2024-09-09T01:17:19Z">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https://www.science.org/doi/full/10.1126/sciadv.abe9829</w:t>
      </w:r>
    </w:p>
  </w:comment>
  <w:comment w:author="Elsa Ordway" w:id="467" w:date="2024-09-09T01:16:43Z">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https://www.nature.com/articles/s41558-020-00976-6</w:t>
      </w:r>
    </w:p>
  </w:comment>
  <w:comment w:author="Elsa Ordway" w:id="469" w:date="2024-09-09T01:19:01Z">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https://www.nature.com/articles/s41598-019-54386-6</w:t>
      </w:r>
    </w:p>
  </w:comment>
  <w:comment w:author="Michelle Wong" w:id="570" w:date="2024-09-17T16:06:43Z">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come back to this</w:t>
      </w:r>
    </w:p>
  </w:comment>
  <w:comment w:author="Marcos Longo" w:id="707" w:date="2024-09-17T15:57:48Z">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cannot edit this table, so I am working on this Google Doc: https://docs.google.com/document/d/1QOKvVmyhJQfntofnmo-R2ug6ekbVXlwLbLQWL2WSckw/edit?usp=sharing</w:t>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@renatob@caltech.edu @renato.braghiere@gmail.com @Felicien.Meunier@ugent.be @cterrer@mit.edu @ylfeng@berkeley.edu @Junjie.Liu@jpl.nasa.gov would you mind helping me to fill in the table in the other file if you have a chance? Thanks!</w:t>
      </w:r>
    </w:p>
  </w:comment>
  <w:comment w:author="Elsa Ordway" w:id="449" w:date="2024-09-09T00:40:33Z">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Carbon stocks &amp; fluxes</w:t>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w:t>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land-atmosphere interactions</w:t>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impacts and other human activities (not just negative impacts) - what don’t we know about this in terms of patterns - I think the knowledge gaps are more related to drivers and impacts on carbon cycle dynamics</w:t>
      </w:r>
    </w:p>
  </w:comment>
  <w:comment w:author="Elsa Ordway" w:id="661" w:date="2024-08-02T22:14:30Z">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Anabelle Cardoso" w:id="818" w:date="2024-09-03T12:19:10Z">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more examples exist this are just the two I thought of</w:t>
      </w:r>
    </w:p>
  </w:comment>
  <w:comment w:author="Elsa Ordway" w:id="0" w:date="2024-08-02T21:43:31Z">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Helene Muller-Landau" w:id="194" w:date="2024-09-14T18:14:22Z">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Hutyra, L. R., J. W. Munger, S. R. Saleska, E. Gottlieb, B. C. Daube, A. L. Dunn, D. F. Amaral, P. B. de Camargo, and S. C. Wofsy. 2007. Seasonal controls on the exchange of carbon and water in an Amazonian rain forest. Journal of Geophysical Research: Biogeosciences, 112: n/a-n/a. https://doi.org/10.1029/2006jg000365</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Christoffersen, B. O., N. Restrepo-Coupe, M. A. Arain, I. T. Baker, B. P. Cestaro, P. Ciais, J. B. Fisher, D. Galbraith, X. Guan, L. Gulden, B. van den Hurk, K. Ichii, H. Imbuzeiro, A. Jain, N. Levine, G. Miguez-Macho, B. Poulter, D. R. Roberti, K. Sakaguchi, A. Sahoo, K. Schaefer, M. Shi, H. Verbeeck, Z.-L. Yang, A. C. Araujo, B. Kruijt, A. O. Manzi, H. R. da Rocha, C. von Randow, M. N. Muza, J. Borak, M. H. Costa, L. G. Goncalves de Goncalves, X. Zeng, and S. R. Saleska. 2014. Mechanisms of water supply and vegetation demand govern the seasonality and magnitude of evapotranspiration in Amazonia and Cerrado. Agricultural and Forest Meteorology, 191: 33-50. https://doi.org/10.1016/j.agrformet.2014.02.008</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Xu, X., D. Medvigy, J. S. Powers, J. M. Becknell, and K. Guan. 2016. Diversity in plant hydraulic traits explains seasonal and inter-annual variations of vegetation dynamics in seasonally dry tropical forests. New Phytologist, 212: 80-95. https://doi.org/10.1111/nph.14009</w:t>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K. Y. Guan, M. Hayek, N. Restrepo-Coupe, K. T. Wiedemann, X. T. Xu, R. Wehr, B. O. Christoffersen, G. F. Miao, R. da Silva, A. C. de Araujo, R. C. Oliviera, P. B. Camargo, R. K. Monson, A. R. Huete, and S. R. Saleska. 2017. Partitioning controls on Amazon forest photosynthesis between environmental and biotic factors at hourly to interannual timescales. Global Change Biology, 23: 1240-1257. https://doi.org/10.1111/gcb.13509</w:t>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Longo, M., R. G. Knox, N. M. Levine, L. F. Alves, D. Bonal, P. B. Camargo, D. R. Fitzjarrald, M. N. Hayek, N. Restrepo-Coupe, S. R. Saleska, R. da Silva, S. C. Stark, R. P. Tapajos, K. T. Wiedemann, K. Zhang, S. C. Wofsy, and P. R. Moorcroft. 2018. Ecosystem heterogeneity and diversity mitigate</w:t>
      </w:r>
    </w:p>
  </w:comment>
  <w:comment w:author="Helene Muller-Landau" w:id="196" w:date="2024-09-14T18:19:39Z">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L. P. Albert, A. P. Lopes, N. Restrepo-Coupe, M. Hayek, K. T. Wiedemann, K. Guan, S. C. Stark, B. Christoffersen, N. Prohaska, J. V. Tavares, S. Marostica, H. Kobayashi, M. L. Ferreira, K. S. Campos, R. da Silva, P. M. Brando, D. G. Dye, T. E. Huxman, A. R. Huete, B. W. Nelson, and S. R. Saleska. 2016. Leaf development and demography explain photosynthetic seasonality in Amazon evergreen forests. Science, 351: 972-976. https://doi.org/10.1126/science.aad5068</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Lopes, A. P., B. W. Nelson, J. Wu, P. M. L. d. A. Graça, J. V. Tavares, N. Prohaska, G. A. Martins, and S. R. Saleska. 2016. Leaf flush drives dry season green-up of the Central Amazon. Remote Sensing of Environment, 182: 90-98. https://doi.org/10.1016/j.rse.2016.05.009</w:t>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S. P. Serbin, X. Xu, L. P. Albert, M. Chen, R. Meng, S. R. Saleska, and A. Rogers. 2017. The phenology of leaf quality and its within-canopy variation is essential for accurate modeling of photosynthesis in tropical evergreen forests. Global Change Biology, 23: 4814-4827. https://doi.org/https://doi.org/10.1111/gcb.13725</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Albert, L. P., J. Wu, N. Prohaska, P. B. de Camargo, T. E. Huxman, E. S. Tribuzy, V. Y. Ivanov, R. S. Oliveira, S. Garcia, M. N. Smith, R. C. Oliveira Junior, N. Restrepo-Coupe, R. da Silva, S. C. Stark, G. A. Martins, D. V. Penha, and S. R. Saleska. 2018. Age-dependent leaf physiology and consequences for crown-scale carbon uptake during the dry season in an Amazon evergreen forest. New Phytologist, 219: 870-884. https://doi.org/https://doi.org/10.1111/nph.15056</w:t>
      </w:r>
    </w:p>
  </w:comment>
  <w:comment w:author="Helene Muller-Landau" w:id="195" w:date="2024-09-14T18:18:26Z">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Borchert, R. 1994. Soil and stem water storage determine phenology and distribution of tropical dry forest trees. Ecology, 75: 1437-1449. https://doi.org/10.2307/1937467</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Eamus, D. 1999. Ecophysiological traits of deciduous and evergreen woody species in the seasonally dry tropics. Trends in Ecology &amp; Evolution, 14: 11-16. https://doi.org/https://doi.org/10.1016/S0169-5347(98)01532-8</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Kushwaha, C. P., and K. P. Singh. 2005. Diversity of leaf phenology in a tropical deciduous forest in India. Journal of Tropical Ecology, 21: 47-56. https://doi.org/10.1017/s0266467404002032</w:t>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Williams, L. J., S. Bunyavejchewin, and P. J. Baker. 2008. Deciduousness in a seasonal tropical forest in western Thailand: interannual and intraspecific variation in timing, duration and environmental cues. Oecologia, 155: 571-582. https://doi.org/10.1007/s00442-007-0938-1 </w:t>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Kearsley, E., H. Verbeeck, P. Stoffelen, S. B. Janssens, E. K. Yakusu, M. Kosmala, T. De Mil, M. Bauters, E. R. Kitima, J. M. Ndiapo, A. L. Chuda, A. D. Richardson, L. Wingate, B. A. Ilondea, H. Beeckman, J. van den Bulcke, P. Boeckx, and K. Hufkens. 2024. Historical tree phenology data reveal the seasonal rhythms of the Congo Basin rainforest. Plant-Environment Interactions, 5: e10136. https://doi.org/https://doi.org/10.1002/pei3.10136</w:t>
      </w:r>
    </w:p>
  </w:comment>
  <w:comment w:author="Michelle Wong" w:id="143" w:date="2024-09-08T20:22:18Z">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10.5194/bg-7-1515-2010</w:t>
      </w:r>
    </w:p>
  </w:comment>
  <w:comment w:author="Elsa Ordway" w:id="162" w:date="2024-09-08T19:46:02Z">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@liane.s.guild@nasa.gov @ahoyt@stanford.edu can you provide an estimated fraction or area of tropical forests that are inundated (including permanently or seasonally)? - and include the reference</w:t>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matthew.s.johnson_</w:t>
      </w:r>
    </w:p>
  </w:comment>
  <w:comment w:author="Matthew Johnson" w:id="163" w:date="2024-09-09T20:06:36Z">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was altered from what I originally wrote.  I initially stated that tropical forests are frequently inundated with seasonal/permanent wetlands.  I have looked online for a while now but can't find a good number/reference for the fraction of tropical wetlands which are flooded.</w:t>
      </w:r>
    </w:p>
  </w:comment>
  <w:comment w:author="Matthew Johnson" w:id="164" w:date="2024-09-09T20:07:13Z">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 do you have a good number/reference for this?</w:t>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ahoyt@stanford.edu_</w:t>
      </w:r>
    </w:p>
  </w:comment>
  <w:comment w:author="Liane S. Guild" w:id="165" w:date="2024-09-10T00:51:56Z">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added a sentence for the Amazon River floodplain forests and reference. I don't have this number globally.</w:t>
      </w:r>
    </w:p>
  </w:comment>
  <w:comment w:author="Elsa Ordway" w:id="747" w:date="2024-09-09T05:27:21Z">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please add 1-3 paragraphs here on AfriSAR-2 successes and lessons learned relevant to this section on international agreements and MOUs</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@naiara.pinto@jpl.nasa.gov @lola.fatoyinbo@nasa.gov @yunling.lou@jpl.nasa.gov</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233" w:date="2024-09-08T20:40:40Z">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@yuel59@g.ucla.edu Can you please add DOIs as comments for each citation where they're missing in this section? </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Paperpile links don't work.</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YUE LI" w:id="234" w:date="2024-09-08T21:13:17Z">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I will do this with Sarah while we continue working on these texts for the coming week.</w:t>
      </w:r>
    </w:p>
  </w:comment>
  <w:comment w:author="Sarah Worden" w:id="235" w:date="2024-09-08T21:22:19Z">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take lead on the paper pile stuff since Yue you're taking lead on the projections section of our text!</w:t>
      </w:r>
    </w:p>
  </w:comment>
  <w:comment w:author="Elsa Ordway" w:id="236" w:date="2024-09-08T21:43:12Z">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both, I don't think there's much room to add more here (in terms of projections). It would be enormously helpful if you could include short paragraphs before and/or after the CFI-related questions in the Patterns, Process, and Projections sections below (Section 3). These should emphasize knowledge gaps that PANGEA will address by answering those questions and start speaking to the capability to do so using remote sensing</w:t>
      </w:r>
    </w:p>
  </w:comment>
  <w:comment w:author="sarah worden" w:id="237" w:date="2024-09-09T02:37:55Z">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all the doi's for the paper piles. Writing up the knowledge gaps for the CFI-related questions is first priority for this week! One clarification I have- it seems like the way the 3rd overarching question is worded, it might be useful to have some text explicitly saying what we know about current model projections for how future climate is changing in tropical regions and/or what current model projections are saying will happen for the future of carbon cycling related to CF&amp;I. Would this be worth including in this section, or alternatively, add in the knowledge gaps with something along the lines of "here is what models are saying but this is uncertain for x reasons, and this is how we will improve model uncertainties with x remote sensing" ?</w:t>
      </w:r>
    </w:p>
  </w:comment>
  <w:comment w:author="Elsa Ordway" w:id="786" w:date="2024-09-09T05:30:30Z">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@ian.b.mccubbin@jpl.nasa.gov Please include a draft timetable here based on Tables 2 &amp; 3 from ABoVE copied below and your synthesis spreadsheet.</w:t>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ian.b.mccubbin@jpl.nasa.gov_</w:t>
      </w:r>
    </w:p>
  </w:comment>
  <w:comment w:author="Elsa Ordway" w:id="674" w:date="2024-09-09T04:27:04Z">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may already be included in the sections below - I'm just dropping them here until I have time to check</w:t>
      </w:r>
    </w:p>
  </w:comment>
  <w:comment w:author="Elsa Ordway" w:id="90" w:date="2024-09-09T04:20:12Z">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of resolutions of GeoNEX, OCO, SIF, TROPOMI, etc.</w:t>
      </w:r>
    </w:p>
  </w:comment>
  <w:comment w:author="Marcos Longo" w:id="732" w:date="2024-09-05T00:09:51Z">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https://doi.org/10.1029/92JD01096 or https://doi.org/10.1016/0034-4257(92)90102-P</w:t>
      </w:r>
    </w:p>
  </w:comment>
  <w:comment w:author="Elsa Ordway" w:id="517" w:date="2024-09-09T19:37:28Z">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knowledge gaps related to:</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Biodiversity interactions (diff in evolutionary histories → present day functional composition differences and evolved adaptation and/or plasticity, plant-animal interactions, microbes)</w:t>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hydrological cycle differences that interact with geomorphology and edaphic properties (runoff, ET land-atmosphere coupling/rainfall recycling)</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disturbance dynamics (existing disturbance regimes; future change comes into projections section)</w:t>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Differences in existing climatic conditions</w:t>
      </w:r>
    </w:p>
  </w:comment>
  <w:comment w:author="Marcos Longo" w:id="734" w:date="2024-09-05T00:10:42Z">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Sarah Worden" w:id="267" w:date="2024-09-09T03:43:30Z">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https://doi.org/10.1038/srep33130</w:t>
      </w:r>
    </w:p>
  </w:comment>
  <w:comment w:author="Marcos Longo" w:id="731" w:date="2024-09-05T00:18:41Z">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@cterrer@mit.edu @ylfeng@berkeley.edu I added some rough text here, it needs to become less ED2/FATES. Feel free to build on it too. I see Elsa tagged @zoe.a.pierrat@jpl.nasa.gov, feel free to change it too.</w:t>
      </w:r>
    </w:p>
  </w:comment>
  <w:comment w:author="sarah worden" w:id="247" w:date="2024-09-09T02:10:09Z">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https://doi.org/10.1111/btp.12315</w:t>
      </w:r>
    </w:p>
  </w:comment>
  <w:comment w:author="sarah worden" w:id="262" w:date="2024-09-09T02:09:03Z">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https://doi.org/10.1002/joc.3736</w:t>
      </w:r>
    </w:p>
  </w:comment>
  <w:comment w:author="Marcos Longo" w:id="735" w:date="2024-09-05T00:11:23Z">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sarah worden" w:id="251" w:date="2024-09-09T02:05:04Z">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10.1126/science.aac8083</w:t>
      </w:r>
    </w:p>
  </w:comment>
  <w:comment w:author="Marcos Longo" w:id="736" w:date="2024-09-05T00:12:01Z">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sarah worden" w:id="257" w:date="2024-09-09T02:08:16Z">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https://doi.org/10.1073/pnas.2306736120</w:t>
      </w:r>
    </w:p>
  </w:comment>
  <w:comment w:author="sarah worden" w:id="256" w:date="2024-09-09T02:07:58Z">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sarah worden" w:id="264" w:date="2024-09-09T02:09:52Z">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https://doi.org/10.1175/JCLI-D-20-0786.1</w:t>
      </w:r>
    </w:p>
  </w:comment>
  <w:comment w:author="Elsa Ordway" w:id="826" w:date="2024-09-09T02:13:48Z">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 w:author="sarah worden" w:id="263" w:date="2024-09-09T02:09:26Z">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https://doi.org/10.1175/2010EI280.1</w:t>
      </w:r>
    </w:p>
  </w:comment>
  <w:comment w:author="Marcos Longo" w:id="733" w:date="2024-09-05T00:17:00Z">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https://dx.doi.org/10.1111/gcb.13087</w:t>
      </w:r>
    </w:p>
  </w:comment>
  <w:comment w:author="Elsa Ordway" w:id="179" w:date="2024-09-09T02:13:30Z">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Papers: </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https://www.science.org/doi/10.1126/science.aar3213</w:t>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https://www.nature.com/articles/s41559-021-01451-x</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https://esajournals.onlinelibrary.wiley.com/doi/pdf/10.1890/13-1824.1?casa_token=X17WjmVf4bwAAAAA:zNa0Nblvq3x8QYE7oxvs_JPIS1R1q0wHqjr1XJ0M-fkNrSdv7nCz3azO5qfrB5Jpv2ciFQOFS3k26Mhn</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https://www.science.org/doi/full/10.1126/science.aaj1987?casa_token=BS5GENxoN0gAAAAA:I8Vh0nmGs8BSyhZ-m8HYf9yuw86zuhyJApBShBij7sSS-Veu54mRCsEY8hyX2r-5kusZ9f-9yqDFRFE</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https://www.sciencedirect.com/science/article/pii/S0169534720302184?casa_token=C3UmzPa1_aMAAAAA:lUZpD0a2ERihVkKblccOyQO58Siv_3F0V-98_6AhyWhRTOddTGBDJO755PdBKL7vgbRcQBSe5h8</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https://besjournals.onlinelibrary.wiley.com/doi/pdfdirect/10.1111/1365-2745.13067</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https://conbio.onlinelibrary.wiley.com/doi/pdf/10.1111/cobi.12397?casa_token=31gobHrQ-kkAAAAA%3AWE9YS2hfCtJk9ld7nqSgVl8FWoJ9nN22F2id6R45lFKD9tgnULOYv8ABKJoka6WnCkytIznZKVfwUfU</w:t>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https://royalsocietypublishing.org/doi/full/10.1098/rstb.2013.0190</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https://www.cell.com/ajhg/abstract/S0169-5347(03)00070-3</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ELP papers</w:t>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eDAN</w:t>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https://www.science.org/doi/pdf/10.1126/science.aaa2478?casa_token=_XU4rbvRViQAAAAA:F7TmzjIhPn0QwnLA3V_DT05QVTvq0iW-OoNXAqZOyIa_Qne5p0JrUxQtAAwzSWUWDwhX7yFbdP7YGqA</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https://meetingorganizer.copernicus.org/EGU24/EGU24-21242.html</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https://www.degruyter.com/document/doi/10.7208/chicago/9780226829746-020/pdf?licenseType=restricted</w:t>
      </w:r>
    </w:p>
  </w:comment>
  <w:comment w:author="Helene Muller-Landau" w:id="180" w:date="2024-09-11T16:00:53Z">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Flack-Prain, S., P. Meir, Y. Malhi, T. L. Smallman, and M. Williams. 2019. The importance of physiological, structural and trait responses to drought stress in driving spatial and temporal variation in GPP across Amazon forests. Biogeosciences, 16: 4463-4484. https://doi.org/10.5194/bg-16-4463-2019</w:t>
      </w:r>
    </w:p>
  </w:comment>
  <w:comment w:author="sarah worden" w:id="246" w:date="2024-09-09T02:03:29Z">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Soil moisture–atmosphere feedbacks mitigate declining water availability in drylands</w:t>
      </w:r>
    </w:p>
  </w:comment>
  <w:comment w:author="Le Bienfaiteur Sagang Takougoum" w:id="140" w:date="2024-09-09T01:59:38Z">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https://doi.org/10.1046/j.1365-3040.1999.00453.x</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10.1126/science.1155121;</w:t>
      </w:r>
    </w:p>
  </w:comment>
  <w:comment w:author="Adia Bey" w:id="813" w:date="2024-09-03T18:59:48Z">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https://assets.science.nasa.gov/content/dam/science/esd/earth-science-division/earth-science-to-action/ES2A_Booklet_web.pdf</w:t>
      </w:r>
    </w:p>
  </w:comment>
  <w:comment w:author="Elsa Ordway" w:id="33" w:date="2024-08-15T15:21:38Z">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34" w:date="2024-08-26T16:55:15Z">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35" w:date="2024-08-15T15:21:38Z">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36" w:date="2024-08-26T16:55:15Z">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sarah worden" w:id="250" w:date="2024-09-09T02:04:26Z">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https://doi.org/10.1038/ncomms7603</w:t>
      </w:r>
    </w:p>
  </w:comment>
  <w:comment w:author="sarah worden" w:id="255" w:date="2024-09-09T02:07:48Z">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https://doi.org/10.1038/s41598-023-48614-3</w:t>
      </w:r>
    </w:p>
  </w:comment>
  <w:comment w:author="sarah worden" w:id="249" w:date="2024-09-09T02:04:02Z">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https://doi.org/10.1175/JCLI-D-17-0563.1</w:t>
      </w:r>
    </w:p>
  </w:comment>
  <w:comment w:author="sarah worden" w:id="254" w:date="2024-09-09T02:07:26Z">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https://doi.org/10.1111/nph.18077</w:t>
      </w:r>
    </w:p>
  </w:comment>
  <w:comment w:author="Adia Bey" w:id="824" w:date="2024-09-03T19:34:02Z">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rough draft. If we decide to keep this table, we should...</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put the forms of capacity building offered formatted diagonally to save space</w: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 the full name of each partner and initiative and put the acronyms in parentheses</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 the capacity building partners in alphabetical order</w:t>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potentially make a distinction between institutions that have their own funding for activities and institutions that would require funding in order to collaborate on capacity building activities</w:t>
      </w:r>
    </w:p>
  </w:comment>
  <w:comment w:author="Elsa Ordway" w:id="464" w:date="2024-09-09T01:34:27Z">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https://bg.copernicus.org/articles/18/4117/2021/</w:t>
      </w:r>
    </w:p>
  </w:comment>
  <w:comment w:author="sarah worden" w:id="253" w:date="2024-09-09T02:06:47Z">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https://doi.org/10.1038/s41561-024-01423-3</w:t>
      </w:r>
    </w:p>
  </w:comment>
  <w:comment w:author="Elsa Ordway" w:id="465" w:date="2024-09-09T01:34:05Z">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https://papers.ssrn.com/sol3/papers.cfm?abstract_id=4671918</w:t>
      </w:r>
    </w:p>
  </w:comment>
  <w:comment w:author="sarah worden" w:id="252" w:date="2024-09-09T02:06:05Z">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https://doi.org/10.1038/s41558-023-01757-7</w:t>
      </w:r>
    </w:p>
  </w:comment>
  <w:comment w:author="sarah worden" w:id="243" w:date="2024-09-09T02:02:26Z">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https://doi.org/10.1038/nature10588</w:t>
      </w:r>
    </w:p>
  </w:comment>
  <w:comment w:author="Elsa Ordway" w:id="10" w:date="2024-08-15T15:15:22Z">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sarah worden" w:id="242" w:date="2024-09-09T02:01:42Z">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10.1126/sciadv.abb1981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Garamon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FD">
    <w:pPr>
      <w:rPr>
        <w:color w:val="0000ff"/>
      </w:rPr>
    </w:pPr>
    <w:r w:rsidDel="00000000" w:rsidR="00000000" w:rsidRPr="00000000">
      <w:rPr>
        <w:rtl w:val="0"/>
      </w:rPr>
    </w:r>
  </w:p>
  <w:p w:rsidR="00000000" w:rsidDel="00000000" w:rsidP="00000000" w:rsidRDefault="00000000" w:rsidRPr="00000000" w14:paraId="000008F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8F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PANGEA Community Guidelines is a living document found at </w:t>
      </w:r>
      <w:hyperlink r:id="rId1">
        <w:r w:rsidDel="00000000" w:rsidR="00000000" w:rsidRPr="00000000">
          <w:rPr>
            <w:color w:val="1155cc"/>
            <w:sz w:val="20"/>
            <w:szCs w:val="20"/>
            <w:u w:val="single"/>
            <w:rtl w:val="0"/>
          </w:rPr>
          <w:t xml:space="preserve">https://tropicalforestscoping.com/community-guidelines/</w:t>
        </w:r>
      </w:hyperlink>
      <w:r w:rsidDel="00000000" w:rsidR="00000000" w:rsidRPr="00000000">
        <w:rPr>
          <w:sz w:val="20"/>
          <w:szCs w:val="20"/>
          <w:rtl w:val="0"/>
        </w:rPr>
        <w:t xml:space="preserve">.  The guidelines derived from existing institutional guides can be vetted by NASA and modified according to the needs of program management.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43.0" w:type="dxa"/>
        <w:bottom w:w="29.0" w:type="dxa"/>
        <w:right w:w="43.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29.0" w:type="dxa"/>
        <w:left w:w="43.0" w:type="dxa"/>
        <w:bottom w:w="29.0" w:type="dxa"/>
        <w:right w:w="43.0" w:type="dxa"/>
      </w:tblCellMar>
    </w:tblPr>
  </w:style>
  <w:style w:type="table" w:styleId="Table5">
    <w:basedOn w:val="TableNormal"/>
    <w:tblPr>
      <w:tblStyleRowBandSize w:val="1"/>
      <w:tblStyleColBandSize w:val="1"/>
      <w:tblCellMar>
        <w:top w:w="29.0" w:type="dxa"/>
        <w:left w:w="43.0" w:type="dxa"/>
        <w:bottom w:w="29.0" w:type="dxa"/>
        <w:right w:w="43.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opscience.iop.org/article/10.1088/1748-9326/aabe9f/meta" TargetMode="External"/><Relationship Id="rId42" Type="http://schemas.openxmlformats.org/officeDocument/2006/relationships/hyperlink" Target="https://doi.org/10.1002/2016RG000517" TargetMode="External"/><Relationship Id="rId41" Type="http://schemas.openxmlformats.org/officeDocument/2006/relationships/hyperlink" Target="https://doi.org/10.1038/s41467-022-35570-1" TargetMode="External"/><Relationship Id="rId44" Type="http://schemas.openxmlformats.org/officeDocument/2006/relationships/hyperlink" Target="https://doi.org/10.1007/BF02803209" TargetMode="External"/><Relationship Id="rId43" Type="http://schemas.openxmlformats.org/officeDocument/2006/relationships/hyperlink" Target="https://doi.org/10.1111/btp.12315" TargetMode="External"/><Relationship Id="rId46" Type="http://schemas.openxmlformats.org/officeDocument/2006/relationships/hyperlink" Target="https://doi.org/10.1073/pnas.1714597115" TargetMode="External"/><Relationship Id="rId45" Type="http://schemas.openxmlformats.org/officeDocument/2006/relationships/hyperlink" Target="https://doi.org/10.1007/978-3-319-27422-5_6" TargetMode="External"/><Relationship Id="rId107" Type="http://schemas.openxmlformats.org/officeDocument/2006/relationships/hyperlink" Target="https://link.springer.com/article/10.1007/s00382-019-04728-x" TargetMode="External"/><Relationship Id="rId106" Type="http://schemas.openxmlformats.org/officeDocument/2006/relationships/hyperlink" Target="https://link.springer.com/article/10.1007/s00382-019-05033-3" TargetMode="External"/><Relationship Id="rId105" Type="http://schemas.openxmlformats.org/officeDocument/2006/relationships/hyperlink" Target="https://link.springer.com/article/10.1007/s40641-019-00130-1" TargetMode="External"/><Relationship Id="rId104" Type="http://schemas.openxmlformats.org/officeDocument/2006/relationships/hyperlink" Target="https://link.springer.com/article/10.1007/s40641-018-0110-5#ref-CR26" TargetMode="External"/><Relationship Id="rId109" Type="http://schemas.openxmlformats.org/officeDocument/2006/relationships/hyperlink" Target="https://link.springer.com/article/10.1007/s00382-020-05133-5" TargetMode="External"/><Relationship Id="rId108" Type="http://schemas.openxmlformats.org/officeDocument/2006/relationships/hyperlink" Target="https://doi.org/10.1029/2018JD029634" TargetMode="External"/><Relationship Id="rId48" Type="http://schemas.openxmlformats.org/officeDocument/2006/relationships/hyperlink" Target="https://doi.org/10.1016/j.rse.2021.112620" TargetMode="External"/><Relationship Id="rId47" Type="http://schemas.openxmlformats.org/officeDocument/2006/relationships/hyperlink" Target="https://doi.org/10.1038/s41467-021-25428-3" TargetMode="External"/><Relationship Id="rId49" Type="http://schemas.openxmlformats.org/officeDocument/2006/relationships/hyperlink" Target="https://doi.org/10.1016/j.agrformet.2018.05.015" TargetMode="External"/><Relationship Id="rId103" Type="http://schemas.openxmlformats.org/officeDocument/2006/relationships/hyperlink" Target="https://www.nature.com/articles/nature13636" TargetMode="External"/><Relationship Id="rId102" Type="http://schemas.openxmlformats.org/officeDocument/2006/relationships/hyperlink" Target="https://www.nature.com/articles/s41558-019-0603-9" TargetMode="External"/><Relationship Id="rId101" Type="http://schemas.openxmlformats.org/officeDocument/2006/relationships/hyperlink" Target="https://doi.org/10.1175/JCLI-D-14-00230.1" TargetMode="External"/><Relationship Id="rId100" Type="http://schemas.openxmlformats.org/officeDocument/2006/relationships/hyperlink" Target="https://doi.org/10.1002/2015GL065063" TargetMode="External"/><Relationship Id="rId31" Type="http://schemas.openxmlformats.org/officeDocument/2006/relationships/hyperlink" Target="https://paperpile.com/c/ovIUza/LDiS" TargetMode="External"/><Relationship Id="rId30" Type="http://schemas.openxmlformats.org/officeDocument/2006/relationships/hyperlink" Target="https://paperpile.com/c/ovIUza/LDiS" TargetMode="External"/><Relationship Id="rId33" Type="http://schemas.openxmlformats.org/officeDocument/2006/relationships/hyperlink" Target="https://paperpile.com/c/ovIUza/FPcy+yMq6" TargetMode="External"/><Relationship Id="rId32" Type="http://schemas.openxmlformats.org/officeDocument/2006/relationships/hyperlink" Target="https://paperpile.com/c/ovIUza/LDiS" TargetMode="External"/><Relationship Id="rId35" Type="http://schemas.openxmlformats.org/officeDocument/2006/relationships/hyperlink" Target="https://paperpile.com/c/ovIUza/FPcy+yMq6" TargetMode="External"/><Relationship Id="rId34" Type="http://schemas.openxmlformats.org/officeDocument/2006/relationships/hyperlink" Target="https://paperpile.com/c/ovIUza/FPcy+yMq6" TargetMode="External"/><Relationship Id="rId37" Type="http://schemas.openxmlformats.org/officeDocument/2006/relationships/hyperlink" Target="https://paperpile.com/c/ovIUza/FPcy+yMq6" TargetMode="External"/><Relationship Id="rId176" Type="http://schemas.openxmlformats.org/officeDocument/2006/relationships/hyperlink" Target="https://www.met.psu.edu/" TargetMode="External"/><Relationship Id="rId36" Type="http://schemas.openxmlformats.org/officeDocument/2006/relationships/hyperlink" Target="https://paperpile.com/c/ovIUza/FPcy+yMq6" TargetMode="External"/><Relationship Id="rId175" Type="http://schemas.openxmlformats.org/officeDocument/2006/relationships/hyperlink" Target="https://www.gob.pe/unp" TargetMode="External"/><Relationship Id="rId39" Type="http://schemas.openxmlformats.org/officeDocument/2006/relationships/hyperlink" Target="https://rmets.onlinelibrary.wiley.com/doi/full/10.1002/joc.5171" TargetMode="External"/><Relationship Id="rId174" Type="http://schemas.openxmlformats.org/officeDocument/2006/relationships/hyperlink" Target="https://alliancebioversityciat.org/" TargetMode="External"/><Relationship Id="rId38" Type="http://schemas.openxmlformats.org/officeDocument/2006/relationships/hyperlink" Target="https://doi.org/10.1007/s00382-023-06903-7" TargetMode="External"/><Relationship Id="rId173" Type="http://schemas.openxmlformats.org/officeDocument/2006/relationships/hyperlink" Target="https://apps.ipcc.ch/glossary/" TargetMode="External"/><Relationship Id="rId179" Type="http://schemas.openxmlformats.org/officeDocument/2006/relationships/hyperlink" Target="mailto:pamela.collins@nasa.gov" TargetMode="External"/><Relationship Id="rId178" Type="http://schemas.openxmlformats.org/officeDocument/2006/relationships/hyperlink" Target="https://uclouvain.be/en/research-institutes/eli" TargetMode="External"/><Relationship Id="rId177" Type="http://schemas.openxmlformats.org/officeDocument/2006/relationships/hyperlink" Target="https://www.spun.earth/" TargetMode="External"/><Relationship Id="rId20" Type="http://schemas.openxmlformats.org/officeDocument/2006/relationships/hyperlink" Target="https://doi.org/10.1029/2010WR009127" TargetMode="External"/><Relationship Id="rId22" Type="http://schemas.openxmlformats.org/officeDocument/2006/relationships/hyperlink" Target="https://doi.org/10.1371/journal.pclm.0000054" TargetMode="External"/><Relationship Id="rId21" Type="http://schemas.openxmlformats.org/officeDocument/2006/relationships/hyperlink" Target="https://doi.org/10.1038/s41558-018-0177-y" TargetMode="External"/><Relationship Id="rId24" Type="http://schemas.openxmlformats.org/officeDocument/2006/relationships/hyperlink" Target="https://paperpile.com/c/ovIUza/J2Id+7TNp+vM0J" TargetMode="External"/><Relationship Id="rId23" Type="http://schemas.openxmlformats.org/officeDocument/2006/relationships/hyperlink" Target="https://paperpile.com/c/ovIUza/J2Id+7TNp+vM0J" TargetMode="External"/><Relationship Id="rId129" Type="http://schemas.openxmlformats.org/officeDocument/2006/relationships/hyperlink" Target="https://onlinelibrary.wiley.com/doi/full/10.1111/gcb.14413" TargetMode="External"/><Relationship Id="rId128" Type="http://schemas.openxmlformats.org/officeDocument/2006/relationships/hyperlink" Target="https://onlinelibrary.wiley.com/doi/full/10.1111/gcb.14413" TargetMode="External"/><Relationship Id="rId127" Type="http://schemas.openxmlformats.org/officeDocument/2006/relationships/hyperlink" Target="https://onlinelibrary.wiley.com/doi/full/10.1111/gcb.14413" TargetMode="External"/><Relationship Id="rId126" Type="http://schemas.openxmlformats.org/officeDocument/2006/relationships/hyperlink" Target="https://onlinelibrary.wiley.com/doi/full/10.1111/gcb.14413" TargetMode="External"/><Relationship Id="rId26" Type="http://schemas.openxmlformats.org/officeDocument/2006/relationships/hyperlink" Target="https://paperpile.com/c/ovIUza/J2Id+7TNp+vM0J" TargetMode="External"/><Relationship Id="rId121" Type="http://schemas.openxmlformats.org/officeDocument/2006/relationships/hyperlink" Target="https://doi.org/10.1073/pnas.1204651110" TargetMode="External"/><Relationship Id="rId25" Type="http://schemas.openxmlformats.org/officeDocument/2006/relationships/hyperlink" Target="https://paperpile.com/c/ovIUza/J2Id+7TNp+vM0J" TargetMode="External"/><Relationship Id="rId120" Type="http://schemas.openxmlformats.org/officeDocument/2006/relationships/hyperlink" Target="https://doi.org/10.1098/rstb.2012.0306" TargetMode="External"/><Relationship Id="rId28" Type="http://schemas.openxmlformats.org/officeDocument/2006/relationships/hyperlink" Target="https://paperpile.com/c/ovIUza/J2Id+7TNp+vM0J" TargetMode="External"/><Relationship Id="rId27" Type="http://schemas.openxmlformats.org/officeDocument/2006/relationships/hyperlink" Target="https://paperpile.com/c/ovIUza/J2Id+7TNp+vM0J" TargetMode="External"/><Relationship Id="rId125" Type="http://schemas.openxmlformats.org/officeDocument/2006/relationships/hyperlink" Target="https://doi.org/10.1029/2018JD029537" TargetMode="External"/><Relationship Id="rId29" Type="http://schemas.openxmlformats.org/officeDocument/2006/relationships/hyperlink" Target="https://paperpile.com/c/ovIUza/J2Id+7TNp+vM0J" TargetMode="External"/><Relationship Id="rId124" Type="http://schemas.openxmlformats.org/officeDocument/2006/relationships/hyperlink" Target="https://onlinelibrary.wiley.com/doi/full/10.1111/gcb.14413" TargetMode="External"/><Relationship Id="rId123" Type="http://schemas.openxmlformats.org/officeDocument/2006/relationships/hyperlink" Target="https://www.nature.com/articles/s41558-023-01776-4" TargetMode="External"/><Relationship Id="rId122" Type="http://schemas.openxmlformats.org/officeDocument/2006/relationships/hyperlink" Target="https://www.pnas.org/doi/abs/10.1073/pnas.2003169118" TargetMode="External"/><Relationship Id="rId95" Type="http://schemas.openxmlformats.org/officeDocument/2006/relationships/hyperlink" Target="https://doi.org/10.1073/pnas.1906091116" TargetMode="External"/><Relationship Id="rId94" Type="http://schemas.openxmlformats.org/officeDocument/2006/relationships/hyperlink" Target="https://paperpile.com/c/ovIUza/YQKg" TargetMode="External"/><Relationship Id="rId97" Type="http://schemas.openxmlformats.org/officeDocument/2006/relationships/hyperlink" Target="https://doi.org/10.5194/acp-20-13283-2020" TargetMode="External"/><Relationship Id="rId96" Type="http://schemas.openxmlformats.org/officeDocument/2006/relationships/hyperlink" Target="https://paperpile.com/c/ovIUza/YQKg" TargetMode="External"/><Relationship Id="rId11" Type="http://schemas.openxmlformats.org/officeDocument/2006/relationships/hyperlink" Target="https://drive.google.com/file/d/1r9vFP5H4r7QVy379OSeGuPAWdINTQuRj/view?usp=sharing" TargetMode="External"/><Relationship Id="rId99" Type="http://schemas.openxmlformats.org/officeDocument/2006/relationships/hyperlink" Target="https://doi.org/10.5194/acp-22-8639-2022" TargetMode="External"/><Relationship Id="rId10"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98" Type="http://schemas.openxmlformats.org/officeDocument/2006/relationships/hyperlink" Target="https://doi.org/10.1029/2007JD009449" TargetMode="External"/><Relationship Id="rId13" Type="http://schemas.openxmlformats.org/officeDocument/2006/relationships/hyperlink" Target="https://www.nature.com/articles/s41586-024-07602-x" TargetMode="External"/><Relationship Id="rId12" Type="http://schemas.openxmlformats.org/officeDocument/2006/relationships/hyperlink" Target="https://www.nature.com/articles/s41586-024-07602-x" TargetMode="External"/><Relationship Id="rId91" Type="http://schemas.openxmlformats.org/officeDocument/2006/relationships/hyperlink" Target="https://paperpile.com/c/ovIUza/9zs5+pHwu" TargetMode="External"/><Relationship Id="rId90" Type="http://schemas.openxmlformats.org/officeDocument/2006/relationships/hyperlink" Target="https://paperpile.com/c/ovIUza/9zs5+pHwu" TargetMode="External"/><Relationship Id="rId93" Type="http://schemas.openxmlformats.org/officeDocument/2006/relationships/hyperlink" Target="https://paperpile.com/c/ovIUza/YQKg" TargetMode="External"/><Relationship Id="rId92" Type="http://schemas.openxmlformats.org/officeDocument/2006/relationships/hyperlink" Target="https://paperpile.com/c/ovIUza/YQKg" TargetMode="External"/><Relationship Id="rId118" Type="http://schemas.openxmlformats.org/officeDocument/2006/relationships/hyperlink" Target="https://paperpile.com/c/gMdJbo/Kyl6g+xVK1H+gc1mx" TargetMode="External"/><Relationship Id="rId117" Type="http://schemas.openxmlformats.org/officeDocument/2006/relationships/hyperlink" Target="https://paperpile.com/c/gMdJbo/Kyl6g+xVK1H+gc1mx" TargetMode="External"/><Relationship Id="rId116" Type="http://schemas.openxmlformats.org/officeDocument/2006/relationships/hyperlink" Target="https://paperpile.com/c/gMdJbo/Kyl6g+xVK1H+gc1mx" TargetMode="External"/><Relationship Id="rId115" Type="http://schemas.openxmlformats.org/officeDocument/2006/relationships/hyperlink" Target="https://link.springer.com/article/10.1007/s00382-022-06657-8" TargetMode="External"/><Relationship Id="rId119" Type="http://schemas.openxmlformats.org/officeDocument/2006/relationships/hyperlink" Target="https://www.pnas.org/doi/abs/10.1073/pnas.2116626119" TargetMode="External"/><Relationship Id="rId15" Type="http://schemas.openxmlformats.org/officeDocument/2006/relationships/image" Target="media/image3.jpg"/><Relationship Id="rId110" Type="http://schemas.openxmlformats.org/officeDocument/2006/relationships/hyperlink" Target="https://doi.org/10.1002/2017JD026526" TargetMode="External"/><Relationship Id="rId14" Type="http://schemas.openxmlformats.org/officeDocument/2006/relationships/hyperlink" Target="https://www.nature.com/articles/s41586-022-05679-w" TargetMode="External"/><Relationship Id="rId17" Type="http://schemas.openxmlformats.org/officeDocument/2006/relationships/hyperlink" Target="https://doi.org/10.1073/pnas.1621516114" TargetMode="External"/><Relationship Id="rId16" Type="http://schemas.openxmlformats.org/officeDocument/2006/relationships/hyperlink" Target="https://agupubs.onlinelibrary.wiley.com/doi/full/10.1029/2023JG007421#jgrg22473-bib-0124" TargetMode="External"/><Relationship Id="rId19" Type="http://schemas.openxmlformats.org/officeDocument/2006/relationships/hyperlink" Target="https://doi.org/10.1029/2020JG006024" TargetMode="External"/><Relationship Id="rId114" Type="http://schemas.openxmlformats.org/officeDocument/2006/relationships/hyperlink" Target="https://www.nature.com/articles/nature13265" TargetMode="External"/><Relationship Id="rId18" Type="http://schemas.openxmlformats.org/officeDocument/2006/relationships/hyperlink" Target="https://doi.org/10.1002/9781119657002.ch11" TargetMode="External"/><Relationship Id="rId113" Type="http://schemas.openxmlformats.org/officeDocument/2006/relationships/hyperlink" Target="https://iopscience.iop.org/article/10.1088/1748-9326/ab738e/meta" TargetMode="External"/><Relationship Id="rId112" Type="http://schemas.openxmlformats.org/officeDocument/2006/relationships/hyperlink" Target="https://www.nature.com/articles/s41558-019-0512-y" TargetMode="External"/><Relationship Id="rId111" Type="http://schemas.openxmlformats.org/officeDocument/2006/relationships/hyperlink" Target="https://www.sciencedirect.com/science/article/pii/S0048969718336489?casa_token=oSJiFPgcdAYAAAAA:Js7DfKa7_T4JbahgzIGAPO0CZ2fPKZT1yC1hpZOG8glUpVcXpfS0ZzL4Y4_YYvqIDxrnqRdDjtk" TargetMode="External"/><Relationship Id="rId84" Type="http://schemas.openxmlformats.org/officeDocument/2006/relationships/hyperlink" Target="https://paperpile.com/c/ovIUza/XlMK+2OlF+Ykxm" TargetMode="External"/><Relationship Id="rId83" Type="http://schemas.openxmlformats.org/officeDocument/2006/relationships/hyperlink" Target="https://paperpile.com/c/ovIUza/XlMK+2OlF+Ykxm" TargetMode="External"/><Relationship Id="rId86" Type="http://schemas.openxmlformats.org/officeDocument/2006/relationships/hyperlink" Target="https://paperpile.com/c/ovIUza/XlMK+2OlF+Ykxm" TargetMode="External"/><Relationship Id="rId85" Type="http://schemas.openxmlformats.org/officeDocument/2006/relationships/hyperlink" Target="https://paperpile.com/c/ovIUza/XlMK+2OlF+Ykxm" TargetMode="External"/><Relationship Id="rId88" Type="http://schemas.openxmlformats.org/officeDocument/2006/relationships/hyperlink" Target="https://paperpile.com/c/ovIUza/9zs5+pHwu" TargetMode="External"/><Relationship Id="rId150" Type="http://schemas.openxmlformats.org/officeDocument/2006/relationships/header" Target="header1.xml"/><Relationship Id="rId87" Type="http://schemas.openxmlformats.org/officeDocument/2006/relationships/hyperlink" Target="https://paperpile.com/c/ovIUza/9zs5+pHwu" TargetMode="External"/><Relationship Id="rId89" Type="http://schemas.openxmlformats.org/officeDocument/2006/relationships/hyperlink" Target="https://paperpile.com/c/ovIUza/9zs5+pHwu" TargetMode="External"/><Relationship Id="rId80" Type="http://schemas.openxmlformats.org/officeDocument/2006/relationships/hyperlink" Target="https://paperpile.com/c/ovIUza/qpFq" TargetMode="External"/><Relationship Id="rId82" Type="http://schemas.openxmlformats.org/officeDocument/2006/relationships/hyperlink" Target="https://paperpile.com/c/ovIUza/XlMK+2OlF+Ykxm" TargetMode="External"/><Relationship Id="rId81" Type="http://schemas.openxmlformats.org/officeDocument/2006/relationships/hyperlink" Target="https://paperpile.com/c/ovIUza/XlMK+2OlF+Ykx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doi.org/10.3390/plants12213710" TargetMode="External"/><Relationship Id="rId4" Type="http://schemas.openxmlformats.org/officeDocument/2006/relationships/fontTable" Target="fontTable.xml"/><Relationship Id="rId148" Type="http://schemas.openxmlformats.org/officeDocument/2006/relationships/hyperlink" Target="https://doi.org/10.1002/ecs2.3833" TargetMode="External"/><Relationship Id="rId9" Type="http://schemas.openxmlformats.org/officeDocument/2006/relationships/hyperlink" Target="https://docs.google.com/spreadsheets/d/1IMawYdO6ZRRX0R5MexkIwF3_BZTi52_tHQxmHoxjtNU/edit?usp=sharing" TargetMode="External"/><Relationship Id="rId143" Type="http://schemas.openxmlformats.org/officeDocument/2006/relationships/hyperlink" Target="https://doi.org/10.5194/hess-25-2279-2021" TargetMode="External"/><Relationship Id="rId142" Type="http://schemas.openxmlformats.org/officeDocument/2006/relationships/hyperlink" Target="https://doi.org/10.1073/pnas.1514043113" TargetMode="External"/><Relationship Id="rId141" Type="http://schemas.openxmlformats.org/officeDocument/2006/relationships/hyperlink" Target="https://iopscience.iop.org/article/10.1088/1748-9326/aad66c/meta" TargetMode="External"/><Relationship Id="rId140" Type="http://schemas.openxmlformats.org/officeDocument/2006/relationships/hyperlink" Target="https://doi.org/10.1002/2016RG000517" TargetMode="External"/><Relationship Id="rId5" Type="http://schemas.openxmlformats.org/officeDocument/2006/relationships/footnotes" Target="footnotes.xml"/><Relationship Id="rId147" Type="http://schemas.openxmlformats.org/officeDocument/2006/relationships/hyperlink" Target="https://doi.org/10.1073/pnas.1514043113" TargetMode="External"/><Relationship Id="rId6" Type="http://schemas.openxmlformats.org/officeDocument/2006/relationships/numbering" Target="numbering.xml"/><Relationship Id="rId146" Type="http://schemas.openxmlformats.org/officeDocument/2006/relationships/hyperlink" Target="https://www.nature.com/articles/s41467-020-20482-9" TargetMode="External"/><Relationship Id="rId7" Type="http://schemas.openxmlformats.org/officeDocument/2006/relationships/styles" Target="styles.xml"/><Relationship Id="rId145" Type="http://schemas.openxmlformats.org/officeDocument/2006/relationships/hyperlink" Target="https://www.sciencedirect.com/science/article/pii/S0048969721020350" TargetMode="External"/><Relationship Id="rId8" Type="http://schemas.openxmlformats.org/officeDocument/2006/relationships/hyperlink" Target="https://docs.google.com/spreadsheets/d/1USQ6QT2ePmF1G68PucHvCO_6cWeVqritkIX1cv3cOMU/edit?gid=21525332#gid=21525332" TargetMode="External"/><Relationship Id="rId144" Type="http://schemas.openxmlformats.org/officeDocument/2006/relationships/hyperlink" Target="https://doi.org/10.5194/hess-24-1565-2020" TargetMode="External"/><Relationship Id="rId73" Type="http://schemas.openxmlformats.org/officeDocument/2006/relationships/hyperlink" Target="https://agupubs.onlinelibrary.wiley.com/doi/full/10.1002/2017GL076526" TargetMode="External"/><Relationship Id="rId72" Type="http://schemas.openxmlformats.org/officeDocument/2006/relationships/hyperlink" Target="https://paperpile.com/c/ovIUza/FoUS+HHQU+ZxJz+MUqe" TargetMode="External"/><Relationship Id="rId75" Type="http://schemas.openxmlformats.org/officeDocument/2006/relationships/hyperlink" Target="https://www.sciencedirect.com/science/article/pii/S0301479715303935?via%3Dihub#bib10" TargetMode="External"/><Relationship Id="rId74" Type="http://schemas.openxmlformats.org/officeDocument/2006/relationships/hyperlink" Target="http://dx.doi.org/10.1016/S0022-1694(03)00267-1" TargetMode="External"/><Relationship Id="rId77" Type="http://schemas.openxmlformats.org/officeDocument/2006/relationships/hyperlink" Target="https://agupubs.onlinelibrary.wiley.com/doi/full/10.1002/2014JD022586" TargetMode="External"/><Relationship Id="rId76" Type="http://schemas.openxmlformats.org/officeDocument/2006/relationships/hyperlink" Target="https://iopscience.iop.org/article/10.1088/1748-9326/ac4c1d/meta" TargetMode="External"/><Relationship Id="rId79" Type="http://schemas.openxmlformats.org/officeDocument/2006/relationships/hyperlink" Target="https://paperpile.com/c/ovIUza/XlMK+2OlF+Ykxm" TargetMode="External"/><Relationship Id="rId78" Type="http://schemas.openxmlformats.org/officeDocument/2006/relationships/hyperlink" Target="https://www.nature.com/articles/s41586-022-05690-1" TargetMode="External"/><Relationship Id="rId71" Type="http://schemas.openxmlformats.org/officeDocument/2006/relationships/hyperlink" Target="https://paperpile.com/c/ovIUza/FoUS+HHQU+ZxJz+MUqe" TargetMode="External"/><Relationship Id="rId70" Type="http://schemas.openxmlformats.org/officeDocument/2006/relationships/hyperlink" Target="https://paperpile.com/c/ovIUza/FoUS+HHQU+ZxJz+MUqe" TargetMode="External"/><Relationship Id="rId139" Type="http://schemas.openxmlformats.org/officeDocument/2006/relationships/hyperlink" Target="https://doi.org/10.3389/fsoil.2022.883236" TargetMode="External"/><Relationship Id="rId138" Type="http://schemas.openxmlformats.org/officeDocument/2006/relationships/hyperlink" Target="https://doi.org/10.1111/j.1365-2486.2008.01813.x" TargetMode="External"/><Relationship Id="rId137" Type="http://schemas.openxmlformats.org/officeDocument/2006/relationships/hyperlink" Target="https://paperpile.com/c/ovIUza/zrGk+iDoN+6fAo+yCO2" TargetMode="External"/><Relationship Id="rId132" Type="http://schemas.openxmlformats.org/officeDocument/2006/relationships/hyperlink" Target="https://paperpile.com/c/ovIUza/zrGk+iDoN+6fAo+yCO2" TargetMode="External"/><Relationship Id="rId131" Type="http://schemas.openxmlformats.org/officeDocument/2006/relationships/hyperlink" Target="https://paperpile.com/c/ovIUza/zrGk+iDoN+6fAo+yCO2" TargetMode="External"/><Relationship Id="rId130" Type="http://schemas.openxmlformats.org/officeDocument/2006/relationships/hyperlink" Target="https://royalsocietypublishing.org/doi/10.1098/rstb.2012.0312" TargetMode="External"/><Relationship Id="rId136" Type="http://schemas.openxmlformats.org/officeDocument/2006/relationships/hyperlink" Target="https://paperpile.com/c/ovIUza/zrGk+iDoN+6fAo+yCO2" TargetMode="External"/><Relationship Id="rId135" Type="http://schemas.openxmlformats.org/officeDocument/2006/relationships/hyperlink" Target="https://paperpile.com/c/ovIUza/zrGk+iDoN+6fAo+yCO2" TargetMode="External"/><Relationship Id="rId134" Type="http://schemas.openxmlformats.org/officeDocument/2006/relationships/hyperlink" Target="https://paperpile.com/c/ovIUza/zrGk+iDoN+6fAo+yCO2" TargetMode="External"/><Relationship Id="rId133" Type="http://schemas.openxmlformats.org/officeDocument/2006/relationships/hyperlink" Target="https://paperpile.com/c/ovIUza/zrGk+iDoN+6fAo+yCO2" TargetMode="External"/><Relationship Id="rId62" Type="http://schemas.openxmlformats.org/officeDocument/2006/relationships/hyperlink" Target="https://paperpile.com/c/ovIUza/Chrq+nNbr" TargetMode="External"/><Relationship Id="rId61" Type="http://schemas.openxmlformats.org/officeDocument/2006/relationships/hyperlink" Target="https://paperpile.com/c/ovIUza/Chrq+nNbr" TargetMode="External"/><Relationship Id="rId64" Type="http://schemas.openxmlformats.org/officeDocument/2006/relationships/hyperlink" Target="https://paperpile.com/c/ovIUza/FoUS+HHQU+ZxJz+MUqe" TargetMode="External"/><Relationship Id="rId63" Type="http://schemas.openxmlformats.org/officeDocument/2006/relationships/hyperlink" Target="https://paperpile.com/c/ovIUza/Chrq+nNbr" TargetMode="External"/><Relationship Id="rId66" Type="http://schemas.openxmlformats.org/officeDocument/2006/relationships/hyperlink" Target="https://paperpile.com/c/ovIUza/FoUS+HHQU+ZxJz+MUqe" TargetMode="External"/><Relationship Id="rId172" Type="http://schemas.openxmlformats.org/officeDocument/2006/relationships/hyperlink" Target="https://apps.ipcc.ch/glossary/" TargetMode="External"/><Relationship Id="rId65" Type="http://schemas.openxmlformats.org/officeDocument/2006/relationships/hyperlink" Target="https://paperpile.com/c/ovIUza/FoUS+HHQU+ZxJz+MUqe" TargetMode="External"/><Relationship Id="rId171" Type="http://schemas.openxmlformats.org/officeDocument/2006/relationships/hyperlink" Target="https://doi.org/10.1038/s41559-024-02356-1" TargetMode="External"/><Relationship Id="rId68" Type="http://schemas.openxmlformats.org/officeDocument/2006/relationships/hyperlink" Target="https://paperpile.com/c/ovIUza/FoUS+HHQU+ZxJz+MUqe" TargetMode="External"/><Relationship Id="rId170" Type="http://schemas.openxmlformats.org/officeDocument/2006/relationships/hyperlink" Target="https://apps.ipcc.ch/glossary/" TargetMode="External"/><Relationship Id="rId67" Type="http://schemas.openxmlformats.org/officeDocument/2006/relationships/hyperlink" Target="https://paperpile.com/c/ovIUza/FoUS+HHQU+ZxJz+MUqe" TargetMode="External"/><Relationship Id="rId60" Type="http://schemas.openxmlformats.org/officeDocument/2006/relationships/hyperlink" Target="https://paperpile.com/c/ovIUza/Chrq+nNbr" TargetMode="External"/><Relationship Id="rId165" Type="http://schemas.openxmlformats.org/officeDocument/2006/relationships/hyperlink" Target="https://kadi-project.eu/" TargetMode="External"/><Relationship Id="rId69" Type="http://schemas.openxmlformats.org/officeDocument/2006/relationships/hyperlink" Target="https://paperpile.com/c/ovIUza/FoUS+HHQU+ZxJz+MUqe" TargetMode="External"/><Relationship Id="rId164" Type="http://schemas.openxmlformats.org/officeDocument/2006/relationships/hyperlink" Target="https://www.earthdata.nasa.gov/s3fs-public/2022-07/ESDS-RFC-042VERSION1.pdf" TargetMode="External"/><Relationship Id="rId163" Type="http://schemas.openxmlformats.org/officeDocument/2006/relationships/hyperlink" Target="https://www.earthdata.nasa.gov/esdis/esco/standards-and-practices/preservation-content-spec" TargetMode="External"/><Relationship Id="rId162" Type="http://schemas.openxmlformats.org/officeDocument/2006/relationships/hyperlink" Target="https://drive.google.com/drive/u/1/folders/1Gw5jlwLzT7Z_KHRGMwto6nnl4nSpxRIX" TargetMode="External"/><Relationship Id="rId169" Type="http://schemas.openxmlformats.org/officeDocument/2006/relationships/image" Target="media/image2.png"/><Relationship Id="rId168" Type="http://schemas.openxmlformats.org/officeDocument/2006/relationships/hyperlink" Target="https://nasa.github.io/Transform-to-Open-Science/os101-modules/" TargetMode="External"/><Relationship Id="rId167" Type="http://schemas.openxmlformats.org/officeDocument/2006/relationships/hyperlink" Target="https://www.earthdata.nasa.gov/esds/maap" TargetMode="External"/><Relationship Id="rId166" Type="http://schemas.openxmlformats.org/officeDocument/2006/relationships/hyperlink" Target="https://www.earthdata.nasa.gov/esds/veda" TargetMode="External"/><Relationship Id="rId51" Type="http://schemas.openxmlformats.org/officeDocument/2006/relationships/hyperlink" Target="https://paperpile.com/c/ovIUza/iirc+CruA" TargetMode="External"/><Relationship Id="rId50" Type="http://schemas.openxmlformats.org/officeDocument/2006/relationships/hyperlink" Target="https://doi.org/10.1111/gcb.14666" TargetMode="External"/><Relationship Id="rId53" Type="http://schemas.openxmlformats.org/officeDocument/2006/relationships/hyperlink" Target="https://paperpile.com/c/ovIUza/iirc+CruA" TargetMode="External"/><Relationship Id="rId52" Type="http://schemas.openxmlformats.org/officeDocument/2006/relationships/hyperlink" Target="https://paperpile.com/c/ovIUza/iirc+CruA" TargetMode="External"/><Relationship Id="rId55" Type="http://schemas.openxmlformats.org/officeDocument/2006/relationships/hyperlink" Target="https://paperpile.com/c/ovIUza/iirc+CruA" TargetMode="External"/><Relationship Id="rId161" Type="http://schemas.openxmlformats.org/officeDocument/2006/relationships/hyperlink" Target="https://drive.google.com/drive/u/1/folders/1Gw5jlwLzT7Z_KHRGMwto6nnl4nSpxRIX" TargetMode="External"/><Relationship Id="rId54" Type="http://schemas.openxmlformats.org/officeDocument/2006/relationships/hyperlink" Target="https://paperpile.com/c/ovIUza/iirc+CruA" TargetMode="External"/><Relationship Id="rId160" Type="http://schemas.openxmlformats.org/officeDocument/2006/relationships/image" Target="media/image4.png"/><Relationship Id="rId57" Type="http://schemas.openxmlformats.org/officeDocument/2006/relationships/hyperlink" Target="https://paperpile.com/c/ovIUza/MoNo" TargetMode="External"/><Relationship Id="rId56" Type="http://schemas.openxmlformats.org/officeDocument/2006/relationships/hyperlink" Target="https://paperpile.com/c/ovIUza/MoNo" TargetMode="External"/><Relationship Id="rId159" Type="http://schemas.openxmlformats.org/officeDocument/2006/relationships/hyperlink" Target="https://www.spun.earth/" TargetMode="External"/><Relationship Id="rId59" Type="http://schemas.openxmlformats.org/officeDocument/2006/relationships/hyperlink" Target="https://paperpile.com/c/ovIUza/Chrq+nNbr" TargetMode="External"/><Relationship Id="rId154" Type="http://schemas.openxmlformats.org/officeDocument/2006/relationships/hyperlink" Target="https://carlos-alberto-silva.github.io/silvalab/cms4d/cms4d_workshop.html" TargetMode="External"/><Relationship Id="rId58" Type="http://schemas.openxmlformats.org/officeDocument/2006/relationships/hyperlink" Target="https://paperpile.com/c/ovIUza/MoNo" TargetMode="External"/><Relationship Id="rId153" Type="http://schemas.openxmlformats.org/officeDocument/2006/relationships/hyperlink" Target="https://carlos-alberto-silva.github.io/silvalab/cms4d/cms4d_workshop.html" TargetMode="External"/><Relationship Id="rId152" Type="http://schemas.openxmlformats.org/officeDocument/2006/relationships/image" Target="media/image1.png"/><Relationship Id="rId151" Type="http://schemas.openxmlformats.org/officeDocument/2006/relationships/footer" Target="footer1.xml"/><Relationship Id="rId158" Type="http://schemas.openxmlformats.org/officeDocument/2006/relationships/hyperlink" Target="https://arcticdrones.org/" TargetMode="External"/><Relationship Id="rId157" Type="http://schemas.openxmlformats.org/officeDocument/2006/relationships/hyperlink" Target="https://doi.org/10.1016/j.ecolecon.2016.12.033" TargetMode="External"/><Relationship Id="rId156" Type="http://schemas.openxmlformats.org/officeDocument/2006/relationships/hyperlink" Target="https://doi.org/10.1016/j.ecolecon.2016.12.033" TargetMode="External"/><Relationship Id="rId155" Type="http://schemas.openxmlformats.org/officeDocument/2006/relationships/hyperlink" Target="https://www.sciencedirect.com/science/article/pii/S0959378024000955"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Garamond-boldItalic.ttf"/><Relationship Id="rId10" Type="http://schemas.openxmlformats.org/officeDocument/2006/relationships/font" Target="fonts/Garamond-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Garamond-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Garamond-regular.ttf"/></Relationships>
</file>

<file path=word/_rels/footnotes.xml.rels><?xml version="1.0" encoding="UTF-8" standalone="yes"?><Relationships xmlns="http://schemas.openxmlformats.org/package/2006/relationships"><Relationship Id="rId1" Type="http://schemas.openxmlformats.org/officeDocument/2006/relationships/hyperlink" Target="https://tropicalforestscoping.com/community-guid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