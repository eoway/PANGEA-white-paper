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Avenir" w:cs="Avenir" w:eastAsia="Avenir" w:hAnsi="Avenir"/>
          <w:b w:val="1"/>
          <w:sz w:val="32.040000915527344"/>
          <w:szCs w:val="32.040000915527344"/>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6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September 2024</w:t>
      </w:r>
    </w:p>
    <w:p w:rsidR="00000000" w:rsidDel="00000000" w:rsidP="00000000" w:rsidRDefault="00000000" w:rsidRPr="00000000" w14:paraId="00000023">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24">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25">
      <w:pPr>
        <w:widowControl w:val="0"/>
        <w:spacing w:before="120" w:line="276" w:lineRule="auto"/>
        <w:ind w:left="0" w:right="0" w:firstLine="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Elsa</w:t>
      </w:r>
      <w:r w:rsidDel="00000000" w:rsidR="00000000" w:rsidRPr="00000000">
        <w:rPr>
          <w:rFonts w:ascii="Avenir" w:cs="Avenir" w:eastAsia="Avenir" w:hAnsi="Avenir"/>
          <w:b w:val="1"/>
          <w:sz w:val="20"/>
          <w:szCs w:val="20"/>
          <w:rtl w:val="0"/>
        </w:rPr>
        <w:t xml:space="preserve">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Ane Alencar (IPAM), Adia Bey (NASA Goddard Space Flight Center, UMD), Renato K. Braghiere (Caltech/JPL), Anabelle Cardoso (University of Buffalo &amp; University of Cape Town), Dana Chadwick (JPL), Jose Dolores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National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Negrón-Juarez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(University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6">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7">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28">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Isaac N. Aguilar Rivera (Caltech), Jennifer Bowen (Stanford), Iniquilipi Chiari (Global Alliance of Territorial Communities, GATC), Ovidiu Csillik (Wake Forest), Gloria Diez (GATC), Marcelo Doroso (GATC), Deborah Delgado Pugley (PUCP),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 &amp; Request for Comment</w:t>
      </w:r>
    </w:p>
    <w:p w:rsidR="00000000" w:rsidDel="00000000" w:rsidP="00000000" w:rsidRDefault="00000000" w:rsidRPr="00000000" w14:paraId="0000002A">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2B">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2C">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2D">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2E">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2F">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30">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2">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33">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4">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35">
      <w:pPr>
        <w:numPr>
          <w:ilvl w:val="0"/>
          <w:numId w:val="4"/>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36">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7">
      <w:pPr>
        <w:rPr>
          <w:rFonts w:ascii="Avenir" w:cs="Avenir" w:eastAsia="Avenir" w:hAnsi="Avenir"/>
        </w:rPr>
      </w:pPr>
      <w:r w:rsidDel="00000000" w:rsidR="00000000" w:rsidRPr="00000000">
        <w:rPr>
          <w:rFonts w:ascii="Avenir" w:cs="Avenir" w:eastAsia="Avenir" w:hAnsi="Avenir"/>
          <w:rtl w:val="0"/>
        </w:rPr>
        <w:t xml:space="preserve">It is expected that this white paper provide: </w:t>
      </w:r>
    </w:p>
    <w:p w:rsidR="00000000" w:rsidDel="00000000" w:rsidP="00000000" w:rsidRDefault="00000000" w:rsidRPr="00000000" w14:paraId="00000038">
      <w:pPr>
        <w:rPr>
          <w:rFonts w:ascii="Avenir" w:cs="Avenir" w:eastAsia="Avenir" w:hAnsi="Avenir"/>
        </w:rPr>
      </w:pPr>
      <w:r w:rsidDel="00000000" w:rsidR="00000000" w:rsidRPr="00000000">
        <w:rPr>
          <w:rtl w:val="0"/>
        </w:rPr>
      </w:r>
    </w:p>
    <w:p w:rsidR="00000000" w:rsidDel="00000000" w:rsidP="00000000" w:rsidRDefault="00000000" w:rsidRPr="00000000" w14:paraId="00000039">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The scientific rationale </w:t>
      </w:r>
    </w:p>
    <w:p w:rsidR="00000000" w:rsidDel="00000000" w:rsidP="00000000" w:rsidRDefault="00000000" w:rsidRPr="00000000" w14:paraId="0000003A">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An initial study design concept for a new field campaign or related team project. </w:t>
      </w:r>
    </w:p>
    <w:p w:rsidR="00000000" w:rsidDel="00000000" w:rsidP="00000000" w:rsidRDefault="00000000" w:rsidRPr="00000000" w14:paraId="0000003B">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A thorough presentation of science questions, goals, and objectives; </w:t>
      </w:r>
    </w:p>
    <w:p w:rsidR="00000000" w:rsidDel="00000000" w:rsidP="00000000" w:rsidRDefault="00000000" w:rsidRPr="00000000" w14:paraId="0000003C">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The underlying rationale in terms of state-of-the-art, relevance, and expected advances; </w:t>
      </w:r>
    </w:p>
    <w:p w:rsidR="00000000" w:rsidDel="00000000" w:rsidP="00000000" w:rsidRDefault="00000000" w:rsidRPr="00000000" w14:paraId="0000003D">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Implementation concepts; </w:t>
      </w:r>
    </w:p>
    <w:p w:rsidR="00000000" w:rsidDel="00000000" w:rsidP="00000000" w:rsidRDefault="00000000" w:rsidRPr="00000000" w14:paraId="0000003E">
      <w:pPr>
        <w:numPr>
          <w:ilvl w:val="0"/>
          <w:numId w:val="8"/>
        </w:numPr>
        <w:ind w:left="720" w:hanging="360"/>
        <w:rPr>
          <w:rFonts w:ascii="Avenir" w:cs="Avenir" w:eastAsia="Avenir" w:hAnsi="Avenir"/>
        </w:rPr>
      </w:pPr>
      <w:r w:rsidDel="00000000" w:rsidR="00000000" w:rsidRPr="00000000">
        <w:rPr>
          <w:rFonts w:ascii="Avenir" w:cs="Avenir" w:eastAsia="Avenir" w:hAnsi="Avenir"/>
          <w:rtl w:val="0"/>
        </w:rPr>
        <w:t xml:space="preserve">Oother information to enable NASA to fully evaluate the project. </w:t>
      </w:r>
    </w:p>
    <w:p w:rsidR="00000000" w:rsidDel="00000000" w:rsidP="00000000" w:rsidRDefault="00000000" w:rsidRPr="00000000" w14:paraId="0000003F">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0">
      <w:pPr>
        <w:spacing w:line="276" w:lineRule="auto"/>
        <w:rPr>
          <w:rFonts w:ascii="Avenir" w:cs="Avenir" w:eastAsia="Avenir" w:hAnsi="Avenir"/>
        </w:rPr>
      </w:pPr>
      <w:r w:rsidDel="00000000" w:rsidR="00000000" w:rsidRPr="00000000">
        <w:rPr>
          <w:rFonts w:ascii="Avenir" w:cs="Avenir" w:eastAsia="Avenir" w:hAnsi="Avenir"/>
          <w:rtl w:val="0"/>
        </w:rPr>
        <w:t xml:space="preserve">In this white paper, we outline the PANGEA campaign concept, including the PANGEA Science Themes (</w:t>
      </w:r>
      <w:r w:rsidDel="00000000" w:rsidR="00000000" w:rsidRPr="00000000">
        <w:rPr>
          <w:rFonts w:ascii="Avenir" w:cs="Avenir" w:eastAsia="Avenir" w:hAnsi="Avenir"/>
          <w:i w:val="1"/>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rtl w:val="0"/>
        </w:rPr>
        <w:t xml:space="preserve">Section 9</w:t>
      </w:r>
      <w:r w:rsidDel="00000000" w:rsidR="00000000" w:rsidRPr="00000000">
        <w:rPr>
          <w:rFonts w:ascii="Avenir" w:cs="Avenir" w:eastAsia="Avenir" w:hAnsi="Avenir"/>
          <w:rtl w:val="0"/>
        </w:rPr>
        <w:t xml:space="preserve">). The final white paper will be submitted to NASA Headquarters on December 6, 2024. </w:t>
      </w:r>
      <w:r w:rsidDel="00000000" w:rsidR="00000000" w:rsidRPr="00000000">
        <w:rPr>
          <w:rtl w:val="0"/>
        </w:rPr>
      </w:r>
    </w:p>
    <w:p w:rsidR="00000000" w:rsidDel="00000000" w:rsidP="00000000" w:rsidRDefault="00000000" w:rsidRPr="00000000" w14:paraId="00000041">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2">
      <w:pPr>
        <w:spacing w:line="276" w:lineRule="auto"/>
        <w:rPr>
          <w:rFonts w:ascii="Avenir" w:cs="Avenir" w:eastAsia="Avenir" w:hAnsi="Avenir"/>
        </w:rPr>
      </w:pPr>
      <w:r w:rsidDel="00000000" w:rsidR="00000000" w:rsidRPr="00000000">
        <w:rPr>
          <w:rFonts w:ascii="Avenir" w:cs="Avenir" w:eastAsia="Avenir" w:hAnsi="Avenir"/>
          <w:rtl w:val="0"/>
        </w:rPr>
        <w:t xml:space="preserve">The PANGEA scoping leadership team and working group leads are very interested in public comment on the campaign proposed in this draft white paper. We would especially like to draw attention to the PANGEA Science Questions in Section 3. We developed a modular campaign strategy that would allow for the campaign to be conducted at different funding levels (see </w:t>
      </w:r>
      <w:r w:rsidDel="00000000" w:rsidR="00000000" w:rsidRPr="00000000">
        <w:rPr>
          <w:rFonts w:ascii="Avenir" w:cs="Avenir" w:eastAsia="Avenir" w:hAnsi="Avenir"/>
          <w:i w:val="1"/>
          <w:rtl w:val="0"/>
        </w:rPr>
        <w:t xml:space="preserve">Section 6.2 </w:t>
      </w:r>
      <w:r w:rsidDel="00000000" w:rsidR="00000000" w:rsidRPr="00000000">
        <w:rPr>
          <w:rFonts w:ascii="Avenir" w:cs="Avenir" w:eastAsia="Avenir" w:hAnsi="Avenir"/>
          <w:rtl w:val="0"/>
        </w:rPr>
        <w:t xml:space="preserve">for more information). For the final white paper, we will identify a set of core science questions that will be required in the lowest budget option (referred to as the Threshold Investigation). The pairing down of these core questions is ongoing and we welcome feedback. </w:t>
      </w:r>
    </w:p>
    <w:p w:rsidR="00000000" w:rsidDel="00000000" w:rsidP="00000000" w:rsidRDefault="00000000" w:rsidRPr="00000000" w14:paraId="00000043">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4">
      <w:pPr>
        <w:spacing w:line="276" w:lineRule="auto"/>
        <w:rPr>
          <w:rFonts w:ascii="Avenir" w:cs="Avenir" w:eastAsia="Avenir" w:hAnsi="Avenir"/>
        </w:rPr>
      </w:pPr>
      <w:r w:rsidDel="00000000" w:rsidR="00000000" w:rsidRPr="00000000">
        <w:rPr>
          <w:rFonts w:ascii="Avenir" w:cs="Avenir" w:eastAsia="Avenir" w:hAnsi="Avenir"/>
          <w:rtl w:val="0"/>
        </w:rPr>
        <w:t xml:space="preserve">As part of this modular approach, PANGEA prioritzes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rtl w:val="0"/>
        </w:rPr>
        <w:t xml:space="preserve">Section 6.3</w:t>
      </w:r>
      <w:r w:rsidDel="00000000" w:rsidR="00000000" w:rsidRPr="00000000">
        <w:rPr>
          <w:rFonts w:ascii="Avenir" w:cs="Avenir" w:eastAsia="Avenir" w:hAnsi="Avenir"/>
          <w:rtl w:val="0"/>
        </w:rPr>
        <w:t xml:space="preserve">. We welcome input on additional candidate landscapes based on criteria described in </w:t>
      </w:r>
      <w:r w:rsidDel="00000000" w:rsidR="00000000" w:rsidRPr="00000000">
        <w:rPr>
          <w:rFonts w:ascii="Avenir" w:cs="Avenir" w:eastAsia="Avenir" w:hAnsi="Avenir"/>
          <w:i w:val="1"/>
          <w:rtl w:val="0"/>
        </w:rPr>
        <w:t xml:space="preserve">Section 6.2.4 </w:t>
      </w:r>
      <w:r w:rsidDel="00000000" w:rsidR="00000000" w:rsidRPr="00000000">
        <w:rPr>
          <w:rFonts w:ascii="Avenir" w:cs="Avenir" w:eastAsia="Avenir" w:hAnsi="Avenir"/>
          <w:rtl w:val="0"/>
        </w:rPr>
        <w:t xml:space="preserve">Field Observations and Studies. </w:t>
      </w:r>
    </w:p>
    <w:p w:rsidR="00000000" w:rsidDel="00000000" w:rsidP="00000000" w:rsidRDefault="00000000" w:rsidRPr="00000000" w14:paraId="00000045">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6">
      <w:pPr>
        <w:spacing w:line="276" w:lineRule="auto"/>
        <w:rPr>
          <w:rFonts w:ascii="Avenir" w:cs="Avenir" w:eastAsia="Avenir" w:hAnsi="Avenir"/>
        </w:rPr>
      </w:pPr>
      <w:r w:rsidDel="00000000" w:rsidR="00000000" w:rsidRPr="00000000">
        <w:rPr>
          <w:rFonts w:ascii="Avenir" w:cs="Avenir" w:eastAsia="Avenir" w:hAnsi="Avenir"/>
          <w:rtl w:val="0"/>
        </w:rPr>
        <w:t xml:space="preserve">During the scoping process, the PANGEA team has engaged with a broad community of potential partners to ensure that, if PANGEA is selected, the campaign can effectively align and coordinate with ongoing and forthcoming activities. We welcome feedback on PANGEA’s strategy for engagement, with respect to science activities, applications, and training priorities. </w:t>
      </w:r>
    </w:p>
    <w:p w:rsidR="00000000" w:rsidDel="00000000" w:rsidP="00000000" w:rsidRDefault="00000000" w:rsidRPr="00000000" w14:paraId="00000047">
      <w:pPr>
        <w:rPr>
          <w:rFonts w:ascii="Avenir" w:cs="Avenir" w:eastAsia="Avenir" w:hAnsi="Avenir"/>
        </w:rPr>
      </w:pPr>
      <w:r w:rsidDel="00000000" w:rsidR="00000000" w:rsidRPr="00000000">
        <w:rPr>
          <w:rtl w:val="0"/>
        </w:rPr>
      </w:r>
    </w:p>
    <w:p w:rsidR="00000000" w:rsidDel="00000000" w:rsidP="00000000" w:rsidRDefault="00000000" w:rsidRPr="00000000" w14:paraId="00000048">
      <w:pPr>
        <w:rPr>
          <w:rFonts w:ascii="Avenir" w:cs="Avenir" w:eastAsia="Avenir" w:hAnsi="Avenir"/>
        </w:rPr>
      </w:pPr>
      <w:r w:rsidDel="00000000" w:rsidR="00000000" w:rsidRPr="00000000">
        <w:rPr>
          <w:rFonts w:ascii="Avenir" w:cs="Avenir" w:eastAsia="Avenir" w:hAnsi="Avenir"/>
          <w:rtl w:val="0"/>
        </w:rPr>
        <w:t xml:space="preserve">The PANGEA Leadership Team and Working Groups will work to address comments and incorporate feedback into the final version of this white paper, submitted in December.</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b w:val="1"/>
          <w:sz w:val="24"/>
          <w:szCs w:val="24"/>
        </w:rPr>
        <w:sectPr>
          <w:headerReference r:id="rId12" w:type="default"/>
          <w:footerReference r:id="rId13"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55">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r w:rsidDel="00000000" w:rsidR="00000000" w:rsidRPr="00000000">
        <w:rPr>
          <w:rtl w:val="0"/>
        </w:rPr>
      </w:r>
    </w:p>
    <w:p w:rsidR="00000000" w:rsidDel="00000000" w:rsidP="00000000" w:rsidRDefault="00000000" w:rsidRPr="00000000" w14:paraId="00000056">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(WCS), the International Institute for Tropical Agriculture (IITA),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57">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 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58">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59">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5A">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Loren Albert, Luciana Alves, Junior Amboko, Nicolas Barbier, Stephanie Bohlman, Jeanine Cavender-Bares, Caroline Chaves Arantes, Moses Cho,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Claudia Coronel Enríquez, KC Cushman, Stuart Davies, Laura Duncanson, Alvaro Duque, Sandra M Duran, Bassil El Masri, Josh Fisher, Evan Fricke, Evan Hockridge, Miroslav Honzak, Tommaso Jucker, Matthias Kunz, Moses Libalah, David Luther, Tim Mayer, Paul Moorcroft, Doug Morton, Luis Fernandez Ngoula, Christopher Nytch, Jack Orebaugh, Dina Rasquinha, Nicholas Russo, Norma Salinas, Arturo Sánchez-Azofeifa, Wu Sun, Jennifer J Swenson, Nathan Swenson, Simon Tamungang, Jill Thompson, Marcelle Thompson, German Vargas G., Rodrigo Vargas G., Jiaming Wen, Michael Wimberly, Lin Xiong, Xi Yang</w:t>
      </w:r>
      <w:r w:rsidDel="00000000" w:rsidR="00000000" w:rsidRPr="00000000">
        <w:rPr>
          <w:rtl w:val="0"/>
        </w:rPr>
      </w:r>
    </w:p>
    <w:p w:rsidR="00000000" w:rsidDel="00000000" w:rsidP="00000000" w:rsidRDefault="00000000" w:rsidRPr="00000000" w14:paraId="0000005B">
      <w:pPr>
        <w:spacing w:before="120" w:line="276"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Chi Chen, Manuel Lerdau, Rogelio O. Corona-Núñez, Josh Fisher, Daniela Francis Cusack, Eric Davidson, Luiz A. T. Machado, Maricar Aguilos, Sam Rabin, Rob Spencer, zhuonan wang, Isela Jasso, William F. Laurance, Leila Constanza Hernandez Rodriguez, Susan Laurance, Jingfeng Wang, Gabrielle De Lannoy, Gerbrand Koren, Jie Hsu, Tomas Ferreira Domingues, Carl Norlen, Jiafu Mao, Mingjie Shi, Yanlei Feng, Jonathan Wang, Amy Zanne, Emmanuel Barde Elisha, Evan Gora, Xiangzhong Luo, Marie Brigitte Makuate , Landing Mané, Denis Jean Sonwa, Louis Defo, L. Ruby Leung, Yoshiaki Hata, Cynthia Wright, Eric Bastos Gorgens, Manh-Hung Le, Debora Regina Roberti, Kevin Njabo, Victor Aimé Kemeuze, John Adams Katikomo, Nyong Princely Awazi, Andrea, Martin Arthur Meka Zibi II, Peke Koukou Léon c'est la vie, Donald-l'or Nyame Mbia, Nkemnkeng Francoline Jong, Vanessa Mavila, Olivier Bosela, Akwayopanga Denis, Bakeleki Bohin Jean Marie, Carmen Loncthi Fobasso, Apene Derek Aziwoh , Cyrille Bienvenu Bediang, Susanna B Hecht, Jancy Kelly Boungou Matoumouna, Jonathan Tahiri Heri, Bertrant James Taya Saah, Nzanzu Mulimirwa Philémon, Regis Koumba Mouissou, Amour Macelvi Matoumouene Goma, Paul Martial Tene Tayo, Nanda Silatsa Serge, Alain Okito, Stella Songwe Tikeng, Ncangu Bahindwa Benjamin , Sandjo Phallin Romeal , Timothy Bonebrake, James Okwiri, Matthieu Aksanti Cizungu, Theirry Michel Tene, Igor Akendengué Aken, Clovis Nzuta Kengne, Essama Essama Mathurin, Dolorès Mache, Emmanuel Kohbe Wanso, Vadel Eneckdem Tsopgni, Usongo Patience Abaufei , Djorwe Enock, Ravinder Sehgal, Donato Ndong Ndong Nzang, Nguimalet Cyriaque Rufin, Hubert Yamvu, Foupouapegnigni Moihamette, Amadou Bossiomo Mfela, Hugues Irenge Nganiza, Zacharie Mounkene Bounyahre, Junior Baudoin Wouokoue Taffo, Djosebe Azaria, Fritz Betchem, Alysson Bery, Robert Vancelas Obiang Zogo, Daniel Brice Knko Nkontcheu, Eric Fokam, Marcel Caritá Vaz, Armand Okende, Greg Jongsma, Joost van Haren, Rui Cheng, Peter Ssimbwa</w:t>
      </w:r>
      <w:r w:rsidDel="00000000" w:rsidR="00000000" w:rsidRPr="00000000">
        <w:rPr>
          <w:rtl w:val="0"/>
        </w:rPr>
      </w:r>
    </w:p>
    <w:p w:rsidR="00000000" w:rsidDel="00000000" w:rsidP="00000000" w:rsidRDefault="00000000" w:rsidRPr="00000000" w14:paraId="0000005C">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MDS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5D">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Yoseline Angel, Shivani Argawal, Kemin Austin, Carly Batist, Ruksan Bose, Glen Bush, Rogelio O. Corona-Núñez,, Fanny Djomkam,, Marius Ekué, Matt Hansen, Simon Hoyte, Nohemi Huanca, Chima Iheaturu, Yovita Ivanova, Gerbrand Koren, Matthias Kunz, Patrick Meyfroidt, Catherine Nakalembe, Tatiana Nana, Christiane Nimpa, Kevin Njabo, Carl Norlen, Florence Palla, Catherine Potvin, Danielle Rappaport, Nick Russo, Denis Sonwa, Hannah Stouter, Iroro Tanshi, Luicie Temgoua, Stella Songwe Tikeng, Beisit Luz Puma Vilca</w:t>
      </w:r>
    </w:p>
    <w:p w:rsidR="00000000" w:rsidDel="00000000" w:rsidP="00000000" w:rsidRDefault="00000000" w:rsidRPr="00000000" w14:paraId="0000005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F">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41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and Thresholds</w:t>
              <w:tab/>
              <w:t xml:space="preserve">43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Mortality, Recovery, and Management</w:t>
              <w:tab/>
              <w:t xml:space="preserve">46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Hydrological Cycle Feedbacks</w:t>
              <w:tab/>
              <w:t xml:space="preserve">49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51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53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Optimal, Baseline, and Threshold Measurements</w:t>
              <w:tab/>
              <w:t xml:space="preserve">58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Satellite Remote Sensing Observations</w:t>
              <w:tab/>
              <w:t xml:space="preserve">63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Airborne Remote Sensing Observations</w:t>
              <w:tab/>
              <w:t xml:space="preserve">64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Field Observations and Studies</w:t>
              <w:tab/>
              <w:t xml:space="preserve">67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70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80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81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82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89</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100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101</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102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110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111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Sequestion Permanance and Methane Fluxes</w:t>
              <w:tab/>
              <w:t xml:space="preserve">111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112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114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116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117</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124</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124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124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127</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127</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127</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128</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128</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129</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B1">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B2">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ind w:left="0" w:firstLine="0"/>
        <w:rPr/>
      </w:pPr>
      <w:bookmarkStart w:colFirst="0" w:colLast="0" w:name="_k34ngprcwpga" w:id="2"/>
      <w:bookmarkEnd w:id="2"/>
      <w:r w:rsidDel="00000000" w:rsidR="00000000" w:rsidRPr="00000000">
        <w:rPr>
          <w:rtl w:val="0"/>
        </w:rPr>
        <w:t xml:space="preserve">1. </w:t>
      </w:r>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t xml:space="preserve"> and </w:t>
      </w:r>
      <w:commentRangeStart w:id="1"/>
      <w:r w:rsidDel="00000000" w:rsidR="00000000" w:rsidRPr="00000000">
        <w:rPr>
          <w:rtl w:val="0"/>
        </w:rPr>
        <w:t xml:space="preserve">Motivation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4">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community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B7">
      <w:pPr>
        <w:numPr>
          <w:ilvl w:val="0"/>
          <w:numId w:val="31"/>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p>
    <w:p w:rsidR="00000000" w:rsidDel="00000000" w:rsidP="00000000" w:rsidRDefault="00000000" w:rsidRPr="00000000" w14:paraId="000000B8">
      <w:pPr>
        <w:numPr>
          <w:ilvl w:val="0"/>
          <w:numId w:val="31"/>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9">
      <w:pPr>
        <w:numPr>
          <w:ilvl w:val="0"/>
          <w:numId w:val="31"/>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w:t>
      </w:r>
    </w:p>
    <w:p w:rsidR="00000000" w:rsidDel="00000000" w:rsidP="00000000" w:rsidRDefault="00000000" w:rsidRPr="00000000" w14:paraId="000000BA">
      <w:pPr>
        <w:numPr>
          <w:ilvl w:val="0"/>
          <w:numId w:val="31"/>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BB">
      <w:pPr>
        <w:spacing w:after="240" w:before="240" w:lineRule="auto"/>
        <w:rPr>
          <w:b w:val="1"/>
        </w:rPr>
      </w:pPr>
      <w:r w:rsidDel="00000000" w:rsidR="00000000" w:rsidRPr="00000000">
        <w:rPr>
          <w:rtl w:val="0"/>
        </w:rPr>
        <w:t xml:space="preserve">Tropical forests account for globally significant carbon, water, and energy fluxes, and a large proportion of Earth’s biodiversity. </w:t>
      </w:r>
      <w:r w:rsidDel="00000000" w:rsidR="00000000" w:rsidRPr="00000000">
        <w:rPr>
          <w:rtl w:val="0"/>
        </w:rPr>
        <w:t xml:space="preserve">Tropical forests also store vast amounts of carbon; moist tropical forests in particular comprise about 40% of global biomass (</w:t>
      </w:r>
      <w:commentRangeStart w:id="2"/>
      <w:r w:rsidDel="00000000" w:rsidR="00000000" w:rsidRPr="00000000">
        <w:rPr>
          <w:rtl w:val="0"/>
        </w:rPr>
        <w:t xml:space="preserve">Xu et al., 2021</w:t>
      </w:r>
      <w:commentRangeEnd w:id="2"/>
      <w:r w:rsidDel="00000000" w:rsidR="00000000" w:rsidRPr="00000000">
        <w:commentReference w:id="2"/>
      </w:r>
      <w:r w:rsidDel="00000000" w:rsidR="00000000" w:rsidRPr="00000000">
        <w:rPr>
          <w:rtl w:val="0"/>
        </w:rPr>
        <w:t xml:space="preserve">) and are currently a globally important carbon sink (</w:t>
      </w:r>
      <w:r w:rsidDel="00000000" w:rsidR="00000000" w:rsidRPr="00000000">
        <w:rPr>
          <w:rtl w:val="0"/>
        </w:rPr>
        <w:t xml:space="preserve">Pan et al., 2024</w:t>
      </w:r>
      <w:r w:rsidDel="00000000" w:rsidR="00000000" w:rsidRPr="00000000">
        <w:rPr>
          <w:rtl w:val="0"/>
        </w:rPr>
        <w:t xml:space="preserve">). </w:t>
      </w:r>
      <w:r w:rsidDel="00000000" w:rsidR="00000000" w:rsidRPr="00000000">
        <w:rPr>
          <w:rtl w:val="0"/>
        </w:rPr>
        <w:t xml:space="preserve">Tropical forests also regulate climate</w:t>
      </w:r>
      <w:r w:rsidDel="00000000" w:rsidR="00000000" w:rsidRPr="00000000">
        <w:rPr>
          <w:rtl w:val="0"/>
        </w:rPr>
        <w:t xml:space="preserve"> locally, regionally, and globally. </w:t>
      </w: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b w:val="1"/>
              </w:rPr>
            </w:pPr>
            <w:r w:rsidDel="00000000" w:rsidR="00000000" w:rsidRPr="00000000">
              <w:rPr>
                <w:b w:val="1"/>
                <w:rtl w:val="0"/>
              </w:rPr>
              <w:t xml:space="preserve">Critically, the biogeochemical response of tropical forests to changing climate forcing and climate extremes varies strongly across the tropics in ways that urgently require improved understanding. </w:t>
            </w:r>
          </w:p>
        </w:tc>
      </w:tr>
    </w:tbl>
    <w:p w:rsidR="00000000" w:rsidDel="00000000" w:rsidP="00000000" w:rsidRDefault="00000000" w:rsidRPr="00000000" w14:paraId="000000BD">
      <w:pPr>
        <w:spacing w:after="240" w:before="240" w:lineRule="auto"/>
        <w:rPr/>
      </w:pP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3"/>
      <w:r w:rsidDel="00000000" w:rsidR="00000000" w:rsidRPr="00000000">
        <w:rPr>
          <w:rtl w:val="0"/>
        </w:rPr>
        <w:t xml:space="preserve">Barkhordarian et al., 2019</w:t>
      </w:r>
      <w:commentRangeEnd w:id="3"/>
      <w:r w:rsidDel="00000000" w:rsidR="00000000" w:rsidRPr="00000000">
        <w:commentReference w:id="3"/>
      </w:r>
      <w:r w:rsidDel="00000000" w:rsidR="00000000" w:rsidRPr="00000000">
        <w:rPr>
          <w:rtl w:val="0"/>
        </w:rPr>
        <w:t xml:space="preserve">). Tropical tree mortality rates are rising differentially across the tropics due to increases in drought duration and severity and storm intensity (</w:t>
      </w:r>
      <w:commentRangeStart w:id="4"/>
      <w:r w:rsidDel="00000000" w:rsidR="00000000" w:rsidRPr="00000000">
        <w:rPr>
          <w:rtl w:val="0"/>
        </w:rPr>
        <w:t xml:space="preserve">Allen et al., 2010</w:t>
      </w:r>
      <w:commentRangeEnd w:id="4"/>
      <w:r w:rsidDel="00000000" w:rsidR="00000000" w:rsidRPr="00000000">
        <w:commentReference w:id="4"/>
      </w:r>
      <w:r w:rsidDel="00000000" w:rsidR="00000000" w:rsidRPr="00000000">
        <w:rPr>
          <w:rtl w:val="0"/>
        </w:rPr>
        <w:t xml:space="preserve">, </w:t>
      </w:r>
      <w:commentRangeStart w:id="5"/>
      <w:r w:rsidDel="00000000" w:rsidR="00000000" w:rsidRPr="00000000">
        <w:rPr>
          <w:rtl w:val="0"/>
        </w:rPr>
        <w:t xml:space="preserve">McDowell et al., 2018</w:t>
      </w:r>
      <w:commentRangeEnd w:id="5"/>
      <w:r w:rsidDel="00000000" w:rsidR="00000000" w:rsidRPr="00000000">
        <w:commentReference w:id="5"/>
      </w:r>
      <w:r w:rsidDel="00000000" w:rsidR="00000000" w:rsidRPr="00000000">
        <w:rPr>
          <w:rtl w:val="0"/>
        </w:rPr>
        <w:t xml:space="preserve">, </w:t>
      </w:r>
      <w:commentRangeStart w:id="6"/>
      <w:commentRangeStart w:id="7"/>
      <w:r w:rsidDel="00000000" w:rsidR="00000000" w:rsidRPr="00000000">
        <w:rPr>
          <w:rtl w:val="0"/>
        </w:rPr>
        <w:t xml:space="preserve">Choat et al., 2012</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8"/>
      <w:r w:rsidDel="00000000" w:rsidR="00000000" w:rsidRPr="00000000">
        <w:rPr>
          <w:highlight w:val="white"/>
          <w:rtl w:val="0"/>
        </w:rPr>
        <w:t xml:space="preserve">Smith et al., 2020</w:t>
      </w:r>
      <w:commentRangeEnd w:id="8"/>
      <w:r w:rsidDel="00000000" w:rsidR="00000000" w:rsidRPr="00000000">
        <w:commentReference w:id="8"/>
      </w:r>
      <w:r w:rsidDel="00000000" w:rsidR="00000000" w:rsidRPr="00000000">
        <w:rPr>
          <w:highlight w:val="white"/>
          <w:rtl w:val="0"/>
        </w:rPr>
        <w:t xml:space="preserve">, Doughty et al., 2023, </w:t>
      </w:r>
      <w:commentRangeStart w:id="9"/>
      <w:r w:rsidDel="00000000" w:rsidR="00000000" w:rsidRPr="00000000">
        <w:rPr>
          <w:highlight w:val="white"/>
          <w:rtl w:val="0"/>
        </w:rPr>
        <w:t xml:space="preserve">Winter 2024</w:t>
      </w:r>
      <w:commentRangeEnd w:id="9"/>
      <w:r w:rsidDel="00000000" w:rsidR="00000000" w:rsidRPr="00000000">
        <w:commentReference w:id="9"/>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10"/>
      <w:r w:rsidDel="00000000" w:rsidR="00000000" w:rsidRPr="00000000">
        <w:rPr>
          <w:rtl w:val="0"/>
        </w:rPr>
        <w:t xml:space="preserve">DeFries et al., 2004, Gibbs et al., 2010a, Hosonuma et al., 2012</w:t>
      </w:r>
      <w:commentRangeEnd w:id="10"/>
      <w:r w:rsidDel="00000000" w:rsidR="00000000" w:rsidRPr="00000000">
        <w:commentReference w:id="10"/>
      </w:r>
      <w:r w:rsidDel="00000000" w:rsidR="00000000" w:rsidRPr="00000000">
        <w:rPr>
          <w:rtl w:val="0"/>
        </w:rPr>
        <w:t xml:space="preserve">) have resulted in </w:t>
      </w:r>
      <w:commentRangeStart w:id="11"/>
      <w:r w:rsidDel="00000000" w:rsidR="00000000" w:rsidRPr="00000000">
        <w:rPr>
          <w:rtl w:val="0"/>
        </w:rPr>
        <w:t xml:space="preserve">some tropical forests becoming n</w:t>
      </w:r>
      <w:commentRangeEnd w:id="11"/>
      <w:r w:rsidDel="00000000" w:rsidR="00000000" w:rsidRPr="00000000">
        <w:commentReference w:id="11"/>
      </w:r>
      <w:r w:rsidDel="00000000" w:rsidR="00000000" w:rsidRPr="00000000">
        <w:rPr>
          <w:rtl w:val="0"/>
        </w:rPr>
        <w:t xml:space="preserve">et sources of carbon to the atmosphere (</w:t>
      </w:r>
      <w:commentRangeStart w:id="12"/>
      <w:r w:rsidDel="00000000" w:rsidR="00000000" w:rsidRPr="00000000">
        <w:rPr>
          <w:rtl w:val="0"/>
        </w:rPr>
        <w:t xml:space="preserve">Gatti et al., 2021</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13"/>
      <w:r w:rsidDel="00000000" w:rsidR="00000000" w:rsidRPr="00000000">
        <w:rPr>
          <w:rtl w:val="0"/>
        </w:rPr>
        <w:t xml:space="preserve">Brando et al., 2020</w:t>
      </w:r>
      <w:commentRangeEnd w:id="13"/>
      <w:r w:rsidDel="00000000" w:rsidR="00000000" w:rsidRPr="00000000">
        <w:commentReference w:id="13"/>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14"/>
      <w:commentRangeStart w:id="15"/>
      <w:r w:rsidDel="00000000" w:rsidR="00000000" w:rsidRPr="00000000">
        <w:rPr>
          <w:rtl w:val="0"/>
        </w:rPr>
        <w:t xml:space="preserve">Feeley</w:t>
      </w:r>
      <w:commentRangeEnd w:id="15"/>
      <w:r w:rsidDel="00000000" w:rsidR="00000000" w:rsidRPr="00000000">
        <w:commentReference w:id="15"/>
      </w:r>
      <w:r w:rsidDel="00000000" w:rsidR="00000000" w:rsidRPr="00000000">
        <w:rPr>
          <w:rtl w:val="0"/>
        </w:rPr>
        <w:t xml:space="preserve"> et al., 2012; Barlow et al., 2016; Benitze-Lopez et al., 2017; Alroy 2017</w:t>
      </w:r>
      <w:commentRangeEnd w:id="14"/>
      <w:r w:rsidDel="00000000" w:rsidR="00000000" w:rsidRPr="00000000">
        <w:commentReference w:id="14"/>
      </w:r>
      <w:r w:rsidDel="00000000" w:rsidR="00000000" w:rsidRPr="00000000">
        <w:rPr>
          <w:rtl w:val="0"/>
        </w:rPr>
        <w:t xml:space="preserve">), and this biodiversity loss could in turn compromise tropical forest structure and function as well as goods and services </w:t>
      </w:r>
      <w:commentRangeStart w:id="16"/>
      <w:r w:rsidDel="00000000" w:rsidR="00000000" w:rsidRPr="00000000">
        <w:rPr>
          <w:rtl w:val="0"/>
        </w:rPr>
        <w:t xml:space="preserve">(Bunker et al., 2005; Peres et al., 2016)</w:t>
      </w:r>
      <w:commentRangeEnd w:id="16"/>
      <w:r w:rsidDel="00000000" w:rsidR="00000000" w:rsidRPr="00000000">
        <w:commentReference w:id="16"/>
      </w:r>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4">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7"/>
      <w:r w:rsidDel="00000000" w:rsidR="00000000" w:rsidRPr="00000000">
        <w:rPr>
          <w:rtl w:val="0"/>
        </w:rPr>
        <w:t xml:space="preserve">Sjögersten et al., 2014</w:t>
      </w:r>
      <w:commentRangeEnd w:id="17"/>
      <w:r w:rsidDel="00000000" w:rsidR="00000000" w:rsidRPr="00000000">
        <w:commentReference w:id="17"/>
      </w:r>
      <w:r w:rsidDel="00000000" w:rsidR="00000000" w:rsidRPr="00000000">
        <w:rPr>
          <w:rtl w:val="0"/>
        </w:rPr>
        <w:t xml:space="preserve">; </w:t>
      </w:r>
      <w:commentRangeStart w:id="18"/>
      <w:r w:rsidDel="00000000" w:rsidR="00000000" w:rsidRPr="00000000">
        <w:rPr>
          <w:rtl w:val="0"/>
        </w:rPr>
        <w:t xml:space="preserve">Peng et al., 2022</w:t>
      </w:r>
      <w:commentRangeEnd w:id="18"/>
      <w:r w:rsidDel="00000000" w:rsidR="00000000" w:rsidRPr="00000000">
        <w:commentReference w:id="1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19"/>
      <w:r w:rsidDel="00000000" w:rsidR="00000000" w:rsidRPr="00000000">
        <w:rPr>
          <w:rtl w:val="0"/>
        </w:rPr>
        <w:t xml:space="preserve">Masson-Delmotte et al., 2021</w:t>
      </w:r>
      <w:commentRangeEnd w:id="19"/>
      <w:r w:rsidDel="00000000" w:rsidR="00000000" w:rsidRPr="00000000">
        <w:commentReference w:id="19"/>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0"/>
      <w:r w:rsidDel="00000000" w:rsidR="00000000" w:rsidRPr="00000000">
        <w:rPr>
          <w:rtl w:val="0"/>
        </w:rPr>
        <w:t xml:space="preserve">GHG</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Turner et al., 2019</w:t>
      </w:r>
      <w:commentRangeEnd w:id="21"/>
      <w:r w:rsidDel="00000000" w:rsidR="00000000" w:rsidRPr="00000000">
        <w:commentReference w:id="21"/>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2"/>
      <w:r w:rsidDel="00000000" w:rsidR="00000000" w:rsidRPr="00000000">
        <w:rPr>
          <w:rtl w:val="0"/>
        </w:rPr>
        <w:t xml:space="preserve">Saunois et al., 2020</w:t>
      </w:r>
      <w:commentRangeEnd w:id="22"/>
      <w:r w:rsidDel="00000000" w:rsidR="00000000" w:rsidRPr="00000000">
        <w:commentReference w:id="22"/>
      </w:r>
      <w:r w:rsidDel="00000000" w:rsidR="00000000" w:rsidRPr="00000000">
        <w:rPr>
          <w:rtl w:val="0"/>
        </w:rPr>
        <w:t xml:space="preserve">; </w:t>
      </w:r>
      <w:commentRangeStart w:id="23"/>
      <w:r w:rsidDel="00000000" w:rsidR="00000000" w:rsidRPr="00000000">
        <w:rPr>
          <w:rtl w:val="0"/>
        </w:rPr>
        <w:t xml:space="preserve">Peng et al., 2022</w:t>
      </w:r>
      <w:commentRangeEnd w:id="23"/>
      <w:r w:rsidDel="00000000" w:rsidR="00000000" w:rsidRPr="00000000">
        <w:commentReference w:id="23"/>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4"/>
      <w:r w:rsidDel="00000000" w:rsidR="00000000" w:rsidRPr="00000000">
        <w:rPr>
          <w:rtl w:val="0"/>
        </w:rPr>
        <w:t xml:space="preserve">Saunois et al., 2020</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2024</w:t>
      </w:r>
      <w:commentRangeEnd w:id="25"/>
      <w:r w:rsidDel="00000000" w:rsidR="00000000" w:rsidRPr="00000000">
        <w:commentReference w:id="25"/>
      </w:r>
      <w:r w:rsidDel="00000000" w:rsidR="00000000" w:rsidRPr="00000000">
        <w:rPr>
          <w:rtl w:val="0"/>
        </w:rPr>
        <w:t xml:space="preserve">). </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Current research has revealed our lack of understanding of how differences in the heterogeneity 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p>
    <w:p w:rsidR="00000000" w:rsidDel="00000000" w:rsidP="00000000" w:rsidRDefault="00000000" w:rsidRPr="00000000" w14:paraId="000000C1">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2">
            <w:pPr>
              <w:jc w:val="center"/>
              <w:rPr>
                <w:b w:val="1"/>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commentRangeStart w:id="26"/>
      <w:r w:rsidDel="00000000" w:rsidR="00000000" w:rsidRPr="00000000">
        <w:rPr>
          <w:rtl w:val="0"/>
        </w:rPr>
        <w:t xml:space="preserve">Cho et al., 2024)</w:t>
      </w:r>
      <w:commentRangeEnd w:id="26"/>
      <w:r w:rsidDel="00000000" w:rsidR="00000000" w:rsidRPr="00000000">
        <w:commentReference w:id="26"/>
      </w:r>
      <w:r w:rsidDel="00000000" w:rsidR="00000000" w:rsidRPr="00000000">
        <w:rPr>
          <w:rtl w:val="0"/>
        </w:rPr>
        <w:t xml:space="preserve">. Importantly, these same ground-based data have provided an opportunity to improve SMAP’s soil moisture measurements in tropical forests (</w:t>
      </w:r>
      <w:commentRangeStart w:id="27"/>
      <w:r w:rsidDel="00000000" w:rsidR="00000000" w:rsidRPr="00000000">
        <w:rPr>
          <w:rtl w:val="0"/>
        </w:rPr>
        <w:t xml:space="preserve">Wang et al., 2024</w:t>
      </w:r>
      <w:commentRangeEnd w:id="27"/>
      <w:r w:rsidDel="00000000" w:rsidR="00000000" w:rsidRPr="00000000">
        <w:commentReference w:id="27"/>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28"/>
      <w:r w:rsidDel="00000000" w:rsidR="00000000" w:rsidRPr="00000000">
        <w:rPr>
          <w:rtl w:val="0"/>
        </w:rPr>
        <w:t xml:space="preserve">2023</w:t>
      </w:r>
      <w:commentRangeEnd w:id="28"/>
      <w:r w:rsidDel="00000000" w:rsidR="00000000" w:rsidRPr="00000000">
        <w:commentReference w:id="28"/>
      </w:r>
      <w:r w:rsidDel="00000000" w:rsidR="00000000" w:rsidRPr="00000000">
        <w:rPr>
          <w:rtl w:val="0"/>
        </w:rPr>
        <w:t xml:space="preserve">). </w:t>
      </w:r>
      <w:r w:rsidDel="00000000" w:rsidR="00000000" w:rsidRPr="00000000">
        <w:rPr>
          <w:rtl w:val="0"/>
        </w:rPr>
        <w:t xml:space="preserve">Reducing biases in measurements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is critical for </w:t>
      </w:r>
      <w:r w:rsidDel="00000000" w:rsidR="00000000" w:rsidRPr="00000000">
        <w:rPr>
          <w:rtl w:val="0"/>
        </w:rPr>
        <w:t xml:space="preserve">enhancing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C5">
      <w:pPr>
        <w:ind w:left="0" w:firstLine="0"/>
        <w:rPr>
          <w:b w:val="1"/>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6">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commentRangeStart w:id="29"/>
            <w:commentRangeStart w:id="30"/>
            <w:r w:rsidDel="00000000" w:rsidR="00000000" w:rsidRPr="00000000">
              <w:rPr>
                <w:rtl w:val="0"/>
              </w:rPr>
              <w:t xml:space="preserve">Arora et al., 2020</w:t>
            </w:r>
            <w:commentRangeEnd w:id="29"/>
            <w:r w:rsidDel="00000000" w:rsidR="00000000" w:rsidRPr="00000000">
              <w:commentReference w:id="29"/>
            </w:r>
            <w:r w:rsidDel="00000000" w:rsidR="00000000" w:rsidRPr="00000000">
              <w:rPr>
                <w:rtl w:val="0"/>
              </w:rPr>
              <w:t xml:space="preserve">; </w:t>
            </w:r>
            <w:commentRangeStart w:id="31"/>
            <w:commentRangeStart w:id="32"/>
            <w:commentRangeStart w:id="33"/>
            <w:r w:rsidDel="00000000" w:rsidR="00000000" w:rsidRPr="00000000">
              <w:rPr>
                <w:rtl w:val="0"/>
              </w:rPr>
              <w:t xml:space="preserve">Friedlingstein et al., </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2014; </w:t>
            </w:r>
            <w:commentRangeStart w:id="34"/>
            <w:commentRangeStart w:id="35"/>
            <w:r w:rsidDel="00000000" w:rsidR="00000000" w:rsidRPr="00000000">
              <w:rPr>
                <w:rtl w:val="0"/>
              </w:rPr>
              <w:t xml:space="preserve">Friedlingstein et al., 20</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06</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The current uncertainty in terrestrial carbon flux predictions across Earth System Models (ESMs) (</w:t>
      </w:r>
      <w:commentRangeStart w:id="36"/>
      <w:r w:rsidDel="00000000" w:rsidR="00000000" w:rsidRPr="00000000">
        <w:rPr>
          <w:rtl w:val="0"/>
        </w:rPr>
        <w:t xml:space="preserve">Negron-Juarez et al., 2015</w:t>
      </w:r>
      <w:commentRangeEnd w:id="36"/>
      <w:r w:rsidDel="00000000" w:rsidR="00000000" w:rsidRPr="00000000">
        <w:commentReference w:id="36"/>
      </w:r>
      <w:r w:rsidDel="00000000" w:rsidR="00000000" w:rsidRPr="00000000">
        <w:rPr>
          <w:rtl w:val="0"/>
        </w:rPr>
        <w:t xml:space="preserve">) is three times greater in the tropics than at any other latitude (</w:t>
      </w:r>
      <w:commentRangeStart w:id="37"/>
      <w:commentRangeStart w:id="38"/>
      <w:commentRangeStart w:id="39"/>
      <w:r w:rsidDel="00000000" w:rsidR="00000000" w:rsidRPr="00000000">
        <w:rPr>
          <w:rtl w:val="0"/>
        </w:rPr>
        <w:t xml:space="preserve">Cavaleri et al., 2015</w:t>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w:t>
      </w:r>
      <w:r w:rsidDel="00000000" w:rsidR="00000000" w:rsidRPr="00000000">
        <w:rPr>
          <w:rtl w:val="0"/>
        </w:rPr>
        <w:t xml:space="preserve">While model development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40"/>
      <w:r w:rsidDel="00000000" w:rsidR="00000000" w:rsidRPr="00000000">
        <w:rPr>
          <w:rtl w:val="0"/>
        </w:rPr>
        <w:t xml:space="preserve">Levine et al., 2016</w:t>
      </w:r>
      <w:commentRangeEnd w:id="40"/>
      <w:r w:rsidDel="00000000" w:rsidR="00000000" w:rsidRPr="00000000">
        <w:commentReference w:id="40"/>
      </w:r>
      <w:r w:rsidDel="00000000" w:rsidR="00000000" w:rsidRPr="00000000">
        <w:rPr>
          <w:rtl w:val="0"/>
        </w:rPr>
        <w:t xml:space="preserve">; </w:t>
      </w:r>
      <w:commentRangeStart w:id="41"/>
      <w:r w:rsidDel="00000000" w:rsidR="00000000" w:rsidRPr="00000000">
        <w:rPr>
          <w:rtl w:val="0"/>
        </w:rPr>
        <w:t xml:space="preserve">Yang et al., 2023</w:t>
      </w:r>
      <w:commentRangeEnd w:id="41"/>
      <w:r w:rsidDel="00000000" w:rsidR="00000000" w:rsidRPr="00000000">
        <w:commentReference w:id="41"/>
      </w:r>
      <w:r w:rsidDel="00000000" w:rsidR="00000000" w:rsidRPr="00000000">
        <w:rPr>
          <w:rtl w:val="0"/>
        </w:rPr>
        <w:t xml:space="preserve">; </w:t>
      </w:r>
      <w:commentRangeStart w:id="42"/>
      <w:r w:rsidDel="00000000" w:rsidR="00000000" w:rsidRPr="00000000">
        <w:rPr>
          <w:rtl w:val="0"/>
        </w:rPr>
        <w:t xml:space="preserve">Sakchewski et al., 2016</w:t>
      </w:r>
      <w:commentRangeEnd w:id="42"/>
      <w:r w:rsidDel="00000000" w:rsidR="00000000" w:rsidRPr="00000000">
        <w:commentReference w:id="42"/>
      </w:r>
      <w:r w:rsidDel="00000000" w:rsidR="00000000" w:rsidRPr="00000000">
        <w:rPr>
          <w:rtl w:val="0"/>
        </w:rPr>
        <w:t xml:space="preserve">). Constraining this uncertainty requires improved representation of </w:t>
      </w:r>
      <w:commentRangeStart w:id="43"/>
      <w:r w:rsidDel="00000000" w:rsidR="00000000" w:rsidRPr="00000000">
        <w:rPr>
          <w:rtl w:val="0"/>
        </w:rPr>
        <w:t xml:space="preserve">ecological processes of diverse ecosystems</w:t>
      </w:r>
      <w:commentRangeEnd w:id="43"/>
      <w:r w:rsidDel="00000000" w:rsidR="00000000" w:rsidRPr="00000000">
        <w:commentReference w:id="43"/>
      </w:r>
      <w:r w:rsidDel="00000000" w:rsidR="00000000" w:rsidRPr="00000000">
        <w:rPr>
          <w:rtl w:val="0"/>
        </w:rPr>
        <w:t xml:space="preserve"> (</w:t>
      </w:r>
      <w:commentRangeStart w:id="44"/>
      <w:r w:rsidDel="00000000" w:rsidR="00000000" w:rsidRPr="00000000">
        <w:rPr>
          <w:rtl w:val="0"/>
        </w:rPr>
        <w:t xml:space="preserve">Bonan et al., 2024</w:t>
      </w:r>
      <w:commentRangeEnd w:id="44"/>
      <w:r w:rsidDel="00000000" w:rsidR="00000000" w:rsidRPr="00000000">
        <w:commentReference w:id="44"/>
      </w:r>
      <w:r w:rsidDel="00000000" w:rsidR="00000000" w:rsidRPr="00000000">
        <w:rPr>
          <w:rtl w:val="0"/>
        </w:rPr>
        <w:t xml:space="preserve">). Newer generations of terrestrial biosphere models—vegetation demography models (</w:t>
      </w:r>
      <w:commentRangeStart w:id="45"/>
      <w:r w:rsidDel="00000000" w:rsidR="00000000" w:rsidRPr="00000000">
        <w:rPr>
          <w:rtl w:val="0"/>
        </w:rPr>
        <w:t xml:space="preserve">Fisher et al., 2018</w:t>
      </w:r>
      <w:commentRangeEnd w:id="45"/>
      <w:r w:rsidDel="00000000" w:rsidR="00000000" w:rsidRPr="00000000">
        <w:commentReference w:id="45"/>
      </w:r>
      <w:r w:rsidDel="00000000" w:rsidR="00000000" w:rsidRPr="00000000">
        <w:rPr>
          <w:rtl w:val="0"/>
        </w:rPr>
        <w:t xml:space="preserve">) – such as ED and FATES – </w:t>
      </w:r>
      <w:r w:rsidDel="00000000" w:rsidR="00000000" w:rsidRPr="00000000">
        <w:rPr>
          <w:rtl w:val="0"/>
        </w:rPr>
        <w:t xml:space="preserve"> </w:t>
      </w:r>
      <w:r w:rsidDel="00000000" w:rsidR="00000000" w:rsidRPr="00000000">
        <w:rPr>
          <w:rtl w:val="0"/>
        </w:rPr>
        <w:t xml:space="preserve">include more structurally and functionally diverse forest canopies (</w:t>
      </w:r>
      <w:commentRangeStart w:id="46"/>
      <w:r w:rsidDel="00000000" w:rsidR="00000000" w:rsidRPr="00000000">
        <w:rPr>
          <w:rtl w:val="0"/>
        </w:rPr>
        <w:t xml:space="preserve">Longo et al., 2019</w:t>
      </w:r>
      <w:commentRangeEnd w:id="46"/>
      <w:r w:rsidDel="00000000" w:rsidR="00000000" w:rsidRPr="00000000">
        <w:commentReference w:id="46"/>
      </w:r>
      <w:r w:rsidDel="00000000" w:rsidR="00000000" w:rsidRPr="00000000">
        <w:rPr>
          <w:rtl w:val="0"/>
        </w:rPr>
        <w:t xml:space="preserve">; </w:t>
      </w:r>
      <w:commentRangeStart w:id="47"/>
      <w:r w:rsidDel="00000000" w:rsidR="00000000" w:rsidRPr="00000000">
        <w:rPr>
          <w:rtl w:val="0"/>
        </w:rPr>
        <w:t xml:space="preserve">Koven et al., 2020</w:t>
      </w:r>
      <w:commentRangeEnd w:id="47"/>
      <w:r w:rsidDel="00000000" w:rsidR="00000000" w:rsidRPr="00000000">
        <w:commentReference w:id="47"/>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48"/>
      <w:r w:rsidDel="00000000" w:rsidR="00000000" w:rsidRPr="00000000">
        <w:rPr>
          <w:rtl w:val="0"/>
        </w:rPr>
        <w:t xml:space="preserve">Marvin et al., 2014</w:t>
      </w:r>
      <w:commentRangeEnd w:id="48"/>
      <w:r w:rsidDel="00000000" w:rsidR="00000000" w:rsidRPr="00000000">
        <w:commentReference w:id="48"/>
      </w:r>
      <w:r w:rsidDel="00000000" w:rsidR="00000000" w:rsidRPr="00000000">
        <w:rPr>
          <w:rtl w:val="0"/>
        </w:rPr>
        <w:t xml:space="preserve">). Second, existing model benchmarking systems, such as the International Land Model Benchmarking (ILAMB; </w:t>
      </w:r>
      <w:commentRangeStart w:id="49"/>
      <w:r w:rsidDel="00000000" w:rsidR="00000000" w:rsidRPr="00000000">
        <w:rPr>
          <w:rtl w:val="0"/>
        </w:rPr>
        <w:t xml:space="preserve">Collier et al., 2018</w:t>
      </w:r>
      <w:commentRangeEnd w:id="49"/>
      <w:r w:rsidDel="00000000" w:rsidR="00000000" w:rsidRPr="00000000">
        <w:commentReference w:id="49"/>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50"/>
      <w:r w:rsidDel="00000000" w:rsidR="00000000" w:rsidRPr="00000000">
        <w:rPr>
          <w:rtl w:val="0"/>
        </w:rPr>
        <w:t xml:space="preserve">Schimel et al., 2019</w:t>
      </w:r>
      <w:commentRangeEnd w:id="50"/>
      <w:r w:rsidDel="00000000" w:rsidR="00000000" w:rsidRPr="00000000">
        <w:commentReference w:id="50"/>
      </w:r>
      <w:r w:rsidDel="00000000" w:rsidR="00000000" w:rsidRPr="00000000">
        <w:rPr>
          <w:rtl w:val="0"/>
        </w:rPr>
        <w:t xml:space="preserve">).</w:t>
      </w:r>
    </w:p>
    <w:p w:rsidR="00000000" w:rsidDel="00000000" w:rsidP="00000000" w:rsidRDefault="00000000" w:rsidRPr="00000000" w14:paraId="000000C9">
      <w:pPr>
        <w:ind w:left="0" w:firstLine="0"/>
        <w:rPr>
          <w:b w:val="1"/>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A">
            <w:pPr>
              <w:jc w:val="center"/>
              <w:rPr>
                <w:b w:val="1"/>
              </w:rPr>
            </w:pP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w:t>
      </w:r>
      <w:ins w:author="Michelle Wong" w:id="0" w:date="2024-09-18T22:20:04Z">
        <w:r w:rsidDel="00000000" w:rsidR="00000000" w:rsidRPr="00000000">
          <w:rPr>
            <w:rtl w:val="0"/>
          </w:rPr>
          <w:t xml:space="preserve">,</w:t>
        </w:r>
      </w:ins>
      <w:r w:rsidDel="00000000" w:rsidR="00000000" w:rsidRPr="00000000">
        <w:rPr>
          <w:rtl w:val="0"/>
        </w:rPr>
        <w:t xml:space="preserve">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1"/>
      <w:commentRangeStart w:id="52"/>
      <w:commentRangeStart w:id="53"/>
      <w:r w:rsidDel="00000000" w:rsidR="00000000" w:rsidRPr="00000000">
        <w:rPr>
          <w:rtl w:val="0"/>
        </w:rPr>
        <w:t xml:space="preserve">(Baldocchi et al., 2020, Schimel et al., 2015)</w:t>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120" w:lineRule="auto"/>
        <w:rPr>
          <w:b w:val="1"/>
          <w:highlight w:val="white"/>
        </w:rPr>
      </w:pPr>
      <w:r w:rsidDel="00000000" w:rsidR="00000000" w:rsidRPr="00000000">
        <w:rPr>
          <w:b w:val="1"/>
          <w:rtl w:val="0"/>
        </w:rPr>
        <w:t xml:space="preserve">Earth Action Relevance: </w:t>
      </w:r>
      <w:r w:rsidDel="00000000" w:rsidR="00000000" w:rsidRPr="00000000">
        <w:rPr>
          <w:rtl w:val="0"/>
        </w:rPr>
        <w:t xml:space="preserve">PANGEA has relevance to Earth Action programs, Climate &amp; Resilience, Water Resources, Ecological Conservation, and Agriculture.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Heinrich et al., 2023). Tropical forests maintain high levels of evaporation and transpiration throughout the year, transferring energy and water to distant latitudes and maintaining high rates of regional precipitation through rainfall recycling (</w:t>
      </w:r>
      <w:commentRangeStart w:id="54"/>
      <w:r w:rsidDel="00000000" w:rsidR="00000000" w:rsidRPr="00000000">
        <w:rPr>
          <w:rtl w:val="0"/>
        </w:rPr>
        <w:t xml:space="preserve">Salati et al., 1979</w:t>
      </w:r>
      <w:commentRangeEnd w:id="54"/>
      <w:r w:rsidDel="00000000" w:rsidR="00000000" w:rsidRPr="00000000">
        <w:commentReference w:id="54"/>
      </w:r>
      <w:r w:rsidDel="00000000" w:rsidR="00000000" w:rsidRPr="00000000">
        <w:rPr>
          <w:rtl w:val="0"/>
        </w:rPr>
        <w:t xml:space="preserve">; Worden et al., 2021; </w:t>
      </w:r>
      <w:commentRangeStart w:id="55"/>
      <w:r w:rsidDel="00000000" w:rsidR="00000000" w:rsidRPr="00000000">
        <w:rPr>
          <w:rtl w:val="0"/>
        </w:rPr>
        <w:t xml:space="preserve">Worden et al., 2024</w:t>
      </w:r>
      <w:commentRangeEnd w:id="55"/>
      <w:r w:rsidDel="00000000" w:rsidR="00000000" w:rsidRPr="00000000">
        <w:commentReference w:id="55"/>
      </w:r>
      <w:r w:rsidDel="00000000" w:rsidR="00000000" w:rsidRPr="00000000">
        <w:rPr>
          <w:rtl w:val="0"/>
        </w:rPr>
        <w:t xml:space="preserve">, van der Ent et al., 2010, Staal et al., 2018). Tropical deforestation and forest degradation reduce evapotranspiration in the dry season (</w:t>
      </w:r>
      <w:commentRangeStart w:id="56"/>
      <w:r w:rsidDel="00000000" w:rsidR="00000000" w:rsidRPr="00000000">
        <w:rPr>
          <w:rtl w:val="0"/>
        </w:rPr>
        <w:t xml:space="preserve">Sampaio et al., 2007</w:t>
      </w:r>
      <w:commentRangeEnd w:id="56"/>
      <w:r w:rsidDel="00000000" w:rsidR="00000000" w:rsidRPr="00000000">
        <w:commentReference w:id="56"/>
      </w:r>
      <w:r w:rsidDel="00000000" w:rsidR="00000000" w:rsidRPr="00000000">
        <w:rPr>
          <w:rtl w:val="0"/>
        </w:rPr>
        <w:t xml:space="preserve">; </w:t>
      </w:r>
      <w:commentRangeStart w:id="57"/>
      <w:r w:rsidDel="00000000" w:rsidR="00000000" w:rsidRPr="00000000">
        <w:rPr>
          <w:rtl w:val="0"/>
        </w:rPr>
        <w:t xml:space="preserve">Longo et al.</w:t>
      </w:r>
      <w:ins w:author="Michelle Wong" w:id="1" w:date="2024-09-18T22:20:10Z">
        <w:r w:rsidDel="00000000" w:rsidR="00000000" w:rsidRPr="00000000">
          <w:rPr>
            <w:rtl w:val="0"/>
          </w:rPr>
          <w:t xml:space="preserve">,</w:t>
        </w:r>
      </w:ins>
      <w:r w:rsidDel="00000000" w:rsidR="00000000" w:rsidRPr="00000000">
        <w:rPr>
          <w:rtl w:val="0"/>
        </w:rPr>
        <w:t xml:space="preserve"> 2020</w:t>
      </w:r>
      <w:commentRangeEnd w:id="57"/>
      <w:r w:rsidDel="00000000" w:rsidR="00000000" w:rsidRPr="00000000">
        <w:commentReference w:id="57"/>
      </w:r>
      <w:r w:rsidDel="00000000" w:rsidR="00000000" w:rsidRPr="00000000">
        <w:rPr>
          <w:rtl w:val="0"/>
        </w:rPr>
        <w:t xml:space="preserve">; </w:t>
      </w:r>
      <w:commentRangeStart w:id="58"/>
      <w:r w:rsidDel="00000000" w:rsidR="00000000" w:rsidRPr="00000000">
        <w:rPr>
          <w:rtl w:val="0"/>
        </w:rPr>
        <w:t xml:space="preserve">Zemp et al., 2017</w:t>
      </w:r>
      <w:commentRangeEnd w:id="58"/>
      <w:r w:rsidDel="00000000" w:rsidR="00000000" w:rsidRPr="00000000">
        <w:commentReference w:id="58"/>
      </w:r>
      <w:r w:rsidDel="00000000" w:rsidR="00000000" w:rsidRPr="00000000">
        <w:rPr>
          <w:rtl w:val="0"/>
        </w:rPr>
        <w:t xml:space="preserve">) potentially leading to forest mortality and a positive feedback loop resulting in impacts to water resources and agricultural productivity, nad possible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59"/>
      <w:r w:rsidDel="00000000" w:rsidR="00000000" w:rsidRPr="00000000">
        <w:rPr>
          <w:rtl w:val="0"/>
        </w:rPr>
        <w:t xml:space="preserve">Xu et al., 2022</w:t>
      </w:r>
      <w:commentRangeEnd w:id="59"/>
      <w:r w:rsidDel="00000000" w:rsidR="00000000" w:rsidRPr="00000000">
        <w:commentReference w:id="59"/>
      </w:r>
      <w:r w:rsidDel="00000000" w:rsidR="00000000" w:rsidRPr="00000000">
        <w:rPr>
          <w:rtl w:val="0"/>
        </w:rPr>
        <w:t xml:space="preserve">; 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60"/>
      <w:r w:rsidDel="00000000" w:rsidR="00000000" w:rsidRPr="00000000">
        <w:rPr>
          <w:rtl w:val="0"/>
        </w:rPr>
        <w:t xml:space="preserve">Ceballos et al</w:t>
      </w:r>
      <w:ins w:author="Michelle Wong" w:id="2" w:date="2024-09-18T22:20:28Z">
        <w:r w:rsidDel="00000000" w:rsidR="00000000" w:rsidRPr="00000000">
          <w:rPr>
            <w:rtl w:val="0"/>
          </w:rPr>
          <w:t xml:space="preserve">.,</w:t>
        </w:r>
      </w:ins>
      <w:r w:rsidDel="00000000" w:rsidR="00000000" w:rsidRPr="00000000">
        <w:rPr>
          <w:rtl w:val="0"/>
        </w:rPr>
        <w:t xml:space="preserve"> 2002; Gaston et al</w:t>
      </w:r>
      <w:ins w:author="Michelle Wong" w:id="3" w:date="2024-09-18T22:20:30Z">
        <w:r w:rsidDel="00000000" w:rsidR="00000000" w:rsidRPr="00000000">
          <w:rPr>
            <w:rtl w:val="0"/>
          </w:rPr>
          <w:t xml:space="preserve">.,</w:t>
        </w:r>
      </w:ins>
      <w:r w:rsidDel="00000000" w:rsidR="00000000" w:rsidRPr="00000000">
        <w:rPr>
          <w:rtl w:val="0"/>
        </w:rPr>
        <w:t xml:space="preserve"> 2008</w:t>
      </w:r>
      <w:commentRangeEnd w:id="60"/>
      <w:r w:rsidDel="00000000" w:rsidR="00000000" w:rsidRPr="00000000">
        <w:commentReference w:id="60"/>
      </w:r>
      <w:r w:rsidDel="00000000" w:rsidR="00000000" w:rsidRPr="00000000">
        <w:rPr>
          <w:rtl w:val="0"/>
        </w:rPr>
        <w:t xml:space="preserve">), although the full impacts of biodiversity loss are likely underestimated (</w:t>
      </w:r>
      <w:commentRangeStart w:id="61"/>
      <w:r w:rsidDel="00000000" w:rsidR="00000000" w:rsidRPr="00000000">
        <w:rPr>
          <w:rtl w:val="0"/>
        </w:rPr>
        <w:t xml:space="preserve">Dirzo et al</w:t>
      </w:r>
      <w:ins w:author="Michelle Wong" w:id="4" w:date="2024-09-18T22:20:31Z">
        <w:r w:rsidDel="00000000" w:rsidR="00000000" w:rsidRPr="00000000">
          <w:rPr>
            <w:rtl w:val="0"/>
          </w:rPr>
          <w:t xml:space="preserve">.,</w:t>
        </w:r>
      </w:ins>
      <w:r w:rsidDel="00000000" w:rsidR="00000000" w:rsidRPr="00000000">
        <w:rPr>
          <w:rtl w:val="0"/>
        </w:rPr>
        <w:t xml:space="preserve"> 2014</w:t>
      </w:r>
      <w:commentRangeEnd w:id="61"/>
      <w:r w:rsidDel="00000000" w:rsidR="00000000" w:rsidRPr="00000000">
        <w:commentReference w:id="61"/>
      </w:r>
      <w:r w:rsidDel="00000000" w:rsidR="00000000" w:rsidRPr="00000000">
        <w:rPr>
          <w:rtl w:val="0"/>
        </w:rPr>
        <w:t xml:space="preserve">). Connected to all of this is the immense pressure on tropical forests from agricultural expansion due to rising global demand for food, fiber, and biofuels</w:t>
      </w:r>
      <w:commentRangeStart w:id="62"/>
      <w:r w:rsidDel="00000000" w:rsidR="00000000" w:rsidRPr="00000000">
        <w:rPr>
          <w:rtl w:val="0"/>
        </w:rPr>
        <w:t xml:space="preserve"> (</w:t>
      </w:r>
      <w:commentRangeStart w:id="63"/>
      <w:r w:rsidDel="00000000" w:rsidR="00000000" w:rsidRPr="00000000">
        <w:rPr>
          <w:rtl w:val="0"/>
        </w:rPr>
        <w:t xml:space="preserve">Erb et al., 2024</w:t>
      </w:r>
      <w:commentRangeEnd w:id="63"/>
      <w:r w:rsidDel="00000000" w:rsidR="00000000" w:rsidRPr="00000000">
        <w:commentReference w:id="63"/>
      </w:r>
      <w:r w:rsidDel="00000000" w:rsidR="00000000" w:rsidRPr="00000000">
        <w:rPr>
          <w:rtl w:val="0"/>
        </w:rPr>
        <w:t xml:space="preserve">; Pendrill et al., 2022)</w:t>
      </w:r>
      <w:commentRangeEnd w:id="62"/>
      <w:r w:rsidDel="00000000" w:rsidR="00000000" w:rsidRPr="00000000">
        <w:commentReference w:id="62"/>
      </w:r>
      <w:r w:rsidDel="00000000" w:rsidR="00000000" w:rsidRPr="00000000">
        <w:rPr>
          <w:rtl w:val="0"/>
        </w:rPr>
        <w:t xml:space="preserve">. Tropical regions are expected to play a growing role in global agriculture (</w:t>
      </w:r>
      <w:commentRangeStart w:id="64"/>
      <w:r w:rsidDel="00000000" w:rsidR="00000000" w:rsidRPr="00000000">
        <w:rPr>
          <w:rtl w:val="0"/>
        </w:rPr>
        <w:t xml:space="preserve">Alexandratos and Bruinsma 2012</w:t>
      </w:r>
      <w:commentRangeEnd w:id="64"/>
      <w:r w:rsidDel="00000000" w:rsidR="00000000" w:rsidRPr="00000000">
        <w:commentReference w:id="64"/>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These elements cut across PANGEA’s Science Questions (</w:t>
      </w:r>
      <w:r w:rsidDel="00000000" w:rsidR="00000000" w:rsidRPr="00000000">
        <w:rPr>
          <w:i w:val="1"/>
          <w:rtl w:val="0"/>
        </w:rPr>
        <w:t xml:space="preserve">Section 3</w:t>
      </w:r>
      <w:r w:rsidDel="00000000" w:rsidR="00000000" w:rsidRPr="00000000">
        <w:rPr>
          <w:rtl w:val="0"/>
        </w:rPr>
        <w:t xml:space="preserve">) and Earth Science to Action Strategy (</w:t>
      </w:r>
      <w:r w:rsidDel="00000000" w:rsidR="00000000" w:rsidRPr="00000000">
        <w:rPr>
          <w:i w:val="1"/>
          <w:rtl w:val="0"/>
        </w:rPr>
        <w:t xml:space="preserve">Section 8</w:t>
      </w:r>
      <w:r w:rsidDel="00000000" w:rsidR="00000000" w:rsidRPr="00000000">
        <w:rPr>
          <w:rtl w:val="0"/>
        </w:rPr>
        <w:t xml:space="preserve">).</w:t>
      </w: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PANGEA aims to determine whether tropical forests will share the same fate or vary in their responses to the effects of climate change, with a particular emphasis on the two largest tropical forests. </w:t>
            </w:r>
          </w:p>
        </w:tc>
      </w:tr>
    </w:tbl>
    <w:p w:rsidR="00000000" w:rsidDel="00000000" w:rsidP="00000000" w:rsidRDefault="00000000" w:rsidRPr="00000000" w14:paraId="000000D0">
      <w:pPr>
        <w:spacing w:after="240" w:before="240" w:lineRule="auto"/>
        <w:rPr>
          <w:color w:val="ff0000"/>
          <w:highlight w:val="white"/>
        </w:rPr>
      </w:pPr>
      <w:r w:rsidDel="00000000" w:rsidR="00000000" w:rsidRPr="00000000">
        <w:rPr>
          <w:rtl w:val="0"/>
        </w:rPr>
        <w:t xml:space="preserve">Implementing PANGEA is urgent due to our limited understanding of tropical forest ecosystems. Experts </w:t>
      </w:r>
      <w:r w:rsidDel="00000000" w:rsidR="00000000" w:rsidRPr="00000000">
        <w:rPr>
          <w:rtl w:val="0"/>
        </w:rPr>
        <w:t xml:space="preserve">suggest the</w:t>
      </w:r>
      <w:r w:rsidDel="00000000" w:rsidR="00000000" w:rsidRPr="00000000">
        <w:rPr>
          <w:rtl w:val="0"/>
        </w:rPr>
        <w:t xml:space="preserve"> potential collapse of these ecosystems within decades, which could drastically impact the global carbon and water cycles, exacerbating climate change (</w:t>
      </w:r>
      <w:commentRangeStart w:id="65"/>
      <w:r w:rsidDel="00000000" w:rsidR="00000000" w:rsidRPr="00000000">
        <w:rPr>
          <w:rtl w:val="0"/>
        </w:rPr>
        <w:t xml:space="preserve">Lovejoy and Nobre 2018</w:t>
      </w:r>
      <w:commentRangeEnd w:id="65"/>
      <w:r w:rsidDel="00000000" w:rsidR="00000000" w:rsidRPr="00000000">
        <w:commentReference w:id="65"/>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D1">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D2">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D5">
      <w:pPr>
        <w:spacing w:line="276" w:lineRule="auto"/>
        <w:rPr>
          <w:sz w:val="14"/>
          <w:szCs w:val="14"/>
        </w:rPr>
      </w:pPr>
      <w:r w:rsidDel="00000000" w:rsidR="00000000" w:rsidRPr="00000000">
        <w:rPr>
          <w:rtl w:val="0"/>
        </w:rPr>
      </w:r>
    </w:p>
    <w:p w:rsidR="00000000" w:rsidDel="00000000" w:rsidP="00000000" w:rsidRDefault="00000000" w:rsidRPr="00000000" w14:paraId="000000D6">
      <w:pPr>
        <w:numPr>
          <w:ilvl w:val="0"/>
          <w:numId w:val="1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D7">
      <w:pPr>
        <w:numPr>
          <w:ilvl w:val="0"/>
          <w:numId w:val="1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D8">
      <w:pPr>
        <w:numPr>
          <w:ilvl w:val="0"/>
          <w:numId w:val="1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D9">
      <w:pPr>
        <w:spacing w:line="276" w:lineRule="auto"/>
        <w:ind w:left="0" w:firstLine="0"/>
        <w:rPr>
          <w:b w:val="1"/>
        </w:rPr>
      </w:pPr>
      <w:r w:rsidDel="00000000" w:rsidR="00000000" w:rsidRPr="00000000">
        <w:rPr>
          <w:rtl w:val="0"/>
        </w:rPr>
      </w:r>
    </w:p>
    <w:p w:rsidR="00000000" w:rsidDel="00000000" w:rsidP="00000000" w:rsidRDefault="00000000" w:rsidRPr="00000000" w14:paraId="000000DA">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DB">
      <w:pPr>
        <w:numPr>
          <w:ilvl w:val="0"/>
          <w:numId w:val="4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DC">
      <w:pPr>
        <w:numPr>
          <w:ilvl w:val="0"/>
          <w:numId w:val="48"/>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DD">
      <w:pPr>
        <w:numPr>
          <w:ilvl w:val="0"/>
          <w:numId w:val="48"/>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E0">
      <w:pPr>
        <w:numPr>
          <w:ilvl w:val="0"/>
          <w:numId w:val="32"/>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E1">
      <w:pPr>
        <w:numPr>
          <w:ilvl w:val="0"/>
          <w:numId w:val="32"/>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E2">
      <w:pPr>
        <w:numPr>
          <w:ilvl w:val="0"/>
          <w:numId w:val="32"/>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E3">
      <w:pPr>
        <w:numPr>
          <w:ilvl w:val="0"/>
          <w:numId w:val="32"/>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E4">
      <w:pPr>
        <w:numPr>
          <w:ilvl w:val="0"/>
          <w:numId w:val="32"/>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E5">
      <w:pPr>
        <w:pStyle w:val="Heading3"/>
        <w:rPr>
          <w:color w:val="ff0000"/>
        </w:rPr>
      </w:pPr>
      <w:bookmarkStart w:colFirst="0" w:colLast="0" w:name="_w9c58goeuy6v" w:id="4"/>
      <w:bookmarkEnd w:id="4"/>
      <w:commentRangeStart w:id="66"/>
      <w:r w:rsidDel="00000000" w:rsidR="00000000" w:rsidRPr="00000000">
        <w:rPr>
          <w:rtl w:val="0"/>
        </w:rPr>
        <w:t xml:space="preserve">1.2 The urgent need for </w:t>
      </w:r>
      <w:r w:rsidDel="00000000" w:rsidR="00000000" w:rsidRPr="00000000">
        <w:rPr>
          <w:rtl w:val="0"/>
        </w:rPr>
        <w:t xml:space="preserve">PANGEA</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Implementing PANGEA is urgent for two reasons; both relate to our lack of knowledge of tropical forest ecosystems.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67"/>
      <w:r w:rsidDel="00000000" w:rsidR="00000000" w:rsidRPr="00000000">
        <w:rPr>
          <w:rtl w:val="0"/>
        </w:rPr>
        <w:t xml:space="preserve">Malhi et al., 2009</w:t>
      </w:r>
      <w:commentRangeEnd w:id="67"/>
      <w:r w:rsidDel="00000000" w:rsidR="00000000" w:rsidRPr="00000000">
        <w:commentReference w:id="67"/>
      </w:r>
      <w:r w:rsidDel="00000000" w:rsidR="00000000" w:rsidRPr="00000000">
        <w:rPr>
          <w:rtl w:val="0"/>
        </w:rPr>
        <w:t xml:space="preserve">; </w:t>
      </w:r>
      <w:commentRangeStart w:id="68"/>
      <w:r w:rsidDel="00000000" w:rsidR="00000000" w:rsidRPr="00000000">
        <w:rPr>
          <w:rtl w:val="0"/>
        </w:rPr>
        <w:t xml:space="preserve">Boulton et al., 2022</w:t>
      </w:r>
      <w:commentRangeEnd w:id="68"/>
      <w:r w:rsidDel="00000000" w:rsidR="00000000" w:rsidRPr="00000000">
        <w:commentReference w:id="68"/>
      </w:r>
      <w:r w:rsidDel="00000000" w:rsidR="00000000" w:rsidRPr="00000000">
        <w:rPr>
          <w:rtl w:val="0"/>
        </w:rPr>
        <w:t xml:space="preserve">; </w:t>
      </w:r>
      <w:commentRangeStart w:id="69"/>
      <w:r w:rsidDel="00000000" w:rsidR="00000000" w:rsidRPr="00000000">
        <w:rPr>
          <w:rtl w:val="0"/>
        </w:rPr>
        <w:t xml:space="preserve">Wunderling et al., 2022</w:t>
      </w:r>
      <w:commentRangeEnd w:id="69"/>
      <w:r w:rsidDel="00000000" w:rsidR="00000000" w:rsidRPr="00000000">
        <w:commentReference w:id="69"/>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70"/>
      <w:r w:rsidDel="00000000" w:rsidR="00000000" w:rsidRPr="00000000">
        <w:rPr>
          <w:rtl w:val="0"/>
        </w:rPr>
        <w:t xml:space="preserve">Wunderling et al., 2024</w:t>
      </w:r>
      <w:commentRangeEnd w:id="70"/>
      <w:r w:rsidDel="00000000" w:rsidR="00000000" w:rsidRPr="00000000">
        <w:commentReference w:id="70"/>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1"/>
      <w:r w:rsidDel="00000000" w:rsidR="00000000" w:rsidRPr="00000000">
        <w:rPr>
          <w:rtl w:val="0"/>
        </w:rPr>
        <w:t xml:space="preserve">a</w:t>
      </w:r>
      <w:commentRangeEnd w:id="71"/>
      <w:r w:rsidDel="00000000" w:rsidR="00000000" w:rsidRPr="00000000">
        <w:commentReference w:id="71"/>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p>
    <w:p w:rsidR="00000000" w:rsidDel="00000000" w:rsidP="00000000" w:rsidRDefault="00000000" w:rsidRPr="00000000" w14:paraId="000000ED">
      <w:pPr>
        <w:rPr>
          <w:b w:val="1"/>
        </w:rPr>
      </w:pPr>
      <w:r w:rsidDel="00000000" w:rsidR="00000000" w:rsidRPr="00000000">
        <w:rPr>
          <w:rtl w:val="0"/>
        </w:rPr>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E">
            <w:pPr>
              <w:jc w:val="center"/>
              <w:rPr>
                <w:b w:val="1"/>
              </w:rPr>
            </w:pP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tc>
      </w:tr>
    </w:tbl>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color w:val="ff0000"/>
        </w:rPr>
      </w:pPr>
      <w:r w:rsidDel="00000000" w:rsidR="00000000" w:rsidRPr="00000000">
        <w:rPr>
          <w:rtl w:val="0"/>
        </w:rPr>
      </w:r>
    </w:p>
    <w:p w:rsidR="00000000" w:rsidDel="00000000" w:rsidP="00000000" w:rsidRDefault="00000000" w:rsidRPr="00000000" w14:paraId="000000F1">
      <w:pPr>
        <w:rPr>
          <w:color w:val="ff0000"/>
        </w:rPr>
      </w:pPr>
      <w:commentRangeStart w:id="72"/>
      <w:commentRangeStart w:id="73"/>
      <w:commentRangeStart w:id="74"/>
      <w:r w:rsidDel="00000000" w:rsidR="00000000" w:rsidRPr="00000000">
        <w:rPr>
          <w:color w:val="ff0000"/>
          <w:rtl w:val="0"/>
        </w:rPr>
        <w:t xml:space="preserve">PANGEA</w:t>
      </w:r>
      <w:commentRangeEnd w:id="72"/>
      <w:r w:rsidDel="00000000" w:rsidR="00000000" w:rsidRPr="00000000">
        <w:commentReference w:id="72"/>
      </w:r>
      <w:commentRangeEnd w:id="73"/>
      <w:r w:rsidDel="00000000" w:rsidR="00000000" w:rsidRPr="00000000">
        <w:commentReference w:id="73"/>
      </w:r>
      <w:commentRangeEnd w:id="74"/>
      <w:r w:rsidDel="00000000" w:rsidR="00000000" w:rsidRPr="00000000">
        <w:commentReference w:id="74"/>
      </w:r>
      <w:r w:rsidDel="00000000" w:rsidR="00000000" w:rsidRPr="00000000">
        <w:rPr>
          <w:color w:val="ff0000"/>
          <w:rtl w:val="0"/>
        </w:rPr>
        <w:t xml:space="preserve"> [KEPT THIS WORD HERE TO PRESERVE LONG COMMENTS]</w:t>
      </w:r>
    </w:p>
    <w:p w:rsidR="00000000" w:rsidDel="00000000" w:rsidP="00000000" w:rsidRDefault="00000000" w:rsidRPr="00000000" w14:paraId="000000F2">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75"/>
      <w:commentRangeStart w:id="76"/>
      <w:r w:rsidDel="00000000" w:rsidR="00000000" w:rsidRPr="00000000">
        <w:rPr>
          <w:rtl w:val="0"/>
        </w:rPr>
        <w:t xml:space="preserve">Role of Remote Sensing Observations</w:t>
      </w:r>
      <w:commentRangeEnd w:id="75"/>
      <w:r w:rsidDel="00000000" w:rsidR="00000000" w:rsidRPr="00000000">
        <w:commentReference w:id="75"/>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77"/>
      <w:r w:rsidDel="00000000" w:rsidR="00000000" w:rsidRPr="00000000">
        <w:rPr>
          <w:rtl w:val="0"/>
        </w:rPr>
        <w:t xml:space="preserve">Remote sensing, and especially satellite remote sensing are the primary source of information for regional and Pantropical studies.</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5"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78"/>
      <w:r w:rsidDel="00000000" w:rsidR="00000000" w:rsidRPr="00000000">
        <w:rPr>
          <w:rtl w:val="0"/>
        </w:rPr>
        <w:t xml:space="preserve">Skole and Tucker 1993</w:t>
      </w:r>
      <w:commentRangeEnd w:id="78"/>
      <w:r w:rsidDel="00000000" w:rsidR="00000000" w:rsidRPr="00000000">
        <w:commentReference w:id="78"/>
      </w:r>
      <w:r w:rsidDel="00000000" w:rsidR="00000000" w:rsidRPr="00000000">
        <w:rPr>
          <w:rtl w:val="0"/>
        </w:rPr>
        <w:t xml:space="preserve">) and through the first decade of LBA research it would be applied to estimate logging (</w:t>
      </w:r>
      <w:commentRangeStart w:id="79"/>
      <w:r w:rsidDel="00000000" w:rsidR="00000000" w:rsidRPr="00000000">
        <w:rPr>
          <w:rtl w:val="0"/>
        </w:rPr>
        <w:t xml:space="preserve">Asner et al., 2005</w:t>
      </w:r>
      <w:commentRangeEnd w:id="79"/>
      <w:r w:rsidDel="00000000" w:rsidR="00000000" w:rsidRPr="00000000">
        <w:commentReference w:id="79"/>
      </w:r>
      <w:r w:rsidDel="00000000" w:rsidR="00000000" w:rsidRPr="00000000">
        <w:rPr>
          <w:rtl w:val="0"/>
        </w:rPr>
        <w:t xml:space="preserve">) and understory forest fires (</w:t>
      </w:r>
      <w:commentRangeStart w:id="80"/>
      <w:r w:rsidDel="00000000" w:rsidR="00000000" w:rsidRPr="00000000">
        <w:rPr>
          <w:rtl w:val="0"/>
        </w:rPr>
        <w:t xml:space="preserve">Morton et al., 2011</w:t>
      </w:r>
      <w:commentRangeEnd w:id="80"/>
      <w:r w:rsidDel="00000000" w:rsidR="00000000" w:rsidRPr="00000000">
        <w:commentReference w:id="80"/>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1"/>
      <w:r w:rsidDel="00000000" w:rsidR="00000000" w:rsidRPr="00000000">
        <w:rPr>
          <w:rtl w:val="0"/>
        </w:rPr>
        <w:t xml:space="preserve">Potter et al., 1993</w:t>
      </w:r>
      <w:commentRangeEnd w:id="81"/>
      <w:r w:rsidDel="00000000" w:rsidR="00000000" w:rsidRPr="00000000">
        <w:commentReference w:id="81"/>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82"/>
      <w:r w:rsidDel="00000000" w:rsidR="00000000" w:rsidRPr="00000000">
        <w:rPr>
          <w:rtl w:val="0"/>
        </w:rPr>
        <w:t xml:space="preserve">Saleska et al., 2003</w:t>
      </w:r>
      <w:commentRangeEnd w:id="82"/>
      <w:r w:rsidDel="00000000" w:rsidR="00000000" w:rsidRPr="00000000">
        <w:commentReference w:id="82"/>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83"/>
      <w:r w:rsidDel="00000000" w:rsidR="00000000" w:rsidRPr="00000000">
        <w:rPr>
          <w:rtl w:val="0"/>
        </w:rPr>
        <w:t xml:space="preserve">Huete et al., 2006</w:t>
      </w:r>
      <w:commentRangeEnd w:id="83"/>
      <w:r w:rsidDel="00000000" w:rsidR="00000000" w:rsidRPr="00000000">
        <w:commentReference w:id="83"/>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84"/>
      <w:r w:rsidDel="00000000" w:rsidR="00000000" w:rsidRPr="00000000">
        <w:rPr>
          <w:rtl w:val="0"/>
        </w:rPr>
        <w:t xml:space="preserve">Saleska et al., 2007</w:t>
      </w:r>
      <w:commentRangeEnd w:id="84"/>
      <w:r w:rsidDel="00000000" w:rsidR="00000000" w:rsidRPr="00000000">
        <w:commentReference w:id="84"/>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85"/>
      <w:r w:rsidDel="00000000" w:rsidR="00000000" w:rsidRPr="00000000">
        <w:rPr>
          <w:rtl w:val="0"/>
        </w:rPr>
        <w:t xml:space="preserve">Wu et al., 2016</w:t>
      </w:r>
      <w:commentRangeEnd w:id="85"/>
      <w:r w:rsidDel="00000000" w:rsidR="00000000" w:rsidRPr="00000000">
        <w:commentReference w:id="85"/>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86"/>
      <w:r w:rsidDel="00000000" w:rsidR="00000000" w:rsidRPr="00000000">
        <w:rPr>
          <w:rtl w:val="0"/>
        </w:rPr>
        <w:t xml:space="preserve">Tang and Dubayah 2017</w:t>
      </w:r>
      <w:commentRangeEnd w:id="86"/>
      <w:r w:rsidDel="00000000" w:rsidR="00000000" w:rsidRPr="00000000">
        <w:commentReference w:id="86"/>
      </w:r>
      <w:r w:rsidDel="00000000" w:rsidR="00000000" w:rsidRPr="00000000">
        <w:rPr>
          <w:rtl w:val="0"/>
        </w:rPr>
        <w:t xml:space="preserve">) and variable spatial patterns of leaf replacement inferred from SIF data from TROPOMI (</w:t>
      </w:r>
      <w:commentRangeStart w:id="87"/>
      <w:r w:rsidDel="00000000" w:rsidR="00000000" w:rsidRPr="00000000">
        <w:rPr>
          <w:rtl w:val="0"/>
        </w:rPr>
        <w:t xml:space="preserve">Doughty et al., 2019</w:t>
      </w:r>
      <w:commentRangeEnd w:id="87"/>
      <w:r w:rsidDel="00000000" w:rsidR="00000000" w:rsidRPr="00000000">
        <w:commentReference w:id="87"/>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88"/>
      <w:r w:rsidDel="00000000" w:rsidR="00000000" w:rsidRPr="00000000">
        <w:rPr>
          <w:rtl w:val="0"/>
        </w:rPr>
        <w:t xml:space="preserve">Dubayah et al., 2020</w:t>
      </w:r>
      <w:commentRangeEnd w:id="88"/>
      <w:r w:rsidDel="00000000" w:rsidR="00000000" w:rsidRPr="00000000">
        <w:commentReference w:id="88"/>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w:t>
      </w:r>
      <w:r w:rsidDel="00000000" w:rsidR="00000000" w:rsidRPr="00000000">
        <w:rPr>
          <w:highlight w:val="yellow"/>
          <w:rtl w:val="0"/>
        </w:rPr>
        <w:t xml:space="preserve">(REF)</w:t>
      </w:r>
      <w:r w:rsidDel="00000000" w:rsidR="00000000" w:rsidRPr="00000000">
        <w:rPr>
          <w:rtl w:val="0"/>
        </w:rPr>
        <w:t xml:space="preserve"> and Italian Space Agency PRISMA (</w:t>
      </w:r>
      <w:r w:rsidDel="00000000" w:rsidR="00000000" w:rsidRPr="00000000">
        <w:rPr>
          <w:highlight w:val="yellow"/>
          <w:rtl w:val="0"/>
        </w:rPr>
        <w:t xml:space="preserve">REF</w:t>
      </w:r>
      <w:r w:rsidDel="00000000" w:rsidR="00000000" w:rsidRPr="00000000">
        <w:rPr>
          <w:rtl w:val="0"/>
        </w:rPr>
        <w:t xml:space="preserve">) and forthcoming SBG and CHIME missions. Canopy solar induced fluorescence, a close correlate of gross primary productivity, is now measured instruments on several satellite platforms including OCO-2 and OCO-3 (</w:t>
      </w:r>
      <w:r w:rsidDel="00000000" w:rsidR="00000000" w:rsidRPr="00000000">
        <w:rPr>
          <w:highlight w:val="yellow"/>
          <w:rtl w:val="0"/>
        </w:rPr>
        <w:t xml:space="preserve">REF</w:t>
      </w:r>
      <w:r w:rsidDel="00000000" w:rsidR="00000000" w:rsidRPr="00000000">
        <w:rPr>
          <w:rtl w:val="0"/>
        </w:rPr>
        <w:t xml:space="preserve">), and TROPOMI (</w:t>
      </w:r>
      <w:r w:rsidDel="00000000" w:rsidR="00000000" w:rsidRPr="00000000">
        <w:rPr>
          <w:highlight w:val="yellow"/>
          <w:rtl w:val="0"/>
        </w:rPr>
        <w:t xml:space="preserve">REF)</w:t>
      </w:r>
      <w:r w:rsidDel="00000000" w:rsidR="00000000" w:rsidRPr="00000000">
        <w:rPr>
          <w:rtl w:val="0"/>
        </w:rPr>
        <w:t xml:space="preserve">. Land surface temperature has long been available at coarse resolution from weather satellites but is now measured at 70 m resolution from ECOSTRESS (</w:t>
      </w:r>
      <w:commentRangeStart w:id="89"/>
      <w:r w:rsidDel="00000000" w:rsidR="00000000" w:rsidRPr="00000000">
        <w:rPr>
          <w:rtl w:val="0"/>
        </w:rPr>
        <w:t xml:space="preserve">Fisher et al., 2020</w:t>
      </w:r>
      <w:commentRangeEnd w:id="89"/>
      <w:r w:rsidDel="00000000" w:rsidR="00000000" w:rsidRPr="00000000">
        <w:commentReference w:id="89"/>
      </w:r>
      <w:r w:rsidDel="00000000" w:rsidR="00000000" w:rsidRPr="00000000">
        <w:rPr>
          <w:rtl w:val="0"/>
        </w:rPr>
        <w:t xml:space="preserve">) providing new insights on </w:t>
      </w:r>
      <w:commentRangeStart w:id="90"/>
      <w:r w:rsidDel="00000000" w:rsidR="00000000" w:rsidRPr="00000000">
        <w:rPr>
          <w:highlight w:val="yellow"/>
          <w:rtl w:val="0"/>
        </w:rPr>
        <w:t xml:space="preserve">XYZ</w:t>
      </w:r>
      <w:commentRangeEnd w:id="90"/>
      <w:r w:rsidDel="00000000" w:rsidR="00000000" w:rsidRPr="00000000">
        <w:commentReference w:id="90"/>
      </w:r>
      <w:r w:rsidDel="00000000" w:rsidR="00000000" w:rsidRPr="00000000">
        <w:rPr>
          <w:rtl w:val="0"/>
        </w:rPr>
        <w:t xml:space="preserve">. Satellite observations of total column carbon dioxide (e.g. from GOSAT, OCO-2/3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F8">
      <w:pPr>
        <w:rPr>
          <w:color w:val="444746"/>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knowledge gaps that PANGEA will address cannot be answered without pan-tropical satellite observations, integrative analyses, and models. </w:t>
      </w:r>
    </w:p>
    <w:p w:rsidR="00000000" w:rsidDel="00000000" w:rsidP="00000000" w:rsidRDefault="00000000" w:rsidRPr="00000000" w14:paraId="000000FA">
      <w:pPr>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rtl w:val="0"/>
              </w:rPr>
              <w:t xml:space="preserve">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1"/>
      <w:r w:rsidDel="00000000" w:rsidR="00000000" w:rsidRPr="00000000">
        <w:rPr>
          <w:rtl w:val="0"/>
        </w:rPr>
        <w:t xml:space="preserve">x-20 km </w:t>
      </w:r>
      <w:commentRangeEnd w:id="91"/>
      <w:r w:rsidDel="00000000" w:rsidR="00000000" w:rsidRPr="00000000">
        <w:commentReference w:id="91"/>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FE">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92"/>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100">
      <w:pPr>
        <w:pStyle w:val="Heading3"/>
        <w:rPr/>
      </w:pPr>
      <w:bookmarkStart w:colFirst="0" w:colLast="0" w:name="_2wktbz9csd51" w:id="6"/>
      <w:bookmarkEnd w:id="6"/>
      <w:commentRangeStart w:id="93"/>
      <w:r w:rsidDel="00000000" w:rsidR="00000000" w:rsidRPr="00000000">
        <w:rPr>
          <w:rtl w:val="0"/>
        </w:rPr>
        <w:t xml:space="preserve">1.4 The PANGEA Terrestrial Ecology Field Campaign</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101">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102">
      <w:pPr>
        <w:rPr/>
      </w:pPr>
      <w:r w:rsidDel="00000000" w:rsidR="00000000" w:rsidRPr="00000000">
        <w:rPr>
          <w:rtl w:val="0"/>
        </w:rPr>
        <w:t xml:space="preserve">PANGEA leverages Terrestrial Ecology investment for its core resources. The Optimal, Baseline, and Threshold measurements defined in </w:t>
      </w:r>
      <w:r w:rsidDel="00000000" w:rsidR="00000000" w:rsidRPr="00000000">
        <w:rPr>
          <w:i w:val="1"/>
          <w:highlight w:val="yellow"/>
          <w:rtl w:val="0"/>
        </w:rPr>
        <w:t xml:space="preserve">Section 6.2</w:t>
      </w:r>
      <w:r w:rsidDel="00000000" w:rsidR="00000000" w:rsidRPr="00000000">
        <w:rPr>
          <w:rtl w:val="0"/>
        </w:rPr>
        <w:t xml:space="preserve"> represent stand-alone NASA campaigns with no dependencies. However, given the urgency and importance of the topic, and such widespread interest from the community, there is strong potential to augment or even exceed NASA’s contributions (see </w:t>
      </w:r>
      <w:r w:rsidDel="00000000" w:rsidR="00000000" w:rsidRPr="00000000">
        <w:rPr>
          <w:i w:val="1"/>
          <w:rtl w:val="0"/>
        </w:rPr>
        <w:t xml:space="preserve">Section 7.6 </w:t>
      </w:r>
      <w:r w:rsidDel="00000000" w:rsidR="00000000" w:rsidRPr="00000000">
        <w:rPr>
          <w:rtl w:val="0"/>
        </w:rPr>
        <w:t xml:space="preserve">for more details). We derive the </w:t>
      </w:r>
      <w:commentRangeStart w:id="94"/>
      <w:r w:rsidDel="00000000" w:rsidR="00000000" w:rsidRPr="00000000">
        <w:rPr>
          <w:b w:val="1"/>
          <w:rtl w:val="0"/>
        </w:rPr>
        <w:t xml:space="preserve">Optimal</w:t>
      </w:r>
      <w:commentRangeEnd w:id="94"/>
      <w:r w:rsidDel="00000000" w:rsidR="00000000" w:rsidRPr="00000000">
        <w:commentReference w:id="94"/>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w:t>
      </w:r>
    </w:p>
    <w:p w:rsidR="00000000" w:rsidDel="00000000" w:rsidP="00000000" w:rsidRDefault="00000000" w:rsidRPr="00000000" w14:paraId="00000103">
      <w:pPr>
        <w:numPr>
          <w:ilvl w:val="0"/>
          <w:numId w:val="5"/>
        </w:numPr>
        <w:spacing w:after="120" w:before="120" w:lineRule="auto"/>
        <w:ind w:left="720" w:hanging="360"/>
        <w:rPr>
          <w:u w:val="none"/>
        </w:rPr>
      </w:pPr>
      <w:commentRangeStart w:id="95"/>
      <w:r w:rsidDel="00000000" w:rsidR="00000000" w:rsidRPr="00000000">
        <w:rPr>
          <w:b w:val="1"/>
          <w:rtl w:val="0"/>
        </w:rPr>
        <w:t xml:space="preserve">Optimal</w:t>
      </w:r>
      <w:commentRangeEnd w:id="95"/>
      <w:r w:rsidDel="00000000" w:rsidR="00000000" w:rsidRPr="00000000">
        <w:commentReference w:id="95"/>
      </w:r>
      <w:r w:rsidDel="00000000" w:rsidR="00000000" w:rsidRPr="00000000">
        <w:rPr>
          <w:b w:val="1"/>
          <w:rtl w:val="0"/>
        </w:rPr>
        <w:t xml:space="preserve">: </w:t>
      </w:r>
      <w:r w:rsidDel="00000000" w:rsidR="00000000" w:rsidRPr="00000000">
        <w:rPr>
          <w:rtl w:val="0"/>
        </w:rPr>
        <w:t xml:space="preserve">measurements that capture the dry season onset and the dry season end for more than 2 African and more than 2 American landscapes. </w:t>
      </w:r>
    </w:p>
    <w:p w:rsidR="00000000" w:rsidDel="00000000" w:rsidP="00000000" w:rsidRDefault="00000000" w:rsidRPr="00000000" w14:paraId="00000104">
      <w:pPr>
        <w:numPr>
          <w:ilvl w:val="0"/>
          <w:numId w:val="5"/>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dry season onset and the dry season end for only 2 African and 2 American landscapes. </w:t>
      </w:r>
    </w:p>
    <w:p w:rsidR="00000000" w:rsidDel="00000000" w:rsidP="00000000" w:rsidRDefault="00000000" w:rsidRPr="00000000" w14:paraId="00000105">
      <w:pPr>
        <w:numPr>
          <w:ilvl w:val="0"/>
          <w:numId w:val="5"/>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African landscapes, relying on existing data, planned missions in the American tropics, commercial data-buys, and deployable drones, to utilize satellite data over the Americas for comparisons. </w:t>
      </w:r>
    </w:p>
    <w:p w:rsidR="00000000" w:rsidDel="00000000" w:rsidP="00000000" w:rsidRDefault="00000000" w:rsidRPr="00000000" w14:paraId="00000106">
      <w:pPr>
        <w:rPr/>
      </w:pPr>
      <w:r w:rsidDel="00000000" w:rsidR="00000000" w:rsidRPr="00000000">
        <w:rPr>
          <w:rtl w:val="0"/>
        </w:rPr>
        <w:t xml:space="preserve">The proposed airborne data (e.g., VSWIR, lidar, SAR, carbon fluxes) has only been collected in a few locations across the tropics to date, at different points in time, by different organizations, and with differing methods. PANGEA allows for direct comparisons and evaluations of the role of tropical forest heterogeneity in ecosystem dynamics. </w:t>
      </w:r>
      <w:r w:rsidDel="00000000" w:rsidR="00000000" w:rsidRPr="00000000">
        <w:rPr>
          <w:rtl w:val="0"/>
        </w:rPr>
        <w:t xml:space="preserve">These data include CARAFE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w:t>
      </w:r>
      <w:r w:rsidDel="00000000" w:rsidR="00000000" w:rsidRPr="00000000">
        <w:rPr>
          <w:rtl w:val="0"/>
        </w:rPr>
        <w:t xml:space="preserve">VSWIR reflectance and small footprint lidar </w:t>
      </w:r>
      <w:r w:rsidDel="00000000" w:rsidR="00000000" w:rsidRPr="00000000">
        <w:rPr>
          <w:rtl w:val="0"/>
        </w:rPr>
        <w:t xml:space="preserve">to measure canopy leaf traits, vegetation structure, thus allowing us to model functionally distinct forest types, and SAR data to measure inundation and disturbance dynamics. PANGEA integrates these with ground measurements and Indigenous and Local Ecological Knowledge on floristic, faunal, and phylogenetic diversity, species interactions, disturbance dynamics, land-use activities, and hydrological and meteorological dynamics. These ground and airborne measurements will advance process based understanding, the calibration and validation of satellite remote sensing datasets and products, and constrain model uncertainty, including by advancing remote sensing data-model integration to generalize mapping capabilities across the tropics, and model carbon, water, and energy fluxes to examine the stability of tropical forests under future climate projections.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partnership with local institutions, PANGEA will prioritize training, capacity building, and education that prepares the next generation to continue this work well after the PANGEA campaign. While the potential applications resulting from PANGEA science are many, the PANGEA campaign will focus on supporting monitoring capabilities to advance: </w:t>
      </w:r>
    </w:p>
    <w:p w:rsidR="00000000" w:rsidDel="00000000" w:rsidP="00000000" w:rsidRDefault="00000000" w:rsidRPr="00000000" w14:paraId="00000109">
      <w:pPr>
        <w:numPr>
          <w:ilvl w:val="0"/>
          <w:numId w:val="1"/>
        </w:numPr>
        <w:spacing w:after="120" w:before="120" w:lineRule="auto"/>
        <w:ind w:left="720" w:hanging="360"/>
        <w:rPr>
          <w:u w:val="none"/>
        </w:rPr>
      </w:pPr>
      <w:r w:rsidDel="00000000" w:rsidR="00000000" w:rsidRPr="00000000">
        <w:rPr>
          <w:rtl w:val="0"/>
        </w:rPr>
        <w:t xml:space="preserve">Climate mitigation and carbon monitoring</w:t>
      </w:r>
    </w:p>
    <w:p w:rsidR="00000000" w:rsidDel="00000000" w:rsidP="00000000" w:rsidRDefault="00000000" w:rsidRPr="00000000" w14:paraId="0000010A">
      <w:pPr>
        <w:numPr>
          <w:ilvl w:val="0"/>
          <w:numId w:val="1"/>
        </w:numPr>
        <w:spacing w:after="120" w:before="120" w:lineRule="auto"/>
        <w:ind w:left="720" w:hanging="360"/>
        <w:rPr>
          <w:u w:val="none"/>
        </w:rPr>
      </w:pPr>
      <w:r w:rsidDel="00000000" w:rsidR="00000000" w:rsidRPr="00000000">
        <w:rPr>
          <w:rtl w:val="0"/>
        </w:rPr>
        <w:t xml:space="preserve">Biodiversity conservation</w:t>
      </w:r>
    </w:p>
    <w:p w:rsidR="00000000" w:rsidDel="00000000" w:rsidP="00000000" w:rsidRDefault="00000000" w:rsidRPr="00000000" w14:paraId="0000010B">
      <w:pPr>
        <w:numPr>
          <w:ilvl w:val="0"/>
          <w:numId w:val="1"/>
        </w:numPr>
        <w:spacing w:after="120" w:before="120" w:lineRule="auto"/>
        <w:ind w:left="720" w:hanging="360"/>
        <w:rPr>
          <w:u w:val="none"/>
        </w:rPr>
      </w:pPr>
      <w:r w:rsidDel="00000000" w:rsidR="00000000" w:rsidRPr="00000000">
        <w:rPr>
          <w:rtl w:val="0"/>
        </w:rPr>
        <w:t xml:space="preserve">Sustainable agriculture and livelihood improvement </w:t>
      </w:r>
    </w:p>
    <w:p w:rsidR="00000000" w:rsidDel="00000000" w:rsidP="00000000" w:rsidRDefault="00000000" w:rsidRPr="00000000" w14:paraId="0000010C">
      <w:pPr>
        <w:rPr/>
      </w:pPr>
      <w:r w:rsidDel="00000000" w:rsidR="00000000" w:rsidRPr="00000000">
        <w:rPr>
          <w:rtl w:val="0"/>
        </w:rPr>
        <w:t xml:space="preserve">PANGEA will work in close coordination with many partners already </w:t>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rPr>
          <w:color w:val="ff0000"/>
        </w:rPr>
      </w:pPr>
      <w:r w:rsidDel="00000000" w:rsidR="00000000" w:rsidRPr="00000000">
        <w:rPr>
          <w:rtl w:val="0"/>
        </w:rPr>
      </w:r>
    </w:p>
    <w:p w:rsidR="00000000" w:rsidDel="00000000" w:rsidP="00000000" w:rsidRDefault="00000000" w:rsidRPr="00000000" w14:paraId="0000010F">
      <w:pPr>
        <w:numPr>
          <w:ilvl w:val="0"/>
          <w:numId w:val="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110">
      <w:pPr>
        <w:numPr>
          <w:ilvl w:val="1"/>
          <w:numId w:val="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111">
      <w:pPr>
        <w:numPr>
          <w:ilvl w:val="2"/>
          <w:numId w:val="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112">
      <w:pPr>
        <w:numPr>
          <w:ilvl w:val="2"/>
          <w:numId w:val="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113">
      <w:pPr>
        <w:numPr>
          <w:ilvl w:val="2"/>
          <w:numId w:val="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114">
      <w:pPr>
        <w:numPr>
          <w:ilvl w:val="1"/>
          <w:numId w:val="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115">
      <w:pPr>
        <w:numPr>
          <w:ilvl w:val="1"/>
          <w:numId w:val="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116">
      <w:pPr>
        <w:numPr>
          <w:ilvl w:val="2"/>
          <w:numId w:val="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117">
      <w:pPr>
        <w:numPr>
          <w:ilvl w:val="2"/>
          <w:numId w:val="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118">
      <w:pPr>
        <w:numPr>
          <w:ilvl w:val="0"/>
          <w:numId w:val="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19">
      <w:pPr>
        <w:numPr>
          <w:ilvl w:val="0"/>
          <w:numId w:val="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1A">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11B">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w:t>
      </w:r>
      <w:r w:rsidDel="00000000" w:rsidR="00000000" w:rsidRPr="00000000">
        <w:rPr>
          <w:rtl w:val="0"/>
        </w:rPr>
        <w:t xml:space="preserve">existing datasets</w:t>
      </w:r>
      <w:r w:rsidDel="00000000" w:rsidR="00000000" w:rsidRPr="00000000">
        <w:rPr>
          <w:rtl w:val="0"/>
        </w:rPr>
        <w:t xml:space="preserve">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commentRangeStart w:id="96"/>
      <w:r w:rsidDel="00000000" w:rsidR="00000000" w:rsidRPr="00000000">
        <w:rPr/>
        <w:drawing>
          <wp:inline distB="114300" distT="114300" distL="114300" distR="114300">
            <wp:extent cx="5886450" cy="3238500"/>
            <wp:effectExtent b="0" l="0" r="0" t="0"/>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886450" cy="3238500"/>
                    </a:xfrm>
                    <a:prstGeom prst="rect"/>
                    <a:ln/>
                  </pic:spPr>
                </pic:pic>
              </a:graphicData>
            </a:graphic>
          </wp:inline>
        </w:drawing>
      </w:r>
      <w:commentRangeEnd w:id="96"/>
      <w:r w:rsidDel="00000000" w:rsidR="00000000" w:rsidRPr="00000000">
        <w:commentReference w:id="96"/>
      </w: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121">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97"/>
      <w:r w:rsidDel="00000000" w:rsidR="00000000" w:rsidRPr="00000000">
        <w:rPr>
          <w:highlight w:val="yellow"/>
          <w:rtl w:val="0"/>
        </w:rPr>
        <w:t xml:space="preserve">Asrar et al., BAMS v 82, pp.1309-1330, 2001</w:t>
      </w:r>
      <w:commentRangeEnd w:id="97"/>
      <w:r w:rsidDel="00000000" w:rsidR="00000000" w:rsidRPr="00000000">
        <w:commentReference w:id="97"/>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It is also important to note that there is real risk that a campaign like PANGEA could perpetuate parachute and flyover science (</w:t>
      </w:r>
      <w:commentRangeStart w:id="98"/>
      <w:r w:rsidDel="00000000" w:rsidR="00000000" w:rsidRPr="00000000">
        <w:rPr>
          <w:rtl w:val="0"/>
        </w:rPr>
        <w:t xml:space="preserve">Culotta et al., 2024</w:t>
      </w:r>
      <w:commentRangeEnd w:id="98"/>
      <w:r w:rsidDel="00000000" w:rsidR="00000000" w:rsidRPr="00000000">
        <w:commentReference w:id="98"/>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125">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126">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forest landscape restoration, food security, water security, and human health around the planet. Since the inception of the Earth Science Enterprise Applications program in 2001 (</w:t>
      </w:r>
      <w:commentRangeStart w:id="99"/>
      <w:commentRangeStart w:id="100"/>
      <w:r w:rsidDel="00000000" w:rsidR="00000000" w:rsidRPr="00000000">
        <w:rPr>
          <w:rtl w:val="0"/>
        </w:rPr>
        <w:t xml:space="preserve">ESE Strategic Plan</w:t>
      </w:r>
      <w:commentRangeEnd w:id="99"/>
      <w:r w:rsidDel="00000000" w:rsidR="00000000" w:rsidRPr="00000000">
        <w:commentReference w:id="99"/>
      </w:r>
      <w:commentRangeEnd w:id="100"/>
      <w:r w:rsidDel="00000000" w:rsidR="00000000" w:rsidRPr="00000000">
        <w:commentReference w:id="100"/>
      </w:r>
      <w:r w:rsidDel="00000000" w:rsidR="00000000" w:rsidRPr="00000000">
        <w:rPr>
          <w:rtl w:val="0"/>
        </w:rPr>
        <w:t xml:space="preserve">) to the launch of the Earth Science to Action strategy in 2024 </w:t>
      </w:r>
      <w:commentRangeStart w:id="101"/>
      <w:r w:rsidDel="00000000" w:rsidR="00000000" w:rsidRPr="00000000">
        <w:rPr>
          <w:rtl w:val="0"/>
        </w:rPr>
        <w:t xml:space="preserve">(ES2A Strategic Plan)</w:t>
      </w:r>
      <w:commentRangeEnd w:id="101"/>
      <w:r w:rsidDel="00000000" w:rsidR="00000000" w:rsidRPr="00000000">
        <w:commentReference w:id="101"/>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102"/>
      <w:r w:rsidDel="00000000" w:rsidR="00000000" w:rsidRPr="00000000">
        <w:rPr>
          <w:rtl w:val="0"/>
        </w:rPr>
        <w:t xml:space="preserve">Decadal Survey</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2B">
      <w:pPr>
        <w:numPr>
          <w:ilvl w:val="0"/>
          <w:numId w:val="19"/>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2C">
      <w:pPr>
        <w:numPr>
          <w:ilvl w:val="0"/>
          <w:numId w:val="19"/>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2D">
      <w:pPr>
        <w:numPr>
          <w:ilvl w:val="0"/>
          <w:numId w:val="19"/>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12E">
      <w:pPr>
        <w:shd w:fill="ffffff" w:val="clear"/>
        <w:ind w:left="3080" w:firstLine="0"/>
        <w:rPr>
          <w:color w:val="ff0000"/>
        </w:rPr>
      </w:pPr>
      <w:r w:rsidDel="00000000" w:rsidR="00000000" w:rsidRPr="00000000">
        <w:rPr>
          <w:rtl w:val="0"/>
        </w:rPr>
      </w:r>
    </w:p>
    <w:p w:rsidR="00000000" w:rsidDel="00000000" w:rsidP="00000000" w:rsidRDefault="00000000" w:rsidRPr="00000000" w14:paraId="0000012F">
      <w:pPr>
        <w:rPr>
          <w:color w:val="ff0000"/>
        </w:rPr>
      </w:pPr>
      <w:commentRangeStart w:id="103"/>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130">
      <w:pPr>
        <w:numPr>
          <w:ilvl w:val="0"/>
          <w:numId w:val="21"/>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131">
      <w:pPr>
        <w:pStyle w:val="Heading2"/>
        <w:rPr>
          <w:i w:val="1"/>
        </w:rPr>
      </w:pPr>
      <w:bookmarkStart w:colFirst="0" w:colLast="0" w:name="_67ufwhve0n98" w:id="10"/>
      <w:bookmarkEnd w:id="10"/>
      <w:r w:rsidDel="00000000" w:rsidR="00000000" w:rsidRPr="00000000">
        <w:rPr>
          <w:rtl w:val="0"/>
        </w:rPr>
        <w:t xml:space="preserve">2. </w:t>
      </w:r>
      <w:commentRangeStart w:id="104"/>
      <w:r w:rsidDel="00000000" w:rsidR="00000000" w:rsidRPr="00000000">
        <w:rPr>
          <w:rtl w:val="0"/>
        </w:rPr>
        <w:t xml:space="preserve">PANGEA</w:t>
      </w:r>
      <w:commentRangeEnd w:id="104"/>
      <w:r w:rsidDel="00000000" w:rsidR="00000000" w:rsidRPr="00000000">
        <w:commentReference w:id="104"/>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33">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05"/>
      <w:r w:rsidDel="00000000" w:rsidR="00000000" w:rsidRPr="00000000">
        <w:rPr>
          <w:rtl w:val="0"/>
        </w:rPr>
        <w:t xml:space="preserve">Biogeochemical</w:t>
      </w:r>
      <w:commentRangeEnd w:id="105"/>
      <w:r w:rsidDel="00000000" w:rsidR="00000000" w:rsidRPr="00000000">
        <w:commentReference w:id="105"/>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4">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35">
      <w:pPr>
        <w:keepNext w:val="1"/>
        <w:widowControl w:val="0"/>
        <w:rPr>
          <w:b w:val="1"/>
          <w:i w:val="1"/>
        </w:rPr>
      </w:pPr>
      <w:r w:rsidDel="00000000" w:rsidR="00000000" w:rsidRPr="00000000">
        <w:rPr>
          <w:rtl w:val="0"/>
        </w:rPr>
      </w:r>
    </w:p>
    <w:p w:rsidR="00000000" w:rsidDel="00000000" w:rsidP="00000000" w:rsidRDefault="00000000" w:rsidRPr="00000000" w14:paraId="00000136">
      <w:pPr>
        <w:keepNext w:val="1"/>
        <w:widowControl w:val="0"/>
        <w:rPr/>
      </w:pPr>
      <w:commentRangeStart w:id="106"/>
      <w:commentRangeStart w:id="107"/>
      <w:commentRangeStart w:id="108"/>
      <w:commentRangeStart w:id="109"/>
      <w:r w:rsidDel="00000000" w:rsidR="00000000" w:rsidRPr="00000000">
        <w:rPr>
          <w:rtl w:val="0"/>
        </w:rPr>
        <w:t xml:space="preserve">The</w:t>
      </w:r>
      <w:commentRangeEnd w:id="106"/>
      <w:r w:rsidDel="00000000" w:rsidR="00000000" w:rsidRPr="00000000">
        <w:commentReference w:id="106"/>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10"/>
      <w:r w:rsidDel="00000000" w:rsidR="00000000" w:rsidRPr="00000000">
        <w:rPr>
          <w:rtl w:val="0"/>
        </w:rPr>
        <w:t xml:space="preserve">net ecosystem exchange</w:t>
      </w:r>
      <w:commentRangeEnd w:id="110"/>
      <w:r w:rsidDel="00000000" w:rsidR="00000000" w:rsidRPr="00000000">
        <w:commentReference w:id="110"/>
      </w:r>
      <w:r w:rsidDel="00000000" w:rsidR="00000000" w:rsidRPr="00000000">
        <w:rPr>
          <w:rtl w:val="0"/>
        </w:rPr>
        <w:t xml:space="preserve"> estimated at</w:t>
      </w:r>
      <w:commentRangeStart w:id="111"/>
      <w:r w:rsidDel="00000000" w:rsidR="00000000" w:rsidRPr="00000000">
        <w:rPr>
          <w:rtl w:val="0"/>
        </w:rPr>
        <w:t xml:space="preserve"> 3.3</w:t>
      </w:r>
      <w:commentRangeEnd w:id="111"/>
      <w:r w:rsidDel="00000000" w:rsidR="00000000" w:rsidRPr="00000000">
        <w:commentReference w:id="111"/>
      </w:r>
      <w:commentRangeStart w:id="112"/>
      <w:r w:rsidDel="00000000" w:rsidR="00000000" w:rsidRPr="00000000">
        <w:rPr>
          <w:rtl w:val="0"/>
        </w:rPr>
        <w:t xml:space="preserve"> GtC</w:t>
      </w:r>
      <w:commentRangeEnd w:id="112"/>
      <w:r w:rsidDel="00000000" w:rsidR="00000000" w:rsidRPr="00000000">
        <w:commentReference w:id="112"/>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commentRangeEnd w:id="107"/>
      <w:r w:rsidDel="00000000" w:rsidR="00000000" w:rsidRPr="00000000">
        <w:commentReference w:id="107"/>
      </w:r>
      <w:commentRangeEnd w:id="108"/>
      <w:r w:rsidDel="00000000" w:rsidR="00000000" w:rsidRPr="00000000">
        <w:commentReference w:id="108"/>
      </w:r>
      <w:commentRangeEnd w:id="109"/>
      <w:r w:rsidDel="00000000" w:rsidR="00000000" w:rsidRPr="00000000">
        <w:commentReference w:id="109"/>
      </w:r>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t>
      </w:r>
      <w:commentRangeStart w:id="113"/>
      <w:r w:rsidDel="00000000" w:rsidR="00000000" w:rsidRPr="00000000">
        <w:rPr>
          <w:rtl w:val="0"/>
        </w:rPr>
        <w:t xml:space="preserve">Friedlingstein et al., 2023</w:t>
      </w:r>
      <w:commentRangeEnd w:id="113"/>
      <w:r w:rsidDel="00000000" w:rsidR="00000000" w:rsidRPr="00000000">
        <w:commentReference w:id="113"/>
      </w:r>
      <w:r w:rsidDel="00000000" w:rsidR="00000000" w:rsidRPr="00000000">
        <w:rPr>
          <w:rtl w:val="0"/>
        </w:rPr>
        <w:t xml:space="preserve">). </w:t>
      </w:r>
      <w:r w:rsidDel="00000000" w:rsidR="00000000" w:rsidRPr="00000000">
        <w:rPr>
          <w:rtl w:val="0"/>
        </w:rPr>
        <w:t xml:space="preserve">Furthermore, tropical landscapes are a controlling factor of atmospheric global CO</w:t>
      </w:r>
      <w:r w:rsidDel="00000000" w:rsidR="00000000" w:rsidRPr="00000000">
        <w:rPr>
          <w:vertAlign w:val="subscript"/>
          <w:rtl w:val="0"/>
        </w:rPr>
        <w:t xml:space="preserve">2</w:t>
      </w:r>
      <w:r w:rsidDel="00000000" w:rsidR="00000000" w:rsidRPr="00000000">
        <w:rPr>
          <w:rtl w:val="0"/>
        </w:rPr>
        <w:t xml:space="preserve"> interannual variability (Ahlström et al., 2015; Friedlingstein et al., 2023), implying vulnerability of the tropical carbon sink to future climate change.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14"/>
      <w:r w:rsidDel="00000000" w:rsidR="00000000" w:rsidRPr="00000000">
        <w:rPr>
          <w:rtl w:val="0"/>
        </w:rPr>
        <w:t xml:space="preserve">Pan et al., 2024</w:t>
      </w:r>
      <w:commentRangeEnd w:id="114"/>
      <w:r w:rsidDel="00000000" w:rsidR="00000000" w:rsidRPr="00000000">
        <w:commentReference w:id="114"/>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5"/>
      <w:r w:rsidDel="00000000" w:rsidR="00000000" w:rsidRPr="00000000">
        <w:rPr>
          <w:rtl w:val="0"/>
        </w:rPr>
        <w:t xml:space="preserve">Saunois et al., 2024</w:t>
      </w:r>
      <w:commentRangeEnd w:id="115"/>
      <w:r w:rsidDel="00000000" w:rsidR="00000000" w:rsidRPr="00000000">
        <w:commentReference w:id="115"/>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6"/>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6"/>
      <w:r w:rsidDel="00000000" w:rsidR="00000000" w:rsidRPr="00000000">
        <w:commentReference w:id="116"/>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t xml:space="preserve"> </w:t>
      </w:r>
    </w:p>
    <w:p w:rsidR="00000000" w:rsidDel="00000000" w:rsidP="00000000" w:rsidRDefault="00000000" w:rsidRPr="00000000" w14:paraId="00000137">
      <w:pPr>
        <w:keepNext w:val="1"/>
        <w:widowControl w:val="0"/>
        <w:rPr/>
      </w:pPr>
      <w:r w:rsidDel="00000000" w:rsidR="00000000" w:rsidRPr="00000000">
        <w:rPr>
          <w:rtl w:val="0"/>
        </w:rPr>
      </w:r>
    </w:p>
    <w:p w:rsidR="00000000" w:rsidDel="00000000" w:rsidP="00000000" w:rsidRDefault="00000000" w:rsidRPr="00000000" w14:paraId="00000138">
      <w:pPr>
        <w:keepNext w:val="1"/>
        <w:widowControl w:val="0"/>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7"/>
      <w:r w:rsidDel="00000000" w:rsidR="00000000" w:rsidRPr="00000000">
        <w:rPr>
          <w:rtl w:val="0"/>
        </w:rPr>
        <w:t xml:space="preserve">Liu et al., 2016</w:t>
      </w:r>
      <w:commentRangeEnd w:id="117"/>
      <w:r w:rsidDel="00000000" w:rsidR="00000000" w:rsidRPr="00000000">
        <w:commentReference w:id="117"/>
      </w:r>
      <w:r w:rsidDel="00000000" w:rsidR="00000000" w:rsidRPr="00000000">
        <w:rPr>
          <w:rtl w:val="0"/>
        </w:rPr>
        <w:t xml:space="preserve">;</w:t>
      </w:r>
      <w:commentRangeStart w:id="118"/>
      <w:r w:rsidDel="00000000" w:rsidR="00000000" w:rsidRPr="00000000">
        <w:rPr>
          <w:rtl w:val="0"/>
        </w:rPr>
        <w:t xml:space="preserve"> Lunt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Crowell et al., 2019</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Palmer et al., 2019</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Yang et al., 2021</w:t>
      </w:r>
      <w:commentRangeEnd w:id="121"/>
      <w:r w:rsidDel="00000000" w:rsidR="00000000" w:rsidRPr="00000000">
        <w:commentReference w:id="121"/>
      </w:r>
      <w:r w:rsidDel="00000000" w:rsidR="00000000" w:rsidRPr="00000000">
        <w:rPr>
          <w:rtl w:val="0"/>
        </w:rPr>
        <w:t xml:space="preserve">; </w:t>
      </w:r>
      <w:r w:rsidDel="00000000" w:rsidR="00000000" w:rsidRPr="00000000">
        <w:rPr>
          <w:rtl w:val="0"/>
        </w:rPr>
        <w:t xml:space="preserve">Liu et al., 2020; Gaubert et al., 2023; </w:t>
      </w:r>
      <w:commentRangeStart w:id="122"/>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22"/>
      <w:r w:rsidDel="00000000" w:rsidR="00000000" w:rsidRPr="00000000">
        <w:commentReference w:id="122"/>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budgets and how climate, hydrology, and vegetation characteristics impact the tropical carbon budget across multiple temporal scales. Simultaneously, these studies have also revealed observational gaps that limit our full understanding of the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39">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3A">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23"/>
      <w:r w:rsidDel="00000000" w:rsidR="00000000" w:rsidRPr="00000000">
        <w:rPr>
          <w:rtl w:val="0"/>
        </w:rPr>
        <w:t xml:space="preserve">Lei et al., 2024; Philip et al., 2022; Liu et al., 2017; 2024; Wang et al., 2023</w:t>
      </w:r>
      <w:commentRangeEnd w:id="123"/>
      <w:r w:rsidDel="00000000" w:rsidR="00000000" w:rsidRPr="00000000">
        <w:commentReference w:id="123"/>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w:t>
      </w:r>
      <w:commentRangeStart w:id="124"/>
      <w:r w:rsidDel="00000000" w:rsidR="00000000" w:rsidRPr="00000000">
        <w:rPr>
          <w:rtl w:val="0"/>
        </w:rPr>
        <w:t xml:space="preserve">Philip et al., 2020</w:t>
      </w:r>
      <w:commentRangeEnd w:id="124"/>
      <w:r w:rsidDel="00000000" w:rsidR="00000000" w:rsidRPr="00000000">
        <w:commentReference w:id="124"/>
      </w:r>
      <w:r w:rsidDel="00000000" w:rsidR="00000000" w:rsidRPr="00000000">
        <w:rPr>
          <w:rtl w:val="0"/>
        </w:rPr>
        <w:t xml:space="preserve">).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25"/>
      <w:r w:rsidDel="00000000" w:rsidR="00000000" w:rsidRPr="00000000">
        <w:rPr>
          <w:rtl w:val="0"/>
        </w:rPr>
        <w:t xml:space="preserve">Parker et al., 2018</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Ma et al., 2021</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Feng et al., 2022</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Yu et al., 2023</w:t>
      </w:r>
      <w:commentRangeEnd w:id="128"/>
      <w:r w:rsidDel="00000000" w:rsidR="00000000" w:rsidRPr="00000000">
        <w:commentReference w:id="128"/>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6"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3C">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29"/>
      <w:r w:rsidDel="00000000" w:rsidR="00000000" w:rsidRPr="00000000">
        <w:rPr>
          <w:rtl w:val="0"/>
        </w:rPr>
        <w:t xml:space="preserve">Sullivan</w:t>
      </w:r>
      <w:commentRangeEnd w:id="129"/>
      <w:r w:rsidDel="00000000" w:rsidR="00000000" w:rsidRPr="00000000">
        <w:commentReference w:id="129"/>
      </w:r>
      <w:r w:rsidDel="00000000" w:rsidR="00000000" w:rsidRPr="00000000">
        <w:rPr>
          <w:rtl w:val="0"/>
        </w:rPr>
        <w:t xml:space="preserve"> et al. 2020, </w:t>
      </w:r>
      <w:commentRangeStart w:id="130"/>
      <w:r w:rsidDel="00000000" w:rsidR="00000000" w:rsidRPr="00000000">
        <w:rPr>
          <w:rtl w:val="0"/>
        </w:rPr>
        <w:t xml:space="preserve">Xu </w:t>
      </w:r>
      <w:commentRangeEnd w:id="130"/>
      <w:r w:rsidDel="00000000" w:rsidR="00000000" w:rsidRPr="00000000">
        <w:commentReference w:id="130"/>
      </w:r>
      <w:r w:rsidDel="00000000" w:rsidR="00000000" w:rsidRPr="00000000">
        <w:rPr>
          <w:rtl w:val="0"/>
        </w:rPr>
        <w:t xml:space="preserve">et al., 2021, </w:t>
      </w:r>
      <w:commentRangeStart w:id="131"/>
      <w:r w:rsidDel="00000000" w:rsidR="00000000" w:rsidRPr="00000000">
        <w:rPr>
          <w:rtl w:val="0"/>
        </w:rPr>
        <w:t xml:space="preserve">Muller</w:t>
      </w:r>
      <w:commentRangeEnd w:id="131"/>
      <w:r w:rsidDel="00000000" w:rsidR="00000000" w:rsidRPr="00000000">
        <w:commentReference w:id="131"/>
      </w:r>
      <w:r w:rsidDel="00000000" w:rsidR="00000000" w:rsidRPr="00000000">
        <w:rPr>
          <w:rtl w:val="0"/>
        </w:rPr>
        <w:t xml:space="preserve">-Landau et al., 2021, </w:t>
      </w:r>
      <w:commentRangeStart w:id="132"/>
      <w:r w:rsidDel="00000000" w:rsidR="00000000" w:rsidRPr="00000000">
        <w:rPr>
          <w:rtl w:val="0"/>
        </w:rPr>
        <w:t xml:space="preserve">Wang </w:t>
      </w:r>
      <w:commentRangeEnd w:id="132"/>
      <w:r w:rsidDel="00000000" w:rsidR="00000000" w:rsidRPr="00000000">
        <w:commentReference w:id="132"/>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33"/>
      <w:r w:rsidDel="00000000" w:rsidR="00000000" w:rsidRPr="00000000">
        <w:rPr>
          <w:rtl w:val="0"/>
        </w:rPr>
        <w:t xml:space="preserve">Pan et al., 2024</w:t>
      </w:r>
      <w:commentRangeEnd w:id="133"/>
      <w:r w:rsidDel="00000000" w:rsidR="00000000" w:rsidRPr="00000000">
        <w:commentReference w:id="133"/>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34"/>
      <w:r w:rsidDel="00000000" w:rsidR="00000000" w:rsidRPr="00000000">
        <w:rPr>
          <w:rtl w:val="0"/>
        </w:rPr>
        <w:t xml:space="preserve">land-use chang</w:t>
      </w:r>
      <w:commentRangeEnd w:id="134"/>
      <w:r w:rsidDel="00000000" w:rsidR="00000000" w:rsidRPr="00000000">
        <w:commentReference w:id="134"/>
      </w:r>
      <w:r w:rsidDel="00000000" w:rsidR="00000000" w:rsidRPr="00000000">
        <w:rPr>
          <w:rtl w:val="0"/>
        </w:rPr>
        <w:t xml:space="preserve">e (</w:t>
      </w:r>
      <w:commentRangeStart w:id="135"/>
      <w:r w:rsidDel="00000000" w:rsidR="00000000" w:rsidRPr="00000000">
        <w:rPr>
          <w:rtl w:val="0"/>
        </w:rPr>
        <w:t xml:space="preserve">Hubau</w:t>
      </w:r>
      <w:commentRangeEnd w:id="135"/>
      <w:r w:rsidDel="00000000" w:rsidR="00000000" w:rsidRPr="00000000">
        <w:commentReference w:id="135"/>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36"/>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38"/>
      <w:r w:rsidDel="00000000" w:rsidR="00000000" w:rsidRPr="00000000">
        <w:rPr>
          <w:highlight w:val="yellow"/>
          <w:rtl w:val="0"/>
        </w:rPr>
        <w:t xml:space="preserve">Malhi et al. 2014, Marvin et al. 2014, Schimel et al. 2019, Hughes et al. 2021, Chapman et al. 2024</w:t>
      </w:r>
      <w:commentRangeEnd w:id="138"/>
      <w:r w:rsidDel="00000000" w:rsidR="00000000" w:rsidRPr="00000000">
        <w:commentReference w:id="13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D">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39"/>
      <w:r w:rsidDel="00000000" w:rsidR="00000000" w:rsidRPr="00000000">
        <w:rPr>
          <w:rtl w:val="0"/>
        </w:rPr>
        <w:t xml:space="preserve">Wang et al., 2023</w:t>
      </w:r>
      <w:commentRangeEnd w:id="139"/>
      <w:r w:rsidDel="00000000" w:rsidR="00000000" w:rsidRPr="00000000">
        <w:commentReference w:id="139"/>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w:t>
      </w:r>
      <w:commentRangeEnd w:id="137"/>
      <w:r w:rsidDel="00000000" w:rsidR="00000000" w:rsidRPr="00000000">
        <w:commentReference w:id="137"/>
      </w:r>
      <w:r w:rsidDel="00000000" w:rsidR="00000000" w:rsidRPr="00000000">
        <w:rPr>
          <w:rtl w:val="0"/>
        </w:rPr>
        <w:t xml:space="preserve">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7" w:date="2024-09-16T12:10:05Z">
        <w:r w:rsidDel="00000000" w:rsidR="00000000" w:rsidRPr="00000000">
          <w:rPr>
            <w:rtl w:val="0"/>
          </w:rPr>
          <w:delText xml:space="preserve">,</w:delText>
        </w:r>
      </w:del>
      <w:r w:rsidDel="00000000" w:rsidR="00000000" w:rsidRPr="00000000">
        <w:rPr>
          <w:rtl w:val="0"/>
        </w:rPr>
        <w:t xml:space="preserve"> </w:t>
      </w:r>
      <w:del w:author="Helene Muller-Landau" w:id="8" w:date="2024-09-16T12:09:56Z">
        <w:commentRangeStart w:id="140"/>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40"/>
      <w:r w:rsidDel="00000000" w:rsidR="00000000" w:rsidRPr="00000000">
        <w:commentReference w:id="140"/>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41"/>
      <w:r w:rsidDel="00000000" w:rsidR="00000000" w:rsidRPr="00000000">
        <w:rPr>
          <w:rtl w:val="0"/>
        </w:rPr>
        <w:t xml:space="preserve">Malhi et al., 20</w:t>
      </w:r>
      <w:commentRangeEnd w:id="141"/>
      <w:r w:rsidDel="00000000" w:rsidR="00000000" w:rsidRPr="00000000">
        <w:commentReference w:id="141"/>
      </w:r>
      <w:r w:rsidDel="00000000" w:rsidR="00000000" w:rsidRPr="00000000">
        <w:rPr>
          <w:rtl w:val="0"/>
        </w:rPr>
        <w:t xml:space="preserve">02; </w:t>
      </w:r>
      <w:commentRangeStart w:id="142"/>
      <w:r w:rsidDel="00000000" w:rsidR="00000000" w:rsidRPr="00000000">
        <w:rPr>
          <w:rtl w:val="0"/>
        </w:rPr>
        <w:t xml:space="preserve">Bonan et al., 2008</w:t>
      </w:r>
      <w:commentRangeEnd w:id="142"/>
      <w:r w:rsidDel="00000000" w:rsidR="00000000" w:rsidRPr="00000000">
        <w:commentReference w:id="142"/>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43"/>
      <w:r w:rsidDel="00000000" w:rsidR="00000000" w:rsidRPr="00000000">
        <w:rPr>
          <w:rtl w:val="0"/>
        </w:rPr>
        <w:t xml:space="preserve">Taylor et al., 201</w:t>
      </w:r>
      <w:commentRangeEnd w:id="143"/>
      <w:r w:rsidDel="00000000" w:rsidR="00000000" w:rsidRPr="00000000">
        <w:commentReference w:id="143"/>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44"/>
      <w:r w:rsidDel="00000000" w:rsidR="00000000" w:rsidRPr="00000000">
        <w:rPr>
          <w:rtl w:val="0"/>
        </w:rPr>
        <w:t xml:space="preserve">Townsend et al., 2008</w:t>
      </w:r>
      <w:commentRangeEnd w:id="144"/>
      <w:r w:rsidDel="00000000" w:rsidR="00000000" w:rsidRPr="00000000">
        <w:commentReference w:id="144"/>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45"/>
      <w:r w:rsidDel="00000000" w:rsidR="00000000" w:rsidRPr="00000000">
        <w:rPr>
          <w:rtl w:val="0"/>
        </w:rPr>
        <w:t xml:space="preserve">Quesada et al., 2010</w:t>
      </w:r>
      <w:commentRangeEnd w:id="145"/>
      <w:r w:rsidDel="00000000" w:rsidR="00000000" w:rsidRPr="00000000">
        <w:commentReference w:id="145"/>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E">
      <w:pPr>
        <w:spacing w:after="240" w:lineRule="auto"/>
        <w:rPr/>
      </w:pPr>
      <w:commentRangeStart w:id="146"/>
      <w:commentRangeStart w:id="147"/>
      <w:commentRangeStart w:id="148"/>
      <w:commentRangeStart w:id="149"/>
      <w:r w:rsidDel="00000000" w:rsidR="00000000" w:rsidRPr="00000000">
        <w:rPr>
          <w:rtl w:val="0"/>
        </w:rPr>
        <w:t xml:space="preserve">A large proportion</w:t>
      </w:r>
      <w:commentRangeEnd w:id="146"/>
      <w:r w:rsidDel="00000000" w:rsidR="00000000" w:rsidRPr="00000000">
        <w:commentReference w:id="146"/>
      </w:r>
      <w:commentRangeEnd w:id="147"/>
      <w:r w:rsidDel="00000000" w:rsidR="00000000" w:rsidRPr="00000000">
        <w:commentReference w:id="147"/>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t xml:space="preserve"> of tropical forests are permanently or seasonally flooded wetlands, which include forested peatlands, swamps, and floodplains (</w:t>
      </w:r>
      <w:commentRangeStart w:id="150"/>
      <w:r w:rsidDel="00000000" w:rsidR="00000000" w:rsidRPr="00000000">
        <w:rPr>
          <w:rtl w:val="0"/>
        </w:rPr>
        <w:t xml:space="preserve">Aselmann and Crutzen 1989</w:t>
      </w:r>
      <w:commentRangeEnd w:id="150"/>
      <w:r w:rsidDel="00000000" w:rsidR="00000000" w:rsidRPr="00000000">
        <w:commentReference w:id="150"/>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51"/>
      <w:r w:rsidDel="00000000" w:rsidR="00000000" w:rsidRPr="00000000">
        <w:rPr>
          <w:rtl w:val="0"/>
        </w:rPr>
        <w:t xml:space="preserve">Richey et al., 2002</w:t>
      </w:r>
      <w:commentRangeEnd w:id="151"/>
      <w:r w:rsidDel="00000000" w:rsidR="00000000" w:rsidRPr="00000000">
        <w:commentReference w:id="151"/>
      </w:r>
      <w:r w:rsidDel="00000000" w:rsidR="00000000" w:rsidRPr="00000000">
        <w:rPr>
          <w:rtl w:val="0"/>
        </w:rPr>
        <w:t xml:space="preserve">; </w:t>
      </w:r>
      <w:commentRangeStart w:id="152"/>
      <w:r w:rsidDel="00000000" w:rsidR="00000000" w:rsidRPr="00000000">
        <w:rPr>
          <w:rtl w:val="0"/>
        </w:rPr>
        <w:t xml:space="preserve">Goulding et al., 2003</w:t>
      </w:r>
      <w:commentRangeEnd w:id="152"/>
      <w:r w:rsidDel="00000000" w:rsidR="00000000" w:rsidRPr="00000000">
        <w:commentReference w:id="152"/>
      </w:r>
      <w:r w:rsidDel="00000000" w:rsidR="00000000" w:rsidRPr="00000000">
        <w:rPr>
          <w:rtl w:val="0"/>
        </w:rPr>
        <w:t xml:space="preserve">). Further, the Amazon floodplain represents the greatest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from the Arctic (</w:t>
      </w:r>
      <w:commentRangeStart w:id="153"/>
      <w:r w:rsidDel="00000000" w:rsidR="00000000" w:rsidRPr="00000000">
        <w:rPr>
          <w:rtl w:val="0"/>
        </w:rPr>
        <w:t xml:space="preserve">Pangala et al., 2017</w:t>
      </w:r>
      <w:commentRangeEnd w:id="153"/>
      <w:r w:rsidDel="00000000" w:rsidR="00000000" w:rsidRPr="00000000">
        <w:commentReference w:id="153"/>
      </w:r>
      <w:r w:rsidDel="00000000" w:rsidR="00000000" w:rsidRPr="00000000">
        <w:rPr>
          <w:rtl w:val="0"/>
        </w:rPr>
        <w:t xml:space="preserve">). In addition to the </w:t>
      </w:r>
      <w:r w:rsidDel="00000000" w:rsidR="00000000" w:rsidRPr="00000000">
        <w:rPr>
          <w:rtl w:val="0"/>
        </w:rPr>
        <w:t xml:space="preserve">significant</w:t>
      </w:r>
      <w:r w:rsidDel="00000000" w:rsidR="00000000" w:rsidRPr="00000000">
        <w:rPr>
          <w:rtl w:val="0"/>
        </w:rPr>
        <w:t xml:space="preserve"> ebullitive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 from inundated soil and vegetation, Amazon floodplain tree stems are also </w:t>
      </w:r>
      <w:r w:rsidDel="00000000" w:rsidR="00000000" w:rsidRPr="00000000">
        <w:rPr>
          <w:rtl w:val="0"/>
        </w:rPr>
        <w:t xml:space="preserve">contributing</w:t>
      </w:r>
      <w:r w:rsidDel="00000000" w:rsidR="00000000" w:rsidRPr="00000000">
        <w:rPr>
          <w:rtl w:val="0"/>
        </w:rPr>
        <w:t xml:space="preserve"> non-ebulitive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commentRangeStart w:id="154"/>
      <w:r w:rsidDel="00000000" w:rsidR="00000000" w:rsidRPr="00000000">
        <w:rPr>
          <w:rtl w:val="0"/>
        </w:rPr>
        <w:t xml:space="preserve">Pangala et al., 2017</w:t>
      </w:r>
      <w:commentRangeEnd w:id="154"/>
      <w:r w:rsidDel="00000000" w:rsidR="00000000" w:rsidRPr="00000000">
        <w:commentReference w:id="154"/>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commentRangeStart w:id="155"/>
      <w:r w:rsidDel="00000000" w:rsidR="00000000" w:rsidRPr="00000000">
        <w:rPr>
          <w:rtl w:val="0"/>
        </w:rPr>
        <w:t xml:space="preserve">Sjögersten et al., 2014</w:t>
      </w:r>
      <w:commentRangeEnd w:id="155"/>
      <w:r w:rsidDel="00000000" w:rsidR="00000000" w:rsidRPr="00000000">
        <w:commentReference w:id="155"/>
      </w:r>
      <w:r w:rsidDel="00000000" w:rsidR="00000000" w:rsidRPr="00000000">
        <w:rPr>
          <w:rtl w:val="0"/>
        </w:rPr>
        <w:t xml:space="preserve">; </w:t>
      </w:r>
      <w:commentRangeStart w:id="156"/>
      <w:r w:rsidDel="00000000" w:rsidR="00000000" w:rsidRPr="00000000">
        <w:rPr>
          <w:rtl w:val="0"/>
        </w:rPr>
        <w:t xml:space="preserve">Helfter et al., 2021</w:t>
      </w:r>
      <w:commentRangeEnd w:id="156"/>
      <w:r w:rsidDel="00000000" w:rsidR="00000000" w:rsidRPr="00000000">
        <w:commentReference w:id="156"/>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57"/>
      <w:r w:rsidDel="00000000" w:rsidR="00000000" w:rsidRPr="00000000">
        <w:rPr>
          <w:rtl w:val="0"/>
        </w:rPr>
        <w:t xml:space="preserve">Saunois et al., 2020</w:t>
      </w:r>
      <w:commentRangeEnd w:id="157"/>
      <w:r w:rsidDel="00000000" w:rsidR="00000000" w:rsidRPr="00000000">
        <w:commentReference w:id="157"/>
      </w:r>
      <w:r w:rsidDel="00000000" w:rsidR="00000000" w:rsidRPr="00000000">
        <w:rPr>
          <w:rtl w:val="0"/>
        </w:rPr>
        <w:t xml:space="preserve">; </w:t>
      </w:r>
      <w:commentRangeStart w:id="158"/>
      <w:r w:rsidDel="00000000" w:rsidR="00000000" w:rsidRPr="00000000">
        <w:rPr>
          <w:rtl w:val="0"/>
        </w:rPr>
        <w:t xml:space="preserve">Peng et al., 2022</w:t>
      </w:r>
      <w:commentRangeEnd w:id="158"/>
      <w:r w:rsidDel="00000000" w:rsidR="00000000" w:rsidRPr="00000000">
        <w:commentReference w:id="158"/>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59"/>
      <w:r w:rsidDel="00000000" w:rsidR="00000000" w:rsidRPr="00000000">
        <w:rPr>
          <w:rtl w:val="0"/>
        </w:rPr>
        <w:t xml:space="preserve">Masson-Delmotte et al., 2021</w:t>
      </w:r>
      <w:commentRangeEnd w:id="159"/>
      <w:r w:rsidDel="00000000" w:rsidR="00000000" w:rsidRPr="00000000">
        <w:commentReference w:id="159"/>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60"/>
      <w:r w:rsidDel="00000000" w:rsidR="00000000" w:rsidRPr="00000000">
        <w:rPr>
          <w:rtl w:val="0"/>
        </w:rPr>
        <w:t xml:space="preserve">Turner et al., 2019</w:t>
      </w:r>
      <w:commentRangeEnd w:id="160"/>
      <w:r w:rsidDel="00000000" w:rsidR="00000000" w:rsidRPr="00000000">
        <w:commentReference w:id="160"/>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61"/>
      <w:r w:rsidDel="00000000" w:rsidR="00000000" w:rsidRPr="00000000">
        <w:rPr>
          <w:rtl w:val="0"/>
        </w:rPr>
        <w:t xml:space="preserve">Tollefson, 2022</w:t>
      </w:r>
      <w:commentRangeEnd w:id="161"/>
      <w:r w:rsidDel="00000000" w:rsidR="00000000" w:rsidRPr="00000000">
        <w:commentReference w:id="161"/>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62"/>
      <w:r w:rsidDel="00000000" w:rsidR="00000000" w:rsidRPr="00000000">
        <w:rPr>
          <w:rtl w:val="0"/>
        </w:rPr>
        <w:t xml:space="preserve">Saunois et al., 2020</w:t>
      </w:r>
      <w:commentRangeEnd w:id="162"/>
      <w:r w:rsidDel="00000000" w:rsidR="00000000" w:rsidRPr="00000000">
        <w:commentReference w:id="162"/>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Furthermore, organic-rich tropical peatlands store the largest and highest-density irrecoverable carbon reserves (</w:t>
      </w:r>
      <w:commentRangeStart w:id="163"/>
      <w:r w:rsidDel="00000000" w:rsidR="00000000" w:rsidRPr="00000000">
        <w:rPr>
          <w:rtl w:val="0"/>
        </w:rPr>
        <w:t xml:space="preserve">Noon</w:t>
      </w:r>
      <w:commentRangeEnd w:id="163"/>
      <w:r w:rsidDel="00000000" w:rsidR="00000000" w:rsidRPr="00000000">
        <w:commentReference w:id="163"/>
      </w:r>
      <w:r w:rsidDel="00000000" w:rsidR="00000000" w:rsidRPr="00000000">
        <w:rPr>
          <w:rtl w:val="0"/>
        </w:rPr>
        <w:t xml:space="preserve"> et al., 2021). Tropical peatlands store approximately 100 Pg of soil carbon, but there remain large uncertainties in the spatial extent and associated carbon stocks in tropical peatlands. For example, the extensive peatland carbon stocks of the central Congo Basin were only recently mapped, despite accounting for nearly a third of the carbon stored in tropical peat soils (</w:t>
      </w:r>
      <w:commentRangeStart w:id="164"/>
      <w:r w:rsidDel="00000000" w:rsidR="00000000" w:rsidRPr="00000000">
        <w:rPr>
          <w:rtl w:val="0"/>
        </w:rPr>
        <w:t xml:space="preserve">Dargie</w:t>
      </w:r>
      <w:commentRangeEnd w:id="164"/>
      <w:r w:rsidDel="00000000" w:rsidR="00000000" w:rsidRPr="00000000">
        <w:commentReference w:id="164"/>
      </w:r>
      <w:r w:rsidDel="00000000" w:rsidR="00000000" w:rsidRPr="00000000">
        <w:rPr>
          <w:rtl w:val="0"/>
        </w:rPr>
        <w:t xml:space="preserve"> et al., 2017; </w:t>
      </w:r>
      <w:commentRangeStart w:id="165"/>
      <w:r w:rsidDel="00000000" w:rsidR="00000000" w:rsidRPr="00000000">
        <w:rPr>
          <w:rtl w:val="0"/>
        </w:rPr>
        <w:t xml:space="preserve">Crezee </w:t>
      </w:r>
      <w:commentRangeEnd w:id="165"/>
      <w:r w:rsidDel="00000000" w:rsidR="00000000" w:rsidRPr="00000000">
        <w:commentReference w:id="165"/>
      </w:r>
      <w:r w:rsidDel="00000000" w:rsidR="00000000" w:rsidRPr="00000000">
        <w:rPr>
          <w:rtl w:val="0"/>
        </w:rPr>
        <w:t xml:space="preserve">et al., 2022). Land use change, through deforestation or drainage, and climate change threaten the carbon sink capacity of tropical peatlands (</w:t>
      </w:r>
      <w:commentRangeStart w:id="166"/>
      <w:r w:rsidDel="00000000" w:rsidR="00000000" w:rsidRPr="00000000">
        <w:rPr>
          <w:rtl w:val="0"/>
        </w:rPr>
        <w:t xml:space="preserve">Page</w:t>
      </w:r>
      <w:commentRangeEnd w:id="166"/>
      <w:r w:rsidDel="00000000" w:rsidR="00000000" w:rsidRPr="00000000">
        <w:commentReference w:id="166"/>
      </w:r>
      <w:r w:rsidDel="00000000" w:rsidR="00000000" w:rsidRPr="00000000">
        <w:rPr>
          <w:rtl w:val="0"/>
        </w:rPr>
        <w:t xml:space="preserve"> et al., 2022; </w:t>
      </w:r>
      <w:commentRangeStart w:id="167"/>
      <w:r w:rsidDel="00000000" w:rsidR="00000000" w:rsidRPr="00000000">
        <w:rPr>
          <w:rtl w:val="0"/>
        </w:rPr>
        <w:t xml:space="preserve">Wang </w:t>
      </w:r>
      <w:commentRangeEnd w:id="167"/>
      <w:r w:rsidDel="00000000" w:rsidR="00000000" w:rsidRPr="00000000">
        <w:commentReference w:id="167"/>
      </w:r>
      <w:r w:rsidDel="00000000" w:rsidR="00000000" w:rsidRPr="00000000">
        <w:rPr>
          <w:rtl w:val="0"/>
        </w:rPr>
        <w:t xml:space="preserve">et al., 2018). For example,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commentRangeStart w:id="168"/>
      <w:r w:rsidDel="00000000" w:rsidR="00000000" w:rsidRPr="00000000">
        <w:rPr>
          <w:rtl w:val="0"/>
        </w:rPr>
        <w:t xml:space="preserve">Hoyt</w:t>
      </w:r>
      <w:commentRangeEnd w:id="168"/>
      <w:r w:rsidDel="00000000" w:rsidR="00000000" w:rsidRPr="00000000">
        <w:commentReference w:id="168"/>
      </w:r>
      <w:r w:rsidDel="00000000" w:rsidR="00000000" w:rsidRPr="00000000">
        <w:rPr>
          <w:rtl w:val="0"/>
        </w:rPr>
        <w:t xml:space="preserve"> et al., 2020). As anthropogenic disturbances continue to threaten tropical peatlands (</w:t>
      </w:r>
      <w:commentRangeStart w:id="169"/>
      <w:r w:rsidDel="00000000" w:rsidR="00000000" w:rsidRPr="00000000">
        <w:rPr>
          <w:rtl w:val="0"/>
        </w:rPr>
        <w:t xml:space="preserve">Hastie</w:t>
      </w:r>
      <w:commentRangeEnd w:id="169"/>
      <w:r w:rsidDel="00000000" w:rsidR="00000000" w:rsidRPr="00000000">
        <w:commentReference w:id="169"/>
      </w:r>
      <w:r w:rsidDel="00000000" w:rsidR="00000000" w:rsidRPr="00000000">
        <w:rPr>
          <w:rtl w:val="0"/>
        </w:rPr>
        <w:t xml:space="preserve"> et al., 2022; </w:t>
      </w:r>
      <w:commentRangeStart w:id="170"/>
      <w:r w:rsidDel="00000000" w:rsidR="00000000" w:rsidRPr="00000000">
        <w:rPr>
          <w:rtl w:val="0"/>
        </w:rPr>
        <w:t xml:space="preserve">Page </w:t>
      </w:r>
      <w:commentRangeEnd w:id="170"/>
      <w:r w:rsidDel="00000000" w:rsidR="00000000" w:rsidRPr="00000000">
        <w:commentReference w:id="170"/>
      </w:r>
      <w:r w:rsidDel="00000000" w:rsidR="00000000" w:rsidRPr="00000000">
        <w:rPr>
          <w:rtl w:val="0"/>
        </w:rPr>
        <w:t xml:space="preserve">et al, 2022), a better understanding of the distribution and carbon stock density of tropical peatlands and associated GHG emissions is needed to predict which areas should be prioritized for conservation efforts (</w:t>
      </w:r>
      <w:commentRangeStart w:id="171"/>
      <w:r w:rsidDel="00000000" w:rsidR="00000000" w:rsidRPr="00000000">
        <w:rPr>
          <w:rtl w:val="0"/>
        </w:rPr>
        <w:t xml:space="preserve">Roucoux</w:t>
      </w:r>
      <w:commentRangeEnd w:id="171"/>
      <w:r w:rsidDel="00000000" w:rsidR="00000000" w:rsidRPr="00000000">
        <w:commentReference w:id="171"/>
      </w:r>
      <w:r w:rsidDel="00000000" w:rsidR="00000000" w:rsidRPr="00000000">
        <w:rPr>
          <w:rtl w:val="0"/>
        </w:rPr>
        <w:t xml:space="preserve"> et al, 2017; Deshmukh et al, 2021). While large peat complexes such as the Cuvette Central in the Congo Basin and Pastaza-Marañón Foreland Basin in the Peruvian Amazon have been recently mapped (</w:t>
      </w:r>
      <w:commentRangeStart w:id="172"/>
      <w:r w:rsidDel="00000000" w:rsidR="00000000" w:rsidRPr="00000000">
        <w:rPr>
          <w:rtl w:val="0"/>
        </w:rPr>
        <w:t xml:space="preserve">Lahteenoja</w:t>
      </w:r>
      <w:commentRangeEnd w:id="172"/>
      <w:r w:rsidDel="00000000" w:rsidR="00000000" w:rsidRPr="00000000">
        <w:commentReference w:id="172"/>
      </w:r>
      <w:r w:rsidDel="00000000" w:rsidR="00000000" w:rsidRPr="00000000">
        <w:rPr>
          <w:rtl w:val="0"/>
        </w:rPr>
        <w:t xml:space="preserve"> et al, 2012; Dargie et al, 2017), other peatlands remain poorly characterized and substantial undocumented peatland areas likely remain (</w:t>
      </w:r>
      <w:commentRangeStart w:id="173"/>
      <w:r w:rsidDel="00000000" w:rsidR="00000000" w:rsidRPr="00000000">
        <w:rPr>
          <w:rtl w:val="0"/>
        </w:rPr>
        <w:t xml:space="preserve">Hastie</w:t>
      </w:r>
      <w:commentRangeEnd w:id="173"/>
      <w:r w:rsidDel="00000000" w:rsidR="00000000" w:rsidRPr="00000000">
        <w:commentReference w:id="173"/>
      </w:r>
      <w:r w:rsidDel="00000000" w:rsidR="00000000" w:rsidRPr="00000000">
        <w:rPr>
          <w:rtl w:val="0"/>
        </w:rPr>
        <w:t xml:space="preserve"> et al, 2024). The wide diversity of tropical peatland vegetation and flooding dynamics (</w:t>
      </w:r>
      <w:commentRangeStart w:id="174"/>
      <w:r w:rsidDel="00000000" w:rsidR="00000000" w:rsidRPr="00000000">
        <w:rPr>
          <w:rtl w:val="0"/>
        </w:rPr>
        <w:t xml:space="preserve">Lahteenoja</w:t>
      </w:r>
      <w:commentRangeEnd w:id="174"/>
      <w:r w:rsidDel="00000000" w:rsidR="00000000" w:rsidRPr="00000000">
        <w:commentReference w:id="174"/>
      </w:r>
      <w:r w:rsidDel="00000000" w:rsidR="00000000" w:rsidRPr="00000000">
        <w:rPr>
          <w:rtl w:val="0"/>
        </w:rPr>
        <w:t xml:space="preserve"> and Page, 2011;</w:t>
      </w:r>
      <w:commentRangeStart w:id="175"/>
      <w:r w:rsidDel="00000000" w:rsidR="00000000" w:rsidRPr="00000000">
        <w:rPr>
          <w:rtl w:val="0"/>
        </w:rPr>
        <w:t xml:space="preserve"> Flores Llampazo</w:t>
      </w:r>
      <w:commentRangeEnd w:id="175"/>
      <w:r w:rsidDel="00000000" w:rsidR="00000000" w:rsidRPr="00000000">
        <w:commentReference w:id="175"/>
      </w:r>
      <w:r w:rsidDel="00000000" w:rsidR="00000000" w:rsidRPr="00000000">
        <w:rPr>
          <w:rtl w:val="0"/>
        </w:rPr>
        <w:t xml:space="preserve"> et al, 2022) makes mapping peatland ecosystems particularly difficult (</w:t>
      </w:r>
      <w:commentRangeStart w:id="176"/>
      <w:r w:rsidDel="00000000" w:rsidR="00000000" w:rsidRPr="00000000">
        <w:rPr>
          <w:rtl w:val="0"/>
        </w:rPr>
        <w:t xml:space="preserve">Minasny</w:t>
      </w:r>
      <w:commentRangeEnd w:id="176"/>
      <w:r w:rsidDel="00000000" w:rsidR="00000000" w:rsidRPr="00000000">
        <w:commentReference w:id="176"/>
      </w:r>
      <w:r w:rsidDel="00000000" w:rsidR="00000000" w:rsidRPr="00000000">
        <w:rPr>
          <w:rtl w:val="0"/>
        </w:rPr>
        <w:t xml:space="preserve"> et al, 2019). Furthermore, additional process understanding of tropical peatland carbon cycling is needed to predict how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emissions from these diverse ecosystems will respond to climate and land use change. Improved tropical peatland maps, carbon stock estimates, and process understanding are all critical to identify priority areas for conservation and restoration efforts aimed at protecting the carbon storage capacity of tropical peatlands.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after="240" w:lineRule="auto"/>
        <w:rPr>
          <w:ins w:author="Helene Muller-Landau" w:id="9" w:date="2024-09-16T15:56:51Z"/>
          <w:color w:val="ff0000"/>
        </w:rPr>
      </w:pPr>
      <w:r w:rsidDel="00000000" w:rsidR="00000000" w:rsidRPr="00000000">
        <w:rPr>
          <w:color w:val="ff0000"/>
          <w:rtl w:val="0"/>
        </w:rPr>
        <w:t xml:space="preserve">[briefly mention biodiversity as segue into Section 2.2] </w:t>
      </w:r>
      <w:ins w:author="Helene Muller-Landau" w:id="9" w:date="2024-09-16T15:56:51Z">
        <w:r w:rsidDel="00000000" w:rsidR="00000000" w:rsidRPr="00000000">
          <w:rPr>
            <w:rtl w:val="0"/>
          </w:rPr>
        </w:r>
      </w:ins>
    </w:p>
    <w:p w:rsidR="00000000" w:rsidDel="00000000" w:rsidP="00000000" w:rsidRDefault="00000000" w:rsidRPr="00000000" w14:paraId="00000142">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w:t>
      </w:r>
      <w:commentRangeStart w:id="177"/>
      <w:r w:rsidDel="00000000" w:rsidR="00000000" w:rsidRPr="00000000">
        <w:rPr>
          <w:color w:val="ff0000"/>
          <w:rtl w:val="0"/>
        </w:rPr>
        <w:t xml:space="preserve">Phillips et al., 2004</w:t>
      </w:r>
      <w:commentRangeEnd w:id="177"/>
      <w:r w:rsidDel="00000000" w:rsidR="00000000" w:rsidRPr="00000000">
        <w:commentReference w:id="177"/>
      </w:r>
      <w:r w:rsidDel="00000000" w:rsidR="00000000" w:rsidRPr="00000000">
        <w:rPr>
          <w:color w:val="ff0000"/>
          <w:rtl w:val="0"/>
        </w:rPr>
        <w:t xml:space="preserve">).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43">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44">
      <w:pPr>
        <w:pStyle w:val="Heading3"/>
        <w:rPr/>
      </w:pPr>
      <w:bookmarkStart w:colFirst="0" w:colLast="0" w:name="_h53zsa9y2giw" w:id="12"/>
      <w:bookmarkEnd w:id="12"/>
      <w:commentRangeStart w:id="178"/>
      <w:commentRangeStart w:id="179"/>
      <w:r w:rsidDel="00000000" w:rsidR="00000000" w:rsidRPr="00000000">
        <w:rPr>
          <w:rtl w:val="0"/>
        </w:rPr>
        <w:t xml:space="preserve">2.2 </w:t>
      </w:r>
      <w:commentRangeStart w:id="180"/>
      <w:commentRangeStart w:id="181"/>
      <w:r w:rsidDel="00000000" w:rsidR="00000000" w:rsidRPr="00000000">
        <w:rPr>
          <w:rtl w:val="0"/>
        </w:rPr>
        <w:t xml:space="preserve">Biodiversity</w:t>
      </w:r>
      <w:commentRangeEnd w:id="178"/>
      <w:r w:rsidDel="00000000" w:rsidR="00000000" w:rsidRPr="00000000">
        <w:commentReference w:id="178"/>
      </w:r>
      <w:commentRangeEnd w:id="179"/>
      <w:r w:rsidDel="00000000" w:rsidR="00000000" w:rsidRPr="00000000">
        <w:commentReference w:id="179"/>
      </w:r>
      <w:commentRangeEnd w:id="180"/>
      <w:r w:rsidDel="00000000" w:rsidR="00000000" w:rsidRPr="00000000">
        <w:commentReference w:id="180"/>
      </w:r>
      <w:commentRangeEnd w:id="181"/>
      <w:r w:rsidDel="00000000" w:rsidR="00000000" w:rsidRPr="00000000">
        <w:commentReference w:id="181"/>
      </w:r>
      <w:r w:rsidDel="00000000" w:rsidR="00000000" w:rsidRPr="00000000">
        <w:rPr>
          <w:rtl w:val="0"/>
        </w:rPr>
      </w:r>
    </w:p>
    <w:p w:rsidR="00000000" w:rsidDel="00000000" w:rsidP="00000000" w:rsidRDefault="00000000" w:rsidRPr="00000000" w14:paraId="00000145">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commentRangeStart w:id="182"/>
      <w:r w:rsidDel="00000000" w:rsidR="00000000" w:rsidRPr="00000000">
        <w:rPr>
          <w:rtl w:val="0"/>
        </w:rPr>
        <w:t xml:space="preserve">Tropical </w:t>
      </w:r>
      <w:commentRangeEnd w:id="182"/>
      <w:r w:rsidDel="00000000" w:rsidR="00000000" w:rsidRPr="00000000">
        <w:commentReference w:id="182"/>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83"/>
      <w:commentRangeStart w:id="184"/>
      <w:r w:rsidDel="00000000" w:rsidR="00000000" w:rsidRPr="00000000">
        <w:rPr>
          <w:highlight w:val="yellow"/>
          <w:rtl w:val="0"/>
        </w:rPr>
        <w:t xml:space="preserve">Lewis</w:t>
      </w:r>
      <w:commentRangeEnd w:id="183"/>
      <w:r w:rsidDel="00000000" w:rsidR="00000000" w:rsidRPr="00000000">
        <w:commentReference w:id="183"/>
      </w:r>
      <w:commentRangeEnd w:id="184"/>
      <w:r w:rsidDel="00000000" w:rsidR="00000000" w:rsidRPr="00000000">
        <w:commentReference w:id="184"/>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5"/>
      <w:r w:rsidDel="00000000" w:rsidR="00000000" w:rsidRPr="00000000">
        <w:rPr>
          <w:rtl w:val="0"/>
        </w:rPr>
        <w:t xml:space="preserve">Condit et al., 2002; Basset et al., 2012; Jenkins et al., 2013; Slik et al. 2015</w:t>
      </w:r>
      <w:commentRangeEnd w:id="185"/>
      <w:r w:rsidDel="00000000" w:rsidR="00000000" w:rsidRPr="00000000">
        <w:commentReference w:id="185"/>
      </w:r>
      <w:r w:rsidDel="00000000" w:rsidR="00000000" w:rsidRPr="00000000">
        <w:rPr>
          <w:rtl w:val="0"/>
        </w:rPr>
        <w:t xml:space="preserve">). At small scales, among-site compositional variation largely reflects environmental filtering and stochasticity (</w:t>
      </w:r>
      <w:commentRangeStart w:id="186"/>
      <w:r w:rsidDel="00000000" w:rsidR="00000000" w:rsidRPr="00000000">
        <w:rPr>
          <w:rtl w:val="0"/>
        </w:rPr>
        <w:t xml:space="preserve">Condit et al., 2002; Fyllas et al., 2009; Condit et al., 2013; Asner et al., 2014; Chadwick and Asner 2018</w:t>
      </w:r>
      <w:commentRangeEnd w:id="186"/>
      <w:r w:rsidDel="00000000" w:rsidR="00000000" w:rsidRPr="00000000">
        <w:commentReference w:id="186"/>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7"/>
      <w:r w:rsidDel="00000000" w:rsidR="00000000" w:rsidRPr="00000000">
        <w:rPr>
          <w:rtl w:val="0"/>
        </w:rPr>
        <w:t xml:space="preserve">(Slik et al., 2018)</w:t>
      </w:r>
      <w:commentRangeEnd w:id="187"/>
      <w:r w:rsidDel="00000000" w:rsidR="00000000" w:rsidRPr="00000000">
        <w:commentReference w:id="187"/>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8"/>
      <w:r w:rsidDel="00000000" w:rsidR="00000000" w:rsidRPr="00000000">
        <w:rPr>
          <w:rtl w:val="0"/>
        </w:rPr>
        <w:t xml:space="preserve">Fyllas et al., 2009; Condit et al., 2013; Slot and Winter 2017; Ruger et al., 2018; Homeier et al., 2021</w:t>
      </w:r>
      <w:commentRangeEnd w:id="188"/>
      <w:r w:rsidDel="00000000" w:rsidR="00000000" w:rsidRPr="00000000">
        <w:commentReference w:id="188"/>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commentRangeStart w:id="189"/>
      <w:r w:rsidDel="00000000" w:rsidR="00000000" w:rsidRPr="00000000">
        <w:rPr>
          <w:rtl w:val="0"/>
        </w:rPr>
        <w:t xml:space="preserve">Tropical </w:t>
      </w:r>
      <w:commentRangeEnd w:id="189"/>
      <w:r w:rsidDel="00000000" w:rsidR="00000000" w:rsidRPr="00000000">
        <w:commentReference w:id="189"/>
      </w:r>
      <w:r w:rsidDel="00000000" w:rsidR="00000000" w:rsidRPr="00000000">
        <w:rPr>
          <w:rtl w:val="0"/>
        </w:rPr>
        <w:t xml:space="preserve">biodiversity is critically important to the functioning of tropical ecosystems and their feedbacks to the earth system (</w:t>
      </w:r>
      <w:commentRangeStart w:id="190"/>
      <w:r w:rsidDel="00000000" w:rsidR="00000000" w:rsidRPr="00000000">
        <w:rPr>
          <w:rtl w:val="0"/>
        </w:rPr>
        <w:t xml:space="preserve">Cardinale et al., 2012; Dirzo et al., 2012; Sakschewski et al., 2016; Berzaghi et al., 2018; Schmitt et al., 2020</w:t>
      </w:r>
      <w:commentRangeEnd w:id="190"/>
      <w:r w:rsidDel="00000000" w:rsidR="00000000" w:rsidRPr="00000000">
        <w:commentReference w:id="190"/>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91"/>
      <w:r w:rsidDel="00000000" w:rsidR="00000000" w:rsidRPr="00000000">
        <w:rPr>
          <w:rtl w:val="0"/>
        </w:rPr>
        <w:t xml:space="preserve">Dirzo et al., 2014</w:t>
      </w:r>
      <w:commentRangeEnd w:id="191"/>
      <w:r w:rsidDel="00000000" w:rsidR="00000000" w:rsidRPr="00000000">
        <w:commentReference w:id="191"/>
      </w:r>
      <w:r w:rsidDel="00000000" w:rsidR="00000000" w:rsidRPr="00000000">
        <w:rPr>
          <w:rtl w:val="0"/>
        </w:rPr>
        <w:t xml:space="preserve">; </w:t>
      </w:r>
      <w:commentRangeStart w:id="192"/>
      <w:r w:rsidDel="00000000" w:rsidR="00000000" w:rsidRPr="00000000">
        <w:rPr>
          <w:rtl w:val="0"/>
        </w:rPr>
        <w:t xml:space="preserve">Del-Claro and Dirzo 2021</w:t>
      </w:r>
      <w:commentRangeEnd w:id="192"/>
      <w:r w:rsidDel="00000000" w:rsidR="00000000" w:rsidRPr="00000000">
        <w:commentReference w:id="192"/>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4A">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93"/>
      <w:r w:rsidDel="00000000" w:rsidR="00000000" w:rsidRPr="00000000">
        <w:rPr>
          <w:rtl w:val="0"/>
        </w:rPr>
        <w:t xml:space="preserve">(Hutyra et al., 2007; Christoffersen et al., 2014; Xu et al., 2016; Wu et al., 2017; Longo et al., 2018; Manoli et al., 2018)</w:t>
      </w:r>
      <w:commentRangeEnd w:id="193"/>
      <w:r w:rsidDel="00000000" w:rsidR="00000000" w:rsidRPr="00000000">
        <w:commentReference w:id="193"/>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94"/>
      <w:r w:rsidDel="00000000" w:rsidR="00000000" w:rsidRPr="00000000">
        <w:rPr>
          <w:rtl w:val="0"/>
        </w:rPr>
        <w:t xml:space="preserve">Borchert 1994; Eamus 1999; Kushwaha and Singh 2005; Williams et al., 2008; Kearsley et al., 2024</w:t>
      </w:r>
      <w:commentRangeEnd w:id="194"/>
      <w:r w:rsidDel="00000000" w:rsidR="00000000" w:rsidRPr="00000000">
        <w:commentReference w:id="194"/>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5"/>
      <w:r w:rsidDel="00000000" w:rsidR="00000000" w:rsidRPr="00000000">
        <w:rPr>
          <w:rtl w:val="0"/>
        </w:rPr>
        <w:t xml:space="preserve">Wu et al., 2016; Lopes et al., 2016; Wu et al., 2017; Albert et al., 2018)</w:t>
      </w:r>
      <w:commentRangeEnd w:id="195"/>
      <w:r w:rsidDel="00000000" w:rsidR="00000000" w:rsidRPr="00000000">
        <w:commentReference w:id="195"/>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6"/>
      <w:r w:rsidDel="00000000" w:rsidR="00000000" w:rsidRPr="00000000">
        <w:rPr>
          <w:rtl w:val="0"/>
        </w:rPr>
        <w:t xml:space="preserve"> Condit et al., 2000</w:t>
      </w:r>
      <w:commentRangeEnd w:id="196"/>
      <w:r w:rsidDel="00000000" w:rsidR="00000000" w:rsidRPr="00000000">
        <w:commentReference w:id="196"/>
      </w:r>
      <w:r w:rsidDel="00000000" w:rsidR="00000000" w:rsidRPr="00000000">
        <w:rPr>
          <w:rtl w:val="0"/>
        </w:rPr>
        <w:t xml:space="preserve">), and contributes importantly to strong stand-level variation in leaf phenology among sites (</w:t>
      </w:r>
      <w:commentRangeStart w:id="197"/>
      <w:r w:rsidDel="00000000" w:rsidR="00000000" w:rsidRPr="00000000">
        <w:rPr>
          <w:rtl w:val="0"/>
        </w:rPr>
        <w:t xml:space="preserve">Bohlman 2010; Guan et al., 2015; Fisher et al., 2020; Fadrique et al., 2021</w:t>
      </w:r>
      <w:commentRangeEnd w:id="197"/>
      <w:r w:rsidDel="00000000" w:rsidR="00000000" w:rsidRPr="00000000">
        <w:commentReference w:id="197"/>
      </w:r>
      <w:r w:rsidDel="00000000" w:rsidR="00000000" w:rsidRPr="00000000">
        <w:rPr>
          <w:rtl w:val="0"/>
        </w:rPr>
        <w:t xml:space="preserve">; </w:t>
      </w:r>
      <w:commentRangeStart w:id="198"/>
      <w:r w:rsidDel="00000000" w:rsidR="00000000" w:rsidRPr="00000000">
        <w:rPr>
          <w:rtl w:val="0"/>
        </w:rPr>
        <w:t xml:space="preserve">Yang et al., 2021</w:t>
      </w:r>
      <w:commentRangeEnd w:id="198"/>
      <w:r w:rsidDel="00000000" w:rsidR="00000000" w:rsidRPr="00000000">
        <w:commentReference w:id="198"/>
      </w:r>
      <w:r w:rsidDel="00000000" w:rsidR="00000000" w:rsidRPr="00000000">
        <w:rPr>
          <w:rtl w:val="0"/>
        </w:rPr>
        <w:t xml:space="preserve">). Leaf phenology also varies substantially among years within sites, contributing to interannual variation in forest function (</w:t>
      </w:r>
      <w:commentRangeStart w:id="199"/>
      <w:r w:rsidDel="00000000" w:rsidR="00000000" w:rsidRPr="00000000">
        <w:rPr>
          <w:rtl w:val="0"/>
        </w:rPr>
        <w:t xml:space="preserve">Pau et al., 2010; Detto et al., 2018; Lamjiak et al., 2021)</w:t>
      </w:r>
      <w:commentRangeEnd w:id="199"/>
      <w:r w:rsidDel="00000000" w:rsidR="00000000" w:rsidRPr="00000000">
        <w:commentReference w:id="199"/>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200"/>
      <w:r w:rsidDel="00000000" w:rsidR="00000000" w:rsidRPr="00000000">
        <w:rPr>
          <w:rtl w:val="0"/>
        </w:rPr>
        <w:t xml:space="preserve">Wright and van Schaik 1994; Lopes et al., 2016; Wagner et al., 2017; Li et al., 2021</w:t>
      </w:r>
      <w:commentRangeEnd w:id="200"/>
      <w:r w:rsidDel="00000000" w:rsidR="00000000" w:rsidRPr="00000000">
        <w:commentReference w:id="200"/>
      </w:r>
      <w:r w:rsidDel="00000000" w:rsidR="00000000" w:rsidRPr="00000000">
        <w:rPr>
          <w:rtl w:val="0"/>
        </w:rPr>
        <w:t xml:space="preserve">). </w:t>
      </w:r>
    </w:p>
    <w:p w:rsidR="00000000" w:rsidDel="00000000" w:rsidP="00000000" w:rsidRDefault="00000000" w:rsidRPr="00000000" w14:paraId="0000014B">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201"/>
      <w:r w:rsidDel="00000000" w:rsidR="00000000" w:rsidRPr="00000000">
        <w:rPr>
          <w:rtl w:val="0"/>
        </w:rPr>
        <w:t xml:space="preserve">Reich 2014; Ruger et al., 2018</w:t>
      </w:r>
      <w:commentRangeEnd w:id="201"/>
      <w:r w:rsidDel="00000000" w:rsidR="00000000" w:rsidRPr="00000000">
        <w:commentReference w:id="201"/>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202"/>
      <w:r w:rsidDel="00000000" w:rsidR="00000000" w:rsidRPr="00000000">
        <w:rPr>
          <w:rtl w:val="0"/>
        </w:rPr>
        <w:t xml:space="preserve">Asner et al., 2016</w:t>
      </w:r>
      <w:commentRangeEnd w:id="202"/>
      <w:r w:rsidDel="00000000" w:rsidR="00000000" w:rsidRPr="00000000">
        <w:commentReference w:id="202"/>
      </w:r>
      <w:r w:rsidDel="00000000" w:rsidR="00000000" w:rsidRPr="00000000">
        <w:rPr>
          <w:rtl w:val="0"/>
        </w:rPr>
        <w:t xml:space="preserve">; </w:t>
      </w:r>
      <w:commentRangeStart w:id="203"/>
      <w:r w:rsidDel="00000000" w:rsidR="00000000" w:rsidRPr="00000000">
        <w:rPr>
          <w:rtl w:val="0"/>
        </w:rPr>
        <w:t xml:space="preserve">Chadwick and Asner 2016</w:t>
      </w:r>
      <w:commentRangeEnd w:id="203"/>
      <w:r w:rsidDel="00000000" w:rsidR="00000000" w:rsidRPr="00000000">
        <w:commentReference w:id="203"/>
      </w:r>
      <w:r w:rsidDel="00000000" w:rsidR="00000000" w:rsidRPr="00000000">
        <w:rPr>
          <w:rtl w:val="0"/>
        </w:rPr>
        <w:t xml:space="preserve">). Recent work has also explored functional diversity and redundancy trends using multispectral imagery (</w:t>
      </w:r>
      <w:commentRangeStart w:id="204"/>
      <w:r w:rsidDel="00000000" w:rsidR="00000000" w:rsidRPr="00000000">
        <w:rPr>
          <w:rtl w:val="0"/>
        </w:rPr>
        <w:t xml:space="preserve">Aguirre‐Gutiérrez et al., 2021</w:t>
      </w:r>
      <w:commentRangeEnd w:id="204"/>
      <w:r w:rsidDel="00000000" w:rsidR="00000000" w:rsidRPr="00000000">
        <w:commentReference w:id="204"/>
      </w:r>
      <w:r w:rsidDel="00000000" w:rsidR="00000000" w:rsidRPr="00000000">
        <w:rPr>
          <w:rtl w:val="0"/>
        </w:rPr>
        <w:t xml:space="preserve">). </w:t>
      </w:r>
    </w:p>
    <w:p w:rsidR="00000000" w:rsidDel="00000000" w:rsidP="00000000" w:rsidRDefault="00000000" w:rsidRPr="00000000" w14:paraId="0000014C">
      <w:pPr>
        <w:spacing w:after="240" w:before="240" w:lineRule="auto"/>
        <w:rPr>
          <w:color w:val="ff0000"/>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5"/>
      <w:r w:rsidDel="00000000" w:rsidR="00000000" w:rsidRPr="00000000">
        <w:rPr>
          <w:rtl w:val="0"/>
        </w:rPr>
        <w:t xml:space="preserve">Ruger et al., 2018</w:t>
      </w:r>
      <w:commentRangeEnd w:id="205"/>
      <w:r w:rsidDel="00000000" w:rsidR="00000000" w:rsidRPr="00000000">
        <w:commentReference w:id="205"/>
      </w:r>
      <w:r w:rsidDel="00000000" w:rsidR="00000000" w:rsidRPr="00000000">
        <w:rPr>
          <w:rtl w:val="0"/>
        </w:rPr>
        <w:t xml:space="preserve">; </w:t>
      </w:r>
      <w:commentRangeStart w:id="206"/>
      <w:r w:rsidDel="00000000" w:rsidR="00000000" w:rsidRPr="00000000">
        <w:rPr>
          <w:rtl w:val="0"/>
        </w:rPr>
        <w:t xml:space="preserve">Maynard </w:t>
      </w:r>
      <w:commentRangeEnd w:id="206"/>
      <w:r w:rsidDel="00000000" w:rsidR="00000000" w:rsidRPr="00000000">
        <w:commentReference w:id="206"/>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7"/>
      <w:r w:rsidDel="00000000" w:rsidR="00000000" w:rsidRPr="00000000">
        <w:rPr>
          <w:rtl w:val="0"/>
        </w:rPr>
        <w:t xml:space="preserve">Stark et al., 2012</w:t>
      </w:r>
      <w:commentRangeEnd w:id="207"/>
      <w:r w:rsidDel="00000000" w:rsidR="00000000" w:rsidRPr="00000000">
        <w:commentReference w:id="207"/>
      </w:r>
      <w:r w:rsidDel="00000000" w:rsidR="00000000" w:rsidRPr="00000000">
        <w:rPr>
          <w:rtl w:val="0"/>
        </w:rPr>
        <w:t xml:space="preserve">). </w:t>
      </w:r>
      <w:commentRangeStart w:id="208"/>
      <w:r w:rsidDel="00000000" w:rsidR="00000000" w:rsidRPr="00000000">
        <w:rPr>
          <w:color w:val="ff0000"/>
          <w:rtl w:val="0"/>
        </w:rPr>
        <w:t xml:space="preserve">Finally, tropical woody plants may be self-supporting like trees and shrubs, or be structural parasites like lianas (woody vines) that rely on other plants for support (</w:t>
      </w:r>
      <w:commentRangeStart w:id="209"/>
      <w:r w:rsidDel="00000000" w:rsidR="00000000" w:rsidRPr="00000000">
        <w:rPr>
          <w:color w:val="ff0000"/>
          <w:rtl w:val="0"/>
        </w:rPr>
        <w:t xml:space="preserve">Muller-Landau and Pacala 2020</w:t>
      </w:r>
      <w:commentRangeEnd w:id="209"/>
      <w:r w:rsidDel="00000000" w:rsidR="00000000" w:rsidRPr="00000000">
        <w:commentReference w:id="209"/>
      </w:r>
      <w:r w:rsidDel="00000000" w:rsidR="00000000" w:rsidRPr="00000000">
        <w:rPr>
          <w:color w:val="ff0000"/>
          <w:rtl w:val="0"/>
        </w:rPr>
        <w:t xml:space="preserve">). Lianas reduce tree growth and increase tree mortality, and thereby alter forest structure and function (</w:t>
      </w:r>
      <w:commentRangeStart w:id="210"/>
      <w:r w:rsidDel="00000000" w:rsidR="00000000" w:rsidRPr="00000000">
        <w:rPr>
          <w:color w:val="ff0000"/>
          <w:rtl w:val="0"/>
        </w:rPr>
        <w:t xml:space="preserve">Estrada-Villegas et al., 2022</w:t>
      </w:r>
      <w:commentRangeEnd w:id="210"/>
      <w:r w:rsidDel="00000000" w:rsidR="00000000" w:rsidRPr="00000000">
        <w:commentReference w:id="210"/>
      </w:r>
      <w:r w:rsidDel="00000000" w:rsidR="00000000" w:rsidRPr="00000000">
        <w:rPr>
          <w:color w:val="ff0000"/>
          <w:rtl w:val="0"/>
        </w:rPr>
        <w:t xml:space="preserve">). Higher liana abundance leads to slower carbon accumulation in secondary forests, lower woody productivity, lower forest stature, and lower biomass carbon stocks (</w:t>
      </w:r>
      <w:commentRangeStart w:id="211"/>
      <w:r w:rsidDel="00000000" w:rsidR="00000000" w:rsidRPr="00000000">
        <w:rPr>
          <w:color w:val="ff0000"/>
          <w:rtl w:val="0"/>
        </w:rPr>
        <w:t xml:space="preserve">van der Heijden et al. 2015</w:t>
      </w:r>
      <w:commentRangeEnd w:id="211"/>
      <w:r w:rsidDel="00000000" w:rsidR="00000000" w:rsidRPr="00000000">
        <w:commentReference w:id="211"/>
      </w:r>
      <w:r w:rsidDel="00000000" w:rsidR="00000000" w:rsidRPr="00000000">
        <w:rPr>
          <w:color w:val="ff0000"/>
          <w:rtl w:val="0"/>
        </w:rPr>
        <w:t xml:space="preserve">). Liana abundance varies widely among tropical forests in relation to climate, disturbance history, and other factors (</w:t>
      </w:r>
      <w:commentRangeStart w:id="212"/>
      <w:r w:rsidDel="00000000" w:rsidR="00000000" w:rsidRPr="00000000">
        <w:rPr>
          <w:color w:val="ff0000"/>
          <w:rtl w:val="0"/>
        </w:rPr>
        <w:t xml:space="preserve">Dewalt et al., 2015</w:t>
      </w:r>
      <w:commentRangeEnd w:id="212"/>
      <w:r w:rsidDel="00000000" w:rsidR="00000000" w:rsidRPr="00000000">
        <w:commentReference w:id="212"/>
      </w:r>
      <w:r w:rsidDel="00000000" w:rsidR="00000000" w:rsidRPr="00000000">
        <w:rPr>
          <w:color w:val="ff0000"/>
          <w:rtl w:val="0"/>
        </w:rPr>
        <w:t xml:space="preserve">), and is on average increasing, for reasons that remain unclear (</w:t>
      </w:r>
      <w:commentRangeStart w:id="213"/>
      <w:r w:rsidDel="00000000" w:rsidR="00000000" w:rsidRPr="00000000">
        <w:rPr>
          <w:color w:val="ff0000"/>
          <w:rtl w:val="0"/>
        </w:rPr>
        <w:t xml:space="preserve">Schnitzer and Bongers 2011</w:t>
      </w:r>
      <w:commentRangeEnd w:id="213"/>
      <w:r w:rsidDel="00000000" w:rsidR="00000000" w:rsidRPr="00000000">
        <w:commentReference w:id="213"/>
      </w:r>
      <w:r w:rsidDel="00000000" w:rsidR="00000000" w:rsidRPr="00000000">
        <w:rPr>
          <w:color w:val="ff0000"/>
          <w:rtl w:val="0"/>
        </w:rPr>
        <w:t xml:space="preserve">, </w:t>
      </w:r>
      <w:commentRangeStart w:id="214"/>
      <w:r w:rsidDel="00000000" w:rsidR="00000000" w:rsidRPr="00000000">
        <w:rPr>
          <w:color w:val="ff0000"/>
          <w:rtl w:val="0"/>
        </w:rPr>
        <w:t xml:space="preserve">Rueda-Trujillo et al., 2024</w:t>
      </w:r>
      <w:commentRangeEnd w:id="214"/>
      <w:r w:rsidDel="00000000" w:rsidR="00000000" w:rsidRPr="00000000">
        <w:commentReference w:id="214"/>
      </w:r>
      <w:r w:rsidDel="00000000" w:rsidR="00000000" w:rsidRPr="00000000">
        <w:rPr>
          <w:color w:val="ff0000"/>
          <w:rtl w:val="0"/>
        </w:rPr>
        <w:t xml:space="preserve">). Lianas differ from trees in their leaf angles and in the distributions of their leaf traits, making it possible to quantify liana abundance with remote sensing (</w:t>
      </w:r>
      <w:commentRangeStart w:id="215"/>
      <w:r w:rsidDel="00000000" w:rsidR="00000000" w:rsidRPr="00000000">
        <w:rPr>
          <w:color w:val="ff0000"/>
          <w:rtl w:val="0"/>
        </w:rPr>
        <w:t xml:space="preserve">van der Heijden et al., 2022</w:t>
      </w:r>
      <w:commentRangeEnd w:id="215"/>
      <w:r w:rsidDel="00000000" w:rsidR="00000000" w:rsidRPr="00000000">
        <w:commentReference w:id="215"/>
      </w:r>
      <w:r w:rsidDel="00000000" w:rsidR="00000000" w:rsidRPr="00000000">
        <w:rPr>
          <w:color w:val="ff0000"/>
          <w:rtl w:val="0"/>
        </w:rPr>
        <w:t xml:space="preserve">). </w:t>
      </w:r>
    </w:p>
    <w:p w:rsidR="00000000" w:rsidDel="00000000" w:rsidP="00000000" w:rsidRDefault="00000000" w:rsidRPr="00000000" w14:paraId="0000014D">
      <w:pPr>
        <w:spacing w:after="240" w:before="240" w:lineRule="auto"/>
        <w:rPr>
          <w:color w:val="ff0000"/>
        </w:rPr>
      </w:pPr>
      <w:r w:rsidDel="00000000" w:rsidR="00000000" w:rsidRPr="00000000">
        <w:rPr>
          <w:color w:val="ff0000"/>
          <w:rtl w:val="0"/>
        </w:rPr>
        <w:t xml:space="preserve">Competition among plants</w:t>
      </w:r>
      <w:r w:rsidDel="00000000" w:rsidR="00000000" w:rsidRPr="00000000">
        <w:rPr>
          <w:color w:val="ff0000"/>
          <w:rtl w:val="0"/>
        </w:rPr>
        <w:t xml:space="preserve"> is also a driver of natural disturbance, particularly in tropical forests where lianas (woody vines) are abundant. Increasing CO</w:t>
      </w:r>
      <w:r w:rsidDel="00000000" w:rsidR="00000000" w:rsidRPr="00000000">
        <w:rPr>
          <w:color w:val="ff0000"/>
          <w:vertAlign w:val="subscript"/>
          <w:rtl w:val="0"/>
        </w:rPr>
        <w:t xml:space="preserve">2</w:t>
      </w:r>
      <w:r w:rsidDel="00000000" w:rsidR="00000000" w:rsidRPr="00000000">
        <w:rPr>
          <w:color w:val="ff0000"/>
          <w:rtl w:val="0"/>
        </w:rPr>
        <w:t xml:space="preserve"> concentrations appear to be increasing tree growth (</w:t>
      </w:r>
      <w:commentRangeStart w:id="216"/>
      <w:r w:rsidDel="00000000" w:rsidR="00000000" w:rsidRPr="00000000">
        <w:rPr>
          <w:color w:val="ff0000"/>
          <w:rtl w:val="0"/>
        </w:rPr>
        <w:t xml:space="preserve">Phillips et al., 2009</w:t>
      </w:r>
      <w:commentRangeEnd w:id="216"/>
      <w:r w:rsidDel="00000000" w:rsidR="00000000" w:rsidRPr="00000000">
        <w:commentReference w:id="216"/>
      </w:r>
      <w:r w:rsidDel="00000000" w:rsidR="00000000" w:rsidRPr="00000000">
        <w:rPr>
          <w:color w:val="ff0000"/>
          <w:rtl w:val="0"/>
        </w:rPr>
        <w:t xml:space="preserve">,</w:t>
      </w:r>
      <w:commentRangeStart w:id="217"/>
      <w:r w:rsidDel="00000000" w:rsidR="00000000" w:rsidRPr="00000000">
        <w:rPr>
          <w:color w:val="ff0000"/>
          <w:rtl w:val="0"/>
        </w:rPr>
        <w:t xml:space="preserve"> Brienen et al., 2015</w:t>
      </w:r>
      <w:commentRangeEnd w:id="217"/>
      <w:r w:rsidDel="00000000" w:rsidR="00000000" w:rsidRPr="00000000">
        <w:commentReference w:id="217"/>
      </w:r>
      <w:r w:rsidDel="00000000" w:rsidR="00000000" w:rsidRPr="00000000">
        <w:rPr>
          <w:color w:val="ff0000"/>
          <w:rtl w:val="0"/>
        </w:rPr>
        <w:t xml:space="preserve">), which is expected to increase tree mortality rates by increasing tree competition and favoring fast-growing tree species (</w:t>
      </w:r>
      <w:commentRangeStart w:id="218"/>
      <w:r w:rsidDel="00000000" w:rsidR="00000000" w:rsidRPr="00000000">
        <w:rPr>
          <w:color w:val="ff0000"/>
          <w:rtl w:val="0"/>
        </w:rPr>
        <w:t xml:space="preserve">Bugmann and Bigler 2011</w:t>
      </w:r>
      <w:commentRangeEnd w:id="218"/>
      <w:r w:rsidDel="00000000" w:rsidR="00000000" w:rsidRPr="00000000">
        <w:commentReference w:id="218"/>
      </w:r>
      <w:r w:rsidDel="00000000" w:rsidR="00000000" w:rsidRPr="00000000">
        <w:rPr>
          <w:color w:val="ff0000"/>
          <w:rtl w:val="0"/>
        </w:rPr>
        <w:t xml:space="preserve">; </w:t>
      </w:r>
      <w:commentRangeStart w:id="219"/>
      <w:r w:rsidDel="00000000" w:rsidR="00000000" w:rsidRPr="00000000">
        <w:rPr>
          <w:color w:val="ff0000"/>
          <w:rtl w:val="0"/>
        </w:rPr>
        <w:t xml:space="preserve">McDowell et al., 2018</w:t>
      </w:r>
      <w:commentRangeEnd w:id="219"/>
      <w:r w:rsidDel="00000000" w:rsidR="00000000" w:rsidRPr="00000000">
        <w:commentReference w:id="219"/>
      </w:r>
      <w:r w:rsidDel="00000000" w:rsidR="00000000" w:rsidRPr="00000000">
        <w:rPr>
          <w:color w:val="ff0000"/>
          <w:rtl w:val="0"/>
        </w:rPr>
        <w:t xml:space="preserve">). Simultaneously, there is widespread evidence of increase liana abundances in tropical forests (</w:t>
      </w:r>
      <w:commentRangeStart w:id="220"/>
      <w:r w:rsidDel="00000000" w:rsidR="00000000" w:rsidRPr="00000000">
        <w:rPr>
          <w:color w:val="ff0000"/>
          <w:rtl w:val="0"/>
        </w:rPr>
        <w:t xml:space="preserve">Phillips et al., 2002</w:t>
      </w:r>
      <w:commentRangeEnd w:id="220"/>
      <w:r w:rsidDel="00000000" w:rsidR="00000000" w:rsidRPr="00000000">
        <w:commentReference w:id="220"/>
      </w:r>
      <w:r w:rsidDel="00000000" w:rsidR="00000000" w:rsidRPr="00000000">
        <w:rPr>
          <w:color w:val="ff0000"/>
          <w:rtl w:val="0"/>
        </w:rPr>
        <w:t xml:space="preserve">; </w:t>
      </w:r>
      <w:commentRangeStart w:id="221"/>
      <w:r w:rsidDel="00000000" w:rsidR="00000000" w:rsidRPr="00000000">
        <w:rPr>
          <w:color w:val="ff0000"/>
          <w:rtl w:val="0"/>
        </w:rPr>
        <w:t xml:space="preserve">Schnitzer and Bongers 2011</w:t>
      </w:r>
      <w:commentRangeEnd w:id="221"/>
      <w:r w:rsidDel="00000000" w:rsidR="00000000" w:rsidRPr="00000000">
        <w:commentReference w:id="221"/>
      </w:r>
      <w:r w:rsidDel="00000000" w:rsidR="00000000" w:rsidRPr="00000000">
        <w:rPr>
          <w:color w:val="ff0000"/>
          <w:rtl w:val="0"/>
        </w:rPr>
        <w:t xml:space="preserve">,</w:t>
      </w:r>
      <w:commentRangeStart w:id="222"/>
      <w:r w:rsidDel="00000000" w:rsidR="00000000" w:rsidRPr="00000000">
        <w:rPr>
          <w:color w:val="ff0000"/>
          <w:rtl w:val="0"/>
        </w:rPr>
        <w:t xml:space="preserve"> Rueda-Trujillo et al., 2024</w:t>
      </w:r>
      <w:commentRangeEnd w:id="222"/>
      <w:r w:rsidDel="00000000" w:rsidR="00000000" w:rsidRPr="00000000">
        <w:commentReference w:id="222"/>
      </w:r>
      <w:r w:rsidDel="00000000" w:rsidR="00000000" w:rsidRPr="00000000">
        <w:rPr>
          <w:color w:val="ff0000"/>
          <w:rtl w:val="0"/>
        </w:rPr>
        <w:t xml:space="preserve">), due in part to increasing disturbance rates (</w:t>
      </w:r>
      <w:commentRangeStart w:id="223"/>
      <w:r w:rsidDel="00000000" w:rsidR="00000000" w:rsidRPr="00000000">
        <w:rPr>
          <w:color w:val="ff0000"/>
          <w:rtl w:val="0"/>
        </w:rPr>
        <w:t xml:space="preserve">Schnitzer and Bongers 2011</w:t>
      </w:r>
      <w:commentRangeEnd w:id="223"/>
      <w:r w:rsidDel="00000000" w:rsidR="00000000" w:rsidRPr="00000000">
        <w:commentReference w:id="223"/>
      </w:r>
      <w:r w:rsidDel="00000000" w:rsidR="00000000" w:rsidRPr="00000000">
        <w:rPr>
          <w:color w:val="ff0000"/>
          <w:rtl w:val="0"/>
        </w:rPr>
        <w:t xml:space="preserve">, </w:t>
      </w:r>
      <w:commentRangeStart w:id="224"/>
      <w:r w:rsidDel="00000000" w:rsidR="00000000" w:rsidRPr="00000000">
        <w:rPr>
          <w:color w:val="ff0000"/>
          <w:rtl w:val="0"/>
        </w:rPr>
        <w:t xml:space="preserve">Schnitzer et al., 2021</w:t>
      </w:r>
      <w:commentRangeEnd w:id="224"/>
      <w:r w:rsidDel="00000000" w:rsidR="00000000" w:rsidRPr="00000000">
        <w:commentReference w:id="224"/>
      </w:r>
      <w:r w:rsidDel="00000000" w:rsidR="00000000" w:rsidRPr="00000000">
        <w:rPr>
          <w:color w:val="ff0000"/>
          <w:rtl w:val="0"/>
        </w:rPr>
        <w:t xml:space="preserve">). Lianas reduce forest carbon storage by decreasing tree growth and increasing tree mortality rates (</w:t>
      </w:r>
      <w:commentRangeStart w:id="225"/>
      <w:r w:rsidDel="00000000" w:rsidR="00000000" w:rsidRPr="00000000">
        <w:rPr>
          <w:color w:val="ff0000"/>
          <w:rtl w:val="0"/>
        </w:rPr>
        <w:t xml:space="preserve">van der Heijden et al. 2013</w:t>
      </w:r>
      <w:commentRangeEnd w:id="225"/>
      <w:r w:rsidDel="00000000" w:rsidR="00000000" w:rsidRPr="00000000">
        <w:commentReference w:id="225"/>
      </w:r>
      <w:r w:rsidDel="00000000" w:rsidR="00000000" w:rsidRPr="00000000">
        <w:rPr>
          <w:color w:val="ff0000"/>
          <w:rtl w:val="0"/>
        </w:rPr>
        <w:t xml:space="preserve">; </w:t>
      </w:r>
      <w:commentRangeStart w:id="226"/>
      <w:r w:rsidDel="00000000" w:rsidR="00000000" w:rsidRPr="00000000">
        <w:rPr>
          <w:color w:val="ff0000"/>
          <w:rtl w:val="0"/>
        </w:rPr>
        <w:t xml:space="preserve">2015</w:t>
      </w:r>
      <w:commentRangeEnd w:id="226"/>
      <w:r w:rsidDel="00000000" w:rsidR="00000000" w:rsidRPr="00000000">
        <w:commentReference w:id="226"/>
      </w:r>
      <w:r w:rsidDel="00000000" w:rsidR="00000000" w:rsidRPr="00000000">
        <w:rPr>
          <w:color w:val="ff0000"/>
          <w:rtl w:val="0"/>
        </w:rPr>
        <w:t xml:space="preserve">; </w:t>
      </w:r>
      <w:commentRangeStart w:id="227"/>
      <w:r w:rsidDel="00000000" w:rsidR="00000000" w:rsidRPr="00000000">
        <w:rPr>
          <w:color w:val="ff0000"/>
          <w:rtl w:val="0"/>
        </w:rPr>
        <w:t xml:space="preserve">Visser et al., 2018</w:t>
      </w:r>
      <w:commentRangeEnd w:id="227"/>
      <w:r w:rsidDel="00000000" w:rsidR="00000000" w:rsidRPr="00000000">
        <w:commentReference w:id="227"/>
      </w:r>
      <w:r w:rsidDel="00000000" w:rsidR="00000000" w:rsidRPr="00000000">
        <w:rPr>
          <w:color w:val="ff0000"/>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color w:val="ff0000"/>
          <w:vertAlign w:val="subscript"/>
          <w:rtl w:val="0"/>
        </w:rPr>
        <w:t xml:space="preserve">2</w:t>
      </w:r>
      <w:r w:rsidDel="00000000" w:rsidR="00000000" w:rsidRPr="00000000">
        <w:rPr>
          <w:color w:val="ff0000"/>
          <w:rtl w:val="0"/>
        </w:rPr>
        <w:t xml:space="preserve"> fertilization is uncertain and more challenging to demonstrate (</w:t>
      </w:r>
      <w:commentRangeStart w:id="228"/>
      <w:r w:rsidDel="00000000" w:rsidR="00000000" w:rsidRPr="00000000">
        <w:rPr>
          <w:color w:val="ff0000"/>
          <w:rtl w:val="0"/>
        </w:rPr>
        <w:t xml:space="preserve">Bugmann and Bigler 2011</w:t>
      </w:r>
      <w:commentRangeEnd w:id="228"/>
      <w:r w:rsidDel="00000000" w:rsidR="00000000" w:rsidRPr="00000000">
        <w:commentReference w:id="228"/>
      </w:r>
      <w:r w:rsidDel="00000000" w:rsidR="00000000" w:rsidRPr="00000000">
        <w:rPr>
          <w:color w:val="ff0000"/>
          <w:rtl w:val="0"/>
        </w:rPr>
        <w:t xml:space="preserve">, </w:t>
      </w:r>
      <w:commentRangeStart w:id="229"/>
      <w:r w:rsidDel="00000000" w:rsidR="00000000" w:rsidRPr="00000000">
        <w:rPr>
          <w:color w:val="ff0000"/>
          <w:rtl w:val="0"/>
        </w:rPr>
        <w:t xml:space="preserve">Rozendaal et al., 2020</w:t>
      </w:r>
      <w:commentRangeEnd w:id="229"/>
      <w:r w:rsidDel="00000000" w:rsidR="00000000" w:rsidRPr="00000000">
        <w:commentReference w:id="229"/>
      </w:r>
      <w:r w:rsidDel="00000000" w:rsidR="00000000" w:rsidRPr="00000000">
        <w:rPr>
          <w:color w:val="ff0000"/>
          <w:rtl w:val="0"/>
        </w:rPr>
        <w:t xml:space="preserve">).</w:t>
      </w:r>
      <w:commentRangeEnd w:id="208"/>
      <w:r w:rsidDel="00000000" w:rsidR="00000000" w:rsidRPr="00000000">
        <w:commentReference w:id="208"/>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30"/>
      <w:r w:rsidDel="00000000" w:rsidR="00000000" w:rsidRPr="00000000">
        <w:rPr>
          <w:rtl w:val="0"/>
        </w:rPr>
        <w:t xml:space="preserve">Schmitt et al., 2020</w:t>
      </w:r>
      <w:commentRangeEnd w:id="230"/>
      <w:r w:rsidDel="00000000" w:rsidR="00000000" w:rsidRPr="00000000">
        <w:commentReference w:id="230"/>
      </w:r>
      <w:r w:rsidDel="00000000" w:rsidR="00000000" w:rsidRPr="00000000">
        <w:rPr>
          <w:rtl w:val="0"/>
        </w:rPr>
        <w:t xml:space="preserve">), but changing climate regimes could also negatively impact levels of biodiversity that might feedback on climate through decreased carbon sequestration (</w:t>
      </w:r>
      <w:commentRangeStart w:id="231"/>
      <w:r w:rsidDel="00000000" w:rsidR="00000000" w:rsidRPr="00000000">
        <w:rPr>
          <w:rtl w:val="0"/>
        </w:rPr>
        <w:t xml:space="preserve">Thomas et al. 2004</w:t>
      </w:r>
      <w:commentRangeEnd w:id="231"/>
      <w:r w:rsidDel="00000000" w:rsidR="00000000" w:rsidRPr="00000000">
        <w:commentReference w:id="231"/>
      </w:r>
      <w:r w:rsidDel="00000000" w:rsidR="00000000" w:rsidRPr="00000000">
        <w:rPr>
          <w:rtl w:val="0"/>
        </w:rPr>
        <w:t xml:space="preserve">; </w:t>
      </w:r>
      <w:commentRangeStart w:id="232"/>
      <w:r w:rsidDel="00000000" w:rsidR="00000000" w:rsidRPr="00000000">
        <w:rPr>
          <w:rtl w:val="0"/>
        </w:rPr>
        <w:t xml:space="preserve">Cavanaugh et al., 2014</w:t>
      </w:r>
      <w:commentRangeEnd w:id="232"/>
      <w:r w:rsidDel="00000000" w:rsidR="00000000" w:rsidRPr="00000000">
        <w:commentReference w:id="232"/>
      </w:r>
      <w:r w:rsidDel="00000000" w:rsidR="00000000" w:rsidRPr="00000000">
        <w:rPr>
          <w:rtl w:val="0"/>
        </w:rPr>
        <w:t xml:space="preserve">). </w:t>
      </w:r>
      <w:commentRangeStart w:id="233"/>
      <w:r w:rsidDel="00000000" w:rsidR="00000000" w:rsidRPr="00000000">
        <w:rPr>
          <w:highlight w:val="white"/>
          <w:rtl w:val="0"/>
        </w:rPr>
        <w:t xml:space="preserve">In a review of 258 studies of naturally assembled communities, van der Plas (</w:t>
      </w:r>
      <w:commentRangeStart w:id="234"/>
      <w:r w:rsidDel="00000000" w:rsidR="00000000" w:rsidRPr="00000000">
        <w:rPr>
          <w:highlight w:val="white"/>
          <w:rtl w:val="0"/>
        </w:rPr>
        <w:t xml:space="preserve">2019</w:t>
      </w:r>
      <w:commentRangeEnd w:id="234"/>
      <w:r w:rsidDel="00000000" w:rsidR="00000000" w:rsidRPr="00000000">
        <w:commentReference w:id="234"/>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33"/>
      <w:r w:rsidDel="00000000" w:rsidR="00000000" w:rsidRPr="00000000">
        <w:commentReference w:id="233"/>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35"/>
      <w:r w:rsidDel="00000000" w:rsidR="00000000" w:rsidRPr="00000000">
        <w:rPr>
          <w:rtl w:val="0"/>
        </w:rPr>
        <w:t xml:space="preserve">Cooper et al., 2024</w:t>
      </w:r>
      <w:commentRangeEnd w:id="235"/>
      <w:r w:rsidDel="00000000" w:rsidR="00000000" w:rsidRPr="00000000">
        <w:commentReference w:id="235"/>
      </w:r>
      <w:r w:rsidDel="00000000" w:rsidR="00000000" w:rsidRPr="00000000">
        <w:rPr>
          <w:rtl w:val="0"/>
        </w:rPr>
        <w:t xml:space="preserve">). </w:t>
      </w:r>
      <w:r w:rsidDel="00000000" w:rsidR="00000000" w:rsidRPr="00000000">
        <w:rPr>
          <w:rtl w:val="0"/>
        </w:rPr>
        <w:t xml:space="preserve">Characterizing</w:t>
      </w:r>
      <w:r w:rsidDel="00000000" w:rsidR="00000000" w:rsidRPr="00000000">
        <w:rPr>
          <w:rtl w:val="0"/>
        </w:rPr>
        <w:t xml:space="preserve"> the functional diversity of these hyperdominant species is tractable and within the scope of PANGEA. </w:t>
      </w:r>
      <w:r w:rsidDel="00000000" w:rsidR="00000000" w:rsidRPr="00000000">
        <w:rPr>
          <w:rtl w:val="0"/>
        </w:rPr>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36"/>
      <w:r w:rsidDel="00000000" w:rsidR="00000000" w:rsidRPr="00000000">
        <w:rPr>
          <w:rtl w:val="0"/>
        </w:rPr>
        <w:t xml:space="preserve"> (Dirzo et al., 2014)</w:t>
      </w:r>
      <w:commentRangeEnd w:id="236"/>
      <w:r w:rsidDel="00000000" w:rsidR="00000000" w:rsidRPr="00000000">
        <w:commentReference w:id="236"/>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37"/>
      <w:r w:rsidDel="00000000" w:rsidR="00000000" w:rsidRPr="00000000">
        <w:rPr>
          <w:rtl w:val="0"/>
        </w:rPr>
        <w:t xml:space="preserve">Berzaghi et al., 2018</w:t>
      </w:r>
      <w:commentRangeEnd w:id="237"/>
      <w:r w:rsidDel="00000000" w:rsidR="00000000" w:rsidRPr="00000000">
        <w:commentReference w:id="237"/>
      </w:r>
      <w:r w:rsidDel="00000000" w:rsidR="00000000" w:rsidRPr="00000000">
        <w:rPr>
          <w:rtl w:val="0"/>
        </w:rPr>
        <w:t xml:space="preserve">; </w:t>
      </w:r>
      <w:commentRangeStart w:id="238"/>
      <w:r w:rsidDel="00000000" w:rsidR="00000000" w:rsidRPr="00000000">
        <w:rPr>
          <w:rtl w:val="0"/>
        </w:rPr>
        <w:t xml:space="preserve">2019</w:t>
      </w:r>
      <w:commentRangeEnd w:id="238"/>
      <w:r w:rsidDel="00000000" w:rsidR="00000000" w:rsidRPr="00000000">
        <w:commentReference w:id="238"/>
      </w:r>
      <w:r w:rsidDel="00000000" w:rsidR="00000000" w:rsidRPr="00000000">
        <w:rPr>
          <w:rtl w:val="0"/>
        </w:rPr>
        <w:t xml:space="preserve">), and dispersal of large seed, high wood density tree species (</w:t>
      </w:r>
      <w:commentRangeStart w:id="239"/>
      <w:r w:rsidDel="00000000" w:rsidR="00000000" w:rsidRPr="00000000">
        <w:rPr>
          <w:rtl w:val="0"/>
        </w:rPr>
        <w:t xml:space="preserve">Campos-Arceiz and Blake 2011</w:t>
      </w:r>
      <w:commentRangeEnd w:id="239"/>
      <w:r w:rsidDel="00000000" w:rsidR="00000000" w:rsidRPr="00000000">
        <w:commentReference w:id="239"/>
      </w:r>
      <w:r w:rsidDel="00000000" w:rsidR="00000000" w:rsidRPr="00000000">
        <w:rPr>
          <w:rtl w:val="0"/>
        </w:rPr>
        <w:t xml:space="preserve">). Experimental vertebrate exclosures resulted in an increase in understory plant density and seedling abundance (</w:t>
      </w:r>
      <w:commentRangeStart w:id="240"/>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40"/>
      <w:r w:rsidDel="00000000" w:rsidR="00000000" w:rsidRPr="00000000">
        <w:commentReference w:id="240"/>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41"/>
      <w:r w:rsidDel="00000000" w:rsidR="00000000" w:rsidRPr="00000000">
        <w:rPr>
          <w:rtl w:val="0"/>
        </w:rPr>
        <w:t xml:space="preserve">Muller-Landau and Hardesty 2005)</w:t>
      </w:r>
      <w:commentRangeEnd w:id="241"/>
      <w:r w:rsidDel="00000000" w:rsidR="00000000" w:rsidRPr="00000000">
        <w:commentReference w:id="241"/>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42"/>
      <w:r w:rsidDel="00000000" w:rsidR="00000000" w:rsidRPr="00000000">
        <w:rPr>
          <w:rtl w:val="0"/>
        </w:rPr>
        <w:t xml:space="preserve">Wunderly 1997</w:t>
      </w:r>
      <w:commentRangeEnd w:id="242"/>
      <w:r w:rsidDel="00000000" w:rsidR="00000000" w:rsidRPr="00000000">
        <w:commentReference w:id="242"/>
      </w:r>
      <w:r w:rsidDel="00000000" w:rsidR="00000000" w:rsidRPr="00000000">
        <w:rPr>
          <w:rtl w:val="0"/>
        </w:rPr>
        <w:t xml:space="preserve">; </w:t>
      </w:r>
      <w:commentRangeStart w:id="243"/>
      <w:r w:rsidDel="00000000" w:rsidR="00000000" w:rsidRPr="00000000">
        <w:rPr>
          <w:rtl w:val="0"/>
        </w:rPr>
        <w:t xml:space="preserve">Estrada-Villegas et al., 2023</w:t>
      </w:r>
      <w:commentRangeEnd w:id="243"/>
      <w:r w:rsidDel="00000000" w:rsidR="00000000" w:rsidRPr="00000000">
        <w:commentReference w:id="243"/>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44"/>
      <w:r w:rsidDel="00000000" w:rsidR="00000000" w:rsidRPr="00000000">
        <w:rPr>
          <w:rtl w:val="0"/>
        </w:rPr>
        <w:t xml:space="preserve">Brodie and Gibbs 2009; Jansen et al., 2010; Bello et al., 2015; Osturi et al., 2016; Peres et al., 2016</w:t>
      </w:r>
      <w:commentRangeEnd w:id="244"/>
      <w:r w:rsidDel="00000000" w:rsidR="00000000" w:rsidRPr="00000000">
        <w:commentReference w:id="244"/>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45"/>
      <w:r w:rsidDel="00000000" w:rsidR="00000000" w:rsidRPr="00000000">
        <w:rPr>
          <w:rtl w:val="0"/>
        </w:rPr>
        <w:t xml:space="preserve">Wright et al., 2007; Kurten et al., 2015</w:t>
      </w:r>
      <w:commentRangeEnd w:id="245"/>
      <w:r w:rsidDel="00000000" w:rsidR="00000000" w:rsidRPr="00000000">
        <w:commentReference w:id="245"/>
      </w:r>
      <w:r w:rsidDel="00000000" w:rsidR="00000000" w:rsidRPr="00000000">
        <w:rPr>
          <w:rtl w:val="0"/>
        </w:rPr>
        <w:t xml:space="preserve">). In general, defaunation tends to increase the dominance of some plant species, and decrease plant diversity (</w:t>
      </w:r>
      <w:commentRangeStart w:id="246"/>
      <w:r w:rsidDel="00000000" w:rsidR="00000000" w:rsidRPr="00000000">
        <w:rPr>
          <w:rtl w:val="0"/>
        </w:rPr>
        <w:t xml:space="preserve">Kurten 2013</w:t>
      </w:r>
      <w:commentRangeEnd w:id="246"/>
      <w:r w:rsidDel="00000000" w:rsidR="00000000" w:rsidRPr="00000000">
        <w:commentReference w:id="246"/>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51">
      <w:pPr>
        <w:pStyle w:val="Heading3"/>
        <w:spacing w:after="240" w:before="240" w:lineRule="auto"/>
        <w:rPr/>
      </w:pPr>
      <w:bookmarkStart w:colFirst="0" w:colLast="0" w:name="_d4p9lrsqbv12" w:id="13"/>
      <w:bookmarkEnd w:id="13"/>
      <w:r w:rsidDel="00000000" w:rsidR="00000000" w:rsidRPr="00000000">
        <w:rPr>
          <w:rtl w:val="0"/>
        </w:rPr>
        <w:t xml:space="preserve">2.3 </w:t>
      </w:r>
      <w:r w:rsidDel="00000000" w:rsidR="00000000" w:rsidRPr="00000000">
        <w:rPr>
          <w:rtl w:val="0"/>
        </w:rPr>
        <w:t xml:space="preserve">Climate</w:t>
      </w:r>
      <w:r w:rsidDel="00000000" w:rsidR="00000000" w:rsidRPr="00000000">
        <w:rPr>
          <w:rtl w:val="0"/>
        </w:rPr>
        <w:t xml:space="preserve"> Interactions and Feedbacks</w:t>
      </w:r>
    </w:p>
    <w:p w:rsidR="00000000" w:rsidDel="00000000" w:rsidP="00000000" w:rsidRDefault="00000000" w:rsidRPr="00000000" w14:paraId="00000152">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53">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provides large proportions of atmospheric moisture for rainfall locally and in areas downwind, and in some regions,</w:t>
      </w:r>
      <w:r w:rsidDel="00000000" w:rsidR="00000000" w:rsidRPr="00000000">
        <w:rPr>
          <w:rtl w:val="0"/>
        </w:rPr>
        <w:t xml:space="preserve"> </w:t>
      </w:r>
      <w:r w:rsidDel="00000000" w:rsidR="00000000" w:rsidRPr="00000000">
        <w:rPr>
          <w:rtl w:val="0"/>
        </w:rPr>
        <w:t xml:space="preserve">influences</w:t>
      </w:r>
      <w:r w:rsidDel="00000000" w:rsidR="00000000" w:rsidRPr="00000000">
        <w:rPr>
          <w:rtl w:val="0"/>
        </w:rPr>
        <w:t xml:space="preserve"> the onset and timing of their own rainy seasons </w:t>
      </w:r>
      <w:r w:rsidDel="00000000" w:rsidR="00000000" w:rsidRPr="00000000">
        <w:rPr>
          <w:rtl w:val="0"/>
        </w:rPr>
        <w:t xml:space="preserve">(</w:t>
      </w:r>
      <w:commentRangeStart w:id="247"/>
      <w:r w:rsidDel="00000000" w:rsidR="00000000" w:rsidRPr="00000000">
        <w:rPr>
          <w:rtl w:val="0"/>
        </w:rPr>
        <w:t xml:space="preserve">Wright et al., 2017</w:t>
      </w:r>
      <w:commentRangeEnd w:id="247"/>
      <w:r w:rsidDel="00000000" w:rsidR="00000000" w:rsidRPr="00000000">
        <w:commentReference w:id="247"/>
      </w:r>
      <w:r w:rsidDel="00000000" w:rsidR="00000000" w:rsidRPr="00000000">
        <w:rPr>
          <w:rtl w:val="0"/>
        </w:rPr>
        <w:t xml:space="preserve">;</w:t>
      </w:r>
      <w:r w:rsidDel="00000000" w:rsidR="00000000" w:rsidRPr="00000000">
        <w:rPr>
          <w:rtl w:val="0"/>
        </w:rPr>
        <w:t xml:space="preserve"> </w:t>
      </w:r>
      <w:hyperlink r:id="rId16">
        <w:r w:rsidDel="00000000" w:rsidR="00000000" w:rsidRPr="00000000">
          <w:rPr>
            <w:color w:val="1155cc"/>
            <w:u w:val="single"/>
            <w:rtl w:val="0"/>
          </w:rPr>
          <w:t xml:space="preserve">Sori et al., 2022</w:t>
        </w:r>
      </w:hyperlink>
      <w:r w:rsidDel="00000000" w:rsidR="00000000" w:rsidRPr="00000000">
        <w:rPr>
          <w:rtl w:val="0"/>
        </w:rPr>
        <w:t xml:space="preserve">; </w:t>
      </w:r>
      <w:hyperlink r:id="rId17">
        <w:r w:rsidDel="00000000" w:rsidR="00000000" w:rsidRPr="00000000">
          <w:rPr>
            <w:color w:val="1155cc"/>
            <w:u w:val="single"/>
            <w:rtl w:val="0"/>
          </w:rPr>
          <w:t xml:space="preserve">Worden et al., 2021</w:t>
        </w:r>
      </w:hyperlink>
      <w:r w:rsidDel="00000000" w:rsidR="00000000" w:rsidRPr="00000000">
        <w:rPr>
          <w:rtl w:val="0"/>
        </w:rPr>
        <w:t xml:space="preserve">; </w:t>
      </w:r>
      <w:hyperlink r:id="rId18">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19">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48"/>
      <w:r w:rsidDel="00000000" w:rsidR="00000000" w:rsidRPr="00000000">
        <w:rPr>
          <w:rtl w:val="0"/>
        </w:rPr>
        <w:t xml:space="preserve">Dirmeyer et al., 2009</w:t>
      </w:r>
      <w:commentRangeEnd w:id="248"/>
      <w:r w:rsidDel="00000000" w:rsidR="00000000" w:rsidRPr="00000000">
        <w:commentReference w:id="248"/>
      </w:r>
      <w:r w:rsidDel="00000000" w:rsidR="00000000" w:rsidRPr="00000000">
        <w:rPr>
          <w:rtl w:val="0"/>
        </w:rPr>
        <w:t xml:space="preserve">, </w:t>
      </w:r>
      <w:commentRangeStart w:id="249"/>
      <w:r w:rsidDel="00000000" w:rsidR="00000000" w:rsidRPr="00000000">
        <w:rPr>
          <w:rtl w:val="0"/>
        </w:rPr>
        <w:t xml:space="preserve">Zemp et al., 2017</w:t>
      </w:r>
      <w:commentRangeEnd w:id="249"/>
      <w:r w:rsidDel="00000000" w:rsidR="00000000" w:rsidRPr="00000000">
        <w:commentReference w:id="249"/>
      </w:r>
      <w:r w:rsidDel="00000000" w:rsidR="00000000" w:rsidRPr="00000000">
        <w:rPr>
          <w:rtl w:val="0"/>
        </w:rPr>
        <w:t xml:space="preserve">; </w:t>
      </w:r>
      <w:commentRangeStart w:id="250"/>
      <w:r w:rsidDel="00000000" w:rsidR="00000000" w:rsidRPr="00000000">
        <w:rPr>
          <w:rtl w:val="0"/>
        </w:rPr>
        <w:t xml:space="preserve">Nyasulu et al., 2024</w:t>
      </w:r>
      <w:commentRangeEnd w:id="250"/>
      <w:r w:rsidDel="00000000" w:rsidR="00000000" w:rsidRPr="00000000">
        <w:commentReference w:id="250"/>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0">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1">
        <w:r w:rsidDel="00000000" w:rsidR="00000000" w:rsidRPr="00000000">
          <w:rPr>
            <w:rtl w:val="0"/>
          </w:rPr>
          <w:t xml:space="preserve">(</w:t>
        </w:r>
      </w:hyperlink>
      <w:commentRangeStart w:id="251"/>
      <w:hyperlink r:id="rId22">
        <w:r w:rsidDel="00000000" w:rsidR="00000000" w:rsidRPr="00000000">
          <w:rPr>
            <w:rtl w:val="0"/>
          </w:rPr>
          <w:t xml:space="preserve">Bonan, 2008</w:t>
        </w:r>
      </w:hyperlink>
      <w:commentRangeEnd w:id="251"/>
      <w:r w:rsidDel="00000000" w:rsidR="00000000" w:rsidRPr="00000000">
        <w:commentReference w:id="251"/>
      </w:r>
      <w:hyperlink r:id="rId23">
        <w:r w:rsidDel="00000000" w:rsidR="00000000" w:rsidRPr="00000000">
          <w:rPr>
            <w:rtl w:val="0"/>
          </w:rPr>
          <w:t xml:space="preserve">; </w:t>
        </w:r>
      </w:hyperlink>
      <w:commentRangeStart w:id="252"/>
      <w:hyperlink r:id="rId24">
        <w:r w:rsidDel="00000000" w:rsidR="00000000" w:rsidRPr="00000000">
          <w:rPr>
            <w:rtl w:val="0"/>
          </w:rPr>
          <w:t xml:space="preserve">Chen et al., 2020</w:t>
        </w:r>
      </w:hyperlink>
      <w:commentRangeEnd w:id="252"/>
      <w:r w:rsidDel="00000000" w:rsidR="00000000" w:rsidRPr="00000000">
        <w:commentReference w:id="252"/>
      </w:r>
      <w:hyperlink r:id="rId25">
        <w:r w:rsidDel="00000000" w:rsidR="00000000" w:rsidRPr="00000000">
          <w:rPr>
            <w:rtl w:val="0"/>
          </w:rPr>
          <w:t xml:space="preserve">; </w:t>
        </w:r>
      </w:hyperlink>
      <w:commentRangeStart w:id="253"/>
      <w:hyperlink r:id="rId26">
        <w:r w:rsidDel="00000000" w:rsidR="00000000" w:rsidRPr="00000000">
          <w:rPr>
            <w:rtl w:val="0"/>
          </w:rPr>
          <w:t xml:space="preserve">Lee et al., 2011</w:t>
        </w:r>
      </w:hyperlink>
      <w:commentRangeEnd w:id="253"/>
      <w:r w:rsidDel="00000000" w:rsidR="00000000" w:rsidRPr="00000000">
        <w:commentReference w:id="253"/>
      </w:r>
      <w:hyperlink r:id="rId27">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28">
        <w:r w:rsidDel="00000000" w:rsidR="00000000" w:rsidRPr="00000000">
          <w:rPr>
            <w:rtl w:val="0"/>
          </w:rPr>
          <w:t xml:space="preserve">(</w:t>
        </w:r>
      </w:hyperlink>
      <w:commentRangeStart w:id="254"/>
      <w:hyperlink r:id="rId29">
        <w:r w:rsidDel="00000000" w:rsidR="00000000" w:rsidRPr="00000000">
          <w:rPr>
            <w:rtl w:val="0"/>
          </w:rPr>
          <w:t xml:space="preserve">Fan et al., 2017</w:t>
        </w:r>
      </w:hyperlink>
      <w:commentRangeEnd w:id="254"/>
      <w:r w:rsidDel="00000000" w:rsidR="00000000" w:rsidRPr="00000000">
        <w:commentReference w:id="254"/>
      </w:r>
      <w:hyperlink r:id="rId30">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1">
        <w:r w:rsidDel="00000000" w:rsidR="00000000" w:rsidRPr="00000000">
          <w:rPr>
            <w:rtl w:val="0"/>
          </w:rPr>
          <w:t xml:space="preserve">(</w:t>
        </w:r>
      </w:hyperlink>
      <w:commentRangeStart w:id="255"/>
      <w:hyperlink r:id="rId32">
        <w:r w:rsidDel="00000000" w:rsidR="00000000" w:rsidRPr="00000000">
          <w:rPr>
            <w:rtl w:val="0"/>
          </w:rPr>
          <w:t xml:space="preserve">Seneviratne et al., 2010</w:t>
        </w:r>
      </w:hyperlink>
      <w:commentRangeEnd w:id="255"/>
      <w:r w:rsidDel="00000000" w:rsidR="00000000" w:rsidRPr="00000000">
        <w:commentReference w:id="255"/>
      </w:r>
      <w:hyperlink r:id="rId33">
        <w:r w:rsidDel="00000000" w:rsidR="00000000" w:rsidRPr="00000000">
          <w:rPr>
            <w:rtl w:val="0"/>
          </w:rPr>
          <w:t xml:space="preserve">; </w:t>
        </w:r>
      </w:hyperlink>
      <w:commentRangeStart w:id="256"/>
      <w:hyperlink r:id="rId34">
        <w:r w:rsidDel="00000000" w:rsidR="00000000" w:rsidRPr="00000000">
          <w:rPr>
            <w:rtl w:val="0"/>
          </w:rPr>
          <w:t xml:space="preserve">Zhou et al., 2021</w:t>
        </w:r>
      </w:hyperlink>
      <w:commentRangeEnd w:id="256"/>
      <w:r w:rsidDel="00000000" w:rsidR="00000000" w:rsidRPr="00000000">
        <w:commentReference w:id="256"/>
      </w:r>
      <w:hyperlink r:id="rId3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4">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6">
        <w:r w:rsidDel="00000000" w:rsidR="00000000" w:rsidRPr="00000000">
          <w:rPr>
            <w:color w:val="1155cc"/>
            <w:u w:val="single"/>
            <w:rtl w:val="0"/>
          </w:rPr>
          <w:t xml:space="preserve">Andrews et al., 2024</w:t>
        </w:r>
      </w:hyperlink>
      <w:r w:rsidDel="00000000" w:rsidR="00000000" w:rsidRPr="00000000">
        <w:rPr>
          <w:rtl w:val="0"/>
        </w:rPr>
        <w:t xml:space="preserve">;</w:t>
      </w:r>
      <w:r w:rsidDel="00000000" w:rsidR="00000000" w:rsidRPr="00000000">
        <w:rPr>
          <w:rtl w:val="0"/>
        </w:rPr>
        <w:t xml:space="preserve"> </w:t>
      </w:r>
      <w:hyperlink r:id="rId3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38">
        <w:r w:rsidDel="00000000" w:rsidR="00000000" w:rsidRPr="00000000">
          <w:rPr>
            <w:color w:val="1155cc"/>
            <w:u w:val="single"/>
            <w:rtl w:val="0"/>
          </w:rPr>
          <w:t xml:space="preserve">Negrón-Juárez et al., 2018</w:t>
        </w:r>
      </w:hyperlink>
      <w:r w:rsidDel="00000000" w:rsidR="00000000" w:rsidRPr="00000000">
        <w:rPr>
          <w:rtl w:val="0"/>
        </w:rPr>
        <w:t xml:space="preserve">;</w:t>
      </w:r>
      <w:r w:rsidDel="00000000" w:rsidR="00000000" w:rsidRPr="00000000">
        <w:rPr>
          <w:rtl w:val="0"/>
        </w:rPr>
        <w:t xml:space="preserve"> </w:t>
      </w:r>
      <w:hyperlink r:id="rId39">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0">
        <w:r w:rsidDel="00000000" w:rsidR="00000000" w:rsidRPr="00000000">
          <w:rPr>
            <w:color w:val="1155cc"/>
            <w:u w:val="single"/>
            <w:rtl w:val="0"/>
          </w:rPr>
          <w:t xml:space="preserve">Alsdorf et al., 2016</w:t>
        </w:r>
      </w:hyperlink>
      <w:r w:rsidDel="00000000" w:rsidR="00000000" w:rsidRPr="00000000">
        <w:rPr>
          <w:rtl w:val="0"/>
        </w:rPr>
        <w:t xml:space="preserve">;</w:t>
      </w:r>
      <w:r w:rsidDel="00000000" w:rsidR="00000000" w:rsidRPr="00000000">
        <w:rPr>
          <w:rtl w:val="0"/>
        </w:rPr>
        <w:t xml:space="preserve"> </w:t>
      </w:r>
      <w:hyperlink r:id="rId4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lower oxygen availability, reduce photosynthesis, and decrease water conductance (</w:t>
      </w:r>
      <w:hyperlink r:id="rId42">
        <w:r w:rsidDel="00000000" w:rsidR="00000000" w:rsidRPr="00000000">
          <w:rPr>
            <w:color w:val="1155cc"/>
            <w:u w:val="single"/>
            <w:rtl w:val="0"/>
          </w:rPr>
          <w:t xml:space="preserve">Parolin et al., 2004</w:t>
        </w:r>
      </w:hyperlink>
      <w:r w:rsidDel="00000000" w:rsidR="00000000" w:rsidRPr="00000000">
        <w:rPr>
          <w:rtl w:val="0"/>
        </w:rPr>
        <w:t xml:space="preserve">;</w:t>
      </w:r>
      <w:r w:rsidDel="00000000" w:rsidR="00000000" w:rsidRPr="00000000">
        <w:rPr>
          <w:rtl w:val="0"/>
        </w:rPr>
        <w:t xml:space="preserve"> </w:t>
      </w:r>
      <w:hyperlink r:id="rId43">
        <w:r w:rsidDel="00000000" w:rsidR="00000000" w:rsidRPr="00000000">
          <w:rPr>
            <w:color w:val="1155cc"/>
            <w:u w:val="single"/>
            <w:rtl w:val="0"/>
          </w:rPr>
          <w:t xml:space="preserve">Parolin et al., 2016</w:t>
        </w:r>
      </w:hyperlink>
      <w:r w:rsidDel="00000000" w:rsidR="00000000" w:rsidRPr="00000000">
        <w:rPr>
          <w:rtl w:val="0"/>
        </w:rPr>
        <w:t xml:space="preserve">;</w:t>
      </w:r>
      <w:r w:rsidDel="00000000" w:rsidR="00000000" w:rsidRPr="00000000">
        <w:rPr>
          <w:rtl w:val="0"/>
        </w:rPr>
        <w:t xml:space="preserve"> </w:t>
      </w:r>
      <w:commentRangeStart w:id="257"/>
      <w:r w:rsidDel="00000000" w:rsidR="00000000" w:rsidRPr="00000000">
        <w:rPr>
          <w:rtl w:val="0"/>
        </w:rPr>
        <w:t xml:space="preserve">Hawes and Peres 2016</w:t>
      </w:r>
      <w:commentRangeEnd w:id="257"/>
      <w:r w:rsidDel="00000000" w:rsidR="00000000" w:rsidRPr="00000000">
        <w:commentReference w:id="257"/>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4">
        <w:r w:rsidDel="00000000" w:rsidR="00000000" w:rsidRPr="00000000">
          <w:rPr>
            <w:color w:val="1155cc"/>
            <w:u w:val="single"/>
            <w:rtl w:val="0"/>
          </w:rPr>
          <w:t xml:space="preserve"> 2018</w:t>
        </w:r>
      </w:hyperlink>
      <w:r w:rsidDel="00000000" w:rsidR="00000000" w:rsidRPr="00000000">
        <w:rPr>
          <w:rtl w:val="0"/>
        </w:rPr>
        <w:t xml:space="preserve">, </w:t>
      </w:r>
      <w:hyperlink r:id="rId45">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58"/>
      <w:r w:rsidDel="00000000" w:rsidR="00000000" w:rsidRPr="00000000">
        <w:rPr>
          <w:rtl w:val="0"/>
        </w:rPr>
        <w:t xml:space="preserve">Philippon et al., 2019</w:t>
      </w:r>
      <w:commentRangeEnd w:id="258"/>
      <w:r w:rsidDel="00000000" w:rsidR="00000000" w:rsidRPr="00000000">
        <w:commentReference w:id="258"/>
      </w:r>
      <w:r w:rsidDel="00000000" w:rsidR="00000000" w:rsidRPr="00000000">
        <w:rPr>
          <w:rtl w:val="0"/>
        </w:rPr>
        <w:t xml:space="preserve">; </w:t>
      </w:r>
      <w:hyperlink r:id="rId46">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7">
        <w:r w:rsidDel="00000000" w:rsidR="00000000" w:rsidRPr="00000000">
          <w:rPr>
            <w:color w:val="1155cc"/>
            <w:u w:val="single"/>
            <w:rtl w:val="0"/>
          </w:rPr>
          <w:t xml:space="preserve">Gerlein-Safdi et al., 2018</w:t>
        </w:r>
      </w:hyperlink>
      <w:r w:rsidDel="00000000" w:rsidR="00000000" w:rsidRPr="00000000">
        <w:rPr>
          <w:rtl w:val="0"/>
        </w:rPr>
        <w:t xml:space="preserve">;</w:t>
      </w:r>
      <w:r w:rsidDel="00000000" w:rsidR="00000000" w:rsidRPr="00000000">
        <w:rPr>
          <w:rtl w:val="0"/>
        </w:rPr>
        <w:t xml:space="preserve"> </w:t>
      </w:r>
      <w:hyperlink r:id="rId48">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Deforestation and degradation have significant surface warming effects due to decreases in evaporative cooling </w:t>
      </w:r>
      <w:hyperlink r:id="rId49">
        <w:r w:rsidDel="00000000" w:rsidR="00000000" w:rsidRPr="00000000">
          <w:rPr>
            <w:rtl w:val="0"/>
          </w:rPr>
          <w:t xml:space="preserve">(</w:t>
        </w:r>
      </w:hyperlink>
      <w:commentRangeStart w:id="259"/>
      <w:hyperlink r:id="rId50">
        <w:r w:rsidDel="00000000" w:rsidR="00000000" w:rsidRPr="00000000">
          <w:rPr>
            <w:rtl w:val="0"/>
          </w:rPr>
          <w:t xml:space="preserve">Devaraju et al., 2018</w:t>
        </w:r>
      </w:hyperlink>
      <w:commentRangeEnd w:id="259"/>
      <w:r w:rsidDel="00000000" w:rsidR="00000000" w:rsidRPr="00000000">
        <w:commentReference w:id="259"/>
      </w:r>
      <w:hyperlink r:id="rId51">
        <w:r w:rsidDel="00000000" w:rsidR="00000000" w:rsidRPr="00000000">
          <w:rPr>
            <w:rtl w:val="0"/>
          </w:rPr>
          <w:t xml:space="preserve">; </w:t>
        </w:r>
      </w:hyperlink>
      <w:commentRangeStart w:id="260"/>
      <w:hyperlink r:id="rId52">
        <w:r w:rsidDel="00000000" w:rsidR="00000000" w:rsidRPr="00000000">
          <w:rPr>
            <w:rtl w:val="0"/>
          </w:rPr>
          <w:t xml:space="preserve">Li et al., 2015</w:t>
        </w:r>
      </w:hyperlink>
      <w:commentRangeEnd w:id="260"/>
      <w:r w:rsidDel="00000000" w:rsidR="00000000" w:rsidRPr="00000000">
        <w:commentReference w:id="260"/>
      </w:r>
      <w:hyperlink r:id="rId53">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declined forest cover fraction</w:t>
      </w:r>
      <w:r w:rsidDel="00000000" w:rsidR="00000000" w:rsidRPr="00000000">
        <w:rPr>
          <w:rtl w:val="0"/>
        </w:rPr>
        <w:t xml:space="preserve"> </w:t>
      </w:r>
      <w:hyperlink r:id="rId54">
        <w:r w:rsidDel="00000000" w:rsidR="00000000" w:rsidRPr="00000000">
          <w:rPr>
            <w:rtl w:val="0"/>
          </w:rPr>
          <w:t xml:space="preserve">(</w:t>
        </w:r>
      </w:hyperlink>
      <w:commentRangeStart w:id="261"/>
      <w:hyperlink r:id="rId55">
        <w:r w:rsidDel="00000000" w:rsidR="00000000" w:rsidRPr="00000000">
          <w:rPr>
            <w:rtl w:val="0"/>
          </w:rPr>
          <w:t xml:space="preserve">Alkama and Cescatti 2016</w:t>
        </w:r>
      </w:hyperlink>
      <w:commentRangeEnd w:id="261"/>
      <w:r w:rsidDel="00000000" w:rsidR="00000000" w:rsidRPr="00000000">
        <w:commentReference w:id="261"/>
      </w:r>
      <w:hyperlink r:id="rId56">
        <w:r w:rsidDel="00000000" w:rsidR="00000000" w:rsidRPr="00000000">
          <w:rPr>
            <w:rtl w:val="0"/>
          </w:rPr>
          <w:t xml:space="preserve">)</w:t>
        </w:r>
      </w:hyperlink>
      <w:r w:rsidDel="00000000" w:rsidR="00000000" w:rsidRPr="00000000">
        <w:rPr>
          <w:rtl w:val="0"/>
        </w:rPr>
        <w:t xml:space="preserve">. Interestingly, forest gain and loss may have asymmetric effects on land surface temperature </w:t>
      </w:r>
      <w:hyperlink r:id="rId57">
        <w:r w:rsidDel="00000000" w:rsidR="00000000" w:rsidRPr="00000000">
          <w:rPr>
            <w:rtl w:val="0"/>
          </w:rPr>
          <w:t xml:space="preserve">(</w:t>
        </w:r>
      </w:hyperlink>
      <w:commentRangeStart w:id="262"/>
      <w:hyperlink r:id="rId58">
        <w:r w:rsidDel="00000000" w:rsidR="00000000" w:rsidRPr="00000000">
          <w:rPr>
            <w:rtl w:val="0"/>
          </w:rPr>
          <w:t xml:space="preserve">Su et al., 2023</w:t>
        </w:r>
      </w:hyperlink>
      <w:commentRangeEnd w:id="262"/>
      <w:r w:rsidDel="00000000" w:rsidR="00000000" w:rsidRPr="00000000">
        <w:commentReference w:id="262"/>
      </w:r>
      <w:hyperlink r:id="rId59">
        <w:r w:rsidDel="00000000" w:rsidR="00000000" w:rsidRPr="00000000">
          <w:rPr>
            <w:rtl w:val="0"/>
          </w:rPr>
          <w:t xml:space="preserve">; </w:t>
        </w:r>
      </w:hyperlink>
      <w:commentRangeStart w:id="263"/>
      <w:hyperlink r:id="rId60">
        <w:r w:rsidDel="00000000" w:rsidR="00000000" w:rsidRPr="00000000">
          <w:rPr>
            <w:rtl w:val="0"/>
          </w:rPr>
          <w:t xml:space="preserve">Zhang et al., 2024</w:t>
        </w:r>
      </w:hyperlink>
      <w:commentRangeEnd w:id="263"/>
      <w:r w:rsidDel="00000000" w:rsidR="00000000" w:rsidRPr="00000000">
        <w:commentReference w:id="263"/>
      </w:r>
      <w:hyperlink r:id="rId61">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2">
        <w:r w:rsidDel="00000000" w:rsidR="00000000" w:rsidRPr="00000000">
          <w:rPr>
            <w:rtl w:val="0"/>
          </w:rPr>
          <w:t xml:space="preserve">(</w:t>
        </w:r>
      </w:hyperlink>
      <w:commentRangeStart w:id="264"/>
      <w:hyperlink r:id="rId63">
        <w:r w:rsidDel="00000000" w:rsidR="00000000" w:rsidRPr="00000000">
          <w:rPr>
            <w:rtl w:val="0"/>
          </w:rPr>
          <w:t xml:space="preserve">Choury et al., 2022</w:t>
        </w:r>
      </w:hyperlink>
      <w:commentRangeEnd w:id="264"/>
      <w:r w:rsidDel="00000000" w:rsidR="00000000" w:rsidRPr="00000000">
        <w:commentReference w:id="264"/>
      </w:r>
      <w:hyperlink r:id="rId64">
        <w:r w:rsidDel="00000000" w:rsidR="00000000" w:rsidRPr="00000000">
          <w:rPr>
            <w:rtl w:val="0"/>
          </w:rPr>
          <w:t xml:space="preserve">; </w:t>
        </w:r>
      </w:hyperlink>
      <w:commentRangeStart w:id="265"/>
      <w:hyperlink r:id="rId65">
        <w:r w:rsidDel="00000000" w:rsidR="00000000" w:rsidRPr="00000000">
          <w:rPr>
            <w:rtl w:val="0"/>
          </w:rPr>
          <w:t xml:space="preserve">Das et al., 2023</w:t>
        </w:r>
      </w:hyperlink>
      <w:commentRangeEnd w:id="265"/>
      <w:r w:rsidDel="00000000" w:rsidR="00000000" w:rsidRPr="00000000">
        <w:commentReference w:id="265"/>
      </w:r>
      <w:hyperlink r:id="rId66">
        <w:r w:rsidDel="00000000" w:rsidR="00000000" w:rsidRPr="00000000">
          <w:rPr>
            <w:rtl w:val="0"/>
          </w:rPr>
          <w:t xml:space="preserve">; </w:t>
        </w:r>
      </w:hyperlink>
      <w:commentRangeStart w:id="266"/>
      <w:hyperlink r:id="rId67">
        <w:r w:rsidDel="00000000" w:rsidR="00000000" w:rsidRPr="00000000">
          <w:rPr>
            <w:rtl w:val="0"/>
          </w:rPr>
          <w:t xml:space="preserve">Liu et al., 2017</w:t>
        </w:r>
      </w:hyperlink>
      <w:commentRangeEnd w:id="266"/>
      <w:r w:rsidDel="00000000" w:rsidR="00000000" w:rsidRPr="00000000">
        <w:commentReference w:id="266"/>
      </w:r>
      <w:hyperlink r:id="rId68">
        <w:r w:rsidDel="00000000" w:rsidR="00000000" w:rsidRPr="00000000">
          <w:rPr>
            <w:rtl w:val="0"/>
          </w:rPr>
          <w:t xml:space="preserve">; </w:t>
        </w:r>
      </w:hyperlink>
      <w:commentRangeStart w:id="267"/>
      <w:hyperlink r:id="rId69">
        <w:r w:rsidDel="00000000" w:rsidR="00000000" w:rsidRPr="00000000">
          <w:rPr>
            <w:rtl w:val="0"/>
          </w:rPr>
          <w:t xml:space="preserve">Lloyd et al., 2023</w:t>
        </w:r>
      </w:hyperlink>
      <w:commentRangeEnd w:id="267"/>
      <w:r w:rsidDel="00000000" w:rsidR="00000000" w:rsidRPr="00000000">
        <w:commentReference w:id="267"/>
      </w:r>
      <w:hyperlink r:id="rId70">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1">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2">
        <w:r w:rsidDel="00000000" w:rsidR="00000000" w:rsidRPr="00000000">
          <w:rPr>
            <w:color w:val="1155cc"/>
            <w:u w:val="single"/>
            <w:rtl w:val="0"/>
          </w:rPr>
          <w:t xml:space="preserve">Costa et al., 2003</w:t>
        </w:r>
      </w:hyperlink>
      <w:r w:rsidDel="00000000" w:rsidR="00000000" w:rsidRPr="00000000">
        <w:rPr>
          <w:rtl w:val="0"/>
        </w:rPr>
        <w:t xml:space="preserve">, </w:t>
      </w:r>
      <w:hyperlink r:id="rId73">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56">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4">
        <w:r w:rsidDel="00000000" w:rsidR="00000000" w:rsidRPr="00000000">
          <w:rPr>
            <w:color w:val="1155cc"/>
            <w:u w:val="single"/>
            <w:rtl w:val="0"/>
          </w:rPr>
          <w:t xml:space="preserve">Xu et al., 2022</w:t>
        </w:r>
      </w:hyperlink>
      <w:r w:rsidDel="00000000" w:rsidR="00000000" w:rsidRPr="00000000">
        <w:rPr>
          <w:rtl w:val="0"/>
        </w:rPr>
        <w:t xml:space="preserve">, </w:t>
      </w:r>
      <w:hyperlink r:id="rId75">
        <w:r w:rsidDel="00000000" w:rsidR="00000000" w:rsidRPr="00000000">
          <w:rPr>
            <w:color w:val="1155cc"/>
            <w:u w:val="single"/>
            <w:rtl w:val="0"/>
          </w:rPr>
          <w:t xml:space="preserve">Bell et al., 2015</w:t>
        </w:r>
      </w:hyperlink>
      <w:r w:rsidDel="00000000" w:rsidR="00000000" w:rsidRPr="00000000">
        <w:rPr>
          <w:rtl w:val="0"/>
        </w:rPr>
        <w:t xml:space="preserve">, </w:t>
      </w:r>
      <w:hyperlink r:id="rId76">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7">
        <w:r w:rsidDel="00000000" w:rsidR="00000000" w:rsidRPr="00000000">
          <w:rPr>
            <w:rtl w:val="0"/>
          </w:rPr>
          <w:t xml:space="preserve">(</w:t>
        </w:r>
      </w:hyperlink>
      <w:commentRangeStart w:id="268"/>
      <w:hyperlink r:id="rId78">
        <w:r w:rsidDel="00000000" w:rsidR="00000000" w:rsidRPr="00000000">
          <w:rPr>
            <w:rtl w:val="0"/>
          </w:rPr>
          <w:t xml:space="preserve">Khanna et al., 2017</w:t>
        </w:r>
      </w:hyperlink>
      <w:commentRangeEnd w:id="268"/>
      <w:r w:rsidDel="00000000" w:rsidR="00000000" w:rsidRPr="00000000">
        <w:commentReference w:id="268"/>
      </w:r>
      <w:r w:rsidDel="00000000" w:rsidR="00000000" w:rsidRPr="00000000">
        <w:rPr>
          <w:rtl w:val="0"/>
        </w:rPr>
        <w:t xml:space="preserve">; </w:t>
      </w:r>
      <w:commentRangeStart w:id="269"/>
      <w:hyperlink r:id="rId79">
        <w:r w:rsidDel="00000000" w:rsidR="00000000" w:rsidRPr="00000000">
          <w:rPr>
            <w:rtl w:val="0"/>
          </w:rPr>
          <w:t xml:space="preserve">Lawrence &amp; Vandecar, 2014</w:t>
        </w:r>
      </w:hyperlink>
      <w:commentRangeEnd w:id="269"/>
      <w:r w:rsidDel="00000000" w:rsidR="00000000" w:rsidRPr="00000000">
        <w:commentReference w:id="269"/>
      </w:r>
      <w:hyperlink r:id="rId80">
        <w:r w:rsidDel="00000000" w:rsidR="00000000" w:rsidRPr="00000000">
          <w:rPr>
            <w:rtl w:val="0"/>
          </w:rPr>
          <w:t xml:space="preserve">; </w:t>
        </w:r>
      </w:hyperlink>
      <w:commentRangeStart w:id="270"/>
      <w:hyperlink r:id="rId81">
        <w:r w:rsidDel="00000000" w:rsidR="00000000" w:rsidRPr="00000000">
          <w:rPr>
            <w:rtl w:val="0"/>
          </w:rPr>
          <w:t xml:space="preserve">Leite-Filho et al., 2021</w:t>
        </w:r>
      </w:hyperlink>
      <w:commentRangeEnd w:id="270"/>
      <w:r w:rsidDel="00000000" w:rsidR="00000000" w:rsidRPr="00000000">
        <w:commentReference w:id="270"/>
      </w:r>
      <w:hyperlink r:id="rId82">
        <w:r w:rsidDel="00000000" w:rsidR="00000000" w:rsidRPr="00000000">
          <w:rPr>
            <w:rtl w:val="0"/>
          </w:rPr>
          <w:t xml:space="preserve">; </w:t>
        </w:r>
      </w:hyperlink>
      <w:commentRangeStart w:id="271"/>
      <w:hyperlink r:id="rId83">
        <w:r w:rsidDel="00000000" w:rsidR="00000000" w:rsidRPr="00000000">
          <w:rPr>
            <w:rtl w:val="0"/>
          </w:rPr>
          <w:t xml:space="preserve">Smith et al., 2023</w:t>
        </w:r>
      </w:hyperlink>
      <w:commentRangeEnd w:id="271"/>
      <w:r w:rsidDel="00000000" w:rsidR="00000000" w:rsidRPr="00000000">
        <w:commentReference w:id="271"/>
      </w:r>
      <w:hyperlink r:id="rId84">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5">
        <w:r w:rsidDel="00000000" w:rsidR="00000000" w:rsidRPr="00000000">
          <w:rPr>
            <w:rtl w:val="0"/>
          </w:rPr>
          <w:t xml:space="preserve">(</w:t>
        </w:r>
      </w:hyperlink>
      <w:commentRangeStart w:id="272"/>
      <w:hyperlink r:id="rId86">
        <w:r w:rsidDel="00000000" w:rsidR="00000000" w:rsidRPr="00000000">
          <w:rPr>
            <w:rtl w:val="0"/>
          </w:rPr>
          <w:t xml:space="preserve">Mahmood et al., 2014</w:t>
        </w:r>
      </w:hyperlink>
      <w:commentRangeEnd w:id="272"/>
      <w:r w:rsidDel="00000000" w:rsidR="00000000" w:rsidRPr="00000000">
        <w:commentReference w:id="272"/>
      </w:r>
      <w:hyperlink r:id="rId87">
        <w:r w:rsidDel="00000000" w:rsidR="00000000" w:rsidRPr="00000000">
          <w:rPr>
            <w:rtl w:val="0"/>
          </w:rPr>
          <w:t xml:space="preserve">; </w:t>
        </w:r>
      </w:hyperlink>
      <w:commentRangeStart w:id="273"/>
      <w:hyperlink r:id="rId88">
        <w:r w:rsidDel="00000000" w:rsidR="00000000" w:rsidRPr="00000000">
          <w:rPr>
            <w:rtl w:val="0"/>
          </w:rPr>
          <w:t xml:space="preserve">Snyder, 2010</w:t>
        </w:r>
      </w:hyperlink>
      <w:commentRangeEnd w:id="273"/>
      <w:r w:rsidDel="00000000" w:rsidR="00000000" w:rsidRPr="00000000">
        <w:commentReference w:id="273"/>
      </w:r>
      <w:hyperlink r:id="rId89">
        <w:r w:rsidDel="00000000" w:rsidR="00000000" w:rsidRPr="00000000">
          <w:rPr>
            <w:rtl w:val="0"/>
          </w:rPr>
          <w:t xml:space="preserve">)</w:t>
        </w:r>
      </w:hyperlink>
      <w:r w:rsidDel="00000000" w:rsidR="00000000" w:rsidRPr="00000000">
        <w:rPr>
          <w:rtl w:val="0"/>
        </w:rPr>
        <w:t xml:space="preserve"> and cross-continental nutrient cycles </w:t>
      </w:r>
      <w:hyperlink r:id="rId90">
        <w:r w:rsidDel="00000000" w:rsidR="00000000" w:rsidRPr="00000000">
          <w:rPr>
            <w:rtl w:val="0"/>
          </w:rPr>
          <w:t xml:space="preserve">(</w:t>
        </w:r>
      </w:hyperlink>
      <w:commentRangeStart w:id="274"/>
      <w:hyperlink r:id="rId91">
        <w:r w:rsidDel="00000000" w:rsidR="00000000" w:rsidRPr="00000000">
          <w:rPr>
            <w:rtl w:val="0"/>
          </w:rPr>
          <w:t xml:space="preserve">Li et al., 2021</w:t>
        </w:r>
      </w:hyperlink>
      <w:commentRangeEnd w:id="274"/>
      <w:r w:rsidDel="00000000" w:rsidR="00000000" w:rsidRPr="00000000">
        <w:commentReference w:id="274"/>
      </w:r>
      <w:hyperlink r:id="rId92">
        <w:r w:rsidDel="00000000" w:rsidR="00000000" w:rsidRPr="00000000">
          <w:rPr>
            <w:rtl w:val="0"/>
          </w:rPr>
          <w:t xml:space="preserve">,</w:t>
        </w:r>
      </w:hyperlink>
      <w:r w:rsidDel="00000000" w:rsidR="00000000" w:rsidRPr="00000000">
        <w:rPr>
          <w:rtl w:val="0"/>
        </w:rPr>
        <w:t xml:space="preserve"> </w:t>
      </w:r>
      <w:hyperlink r:id="rId93">
        <w:r w:rsidDel="00000000" w:rsidR="00000000" w:rsidRPr="00000000">
          <w:rPr>
            <w:color w:val="1155cc"/>
            <w:u w:val="single"/>
            <w:rtl w:val="0"/>
          </w:rPr>
          <w:t xml:space="preserve">Barkley et al., 2019</w:t>
        </w:r>
      </w:hyperlink>
      <w:hyperlink r:id="rId94">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5">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6">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 (</w:t>
      </w:r>
      <w:hyperlink r:id="rId97">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98">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57">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9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0">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and regional-scale dynamic systems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w:t>
      </w:r>
      <w:hyperlink r:id="rId105">
        <w:r w:rsidDel="00000000" w:rsidR="00000000" w:rsidRPr="00000000">
          <w:rPr>
            <w:color w:val="1155cc"/>
            <w:u w:val="single"/>
            <w:rtl w:val="0"/>
          </w:rPr>
          <w:t xml:space="preserve">Creese et al., 2019</w:t>
        </w:r>
      </w:hyperlink>
      <w:r w:rsidDel="00000000" w:rsidR="00000000" w:rsidRPr="00000000">
        <w:rPr>
          <w:rtl w:val="0"/>
        </w:rPr>
        <w:t xml:space="preserve">;</w:t>
      </w:r>
      <w:r w:rsidDel="00000000" w:rsidR="00000000" w:rsidRPr="00000000">
        <w:rPr>
          <w:rtl w:val="0"/>
        </w:rPr>
        <w:t xml:space="preserve"> </w:t>
      </w:r>
      <w:hyperlink r:id="rId106">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7">
        <w:r w:rsidDel="00000000" w:rsidR="00000000" w:rsidRPr="00000000">
          <w:rPr>
            <w:color w:val="1155cc"/>
            <w:u w:val="single"/>
            <w:rtl w:val="0"/>
          </w:rPr>
          <w:t xml:space="preserve">Raghavendra et al., 2020</w:t>
        </w:r>
      </w:hyperlink>
      <w:r w:rsidDel="00000000" w:rsidR="00000000" w:rsidRPr="00000000">
        <w:rPr>
          <w:rtl w:val="0"/>
        </w:rPr>
        <w:t xml:space="preserve">;</w:t>
      </w:r>
      <w:r w:rsidDel="00000000" w:rsidR="00000000" w:rsidRPr="00000000">
        <w:rPr>
          <w:rtl w:val="0"/>
        </w:rPr>
        <w:t xml:space="preserve"> </w:t>
      </w:r>
      <w:hyperlink r:id="rId108">
        <w:r w:rsidDel="00000000" w:rsidR="00000000" w:rsidRPr="00000000">
          <w:rPr>
            <w:color w:val="1155cc"/>
            <w:u w:val="single"/>
            <w:rtl w:val="0"/>
          </w:rPr>
          <w:t xml:space="preserve">Dias et al., 2017</w:t>
        </w:r>
      </w:hyperlink>
      <w:r w:rsidDel="00000000" w:rsidR="00000000" w:rsidRPr="00000000">
        <w:rPr>
          <w:rtl w:val="0"/>
        </w:rPr>
        <w:t xml:space="preserve">;</w:t>
      </w:r>
      <w:r w:rsidDel="00000000" w:rsidR="00000000" w:rsidRPr="00000000">
        <w:rPr>
          <w:rtl w:val="0"/>
        </w:rPr>
        <w:t xml:space="preserve"> </w:t>
      </w:r>
      <w:commentRangeStart w:id="275"/>
      <w:r w:rsidDel="00000000" w:rsidR="00000000" w:rsidRPr="00000000">
        <w:rPr>
          <w:rtl w:val="0"/>
        </w:rPr>
        <w:t xml:space="preserve">Gu and Adler 2018</w:t>
      </w:r>
      <w:commentRangeEnd w:id="275"/>
      <w:r w:rsidDel="00000000" w:rsidR="00000000" w:rsidRPr="00000000">
        <w:commentReference w:id="275"/>
      </w:r>
      <w:r w:rsidDel="00000000" w:rsidR="00000000" w:rsidRPr="00000000">
        <w:rPr>
          <w:rtl w:val="0"/>
        </w:rPr>
        <w:t xml:space="preserve">). As a result, tropical forests can experience significant changes in their water cycle over a variety of time scales, including droughts (</w:t>
      </w:r>
      <w:commentRangeStart w:id="276"/>
      <w:r w:rsidDel="00000000" w:rsidR="00000000" w:rsidRPr="00000000">
        <w:rPr>
          <w:rtl w:val="0"/>
        </w:rPr>
        <w:t xml:space="preserve">Marengo et al., 2016</w:t>
      </w:r>
      <w:commentRangeEnd w:id="276"/>
      <w:r w:rsidDel="00000000" w:rsidR="00000000" w:rsidRPr="00000000">
        <w:commentReference w:id="276"/>
      </w:r>
      <w:r w:rsidDel="00000000" w:rsidR="00000000" w:rsidRPr="00000000">
        <w:rPr>
          <w:rtl w:val="0"/>
        </w:rPr>
        <w:t xml:space="preserve">; </w:t>
      </w:r>
      <w:hyperlink r:id="rId109">
        <w:r w:rsidDel="00000000" w:rsidR="00000000" w:rsidRPr="00000000">
          <w:rPr>
            <w:color w:val="1155cc"/>
            <w:u w:val="single"/>
            <w:rtl w:val="0"/>
          </w:rPr>
          <w:t xml:space="preserve">Ndehedehe et al., 2018</w:t>
        </w:r>
      </w:hyperlink>
      <w:r w:rsidDel="00000000" w:rsidR="00000000" w:rsidRPr="00000000">
        <w:rPr>
          <w:rtl w:val="0"/>
        </w:rPr>
        <w:t xml:space="preserve">;</w:t>
      </w:r>
      <w:r w:rsidDel="00000000" w:rsidR="00000000" w:rsidRPr="00000000">
        <w:rPr>
          <w:rtl w:val="0"/>
        </w:rPr>
        <w:t xml:space="preserve"> </w:t>
      </w:r>
      <w:commentRangeStart w:id="277"/>
      <w:r w:rsidDel="00000000" w:rsidR="00000000" w:rsidRPr="00000000">
        <w:rPr>
          <w:rtl w:val="0"/>
        </w:rPr>
        <w:t xml:space="preserve">Jiménez-Muñoz et al., 2016</w:t>
      </w:r>
      <w:commentRangeEnd w:id="277"/>
      <w:r w:rsidDel="00000000" w:rsidR="00000000" w:rsidRPr="00000000">
        <w:commentReference w:id="277"/>
      </w:r>
      <w:r w:rsidDel="00000000" w:rsidR="00000000" w:rsidRPr="00000000">
        <w:rPr>
          <w:rtl w:val="0"/>
        </w:rPr>
        <w:t xml:space="preserve">) , increases in dry season lengths and intensity (</w:t>
      </w:r>
      <w:hyperlink r:id="rId110">
        <w:r w:rsidDel="00000000" w:rsidR="00000000" w:rsidRPr="00000000">
          <w:rPr>
            <w:color w:val="1155cc"/>
            <w:u w:val="single"/>
            <w:rtl w:val="0"/>
          </w:rPr>
          <w:t xml:space="preserve">Jiang et al., 2019</w:t>
        </w:r>
      </w:hyperlink>
      <w:r w:rsidDel="00000000" w:rsidR="00000000" w:rsidRPr="00000000">
        <w:rPr>
          <w:rtl w:val="0"/>
        </w:rPr>
        <w:t xml:space="preserve">;</w:t>
      </w:r>
      <w:r w:rsidDel="00000000" w:rsidR="00000000" w:rsidRPr="00000000">
        <w:rPr>
          <w:rtl w:val="0"/>
        </w:rPr>
        <w:t xml:space="preserve"> </w:t>
      </w:r>
      <w:hyperlink r:id="rId111">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78"/>
      <w:r w:rsidDel="00000000" w:rsidR="00000000" w:rsidRPr="00000000">
        <w:rPr>
          <w:rtl w:val="0"/>
        </w:rPr>
        <w:t xml:space="preserve">Yin et al., 2014</w:t>
      </w:r>
      <w:commentRangeEnd w:id="278"/>
      <w:r w:rsidDel="00000000" w:rsidR="00000000" w:rsidRPr="00000000">
        <w:commentReference w:id="278"/>
      </w:r>
      <w:r w:rsidDel="00000000" w:rsidR="00000000" w:rsidRPr="00000000">
        <w:rPr>
          <w:rtl w:val="0"/>
        </w:rPr>
        <w:t xml:space="preserve">), decadal-scale declines in rainfall (</w:t>
      </w:r>
      <w:hyperlink r:id="rId112">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79"/>
      <w:r w:rsidDel="00000000" w:rsidR="00000000" w:rsidRPr="00000000">
        <w:rPr>
          <w:rtl w:val="0"/>
        </w:rPr>
        <w:t xml:space="preserve">Taylor et al., 2018</w:t>
      </w:r>
      <w:commentRangeEnd w:id="279"/>
      <w:r w:rsidDel="00000000" w:rsidR="00000000" w:rsidRPr="00000000">
        <w:commentReference w:id="279"/>
      </w:r>
      <w:r w:rsidDel="00000000" w:rsidR="00000000" w:rsidRPr="00000000">
        <w:rPr>
          <w:rtl w:val="0"/>
        </w:rPr>
        <w:t xml:space="preserve">; </w:t>
      </w:r>
      <w:hyperlink r:id="rId113">
        <w:r w:rsidDel="00000000" w:rsidR="00000000" w:rsidRPr="00000000">
          <w:rPr>
            <w:color w:val="1155cc"/>
            <w:u w:val="single"/>
            <w:rtl w:val="0"/>
          </w:rPr>
          <w:t xml:space="preserve">Rehbein and Ambrizzi 2023</w:t>
        </w:r>
      </w:hyperlink>
      <w:r w:rsidDel="00000000" w:rsidR="00000000" w:rsidRPr="00000000">
        <w:rPr>
          <w:rtl w:val="0"/>
        </w:rPr>
        <w:t xml:space="preserve">;</w:t>
      </w:r>
      <w:r w:rsidDel="00000000" w:rsidR="00000000" w:rsidRPr="00000000">
        <w:rPr>
          <w:rtl w:val="0"/>
        </w:rPr>
        <w:t xml:space="preserve"> </w:t>
      </w:r>
      <w:commentRangeStart w:id="280"/>
      <w:r w:rsidDel="00000000" w:rsidR="00000000" w:rsidRPr="00000000">
        <w:rPr>
          <w:rtl w:val="0"/>
        </w:rPr>
        <w:t xml:space="preserve">Balaguru et al., 2018</w:t>
      </w:r>
      <w:commentRangeEnd w:id="280"/>
      <w:r w:rsidDel="00000000" w:rsidR="00000000" w:rsidRPr="00000000">
        <w:commentReference w:id="280"/>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4">
        <w:r w:rsidDel="00000000" w:rsidR="00000000" w:rsidRPr="00000000">
          <w:rPr>
            <w:color w:val="1155cc"/>
            <w:u w:val="single"/>
            <w:rtl w:val="0"/>
          </w:rPr>
          <w:t xml:space="preserve">(</w:t>
        </w:r>
      </w:hyperlink>
      <w:commentRangeStart w:id="281"/>
      <w:hyperlink r:id="rId115">
        <w:r w:rsidDel="00000000" w:rsidR="00000000" w:rsidRPr="00000000">
          <w:rPr>
            <w:color w:val="1155cc"/>
            <w:u w:val="single"/>
            <w:rtl w:val="0"/>
          </w:rPr>
          <w:t xml:space="preserve">Uriarte et al. 2019</w:t>
        </w:r>
      </w:hyperlink>
      <w:commentRangeEnd w:id="281"/>
      <w:r w:rsidDel="00000000" w:rsidR="00000000" w:rsidRPr="00000000">
        <w:commentReference w:id="281"/>
      </w:r>
      <w:hyperlink r:id="rId116">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7">
        <w:r w:rsidDel="00000000" w:rsidR="00000000" w:rsidRPr="00000000">
          <w:rPr>
            <w:color w:val="1155cc"/>
            <w:u w:val="single"/>
            <w:rtl w:val="0"/>
          </w:rPr>
          <w:t xml:space="preserve">Tao et al., 2022</w:t>
        </w:r>
      </w:hyperlink>
      <w:r w:rsidDel="00000000" w:rsidR="00000000" w:rsidRPr="00000000">
        <w:rPr>
          <w:rtl w:val="0"/>
        </w:rPr>
        <w:t xml:space="preserve">;</w:t>
      </w:r>
      <w:r w:rsidDel="00000000" w:rsidR="00000000" w:rsidRPr="00000000">
        <w:rPr>
          <w:rtl w:val="0"/>
        </w:rPr>
        <w:t xml:space="preserve"> </w:t>
      </w:r>
      <w:hyperlink r:id="rId118">
        <w:r w:rsidDel="00000000" w:rsidR="00000000" w:rsidRPr="00000000">
          <w:rPr>
            <w:color w:val="1155cc"/>
            <w:u w:val="single"/>
            <w:rtl w:val="0"/>
          </w:rPr>
          <w:t xml:space="preserve">Asefi-Najafabady and Saatchi 2013</w:t>
        </w:r>
      </w:hyperlink>
      <w:r w:rsidDel="00000000" w:rsidR="00000000" w:rsidRPr="00000000">
        <w:rPr>
          <w:rtl w:val="0"/>
        </w:rPr>
        <w:t xml:space="preserve">;</w:t>
      </w:r>
      <w:r w:rsidDel="00000000" w:rsidR="00000000" w:rsidRPr="00000000">
        <w:rPr>
          <w:rtl w:val="0"/>
        </w:rPr>
        <w:t xml:space="preserve"> </w:t>
      </w:r>
      <w:hyperlink r:id="rId119">
        <w:r w:rsidDel="00000000" w:rsidR="00000000" w:rsidRPr="00000000">
          <w:rPr>
            <w:color w:val="1155cc"/>
            <w:u w:val="single"/>
            <w:rtl w:val="0"/>
          </w:rPr>
          <w:t xml:space="preserve">Saatchi et al., 2012</w:t>
        </w:r>
      </w:hyperlink>
      <w:r w:rsidDel="00000000" w:rsidR="00000000" w:rsidRPr="00000000">
        <w:rPr>
          <w:rtl w:val="0"/>
        </w:rPr>
        <w:t xml:space="preserve">;</w:t>
      </w:r>
      <w:r w:rsidDel="00000000" w:rsidR="00000000" w:rsidRPr="00000000">
        <w:rPr>
          <w:rtl w:val="0"/>
        </w:rPr>
        <w:t xml:space="preserve"> </w:t>
      </w:r>
      <w:hyperlink r:id="rId120">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1">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58">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2">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82"/>
      <w:r w:rsidDel="00000000" w:rsidR="00000000" w:rsidRPr="00000000">
        <w:rPr>
          <w:rtl w:val="0"/>
        </w:rPr>
        <w:t xml:space="preserve">Zemp et al., 2017</w:t>
      </w:r>
      <w:commentRangeEnd w:id="282"/>
      <w:r w:rsidDel="00000000" w:rsidR="00000000" w:rsidRPr="00000000">
        <w:commentReference w:id="282"/>
      </w:r>
      <w:r w:rsidDel="00000000" w:rsidR="00000000" w:rsidRPr="00000000">
        <w:rPr>
          <w:rtl w:val="0"/>
        </w:rPr>
        <w:t xml:space="preserve">), and delay the rainy season onsets (</w:t>
      </w:r>
      <w:commentRangeStart w:id="283"/>
      <w:r w:rsidDel="00000000" w:rsidR="00000000" w:rsidRPr="00000000">
        <w:rPr>
          <w:rtl w:val="0"/>
        </w:rPr>
        <w:t xml:space="preserve">Marengo et al. 2011</w:t>
      </w:r>
      <w:commentRangeEnd w:id="283"/>
      <w:r w:rsidDel="00000000" w:rsidR="00000000" w:rsidRPr="00000000">
        <w:commentReference w:id="283"/>
      </w:r>
      <w:r w:rsidDel="00000000" w:rsidR="00000000" w:rsidRPr="00000000">
        <w:rPr>
          <w:rtl w:val="0"/>
        </w:rPr>
        <w:t xml:space="preserve">; </w:t>
      </w:r>
      <w:hyperlink r:id="rId123">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84"/>
      <w:r w:rsidDel="00000000" w:rsidR="00000000" w:rsidRPr="00000000">
        <w:rPr>
          <w:rtl w:val="0"/>
        </w:rPr>
        <w:t xml:space="preserve">Flores et al., 2024</w:t>
      </w:r>
      <w:commentRangeEnd w:id="284"/>
      <w:r w:rsidDel="00000000" w:rsidR="00000000" w:rsidRPr="00000000">
        <w:commentReference w:id="284"/>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CO2, may alter vegetation response </w:t>
      </w:r>
      <w:hyperlink r:id="rId124">
        <w:r w:rsidDel="00000000" w:rsidR="00000000" w:rsidRPr="00000000">
          <w:rPr>
            <w:color w:val="1155cc"/>
            <w:u w:val="single"/>
            <w:rtl w:val="0"/>
          </w:rPr>
          <w:t xml:space="preserve">(</w:t>
        </w:r>
      </w:hyperlink>
      <w:commentRangeStart w:id="285"/>
      <w:hyperlink r:id="rId125">
        <w:r w:rsidDel="00000000" w:rsidR="00000000" w:rsidRPr="00000000">
          <w:rPr>
            <w:color w:val="1155cc"/>
            <w:u w:val="single"/>
            <w:rtl w:val="0"/>
          </w:rPr>
          <w:t xml:space="preserve">Doughty et al., 2023</w:t>
        </w:r>
      </w:hyperlink>
      <w:commentRangeEnd w:id="285"/>
      <w:r w:rsidDel="00000000" w:rsidR="00000000" w:rsidRPr="00000000">
        <w:commentReference w:id="285"/>
      </w:r>
      <w:hyperlink r:id="rId126">
        <w:r w:rsidDel="00000000" w:rsidR="00000000" w:rsidRPr="00000000">
          <w:rPr>
            <w:color w:val="1155cc"/>
            <w:u w:val="single"/>
            <w:rtl w:val="0"/>
          </w:rPr>
          <w:t xml:space="preserve">;</w:t>
        </w:r>
      </w:hyperlink>
      <w:commentRangeStart w:id="286"/>
      <w:hyperlink r:id="rId127">
        <w:r w:rsidDel="00000000" w:rsidR="00000000" w:rsidRPr="00000000">
          <w:rPr>
            <w:color w:val="1155cc"/>
            <w:u w:val="single"/>
            <w:rtl w:val="0"/>
          </w:rPr>
          <w:t xml:space="preserve"> Smith et al., 2020</w:t>
        </w:r>
      </w:hyperlink>
      <w:commentRangeEnd w:id="286"/>
      <w:r w:rsidDel="00000000" w:rsidR="00000000" w:rsidRPr="00000000">
        <w:commentReference w:id="286"/>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28">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w:t>
      </w:r>
      <w:commentRangeStart w:id="287"/>
      <w:r w:rsidDel="00000000" w:rsidR="00000000" w:rsidRPr="00000000">
        <w:rPr>
          <w:rtl w:val="0"/>
        </w:rPr>
        <w:t xml:space="preserve">under extreme conditions</w:t>
      </w:r>
      <w:commentRangeEnd w:id="287"/>
      <w:r w:rsidDel="00000000" w:rsidR="00000000" w:rsidRPr="00000000">
        <w:commentReference w:id="287"/>
      </w:r>
      <w:r w:rsidDel="00000000" w:rsidR="00000000" w:rsidRPr="00000000">
        <w:rPr>
          <w:rtl w:val="0"/>
        </w:rPr>
        <w:t xml:space="preserve">. Overall, exceeding these climate thresholds could lead to subsequent shifts to alternative states, such as savannas, which are less capable of supporting globally important tropical forest ecosystem services </w:t>
      </w:r>
      <w:hyperlink r:id="rId129">
        <w:r w:rsidDel="00000000" w:rsidR="00000000" w:rsidRPr="00000000">
          <w:rPr>
            <w:rtl w:val="0"/>
          </w:rPr>
          <w:t xml:space="preserve">(</w:t>
        </w:r>
      </w:hyperlink>
      <w:commentRangeStart w:id="288"/>
      <w:hyperlink r:id="rId130">
        <w:r w:rsidDel="00000000" w:rsidR="00000000" w:rsidRPr="00000000">
          <w:rPr>
            <w:rtl w:val="0"/>
          </w:rPr>
          <w:t xml:space="preserve">Aguirre-Gutiérrez et al., 2020</w:t>
        </w:r>
      </w:hyperlink>
      <w:commentRangeEnd w:id="288"/>
      <w:r w:rsidDel="00000000" w:rsidR="00000000" w:rsidRPr="00000000">
        <w:commentReference w:id="288"/>
      </w:r>
      <w:hyperlink r:id="rId131">
        <w:r w:rsidDel="00000000" w:rsidR="00000000" w:rsidRPr="00000000">
          <w:rPr>
            <w:rtl w:val="0"/>
          </w:rPr>
          <w:t xml:space="preserve">; Flores et al., 2024; </w:t>
        </w:r>
      </w:hyperlink>
      <w:commentRangeStart w:id="289"/>
      <w:hyperlink r:id="rId132">
        <w:r w:rsidDel="00000000" w:rsidR="00000000" w:rsidRPr="00000000">
          <w:rPr>
            <w:rtl w:val="0"/>
          </w:rPr>
          <w:t xml:space="preserve">Nobre et al., 2016</w:t>
        </w:r>
      </w:hyperlink>
      <w:commentRangeEnd w:id="289"/>
      <w:r w:rsidDel="00000000" w:rsidR="00000000" w:rsidRPr="00000000">
        <w:commentReference w:id="289"/>
      </w:r>
      <w:hyperlink r:id="rId133">
        <w:r w:rsidDel="00000000" w:rsidR="00000000" w:rsidRPr="00000000">
          <w:rPr>
            <w:rtl w:val="0"/>
          </w:rPr>
          <w:t xml:space="preserve">; </w:t>
        </w:r>
      </w:hyperlink>
      <w:commentRangeStart w:id="290"/>
      <w:hyperlink r:id="rId134">
        <w:r w:rsidDel="00000000" w:rsidR="00000000" w:rsidRPr="00000000">
          <w:rPr>
            <w:rtl w:val="0"/>
          </w:rPr>
          <w:t xml:space="preserve">Scheffer et al., 2001</w:t>
        </w:r>
      </w:hyperlink>
      <w:commentRangeEnd w:id="290"/>
      <w:r w:rsidDel="00000000" w:rsidR="00000000" w:rsidRPr="00000000">
        <w:commentReference w:id="290"/>
      </w:r>
      <w:hyperlink r:id="rId13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9">
      <w:pPr>
        <w:pStyle w:val="Heading3"/>
        <w:rPr/>
      </w:pPr>
      <w:bookmarkStart w:colFirst="0" w:colLast="0" w:name="_thgadem9pj58" w:id="14"/>
      <w:bookmarkEnd w:id="14"/>
      <w:commentRangeStart w:id="291"/>
      <w:r w:rsidDel="00000000" w:rsidR="00000000" w:rsidRPr="00000000">
        <w:rPr>
          <w:rtl w:val="0"/>
        </w:rPr>
        <w:t xml:space="preserve">2</w:t>
      </w:r>
      <w:commentRangeEnd w:id="291"/>
      <w:r w:rsidDel="00000000" w:rsidR="00000000" w:rsidRPr="00000000">
        <w:commentReference w:id="291"/>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Social-ecological systems in the tropics have been shaped by complex interactions between a diversity of actors who differ in their values, capacities, and goals</w:t>
      </w:r>
      <w:commentRangeStart w:id="292"/>
      <w:r w:rsidDel="00000000" w:rsidR="00000000" w:rsidRPr="00000000">
        <w:rPr>
          <w:rtl w:val="0"/>
        </w:rPr>
        <w:t xml:space="preserve"> that influence their relationships with nature</w:t>
      </w:r>
      <w:commentRangeEnd w:id="292"/>
      <w:r w:rsidDel="00000000" w:rsidR="00000000" w:rsidRPr="00000000">
        <w:commentReference w:id="292"/>
      </w:r>
      <w:r w:rsidDel="00000000" w:rsidR="00000000" w:rsidRPr="00000000">
        <w:rPr>
          <w:rtl w:val="0"/>
        </w:rPr>
        <w:t xml:space="preserv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93"/>
      <w:r w:rsidDel="00000000" w:rsidR="00000000" w:rsidRPr="00000000">
        <w:rPr>
          <w:rtl w:val="0"/>
        </w:rPr>
        <w:t xml:space="preserve">2008</w:t>
      </w:r>
      <w:commentRangeEnd w:id="293"/>
      <w:r w:rsidDel="00000000" w:rsidR="00000000" w:rsidRPr="00000000">
        <w:commentReference w:id="293"/>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w:t>
      </w:r>
      <w:commentRangeStart w:id="294"/>
      <w:r w:rsidDel="00000000" w:rsidR="00000000" w:rsidRPr="00000000">
        <w:rPr>
          <w:rtl w:val="0"/>
        </w:rPr>
        <w:t xml:space="preserve">Mendoza-Ponce et al., 202</w:t>
      </w:r>
      <w:commentRangeEnd w:id="294"/>
      <w:r w:rsidDel="00000000" w:rsidR="00000000" w:rsidRPr="00000000">
        <w:commentReference w:id="294"/>
      </w:r>
      <w:r w:rsidDel="00000000" w:rsidR="00000000" w:rsidRPr="00000000">
        <w:rPr>
          <w:rtl w:val="0"/>
        </w:rPr>
        <w:t xml:space="preserve">0).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commentRangeStart w:id="295"/>
      <w:commentRangeStart w:id="296"/>
      <w:commentRangeStart w:id="297"/>
      <w:r w:rsidDel="00000000" w:rsidR="00000000" w:rsidRPr="00000000">
        <w:rPr>
          <w:rtl w:val="0"/>
        </w:rPr>
        <w:t xml:space="preserve">Several conceptual frameworks</w:t>
      </w:r>
      <w:commentRangeEnd w:id="295"/>
      <w:r w:rsidDel="00000000" w:rsidR="00000000" w:rsidRPr="00000000">
        <w:commentReference w:id="295"/>
      </w:r>
      <w:commentRangeEnd w:id="296"/>
      <w:r w:rsidDel="00000000" w:rsidR="00000000" w:rsidRPr="00000000">
        <w:commentReference w:id="296"/>
      </w:r>
      <w:commentRangeEnd w:id="297"/>
      <w:r w:rsidDel="00000000" w:rsidR="00000000" w:rsidRPr="00000000">
        <w:commentReference w:id="297"/>
      </w:r>
      <w:r w:rsidDel="00000000" w:rsidR="00000000" w:rsidRPr="00000000">
        <w:rPr>
          <w:rtl w:val="0"/>
        </w:rPr>
        <w:t xml:space="preserve"> have been developed to understand the relationships between and within social and ecological systems. Prominent approaches include the Club of Rome report (Meadows et al., </w:t>
      </w:r>
      <w:commentRangeStart w:id="298"/>
      <w:r w:rsidDel="00000000" w:rsidR="00000000" w:rsidRPr="00000000">
        <w:rPr>
          <w:rtl w:val="0"/>
        </w:rPr>
        <w:t xml:space="preserve">1972</w:t>
      </w:r>
      <w:commentRangeEnd w:id="298"/>
      <w:r w:rsidDel="00000000" w:rsidR="00000000" w:rsidRPr="00000000">
        <w:commentReference w:id="298"/>
      </w:r>
      <w:r w:rsidDel="00000000" w:rsidR="00000000" w:rsidRPr="00000000">
        <w:rPr>
          <w:rtl w:val="0"/>
        </w:rPr>
        <w:t xml:space="preserve">), the sustainable livelihoods framework (Scoones </w:t>
      </w:r>
      <w:commentRangeStart w:id="299"/>
      <w:r w:rsidDel="00000000" w:rsidR="00000000" w:rsidRPr="00000000">
        <w:rPr>
          <w:rtl w:val="0"/>
        </w:rPr>
        <w:t xml:space="preserve">1998</w:t>
      </w:r>
      <w:commentRangeEnd w:id="299"/>
      <w:r w:rsidDel="00000000" w:rsidR="00000000" w:rsidRPr="00000000">
        <w:commentReference w:id="299"/>
      </w:r>
      <w:r w:rsidDel="00000000" w:rsidR="00000000" w:rsidRPr="00000000">
        <w:rPr>
          <w:rtl w:val="0"/>
        </w:rPr>
        <w:t xml:space="preserve">), and various models of social-ecological systems (Anderies et al., </w:t>
      </w:r>
      <w:commentRangeStart w:id="300"/>
      <w:r w:rsidDel="00000000" w:rsidR="00000000" w:rsidRPr="00000000">
        <w:rPr>
          <w:rtl w:val="0"/>
        </w:rPr>
        <w:t xml:space="preserve">2004</w:t>
      </w:r>
      <w:commentRangeEnd w:id="300"/>
      <w:r w:rsidDel="00000000" w:rsidR="00000000" w:rsidRPr="00000000">
        <w:commentReference w:id="300"/>
      </w:r>
      <w:r w:rsidDel="00000000" w:rsidR="00000000" w:rsidRPr="00000000">
        <w:rPr>
          <w:rtl w:val="0"/>
        </w:rPr>
        <w:t xml:space="preserve">; Folke </w:t>
      </w:r>
      <w:commentRangeStart w:id="301"/>
      <w:r w:rsidDel="00000000" w:rsidR="00000000" w:rsidRPr="00000000">
        <w:rPr>
          <w:rtl w:val="0"/>
        </w:rPr>
        <w:t xml:space="preserve">2006</w:t>
      </w:r>
      <w:commentRangeEnd w:id="301"/>
      <w:r w:rsidDel="00000000" w:rsidR="00000000" w:rsidRPr="00000000">
        <w:commentReference w:id="301"/>
      </w:r>
      <w:r w:rsidDel="00000000" w:rsidR="00000000" w:rsidRPr="00000000">
        <w:rPr>
          <w:rtl w:val="0"/>
        </w:rPr>
        <w:t xml:space="preserve">; Ostrom </w:t>
      </w:r>
      <w:commentRangeStart w:id="302"/>
      <w:r w:rsidDel="00000000" w:rsidR="00000000" w:rsidRPr="00000000">
        <w:rPr>
          <w:rtl w:val="0"/>
        </w:rPr>
        <w:t xml:space="preserve">2009</w:t>
      </w:r>
      <w:commentRangeEnd w:id="302"/>
      <w:r w:rsidDel="00000000" w:rsidR="00000000" w:rsidRPr="00000000">
        <w:commentReference w:id="302"/>
      </w:r>
      <w:r w:rsidDel="00000000" w:rsidR="00000000" w:rsidRPr="00000000">
        <w:rPr>
          <w:rtl w:val="0"/>
        </w:rPr>
        <w:t xml:space="preserve">). Other frameworks focus on coupled human-nature systems (Liu et al., </w:t>
      </w:r>
      <w:commentRangeStart w:id="303"/>
      <w:r w:rsidDel="00000000" w:rsidR="00000000" w:rsidRPr="00000000">
        <w:rPr>
          <w:rtl w:val="0"/>
        </w:rPr>
        <w:t xml:space="preserve">2007</w:t>
      </w:r>
      <w:commentRangeEnd w:id="303"/>
      <w:r w:rsidDel="00000000" w:rsidR="00000000" w:rsidRPr="00000000">
        <w:commentReference w:id="303"/>
      </w:r>
      <w:r w:rsidDel="00000000" w:rsidR="00000000" w:rsidRPr="00000000">
        <w:rPr>
          <w:rtl w:val="0"/>
        </w:rPr>
        <w:t xml:space="preserve">), socionature (Swyngedouw 1999), ecosystem services (Costanza et al., </w:t>
      </w:r>
      <w:commentRangeStart w:id="304"/>
      <w:r w:rsidDel="00000000" w:rsidR="00000000" w:rsidRPr="00000000">
        <w:rPr>
          <w:rtl w:val="0"/>
        </w:rPr>
        <w:t xml:space="preserve">2017</w:t>
      </w:r>
      <w:commentRangeEnd w:id="304"/>
      <w:r w:rsidDel="00000000" w:rsidR="00000000" w:rsidRPr="00000000">
        <w:commentReference w:id="304"/>
      </w:r>
      <w:r w:rsidDel="00000000" w:rsidR="00000000" w:rsidRPr="00000000">
        <w:rPr>
          <w:rtl w:val="0"/>
        </w:rPr>
        <w:t xml:space="preserve">; Daily </w:t>
      </w:r>
      <w:commentRangeStart w:id="305"/>
      <w:r w:rsidDel="00000000" w:rsidR="00000000" w:rsidRPr="00000000">
        <w:rPr>
          <w:rtl w:val="0"/>
        </w:rPr>
        <w:t xml:space="preserve">1997</w:t>
      </w:r>
      <w:commentRangeEnd w:id="305"/>
      <w:r w:rsidDel="00000000" w:rsidR="00000000" w:rsidRPr="00000000">
        <w:commentReference w:id="305"/>
      </w:r>
      <w:r w:rsidDel="00000000" w:rsidR="00000000" w:rsidRPr="00000000">
        <w:rPr>
          <w:rtl w:val="0"/>
        </w:rPr>
        <w:t xml:space="preserve">), nature’s contributions to people (Díaz et al., </w:t>
      </w:r>
      <w:commentRangeStart w:id="306"/>
      <w:r w:rsidDel="00000000" w:rsidR="00000000" w:rsidRPr="00000000">
        <w:rPr>
          <w:rtl w:val="0"/>
        </w:rPr>
        <w:t xml:space="preserve">2018</w:t>
      </w:r>
      <w:commentRangeEnd w:id="306"/>
      <w:r w:rsidDel="00000000" w:rsidR="00000000" w:rsidRPr="00000000">
        <w:commentReference w:id="306"/>
      </w:r>
      <w:r w:rsidDel="00000000" w:rsidR="00000000" w:rsidRPr="00000000">
        <w:rPr>
          <w:rtl w:val="0"/>
        </w:rPr>
        <w:t xml:space="preserve">; Pascual et al., </w:t>
      </w:r>
      <w:commentRangeStart w:id="307"/>
      <w:r w:rsidDel="00000000" w:rsidR="00000000" w:rsidRPr="00000000">
        <w:rPr>
          <w:rtl w:val="0"/>
        </w:rPr>
        <w:t xml:space="preserve">2017</w:t>
      </w:r>
      <w:commentRangeEnd w:id="307"/>
      <w:r w:rsidDel="00000000" w:rsidR="00000000" w:rsidRPr="00000000">
        <w:commentReference w:id="307"/>
      </w:r>
      <w:r w:rsidDel="00000000" w:rsidR="00000000" w:rsidRPr="00000000">
        <w:rPr>
          <w:rtl w:val="0"/>
        </w:rPr>
        <w:t xml:space="preserve">), and social-ecological co-benefits (Levis et al., </w:t>
      </w:r>
      <w:commentRangeStart w:id="308"/>
      <w:r w:rsidDel="00000000" w:rsidR="00000000" w:rsidRPr="00000000">
        <w:rPr>
          <w:rtl w:val="0"/>
        </w:rPr>
        <w:t xml:space="preserve">2024</w:t>
      </w:r>
      <w:commentRangeEnd w:id="308"/>
      <w:r w:rsidDel="00000000" w:rsidR="00000000" w:rsidRPr="00000000">
        <w:commentReference w:id="308"/>
      </w:r>
      <w:r w:rsidDel="00000000" w:rsidR="00000000" w:rsidRPr="00000000">
        <w:rPr>
          <w:rtl w:val="0"/>
        </w:rPr>
        <w:t xml:space="preserve">). While these frameworks may differ in their definitions (Colding and Barthel </w:t>
      </w:r>
      <w:commentRangeStart w:id="309"/>
      <w:r w:rsidDel="00000000" w:rsidR="00000000" w:rsidRPr="00000000">
        <w:rPr>
          <w:rtl w:val="0"/>
        </w:rPr>
        <w:t xml:space="preserve">2019</w:t>
      </w:r>
      <w:commentRangeEnd w:id="309"/>
      <w:r w:rsidDel="00000000" w:rsidR="00000000" w:rsidRPr="00000000">
        <w:commentReference w:id="309"/>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310"/>
      <w:r w:rsidDel="00000000" w:rsidR="00000000" w:rsidRPr="00000000">
        <w:rPr>
          <w:rtl w:val="0"/>
        </w:rPr>
        <w:t xml:space="preserve">2009</w:t>
      </w:r>
      <w:commentRangeEnd w:id="310"/>
      <w:r w:rsidDel="00000000" w:rsidR="00000000" w:rsidRPr="00000000">
        <w:commentReference w:id="310"/>
      </w:r>
      <w:r w:rsidDel="00000000" w:rsidR="00000000" w:rsidRPr="00000000">
        <w:rPr>
          <w:rtl w:val="0"/>
        </w:rPr>
        <w:t xml:space="preserve">), and charting effective solutions for a more resilient planet.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w:t>
      </w:r>
      <w:commentRangeStart w:id="311"/>
      <w:r w:rsidDel="00000000" w:rsidR="00000000" w:rsidRPr="00000000">
        <w:rPr>
          <w:highlight w:val="yellow"/>
          <w:rtl w:val="0"/>
        </w:rPr>
        <w:t xml:space="preserve">Getti et al., 2023</w:t>
      </w:r>
      <w:commentRangeEnd w:id="311"/>
      <w:r w:rsidDel="00000000" w:rsidR="00000000" w:rsidRPr="00000000">
        <w:commentReference w:id="311"/>
      </w:r>
      <w:r w:rsidDel="00000000" w:rsidR="00000000" w:rsidRPr="00000000">
        <w:rPr>
          <w:highlight w:val="yellow"/>
          <w:rtl w:val="0"/>
        </w:rPr>
        <w:t xml:space="preserve">; Lambin et al., 2018, Grass et al., 2020, Koh and Wilcove 2008; </w:t>
      </w:r>
      <w:r w:rsidDel="00000000" w:rsidR="00000000" w:rsidRPr="00000000">
        <w:rPr>
          <w:highlight w:val="yellow"/>
          <w:rtl w:val="0"/>
        </w:rPr>
        <w:t xml:space="preserve">Bennett et al., 2018</w:t>
      </w:r>
      <w:r w:rsidDel="00000000" w:rsidR="00000000" w:rsidRPr="00000000">
        <w:rPr>
          <w:highlight w:val="yellow"/>
          <w:rtl w:val="0"/>
        </w:rPr>
        <w:t xml:space="preserve">; Geist and Lambin 2002; Shapiro et al., 2023; Tyukavina et al., 2018; Garrett et al., 2018; </w:t>
      </w:r>
      <w:commentRangeStart w:id="312"/>
      <w:r w:rsidDel="00000000" w:rsidR="00000000" w:rsidRPr="00000000">
        <w:rPr>
          <w:highlight w:val="yellow"/>
          <w:rtl w:val="0"/>
        </w:rPr>
        <w:t xml:space="preserve">Robbins et al., 2015</w:t>
      </w:r>
      <w:commentRangeEnd w:id="312"/>
      <w:r w:rsidDel="00000000" w:rsidR="00000000" w:rsidRPr="00000000">
        <w:commentReference w:id="312"/>
      </w:r>
      <w:r w:rsidDel="00000000" w:rsidR="00000000" w:rsidRPr="00000000">
        <w:rPr>
          <w:highlight w:val="yellow"/>
          <w:rtl w:val="0"/>
        </w:rPr>
        <w:t xml:space="preserve">,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w:t>
      </w:r>
      <w:commentRangeStart w:id="313"/>
      <w:r w:rsidDel="00000000" w:rsidR="00000000" w:rsidRPr="00000000">
        <w:rPr>
          <w:highlight w:val="yellow"/>
          <w:rtl w:val="0"/>
        </w:rPr>
        <w:t xml:space="preserve">Karam et al., 2023</w:t>
      </w:r>
      <w:commentRangeEnd w:id="313"/>
      <w:r w:rsidDel="00000000" w:rsidR="00000000" w:rsidRPr="00000000">
        <w:commentReference w:id="313"/>
      </w:r>
      <w:r w:rsidDel="00000000" w:rsidR="00000000" w:rsidRPr="00000000">
        <w:rPr>
          <w:highlight w:val="yellow"/>
          <w:rtl w:val="0"/>
        </w:rPr>
        <w:t xml:space="preserve">;</w:t>
      </w:r>
      <w:commentRangeStart w:id="314"/>
      <w:r w:rsidDel="00000000" w:rsidR="00000000" w:rsidRPr="00000000">
        <w:rPr>
          <w:highlight w:val="yellow"/>
          <w:rtl w:val="0"/>
        </w:rPr>
        <w:t xml:space="preserve"> Wolh et al., 2012</w:t>
      </w:r>
      <w:commentRangeEnd w:id="314"/>
      <w:r w:rsidDel="00000000" w:rsidR="00000000" w:rsidRPr="00000000">
        <w:commentReference w:id="314"/>
      </w:r>
      <w:r w:rsidDel="00000000" w:rsidR="00000000" w:rsidRPr="00000000">
        <w:rPr>
          <w:highlight w:val="yellow"/>
          <w:rtl w:val="0"/>
        </w:rPr>
        <w:t xml:space="preserve">; </w:t>
      </w:r>
      <w:commentRangeStart w:id="315"/>
      <w:r w:rsidDel="00000000" w:rsidR="00000000" w:rsidRPr="00000000">
        <w:rPr>
          <w:highlight w:val="yellow"/>
          <w:rtl w:val="0"/>
        </w:rPr>
        <w:t xml:space="preserve">Fu et al., 2013; Couralet et al., 2013; Koltunov et al., 2009</w:t>
      </w:r>
      <w:commentRangeEnd w:id="315"/>
      <w:r w:rsidDel="00000000" w:rsidR="00000000" w:rsidRPr="00000000">
        <w:commentReference w:id="315"/>
      </w:r>
      <w:r w:rsidDel="00000000" w:rsidR="00000000" w:rsidRPr="00000000">
        <w:rPr>
          <w:highlight w:val="yellow"/>
          <w:rtl w:val="0"/>
        </w:rPr>
        <w:t xml:space="preserve">; Ordway and Asner 2020; Aguirre-Gutiérrez et al., 2022; </w:t>
      </w:r>
      <w:commentRangeStart w:id="316"/>
      <w:r w:rsidDel="00000000" w:rsidR="00000000" w:rsidRPr="00000000">
        <w:rPr>
          <w:highlight w:val="yellow"/>
          <w:rtl w:val="0"/>
        </w:rPr>
        <w:t xml:space="preserve">Schmitz et al., 2018</w:t>
      </w:r>
      <w:commentRangeEnd w:id="316"/>
      <w:r w:rsidDel="00000000" w:rsidR="00000000" w:rsidRPr="00000000">
        <w:commentReference w:id="316"/>
      </w:r>
      <w:r w:rsidDel="00000000" w:rsidR="00000000" w:rsidRPr="00000000">
        <w:rPr>
          <w:highlight w:val="yellow"/>
          <w:rtl w:val="0"/>
        </w:rPr>
        <w:t xml:space="preserve">; </w:t>
      </w:r>
      <w:commentRangeStart w:id="317"/>
      <w:r w:rsidDel="00000000" w:rsidR="00000000" w:rsidRPr="00000000">
        <w:rPr>
          <w:highlight w:val="yellow"/>
          <w:rtl w:val="0"/>
        </w:rPr>
        <w:t xml:space="preserve">Oliver and Moorcroft 2014</w:t>
      </w:r>
      <w:commentRangeEnd w:id="317"/>
      <w:r w:rsidDel="00000000" w:rsidR="00000000" w:rsidRPr="00000000">
        <w:commentReference w:id="317"/>
      </w:r>
      <w:r w:rsidDel="00000000" w:rsidR="00000000" w:rsidRPr="00000000">
        <w:rPr>
          <w:highlight w:val="yellow"/>
          <w:rtl w:val="0"/>
        </w:rPr>
        <w:t xml:space="preserve">; Asner et al., 2010; Tyukavina et al., 2022, </w:t>
      </w:r>
      <w:commentRangeStart w:id="318"/>
      <w:r w:rsidDel="00000000" w:rsidR="00000000" w:rsidRPr="00000000">
        <w:rPr>
          <w:highlight w:val="yellow"/>
          <w:rtl w:val="0"/>
        </w:rPr>
        <w:t xml:space="preserve">Williamson et al. 2024</w:t>
      </w:r>
      <w:commentRangeEnd w:id="318"/>
      <w:r w:rsidDel="00000000" w:rsidR="00000000" w:rsidRPr="00000000">
        <w:commentReference w:id="318"/>
      </w:r>
      <w:r w:rsidDel="00000000" w:rsidR="00000000" w:rsidRPr="00000000">
        <w:rPr>
          <w:highlight w:val="yellow"/>
          <w:rtl w:val="0"/>
        </w:rPr>
        <w:t xml:space="preserve">; </w:t>
      </w:r>
      <w:commentRangeStart w:id="319"/>
      <w:r w:rsidDel="00000000" w:rsidR="00000000" w:rsidRPr="00000000">
        <w:rPr>
          <w:highlight w:val="yellow"/>
          <w:rtl w:val="0"/>
        </w:rPr>
        <w:t xml:space="preserve">Flachsbarth et al., 2015; Sanchez et al., 2000; Whitfield et al., 2019</w:t>
      </w:r>
      <w:commentRangeEnd w:id="319"/>
      <w:r w:rsidDel="00000000" w:rsidR="00000000" w:rsidRPr="00000000">
        <w:commentReference w:id="319"/>
      </w:r>
      <w:r w:rsidDel="00000000" w:rsidR="00000000" w:rsidRPr="00000000">
        <w:rPr>
          <w:highlight w:val="yellow"/>
          <w:rtl w:val="0"/>
        </w:rPr>
        <w:t xml:space="preserve">;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and Lambin 2002; Bennett et al., 2018; </w:t>
      </w:r>
      <w:commentRangeStart w:id="320"/>
      <w:r w:rsidDel="00000000" w:rsidR="00000000" w:rsidRPr="00000000">
        <w:rPr>
          <w:rtl w:val="0"/>
        </w:rPr>
        <w:t xml:space="preserve">Turner 2014</w:t>
      </w:r>
      <w:commentRangeEnd w:id="320"/>
      <w:r w:rsidDel="00000000" w:rsidR="00000000" w:rsidRPr="00000000">
        <w:commentReference w:id="320"/>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321"/>
      <w:r w:rsidDel="00000000" w:rsidR="00000000" w:rsidRPr="00000000">
        <w:rPr>
          <w:rtl w:val="0"/>
        </w:rPr>
        <w:t xml:space="preserve">Nobre et al., 2021</w:t>
      </w:r>
      <w:commentRangeEnd w:id="321"/>
      <w:r w:rsidDel="00000000" w:rsidR="00000000" w:rsidRPr="00000000">
        <w:commentReference w:id="321"/>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322"/>
      <w:r w:rsidDel="00000000" w:rsidR="00000000" w:rsidRPr="00000000">
        <w:rPr>
          <w:rtl w:val="0"/>
        </w:rPr>
        <w:t xml:space="preserve">Haddad et al., 2024</w:t>
      </w:r>
      <w:commentRangeEnd w:id="322"/>
      <w:r w:rsidDel="00000000" w:rsidR="00000000" w:rsidRPr="00000000">
        <w:commentReference w:id="322"/>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323"/>
      <w:r w:rsidDel="00000000" w:rsidR="00000000" w:rsidRPr="00000000">
        <w:rPr>
          <w:rtl w:val="0"/>
        </w:rPr>
        <w:t xml:space="preserve">2018</w:t>
      </w:r>
      <w:commentRangeEnd w:id="323"/>
      <w:r w:rsidDel="00000000" w:rsidR="00000000" w:rsidRPr="00000000">
        <w:commentReference w:id="323"/>
      </w:r>
      <w:r w:rsidDel="00000000" w:rsidR="00000000" w:rsidRPr="00000000">
        <w:rPr>
          <w:rtl w:val="0"/>
        </w:rPr>
        <w:t xml:space="preserve">, Londres et al., </w:t>
      </w:r>
      <w:commentRangeStart w:id="324"/>
      <w:r w:rsidDel="00000000" w:rsidR="00000000" w:rsidRPr="00000000">
        <w:rPr>
          <w:rtl w:val="0"/>
        </w:rPr>
        <w:t xml:space="preserve">2023</w:t>
      </w:r>
      <w:commentRangeEnd w:id="324"/>
      <w:r w:rsidDel="00000000" w:rsidR="00000000" w:rsidRPr="00000000">
        <w:commentReference w:id="324"/>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w:t>
      </w:r>
      <w:r w:rsidDel="00000000" w:rsidR="00000000" w:rsidRPr="00000000">
        <w:rPr>
          <w:highlight w:val="yellow"/>
          <w:rtl w:val="0"/>
        </w:rPr>
        <w:t xml:space="preserve">REF</w:t>
      </w:r>
      <w:r w:rsidDel="00000000" w:rsidR="00000000" w:rsidRPr="00000000">
        <w:rPr>
          <w:rtl w:val="0"/>
        </w:rPr>
        <w:t xml:space="preserve">). Different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325"/>
      <w:r w:rsidDel="00000000" w:rsidR="00000000" w:rsidRPr="00000000">
        <w:rPr>
          <w:rtl w:val="0"/>
        </w:rPr>
        <w:t xml:space="preserve">Levis, et al., 2024</w:t>
      </w:r>
      <w:commentRangeEnd w:id="325"/>
      <w:r w:rsidDel="00000000" w:rsidR="00000000" w:rsidRPr="00000000">
        <w:commentReference w:id="325"/>
      </w:r>
      <w:r w:rsidDel="00000000" w:rsidR="00000000" w:rsidRPr="00000000">
        <w:rPr>
          <w:rtl w:val="0"/>
        </w:rPr>
        <w:t xml:space="preserve">). Hope spots reimagine conservation as a process that integrates both ecological and cultural dimensions, recognizing that </w:t>
      </w:r>
      <w:r w:rsidDel="00000000" w:rsidR="00000000" w:rsidRPr="00000000">
        <w:rPr>
          <w:rtl w:val="0"/>
        </w:rPr>
        <w:t xml:space="preserve">Indigenous peoples and local communities </w:t>
      </w:r>
      <w:r w:rsidDel="00000000" w:rsidR="00000000" w:rsidRPr="00000000">
        <w:rPr>
          <w:rtl w:val="0"/>
        </w:rPr>
        <w:t xml:space="preserve">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commentRangeStart w:id="326"/>
      <w:r w:rsidDel="00000000" w:rsidR="00000000" w:rsidRPr="00000000">
        <w:rPr>
          <w:highlight w:val="yellow"/>
          <w:rtl w:val="0"/>
        </w:rPr>
        <w:t xml:space="preserve">Aguiar et al., 2020</w:t>
      </w:r>
      <w:commentRangeEnd w:id="326"/>
      <w:r w:rsidDel="00000000" w:rsidR="00000000" w:rsidRPr="00000000">
        <w:commentReference w:id="326"/>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commentRangeStart w:id="327"/>
      <w:r w:rsidDel="00000000" w:rsidR="00000000" w:rsidRPr="00000000">
        <w:rPr>
          <w:highlight w:val="yellow"/>
          <w:rtl w:val="0"/>
        </w:rPr>
        <w:t xml:space="preserve">Pörtner et al., 2021</w:t>
      </w:r>
      <w:commentRangeEnd w:id="327"/>
      <w:r w:rsidDel="00000000" w:rsidR="00000000" w:rsidRPr="00000000">
        <w:commentReference w:id="327"/>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66">
      <w:pPr>
        <w:pStyle w:val="Heading3"/>
        <w:rPr/>
      </w:pPr>
      <w:bookmarkStart w:colFirst="0" w:colLast="0" w:name="_7i4li2ka6ozf" w:id="15"/>
      <w:bookmarkEnd w:id="15"/>
      <w:commentRangeStart w:id="328"/>
      <w:r w:rsidDel="00000000" w:rsidR="00000000" w:rsidRPr="00000000">
        <w:rPr>
          <w:rtl w:val="0"/>
        </w:rPr>
        <w:t xml:space="preserve">2.5</w:t>
      </w:r>
      <w:commentRangeEnd w:id="328"/>
      <w:r w:rsidDel="00000000" w:rsidR="00000000" w:rsidRPr="00000000">
        <w:commentReference w:id="328"/>
      </w:r>
      <w:r w:rsidDel="00000000" w:rsidR="00000000" w:rsidRPr="00000000">
        <w:rPr>
          <w:rtl w:val="0"/>
        </w:rPr>
        <w:t xml:space="preserve"> </w:t>
      </w:r>
      <w:commentRangeStart w:id="329"/>
      <w:r w:rsidDel="00000000" w:rsidR="00000000" w:rsidRPr="00000000">
        <w:rPr>
          <w:rtl w:val="0"/>
        </w:rPr>
        <w:t xml:space="preserve">Disturbance </w:t>
      </w:r>
      <w:commentRangeEnd w:id="329"/>
      <w:r w:rsidDel="00000000" w:rsidR="00000000" w:rsidRPr="00000000">
        <w:commentReference w:id="329"/>
      </w:r>
      <w:commentRangeStart w:id="330"/>
      <w:r w:rsidDel="00000000" w:rsidR="00000000" w:rsidRPr="00000000">
        <w:rPr>
          <w:rtl w:val="0"/>
        </w:rPr>
        <w:t xml:space="preserve">Dynamics</w:t>
      </w:r>
      <w:commentRangeEnd w:id="330"/>
      <w:r w:rsidDel="00000000" w:rsidR="00000000" w:rsidRPr="00000000">
        <w:commentReference w:id="330"/>
      </w:r>
      <w:r w:rsidDel="00000000" w:rsidR="00000000" w:rsidRPr="00000000">
        <w:rPr>
          <w:rtl w:val="0"/>
        </w:rPr>
      </w:r>
    </w:p>
    <w:p w:rsidR="00000000" w:rsidDel="00000000" w:rsidP="00000000" w:rsidRDefault="00000000" w:rsidRPr="00000000" w14:paraId="00000167">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t xml:space="preserve">There are two primary modes of forest disturbance: (1) direct human disturbance resulting from human action, such as deforestation, degradation, and fire, and (2) natural disturbance that is largely associated with water stress, storms, and biotic agents, and is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highlight w:val="yellow"/>
          <w:rtl w:val="0"/>
        </w:rPr>
        <w:t xml:space="preserve">Espírito-Santo et al., 2014</w:t>
      </w:r>
      <w:r w:rsidDel="00000000" w:rsidR="00000000" w:rsidRPr="00000000">
        <w:rPr>
          <w:rtl w:val="0"/>
        </w:rPr>
        <w:t xml:space="preserve">; </w:t>
      </w:r>
      <w:commentRangeStart w:id="331"/>
      <w:r w:rsidDel="00000000" w:rsidR="00000000" w:rsidRPr="00000000">
        <w:rPr>
          <w:rtl w:val="0"/>
        </w:rPr>
        <w:t xml:space="preserve">Qin et al., 2021</w:t>
      </w:r>
      <w:commentRangeEnd w:id="331"/>
      <w:r w:rsidDel="00000000" w:rsidR="00000000" w:rsidRPr="00000000">
        <w:commentReference w:id="331"/>
      </w:r>
      <w:r w:rsidDel="00000000" w:rsidR="00000000" w:rsidRPr="00000000">
        <w:rPr>
          <w:rtl w:val="0"/>
        </w:rPr>
        <w:t xml:space="preserve"> ),</w:t>
      </w:r>
      <w:r w:rsidDel="00000000" w:rsidR="00000000" w:rsidRPr="00000000">
        <w:rPr>
          <w:rtl w:val="0"/>
        </w:rPr>
        <w:t xml:space="preserve"> but they have distinct spatial distributions, intensities, frequencies, and consequences for tropical forests. </w:t>
      </w:r>
    </w:p>
    <w:p w:rsidR="00000000" w:rsidDel="00000000" w:rsidP="00000000" w:rsidRDefault="00000000" w:rsidRPr="00000000" w14:paraId="00000169">
      <w:pPr>
        <w:spacing w:after="240" w:before="240" w:lineRule="auto"/>
        <w:rPr>
          <w:color w:val="ff0000"/>
        </w:rPr>
      </w:pPr>
      <w:r w:rsidDel="00000000" w:rsidR="00000000" w:rsidRPr="00000000">
        <w:rPr>
          <w:rtl w:val="0"/>
        </w:rPr>
        <w:t xml:space="preserve">The primary risk to tropical forest persistence and function is direction human disturbance.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animal extirpation, and conversion of land to non-forested ecosystems (</w:t>
      </w:r>
      <w:commentRangeStart w:id="332"/>
      <w:r w:rsidDel="00000000" w:rsidR="00000000" w:rsidRPr="00000000">
        <w:rPr>
          <w:rtl w:val="0"/>
        </w:rPr>
        <w:t xml:space="preserve">Lewis 2005</w:t>
      </w:r>
      <w:commentRangeEnd w:id="332"/>
      <w:r w:rsidDel="00000000" w:rsidR="00000000" w:rsidRPr="00000000">
        <w:commentReference w:id="332"/>
      </w:r>
      <w:r w:rsidDel="00000000" w:rsidR="00000000" w:rsidRPr="00000000">
        <w:rPr>
          <w:rtl w:val="0"/>
        </w:rPr>
        <w:t xml:space="preserve">; </w:t>
      </w:r>
      <w:commentRangeStart w:id="333"/>
      <w:r w:rsidDel="00000000" w:rsidR="00000000" w:rsidRPr="00000000">
        <w:rPr>
          <w:rtl w:val="0"/>
        </w:rPr>
        <w:t xml:space="preserve">Gibson et al., 2011</w:t>
      </w:r>
      <w:commentRangeEnd w:id="333"/>
      <w:r w:rsidDel="00000000" w:rsidR="00000000" w:rsidRPr="00000000">
        <w:commentReference w:id="333"/>
      </w:r>
      <w:r w:rsidDel="00000000" w:rsidR="00000000" w:rsidRPr="00000000">
        <w:rPr>
          <w:rtl w:val="0"/>
        </w:rPr>
        <w:t xml:space="preserve">, </w:t>
      </w:r>
      <w:commentRangeStart w:id="334"/>
      <w:r w:rsidDel="00000000" w:rsidR="00000000" w:rsidRPr="00000000">
        <w:rPr>
          <w:rtl w:val="0"/>
        </w:rPr>
        <w:t xml:space="preserve">Wearn et al., 2012</w:t>
      </w:r>
      <w:commentRangeEnd w:id="334"/>
      <w:r w:rsidDel="00000000" w:rsidR="00000000" w:rsidRPr="00000000">
        <w:commentReference w:id="334"/>
      </w:r>
      <w:r w:rsidDel="00000000" w:rsidR="00000000" w:rsidRPr="00000000">
        <w:rPr>
          <w:rtl w:val="0"/>
        </w:rPr>
        <w:t xml:space="preserve">; </w:t>
      </w:r>
      <w:commentRangeStart w:id="335"/>
      <w:r w:rsidDel="00000000" w:rsidR="00000000" w:rsidRPr="00000000">
        <w:rPr>
          <w:rtl w:val="0"/>
        </w:rPr>
        <w:t xml:space="preserve">Brodie et al., 2014</w:t>
      </w:r>
      <w:commentRangeEnd w:id="335"/>
      <w:r w:rsidDel="00000000" w:rsidR="00000000" w:rsidRPr="00000000">
        <w:commentReference w:id="335"/>
      </w:r>
      <w:r w:rsidDel="00000000" w:rsidR="00000000" w:rsidRPr="00000000">
        <w:rPr>
          <w:rtl w:val="0"/>
        </w:rPr>
        <w:t xml:space="preserve">; </w:t>
      </w:r>
      <w:commentRangeStart w:id="336"/>
      <w:r w:rsidDel="00000000" w:rsidR="00000000" w:rsidRPr="00000000">
        <w:rPr>
          <w:rtl w:val="0"/>
        </w:rPr>
        <w:t xml:space="preserve">Silva Junior et al., 2020</w:t>
      </w:r>
      <w:commentRangeEnd w:id="336"/>
      <w:r w:rsidDel="00000000" w:rsidR="00000000" w:rsidRPr="00000000">
        <w:commentReference w:id="336"/>
      </w:r>
      <w:r w:rsidDel="00000000" w:rsidR="00000000" w:rsidRPr="00000000">
        <w:rPr>
          <w:rtl w:val="0"/>
        </w:rPr>
        <w:t xml:space="preserve">, </w:t>
      </w:r>
      <w:commentRangeStart w:id="337"/>
      <w:r w:rsidDel="00000000" w:rsidR="00000000" w:rsidRPr="00000000">
        <w:rPr>
          <w:rtl w:val="0"/>
        </w:rPr>
        <w:t xml:space="preserve">Brando et al., 2024</w:t>
      </w:r>
      <w:commentRangeEnd w:id="337"/>
      <w:r w:rsidDel="00000000" w:rsidR="00000000" w:rsidRPr="00000000">
        <w:commentReference w:id="337"/>
      </w:r>
      <w:r w:rsidDel="00000000" w:rsidR="00000000" w:rsidRPr="00000000">
        <w:rPr>
          <w:rtl w:val="0"/>
        </w:rPr>
        <w:t xml:space="preserve">, </w:t>
      </w:r>
      <w:commentRangeStart w:id="338"/>
      <w:r w:rsidDel="00000000" w:rsidR="00000000" w:rsidRPr="00000000">
        <w:rPr>
          <w:rtl w:val="0"/>
        </w:rPr>
        <w:t xml:space="preserve">Flores et al., 2024</w:t>
      </w:r>
      <w:commentRangeEnd w:id="338"/>
      <w:r w:rsidDel="00000000" w:rsidR="00000000" w:rsidRPr="00000000">
        <w:commentReference w:id="338"/>
      </w:r>
      <w:r w:rsidDel="00000000" w:rsidR="00000000" w:rsidRPr="00000000">
        <w:rPr>
          <w:rtl w:val="0"/>
        </w:rPr>
        <w:t xml:space="preserve">). Satellite remote sensing has revolutionized rapid detection and quantification of direct human disturbance and deeper understanding of the drivers (see </w:t>
      </w:r>
      <w:r w:rsidDel="00000000" w:rsidR="00000000" w:rsidRPr="00000000">
        <w:rPr>
          <w:i w:val="1"/>
          <w:rtl w:val="0"/>
        </w:rPr>
        <w:t xml:space="preserve">Section 2.4 </w:t>
      </w:r>
      <w:r w:rsidDel="00000000" w:rsidR="00000000" w:rsidRPr="00000000">
        <w:rPr>
          <w:rtl w:val="0"/>
        </w:rPr>
        <w:t xml:space="preserve">for details). Deforestation and land cover change is now actively being mapped in high spatial resolution across the tropics and in association with specific industries and practices driving these trends (</w:t>
      </w:r>
      <w:commentRangeStart w:id="339"/>
      <w:r w:rsidDel="00000000" w:rsidR="00000000" w:rsidRPr="00000000">
        <w:rPr>
          <w:rtl w:val="0"/>
        </w:rPr>
        <w:t xml:space="preserve">Curtis et al., 2018</w:t>
      </w:r>
      <w:commentRangeEnd w:id="339"/>
      <w:r w:rsidDel="00000000" w:rsidR="00000000" w:rsidRPr="00000000">
        <w:commentReference w:id="339"/>
      </w:r>
      <w:r w:rsidDel="00000000" w:rsidR="00000000" w:rsidRPr="00000000">
        <w:rPr>
          <w:rtl w:val="0"/>
        </w:rPr>
        <w:t xml:space="preserve">; </w:t>
      </w:r>
      <w:commentRangeStart w:id="340"/>
      <w:r w:rsidDel="00000000" w:rsidR="00000000" w:rsidRPr="00000000">
        <w:rPr>
          <w:rtl w:val="0"/>
        </w:rPr>
        <w:t xml:space="preserve">Maxwell et al., 2019</w:t>
      </w:r>
      <w:commentRangeEnd w:id="340"/>
      <w:r w:rsidDel="00000000" w:rsidR="00000000" w:rsidRPr="00000000">
        <w:commentReference w:id="340"/>
      </w:r>
      <w:r w:rsidDel="00000000" w:rsidR="00000000" w:rsidRPr="00000000">
        <w:rPr>
          <w:rtl w:val="0"/>
        </w:rPr>
        <w:t xml:space="preserve">; </w:t>
      </w:r>
      <w:commentRangeStart w:id="341"/>
      <w:r w:rsidDel="00000000" w:rsidR="00000000" w:rsidRPr="00000000">
        <w:rPr>
          <w:rtl w:val="0"/>
        </w:rPr>
        <w:t xml:space="preserve">Longo et al., 2020</w:t>
      </w:r>
      <w:commentRangeEnd w:id="341"/>
      <w:r w:rsidDel="00000000" w:rsidR="00000000" w:rsidRPr="00000000">
        <w:commentReference w:id="341"/>
      </w:r>
      <w:r w:rsidDel="00000000" w:rsidR="00000000" w:rsidRPr="00000000">
        <w:rPr>
          <w:rtl w:val="0"/>
        </w:rPr>
        <w:t xml:space="preserve">; </w:t>
      </w:r>
      <w:commentRangeStart w:id="342"/>
      <w:r w:rsidDel="00000000" w:rsidR="00000000" w:rsidRPr="00000000">
        <w:rPr>
          <w:rtl w:val="0"/>
        </w:rPr>
        <w:t xml:space="preserve">Qin et al., 2021</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Harris et al., 2021</w:t>
      </w:r>
      <w:commentRangeEnd w:id="343"/>
      <w:r w:rsidDel="00000000" w:rsidR="00000000" w:rsidRPr="00000000">
        <w:commentReference w:id="343"/>
      </w:r>
      <w:r w:rsidDel="00000000" w:rsidR="00000000" w:rsidRPr="00000000">
        <w:rPr>
          <w:rtl w:val="0"/>
        </w:rPr>
        <w:t xml:space="preserve">; </w:t>
      </w:r>
      <w:commentRangeStart w:id="344"/>
      <w:r w:rsidDel="00000000" w:rsidR="00000000" w:rsidRPr="00000000">
        <w:rPr>
          <w:rtl w:val="0"/>
        </w:rPr>
        <w:t xml:space="preserve">Lapola et al., 2023</w:t>
      </w:r>
      <w:commentRangeEnd w:id="344"/>
      <w:r w:rsidDel="00000000" w:rsidR="00000000" w:rsidRPr="00000000">
        <w:commentReference w:id="344"/>
      </w:r>
      <w:r w:rsidDel="00000000" w:rsidR="00000000" w:rsidRPr="00000000">
        <w:rPr>
          <w:rtl w:val="0"/>
        </w:rPr>
        <w:t xml:space="preserve">; </w:t>
      </w:r>
      <w:commentRangeStart w:id="345"/>
      <w:r w:rsidDel="00000000" w:rsidR="00000000" w:rsidRPr="00000000">
        <w:rPr>
          <w:rtl w:val="0"/>
        </w:rPr>
        <w:t xml:space="preserve">McGregor et al., 2024</w:t>
      </w:r>
      <w:commentRangeEnd w:id="345"/>
      <w:r w:rsidDel="00000000" w:rsidR="00000000" w:rsidRPr="00000000">
        <w:commentReference w:id="345"/>
      </w:r>
      <w:r w:rsidDel="00000000" w:rsidR="00000000" w:rsidRPr="00000000">
        <w:rPr>
          <w:rtl w:val="0"/>
        </w:rPr>
        <w:t xml:space="preserve">). With the advent of small-satellite arrays (e.g., PlanetScope), it is now also possible to quantify both deforestation and degradation within days-to-months (</w:t>
      </w:r>
      <w:commentRangeStart w:id="346"/>
      <w:r w:rsidDel="00000000" w:rsidR="00000000" w:rsidRPr="00000000">
        <w:rPr>
          <w:rtl w:val="0"/>
        </w:rPr>
        <w:t xml:space="preserve">Welsink et al., 2023</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Dalagnol et al., 2023</w:t>
      </w:r>
      <w:commentRangeEnd w:id="347"/>
      <w:r w:rsidDel="00000000" w:rsidR="00000000" w:rsidRPr="00000000">
        <w:commentReference w:id="347"/>
      </w:r>
      <w:r w:rsidDel="00000000" w:rsidR="00000000" w:rsidRPr="00000000">
        <w:rPr>
          <w:rtl w:val="0"/>
        </w:rPr>
        <w:t xml:space="preserve">). These advances have demonstrated that degradation contributes as much, or more, than deforestation to total tropical forest disturbance regimes (</w:t>
      </w:r>
      <w:commentRangeStart w:id="348"/>
      <w:r w:rsidDel="00000000" w:rsidR="00000000" w:rsidRPr="00000000">
        <w:rPr>
          <w:rtl w:val="0"/>
        </w:rPr>
        <w:t xml:space="preserve">Maxwell et al., 2019</w:t>
      </w:r>
      <w:commentRangeEnd w:id="348"/>
      <w:r w:rsidDel="00000000" w:rsidR="00000000" w:rsidRPr="00000000">
        <w:commentReference w:id="348"/>
      </w:r>
      <w:r w:rsidDel="00000000" w:rsidR="00000000" w:rsidRPr="00000000">
        <w:rPr>
          <w:rtl w:val="0"/>
        </w:rPr>
        <w:t xml:space="preserve">; </w:t>
      </w:r>
      <w:commentRangeStart w:id="349"/>
      <w:r w:rsidDel="00000000" w:rsidR="00000000" w:rsidRPr="00000000">
        <w:rPr>
          <w:rtl w:val="0"/>
        </w:rPr>
        <w:t xml:space="preserve">Qin et al., 2021</w:t>
      </w:r>
      <w:commentRangeEnd w:id="349"/>
      <w:r w:rsidDel="00000000" w:rsidR="00000000" w:rsidRPr="00000000">
        <w:commentReference w:id="349"/>
      </w:r>
      <w:r w:rsidDel="00000000" w:rsidR="00000000" w:rsidRPr="00000000">
        <w:rPr>
          <w:rtl w:val="0"/>
        </w:rPr>
        <w:t xml:space="preserve">), highlighting the importance of high-resolution and high-frequency data for understanding and monitoring these dynamics. </w:t>
      </w:r>
      <w:r w:rsidDel="00000000" w:rsidR="00000000" w:rsidRPr="00000000">
        <w:rPr>
          <w:color w:val="ff0000"/>
          <w:rtl w:val="0"/>
        </w:rPr>
        <w:t xml:space="preserve">However, like essentially all aspects of tropical forest science, we know much more about the effects of degradation and deforestation in American tropical forests than in other regions.</w:t>
      </w:r>
    </w:p>
    <w:p w:rsidR="00000000" w:rsidDel="00000000" w:rsidP="00000000" w:rsidRDefault="00000000" w:rsidRPr="00000000" w14:paraId="0000016A">
      <w:pPr>
        <w:spacing w:after="240" w:before="240" w:lineRule="auto"/>
        <w:rPr/>
      </w:pPr>
      <w:r w:rsidDel="00000000" w:rsidR="00000000" w:rsidRPr="00000000">
        <w:rPr>
          <w:rtl w:val="0"/>
        </w:rPr>
        <w:t xml:space="preserve">Fire dynamics often interact with deforestation and degradation in moist tropical forests, where naturally ignited fires are essentially non-existent, and human-ignited fires are common practice (</w:t>
      </w:r>
      <w:commentRangeStart w:id="350"/>
      <w:r w:rsidDel="00000000" w:rsidR="00000000" w:rsidRPr="00000000">
        <w:rPr>
          <w:rtl w:val="0"/>
        </w:rPr>
        <w:t xml:space="preserve">Brando et al., 2019</w:t>
      </w:r>
      <w:commentRangeEnd w:id="350"/>
      <w:r w:rsidDel="00000000" w:rsidR="00000000" w:rsidRPr="00000000">
        <w:commentReference w:id="350"/>
      </w:r>
      <w:r w:rsidDel="00000000" w:rsidR="00000000" w:rsidRPr="00000000">
        <w:rPr>
          <w:rtl w:val="0"/>
        </w:rPr>
        <w:t xml:space="preserve">). From 2003-2018, an estimated 41 ± 14% of all forest loss in primary humid tropical forests was fire-related, although this varied considerably between continents (</w:t>
      </w:r>
      <w:commentRangeStart w:id="351"/>
      <w:r w:rsidDel="00000000" w:rsidR="00000000" w:rsidRPr="00000000">
        <w:rPr>
          <w:rtl w:val="0"/>
        </w:rPr>
        <w:t xml:space="preserve">van Wees et al., 2020</w:t>
      </w:r>
      <w:commentRangeEnd w:id="351"/>
      <w:r w:rsidDel="00000000" w:rsidR="00000000" w:rsidRPr="00000000">
        <w:commentReference w:id="351"/>
      </w:r>
      <w:r w:rsidDel="00000000" w:rsidR="00000000" w:rsidRPr="00000000">
        <w:rPr>
          <w:rtl w:val="0"/>
        </w:rPr>
        <w:t xml:space="preserve">). Of all tropical fire-related forest loss during this period, 69% occurred in the tropical Americas, 22% in Southeast Asia, and only 8% in sub-Saharan Africa. However, significant decreases in the fraction of fire-related forest loss were found in the Amazon and Indonesia, where high deforestation rates peaked in the early 2000s, as fire-related forest loss increased in tropical forests in Africa. Satellite and ground measurements have revealed the widespread effects of fires and their major contributions to pantropical carbon cycling (</w:t>
      </w:r>
      <w:commentRangeStart w:id="352"/>
      <w:r w:rsidDel="00000000" w:rsidR="00000000" w:rsidRPr="00000000">
        <w:rPr>
          <w:rtl w:val="0"/>
        </w:rPr>
        <w:t xml:space="preserve">Cochrane 2001</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Berenguer et al., 2021</w:t>
      </w:r>
      <w:commentRangeEnd w:id="353"/>
      <w:r w:rsidDel="00000000" w:rsidR="00000000" w:rsidRPr="00000000">
        <w:commentReference w:id="353"/>
      </w:r>
      <w:r w:rsidDel="00000000" w:rsidR="00000000" w:rsidRPr="00000000">
        <w:rPr>
          <w:rtl w:val="0"/>
        </w:rPr>
        <w:t xml:space="preserve">). Human-ignited fires commonly spread into the understory of intact tropical forests where they directly cause tree mortality and indirectly make forests more susceptible to subsequent wind-caused disturbance (</w:t>
      </w:r>
      <w:commentRangeStart w:id="354"/>
      <w:r w:rsidDel="00000000" w:rsidR="00000000" w:rsidRPr="00000000">
        <w:rPr>
          <w:rtl w:val="0"/>
        </w:rPr>
        <w:t xml:space="preserve">Barlow et al., 2003</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Brando et al., 2014</w:t>
      </w:r>
      <w:commentRangeEnd w:id="355"/>
      <w:r w:rsidDel="00000000" w:rsidR="00000000" w:rsidRPr="00000000">
        <w:commentReference w:id="355"/>
      </w:r>
      <w:r w:rsidDel="00000000" w:rsidR="00000000" w:rsidRPr="00000000">
        <w:rPr>
          <w:rtl w:val="0"/>
        </w:rPr>
        <w:t xml:space="preserve">; </w:t>
      </w:r>
      <w:commentRangeStart w:id="356"/>
      <w:r w:rsidDel="00000000" w:rsidR="00000000" w:rsidRPr="00000000">
        <w:rPr>
          <w:rtl w:val="0"/>
        </w:rPr>
        <w:t xml:space="preserve">Silvério et al., 2019</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Berenguer et al., 2021</w:t>
      </w:r>
      <w:commentRangeEnd w:id="357"/>
      <w:r w:rsidDel="00000000" w:rsidR="00000000" w:rsidRPr="00000000">
        <w:commentReference w:id="357"/>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commentRangeStart w:id="358"/>
      <w:r w:rsidDel="00000000" w:rsidR="00000000" w:rsidRPr="00000000">
        <w:rPr>
          <w:rtl w:val="0"/>
        </w:rPr>
        <w:t xml:space="preserve">Alencar et al., 2009</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Brando et al., 2014</w:t>
      </w:r>
      <w:commentRangeEnd w:id="359"/>
      <w:r w:rsidDel="00000000" w:rsidR="00000000" w:rsidRPr="00000000">
        <w:commentReference w:id="359"/>
      </w:r>
      <w:r w:rsidDel="00000000" w:rsidR="00000000" w:rsidRPr="00000000">
        <w:rPr>
          <w:rtl w:val="0"/>
        </w:rPr>
        <w:t xml:space="preserve">; </w:t>
      </w:r>
      <w:commentRangeStart w:id="360"/>
      <w:r w:rsidDel="00000000" w:rsidR="00000000" w:rsidRPr="00000000">
        <w:rPr>
          <w:rtl w:val="0"/>
        </w:rPr>
        <w:t xml:space="preserve">2019</w:t>
      </w:r>
      <w:commentRangeEnd w:id="360"/>
      <w:r w:rsidDel="00000000" w:rsidR="00000000" w:rsidRPr="00000000">
        <w:commentReference w:id="360"/>
      </w:r>
      <w:r w:rsidDel="00000000" w:rsidR="00000000" w:rsidRPr="00000000">
        <w:rPr>
          <w:rtl w:val="0"/>
        </w:rPr>
        <w:t xml:space="preserve">). </w:t>
      </w:r>
    </w:p>
    <w:p w:rsidR="00000000" w:rsidDel="00000000" w:rsidP="00000000" w:rsidRDefault="00000000" w:rsidRPr="00000000" w14:paraId="0000016B">
      <w:pPr>
        <w:spacing w:after="240" w:before="240" w:lineRule="auto"/>
        <w:rPr/>
      </w:pP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relative to deforestation and forest degradation (although defaunation remains essentially impossible to detect using remote sensing). Nearly all natural disturbances occur at small spatiotemporal scales, with over 98% of biomass mortality in the Amazon attributable to events less than 0.1 ha in area (</w:t>
      </w:r>
      <w:commentRangeStart w:id="361"/>
      <w:r w:rsidDel="00000000" w:rsidR="00000000" w:rsidRPr="00000000">
        <w:rPr>
          <w:rtl w:val="0"/>
        </w:rPr>
        <w:t xml:space="preserve">Espírito-Santo et al., 2014</w:t>
      </w:r>
      <w:commentRangeEnd w:id="361"/>
      <w:r w:rsidDel="00000000" w:rsidR="00000000" w:rsidRPr="00000000">
        <w:commentReference w:id="361"/>
      </w:r>
      <w:r w:rsidDel="00000000" w:rsidR="00000000" w:rsidRPr="00000000">
        <w:rPr>
          <w:rtl w:val="0"/>
        </w:rPr>
        <w:t xml:space="preserve">). </w:t>
      </w:r>
      <w:r w:rsidDel="00000000" w:rsidR="00000000" w:rsidRPr="00000000">
        <w:rPr>
          <w:rtl w:val="0"/>
        </w:rPr>
        <w:t xml:space="preserve">Although natural disturbance events are typically small, they 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commentRangeStart w:id="362"/>
      <w:r w:rsidDel="00000000" w:rsidR="00000000" w:rsidRPr="00000000">
        <w:rPr>
          <w:rtl w:val="0"/>
        </w:rPr>
        <w:t xml:space="preserve">Galbraith et al., 2013</w:t>
      </w:r>
      <w:commentRangeEnd w:id="362"/>
      <w:r w:rsidDel="00000000" w:rsidR="00000000" w:rsidRPr="00000000">
        <w:commentReference w:id="362"/>
      </w:r>
      <w:r w:rsidDel="00000000" w:rsidR="00000000" w:rsidRPr="00000000">
        <w:rPr>
          <w:rtl w:val="0"/>
        </w:rPr>
        <w:t xml:space="preserve">; </w:t>
      </w:r>
      <w:commentRangeStart w:id="363"/>
      <w:r w:rsidDel="00000000" w:rsidR="00000000" w:rsidRPr="00000000">
        <w:rPr>
          <w:rtl w:val="0"/>
        </w:rPr>
        <w:t xml:space="preserve">Espírito-Santo et al., 2014</w:t>
      </w:r>
      <w:commentRangeEnd w:id="363"/>
      <w:r w:rsidDel="00000000" w:rsidR="00000000" w:rsidRPr="00000000">
        <w:commentReference w:id="363"/>
      </w:r>
      <w:r w:rsidDel="00000000" w:rsidR="00000000" w:rsidRPr="00000000">
        <w:rPr>
          <w:rtl w:val="0"/>
        </w:rPr>
        <w:t xml:space="preserve">). However, natural disturbances vary tremendously in space and time (</w:t>
      </w:r>
      <w:commentRangeStart w:id="364"/>
      <w:r w:rsidDel="00000000" w:rsidR="00000000" w:rsidRPr="00000000">
        <w:rPr>
          <w:rtl w:val="0"/>
        </w:rPr>
        <w:t xml:space="preserve">Galbraith et al., 2013</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Sullivan et al., 2020</w:t>
      </w:r>
      <w:commentRangeEnd w:id="365"/>
      <w:r w:rsidDel="00000000" w:rsidR="00000000" w:rsidRPr="00000000">
        <w:commentReference w:id="365"/>
      </w:r>
      <w:r w:rsidDel="00000000" w:rsidR="00000000" w:rsidRPr="00000000">
        <w:rPr>
          <w:rtl w:val="0"/>
        </w:rPr>
        <w:t xml:space="preserve">; </w:t>
      </w:r>
      <w:commentRangeStart w:id="366"/>
      <w:r w:rsidDel="00000000" w:rsidR="00000000" w:rsidRPr="00000000">
        <w:rPr>
          <w:rtl w:val="0"/>
        </w:rPr>
        <w:t xml:space="preserve">Hubau et al., 2020</w:t>
      </w:r>
      <w:commentRangeEnd w:id="366"/>
      <w:r w:rsidDel="00000000" w:rsidR="00000000" w:rsidRPr="00000000">
        <w:commentReference w:id="366"/>
      </w:r>
      <w:r w:rsidDel="00000000" w:rsidR="00000000" w:rsidRPr="00000000">
        <w:rPr>
          <w:rtl w:val="0"/>
        </w:rPr>
        <w:t xml:space="preserve">; </w:t>
      </w:r>
      <w:commentRangeStart w:id="367"/>
      <w:r w:rsidDel="00000000" w:rsidR="00000000" w:rsidRPr="00000000">
        <w:rPr>
          <w:rtl w:val="0"/>
        </w:rPr>
        <w:t xml:space="preserve">Dalagnol et al., 2021</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Csillik et al., 2024</w:t>
      </w:r>
      <w:commentRangeEnd w:id="368"/>
      <w:r w:rsidDel="00000000" w:rsidR="00000000" w:rsidRPr="00000000">
        <w:commentReference w:id="368"/>
      </w:r>
      <w:r w:rsidDel="00000000" w:rsidR="00000000" w:rsidRPr="00000000">
        <w:rPr>
          <w:rtl w:val="0"/>
        </w:rPr>
        <w:t xml:space="preserve">), with distinct drivers in different regions and strong evidence that natural disturbance regimes are shifting with climate change (</w:t>
      </w:r>
      <w:commentRangeStart w:id="369"/>
      <w:r w:rsidDel="00000000" w:rsidR="00000000" w:rsidRPr="00000000">
        <w:rPr>
          <w:rtl w:val="0"/>
        </w:rPr>
        <w:t xml:space="preserve">Gloor et al., 2013</w:t>
      </w:r>
      <w:commentRangeEnd w:id="369"/>
      <w:r w:rsidDel="00000000" w:rsidR="00000000" w:rsidRPr="00000000">
        <w:commentReference w:id="369"/>
      </w:r>
      <w:r w:rsidDel="00000000" w:rsidR="00000000" w:rsidRPr="00000000">
        <w:rPr>
          <w:rtl w:val="0"/>
        </w:rPr>
        <w:t xml:space="preserve">; </w:t>
      </w:r>
      <w:commentRangeStart w:id="370"/>
      <w:r w:rsidDel="00000000" w:rsidR="00000000" w:rsidRPr="00000000">
        <w:rPr>
          <w:rtl w:val="0"/>
        </w:rPr>
        <w:t xml:space="preserve">McDowell et al., 2018</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Gora et al., 2020a</w:t>
      </w:r>
      <w:commentRangeEnd w:id="371"/>
      <w:r w:rsidDel="00000000" w:rsidR="00000000" w:rsidRPr="00000000">
        <w:commentReference w:id="371"/>
      </w:r>
      <w:r w:rsidDel="00000000" w:rsidR="00000000" w:rsidRPr="00000000">
        <w:rPr>
          <w:rtl w:val="0"/>
        </w:rPr>
        <w:t xml:space="preserve">; </w:t>
      </w:r>
      <w:commentRangeStart w:id="372"/>
      <w:r w:rsidDel="00000000" w:rsidR="00000000" w:rsidRPr="00000000">
        <w:rPr>
          <w:rtl w:val="0"/>
        </w:rPr>
        <w:t xml:space="preserve">Sullivan et al., 2020</w:t>
      </w:r>
      <w:commentRangeEnd w:id="372"/>
      <w:r w:rsidDel="00000000" w:rsidR="00000000" w:rsidRPr="00000000">
        <w:commentReference w:id="372"/>
      </w:r>
      <w:r w:rsidDel="00000000" w:rsidR="00000000" w:rsidRPr="00000000">
        <w:rPr>
          <w:rtl w:val="0"/>
        </w:rPr>
        <w:t xml:space="preserve">; </w:t>
      </w:r>
      <w:commentRangeStart w:id="373"/>
      <w:r w:rsidDel="00000000" w:rsidR="00000000" w:rsidRPr="00000000">
        <w:rPr>
          <w:rtl w:val="0"/>
        </w:rPr>
        <w:t xml:space="preserve">Gora and Esquivel-Muelbert 2021</w:t>
      </w:r>
      <w:commentRangeEnd w:id="373"/>
      <w:r w:rsidDel="00000000" w:rsidR="00000000" w:rsidRPr="00000000">
        <w:commentReference w:id="373"/>
      </w:r>
      <w:r w:rsidDel="00000000" w:rsidR="00000000" w:rsidRPr="00000000">
        <w:rPr>
          <w:rtl w:val="0"/>
        </w:rPr>
        <w:t xml:space="preserve">; </w:t>
      </w:r>
      <w:commentRangeStart w:id="374"/>
      <w:r w:rsidDel="00000000" w:rsidR="00000000" w:rsidRPr="00000000">
        <w:rPr>
          <w:rtl w:val="0"/>
        </w:rPr>
        <w:t xml:space="preserve">Fang et al., 2022</w:t>
      </w:r>
      <w:commentRangeEnd w:id="374"/>
      <w:r w:rsidDel="00000000" w:rsidR="00000000" w:rsidRPr="00000000">
        <w:commentReference w:id="374"/>
      </w:r>
      <w:r w:rsidDel="00000000" w:rsidR="00000000" w:rsidRPr="00000000">
        <w:rPr>
          <w:rtl w:val="0"/>
        </w:rPr>
        <w:t xml:space="preserve">). Given their </w:t>
      </w:r>
      <w:commentRangeStart w:id="375"/>
      <w:r w:rsidDel="00000000" w:rsidR="00000000" w:rsidRPr="00000000">
        <w:rPr>
          <w:rtl w:val="0"/>
        </w:rPr>
        <w:t xml:space="preserve">tremendous </w:t>
      </w:r>
      <w:commentRangeEnd w:id="375"/>
      <w:r w:rsidDel="00000000" w:rsidR="00000000" w:rsidRPr="00000000">
        <w:commentReference w:id="375"/>
      </w:r>
      <w:r w:rsidDel="00000000" w:rsidR="00000000" w:rsidRPr="00000000">
        <w:rPr>
          <w:rtl w:val="0"/>
        </w:rPr>
        <w:t xml:space="preserve">contributions to tropical forest carbon cycle dynamics, even small changes in natural disturbance regimes would have a tremendous impact on tropical forest function and the global carbon budget.</w:t>
      </w:r>
    </w:p>
    <w:p w:rsidR="00000000" w:rsidDel="00000000" w:rsidP="00000000" w:rsidRDefault="00000000" w:rsidRPr="00000000" w14:paraId="0000016C">
      <w:pPr>
        <w:spacing w:after="240" w:before="240" w:lineRule="auto"/>
        <w:rPr/>
      </w:pPr>
      <w:r w:rsidDel="00000000" w:rsidR="00000000" w:rsidRPr="00000000">
        <w:rPr>
          <w:rtl w:val="0"/>
        </w:rPr>
        <w:t xml:space="preserve">Drought and storm events are major drivers of natural disturbance in tropical forests. Atmospheric water stress associated with high temperatures and vapor pressure deficits has been increasing the past several decades (</w:t>
      </w:r>
      <w:commentRangeStart w:id="376"/>
      <w:r w:rsidDel="00000000" w:rsidR="00000000" w:rsidRPr="00000000">
        <w:rPr>
          <w:rtl w:val="0"/>
        </w:rPr>
        <w:t xml:space="preserve">Fang et al., 2022</w:t>
      </w:r>
      <w:commentRangeEnd w:id="376"/>
      <w:r w:rsidDel="00000000" w:rsidR="00000000" w:rsidRPr="00000000">
        <w:commentReference w:id="376"/>
      </w:r>
      <w:r w:rsidDel="00000000" w:rsidR="00000000" w:rsidRPr="00000000">
        <w:rPr>
          <w:rtl w:val="0"/>
        </w:rPr>
        <w:t xml:space="preserve">), and periodic droughts are occurring with increasing severity and frequency (</w:t>
      </w:r>
      <w:commentRangeStart w:id="377"/>
      <w:r w:rsidDel="00000000" w:rsidR="00000000" w:rsidRPr="00000000">
        <w:rPr>
          <w:rtl w:val="0"/>
        </w:rPr>
        <w:t xml:space="preserve">Boiser et al., 2015</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Duffy et al., 2015</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Trenberth et al., 2014</w:t>
      </w:r>
      <w:commentRangeEnd w:id="379"/>
      <w:r w:rsidDel="00000000" w:rsidR="00000000" w:rsidRPr="00000000">
        <w:commentReference w:id="379"/>
      </w:r>
      <w:r w:rsidDel="00000000" w:rsidR="00000000" w:rsidRPr="00000000">
        <w:rPr>
          <w:rtl w:val="0"/>
        </w:rPr>
        <w:t xml:space="preserve">). Drought related water stress is associated with increases in tree mortality and decreases in tree growth detectable with both forest inventory plots and satellite remote sensing (</w:t>
      </w:r>
      <w:commentRangeStart w:id="380"/>
      <w:r w:rsidDel="00000000" w:rsidR="00000000" w:rsidRPr="00000000">
        <w:rPr>
          <w:rtl w:val="0"/>
        </w:rPr>
        <w:t xml:space="preserve">Phillips et al., 2009</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Saatchi et al., 2013</w:t>
      </w:r>
      <w:commentRangeEnd w:id="381"/>
      <w:r w:rsidDel="00000000" w:rsidR="00000000" w:rsidRPr="00000000">
        <w:commentReference w:id="381"/>
      </w:r>
      <w:r w:rsidDel="00000000" w:rsidR="00000000" w:rsidRPr="00000000">
        <w:rPr>
          <w:rtl w:val="0"/>
        </w:rPr>
        <w:t xml:space="preserve">; </w:t>
      </w:r>
      <w:commentRangeStart w:id="382"/>
      <w:r w:rsidDel="00000000" w:rsidR="00000000" w:rsidRPr="00000000">
        <w:rPr>
          <w:rtl w:val="0"/>
        </w:rPr>
        <w:t xml:space="preserve">Qie et al., 2017</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Hammond et al., 2022</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Bauman et al., 2022</w:t>
      </w:r>
      <w:commentRangeEnd w:id="384"/>
      <w:r w:rsidDel="00000000" w:rsidR="00000000" w:rsidRPr="00000000">
        <w:commentReference w:id="384"/>
      </w:r>
      <w:r w:rsidDel="00000000" w:rsidR="00000000" w:rsidRPr="00000000">
        <w:rPr>
          <w:rtl w:val="0"/>
        </w:rPr>
        <w:t xml:space="preserve">; </w:t>
      </w:r>
      <w:commentRangeStart w:id="385"/>
      <w:r w:rsidDel="00000000" w:rsidR="00000000" w:rsidRPr="00000000">
        <w:rPr>
          <w:rtl w:val="0"/>
        </w:rPr>
        <w:t xml:space="preserve">Bennett et al., 2023</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Chen et al., 2024</w:t>
      </w:r>
      <w:commentRangeEnd w:id="386"/>
      <w:r w:rsidDel="00000000" w:rsidR="00000000" w:rsidRPr="00000000">
        <w:commentReference w:id="386"/>
      </w:r>
      <w:r w:rsidDel="00000000" w:rsidR="00000000" w:rsidRPr="00000000">
        <w:rPr>
          <w:rtl w:val="0"/>
        </w:rPr>
        <w:t xml:space="preserve">). Detailed physiological and anatomical work has revealed much about the mechanisms underlying forest resilience to water stress (</w:t>
      </w:r>
      <w:commentRangeStart w:id="387"/>
      <w:r w:rsidDel="00000000" w:rsidR="00000000" w:rsidRPr="00000000">
        <w:rPr>
          <w:rtl w:val="0"/>
        </w:rPr>
        <w:t xml:space="preserve">McDowell et al., 2008</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McDowell 2011</w:t>
      </w:r>
      <w:commentRangeEnd w:id="388"/>
      <w:r w:rsidDel="00000000" w:rsidR="00000000" w:rsidRPr="00000000">
        <w:commentReference w:id="388"/>
      </w:r>
      <w:r w:rsidDel="00000000" w:rsidR="00000000" w:rsidRPr="00000000">
        <w:rPr>
          <w:rtl w:val="0"/>
        </w:rPr>
        <w:t xml:space="preserve">; </w:t>
      </w:r>
      <w:commentRangeStart w:id="389"/>
      <w:r w:rsidDel="00000000" w:rsidR="00000000" w:rsidRPr="00000000">
        <w:rPr>
          <w:rtl w:val="0"/>
        </w:rPr>
        <w:t xml:space="preserve"> Trugman et al., 2018</w:t>
      </w:r>
      <w:commentRangeEnd w:id="389"/>
      <w:r w:rsidDel="00000000" w:rsidR="00000000" w:rsidRPr="00000000">
        <w:commentReference w:id="389"/>
      </w:r>
      <w:r w:rsidDel="00000000" w:rsidR="00000000" w:rsidRPr="00000000">
        <w:rPr>
          <w:rtl w:val="0"/>
        </w:rPr>
        <w:t xml:space="preserve">; </w:t>
      </w:r>
      <w:commentRangeStart w:id="390"/>
      <w:r w:rsidDel="00000000" w:rsidR="00000000" w:rsidRPr="00000000">
        <w:rPr>
          <w:rtl w:val="0"/>
        </w:rPr>
        <w:t xml:space="preserve">Smith-Martin et al., 2023</w:t>
      </w:r>
      <w:commentRangeEnd w:id="390"/>
      <w:r w:rsidDel="00000000" w:rsidR="00000000" w:rsidRPr="00000000">
        <w:commentReference w:id="390"/>
      </w:r>
      <w:r w:rsidDel="00000000" w:rsidR="00000000" w:rsidRPr="00000000">
        <w:rPr>
          <w:rtl w:val="0"/>
        </w:rPr>
        <w:t xml:space="preserve">; </w:t>
      </w:r>
      <w:commentRangeStart w:id="391"/>
      <w:r w:rsidDel="00000000" w:rsidR="00000000" w:rsidRPr="00000000">
        <w:rPr>
          <w:rtl w:val="0"/>
        </w:rPr>
        <w:t xml:space="preserve">Tavares et al., 2023</w:t>
      </w:r>
      <w:commentRangeEnd w:id="391"/>
      <w:r w:rsidDel="00000000" w:rsidR="00000000" w:rsidRPr="00000000">
        <w:commentReference w:id="391"/>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commentRangeStart w:id="392"/>
      <w:r w:rsidDel="00000000" w:rsidR="00000000" w:rsidRPr="00000000">
        <w:rPr>
          <w:rtl w:val="0"/>
        </w:rPr>
        <w:t xml:space="preserve">Bennett et al., 2023</w:t>
      </w:r>
      <w:commentRangeEnd w:id="392"/>
      <w:r w:rsidDel="00000000" w:rsidR="00000000" w:rsidRPr="00000000">
        <w:commentReference w:id="392"/>
      </w:r>
      <w:r w:rsidDel="00000000" w:rsidR="00000000" w:rsidRPr="00000000">
        <w:rPr>
          <w:rtl w:val="0"/>
        </w:rPr>
        <w:t xml:space="preserve">), but only a marginal effect in African tropical forests (</w:t>
      </w:r>
      <w:commentRangeStart w:id="393"/>
      <w:r w:rsidDel="00000000" w:rsidR="00000000" w:rsidRPr="00000000">
        <w:rPr>
          <w:rtl w:val="0"/>
        </w:rPr>
        <w:t xml:space="preserve">Bennett et al., 2021</w:t>
      </w:r>
      <w:commentRangeEnd w:id="393"/>
      <w:r w:rsidDel="00000000" w:rsidR="00000000" w:rsidRPr="00000000">
        <w:commentReference w:id="393"/>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commentRangeStart w:id="394"/>
      <w:r w:rsidDel="00000000" w:rsidR="00000000" w:rsidRPr="00000000">
        <w:rPr>
          <w:rtl w:val="0"/>
        </w:rPr>
        <w:t xml:space="preserve">Detto and Pacala 2022</w:t>
      </w:r>
      <w:commentRangeEnd w:id="394"/>
      <w:r w:rsidDel="00000000" w:rsidR="00000000" w:rsidRPr="00000000">
        <w:commentReference w:id="394"/>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6D">
      <w:pPr>
        <w:spacing w:after="240" w:before="240" w:lineRule="auto"/>
        <w:rPr/>
      </w:pPr>
      <w:r w:rsidDel="00000000" w:rsidR="00000000" w:rsidRPr="00000000">
        <w:rPr>
          <w:rtl w:val="0"/>
        </w:rPr>
        <w:t xml:space="preserve">[</w:t>
      </w:r>
      <w:r w:rsidDel="00000000" w:rsidR="00000000" w:rsidRPr="00000000">
        <w:rPr>
          <w:color w:val="ff0000"/>
          <w:rtl w:val="0"/>
        </w:rPr>
        <w:t xml:space="preserve">extreme temps</w:t>
      </w:r>
      <w:r w:rsidDel="00000000" w:rsidR="00000000" w:rsidRPr="00000000">
        <w:rPr>
          <w:rtl w:val="0"/>
        </w:rPr>
        <w:t xml:space="preserve">]</w:t>
      </w:r>
    </w:p>
    <w:p w:rsidR="00000000" w:rsidDel="00000000" w:rsidP="00000000" w:rsidRDefault="00000000" w:rsidRPr="00000000" w14:paraId="0000016E">
      <w:pPr>
        <w:spacing w:after="240" w:before="240" w:lineRule="auto"/>
        <w:rPr/>
      </w:pPr>
      <w:r w:rsidDel="00000000" w:rsidR="00000000" w:rsidRPr="00000000">
        <w:rPr>
          <w:rtl w:val="0"/>
        </w:rPr>
        <w:t xml:space="preserve">Cyclonic storms (hurricanes and typhoons) are increasing in intensity and are a dominant form of disturbance in </w:t>
      </w:r>
      <w:r w:rsidDel="00000000" w:rsidR="00000000" w:rsidRPr="00000000">
        <w:rPr>
          <w:rtl w:val="0"/>
        </w:rPr>
        <w:t xml:space="preserve">tropical forests</w:t>
      </w:r>
      <w:r w:rsidDel="00000000" w:rsidR="00000000" w:rsidRPr="00000000">
        <w:rPr>
          <w:rtl w:val="0"/>
        </w:rPr>
        <w:t xml:space="preserve"> 10° north and south of the equator (</w:t>
      </w:r>
      <w:commentRangeStart w:id="395"/>
      <w:r w:rsidDel="00000000" w:rsidR="00000000" w:rsidRPr="00000000">
        <w:rPr>
          <w:rtl w:val="0"/>
        </w:rPr>
        <w:t xml:space="preserve">Hoyos et al., 2006</w:t>
      </w:r>
      <w:commentRangeEnd w:id="395"/>
      <w:r w:rsidDel="00000000" w:rsidR="00000000" w:rsidRPr="00000000">
        <w:commentReference w:id="395"/>
      </w:r>
      <w:r w:rsidDel="00000000" w:rsidR="00000000" w:rsidRPr="00000000">
        <w:rPr>
          <w:rtl w:val="0"/>
        </w:rPr>
        <w:t xml:space="preserve">,</w:t>
      </w:r>
      <w:r w:rsidDel="00000000" w:rsidR="00000000" w:rsidRPr="00000000">
        <w:rPr>
          <w:rtl w:val="0"/>
        </w:rPr>
        <w:t xml:space="preserve"> </w:t>
      </w:r>
      <w:commentRangeStart w:id="396"/>
      <w:r w:rsidDel="00000000" w:rsidR="00000000" w:rsidRPr="00000000">
        <w:rPr>
          <w:rtl w:val="0"/>
        </w:rPr>
        <w:t xml:space="preserve">Lugo 2008</w:t>
      </w:r>
      <w:commentRangeEnd w:id="396"/>
      <w:r w:rsidDel="00000000" w:rsidR="00000000" w:rsidRPr="00000000">
        <w:commentReference w:id="396"/>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397"/>
      <w:r w:rsidDel="00000000" w:rsidR="00000000" w:rsidRPr="00000000">
        <w:rPr>
          <w:rtl w:val="0"/>
        </w:rPr>
        <w:t xml:space="preserve">Chambers et al., 2013</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Negrón-Juárez et al., 2018</w:t>
      </w:r>
      <w:commentRangeEnd w:id="398"/>
      <w:r w:rsidDel="00000000" w:rsidR="00000000" w:rsidRPr="00000000">
        <w:commentReference w:id="398"/>
      </w:r>
      <w:r w:rsidDel="00000000" w:rsidR="00000000" w:rsidRPr="00000000">
        <w:rPr>
          <w:rtl w:val="0"/>
        </w:rPr>
        <w:t xml:space="preserve">, </w:t>
      </w:r>
      <w:commentRangeStart w:id="399"/>
      <w:r w:rsidDel="00000000" w:rsidR="00000000" w:rsidRPr="00000000">
        <w:rPr>
          <w:rtl w:val="0"/>
        </w:rPr>
        <w:t xml:space="preserve">Gora et al., 2020a</w:t>
      </w:r>
      <w:commentRangeEnd w:id="399"/>
      <w:r w:rsidDel="00000000" w:rsidR="00000000" w:rsidRPr="00000000">
        <w:commentReference w:id="399"/>
      </w:r>
      <w:r w:rsidDel="00000000" w:rsidR="00000000" w:rsidRPr="00000000">
        <w:rPr>
          <w:rtl w:val="0"/>
        </w:rPr>
        <w:t xml:space="preserve">, </w:t>
      </w:r>
      <w:commentRangeStart w:id="400"/>
      <w:r w:rsidDel="00000000" w:rsidR="00000000" w:rsidRPr="00000000">
        <w:rPr>
          <w:rtl w:val="0"/>
        </w:rPr>
        <w:t xml:space="preserve">2021</w:t>
      </w:r>
      <w:commentRangeEnd w:id="400"/>
      <w:r w:rsidDel="00000000" w:rsidR="00000000" w:rsidRPr="00000000">
        <w:commentReference w:id="400"/>
      </w:r>
      <w:r w:rsidDel="00000000" w:rsidR="00000000" w:rsidRPr="00000000">
        <w:rPr>
          <w:rtl w:val="0"/>
        </w:rPr>
        <w:t xml:space="preserve">). Specifically, </w:t>
      </w:r>
      <w:commentRangeStart w:id="401"/>
      <w:r w:rsidDel="00000000" w:rsidR="00000000" w:rsidRPr="00000000">
        <w:rPr>
          <w:rtl w:val="0"/>
        </w:rPr>
        <w:t xml:space="preserve">temporal variation in storm activity predicts canopy disturbance rates (</w:t>
      </w:r>
      <w:commentRangeStart w:id="402"/>
      <w:r w:rsidDel="00000000" w:rsidR="00000000" w:rsidRPr="00000000">
        <w:rPr>
          <w:rtl w:val="0"/>
        </w:rPr>
        <w:t xml:space="preserve">Araujo et al., 2021</w:t>
      </w:r>
      <w:commentRangeEnd w:id="402"/>
      <w:r w:rsidDel="00000000" w:rsidR="00000000" w:rsidRPr="00000000">
        <w:commentReference w:id="402"/>
      </w:r>
      <w:r w:rsidDel="00000000" w:rsidR="00000000" w:rsidRPr="00000000">
        <w:rPr>
          <w:rtl w:val="0"/>
        </w:rPr>
        <w:t xml:space="preserve">) </w:t>
      </w:r>
      <w:commentRangeEnd w:id="401"/>
      <w:r w:rsidDel="00000000" w:rsidR="00000000" w:rsidRPr="00000000">
        <w:commentReference w:id="401"/>
      </w:r>
      <w:r w:rsidDel="00000000" w:rsidR="00000000" w:rsidRPr="00000000">
        <w:rPr>
          <w:rtl w:val="0"/>
        </w:rPr>
        <w:t xml:space="preserve">and spatial variation in storm activity is a strong correlate of spatial variation in forest biomass, biomass mortality rates, and species composition (</w:t>
      </w:r>
      <w:commentRangeStart w:id="403"/>
      <w:r w:rsidDel="00000000" w:rsidR="00000000" w:rsidRPr="00000000">
        <w:rPr>
          <w:rtl w:val="0"/>
        </w:rPr>
        <w:t xml:space="preserve">Gora et al., 2020a</w:t>
      </w:r>
      <w:commentRangeEnd w:id="403"/>
      <w:r w:rsidDel="00000000" w:rsidR="00000000" w:rsidRPr="00000000">
        <w:commentReference w:id="403"/>
      </w:r>
      <w:r w:rsidDel="00000000" w:rsidR="00000000" w:rsidRPr="00000000">
        <w:rPr>
          <w:rtl w:val="0"/>
        </w:rPr>
        <w:t xml:space="preserve">, </w:t>
      </w:r>
      <w:commentRangeStart w:id="404"/>
      <w:r w:rsidDel="00000000" w:rsidR="00000000" w:rsidRPr="00000000">
        <w:rPr>
          <w:rtl w:val="0"/>
        </w:rPr>
        <w:t xml:space="preserve">Gorgens et al., 2021</w:t>
      </w:r>
      <w:commentRangeEnd w:id="404"/>
      <w:r w:rsidDel="00000000" w:rsidR="00000000" w:rsidRPr="00000000">
        <w:commentReference w:id="404"/>
      </w:r>
      <w:r w:rsidDel="00000000" w:rsidR="00000000" w:rsidRPr="00000000">
        <w:rPr>
          <w:rtl w:val="0"/>
        </w:rPr>
        <w:t xml:space="preserve">, </w:t>
      </w:r>
      <w:commentRangeStart w:id="405"/>
      <w:r w:rsidDel="00000000" w:rsidR="00000000" w:rsidRPr="00000000">
        <w:rPr>
          <w:rtl w:val="0"/>
        </w:rPr>
        <w:t xml:space="preserve">de Lima et al., 2023</w:t>
      </w:r>
      <w:commentRangeEnd w:id="405"/>
      <w:r w:rsidDel="00000000" w:rsidR="00000000" w:rsidRPr="00000000">
        <w:commentReference w:id="405"/>
      </w:r>
      <w:r w:rsidDel="00000000" w:rsidR="00000000" w:rsidRPr="00000000">
        <w:rPr>
          <w:rtl w:val="0"/>
        </w:rPr>
        <w:t xml:space="preserve">, </w:t>
      </w:r>
      <w:commentRangeStart w:id="406"/>
      <w:r w:rsidDel="00000000" w:rsidR="00000000" w:rsidRPr="00000000">
        <w:rPr>
          <w:rtl w:val="0"/>
        </w:rPr>
        <w:t xml:space="preserve">Feng et al., 2023</w:t>
      </w:r>
      <w:commentRangeEnd w:id="406"/>
      <w:r w:rsidDel="00000000" w:rsidR="00000000" w:rsidRPr="00000000">
        <w:commentReference w:id="406"/>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commentRangeStart w:id="407"/>
      <w:r w:rsidDel="00000000" w:rsidR="00000000" w:rsidRPr="00000000">
        <w:rPr>
          <w:rtl w:val="0"/>
        </w:rPr>
        <w:t xml:space="preserve">Gorgens et al., 2021</w:t>
      </w:r>
      <w:commentRangeEnd w:id="407"/>
      <w:r w:rsidDel="00000000" w:rsidR="00000000" w:rsidRPr="00000000">
        <w:commentReference w:id="407"/>
      </w:r>
      <w:r w:rsidDel="00000000" w:rsidR="00000000" w:rsidRPr="00000000">
        <w:rPr>
          <w:rtl w:val="0"/>
        </w:rPr>
        <w:t xml:space="preserve">). 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commentRangeStart w:id="408"/>
      <w:r w:rsidDel="00000000" w:rsidR="00000000" w:rsidRPr="00000000">
        <w:rPr>
          <w:rtl w:val="0"/>
        </w:rPr>
        <w:t xml:space="preserve">Taylor et al., 2018</w:t>
      </w:r>
      <w:commentRangeEnd w:id="408"/>
      <w:r w:rsidDel="00000000" w:rsidR="00000000" w:rsidRPr="00000000">
        <w:commentReference w:id="408"/>
      </w:r>
      <w:r w:rsidDel="00000000" w:rsidR="00000000" w:rsidRPr="00000000">
        <w:rPr>
          <w:rtl w:val="0"/>
        </w:rPr>
        <w:t xml:space="preserve">, </w:t>
      </w:r>
      <w:commentRangeStart w:id="409"/>
      <w:r w:rsidDel="00000000" w:rsidR="00000000" w:rsidRPr="00000000">
        <w:rPr>
          <w:rtl w:val="0"/>
        </w:rPr>
        <w:t xml:space="preserve">Raghavendra et al., 2018</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Lavigne et al., 2019</w:t>
      </w:r>
      <w:commentRangeEnd w:id="410"/>
      <w:r w:rsidDel="00000000" w:rsidR="00000000" w:rsidRPr="00000000">
        <w:commentReference w:id="410"/>
      </w:r>
      <w:r w:rsidDel="00000000" w:rsidR="00000000" w:rsidRPr="00000000">
        <w:rPr>
          <w:rtl w:val="0"/>
        </w:rPr>
        <w:t xml:space="preserve">, </w:t>
      </w:r>
      <w:commentRangeStart w:id="411"/>
      <w:r w:rsidDel="00000000" w:rsidR="00000000" w:rsidRPr="00000000">
        <w:rPr>
          <w:rtl w:val="0"/>
        </w:rPr>
        <w:t xml:space="preserve">Harel and Price 2020</w:t>
      </w:r>
      <w:commentRangeEnd w:id="411"/>
      <w:r w:rsidDel="00000000" w:rsidR="00000000" w:rsidRPr="00000000">
        <w:commentReference w:id="411"/>
      </w:r>
      <w:r w:rsidDel="00000000" w:rsidR="00000000" w:rsidRPr="00000000">
        <w:rPr>
          <w:rtl w:val="0"/>
        </w:rPr>
        <w:t xml:space="preserve">). </w:t>
      </w:r>
    </w:p>
    <w:p w:rsidR="00000000" w:rsidDel="00000000" w:rsidP="00000000" w:rsidRDefault="00000000" w:rsidRPr="00000000" w14:paraId="0000016F">
      <w:pPr>
        <w:spacing w:after="240" w:before="240" w:lineRule="auto"/>
        <w:rPr>
          <w:color w:val="ff0000"/>
        </w:rPr>
      </w:pPr>
      <w:r w:rsidDel="00000000" w:rsidR="00000000" w:rsidRPr="00000000">
        <w:rPr>
          <w:rtl w:val="0"/>
        </w:rPr>
        <w:t xml:space="preserve">The patterns and processes underlying disturbance dynamics are among the largest sources of uncertainty for the future of the global carbon budget (</w:t>
      </w:r>
      <w:commentRangeStart w:id="412"/>
      <w:r w:rsidDel="00000000" w:rsidR="00000000" w:rsidRPr="00000000">
        <w:rPr>
          <w:rtl w:val="0"/>
        </w:rPr>
        <w:t xml:space="preserve">Pugh et al., 2020</w:t>
      </w:r>
      <w:commentRangeEnd w:id="412"/>
      <w:r w:rsidDel="00000000" w:rsidR="00000000" w:rsidRPr="00000000">
        <w:commentReference w:id="412"/>
      </w:r>
      <w:r w:rsidDel="00000000" w:rsidR="00000000" w:rsidRPr="00000000">
        <w:rPr>
          <w:rtl w:val="0"/>
        </w:rPr>
        <w:t xml:space="preserve">). Information about these disturbances is primarily from American tropical forests. This geographic bias is highly problematic as the sparse, existing data suggest that disturbance regimes and forest responses to these disturbances are distinct from other continents (</w:t>
      </w:r>
      <w:commentRangeStart w:id="413"/>
      <w:r w:rsidDel="00000000" w:rsidR="00000000" w:rsidRPr="00000000">
        <w:rPr>
          <w:rtl w:val="0"/>
        </w:rPr>
        <w:t xml:space="preserve">Hubau et al., 2020</w:t>
      </w:r>
      <w:commentRangeEnd w:id="413"/>
      <w:r w:rsidDel="00000000" w:rsidR="00000000" w:rsidRPr="00000000">
        <w:commentReference w:id="413"/>
      </w:r>
      <w:r w:rsidDel="00000000" w:rsidR="00000000" w:rsidRPr="00000000">
        <w:rPr>
          <w:rtl w:val="0"/>
        </w:rPr>
        <w:t xml:space="preserve">, </w:t>
      </w:r>
      <w:commentRangeStart w:id="414"/>
      <w:r w:rsidDel="00000000" w:rsidR="00000000" w:rsidRPr="00000000">
        <w:rPr>
          <w:rtl w:val="0"/>
        </w:rPr>
        <w:t xml:space="preserve">Bennett et al., 2021</w:t>
      </w:r>
      <w:commentRangeEnd w:id="414"/>
      <w:r w:rsidDel="00000000" w:rsidR="00000000" w:rsidRPr="00000000">
        <w:commentReference w:id="414"/>
      </w:r>
      <w:r w:rsidDel="00000000" w:rsidR="00000000" w:rsidRPr="00000000">
        <w:rPr>
          <w:rtl w:val="0"/>
        </w:rPr>
        <w:t xml:space="preserve">, </w:t>
      </w:r>
      <w:commentRangeStart w:id="415"/>
      <w:r w:rsidDel="00000000" w:rsidR="00000000" w:rsidRPr="00000000">
        <w:rPr>
          <w:rtl w:val="0"/>
        </w:rPr>
        <w:t xml:space="preserve">2023</w:t>
      </w:r>
      <w:commentRangeEnd w:id="415"/>
      <w:r w:rsidDel="00000000" w:rsidR="00000000" w:rsidRPr="00000000">
        <w:commentReference w:id="415"/>
      </w:r>
      <w:r w:rsidDel="00000000" w:rsidR="00000000" w:rsidRPr="00000000">
        <w:rPr>
          <w:rtl w:val="0"/>
        </w:rPr>
        <w:t xml:space="preserve">). PANGEA will advance mechanistic understanding of these disturbances, how they are regulated by social-ecological systems (</w:t>
      </w:r>
      <w:r w:rsidDel="00000000" w:rsidR="00000000" w:rsidRPr="00000000">
        <w:rPr>
          <w:i w:val="1"/>
          <w:rtl w:val="0"/>
        </w:rPr>
        <w:t xml:space="preserve">Section 2.4</w:t>
      </w:r>
      <w:r w:rsidDel="00000000" w:rsidR="00000000" w:rsidRPr="00000000">
        <w:rPr>
          <w:rtl w:val="0"/>
        </w:rPr>
        <w:t xml:space="preserve">), and how their effects are modulated by local biodiversity (</w:t>
      </w:r>
      <w:r w:rsidDel="00000000" w:rsidR="00000000" w:rsidRPr="00000000">
        <w:rPr>
          <w:i w:val="1"/>
          <w:rtl w:val="0"/>
        </w:rPr>
        <w:t xml:space="preserve">Section 2.2</w:t>
      </w:r>
      <w:r w:rsidDel="00000000" w:rsidR="00000000" w:rsidRPr="00000000">
        <w:rPr>
          <w:rtl w:val="0"/>
        </w:rPr>
        <w:t xml:space="preserve">) to predict the future trajectory of tropical forests and their contributions to the Earth system (</w:t>
      </w:r>
      <w:r w:rsidDel="00000000" w:rsidR="00000000" w:rsidRPr="00000000">
        <w:rPr>
          <w:i w:val="1"/>
          <w:rtl w:val="0"/>
        </w:rPr>
        <w:t xml:space="preserve">Sections 2.1 and 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pStyle w:val="Heading2"/>
        <w:rPr/>
      </w:pPr>
      <w:bookmarkStart w:colFirst="0" w:colLast="0" w:name="_6b0x02s8q4vm" w:id="16"/>
      <w:bookmarkEnd w:id="16"/>
      <w:r w:rsidDel="00000000" w:rsidR="00000000" w:rsidRPr="00000000">
        <w:rPr>
          <w:rtl w:val="0"/>
        </w:rPr>
        <w:t xml:space="preserve">3. </w:t>
      </w:r>
      <w:commentRangeStart w:id="416"/>
      <w:r w:rsidDel="00000000" w:rsidR="00000000" w:rsidRPr="00000000">
        <w:rPr>
          <w:rtl w:val="0"/>
        </w:rPr>
        <w:t xml:space="preserve">Knowledge Gaps &amp; Questions</w:t>
      </w:r>
      <w:commentRangeEnd w:id="416"/>
      <w:r w:rsidDel="00000000" w:rsidR="00000000" w:rsidRPr="00000000">
        <w:commentReference w:id="416"/>
      </w:r>
      <w:r w:rsidDel="00000000" w:rsidR="00000000" w:rsidRPr="00000000">
        <w:rPr>
          <w:rtl w:val="0"/>
        </w:rPr>
      </w:r>
    </w:p>
    <w:p w:rsidR="00000000" w:rsidDel="00000000" w:rsidP="00000000" w:rsidRDefault="00000000" w:rsidRPr="00000000" w14:paraId="00000171">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2">
      <w:pPr>
        <w:pStyle w:val="Heading3"/>
        <w:rPr/>
      </w:pPr>
      <w:bookmarkStart w:colFirst="0" w:colLast="0" w:name="_9e0eno19l2od" w:id="17"/>
      <w:bookmarkEnd w:id="17"/>
      <w:r w:rsidDel="00000000" w:rsidR="00000000" w:rsidRPr="00000000">
        <w:rPr>
          <w:rtl w:val="0"/>
        </w:rPr>
        <w:t xml:space="preserve">3.1 </w:t>
      </w:r>
      <w:commentRangeStart w:id="417"/>
      <w:r w:rsidDel="00000000" w:rsidR="00000000" w:rsidRPr="00000000">
        <w:rPr>
          <w:rtl w:val="0"/>
        </w:rPr>
        <w:t xml:space="preserve">Pattern</w:t>
      </w:r>
      <w:commentRangeEnd w:id="417"/>
      <w:r w:rsidDel="00000000" w:rsidR="00000000" w:rsidRPr="00000000">
        <w:commentReference w:id="417"/>
      </w:r>
      <w:r w:rsidDel="00000000" w:rsidR="00000000" w:rsidRPr="00000000">
        <w:rPr>
          <w:rtl w:val="0"/>
        </w:rPr>
        <w:t xml:space="preserve"> </w:t>
      </w:r>
    </w:p>
    <w:p w:rsidR="00000000" w:rsidDel="00000000" w:rsidP="00000000" w:rsidRDefault="00000000" w:rsidRPr="00000000" w14:paraId="00000173">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18"/>
      <w:r w:rsidDel="00000000" w:rsidR="00000000" w:rsidRPr="00000000">
        <w:rPr>
          <w:rtl w:val="0"/>
        </w:rPr>
        <w:t xml:space="preserve">Johnson et al., 2022</w:t>
      </w:r>
      <w:commentRangeEnd w:id="418"/>
      <w:r w:rsidDel="00000000" w:rsidR="00000000" w:rsidRPr="00000000">
        <w:commentReference w:id="418"/>
      </w:r>
      <w:r w:rsidDel="00000000" w:rsidR="00000000" w:rsidRPr="00000000">
        <w:rPr>
          <w:rtl w:val="0"/>
        </w:rPr>
        <w:t xml:space="preserve">; </w:t>
      </w:r>
      <w:commentRangeStart w:id="419"/>
      <w:r w:rsidDel="00000000" w:rsidR="00000000" w:rsidRPr="00000000">
        <w:rPr>
          <w:rtl w:val="0"/>
        </w:rPr>
        <w:t xml:space="preserve">Melack et al., 2022</w:t>
      </w:r>
      <w:commentRangeEnd w:id="419"/>
      <w:r w:rsidDel="00000000" w:rsidR="00000000" w:rsidRPr="00000000">
        <w:commentReference w:id="419"/>
      </w:r>
      <w:r w:rsidDel="00000000" w:rsidR="00000000" w:rsidRPr="00000000">
        <w:rPr>
          <w:rtl w:val="0"/>
        </w:rPr>
        <w:t xml:space="preserve">; </w:t>
      </w:r>
      <w:commentRangeStart w:id="420"/>
      <w:r w:rsidDel="00000000" w:rsidR="00000000" w:rsidRPr="00000000">
        <w:rPr>
          <w:rtl w:val="0"/>
        </w:rPr>
        <w:t xml:space="preserve">Stanley et al., 2023</w:t>
      </w:r>
      <w:commentRangeEnd w:id="420"/>
      <w:r w:rsidDel="00000000" w:rsidR="00000000" w:rsidRPr="00000000">
        <w:commentReference w:id="420"/>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21"/>
      <w:r w:rsidDel="00000000" w:rsidR="00000000" w:rsidRPr="00000000">
        <w:rPr>
          <w:rtl w:val="0"/>
        </w:rPr>
        <w:t xml:space="preserve">Ganesan et al., 2019</w:t>
      </w:r>
      <w:commentRangeEnd w:id="421"/>
      <w:r w:rsidDel="00000000" w:rsidR="00000000" w:rsidRPr="00000000">
        <w:commentReference w:id="421"/>
      </w:r>
      <w:r w:rsidDel="00000000" w:rsidR="00000000" w:rsidRPr="00000000">
        <w:rPr>
          <w:rtl w:val="0"/>
        </w:rPr>
        <w:t xml:space="preserve">; </w:t>
      </w:r>
      <w:commentRangeStart w:id="422"/>
      <w:r w:rsidDel="00000000" w:rsidR="00000000" w:rsidRPr="00000000">
        <w:rPr>
          <w:rtl w:val="0"/>
        </w:rPr>
        <w:t xml:space="preserve">Rosentreter et al., 2021</w:t>
      </w:r>
      <w:commentRangeEnd w:id="422"/>
      <w:r w:rsidDel="00000000" w:rsidR="00000000" w:rsidRPr="00000000">
        <w:commentReference w:id="422"/>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23"/>
      <w:r w:rsidDel="00000000" w:rsidR="00000000" w:rsidRPr="00000000">
        <w:rPr>
          <w:rtl w:val="0"/>
        </w:rPr>
        <w:t xml:space="preserve">Melton et al., 2013</w:t>
      </w:r>
      <w:commentRangeEnd w:id="423"/>
      <w:r w:rsidDel="00000000" w:rsidR="00000000" w:rsidRPr="00000000">
        <w:commentReference w:id="423"/>
      </w:r>
      <w:r w:rsidDel="00000000" w:rsidR="00000000" w:rsidRPr="00000000">
        <w:rPr>
          <w:rtl w:val="0"/>
        </w:rPr>
        <w:t xml:space="preserve">; </w:t>
      </w:r>
      <w:commentRangeStart w:id="424"/>
      <w:r w:rsidDel="00000000" w:rsidR="00000000" w:rsidRPr="00000000">
        <w:rPr>
          <w:rtl w:val="0"/>
        </w:rPr>
        <w:t xml:space="preserve">Bloom et al., 2017</w:t>
      </w:r>
      <w:commentRangeEnd w:id="424"/>
      <w:r w:rsidDel="00000000" w:rsidR="00000000" w:rsidRPr="00000000">
        <w:commentReference w:id="424"/>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Disturbance regimes</w:t>
      </w:r>
      <w:r w:rsidDel="00000000" w:rsidR="00000000" w:rsidRPr="00000000">
        <w:rPr>
          <w:rtl w:val="0"/>
        </w:rPr>
        <w:t xml:space="preserve">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w:t>
      </w:r>
      <w:r w:rsidDel="00000000" w:rsidR="00000000" w:rsidRPr="00000000">
        <w:rPr>
          <w:rtl w:val="0"/>
        </w:rPr>
        <w:t xml:space="preserve">ecosystems, despite strong evidence that different forests exhibit distinct responses to disturbance and experience distinct disturbance regimes</w:t>
      </w:r>
      <w:r w:rsidDel="00000000" w:rsidR="00000000" w:rsidRPr="00000000">
        <w:rPr>
          <w:rtl w:val="0"/>
        </w:rPr>
        <w:t xml:space="preserve">. Current research is geographically biased towards American tropical forests, underscoring a need for more research efforts in African tropical forests and beyond. Moreover, d</w:t>
      </w:r>
      <w:r w:rsidDel="00000000" w:rsidR="00000000" w:rsidRPr="00000000">
        <w:rPr>
          <w:rtl w:val="0"/>
        </w:rPr>
        <w:t xml:space="preserve">isturbances are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25"/>
      <w:r w:rsidDel="00000000" w:rsidR="00000000" w:rsidRPr="00000000">
        <w:rPr>
          <w:rtl w:val="0"/>
        </w:rPr>
        <w:t xml:space="preserve">Brando et al., 2014</w:t>
      </w:r>
      <w:commentRangeEnd w:id="425"/>
      <w:r w:rsidDel="00000000" w:rsidR="00000000" w:rsidRPr="00000000">
        <w:commentReference w:id="425"/>
      </w:r>
      <w:r w:rsidDel="00000000" w:rsidR="00000000" w:rsidRPr="00000000">
        <w:rPr>
          <w:rtl w:val="0"/>
        </w:rPr>
        <w:t xml:space="preserve">), deforestation amplifying the effects of wind </w:t>
      </w:r>
      <w:commentRangeStart w:id="426"/>
      <w:r w:rsidDel="00000000" w:rsidR="00000000" w:rsidRPr="00000000">
        <w:rPr>
          <w:rtl w:val="0"/>
        </w:rPr>
        <w:t xml:space="preserve">(Schwartz et al., 2017)</w:t>
      </w:r>
      <w:commentRangeEnd w:id="426"/>
      <w:r w:rsidDel="00000000" w:rsidR="00000000" w:rsidRPr="00000000">
        <w:commentReference w:id="426"/>
      </w:r>
      <w:r w:rsidDel="00000000" w:rsidR="00000000" w:rsidRPr="00000000">
        <w:rPr>
          <w:rtl w:val="0"/>
        </w:rPr>
        <w:t xml:space="preserve">, and lianas amplifying the effects of lightning (</w:t>
      </w:r>
      <w:commentRangeStart w:id="427"/>
      <w:r w:rsidDel="00000000" w:rsidR="00000000" w:rsidRPr="00000000">
        <w:rPr>
          <w:rtl w:val="0"/>
        </w:rPr>
        <w:t xml:space="preserve">Gora et al., 2023</w:t>
      </w:r>
      <w:commentRangeEnd w:id="427"/>
      <w:r w:rsidDel="00000000" w:rsidR="00000000" w:rsidRPr="00000000">
        <w:commentReference w:id="427"/>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34"/>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7B">
      <w:pPr>
        <w:numPr>
          <w:ilvl w:val="0"/>
          <w:numId w:val="34"/>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7C">
      <w:pPr>
        <w:numPr>
          <w:ilvl w:val="0"/>
          <w:numId w:val="34"/>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28"/>
      <w:r w:rsidDel="00000000" w:rsidR="00000000" w:rsidRPr="00000000">
        <w:rPr>
          <w:b w:val="1"/>
          <w:i w:val="1"/>
          <w:rtl w:val="0"/>
        </w:rPr>
        <w:t xml:space="preserve">disturbance regimes</w:t>
      </w:r>
      <w:commentRangeEnd w:id="428"/>
      <w:r w:rsidDel="00000000" w:rsidR="00000000" w:rsidRPr="00000000">
        <w:commentReference w:id="428"/>
      </w:r>
      <w:r w:rsidDel="00000000" w:rsidR="00000000" w:rsidRPr="00000000">
        <w:rPr>
          <w:i w:val="1"/>
          <w:rtl w:val="0"/>
        </w:rPr>
        <w:t xml:space="preserve">?  </w:t>
      </w:r>
    </w:p>
    <w:p w:rsidR="00000000" w:rsidDel="00000000" w:rsidP="00000000" w:rsidRDefault="00000000" w:rsidRPr="00000000" w14:paraId="0000017D">
      <w:pPr>
        <w:numPr>
          <w:ilvl w:val="0"/>
          <w:numId w:val="34"/>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7E">
      <w:pPr>
        <w:spacing w:before="240" w:lineRule="auto"/>
        <w:rPr>
          <w:color w:val="ff0000"/>
          <w:highlight w:val="white"/>
        </w:rPr>
      </w:pPr>
      <w:commentRangeStart w:id="429"/>
      <w:r w:rsidDel="00000000" w:rsidR="00000000" w:rsidRPr="00000000">
        <w:rPr>
          <w:rtl w:val="0"/>
        </w:rPr>
        <w:t xml:space="preserve">PANGEA </w:t>
      </w:r>
      <w:commentRangeEnd w:id="429"/>
      <w:r w:rsidDel="00000000" w:rsidR="00000000" w:rsidRPr="00000000">
        <w:commentReference w:id="429"/>
      </w:r>
      <w:r w:rsidDel="00000000" w:rsidR="00000000" w:rsidRPr="00000000">
        <w:rPr>
          <w:rtl w:val="0"/>
        </w:rPr>
        <w:t xml:space="preserve">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natural net biosphere exchanges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30"/>
      <w:r w:rsidDel="00000000" w:rsidR="00000000" w:rsidRPr="00000000">
        <w:rPr>
          <w:highlight w:val="white"/>
          <w:rtl w:val="0"/>
        </w:rPr>
        <w:t xml:space="preserve">Crisp et al., 2017</w:t>
      </w:r>
      <w:commentRangeEnd w:id="430"/>
      <w:r w:rsidDel="00000000" w:rsidR="00000000" w:rsidRPr="00000000">
        <w:commentReference w:id="430"/>
      </w:r>
      <w:r w:rsidDel="00000000" w:rsidR="00000000" w:rsidRPr="00000000">
        <w:rPr>
          <w:highlight w:val="white"/>
          <w:rtl w:val="0"/>
        </w:rPr>
        <w:t xml:space="preserve">; </w:t>
      </w:r>
      <w:commentRangeStart w:id="431"/>
      <w:r w:rsidDel="00000000" w:rsidR="00000000" w:rsidRPr="00000000">
        <w:rPr>
          <w:highlight w:val="white"/>
          <w:rtl w:val="0"/>
        </w:rPr>
        <w:t xml:space="preserve">Lorente et al., 2021</w:t>
      </w:r>
      <w:commentRangeEnd w:id="431"/>
      <w:r w:rsidDel="00000000" w:rsidR="00000000" w:rsidRPr="00000000">
        <w:commentReference w:id="431"/>
      </w:r>
      <w:r w:rsidDel="00000000" w:rsidR="00000000" w:rsidRPr="00000000">
        <w:rPr>
          <w:highlight w:val="white"/>
          <w:rtl w:val="0"/>
        </w:rPr>
        <w:t xml:space="preserve">; </w:t>
      </w:r>
      <w:commentRangeStart w:id="432"/>
      <w:r w:rsidDel="00000000" w:rsidR="00000000" w:rsidRPr="00000000">
        <w:rPr>
          <w:highlight w:val="white"/>
          <w:rtl w:val="0"/>
        </w:rPr>
        <w:t xml:space="preserve">Khan et al., 2021</w:t>
      </w:r>
      <w:commentRangeEnd w:id="432"/>
      <w:r w:rsidDel="00000000" w:rsidR="00000000" w:rsidRPr="00000000">
        <w:commentReference w:id="432"/>
      </w:r>
      <w:r w:rsidDel="00000000" w:rsidR="00000000" w:rsidRPr="00000000">
        <w:rPr>
          <w:highlight w:val="white"/>
          <w:rtl w:val="0"/>
        </w:rPr>
        <w:t xml:space="preserve">; </w:t>
      </w:r>
      <w:commentRangeStart w:id="433"/>
      <w:r w:rsidDel="00000000" w:rsidR="00000000" w:rsidRPr="00000000">
        <w:rPr>
          <w:highlight w:val="white"/>
          <w:rtl w:val="0"/>
        </w:rPr>
        <w:t xml:space="preserve">Ranjbar et al., 2023</w:t>
      </w:r>
      <w:commentRangeEnd w:id="433"/>
      <w:r w:rsidDel="00000000" w:rsidR="00000000" w:rsidRPr="00000000">
        <w:commentReference w:id="433"/>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 Additionally, CO2 and CH4 concentration measurements by PANGEA will fill a critical validation gap in OCO-2/3 and TROPOMI missions. The TCCON network that is routinely used to validate the column CO2 and CH4 measurements from these missions has no site over Africa, which has contributed to the ongoing debates about the magnitude of sources and sinks derived from these missions. </w:t>
      </w:r>
      <w:r w:rsidDel="00000000" w:rsidR="00000000" w:rsidRPr="00000000">
        <w:rPr>
          <w:rtl w:val="0"/>
        </w:rPr>
      </w:r>
    </w:p>
    <w:p w:rsidR="00000000" w:rsidDel="00000000" w:rsidP="00000000" w:rsidRDefault="00000000" w:rsidRPr="00000000" w14:paraId="0000017F">
      <w:pPr>
        <w:spacing w:before="240" w:lineRule="auto"/>
        <w:rPr>
          <w:color w:val="ff0000"/>
          <w:highlight w:val="white"/>
        </w:rPr>
      </w:pPr>
      <w:commentRangeStart w:id="434"/>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commentRangeEnd w:id="434"/>
      <w:r w:rsidDel="00000000" w:rsidR="00000000" w:rsidRPr="00000000">
        <w:commentReference w:id="434"/>
      </w:r>
      <w:r w:rsidDel="00000000" w:rsidR="00000000" w:rsidRPr="00000000">
        <w:rPr>
          <w:rtl w:val="0"/>
        </w:rPr>
      </w:r>
    </w:p>
    <w:p w:rsidR="00000000" w:rsidDel="00000000" w:rsidP="00000000" w:rsidRDefault="00000000" w:rsidRPr="00000000" w14:paraId="00000180">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435"/>
      <w:r w:rsidDel="00000000" w:rsidR="00000000" w:rsidRPr="00000000">
        <w:rPr>
          <w:rtl w:val="0"/>
        </w:rPr>
        <w:t xml:space="preserve">Keenan et al., 2013</w:t>
      </w:r>
      <w:commentRangeEnd w:id="435"/>
      <w:r w:rsidDel="00000000" w:rsidR="00000000" w:rsidRPr="00000000">
        <w:commentReference w:id="435"/>
      </w:r>
      <w:r w:rsidDel="00000000" w:rsidR="00000000" w:rsidRPr="00000000">
        <w:rPr>
          <w:rtl w:val="0"/>
        </w:rPr>
        <w:t xml:space="preserve">; </w:t>
      </w:r>
      <w:commentRangeStart w:id="436"/>
      <w:r w:rsidDel="00000000" w:rsidR="00000000" w:rsidRPr="00000000">
        <w:rPr>
          <w:rtl w:val="0"/>
        </w:rPr>
        <w:t xml:space="preserve">Keenan et al., 2014</w:t>
      </w:r>
      <w:commentRangeEnd w:id="436"/>
      <w:r w:rsidDel="00000000" w:rsidR="00000000" w:rsidRPr="00000000">
        <w:commentReference w:id="436"/>
      </w:r>
      <w:r w:rsidDel="00000000" w:rsidR="00000000" w:rsidRPr="00000000">
        <w:rPr>
          <w:rtl w:val="0"/>
        </w:rPr>
        <w:t xml:space="preserve">; </w:t>
      </w:r>
      <w:commentRangeStart w:id="437"/>
      <w:r w:rsidDel="00000000" w:rsidR="00000000" w:rsidRPr="00000000">
        <w:rPr>
          <w:rtl w:val="0"/>
        </w:rPr>
        <w:t xml:space="preserve">Stocker et al., 2018</w:t>
      </w:r>
      <w:commentRangeEnd w:id="437"/>
      <w:r w:rsidDel="00000000" w:rsidR="00000000" w:rsidRPr="00000000">
        <w:commentReference w:id="437"/>
      </w:r>
      <w:r w:rsidDel="00000000" w:rsidR="00000000" w:rsidRPr="00000000">
        <w:rPr>
          <w:rtl w:val="0"/>
        </w:rPr>
        <w:t xml:space="preserve">; </w:t>
      </w:r>
      <w:commentRangeStart w:id="438"/>
      <w:r w:rsidDel="00000000" w:rsidR="00000000" w:rsidRPr="00000000">
        <w:rPr>
          <w:rtl w:val="0"/>
        </w:rPr>
        <w:t xml:space="preserve">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w:t>
      </w:r>
      <w:commentRangeEnd w:id="438"/>
      <w:r w:rsidDel="00000000" w:rsidR="00000000" w:rsidRPr="00000000">
        <w:commentReference w:id="438"/>
      </w:r>
      <w:r w:rsidDel="00000000" w:rsidR="00000000" w:rsidRPr="00000000">
        <w:rPr>
          <w:rtl w:val="0"/>
        </w:rPr>
        <w:t xml:space="preserve">; </w:t>
      </w:r>
      <w:commentRangeStart w:id="439"/>
      <w:r w:rsidDel="00000000" w:rsidR="00000000" w:rsidRPr="00000000">
        <w:rPr>
          <w:rtl w:val="0"/>
        </w:rPr>
        <w:t xml:space="preserve">Magnani et al., 2007</w:t>
      </w:r>
      <w:commentRangeEnd w:id="439"/>
      <w:r w:rsidDel="00000000" w:rsidR="00000000" w:rsidRPr="00000000">
        <w:commentReference w:id="439"/>
      </w:r>
      <w:r w:rsidDel="00000000" w:rsidR="00000000" w:rsidRPr="00000000">
        <w:rPr>
          <w:rtl w:val="0"/>
        </w:rPr>
        <w:t xml:space="preserve">; </w:t>
      </w:r>
      <w:commentRangeStart w:id="440"/>
      <w:r w:rsidDel="00000000" w:rsidR="00000000" w:rsidRPr="00000000">
        <w:rPr>
          <w:rtl w:val="0"/>
        </w:rPr>
        <w:t xml:space="preserve">Balzarolo et al., 2016</w:t>
      </w:r>
      <w:commentRangeEnd w:id="440"/>
      <w:r w:rsidDel="00000000" w:rsidR="00000000" w:rsidRPr="00000000">
        <w:commentReference w:id="440"/>
      </w:r>
      <w:r w:rsidDel="00000000" w:rsidR="00000000" w:rsidRPr="00000000">
        <w:rPr>
          <w:rtl w:val="0"/>
        </w:rPr>
        <w:t xml:space="preserve">; Chen et al., 2018; </w:t>
      </w:r>
      <w:commentRangeStart w:id="441"/>
      <w:r w:rsidDel="00000000" w:rsidR="00000000" w:rsidRPr="00000000">
        <w:rPr>
          <w:rtl w:val="0"/>
        </w:rPr>
        <w:t xml:space="preserve">Luyssaert et al., 2007</w:t>
      </w:r>
      <w:commentRangeEnd w:id="441"/>
      <w:r w:rsidDel="00000000" w:rsidR="00000000" w:rsidRPr="00000000">
        <w:commentReference w:id="441"/>
      </w:r>
      <w:r w:rsidDel="00000000" w:rsidR="00000000" w:rsidRPr="00000000">
        <w:rPr>
          <w:rtl w:val="0"/>
        </w:rPr>
        <w:t xml:space="preserve">; </w:t>
      </w:r>
      <w:commentRangeStart w:id="442"/>
      <w:r w:rsidDel="00000000" w:rsidR="00000000" w:rsidRPr="00000000">
        <w:rPr>
          <w:rtl w:val="0"/>
        </w:rPr>
        <w:t xml:space="preserve">Thornton et al., 2002</w:t>
      </w:r>
      <w:commentRangeEnd w:id="442"/>
      <w:r w:rsidDel="00000000" w:rsidR="00000000" w:rsidRPr="00000000">
        <w:commentReference w:id="442"/>
      </w:r>
      <w:r w:rsidDel="00000000" w:rsidR="00000000" w:rsidRPr="00000000">
        <w:rPr>
          <w:rtl w:val="0"/>
        </w:rPr>
        <w:t xml:space="preserve">). The long-term data and ability to capture extreme events facilitated critical findings during LBA, revealing the previously unknown late dry-season increases in GPP (</w:t>
      </w:r>
      <w:commentRangeStart w:id="443"/>
      <w:r w:rsidDel="00000000" w:rsidR="00000000" w:rsidRPr="00000000">
        <w:rPr>
          <w:rtl w:val="0"/>
        </w:rPr>
        <w:t xml:space="preserve">Doughty and Goulden 2008</w:t>
      </w:r>
      <w:commentRangeEnd w:id="443"/>
      <w:r w:rsidDel="00000000" w:rsidR="00000000" w:rsidRPr="00000000">
        <w:commentReference w:id="443"/>
      </w:r>
      <w:r w:rsidDel="00000000" w:rsidR="00000000" w:rsidRPr="00000000">
        <w:rPr>
          <w:rtl w:val="0"/>
        </w:rPr>
        <w:t xml:space="preserve">, </w:t>
      </w:r>
      <w:commentRangeStart w:id="444"/>
      <w:r w:rsidDel="00000000" w:rsidR="00000000" w:rsidRPr="00000000">
        <w:rPr>
          <w:rtl w:val="0"/>
        </w:rPr>
        <w:t xml:space="preserve">Saleska et al., 2003</w:t>
      </w:r>
      <w:commentRangeEnd w:id="444"/>
      <w:r w:rsidDel="00000000" w:rsidR="00000000" w:rsidRPr="00000000">
        <w:commentReference w:id="444"/>
      </w:r>
      <w:r w:rsidDel="00000000" w:rsidR="00000000" w:rsidRPr="00000000">
        <w:rPr>
          <w:rtl w:val="0"/>
        </w:rPr>
        <w:t xml:space="preserve">).</w:t>
      </w:r>
    </w:p>
    <w:p w:rsidR="00000000" w:rsidDel="00000000" w:rsidP="00000000" w:rsidRDefault="00000000" w:rsidRPr="00000000" w14:paraId="00000181">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commentRangeStart w:id="445"/>
      <w:r w:rsidDel="00000000" w:rsidR="00000000" w:rsidRPr="00000000">
        <w:rPr>
          <w:rtl w:val="0"/>
        </w:rPr>
        <w:t xml:space="preserve">Villarreal and Vargas 2021</w:t>
      </w:r>
      <w:commentRangeEnd w:id="445"/>
      <w:r w:rsidDel="00000000" w:rsidR="00000000" w:rsidRPr="00000000">
        <w:commentReference w:id="445"/>
      </w:r>
      <w:r w:rsidDel="00000000" w:rsidR="00000000" w:rsidRPr="00000000">
        <w:rPr>
          <w:rtl w:val="0"/>
        </w:rPr>
        <w:t xml:space="preserve">, </w:t>
      </w:r>
      <w:commentRangeStart w:id="446"/>
      <w:r w:rsidDel="00000000" w:rsidR="00000000" w:rsidRPr="00000000">
        <w:rPr>
          <w:rtl w:val="0"/>
        </w:rPr>
        <w:t xml:space="preserve">Quesada et al., 2012</w:t>
      </w:r>
      <w:commentRangeEnd w:id="446"/>
      <w:r w:rsidDel="00000000" w:rsidR="00000000" w:rsidRPr="00000000">
        <w:commentReference w:id="446"/>
      </w:r>
      <w:r w:rsidDel="00000000" w:rsidR="00000000" w:rsidRPr="00000000">
        <w:rPr>
          <w:rtl w:val="0"/>
        </w:rPr>
        <w:t xml:space="preserve">). This leads to discrepancies in both our understanding of environmental drivers of variation, and also our ability to predict how fluxes will respond to large perturbations. For example, models project that about half the precipitation within the Amazon Basin comes from evapotranspiration carried via trade winds to the Andes (</w:t>
      </w:r>
      <w:commentRangeStart w:id="447"/>
      <w:r w:rsidDel="00000000" w:rsidR="00000000" w:rsidRPr="00000000">
        <w:rPr>
          <w:rtl w:val="0"/>
        </w:rPr>
        <w:t xml:space="preserve">van der Ent et al., 2010</w:t>
      </w:r>
      <w:commentRangeEnd w:id="447"/>
      <w:r w:rsidDel="00000000" w:rsidR="00000000" w:rsidRPr="00000000">
        <w:commentReference w:id="447"/>
      </w:r>
      <w:r w:rsidDel="00000000" w:rsidR="00000000" w:rsidRPr="00000000">
        <w:rPr>
          <w:rtl w:val="0"/>
        </w:rPr>
        <w:t xml:space="preserve">), but towers in the western Amazon to ground-truth these estimates have been lacking, making it difficult to model future precipitation.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48"/>
      <w:r w:rsidDel="00000000" w:rsidR="00000000" w:rsidRPr="00000000">
        <w:rPr>
          <w:highlight w:val="white"/>
          <w:rtl w:val="0"/>
        </w:rPr>
        <w:t xml:space="preserve">Harris et al., 2021</w:t>
      </w:r>
      <w:commentRangeEnd w:id="448"/>
      <w:r w:rsidDel="00000000" w:rsidR="00000000" w:rsidRPr="00000000">
        <w:commentReference w:id="448"/>
      </w:r>
      <w:r w:rsidDel="00000000" w:rsidR="00000000" w:rsidRPr="00000000">
        <w:rPr>
          <w:highlight w:val="white"/>
          <w:rtl w:val="0"/>
        </w:rPr>
        <w:t xml:space="preserve">; </w:t>
      </w:r>
      <w:commentRangeStart w:id="449"/>
      <w:r w:rsidDel="00000000" w:rsidR="00000000" w:rsidRPr="00000000">
        <w:rPr>
          <w:highlight w:val="white"/>
          <w:rtl w:val="0"/>
        </w:rPr>
        <w:t xml:space="preserve">Xu et al., 2021</w:t>
      </w:r>
      <w:commentRangeEnd w:id="449"/>
      <w:r w:rsidDel="00000000" w:rsidR="00000000" w:rsidRPr="00000000">
        <w:commentReference w:id="449"/>
      </w:r>
      <w:r w:rsidDel="00000000" w:rsidR="00000000" w:rsidRPr="00000000">
        <w:rPr>
          <w:highlight w:val="white"/>
          <w:rtl w:val="0"/>
        </w:rPr>
        <w:t xml:space="preserve">; </w:t>
      </w:r>
      <w:commentRangeStart w:id="450"/>
      <w:r w:rsidDel="00000000" w:rsidR="00000000" w:rsidRPr="00000000">
        <w:rPr>
          <w:highlight w:val="white"/>
          <w:rtl w:val="0"/>
        </w:rPr>
        <w:t xml:space="preserve">Csillik et al., 2019</w:t>
      </w:r>
      <w:commentRangeEnd w:id="450"/>
      <w:r w:rsidDel="00000000" w:rsidR="00000000" w:rsidRPr="00000000">
        <w:commentReference w:id="450"/>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commentRangeStart w:id="451"/>
      <w:r w:rsidDel="00000000" w:rsidR="00000000" w:rsidRPr="00000000">
        <w:rPr>
          <w:highlight w:val="white"/>
          <w:rtl w:val="0"/>
        </w:rPr>
        <w:t xml:space="preserve">.</w:t>
      </w:r>
      <w:commentRangeEnd w:id="451"/>
      <w:r w:rsidDel="00000000" w:rsidR="00000000" w:rsidRPr="00000000">
        <w:commentReference w:id="451"/>
      </w:r>
      <w:r w:rsidDel="00000000" w:rsidR="00000000" w:rsidRPr="00000000">
        <w:rPr>
          <w:highlight w:val="white"/>
          <w:rtl w:val="0"/>
        </w:rPr>
        <w:t xml:space="preserve"> </w:t>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52"/>
      <w:r w:rsidDel="00000000" w:rsidR="00000000" w:rsidRPr="00000000">
        <w:rPr>
          <w:rtl w:val="0"/>
        </w:rPr>
        <w:t xml:space="preserve">Williams et al., 2008, Detto et al., 2018; Park et al., 2019; Yang et al., 2021; Albertson et al., 2023</w:t>
      </w:r>
      <w:commentRangeEnd w:id="452"/>
      <w:r w:rsidDel="00000000" w:rsidR="00000000" w:rsidRPr="00000000">
        <w:commentReference w:id="452"/>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53"/>
      <w:r w:rsidDel="00000000" w:rsidR="00000000" w:rsidRPr="00000000">
        <w:rPr>
          <w:rtl w:val="0"/>
        </w:rPr>
        <w:t xml:space="preserve">Guan et al., 2015; Yang et al., 2021; Wang et al., 2023</w:t>
      </w:r>
      <w:commentRangeEnd w:id="453"/>
      <w:r w:rsidDel="00000000" w:rsidR="00000000" w:rsidRPr="00000000">
        <w:commentReference w:id="453"/>
      </w:r>
      <w:r w:rsidDel="00000000" w:rsidR="00000000" w:rsidRPr="00000000">
        <w:rPr>
          <w:rtl w:val="0"/>
        </w:rPr>
        <w:t xml:space="preserve">). However, high cloud cover and sensor artifacts complicate satellite-based studies of tropical forest phenology (</w:t>
      </w:r>
      <w:commentRangeStart w:id="454"/>
      <w:r w:rsidDel="00000000" w:rsidR="00000000" w:rsidRPr="00000000">
        <w:rPr>
          <w:rtl w:val="0"/>
        </w:rPr>
        <w:t xml:space="preserve">Chambers et al., 2007; Chirabi et al., 2021)</w:t>
      </w:r>
      <w:commentRangeEnd w:id="454"/>
      <w:r w:rsidDel="00000000" w:rsidR="00000000" w:rsidRPr="00000000">
        <w:commentReference w:id="454"/>
      </w:r>
      <w:r w:rsidDel="00000000" w:rsidR="00000000" w:rsidRPr="00000000">
        <w:rPr>
          <w:rtl w:val="0"/>
        </w:rPr>
        <w:t xml:space="preserve">, which also mainly provide information on overstory phenology, although lidar approaches have been used to glean data on understory phenology as well (</w:t>
      </w:r>
      <w:commentRangeStart w:id="455"/>
      <w:r w:rsidDel="00000000" w:rsidR="00000000" w:rsidRPr="00000000">
        <w:rPr>
          <w:rtl w:val="0"/>
        </w:rPr>
        <w:t xml:space="preserve">Tang and Dubayah 2017</w:t>
      </w:r>
      <w:commentRangeEnd w:id="455"/>
      <w:r w:rsidDel="00000000" w:rsidR="00000000" w:rsidRPr="00000000">
        <w:commentReference w:id="455"/>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56"/>
      <w:r w:rsidDel="00000000" w:rsidR="00000000" w:rsidRPr="00000000">
        <w:rPr>
          <w:rtl w:val="0"/>
        </w:rPr>
        <w:t xml:space="preserve">Bush et al., 2020</w:t>
      </w:r>
      <w:commentRangeEnd w:id="456"/>
      <w:r w:rsidDel="00000000" w:rsidR="00000000" w:rsidRPr="00000000">
        <w:commentReference w:id="456"/>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6">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87">
      <w:pPr>
        <w:rPr/>
      </w:pPr>
      <w:r w:rsidDel="00000000" w:rsidR="00000000" w:rsidRPr="00000000">
        <w:rPr>
          <w:rtl w:val="0"/>
        </w:rPr>
        <w:t xml:space="preserve">Given the enormous biodiversity in the tropics and major geographic differences in biodiversity within and among tropical continents, </w:t>
      </w:r>
      <w:r w:rsidDel="00000000" w:rsidR="00000000" w:rsidRPr="00000000">
        <w:rPr>
          <w:rtl w:val="0"/>
        </w:rPr>
        <w:t xml:space="preserve">understanding the interactions between </w:t>
      </w:r>
      <w:r w:rsidDel="00000000" w:rsidR="00000000" w:rsidRPr="00000000">
        <w:rPr>
          <w:rtl w:val="0"/>
        </w:rPr>
        <w:t xml:space="preserve">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 </w:t>
      </w:r>
      <w:r w:rsidDel="00000000" w:rsidR="00000000" w:rsidRPr="00000000">
        <w:rPr>
          <w:rtl w:val="0"/>
        </w:rPr>
        <w:t xml:space="preserve">continents due in large part to the lack of data and knowledge to inform better representation (</w:t>
      </w:r>
      <w:commentRangeStart w:id="457"/>
      <w:r w:rsidDel="00000000" w:rsidR="00000000" w:rsidRPr="00000000">
        <w:rPr>
          <w:rtl w:val="0"/>
        </w:rPr>
        <w:t xml:space="preserve">Zhou et al., 2021, Wei et al., 2022</w:t>
      </w:r>
      <w:commentRangeEnd w:id="457"/>
      <w:r w:rsidDel="00000000" w:rsidR="00000000" w:rsidRPr="00000000">
        <w:commentReference w:id="457"/>
      </w:r>
      <w:r w:rsidDel="00000000" w:rsidR="00000000" w:rsidRPr="00000000">
        <w:rPr>
          <w:rtl w:val="0"/>
        </w:rPr>
        <w:t xml:space="preserve">). Biodiversity varies significantly between tropical continents, not just due to climatic differences, but also due to their evolutionary past. Continents hav</w:t>
      </w:r>
      <w:r w:rsidDel="00000000" w:rsidR="00000000" w:rsidRPr="00000000">
        <w:rPr>
          <w:rtl w:val="0"/>
        </w:rPr>
        <w:t xml:space="preserve">e shifted over deep time, and plant lineages and species interactions have radiated and adapted leading to phylogenetic differences linked to the paleoclimatic and geologic history of our planet (</w:t>
      </w:r>
      <w:commentRangeStart w:id="458"/>
      <w:commentRangeStart w:id="459"/>
      <w:r w:rsidDel="00000000" w:rsidR="00000000" w:rsidRPr="00000000">
        <w:rPr>
          <w:rtl w:val="0"/>
        </w:rPr>
        <w:t xml:space="preserve">Corlett</w:t>
      </w:r>
      <w:commentRangeEnd w:id="458"/>
      <w:r w:rsidDel="00000000" w:rsidR="00000000" w:rsidRPr="00000000">
        <w:commentReference w:id="458"/>
      </w:r>
      <w:commentRangeEnd w:id="459"/>
      <w:r w:rsidDel="00000000" w:rsidR="00000000" w:rsidRPr="00000000">
        <w:commentReference w:id="459"/>
      </w:r>
      <w:r w:rsidDel="00000000" w:rsidR="00000000" w:rsidRPr="00000000">
        <w:rPr>
          <w:rtl w:val="0"/>
        </w:rPr>
        <w:t xml:space="preserve"> &amp; Primack 2006, Slik et al., 2018). This leads to important differences in species diversity and composition (Raven et al., 2020). However, whether the relationships of biodiversity with ecosystem structure, productivity and function vary in strength and scale-dependence within and among continents is poorly understood.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w:t>
      </w:r>
      <w:commentRangeStart w:id="460"/>
      <w:r w:rsidDel="00000000" w:rsidR="00000000" w:rsidRPr="00000000">
        <w:rPr>
          <w:rtl w:val="0"/>
        </w:rPr>
        <w:t xml:space="preserve">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61"/>
      <w:r w:rsidDel="00000000" w:rsidR="00000000" w:rsidRPr="00000000">
        <w:rPr>
          <w:rtl w:val="0"/>
        </w:rPr>
        <w:t xml:space="preserve">Cavender-Bares et al., 2022</w:t>
      </w:r>
      <w:commentRangeEnd w:id="461"/>
      <w:r w:rsidDel="00000000" w:rsidR="00000000" w:rsidRPr="00000000">
        <w:commentReference w:id="461"/>
      </w:r>
      <w:r w:rsidDel="00000000" w:rsidR="00000000" w:rsidRPr="00000000">
        <w:rPr>
          <w:rtl w:val="0"/>
        </w:rPr>
        <w:t xml:space="preserve">). </w:t>
      </w:r>
      <w:commentRangeEnd w:id="460"/>
      <w:r w:rsidDel="00000000" w:rsidR="00000000" w:rsidRPr="00000000">
        <w:commentReference w:id="460"/>
      </w:r>
      <w:r w:rsidDel="00000000" w:rsidR="00000000" w:rsidRPr="00000000">
        <w:rPr>
          <w:rtl w:val="0"/>
        </w:rPr>
        <w:t xml:space="preserve">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w:t>
      </w:r>
      <w:commentRangeStart w:id="462"/>
      <w:r w:rsidDel="00000000" w:rsidR="00000000" w:rsidRPr="00000000">
        <w:rPr>
          <w:rtl w:val="0"/>
        </w:rPr>
        <w:t xml:space="preserve">: </w:t>
      </w:r>
      <w:commentRangeEnd w:id="462"/>
      <w:r w:rsidDel="00000000" w:rsidR="00000000" w:rsidRPr="00000000">
        <w:commentReference w:id="462"/>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41"/>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8C">
      <w:pPr>
        <w:numPr>
          <w:ilvl w:val="0"/>
          <w:numId w:val="41"/>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8D">
      <w:pPr>
        <w:numPr>
          <w:ilvl w:val="0"/>
          <w:numId w:val="41"/>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E">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63"/>
      <w:r w:rsidDel="00000000" w:rsidR="00000000" w:rsidRPr="00000000">
        <w:rPr>
          <w:rtl w:val="0"/>
        </w:rPr>
        <w:t xml:space="preserve">Feret and Asner, 2011</w:t>
      </w:r>
      <w:commentRangeEnd w:id="463"/>
      <w:r w:rsidDel="00000000" w:rsidR="00000000" w:rsidRPr="00000000">
        <w:commentReference w:id="463"/>
      </w:r>
      <w:r w:rsidDel="00000000" w:rsidR="00000000" w:rsidRPr="00000000">
        <w:rPr>
          <w:rtl w:val="0"/>
        </w:rPr>
        <w:t xml:space="preserve">; </w:t>
      </w:r>
      <w:commentRangeStart w:id="464"/>
      <w:r w:rsidDel="00000000" w:rsidR="00000000" w:rsidRPr="00000000">
        <w:rPr>
          <w:rtl w:val="0"/>
        </w:rPr>
        <w:t xml:space="preserve">Asner et al., 2014</w:t>
      </w:r>
      <w:commentRangeEnd w:id="464"/>
      <w:r w:rsidDel="00000000" w:rsidR="00000000" w:rsidRPr="00000000">
        <w:commentReference w:id="464"/>
      </w:r>
      <w:r w:rsidDel="00000000" w:rsidR="00000000" w:rsidRPr="00000000">
        <w:rPr>
          <w:rtl w:val="0"/>
        </w:rPr>
        <w:t xml:space="preserve"> ;</w:t>
      </w:r>
      <w:commentRangeStart w:id="465"/>
      <w:r w:rsidDel="00000000" w:rsidR="00000000" w:rsidRPr="00000000">
        <w:rPr>
          <w:rtl w:val="0"/>
        </w:rPr>
        <w:t xml:space="preserve"> Asner et al., 2017</w:t>
      </w:r>
      <w:commentRangeEnd w:id="465"/>
      <w:r w:rsidDel="00000000" w:rsidR="00000000" w:rsidRPr="00000000">
        <w:commentReference w:id="465"/>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composition and diversity of tropical forest ecosystems (</w:t>
      </w:r>
      <w:commentRangeStart w:id="466"/>
      <w:r w:rsidDel="00000000" w:rsidR="00000000" w:rsidRPr="00000000">
        <w:rPr>
          <w:rtl w:val="0"/>
        </w:rPr>
        <w:t xml:space="preserve">Asner</w:t>
      </w:r>
      <w:commentRangeEnd w:id="466"/>
      <w:r w:rsidDel="00000000" w:rsidR="00000000" w:rsidRPr="00000000">
        <w:commentReference w:id="466"/>
      </w:r>
      <w:r w:rsidDel="00000000" w:rsidR="00000000" w:rsidRPr="00000000">
        <w:rPr>
          <w:rtl w:val="0"/>
        </w:rPr>
        <w:t xml:space="preserve"> et al., 2017, Chadwick &amp; Asner 2020, Ordway et al., 2022). Additionally, spectral methods have been used to characterize differences in species communities in terms of beta diversity, i.e., the spatial turnover in species composition (</w:t>
      </w:r>
      <w:r w:rsidDel="00000000" w:rsidR="00000000" w:rsidRPr="00000000">
        <w:rPr>
          <w:rtl w:val="0"/>
        </w:rPr>
        <w:t xml:space="preserve">Feret &amp; Asner 2014, Draper et al., 2018, Draper et al., 2020</w:t>
      </w:r>
      <w:r w:rsidDel="00000000" w:rsidR="00000000" w:rsidRPr="00000000">
        <w:rPr>
          <w:rtl w:val="0"/>
        </w:rPr>
        <w:t xml:space="preserve">).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Another dimension of </w:t>
      </w:r>
      <w:commentRangeStart w:id="467"/>
      <w:r w:rsidDel="00000000" w:rsidR="00000000" w:rsidRPr="00000000">
        <w:rPr>
          <w:rtl w:val="0"/>
        </w:rPr>
        <w:t xml:space="preserve">ecosystem diversity is forest structural complexity</w:t>
      </w:r>
      <w:commentRangeEnd w:id="467"/>
      <w:r w:rsidDel="00000000" w:rsidR="00000000" w:rsidRPr="00000000">
        <w:commentReference w:id="467"/>
      </w:r>
      <w:r w:rsidDel="00000000" w:rsidR="00000000" w:rsidRPr="00000000">
        <w:rPr>
          <w:rtl w:val="0"/>
        </w:rPr>
        <w:t xml:space="preserve">,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68"/>
      <w:r w:rsidDel="00000000" w:rsidR="00000000" w:rsidRPr="00000000">
        <w:rPr>
          <w:rtl w:val="0"/>
        </w:rPr>
        <w:t xml:space="preserve">Coverdale and Davies, 2023</w:t>
      </w:r>
      <w:commentRangeEnd w:id="468"/>
      <w:r w:rsidDel="00000000" w:rsidR="00000000" w:rsidRPr="00000000">
        <w:commentReference w:id="468"/>
      </w:r>
      <w:r w:rsidDel="00000000" w:rsidR="00000000" w:rsidRPr="00000000">
        <w:rPr>
          <w:rtl w:val="0"/>
        </w:rPr>
        <w:t xml:space="preserve">). More complex forests often support higher plant species diversity due to architectural diversity among species (</w:t>
      </w:r>
      <w:commentRangeStart w:id="469"/>
      <w:r w:rsidDel="00000000" w:rsidR="00000000" w:rsidRPr="00000000">
        <w:rPr>
          <w:rtl w:val="0"/>
        </w:rPr>
        <w:t xml:space="preserve">Kent</w:t>
      </w:r>
      <w:commentRangeEnd w:id="469"/>
      <w:r w:rsidDel="00000000" w:rsidR="00000000" w:rsidRPr="00000000">
        <w:commentReference w:id="469"/>
      </w:r>
      <w:r w:rsidDel="00000000" w:rsidR="00000000" w:rsidRPr="00000000">
        <w:rPr>
          <w:rtl w:val="0"/>
        </w:rPr>
        <w:t xml:space="preserve"> et al., 2015; </w:t>
      </w:r>
      <w:commentRangeStart w:id="470"/>
      <w:r w:rsidDel="00000000" w:rsidR="00000000" w:rsidRPr="00000000">
        <w:rPr>
          <w:rtl w:val="0"/>
        </w:rPr>
        <w:t xml:space="preserve">Milodowski </w:t>
      </w:r>
      <w:commentRangeEnd w:id="470"/>
      <w:r w:rsidDel="00000000" w:rsidR="00000000" w:rsidRPr="00000000">
        <w:commentReference w:id="470"/>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71"/>
      <w:commentRangeStart w:id="472"/>
      <w:r w:rsidDel="00000000" w:rsidR="00000000" w:rsidRPr="00000000">
        <w:rPr>
          <w:rtl w:val="0"/>
        </w:rPr>
        <w:t xml:space="preserve">Decuyper</w:t>
      </w:r>
      <w:commentRangeEnd w:id="471"/>
      <w:r w:rsidDel="00000000" w:rsidR="00000000" w:rsidRPr="00000000">
        <w:commentReference w:id="471"/>
      </w:r>
      <w:commentRangeEnd w:id="472"/>
      <w:r w:rsidDel="00000000" w:rsidR="00000000" w:rsidRPr="00000000">
        <w:commentReference w:id="472"/>
      </w:r>
      <w:r w:rsidDel="00000000" w:rsidR="00000000" w:rsidRPr="00000000">
        <w:rPr>
          <w:rtl w:val="0"/>
        </w:rPr>
        <w:t xml:space="preserve"> et al., 2018,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191">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92">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73"/>
      <w:r w:rsidDel="00000000" w:rsidR="00000000" w:rsidRPr="00000000">
        <w:rPr>
          <w:rtl w:val="0"/>
        </w:rPr>
        <w:t xml:space="preserve">fire-related ecosystem scale thresholds, for example linked to live fuel moisture content and soil moisture</w:t>
      </w:r>
      <w:commentRangeEnd w:id="473"/>
      <w:r w:rsidDel="00000000" w:rsidR="00000000" w:rsidRPr="00000000">
        <w:commentReference w:id="473"/>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93">
      <w:pPr>
        <w:spacing w:after="240" w:before="240" w:lineRule="auto"/>
        <w:rPr/>
      </w:pPr>
      <w:r w:rsidDel="00000000" w:rsidR="00000000" w:rsidRPr="00000000">
        <w:rPr>
          <w:rtl w:val="0"/>
        </w:rPr>
        <w:t xml:space="preserve">The impacts of changes in climate feedbacks remains highly uncertain pantropically. Though transport pathways for recycled atmospheric moisture, consequences of deforestation on moisture recycling, and potential thresholds for transition </w:t>
      </w:r>
      <w:r w:rsidDel="00000000" w:rsidR="00000000" w:rsidRPr="00000000">
        <w:rPr>
          <w:rtl w:val="0"/>
        </w:rPr>
        <w:t xml:space="preserve">have been extensively investigated in the Amazon, there are few if any such studies for Central Africa</w:t>
      </w:r>
      <w:r w:rsidDel="00000000" w:rsidR="00000000" w:rsidRPr="00000000">
        <w:rPr>
          <w:rtl w:val="0"/>
        </w:rPr>
        <w:t xml:space="preserve"> (</w:t>
      </w:r>
      <w:commentRangeStart w:id="474"/>
      <w:r w:rsidDel="00000000" w:rsidR="00000000" w:rsidRPr="00000000">
        <w:rPr>
          <w:rtl w:val="0"/>
        </w:rPr>
        <w:t xml:space="preserve">Staal et al., 2023</w:t>
      </w:r>
      <w:commentRangeEnd w:id="474"/>
      <w:r w:rsidDel="00000000" w:rsidR="00000000" w:rsidRPr="00000000">
        <w:commentReference w:id="474"/>
      </w:r>
      <w:r w:rsidDel="00000000" w:rsidR="00000000" w:rsidRPr="00000000">
        <w:rPr>
          <w:rtl w:val="0"/>
        </w:rPr>
        <w:t xml:space="preserve">, </w:t>
      </w:r>
      <w:commentRangeStart w:id="475"/>
      <w:r w:rsidDel="00000000" w:rsidR="00000000" w:rsidRPr="00000000">
        <w:rPr>
          <w:rtl w:val="0"/>
        </w:rPr>
        <w:t xml:space="preserve">Zemp et al., 2017</w:t>
      </w:r>
      <w:commentRangeEnd w:id="475"/>
      <w:r w:rsidDel="00000000" w:rsidR="00000000" w:rsidRPr="00000000">
        <w:commentReference w:id="475"/>
      </w:r>
      <w:r w:rsidDel="00000000" w:rsidR="00000000" w:rsidRPr="00000000">
        <w:rPr>
          <w:rtl w:val="0"/>
        </w:rPr>
        <w:t xml:space="preserve">, </w:t>
      </w:r>
      <w:commentRangeStart w:id="476"/>
      <w:r w:rsidDel="00000000" w:rsidR="00000000" w:rsidRPr="00000000">
        <w:rPr>
          <w:rtl w:val="0"/>
        </w:rPr>
        <w:t xml:space="preserve">Xu et al., 2022</w:t>
      </w:r>
      <w:commentRangeEnd w:id="476"/>
      <w:r w:rsidDel="00000000" w:rsidR="00000000" w:rsidRPr="00000000">
        <w:commentReference w:id="476"/>
      </w:r>
      <w:r w:rsidDel="00000000" w:rsidR="00000000" w:rsidRPr="00000000">
        <w:rPr>
          <w:rtl w:val="0"/>
        </w:rPr>
        <w:t xml:space="preserve">, </w:t>
      </w:r>
      <w:commentRangeStart w:id="477"/>
      <w:r w:rsidDel="00000000" w:rsidR="00000000" w:rsidRPr="00000000">
        <w:rPr>
          <w:rtl w:val="0"/>
        </w:rPr>
        <w:t xml:space="preserve">Flores et al., 2024</w:t>
      </w:r>
      <w:commentRangeEnd w:id="477"/>
      <w:r w:rsidDel="00000000" w:rsidR="00000000" w:rsidRPr="00000000">
        <w:commentReference w:id="477"/>
      </w:r>
      <w:r w:rsidDel="00000000" w:rsidR="00000000" w:rsidRPr="00000000">
        <w:rPr>
          <w:rtl w:val="0"/>
        </w:rPr>
        <w:t xml:space="preserve">, </w:t>
      </w:r>
      <w:commentRangeStart w:id="478"/>
      <w:r w:rsidDel="00000000" w:rsidR="00000000" w:rsidRPr="00000000">
        <w:rPr>
          <w:rtl w:val="0"/>
        </w:rPr>
        <w:t xml:space="preserve">Theeuwen et al., 2023</w:t>
      </w:r>
      <w:commentRangeEnd w:id="478"/>
      <w:r w:rsidDel="00000000" w:rsidR="00000000" w:rsidRPr="00000000">
        <w:commentReference w:id="478"/>
      </w:r>
      <w:r w:rsidDel="00000000" w:rsidR="00000000" w:rsidRPr="00000000">
        <w:rPr>
          <w:rtl w:val="0"/>
        </w:rPr>
        <w:t xml:space="preserve">, </w:t>
      </w:r>
      <w:commentRangeStart w:id="479"/>
      <w:r w:rsidDel="00000000" w:rsidR="00000000" w:rsidRPr="00000000">
        <w:rPr>
          <w:rtl w:val="0"/>
        </w:rPr>
        <w:t xml:space="preserve">Baker and Spracklen 2022</w:t>
      </w:r>
      <w:commentRangeEnd w:id="479"/>
      <w:r w:rsidDel="00000000" w:rsidR="00000000" w:rsidRPr="00000000">
        <w:commentReference w:id="479"/>
      </w:r>
      <w:r w:rsidDel="00000000" w:rsidR="00000000" w:rsidRPr="00000000">
        <w:rPr>
          <w:rtl w:val="0"/>
        </w:rPr>
        <w:t xml:space="preserve">, </w:t>
      </w:r>
      <w:commentRangeStart w:id="480"/>
      <w:r w:rsidDel="00000000" w:rsidR="00000000" w:rsidRPr="00000000">
        <w:rPr>
          <w:rtl w:val="0"/>
        </w:rPr>
        <w:t xml:space="preserve">Te Wierik et al., 2022</w:t>
      </w:r>
      <w:commentRangeEnd w:id="480"/>
      <w:r w:rsidDel="00000000" w:rsidR="00000000" w:rsidRPr="00000000">
        <w:commentReference w:id="480"/>
      </w:r>
      <w:r w:rsidDel="00000000" w:rsidR="00000000" w:rsidRPr="00000000">
        <w:rPr>
          <w:rtl w:val="0"/>
        </w:rPr>
        <w:t xml:space="preserve">, </w:t>
      </w:r>
      <w:commentRangeStart w:id="481"/>
      <w:r w:rsidDel="00000000" w:rsidR="00000000" w:rsidRPr="00000000">
        <w:rPr>
          <w:rtl w:val="0"/>
        </w:rPr>
        <w:t xml:space="preserve">Nyasulu et al., 2024</w:t>
      </w:r>
      <w:commentRangeEnd w:id="481"/>
      <w:r w:rsidDel="00000000" w:rsidR="00000000" w:rsidRPr="00000000">
        <w:commentReference w:id="481"/>
      </w:r>
      <w:r w:rsidDel="00000000" w:rsidR="00000000" w:rsidRPr="00000000">
        <w:rPr>
          <w:rtl w:val="0"/>
        </w:rPr>
        <w:t xml:space="preserve">, </w:t>
      </w:r>
      <w:commentRangeStart w:id="482"/>
      <w:r w:rsidDel="00000000" w:rsidR="00000000" w:rsidRPr="00000000">
        <w:rPr>
          <w:rtl w:val="0"/>
        </w:rPr>
        <w:t xml:space="preserve">van der Ent et al., 2010</w:t>
      </w:r>
      <w:commentRangeEnd w:id="482"/>
      <w:r w:rsidDel="00000000" w:rsidR="00000000" w:rsidRPr="00000000">
        <w:commentReference w:id="482"/>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483"/>
      <w:r w:rsidDel="00000000" w:rsidR="00000000" w:rsidRPr="00000000">
        <w:rPr>
          <w:rtl w:val="0"/>
        </w:rPr>
        <w:t xml:space="preserve">Worden et al., 2021</w:t>
      </w:r>
      <w:commentRangeEnd w:id="483"/>
      <w:r w:rsidDel="00000000" w:rsidR="00000000" w:rsidRPr="00000000">
        <w:commentReference w:id="483"/>
      </w:r>
      <w:r w:rsidDel="00000000" w:rsidR="00000000" w:rsidRPr="00000000">
        <w:rPr>
          <w:rtl w:val="0"/>
        </w:rPr>
        <w:t xml:space="preserve">, </w:t>
      </w:r>
      <w:commentRangeStart w:id="484"/>
      <w:r w:rsidDel="00000000" w:rsidR="00000000" w:rsidRPr="00000000">
        <w:rPr>
          <w:rtl w:val="0"/>
        </w:rPr>
        <w:t xml:space="preserve">Baker and Spracklen 2022</w:t>
      </w:r>
      <w:commentRangeEnd w:id="484"/>
      <w:r w:rsidDel="00000000" w:rsidR="00000000" w:rsidRPr="00000000">
        <w:commentReference w:id="484"/>
      </w:r>
      <w:r w:rsidDel="00000000" w:rsidR="00000000" w:rsidRPr="00000000">
        <w:rPr>
          <w:rtl w:val="0"/>
        </w:rPr>
        <w:t xml:space="preserve">). In addition, variability in regional and cross-continental climate conditions and cloudiness (e.g., </w:t>
      </w:r>
      <w:commentRangeStart w:id="485"/>
      <w:r w:rsidDel="00000000" w:rsidR="00000000" w:rsidRPr="00000000">
        <w:rPr>
          <w:rtl w:val="0"/>
        </w:rPr>
        <w:t xml:space="preserve">Phillipon et al., 2018</w:t>
      </w:r>
      <w:commentRangeEnd w:id="485"/>
      <w:r w:rsidDel="00000000" w:rsidR="00000000" w:rsidRPr="00000000">
        <w:commentReference w:id="485"/>
      </w:r>
      <w:r w:rsidDel="00000000" w:rsidR="00000000" w:rsidRPr="00000000">
        <w:rPr>
          <w:rtl w:val="0"/>
        </w:rPr>
        <w:t xml:space="preserve">, </w:t>
      </w:r>
      <w:commentRangeStart w:id="486"/>
      <w:r w:rsidDel="00000000" w:rsidR="00000000" w:rsidRPr="00000000">
        <w:rPr>
          <w:rtl w:val="0"/>
        </w:rPr>
        <w:t xml:space="preserve">Pohl et al., 2022</w:t>
      </w:r>
      <w:commentRangeEnd w:id="486"/>
      <w:r w:rsidDel="00000000" w:rsidR="00000000" w:rsidRPr="00000000">
        <w:commentReference w:id="486"/>
      </w:r>
      <w:r w:rsidDel="00000000" w:rsidR="00000000" w:rsidRPr="00000000">
        <w:rPr>
          <w:rtl w:val="0"/>
        </w:rPr>
        <w:t xml:space="preserve">, </w:t>
      </w:r>
      <w:commentRangeStart w:id="487"/>
      <w:r w:rsidDel="00000000" w:rsidR="00000000" w:rsidRPr="00000000">
        <w:rPr>
          <w:rtl w:val="0"/>
        </w:rPr>
        <w:t xml:space="preserve">Martins et al., 2018</w:t>
      </w:r>
      <w:commentRangeEnd w:id="487"/>
      <w:r w:rsidDel="00000000" w:rsidR="00000000" w:rsidRPr="00000000">
        <w:commentReference w:id="487"/>
      </w:r>
      <w:r w:rsidDel="00000000" w:rsidR="00000000" w:rsidRPr="00000000">
        <w:rPr>
          <w:rtl w:val="0"/>
        </w:rPr>
        <w:t xml:space="preserve">, </w:t>
      </w:r>
      <w:commentRangeStart w:id="488"/>
      <w:r w:rsidDel="00000000" w:rsidR="00000000" w:rsidRPr="00000000">
        <w:rPr>
          <w:rtl w:val="0"/>
        </w:rPr>
        <w:t xml:space="preserve">Chakraborty et al., 2019</w:t>
      </w:r>
      <w:commentRangeEnd w:id="488"/>
      <w:r w:rsidDel="00000000" w:rsidR="00000000" w:rsidRPr="00000000">
        <w:commentReference w:id="488"/>
      </w:r>
      <w:r w:rsidDel="00000000" w:rsidR="00000000" w:rsidRPr="00000000">
        <w:rPr>
          <w:rtl w:val="0"/>
        </w:rPr>
        <w:t xml:space="preserve">, </w:t>
      </w:r>
      <w:commentRangeStart w:id="489"/>
      <w:r w:rsidDel="00000000" w:rsidR="00000000" w:rsidRPr="00000000">
        <w:rPr>
          <w:rtl w:val="0"/>
        </w:rPr>
        <w:t xml:space="preserve">Jonard et al., 2022</w:t>
      </w:r>
      <w:commentRangeEnd w:id="489"/>
      <w:r w:rsidDel="00000000" w:rsidR="00000000" w:rsidRPr="00000000">
        <w:commentReference w:id="489"/>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490"/>
      <w:r w:rsidDel="00000000" w:rsidR="00000000" w:rsidRPr="00000000">
        <w:rPr>
          <w:rtl w:val="0"/>
        </w:rPr>
        <w:t xml:space="preserve">Braghiere et al., 2020</w:t>
      </w:r>
      <w:commentRangeEnd w:id="490"/>
      <w:r w:rsidDel="00000000" w:rsidR="00000000" w:rsidRPr="00000000">
        <w:commentReference w:id="490"/>
      </w:r>
      <w:r w:rsidDel="00000000" w:rsidR="00000000" w:rsidRPr="00000000">
        <w:rPr>
          <w:rtl w:val="0"/>
        </w:rPr>
        <w:t xml:space="preserve">, </w:t>
      </w:r>
      <w:commentRangeStart w:id="491"/>
      <w:r w:rsidDel="00000000" w:rsidR="00000000" w:rsidRPr="00000000">
        <w:rPr>
          <w:rtl w:val="0"/>
        </w:rPr>
        <w:t xml:space="preserve">Durand et al., 2021</w:t>
      </w:r>
      <w:commentRangeEnd w:id="491"/>
      <w:r w:rsidDel="00000000" w:rsidR="00000000" w:rsidRPr="00000000">
        <w:commentReference w:id="491"/>
      </w:r>
      <w:r w:rsidDel="00000000" w:rsidR="00000000" w:rsidRPr="00000000">
        <w:rPr>
          <w:rtl w:val="0"/>
        </w:rPr>
        <w:t xml:space="preserve">, </w:t>
      </w:r>
      <w:commentRangeStart w:id="492"/>
      <w:r w:rsidDel="00000000" w:rsidR="00000000" w:rsidRPr="00000000">
        <w:rPr>
          <w:rtl w:val="0"/>
        </w:rPr>
        <w:t xml:space="preserve">Adebiyi and Zuidema 2016</w:t>
      </w:r>
      <w:commentRangeEnd w:id="492"/>
      <w:r w:rsidDel="00000000" w:rsidR="00000000" w:rsidRPr="00000000">
        <w:commentReference w:id="492"/>
      </w:r>
      <w:r w:rsidDel="00000000" w:rsidR="00000000" w:rsidRPr="00000000">
        <w:rPr>
          <w:rtl w:val="0"/>
        </w:rPr>
        <w:t xml:space="preserve">). </w:t>
      </w:r>
    </w:p>
    <w:p w:rsidR="00000000" w:rsidDel="00000000" w:rsidP="00000000" w:rsidRDefault="00000000" w:rsidRPr="00000000" w14:paraId="00000194">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493"/>
      <w:r w:rsidDel="00000000" w:rsidR="00000000" w:rsidRPr="00000000">
        <w:rPr>
          <w:rtl w:val="0"/>
        </w:rPr>
        <w:t xml:space="preserve">Gutierrez-Cori et al., 2021</w:t>
      </w:r>
      <w:commentRangeEnd w:id="493"/>
      <w:r w:rsidDel="00000000" w:rsidR="00000000" w:rsidRPr="00000000">
        <w:commentReference w:id="493"/>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w:t>
      </w:r>
      <w:commentRangeStart w:id="494"/>
      <w:r w:rsidDel="00000000" w:rsidR="00000000" w:rsidRPr="00000000">
        <w:rPr>
          <w:rtl w:val="0"/>
        </w:rPr>
        <w:t xml:space="preserve">Staal et al., 2020</w:t>
      </w:r>
      <w:commentRangeEnd w:id="494"/>
      <w:r w:rsidDel="00000000" w:rsidR="00000000" w:rsidRPr="00000000">
        <w:commentReference w:id="494"/>
      </w:r>
      <w:r w:rsidDel="00000000" w:rsidR="00000000" w:rsidRPr="00000000">
        <w:rPr>
          <w:rtl w:val="0"/>
        </w:rPr>
        <w:t xml:space="preserve">).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95">
      <w:pPr>
        <w:numPr>
          <w:ilvl w:val="0"/>
          <w:numId w:val="41"/>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commentRangeStart w:id="495"/>
      <w:r w:rsidDel="00000000" w:rsidR="00000000" w:rsidRPr="00000000">
        <w:rPr>
          <w:i w:val="1"/>
          <w:highlight w:val="white"/>
          <w:rtl w:val="0"/>
        </w:rPr>
        <w:t xml:space="preserve">changes </w:t>
      </w:r>
      <w:commentRangeEnd w:id="495"/>
      <w:r w:rsidDel="00000000" w:rsidR="00000000" w:rsidRPr="00000000">
        <w:commentReference w:id="495"/>
      </w:r>
      <w:r w:rsidDel="00000000" w:rsidR="00000000" w:rsidRPr="00000000">
        <w:rPr>
          <w:i w:val="1"/>
          <w:highlight w:val="white"/>
          <w:rtl w:val="0"/>
        </w:rPr>
        <w:t xml:space="preserve">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96">
      <w:pPr>
        <w:numPr>
          <w:ilvl w:val="0"/>
          <w:numId w:val="41"/>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97">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address previous questions. Additional ground measurements will include meteorological and weather station data, soil moisture, canopy ecophysiological measurements, and</w:t>
      </w:r>
      <w:commentRangeStart w:id="496"/>
      <w:r w:rsidDel="00000000" w:rsidR="00000000" w:rsidRPr="00000000">
        <w:rPr>
          <w:rtl w:val="0"/>
        </w:rPr>
        <w:t xml:space="preserve"> live fuel</w:t>
      </w:r>
      <w:commentRangeEnd w:id="496"/>
      <w:r w:rsidDel="00000000" w:rsidR="00000000" w:rsidRPr="00000000">
        <w:commentReference w:id="496"/>
      </w:r>
      <w:r w:rsidDel="00000000" w:rsidR="00000000" w:rsidRPr="00000000">
        <w:rPr>
          <w:rtl w:val="0"/>
        </w:rPr>
        <w:t xml:space="preserve"> moisture. Recent ground-based observations revealed that the Soil Moisture Active Passive (SMAP) satellite exhibits strong biases in tropical ecosystems (</w:t>
      </w:r>
      <w:commentRangeStart w:id="497"/>
      <w:r w:rsidDel="00000000" w:rsidR="00000000" w:rsidRPr="00000000">
        <w:rPr>
          <w:rtl w:val="0"/>
        </w:rPr>
        <w:t xml:space="preserve">Cho et al., 2024)</w:t>
      </w:r>
      <w:commentRangeEnd w:id="497"/>
      <w:r w:rsidDel="00000000" w:rsidR="00000000" w:rsidRPr="00000000">
        <w:commentReference w:id="497"/>
      </w:r>
      <w:r w:rsidDel="00000000" w:rsidR="00000000" w:rsidRPr="00000000">
        <w:rPr>
          <w:rtl w:val="0"/>
        </w:rPr>
        <w:t xml:space="preserve">. Ground-based data from PANGEA will further improve SMAP’s soil moisture </w:t>
      </w:r>
      <w:commentRangeStart w:id="498"/>
      <w:r w:rsidDel="00000000" w:rsidR="00000000" w:rsidRPr="00000000">
        <w:rPr>
          <w:rtl w:val="0"/>
        </w:rPr>
        <w:t xml:space="preserve">measurements </w:t>
      </w:r>
      <w:commentRangeEnd w:id="498"/>
      <w:r w:rsidDel="00000000" w:rsidR="00000000" w:rsidRPr="00000000">
        <w:commentReference w:id="498"/>
      </w:r>
      <w:r w:rsidDel="00000000" w:rsidR="00000000" w:rsidRPr="00000000">
        <w:rPr>
          <w:rtl w:val="0"/>
        </w:rPr>
        <w:t xml:space="preserve">in tropical forests, building on work by </w:t>
      </w:r>
      <w:commentRangeStart w:id="499"/>
      <w:r w:rsidDel="00000000" w:rsidR="00000000" w:rsidRPr="00000000">
        <w:rPr>
          <w:rtl w:val="0"/>
        </w:rPr>
        <w:t xml:space="preserve">Wang et al., 2024</w:t>
      </w:r>
      <w:commentRangeEnd w:id="499"/>
      <w:r w:rsidDel="00000000" w:rsidR="00000000" w:rsidRPr="00000000">
        <w:commentReference w:id="499"/>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8">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w:t>
      </w:r>
      <w:r w:rsidDel="00000000" w:rsidR="00000000" w:rsidRPr="00000000">
        <w:rPr>
          <w:rtl w:val="0"/>
        </w:rPr>
        <w:t xml:space="preserve">mediterranean</w:t>
      </w:r>
      <w:r w:rsidDel="00000000" w:rsidR="00000000" w:rsidRPr="00000000">
        <w:rPr>
          <w:rtl w:val="0"/>
        </w:rPr>
        <w:t xml:space="preserve"> systems (e.g, </w:t>
      </w:r>
      <w:commentRangeStart w:id="500"/>
      <w:r w:rsidDel="00000000" w:rsidR="00000000" w:rsidRPr="00000000">
        <w:rPr>
          <w:rtl w:val="0"/>
        </w:rPr>
        <w:t xml:space="preserve">Brodrick et al., 2019</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Paz-Kagan &amp; Asner 2017</w:t>
      </w:r>
      <w:commentRangeEnd w:id="501"/>
      <w:r w:rsidDel="00000000" w:rsidR="00000000" w:rsidRPr="00000000">
        <w:commentReference w:id="501"/>
      </w:r>
      <w:r w:rsidDel="00000000" w:rsidR="00000000" w:rsidRPr="00000000">
        <w:rPr>
          <w:rtl w:val="0"/>
        </w:rPr>
        <w:t xml:space="preserve">), however, much work is needed to evaluate these patterns </w:t>
      </w:r>
      <w:r w:rsidDel="00000000" w:rsidR="00000000" w:rsidRPr="00000000">
        <w:rPr>
          <w:rtl w:val="0"/>
        </w:rPr>
        <w:t xml:space="preserve">in the</w:t>
      </w:r>
      <w:r w:rsidDel="00000000" w:rsidR="00000000" w:rsidRPr="00000000">
        <w:rPr>
          <w:rtl w:val="0"/>
        </w:rPr>
        <w:t xml:space="preserve"> tropics. Work using spaceborne VOD measurements revealed that leaf surface water, not plant water stress, was the main driver of diurnal variation in tropical forest canopy water content (</w:t>
      </w:r>
      <w:commentRangeStart w:id="502"/>
      <w:r w:rsidDel="00000000" w:rsidR="00000000" w:rsidRPr="00000000">
        <w:rPr>
          <w:rtl w:val="0"/>
        </w:rPr>
        <w:t xml:space="preserve">Xu et al., 2021</w:t>
      </w:r>
      <w:commentRangeEnd w:id="502"/>
      <w:r w:rsidDel="00000000" w:rsidR="00000000" w:rsidRPr="00000000">
        <w:commentReference w:id="502"/>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tower-based VOD retrieval methods using GNSS microwave signals (</w:t>
      </w:r>
      <w:commentRangeStart w:id="503"/>
      <w:r w:rsidDel="00000000" w:rsidR="00000000" w:rsidRPr="00000000">
        <w:rPr>
          <w:rtl w:val="0"/>
        </w:rPr>
        <w:t xml:space="preserve">Humphrey &amp; Frankenberg 2023</w:t>
      </w:r>
      <w:commentRangeEnd w:id="503"/>
      <w:r w:rsidDel="00000000" w:rsidR="00000000" w:rsidRPr="00000000">
        <w:commentReference w:id="503"/>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99">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9A">
      <w:pPr>
        <w:pStyle w:val="Heading3"/>
        <w:rPr/>
      </w:pPr>
      <w:bookmarkStart w:colFirst="0" w:colLast="0" w:name="_ci41fcynf7lz" w:id="21"/>
      <w:bookmarkEnd w:id="21"/>
      <w:r w:rsidDel="00000000" w:rsidR="00000000" w:rsidRPr="00000000">
        <w:rPr>
          <w:rtl w:val="0"/>
        </w:rPr>
        <w:t xml:space="preserve">3.2 </w:t>
      </w:r>
      <w:commentRangeStart w:id="504"/>
      <w:r w:rsidDel="00000000" w:rsidR="00000000" w:rsidRPr="00000000">
        <w:rPr>
          <w:rtl w:val="0"/>
        </w:rPr>
        <w:t xml:space="preserve">Process</w:t>
      </w:r>
      <w:commentRangeEnd w:id="504"/>
      <w:r w:rsidDel="00000000" w:rsidR="00000000" w:rsidRPr="00000000">
        <w:commentReference w:id="504"/>
      </w:r>
      <w:r w:rsidDel="00000000" w:rsidR="00000000" w:rsidRPr="00000000">
        <w:rPr>
          <w:rtl w:val="0"/>
        </w:rPr>
        <w:t xml:space="preserve"> </w:t>
      </w:r>
    </w:p>
    <w:p w:rsidR="00000000" w:rsidDel="00000000" w:rsidP="00000000" w:rsidRDefault="00000000" w:rsidRPr="00000000" w14:paraId="0000019B">
      <w:pPr>
        <w:pStyle w:val="Heading4"/>
        <w:rPr/>
      </w:pPr>
      <w:bookmarkStart w:colFirst="0" w:colLast="0" w:name="_gbd8t2yjn8ur" w:id="22"/>
      <w:bookmarkEnd w:id="22"/>
      <w:r w:rsidDel="00000000" w:rsidR="00000000" w:rsidRPr="00000000">
        <w:rPr>
          <w:rtl w:val="0"/>
        </w:rPr>
        <w:t xml:space="preserve">3.2.1 </w:t>
      </w:r>
      <w:commentRangeStart w:id="505"/>
      <w:r w:rsidDel="00000000" w:rsidR="00000000" w:rsidRPr="00000000">
        <w:rPr>
          <w:rtl w:val="0"/>
        </w:rPr>
        <w:t xml:space="preserve">Species </w:t>
      </w:r>
      <w:commentRangeEnd w:id="505"/>
      <w:r w:rsidDel="00000000" w:rsidR="00000000" w:rsidRPr="00000000">
        <w:commentReference w:id="505"/>
      </w:r>
      <w:r w:rsidDel="00000000" w:rsidR="00000000" w:rsidRPr="00000000">
        <w:rPr>
          <w:rtl w:val="0"/>
        </w:rPr>
        <w:t xml:space="preserve">Interactions and Resilience</w:t>
      </w:r>
    </w:p>
    <w:p w:rsidR="00000000" w:rsidDel="00000000" w:rsidP="00000000" w:rsidRDefault="00000000" w:rsidRPr="00000000" w14:paraId="0000019C">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is very limited research to determine how much, and in what direction for carbon stocks and fluxes of intact and regenerating forests. </w:t>
      </w:r>
      <w:commentRangeStart w:id="506"/>
      <w:r w:rsidDel="00000000" w:rsidR="00000000" w:rsidRPr="00000000">
        <w:rPr>
          <w:rtl w:val="0"/>
        </w:rPr>
        <w:t xml:space="preserve">We expect the form of the relationship of biodiversity with ecosystem structure, productivity and functionality to vary in strength and scale dependence</w:t>
      </w:r>
      <w:commentRangeEnd w:id="506"/>
      <w:r w:rsidDel="00000000" w:rsidR="00000000" w:rsidRPr="00000000">
        <w:commentReference w:id="506"/>
      </w:r>
      <w:r w:rsidDel="00000000" w:rsidR="00000000" w:rsidRPr="00000000">
        <w:rPr>
          <w:rtl w:val="0"/>
        </w:rPr>
        <w:t xml:space="preserve">, but knowledge of these patterns, and more importantly the underlying mechanisms, remain highly uncertain. </w:t>
      </w:r>
    </w:p>
    <w:p w:rsidR="00000000" w:rsidDel="00000000" w:rsidP="00000000" w:rsidRDefault="00000000" w:rsidRPr="00000000" w14:paraId="0000019D">
      <w:pPr>
        <w:spacing w:after="240" w:before="240" w:lineRule="auto"/>
        <w:rPr/>
      </w:pPr>
      <w:r w:rsidDel="00000000" w:rsidR="00000000" w:rsidRPr="00000000">
        <w:rPr>
          <w:rtl w:val="0"/>
        </w:rPr>
        <w:t xml:space="preserve">PANGEA is well poised to leverage advances in remote sensing capabilities alongside a revolution in measurement technologies, and machine learning and AI for scaling biodiversity-driven processes. These include imaging spectroscopy, DNA sequencing, camera trap image recognition, animal tracking capabilities, and bioacoustics sensors. This is also an important opportunity to evaluate how Indigenous and local ecological knowledge (IEK and LEK) can reinforce and support remote sensing analyses of biodiversity and processes. For example, how can mapping Indigenous ecological knowledge make the invisible, visible? At the same time,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E">
      <w:pPr>
        <w:numPr>
          <w:ilvl w:val="0"/>
          <w:numId w:val="41"/>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9F">
      <w:pPr>
        <w:numPr>
          <w:ilvl w:val="0"/>
          <w:numId w:val="41"/>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A0">
      <w:pPr>
        <w:numPr>
          <w:ilvl w:val="0"/>
          <w:numId w:val="41"/>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A1">
      <w:pPr>
        <w:numPr>
          <w:ilvl w:val="0"/>
          <w:numId w:val="41"/>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Similar to previous questions, </w:t>
      </w: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to characterize structural diversity, all of which will rely on aircraft measurements for scaling. Measurements and information from Indigenous and Local Ecological Knowledge (IEK, LEK), animal movement tracking, bioacoustics sensors, camera traps, and environmental DNA sequencing will be utilized to advance understanding of the role of biodiversity and species interactions in carbon stocks and fluxes across gradients of diversity (plant and animal species diversity), carbon stocks and fluxes, and abiotic conditions. PANGEA will advance scaling methods to integrate these data, evaluating what biological processes and biodiversity metrics are scalable, as well as what temporal and spatial frequencies matter for both ground and satellite measurements.  </w:t>
      </w:r>
    </w:p>
    <w:p w:rsidR="00000000" w:rsidDel="00000000" w:rsidP="00000000" w:rsidRDefault="00000000" w:rsidRPr="00000000" w14:paraId="000001A3">
      <w:pPr>
        <w:pStyle w:val="Heading4"/>
        <w:rPr/>
      </w:pPr>
      <w:bookmarkStart w:colFirst="0" w:colLast="0" w:name="_mm51igahwi84" w:id="23"/>
      <w:bookmarkEnd w:id="23"/>
      <w:r w:rsidDel="00000000" w:rsidR="00000000" w:rsidRPr="00000000">
        <w:rPr>
          <w:rtl w:val="0"/>
        </w:rPr>
        <w:t xml:space="preserve">3.2.2 Mortality, Recovery, and Management</w:t>
      </w:r>
    </w:p>
    <w:p w:rsidR="00000000" w:rsidDel="00000000" w:rsidP="00000000" w:rsidRDefault="00000000" w:rsidRPr="00000000" w14:paraId="000001A4">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Tropical regions differ in their responses to similar disturbance events. For example, measurements from the Orbiting Carbon Observatory-2 (OCO-2) satellite indicate that while the South American, African, and Asian tropics all exhibited net carbon emissions following the 2015 El Niño event, each re</w:t>
      </w:r>
      <w:r w:rsidDel="00000000" w:rsidR="00000000" w:rsidRPr="00000000">
        <w:rPr>
          <w:rtl w:val="0"/>
        </w:rPr>
        <w:t xml:space="preserve">gion responded differently to the impacts of the El Niño and via different mechanisms (</w:t>
      </w:r>
      <w:commentRangeStart w:id="507"/>
      <w:r w:rsidDel="00000000" w:rsidR="00000000" w:rsidRPr="00000000">
        <w:rPr>
          <w:rtl w:val="0"/>
        </w:rPr>
        <w:t xml:space="preserve">Liu et al., 2017</w:t>
      </w:r>
      <w:r w:rsidDel="00000000" w:rsidR="00000000" w:rsidRPr="00000000">
        <w:rPr>
          <w:rtl w:val="0"/>
        </w:rPr>
        <w:t xml:space="preserve">)</w:t>
      </w:r>
      <w:commentRangeEnd w:id="507"/>
      <w:r w:rsidDel="00000000" w:rsidR="00000000" w:rsidRPr="00000000">
        <w:commentReference w:id="507"/>
      </w:r>
      <w:r w:rsidDel="00000000" w:rsidR="00000000" w:rsidRPr="00000000">
        <w:rPr>
          <w:highlight w:val="white"/>
          <w:rtl w:val="0"/>
        </w:rPr>
        <w:t xml:space="preserve">. Such differences are associated with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requires integrated data on tree mortality, carbon- and water-use efficiency, and post-disturbance recovery rates spanning disturbance regimes, patterns of functional composition, and land-use. </w:t>
      </w:r>
    </w:p>
    <w:p w:rsidR="00000000" w:rsidDel="00000000" w:rsidP="00000000" w:rsidRDefault="00000000" w:rsidRPr="00000000" w14:paraId="000001A5">
      <w:pPr>
        <w:rPr>
          <w:highlight w:val="white"/>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Fundamentally, we lack l</w:t>
      </w:r>
      <w:r w:rsidDel="00000000" w:rsidR="00000000" w:rsidRPr="00000000">
        <w:rPr>
          <w:rtl w:val="0"/>
        </w:rPr>
        <w:t xml:space="preserve">arge-scale quantification of the drivers of tree mortality, as well as attribution to increased tree mortality, across different continents. </w:t>
      </w:r>
      <w:r w:rsidDel="00000000" w:rsidR="00000000" w:rsidRPr="00000000">
        <w:rPr>
          <w:rtl w:val="0"/>
        </w:rPr>
        <w:t xml:space="preserve">Although w</w:t>
      </w:r>
      <w:r w:rsidDel="00000000" w:rsidR="00000000" w:rsidRPr="00000000">
        <w:rPr>
          <w:rtl w:val="0"/>
        </w:rPr>
        <w:t xml:space="preserve">e know what </w:t>
      </w:r>
      <w:r w:rsidDel="00000000" w:rsidR="00000000" w:rsidRPr="00000000">
        <w:rPr>
          <w:i w:val="1"/>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w:t>
      </w:r>
      <w:r w:rsidDel="00000000" w:rsidR="00000000" w:rsidRPr="00000000">
        <w:rPr>
          <w:i w:val="1"/>
          <w:rtl w:val="0"/>
        </w:rPr>
        <w:t xml:space="preserve">actually </w:t>
      </w:r>
      <w:r w:rsidDel="00000000" w:rsidR="00000000" w:rsidRPr="00000000">
        <w:rPr>
          <w:rtl w:val="0"/>
        </w:rPr>
        <w:t xml:space="preserve">kills trees</w:t>
      </w:r>
      <w:r w:rsidDel="00000000" w:rsidR="00000000" w:rsidRPr="00000000">
        <w:rPr>
          <w:rtl w:val="0"/>
        </w:rPr>
        <w:t xml:space="preserve">. </w:t>
      </w:r>
      <w:r w:rsidDel="00000000" w:rsidR="00000000" w:rsidRPr="00000000">
        <w:rPr>
          <w:rtl w:val="0"/>
        </w:rPr>
        <w:t xml:space="preserve">For example, we know little about small-scale storm events (&lt;0.1 ha) that represent nearly all of storm-caused disturbance (</w:t>
      </w:r>
      <w:commentRangeStart w:id="508"/>
      <w:r w:rsidDel="00000000" w:rsidR="00000000" w:rsidRPr="00000000">
        <w:rPr>
          <w:rtl w:val="0"/>
        </w:rPr>
        <w:t xml:space="preserve">Espírito-Santo et al., 2014</w:t>
      </w:r>
      <w:commentRangeEnd w:id="508"/>
      <w:r w:rsidDel="00000000" w:rsidR="00000000" w:rsidRPr="00000000">
        <w:commentReference w:id="508"/>
      </w:r>
      <w:r w:rsidDel="00000000" w:rsidR="00000000" w:rsidRPr="00000000">
        <w:rPr>
          <w:rtl w:val="0"/>
        </w:rPr>
        <w:t xml:space="preserve">, </w:t>
      </w:r>
      <w:commentRangeStart w:id="509"/>
      <w:r w:rsidDel="00000000" w:rsidR="00000000" w:rsidRPr="00000000">
        <w:rPr>
          <w:rtl w:val="0"/>
        </w:rPr>
        <w:t xml:space="preserve">Negrón-Juárez et al., 2018</w:t>
      </w:r>
      <w:commentRangeEnd w:id="509"/>
      <w:r w:rsidDel="00000000" w:rsidR="00000000" w:rsidRPr="00000000">
        <w:commentReference w:id="509"/>
      </w:r>
      <w:r w:rsidDel="00000000" w:rsidR="00000000" w:rsidRPr="00000000">
        <w:rPr>
          <w:rtl w:val="0"/>
        </w:rPr>
        <w:t xml:space="preserve">, </w:t>
      </w:r>
      <w:commentRangeStart w:id="510"/>
      <w:r w:rsidDel="00000000" w:rsidR="00000000" w:rsidRPr="00000000">
        <w:rPr>
          <w:rtl w:val="0"/>
        </w:rPr>
        <w:t xml:space="preserve">Negron-Juarez et al., 2023</w:t>
      </w:r>
      <w:commentRangeEnd w:id="510"/>
      <w:r w:rsidDel="00000000" w:rsidR="00000000" w:rsidRPr="00000000">
        <w:commentReference w:id="510"/>
      </w:r>
      <w:r w:rsidDel="00000000" w:rsidR="00000000" w:rsidRPr="00000000">
        <w:rPr>
          <w:rtl w:val="0"/>
        </w:rPr>
        <w:t xml:space="preserve">) because they are too small to be reliably detected with contemporary satellite methods (</w:t>
      </w:r>
      <w:commentRangeStart w:id="511"/>
      <w:r w:rsidDel="00000000" w:rsidR="00000000" w:rsidRPr="00000000">
        <w:rPr>
          <w:rtl w:val="0"/>
        </w:rPr>
        <w:t xml:space="preserve">Cushman et al., 2021</w:t>
      </w:r>
      <w:commentRangeEnd w:id="511"/>
      <w:r w:rsidDel="00000000" w:rsidR="00000000" w:rsidRPr="00000000">
        <w:commentReference w:id="511"/>
      </w:r>
      <w:r w:rsidDel="00000000" w:rsidR="00000000" w:rsidRPr="00000000">
        <w:rPr>
          <w:rtl w:val="0"/>
        </w:rPr>
        <w:t xml:space="preserve">) and cannot be reliably attributed using traditional forest plot methods because of their long census intervals. Corresponding with the lack of data on patterns of storm-caused mortality, data describing the mechanisms underlying tree vulnerability to storm-associated winds and lightning are also limited (</w:t>
      </w:r>
      <w:commentRangeStart w:id="512"/>
      <w:r w:rsidDel="00000000" w:rsidR="00000000" w:rsidRPr="00000000">
        <w:rPr>
          <w:rtl w:val="0"/>
        </w:rPr>
        <w:t xml:space="preserve">Gora et al., 2017</w:t>
      </w:r>
      <w:commentRangeEnd w:id="512"/>
      <w:r w:rsidDel="00000000" w:rsidR="00000000" w:rsidRPr="00000000">
        <w:commentReference w:id="512"/>
      </w:r>
      <w:r w:rsidDel="00000000" w:rsidR="00000000" w:rsidRPr="00000000">
        <w:rPr>
          <w:rtl w:val="0"/>
        </w:rPr>
        <w:t xml:space="preserve">, </w:t>
      </w:r>
      <w:commentRangeStart w:id="513"/>
      <w:r w:rsidDel="00000000" w:rsidR="00000000" w:rsidRPr="00000000">
        <w:rPr>
          <w:rtl w:val="0"/>
        </w:rPr>
        <w:t xml:space="preserve">2020b</w:t>
      </w:r>
      <w:commentRangeEnd w:id="513"/>
      <w:r w:rsidDel="00000000" w:rsidR="00000000" w:rsidRPr="00000000">
        <w:commentReference w:id="513"/>
      </w:r>
      <w:r w:rsidDel="00000000" w:rsidR="00000000" w:rsidRPr="00000000">
        <w:rPr>
          <w:rtl w:val="0"/>
        </w:rPr>
        <w:t xml:space="preserve">, </w:t>
      </w:r>
      <w:commentRangeStart w:id="514"/>
      <w:r w:rsidDel="00000000" w:rsidR="00000000" w:rsidRPr="00000000">
        <w:rPr>
          <w:rtl w:val="0"/>
        </w:rPr>
        <w:t xml:space="preserve">Jackson et al., 2019</w:t>
      </w:r>
      <w:commentRangeEnd w:id="514"/>
      <w:r w:rsidDel="00000000" w:rsidR="00000000" w:rsidRPr="00000000">
        <w:commentReference w:id="514"/>
      </w:r>
      <w:r w:rsidDel="00000000" w:rsidR="00000000" w:rsidRPr="00000000">
        <w:rPr>
          <w:rtl w:val="0"/>
        </w:rPr>
        <w:t xml:space="preserve">, </w:t>
      </w:r>
      <w:commentRangeStart w:id="515"/>
      <w:r w:rsidDel="00000000" w:rsidR="00000000" w:rsidRPr="00000000">
        <w:rPr>
          <w:rtl w:val="0"/>
        </w:rPr>
        <w:t xml:space="preserve">2021a</w:t>
      </w:r>
      <w:commentRangeEnd w:id="515"/>
      <w:r w:rsidDel="00000000" w:rsidR="00000000" w:rsidRPr="00000000">
        <w:commentReference w:id="515"/>
      </w:r>
      <w:r w:rsidDel="00000000" w:rsidR="00000000" w:rsidRPr="00000000">
        <w:rPr>
          <w:rtl w:val="0"/>
        </w:rPr>
        <w:t xml:space="preserve">,</w:t>
      </w:r>
      <w:commentRangeStart w:id="516"/>
      <w:r w:rsidDel="00000000" w:rsidR="00000000" w:rsidRPr="00000000">
        <w:rPr>
          <w:rtl w:val="0"/>
        </w:rPr>
        <w:t xml:space="preserve"> 2021b</w:t>
      </w:r>
      <w:commentRangeEnd w:id="516"/>
      <w:r w:rsidDel="00000000" w:rsidR="00000000" w:rsidRPr="00000000">
        <w:commentReference w:id="516"/>
      </w:r>
      <w:r w:rsidDel="00000000" w:rsidR="00000000" w:rsidRPr="00000000">
        <w:rPr>
          <w:rtl w:val="0"/>
        </w:rPr>
        <w:t xml:space="preserve">, </w:t>
      </w:r>
      <w:commentRangeStart w:id="517"/>
      <w:r w:rsidDel="00000000" w:rsidR="00000000" w:rsidRPr="00000000">
        <w:rPr>
          <w:rtl w:val="0"/>
        </w:rPr>
        <w:t xml:space="preserve">Feng et al., 2023</w:t>
      </w:r>
      <w:commentRangeEnd w:id="517"/>
      <w:r w:rsidDel="00000000" w:rsidR="00000000" w:rsidRPr="00000000">
        <w:commentReference w:id="517"/>
      </w:r>
      <w:r w:rsidDel="00000000" w:rsidR="00000000" w:rsidRPr="00000000">
        <w:rPr>
          <w:rtl w:val="0"/>
        </w:rPr>
        <w:t xml:space="preserve">). </w:t>
      </w:r>
      <w:r w:rsidDel="00000000" w:rsidR="00000000" w:rsidRPr="00000000">
        <w:rPr>
          <w:rtl w:val="0"/>
        </w:rPr>
        <w:t xml:space="preserve">Overall, the relative contributions of natural agents of disturbance to trends in biomass turnover or tree death remains poorly understood (</w:t>
      </w:r>
      <w:commentRangeStart w:id="518"/>
      <w:r w:rsidDel="00000000" w:rsidR="00000000" w:rsidRPr="00000000">
        <w:rPr>
          <w:rtl w:val="0"/>
        </w:rPr>
        <w:t xml:space="preserve">McDowell et al., 2018</w:t>
      </w:r>
      <w:commentRangeEnd w:id="518"/>
      <w:r w:rsidDel="00000000" w:rsidR="00000000" w:rsidRPr="00000000">
        <w:commentReference w:id="518"/>
      </w:r>
      <w:r w:rsidDel="00000000" w:rsidR="00000000" w:rsidRPr="00000000">
        <w:rPr>
          <w:rtl w:val="0"/>
        </w:rPr>
        <w:t xml:space="preserve">, </w:t>
      </w:r>
      <w:commentRangeStart w:id="519"/>
      <w:r w:rsidDel="00000000" w:rsidR="00000000" w:rsidRPr="00000000">
        <w:rPr>
          <w:rtl w:val="0"/>
        </w:rPr>
        <w:t xml:space="preserve">Gora and Esquivel-Muelbert 2021</w:t>
      </w:r>
      <w:commentRangeEnd w:id="519"/>
      <w:r w:rsidDel="00000000" w:rsidR="00000000" w:rsidRPr="00000000">
        <w:commentReference w:id="519"/>
      </w:r>
      <w:r w:rsidDel="00000000" w:rsidR="00000000" w:rsidRPr="00000000">
        <w:rPr>
          <w:rtl w:val="0"/>
        </w:rPr>
        <w:t xml:space="preserve">), particularly with respect to how these vary over space and time. This substantial knowledge gap hinders our ability to explain divergent trends of tree mortality across tropical continents (</w:t>
      </w:r>
      <w:commentRangeStart w:id="520"/>
      <w:r w:rsidDel="00000000" w:rsidR="00000000" w:rsidRPr="00000000">
        <w:rPr>
          <w:rtl w:val="0"/>
        </w:rPr>
        <w:t xml:space="preserve">Hubau et al., 2020</w:t>
      </w:r>
      <w:commentRangeEnd w:id="520"/>
      <w:r w:rsidDel="00000000" w:rsidR="00000000" w:rsidRPr="00000000">
        <w:commentReference w:id="520"/>
      </w:r>
      <w:r w:rsidDel="00000000" w:rsidR="00000000" w:rsidRPr="00000000">
        <w:rPr>
          <w:rtl w:val="0"/>
        </w:rPr>
        <w:t xml:space="preserve">, </w:t>
      </w:r>
      <w:commentRangeStart w:id="521"/>
      <w:r w:rsidDel="00000000" w:rsidR="00000000" w:rsidRPr="00000000">
        <w:rPr>
          <w:rtl w:val="0"/>
        </w:rPr>
        <w:t xml:space="preserve">Bennett et al., 2021</w:t>
      </w:r>
      <w:commentRangeEnd w:id="521"/>
      <w:r w:rsidDel="00000000" w:rsidR="00000000" w:rsidRPr="00000000">
        <w:commentReference w:id="521"/>
      </w:r>
      <w:r w:rsidDel="00000000" w:rsidR="00000000" w:rsidRPr="00000000">
        <w:rPr>
          <w:rtl w:val="0"/>
        </w:rPr>
        <w:t xml:space="preserve">), or the long-term consequences. Because most natural disturbance events are small in scale </w:t>
      </w:r>
      <w:commentRangeStart w:id="522"/>
      <w:r w:rsidDel="00000000" w:rsidR="00000000" w:rsidRPr="00000000">
        <w:rPr>
          <w:rtl w:val="0"/>
        </w:rPr>
        <w:t xml:space="preserve">(Espírito-Santo et al., 2014</w:t>
      </w:r>
      <w:commentRangeEnd w:id="522"/>
      <w:r w:rsidDel="00000000" w:rsidR="00000000" w:rsidRPr="00000000">
        <w:commentReference w:id="522"/>
      </w:r>
      <w:r w:rsidDel="00000000" w:rsidR="00000000" w:rsidRPr="00000000">
        <w:rPr>
          <w:rtl w:val="0"/>
        </w:rPr>
        <w:t xml:space="preserve">, </w:t>
      </w:r>
      <w:commentRangeStart w:id="523"/>
      <w:r w:rsidDel="00000000" w:rsidR="00000000" w:rsidRPr="00000000">
        <w:rPr>
          <w:rtl w:val="0"/>
        </w:rPr>
        <w:t xml:space="preserve">Negron-Juarez et al., 2023</w:t>
      </w:r>
      <w:commentRangeEnd w:id="523"/>
      <w:r w:rsidDel="00000000" w:rsidR="00000000" w:rsidRPr="00000000">
        <w:commentReference w:id="523"/>
      </w:r>
      <w:r w:rsidDel="00000000" w:rsidR="00000000" w:rsidRPr="00000000">
        <w:rPr>
          <w:rtl w:val="0"/>
        </w:rPr>
        <w:t xml:space="preserve">), addressing this knowledge gap requires agent-attributed and high-resolution, high-frequency data on tree mortality at scale (&gt;10km), including the relative role of carbon-use efficiency and water-use efficiency in mortality associated with drought and extreme heat events</w:t>
      </w:r>
      <w:r w:rsidDel="00000000" w:rsidR="00000000" w:rsidRPr="00000000">
        <w:rPr>
          <w:rtl w:val="0"/>
        </w:rPr>
        <w:t xml:space="preserve">. To understand how these trends vary over space and time, these measurements need to be continued for several years and replicated across multiple sites. PANGEA addresses these knowledge gaps by asking: </w:t>
      </w:r>
    </w:p>
    <w:p w:rsidR="00000000" w:rsidDel="00000000" w:rsidP="00000000" w:rsidRDefault="00000000" w:rsidRPr="00000000" w14:paraId="000001A7">
      <w:pPr>
        <w:numPr>
          <w:ilvl w:val="0"/>
          <w:numId w:val="41"/>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A8">
      <w:pPr>
        <w:numPr>
          <w:ilvl w:val="0"/>
          <w:numId w:val="41"/>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t xml:space="preserve">Given recent successes quantifying fine-scale degradation from space (e.g., </w:t>
      </w:r>
      <w:commentRangeStart w:id="524"/>
      <w:r w:rsidDel="00000000" w:rsidR="00000000" w:rsidRPr="00000000">
        <w:rPr>
          <w:rtl w:val="0"/>
        </w:rPr>
        <w:t xml:space="preserve">Dalagnol et al., 2023</w:t>
      </w:r>
      <w:commentRangeEnd w:id="524"/>
      <w:r w:rsidDel="00000000" w:rsidR="00000000" w:rsidRPr="00000000">
        <w:commentReference w:id="524"/>
      </w:r>
      <w:r w:rsidDel="00000000" w:rsidR="00000000" w:rsidRPr="00000000">
        <w:rPr>
          <w:rtl w:val="0"/>
        </w:rPr>
        <w:t xml:space="preserve">), it is likely possible to integrate multiple sources of satellite remote sensing to advance monitoring of tree mortality and natural disturbance regimes from space. However, we still need high-quality, validated, field data at scale to produce the training datasets required for developing these methods. PANGEA will integrate ground-based inventories, and drone and aircraft RGB and lidar measurements with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 </w:t>
      </w:r>
      <w:r w:rsidDel="00000000" w:rsidR="00000000" w:rsidRPr="00000000">
        <w:rPr>
          <w:rtl w:val="0"/>
        </w:rPr>
        <w:t xml:space="preserve">and </w:t>
      </w:r>
      <w:r w:rsidDel="00000000" w:rsidR="00000000" w:rsidRPr="00000000">
        <w:rPr>
          <w:b w:val="1"/>
          <w:rtl w:val="0"/>
        </w:rPr>
        <w:t xml:space="preserve">Sentinel-1 and 2 </w:t>
      </w:r>
      <w:r w:rsidDel="00000000" w:rsidR="00000000" w:rsidRPr="00000000">
        <w:rPr>
          <w:rtl w:val="0"/>
        </w:rPr>
        <w:t xml:space="preserve">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w:t>
      </w:r>
    </w:p>
    <w:p w:rsidR="00000000" w:rsidDel="00000000" w:rsidP="00000000" w:rsidRDefault="00000000" w:rsidRPr="00000000" w14:paraId="000001AA">
      <w:pPr>
        <w:rPr>
          <w:highlight w:val="white"/>
        </w:rPr>
      </w:pPr>
      <w:r w:rsidDel="00000000" w:rsidR="00000000" w:rsidRPr="00000000">
        <w:rPr>
          <w:rtl w:val="0"/>
        </w:rPr>
        <w:t xml:space="preserve">In addition to the need for improved understanding of tree-level responses to disturbance</w:t>
      </w:r>
      <w:r w:rsidDel="00000000" w:rsidR="00000000" w:rsidRPr="00000000">
        <w:rPr>
          <w:rtl w:val="0"/>
        </w:rPr>
        <w:t xml:space="preserve">, there is a need to improve understanding of how forest stands recover from disturbance, particularly in terms of post-disturbance recovery time scales and rates.</w:t>
      </w:r>
      <w:r w:rsidDel="00000000" w:rsidR="00000000" w:rsidRPr="00000000">
        <w:rPr>
          <w:rtl w:val="0"/>
        </w:rPr>
        <w:t xml:space="preserve"> As climate change leads to more natural disturbances, the cycle of damage and regrowth of trees –the disturbance regime– is expected to occur more frequently, reshaping the forest dynamics and eventually posing a real threat of passing ecological tipping points. On the other hand, recovering tropical secondary and degraded forests now cover about 10% of the tropical forest area and have a large carbon sink potential (</w:t>
      </w:r>
      <w:commentRangeStart w:id="525"/>
      <w:r w:rsidDel="00000000" w:rsidR="00000000" w:rsidRPr="00000000">
        <w:rPr>
          <w:rtl w:val="0"/>
        </w:rPr>
        <w:t xml:space="preserve">Heinrich et al., 2023</w:t>
      </w:r>
      <w:commentRangeEnd w:id="525"/>
      <w:r w:rsidDel="00000000" w:rsidR="00000000" w:rsidRPr="00000000">
        <w:commentReference w:id="525"/>
      </w:r>
      <w:r w:rsidDel="00000000" w:rsidR="00000000" w:rsidRPr="00000000">
        <w:rPr>
          <w:rtl w:val="0"/>
        </w:rPr>
        <w:t xml:space="preserve">). Hence, understanding the regrowth rates of disturbed forests is essential for monitoring long-term carbon dynamics and predicting the long-term carbon sequestration potential of the tropics as a whole, as well as their role in climate change mitigation. By incorporating constraints on recovery, models could better simulate forest regrowth with the complex interactions between species composition, forest structure, and environmental factors, which ultimately would enhance their ability to project future shifts in carbon stock under an altered disturbance regime and inform conservation and restoration efforts (</w:t>
      </w:r>
      <w:commentRangeStart w:id="526"/>
      <w:r w:rsidDel="00000000" w:rsidR="00000000" w:rsidRPr="00000000">
        <w:rPr>
          <w:rtl w:val="0"/>
        </w:rPr>
        <w:t xml:space="preserve">Hérault and Piponiot, 2018</w:t>
      </w:r>
      <w:commentRangeEnd w:id="526"/>
      <w:r w:rsidDel="00000000" w:rsidR="00000000" w:rsidRPr="00000000">
        <w:commentReference w:id="526"/>
      </w:r>
      <w:r w:rsidDel="00000000" w:rsidR="00000000" w:rsidRPr="00000000">
        <w:rPr>
          <w:rtl w:val="0"/>
        </w:rPr>
        <w:t xml:space="preserve">; </w:t>
      </w:r>
      <w:commentRangeStart w:id="527"/>
      <w:r w:rsidDel="00000000" w:rsidR="00000000" w:rsidRPr="00000000">
        <w:rPr>
          <w:rtl w:val="0"/>
        </w:rPr>
        <w:t xml:space="preserve">de Paula et al., 2015</w:t>
      </w:r>
      <w:commentRangeEnd w:id="527"/>
      <w:r w:rsidDel="00000000" w:rsidR="00000000" w:rsidRPr="00000000">
        <w:commentReference w:id="527"/>
      </w:r>
      <w:r w:rsidDel="00000000" w:rsidR="00000000" w:rsidRPr="00000000">
        <w:rPr>
          <w:rtl w:val="0"/>
        </w:rPr>
        <w:t xml:space="preserve">; </w:t>
      </w:r>
      <w:commentRangeStart w:id="528"/>
      <w:r w:rsidDel="00000000" w:rsidR="00000000" w:rsidRPr="00000000">
        <w:rPr>
          <w:rtl w:val="0"/>
        </w:rPr>
        <w:t xml:space="preserve">Shi et al., 2024</w:t>
      </w:r>
      <w:commentRangeEnd w:id="528"/>
      <w:r w:rsidDel="00000000" w:rsidR="00000000" w:rsidRPr="00000000">
        <w:commentReference w:id="528"/>
      </w:r>
      <w:r w:rsidDel="00000000" w:rsidR="00000000" w:rsidRPr="00000000">
        <w:rPr>
          <w:rtl w:val="0"/>
        </w:rPr>
        <w:t xml:space="preserve">; </w:t>
      </w:r>
      <w:commentRangeStart w:id="529"/>
      <w:r w:rsidDel="00000000" w:rsidR="00000000" w:rsidRPr="00000000">
        <w:rPr>
          <w:rtl w:val="0"/>
        </w:rPr>
        <w:t xml:space="preserve">Zhang et al., 2022</w:t>
      </w:r>
      <w:commentRangeEnd w:id="529"/>
      <w:r w:rsidDel="00000000" w:rsidR="00000000" w:rsidRPr="00000000">
        <w:commentReference w:id="529"/>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addresses this need and knowledge gap by answering the following question: </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41"/>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w:t>
      </w:r>
      <w:commentRangeStart w:id="530"/>
      <w:r w:rsidDel="00000000" w:rsidR="00000000" w:rsidRPr="00000000">
        <w:rPr>
          <w:i w:val="1"/>
          <w:rtl w:val="0"/>
        </w:rPr>
        <w:t xml:space="preserve">including different patterns of land use</w:t>
      </w:r>
      <w:commentRangeEnd w:id="530"/>
      <w:r w:rsidDel="00000000" w:rsidR="00000000" w:rsidRPr="00000000">
        <w:commentReference w:id="530"/>
      </w:r>
      <w:r w:rsidDel="00000000" w:rsidR="00000000" w:rsidRPr="00000000">
        <w:rPr>
          <w:i w:val="1"/>
          <w:rtl w:val="0"/>
        </w:rPr>
        <w:t xml:space="preserv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AD">
      <w:pPr>
        <w:spacing w:before="240" w:lineRule="auto"/>
        <w:rPr/>
      </w:pPr>
      <w:r w:rsidDel="00000000" w:rsidR="00000000" w:rsidRPr="00000000">
        <w:rPr>
          <w:rtl w:val="0"/>
        </w:rPr>
        <w:t xml:space="preserve">Much research has focused on patterns and drivers of deforestation and forest degradation (</w:t>
      </w:r>
      <w:commentRangeStart w:id="531"/>
      <w:r w:rsidDel="00000000" w:rsidR="00000000" w:rsidRPr="00000000">
        <w:rPr>
          <w:rtl w:val="0"/>
        </w:rPr>
        <w:t xml:space="preserve">REF</w:t>
      </w:r>
      <w:commentRangeEnd w:id="531"/>
      <w:r w:rsidDel="00000000" w:rsidR="00000000" w:rsidRPr="00000000">
        <w:commentReference w:id="531"/>
      </w:r>
      <w:r w:rsidDel="00000000" w:rsidR="00000000" w:rsidRPr="00000000">
        <w:rPr>
          <w:rtl w:val="0"/>
        </w:rPr>
        <w:t xml:space="preserve">). Far less research has examined the drivers of forest resilience (but see </w:t>
      </w:r>
      <w:commentRangeStart w:id="532"/>
      <w:r w:rsidDel="00000000" w:rsidR="00000000" w:rsidRPr="00000000">
        <w:rPr>
          <w:rtl w:val="0"/>
        </w:rPr>
        <w:t xml:space="preserve">REF</w:t>
      </w:r>
      <w:commentRangeEnd w:id="532"/>
      <w:r w:rsidDel="00000000" w:rsidR="00000000" w:rsidRPr="00000000">
        <w:commentReference w:id="532"/>
      </w:r>
      <w:r w:rsidDel="00000000" w:rsidR="00000000" w:rsidRPr="00000000">
        <w:rPr>
          <w:rtl w:val="0"/>
        </w:rPr>
        <w:t xml:space="preserve">). This requires targeted methodological efforts to advance understanding of complex social-ecological systems dynamics to uncover why deforestation and degradation is </w:t>
      </w:r>
      <w:r w:rsidDel="00000000" w:rsidR="00000000" w:rsidRPr="00000000">
        <w:rPr>
          <w:i w:val="1"/>
          <w:rtl w:val="0"/>
        </w:rPr>
        <w:t xml:space="preserve">not</w:t>
      </w:r>
      <w:r w:rsidDel="00000000" w:rsidR="00000000" w:rsidRPr="00000000">
        <w:rPr>
          <w:rtl w:val="0"/>
        </w:rPr>
        <w:t xml:space="preserve"> occurring. </w:t>
      </w:r>
      <w:r w:rsidDel="00000000" w:rsidR="00000000" w:rsidRPr="00000000">
        <w:rPr>
          <w:rtl w:val="0"/>
        </w:rPr>
        <w:t xml:space="preserve">Understanding drivers of forest resilience also requires advances in mapping forest gain to be able to monitor and understand where human activities (e.g., shifting from intensive cropping systems to agroforestry systems) and management (e.g., Indigenous stewardship) result in restoration or increased resilience of systems relative to adjacent areas. Extending this type of work beyond protected areas is critical to understand these dynamics in broader landscape mosaics which hold most forested lands. </w:t>
      </w:r>
      <w:r w:rsidDel="00000000" w:rsidR="00000000" w:rsidRPr="00000000">
        <w:rPr>
          <w:rtl w:val="0"/>
        </w:rPr>
        <w:t xml:space="preserve">Emerging research is starting to address which factors contribute to </w:t>
      </w:r>
      <w:r w:rsidDel="00000000" w:rsidR="00000000" w:rsidRPr="00000000">
        <w:rPr>
          <w:rtl w:val="0"/>
        </w:rPr>
        <w:t xml:space="preserve">avoiding</w:t>
      </w:r>
      <w:r w:rsidDel="00000000" w:rsidR="00000000" w:rsidRPr="00000000">
        <w:rPr>
          <w:rtl w:val="0"/>
        </w:rPr>
        <w:t xml:space="preserve"> deforestation </w:t>
      </w:r>
      <w:r w:rsidDel="00000000" w:rsidR="00000000" w:rsidRPr="00000000">
        <w:rPr>
          <w:rtl w:val="0"/>
        </w:rPr>
        <w:t xml:space="preserve">with </w:t>
      </w:r>
      <w:r w:rsidDel="00000000" w:rsidR="00000000" w:rsidRPr="00000000">
        <w:rPr>
          <w:rtl w:val="0"/>
        </w:rPr>
        <w:t xml:space="preserve">the aim of finding local, regional and global scale examples of social-ecological processes that enable forest resilience (e.g. </w:t>
      </w:r>
      <w:commentRangeStart w:id="533"/>
      <w:r w:rsidDel="00000000" w:rsidR="00000000" w:rsidRPr="00000000">
        <w:rPr>
          <w:rtl w:val="0"/>
        </w:rPr>
        <w:t xml:space="preserve">REF</w:t>
      </w:r>
      <w:commentRangeEnd w:id="533"/>
      <w:r w:rsidDel="00000000" w:rsidR="00000000" w:rsidRPr="00000000">
        <w:commentReference w:id="533"/>
      </w:r>
      <w:r w:rsidDel="00000000" w:rsidR="00000000" w:rsidRPr="00000000">
        <w:rPr>
          <w:rtl w:val="0"/>
        </w:rPr>
        <w:t xml:space="preserve">). Avoided deforestation analyses are a very important way forward to understand the options for land use, intensity and delivery of the livelihoods tha tropical forests support locally and globally. Traditional land use and land cover pattern description and modeling efforts enable to identify options for current and future land use based on a combination of remote sensing and in situ data, individual choices, economic and land price information and protection and development policies. Yet, despite the many </w:t>
      </w:r>
      <w:r w:rsidDel="00000000" w:rsidR="00000000" w:rsidRPr="00000000">
        <w:rPr>
          <w:rtl w:val="0"/>
        </w:rPr>
        <w:t xml:space="preserve">benefits of 'avoided</w:t>
      </w:r>
      <w:r w:rsidDel="00000000" w:rsidR="00000000" w:rsidRPr="00000000">
        <w:rPr>
          <w:rtl w:val="0"/>
        </w:rPr>
        <w:t xml:space="preserve"> deforestation’ interventions that enable forest resilience and co-benefits (</w:t>
      </w:r>
      <w:commentRangeStart w:id="534"/>
      <w:r w:rsidDel="00000000" w:rsidR="00000000" w:rsidRPr="00000000">
        <w:rPr>
          <w:rtl w:val="0"/>
        </w:rPr>
        <w:t xml:space="preserve">REF</w:t>
      </w:r>
      <w:commentRangeEnd w:id="534"/>
      <w:r w:rsidDel="00000000" w:rsidR="00000000" w:rsidRPr="00000000">
        <w:commentReference w:id="534"/>
      </w:r>
      <w:r w:rsidDel="00000000" w:rsidR="00000000" w:rsidRPr="00000000">
        <w:rPr>
          <w:rtl w:val="0"/>
        </w:rPr>
        <w:t xml:space="preserve">), many have resulted in leakages (</w:t>
      </w:r>
      <w:commentRangeStart w:id="535"/>
      <w:r w:rsidDel="00000000" w:rsidR="00000000" w:rsidRPr="00000000">
        <w:rPr>
          <w:rtl w:val="0"/>
        </w:rPr>
        <w:t xml:space="preserve">REF</w:t>
      </w:r>
      <w:commentRangeEnd w:id="535"/>
      <w:r w:rsidDel="00000000" w:rsidR="00000000" w:rsidRPr="00000000">
        <w:commentReference w:id="535"/>
      </w:r>
      <w:r w:rsidDel="00000000" w:rsidR="00000000" w:rsidRPr="00000000">
        <w:rPr>
          <w:rtl w:val="0"/>
        </w:rPr>
        <w:t xml:space="preserve">), i.e. resulted in higher than expected deforestation in other geographies. In the tropics, a recent analyses has shown that these leakages occur within a 10km buffer of protected areas (</w:t>
      </w:r>
      <w:commentRangeStart w:id="536"/>
      <w:r w:rsidDel="00000000" w:rsidR="00000000" w:rsidRPr="00000000">
        <w:rPr>
          <w:rtl w:val="0"/>
        </w:rPr>
        <w:t xml:space="preserve">REF</w:t>
      </w:r>
      <w:commentRangeEnd w:id="536"/>
      <w:r w:rsidDel="00000000" w:rsidR="00000000" w:rsidRPr="00000000">
        <w:commentReference w:id="536"/>
      </w:r>
      <w:r w:rsidDel="00000000" w:rsidR="00000000" w:rsidRPr="00000000">
        <w:rPr>
          <w:rtl w:val="0"/>
        </w:rPr>
        <w:t xml:space="preserve">), but also can be transnational (</w:t>
      </w:r>
      <w:commentRangeStart w:id="537"/>
      <w:r w:rsidDel="00000000" w:rsidR="00000000" w:rsidRPr="00000000">
        <w:rPr>
          <w:rtl w:val="0"/>
        </w:rPr>
        <w:t xml:space="preserve">REF</w:t>
      </w:r>
      <w:commentRangeEnd w:id="537"/>
      <w:r w:rsidDel="00000000" w:rsidR="00000000" w:rsidRPr="00000000">
        <w:commentReference w:id="537"/>
      </w:r>
      <w:r w:rsidDel="00000000" w:rsidR="00000000" w:rsidRPr="00000000">
        <w:rPr>
          <w:rtl w:val="0"/>
        </w:rPr>
        <w:t xml:space="preserve">). Leakages can be typically detected using change detection techniques, less trivial, however, is attribution of leakages to processes in vicinity or telecoupled across regions (</w:t>
      </w:r>
      <w:commentRangeStart w:id="538"/>
      <w:r w:rsidDel="00000000" w:rsidR="00000000" w:rsidRPr="00000000">
        <w:rPr>
          <w:rtl w:val="0"/>
        </w:rPr>
        <w:t xml:space="preserve">REF</w:t>
      </w:r>
      <w:commentRangeEnd w:id="538"/>
      <w:r w:rsidDel="00000000" w:rsidR="00000000" w:rsidRPr="00000000">
        <w:commentReference w:id="538"/>
      </w:r>
      <w:r w:rsidDel="00000000" w:rsidR="00000000" w:rsidRPr="00000000">
        <w:rPr>
          <w:rtl w:val="0"/>
        </w:rPr>
        <w:t xml:space="preserve">), but also the potential cascading effects and alternative options to counteract leakages (e.g. </w:t>
      </w:r>
      <w:commentRangeStart w:id="539"/>
      <w:r w:rsidDel="00000000" w:rsidR="00000000" w:rsidRPr="00000000">
        <w:rPr>
          <w:rtl w:val="0"/>
        </w:rPr>
        <w:t xml:space="preserve">REF</w:t>
      </w:r>
      <w:commentRangeEnd w:id="539"/>
      <w:r w:rsidDel="00000000" w:rsidR="00000000" w:rsidRPr="00000000">
        <w:commentReference w:id="539"/>
      </w:r>
      <w:r w:rsidDel="00000000" w:rsidR="00000000" w:rsidRPr="00000000">
        <w:rPr>
          <w:rtl w:val="0"/>
        </w:rPr>
        <w:t xml:space="preserve">) and learn from scaling interventions aimed at conservation and restoration (e.g. </w:t>
      </w:r>
      <w:commentRangeStart w:id="540"/>
      <w:r w:rsidDel="00000000" w:rsidR="00000000" w:rsidRPr="00000000">
        <w:rPr>
          <w:rtl w:val="0"/>
        </w:rPr>
        <w:t xml:space="preserve">REF</w:t>
      </w:r>
      <w:commentRangeEnd w:id="540"/>
      <w:r w:rsidDel="00000000" w:rsidR="00000000" w:rsidRPr="00000000">
        <w:commentReference w:id="540"/>
      </w:r>
      <w:r w:rsidDel="00000000" w:rsidR="00000000" w:rsidRPr="00000000">
        <w:rPr>
          <w:rtl w:val="0"/>
        </w:rPr>
        <w:t xml:space="preserve">), and in particular how social-ecological processes and feedbacks, including governance (</w:t>
      </w:r>
      <w:commentRangeStart w:id="541"/>
      <w:r w:rsidDel="00000000" w:rsidR="00000000" w:rsidRPr="00000000">
        <w:rPr>
          <w:rtl w:val="0"/>
        </w:rPr>
        <w:t xml:space="preserve">REF</w:t>
      </w:r>
      <w:commentRangeEnd w:id="541"/>
      <w:r w:rsidDel="00000000" w:rsidR="00000000" w:rsidRPr="00000000">
        <w:commentReference w:id="541"/>
      </w:r>
      <w:r w:rsidDel="00000000" w:rsidR="00000000" w:rsidRPr="00000000">
        <w:rPr>
          <w:rtl w:val="0"/>
        </w:rPr>
        <w:t xml:space="preserve">), affect future adoption of strategies (</w:t>
      </w:r>
      <w:commentRangeStart w:id="542"/>
      <w:r w:rsidDel="00000000" w:rsidR="00000000" w:rsidRPr="00000000">
        <w:rPr>
          <w:rtl w:val="0"/>
        </w:rPr>
        <w:t xml:space="preserve">REF</w:t>
      </w:r>
      <w:commentRangeEnd w:id="542"/>
      <w:r w:rsidDel="00000000" w:rsidR="00000000" w:rsidRPr="00000000">
        <w:commentReference w:id="542"/>
      </w:r>
      <w:r w:rsidDel="00000000" w:rsidR="00000000" w:rsidRPr="00000000">
        <w:rPr>
          <w:rtl w:val="0"/>
        </w:rPr>
        <w:t xml:space="preserve">). </w:t>
      </w:r>
      <w:r w:rsidDel="00000000" w:rsidR="00000000" w:rsidRPr="00000000">
        <w:rPr>
          <w:rtl w:val="0"/>
        </w:rPr>
        <w:t xml:space="preserve">[</w:t>
      </w:r>
      <w:r w:rsidDel="00000000" w:rsidR="00000000" w:rsidRPr="00000000">
        <w:rPr>
          <w:color w:val="ff0000"/>
          <w:rtl w:val="0"/>
        </w:rPr>
        <w:t xml:space="preserve">1-2 sentences on these approaches</w:t>
      </w:r>
      <w:r w:rsidDel="00000000" w:rsidR="00000000" w:rsidRPr="00000000">
        <w:rPr>
          <w:rtl w:val="0"/>
        </w:rPr>
        <w:t xml:space="preserve">]. PANGEA will build on this small but growing body of work, for example research led by the Rights &amp; Resources Initiative in collaboration with the GATC and Woodwell Climate Research Center that quantified the carbon uptake potential on lands held by Indigenous peoples and local communities in 24 countries across the tropics (</w:t>
      </w:r>
      <w:commentRangeStart w:id="543"/>
      <w:r w:rsidDel="00000000" w:rsidR="00000000" w:rsidRPr="00000000">
        <w:rPr>
          <w:rtl w:val="0"/>
        </w:rPr>
        <w:t xml:space="preserve">research report</w:t>
      </w:r>
      <w:commentRangeEnd w:id="543"/>
      <w:r w:rsidDel="00000000" w:rsidR="00000000" w:rsidRPr="00000000">
        <w:commentReference w:id="543"/>
      </w:r>
      <w:r w:rsidDel="00000000" w:rsidR="00000000" w:rsidRPr="00000000">
        <w:rPr>
          <w:rtl w:val="0"/>
        </w:rPr>
        <w:t xml:space="preserve">, </w:t>
      </w:r>
      <w:commentRangeStart w:id="544"/>
      <w:r w:rsidDel="00000000" w:rsidR="00000000" w:rsidRPr="00000000">
        <w:rPr>
          <w:rtl w:val="0"/>
        </w:rPr>
        <w:t xml:space="preserve">policy brief</w:t>
      </w:r>
      <w:commentRangeEnd w:id="544"/>
      <w:r w:rsidDel="00000000" w:rsidR="00000000" w:rsidRPr="00000000">
        <w:commentReference w:id="544"/>
      </w:r>
      <w:r w:rsidDel="00000000" w:rsidR="00000000" w:rsidRPr="00000000">
        <w:rPr>
          <w:rtl w:val="0"/>
        </w:rPr>
        <w:t xml:space="preserve">). To address this knowledge gap, PANGEA will answer the following question: </w:t>
      </w:r>
    </w:p>
    <w:p w:rsidR="00000000" w:rsidDel="00000000" w:rsidP="00000000" w:rsidRDefault="00000000" w:rsidRPr="00000000" w14:paraId="000001AE">
      <w:pPr>
        <w:rPr>
          <w:color w:val="ff0000"/>
        </w:rPr>
      </w:pPr>
      <w:r w:rsidDel="00000000" w:rsidR="00000000" w:rsidRPr="00000000">
        <w:rPr>
          <w:rtl w:val="0"/>
        </w:rPr>
      </w:r>
    </w:p>
    <w:p w:rsidR="00000000" w:rsidDel="00000000" w:rsidP="00000000" w:rsidRDefault="00000000" w:rsidRPr="00000000" w14:paraId="000001AF">
      <w:pPr>
        <w:numPr>
          <w:ilvl w:val="0"/>
          <w:numId w:val="41"/>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B0">
      <w:pPr>
        <w:spacing w:after="240" w:before="240" w:lineRule="auto"/>
        <w:rPr>
          <w:highlight w:val="white"/>
          <w:u w:val="single"/>
        </w:rPr>
      </w:pPr>
      <w:r w:rsidDel="00000000" w:rsidR="00000000" w:rsidRPr="00000000">
        <w:rPr>
          <w:highlight w:val="white"/>
          <w:rtl w:val="0"/>
        </w:rPr>
        <w:t xml:space="preserve">PANGEA will leverage ongoing efforts to detect human activities, such as for </w:t>
      </w:r>
      <w:r w:rsidDel="00000000" w:rsidR="00000000" w:rsidRPr="00000000">
        <w:rPr>
          <w:highlight w:val="white"/>
          <w:rtl w:val="0"/>
        </w:rPr>
        <w:t xml:space="preserve">example</w:t>
      </w:r>
      <w:r w:rsidDel="00000000" w:rsidR="00000000" w:rsidRPr="00000000">
        <w:rPr>
          <w:highlight w:val="white"/>
          <w:rtl w:val="0"/>
        </w:rPr>
        <w:t xml:space="preserve">  a set of innovations that enable detection, mapping and monitoring natural resources needed to enable livelihoods and human well being (</w:t>
      </w:r>
      <w:commentRangeStart w:id="545"/>
      <w:r w:rsidDel="00000000" w:rsidR="00000000" w:rsidRPr="00000000">
        <w:rPr>
          <w:highlight w:val="white"/>
          <w:rtl w:val="0"/>
        </w:rPr>
        <w:t xml:space="preserve">REF</w:t>
      </w:r>
      <w:commentRangeEnd w:id="545"/>
      <w:r w:rsidDel="00000000" w:rsidR="00000000" w:rsidRPr="00000000">
        <w:commentReference w:id="545"/>
      </w:r>
      <w:r w:rsidDel="00000000" w:rsidR="00000000" w:rsidRPr="00000000">
        <w:rPr>
          <w:highlight w:val="white"/>
          <w:rtl w:val="0"/>
        </w:rPr>
        <w:t xml:space="preserve">). Further, to address the diversity of practices across actors in tropical systems as well as different options for management, PANGEA will build on existing global categorization of management regimes (</w:t>
      </w:r>
      <w:commentRangeStart w:id="546"/>
      <w:r w:rsidDel="00000000" w:rsidR="00000000" w:rsidRPr="00000000">
        <w:rPr>
          <w:highlight w:val="white"/>
          <w:rtl w:val="0"/>
        </w:rPr>
        <w:t xml:space="preserve">REF</w:t>
      </w:r>
      <w:commentRangeEnd w:id="546"/>
      <w:r w:rsidDel="00000000" w:rsidR="00000000" w:rsidRPr="00000000">
        <w:commentReference w:id="546"/>
      </w:r>
      <w:r w:rsidDel="00000000" w:rsidR="00000000" w:rsidRPr="00000000">
        <w:rPr>
          <w:highlight w:val="white"/>
          <w:rtl w:val="0"/>
        </w:rPr>
        <w:t xml:space="preserve">) to</w:t>
      </w:r>
      <w:r w:rsidDel="00000000" w:rsidR="00000000" w:rsidRPr="00000000">
        <w:rPr>
          <w:highlight w:val="white"/>
          <w:rtl w:val="0"/>
        </w:rPr>
        <w:t xml:space="preserve">gether</w:t>
      </w:r>
      <w:r w:rsidDel="00000000" w:rsidR="00000000" w:rsidRPr="00000000">
        <w:rPr>
          <w:highlight w:val="white"/>
          <w:rtl w:val="0"/>
        </w:rPr>
        <w:t xml:space="preserve"> with local context information on diversity of implementation options for these different regimes, as well as recent approaches on how to extract socio-economic information from satellite data (Yeh et al., 2020</w:t>
      </w:r>
      <w:commentRangeStart w:id="547"/>
      <w:r w:rsidDel="00000000" w:rsidR="00000000" w:rsidRPr="00000000">
        <w:rPr>
          <w:highlight w:val="white"/>
          <w:rtl w:val="0"/>
        </w:rPr>
        <w:t xml:space="preserve">F</w:t>
      </w:r>
      <w:commentRangeEnd w:id="547"/>
      <w:r w:rsidDel="00000000" w:rsidR="00000000" w:rsidRPr="00000000">
        <w:commentReference w:id="547"/>
      </w:r>
      <w:r w:rsidDel="00000000" w:rsidR="00000000" w:rsidRPr="00000000">
        <w:rPr>
          <w:highlight w:val="white"/>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highlight w:val="white"/>
          <w:rtl w:val="0"/>
        </w:rPr>
        <w:t xml:space="preserve">By addressing these questions, PANGEA will advance mechanistic understanding of tree mortality, in turn supporting model development efforts, understanding of future carbon sequestration capacity, and guiding science-based restoration efforts.</w:t>
      </w:r>
      <w:r w:rsidDel="00000000" w:rsidR="00000000" w:rsidRPr="00000000">
        <w:rPr>
          <w:rtl w:val="0"/>
        </w:rPr>
      </w:r>
    </w:p>
    <w:p w:rsidR="00000000" w:rsidDel="00000000" w:rsidP="00000000" w:rsidRDefault="00000000" w:rsidRPr="00000000" w14:paraId="000001B2">
      <w:pPr>
        <w:pStyle w:val="Heading4"/>
        <w:rPr/>
      </w:pPr>
      <w:bookmarkStart w:colFirst="0" w:colLast="0" w:name="_4tl1u2jvakd3" w:id="24"/>
      <w:bookmarkEnd w:id="24"/>
      <w:r w:rsidDel="00000000" w:rsidR="00000000" w:rsidRPr="00000000">
        <w:rPr>
          <w:rtl w:val="0"/>
        </w:rPr>
        <w:t xml:space="preserve">3.3.3 Hydrological Cycle Feedbacks</w:t>
      </w:r>
    </w:p>
    <w:p w:rsidR="00000000" w:rsidDel="00000000" w:rsidP="00000000" w:rsidRDefault="00000000" w:rsidRPr="00000000" w14:paraId="000001B3">
      <w:pPr>
        <w:rPr>
          <w:color w:val="ff0000"/>
        </w:rPr>
      </w:pPr>
      <w:r w:rsidDel="00000000" w:rsidR="00000000" w:rsidRPr="00000000">
        <w:rPr>
          <w:rtl w:val="0"/>
        </w:rPr>
        <w:t xml:space="preserve">Human activities in the form of agriculture, cattle ranching, and </w:t>
      </w:r>
      <w:r w:rsidDel="00000000" w:rsidR="00000000" w:rsidRPr="00000000">
        <w:rPr>
          <w:rtl w:val="0"/>
        </w:rPr>
        <w:t xml:space="preserve">fire, interact with climate change to exert significant feedbacks on terrestrial hydrological cycles (</w:t>
      </w:r>
      <w:commentRangeStart w:id="548"/>
      <w:r w:rsidDel="00000000" w:rsidR="00000000" w:rsidRPr="00000000">
        <w:rPr>
          <w:rtl w:val="0"/>
        </w:rPr>
        <w:t xml:space="preserve">Li et al., 2022</w:t>
      </w:r>
      <w:commentRangeEnd w:id="548"/>
      <w:r w:rsidDel="00000000" w:rsidR="00000000" w:rsidRPr="00000000">
        <w:commentReference w:id="548"/>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commentRangeStart w:id="549"/>
      <w:r w:rsidDel="00000000" w:rsidR="00000000" w:rsidRPr="00000000">
        <w:rPr>
          <w:rtl w:val="0"/>
        </w:rPr>
        <w:t xml:space="preserve">Ndehedehe et al., 2022</w:t>
      </w:r>
      <w:commentRangeEnd w:id="549"/>
      <w:r w:rsidDel="00000000" w:rsidR="00000000" w:rsidRPr="00000000">
        <w:commentReference w:id="549"/>
      </w:r>
      <w:r w:rsidDel="00000000" w:rsidR="00000000" w:rsidRPr="00000000">
        <w:rPr>
          <w:rtl w:val="0"/>
        </w:rPr>
        <w:t xml:space="preserve">, </w:t>
      </w:r>
      <w:commentRangeStart w:id="550"/>
      <w:r w:rsidDel="00000000" w:rsidR="00000000" w:rsidRPr="00000000">
        <w:rPr>
          <w:rtl w:val="0"/>
        </w:rPr>
        <w:t xml:space="preserve">Bogning et al., 2022</w:t>
      </w:r>
      <w:commentRangeEnd w:id="550"/>
      <w:r w:rsidDel="00000000" w:rsidR="00000000" w:rsidRPr="00000000">
        <w:commentReference w:id="550"/>
      </w:r>
      <w:r w:rsidDel="00000000" w:rsidR="00000000" w:rsidRPr="00000000">
        <w:rPr>
          <w:rtl w:val="0"/>
        </w:rPr>
        <w:t xml:space="preserve">, </w:t>
      </w:r>
      <w:commentRangeStart w:id="551"/>
      <w:r w:rsidDel="00000000" w:rsidR="00000000" w:rsidRPr="00000000">
        <w:rPr>
          <w:rtl w:val="0"/>
        </w:rPr>
        <w:t xml:space="preserve">Oliveira et al., 2021</w:t>
      </w:r>
      <w:commentRangeEnd w:id="551"/>
      <w:r w:rsidDel="00000000" w:rsidR="00000000" w:rsidRPr="00000000">
        <w:commentReference w:id="551"/>
      </w:r>
      <w:r w:rsidDel="00000000" w:rsidR="00000000" w:rsidRPr="00000000">
        <w:rPr>
          <w:rtl w:val="0"/>
        </w:rPr>
        <w:t xml:space="preserve">), as well as changes in convective development or atmospheric boundary layer dynamic and thermodynamic conditions (</w:t>
      </w:r>
      <w:commentRangeStart w:id="552"/>
      <w:r w:rsidDel="00000000" w:rsidR="00000000" w:rsidRPr="00000000">
        <w:rPr>
          <w:rtl w:val="0"/>
        </w:rPr>
        <w:t xml:space="preserve">Taylor et al., 2022</w:t>
      </w:r>
      <w:commentRangeEnd w:id="552"/>
      <w:r w:rsidDel="00000000" w:rsidR="00000000" w:rsidRPr="00000000">
        <w:commentReference w:id="552"/>
      </w:r>
      <w:r w:rsidDel="00000000" w:rsidR="00000000" w:rsidRPr="00000000">
        <w:rPr>
          <w:rtl w:val="0"/>
        </w:rPr>
        <w:t xml:space="preserve">, </w:t>
      </w:r>
      <w:commentRangeStart w:id="553"/>
      <w:r w:rsidDel="00000000" w:rsidR="00000000" w:rsidRPr="00000000">
        <w:rPr>
          <w:rtl w:val="0"/>
        </w:rPr>
        <w:t xml:space="preserve">Commar et al., 2023</w:t>
      </w:r>
      <w:commentRangeEnd w:id="553"/>
      <w:r w:rsidDel="00000000" w:rsidR="00000000" w:rsidRPr="00000000">
        <w:commentReference w:id="553"/>
      </w:r>
      <w:r w:rsidDel="00000000" w:rsidR="00000000" w:rsidRPr="00000000">
        <w:rPr>
          <w:rtl w:val="0"/>
        </w:rPr>
        <w:t xml:space="preserve">, </w:t>
      </w:r>
      <w:commentRangeStart w:id="554"/>
      <w:r w:rsidDel="00000000" w:rsidR="00000000" w:rsidRPr="00000000">
        <w:rPr>
          <w:rtl w:val="0"/>
        </w:rPr>
        <w:t xml:space="preserve">Sierra et al., 2023</w:t>
      </w:r>
      <w:commentRangeEnd w:id="554"/>
      <w:r w:rsidDel="00000000" w:rsidR="00000000" w:rsidRPr="00000000">
        <w:commentReference w:id="554"/>
      </w:r>
      <w:r w:rsidDel="00000000" w:rsidR="00000000" w:rsidRPr="00000000">
        <w:rPr>
          <w:rtl w:val="0"/>
        </w:rPr>
        <w:t xml:space="preserve">, </w:t>
      </w:r>
      <w:commentRangeStart w:id="555"/>
      <w:r w:rsidDel="00000000" w:rsidR="00000000" w:rsidRPr="00000000">
        <w:rPr>
          <w:rtl w:val="0"/>
        </w:rPr>
        <w:t xml:space="preserve">Wright et al., 2017</w:t>
      </w:r>
      <w:commentRangeEnd w:id="555"/>
      <w:r w:rsidDel="00000000" w:rsidR="00000000" w:rsidRPr="00000000">
        <w:commentReference w:id="555"/>
      </w:r>
      <w:r w:rsidDel="00000000" w:rsidR="00000000" w:rsidRPr="00000000">
        <w:rPr>
          <w:rtl w:val="0"/>
        </w:rPr>
        <w:t xml:space="preserve">,</w:t>
      </w:r>
      <w:commentRangeStart w:id="556"/>
      <w:r w:rsidDel="00000000" w:rsidR="00000000" w:rsidRPr="00000000">
        <w:rPr>
          <w:rtl w:val="0"/>
        </w:rPr>
        <w:t xml:space="preserve"> Leite-Filho et al., 2019</w:t>
      </w:r>
      <w:commentRangeEnd w:id="556"/>
      <w:r w:rsidDel="00000000" w:rsidR="00000000" w:rsidRPr="00000000">
        <w:commentReference w:id="556"/>
      </w:r>
      <w:r w:rsidDel="00000000" w:rsidR="00000000" w:rsidRPr="00000000">
        <w:rPr>
          <w:rtl w:val="0"/>
        </w:rPr>
        <w:t xml:space="preserve">, </w:t>
      </w:r>
      <w:commentRangeStart w:id="557"/>
      <w:r w:rsidDel="00000000" w:rsidR="00000000" w:rsidRPr="00000000">
        <w:rPr>
          <w:rtl w:val="0"/>
        </w:rPr>
        <w:t xml:space="preserve">Jiang et al., 2019</w:t>
      </w:r>
      <w:commentRangeEnd w:id="557"/>
      <w:r w:rsidDel="00000000" w:rsidR="00000000" w:rsidRPr="00000000">
        <w:commentReference w:id="557"/>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commentRangeStart w:id="558"/>
      <w:r w:rsidDel="00000000" w:rsidR="00000000" w:rsidRPr="00000000">
        <w:rPr>
          <w:rtl w:val="0"/>
        </w:rPr>
        <w:t xml:space="preserve">Taylor et al., 2018</w:t>
      </w:r>
      <w:commentRangeEnd w:id="558"/>
      <w:r w:rsidDel="00000000" w:rsidR="00000000" w:rsidRPr="00000000">
        <w:commentReference w:id="558"/>
      </w:r>
      <w:r w:rsidDel="00000000" w:rsidR="00000000" w:rsidRPr="00000000">
        <w:rPr>
          <w:rtl w:val="0"/>
        </w:rPr>
        <w:t xml:space="preserve">, </w:t>
      </w:r>
      <w:commentRangeStart w:id="559"/>
      <w:r w:rsidDel="00000000" w:rsidR="00000000" w:rsidRPr="00000000">
        <w:rPr>
          <w:rtl w:val="0"/>
        </w:rPr>
        <w:t xml:space="preserve">Raghavendra et al., 2018</w:t>
      </w:r>
      <w:commentRangeEnd w:id="559"/>
      <w:r w:rsidDel="00000000" w:rsidR="00000000" w:rsidRPr="00000000">
        <w:commentReference w:id="559"/>
      </w:r>
      <w:r w:rsidDel="00000000" w:rsidR="00000000" w:rsidRPr="00000000">
        <w:rPr>
          <w:rtl w:val="0"/>
        </w:rPr>
        <w:t xml:space="preserve">, </w:t>
      </w:r>
      <w:commentRangeStart w:id="560"/>
      <w:r w:rsidDel="00000000" w:rsidR="00000000" w:rsidRPr="00000000">
        <w:rPr>
          <w:rtl w:val="0"/>
        </w:rPr>
        <w:t xml:space="preserve">Lavigne et al., 2019</w:t>
      </w:r>
      <w:commentRangeEnd w:id="560"/>
      <w:r w:rsidDel="00000000" w:rsidR="00000000" w:rsidRPr="00000000">
        <w:commentReference w:id="560"/>
      </w:r>
      <w:r w:rsidDel="00000000" w:rsidR="00000000" w:rsidRPr="00000000">
        <w:rPr>
          <w:rtl w:val="0"/>
        </w:rPr>
        <w:t xml:space="preserve">, </w:t>
      </w:r>
      <w:commentRangeStart w:id="561"/>
      <w:r w:rsidDel="00000000" w:rsidR="00000000" w:rsidRPr="00000000">
        <w:rPr>
          <w:rtl w:val="0"/>
        </w:rPr>
        <w:t xml:space="preserve">Harel and Price 2020</w:t>
      </w:r>
      <w:commentRangeEnd w:id="561"/>
      <w:r w:rsidDel="00000000" w:rsidR="00000000" w:rsidRPr="00000000">
        <w:commentReference w:id="561"/>
      </w:r>
      <w:r w:rsidDel="00000000" w:rsidR="00000000" w:rsidRPr="00000000">
        <w:rPr>
          <w:rtl w:val="0"/>
        </w:rPr>
        <w:t xml:space="preserve">). Concurrent with increasing storm activity, tropical forests are experiencing longer dry seasons, greater atmospheric water stress, and more frequent droughts (</w:t>
      </w:r>
      <w:commentRangeStart w:id="562"/>
      <w:r w:rsidDel="00000000" w:rsidR="00000000" w:rsidRPr="00000000">
        <w:rPr>
          <w:rtl w:val="0"/>
        </w:rPr>
        <w:t xml:space="preserve">Fang et al., 2022</w:t>
      </w:r>
      <w:commentRangeEnd w:id="562"/>
      <w:r w:rsidDel="00000000" w:rsidR="00000000" w:rsidRPr="00000000">
        <w:commentReference w:id="562"/>
      </w:r>
      <w:r w:rsidDel="00000000" w:rsidR="00000000" w:rsidRPr="00000000">
        <w:rPr>
          <w:rtl w:val="0"/>
        </w:rPr>
        <w:t xml:space="preserve">, </w:t>
      </w:r>
      <w:commentRangeStart w:id="563"/>
      <w:r w:rsidDel="00000000" w:rsidR="00000000" w:rsidRPr="00000000">
        <w:rPr>
          <w:rtl w:val="0"/>
        </w:rPr>
        <w:t xml:space="preserve">Boiser et al., 2015</w:t>
      </w:r>
      <w:commentRangeEnd w:id="563"/>
      <w:r w:rsidDel="00000000" w:rsidR="00000000" w:rsidRPr="00000000">
        <w:commentReference w:id="563"/>
      </w:r>
      <w:r w:rsidDel="00000000" w:rsidR="00000000" w:rsidRPr="00000000">
        <w:rPr>
          <w:rtl w:val="0"/>
        </w:rPr>
        <w:t xml:space="preserve">, </w:t>
      </w:r>
      <w:commentRangeStart w:id="564"/>
      <w:r w:rsidDel="00000000" w:rsidR="00000000" w:rsidRPr="00000000">
        <w:rPr>
          <w:rtl w:val="0"/>
        </w:rPr>
        <w:t xml:space="preserve">Duffy et al., 2015</w:t>
      </w:r>
      <w:commentRangeEnd w:id="564"/>
      <w:r w:rsidDel="00000000" w:rsidR="00000000" w:rsidRPr="00000000">
        <w:commentReference w:id="564"/>
      </w:r>
      <w:r w:rsidDel="00000000" w:rsidR="00000000" w:rsidRPr="00000000">
        <w:rPr>
          <w:rtl w:val="0"/>
        </w:rPr>
        <w:t xml:space="preserve">, </w:t>
      </w:r>
      <w:commentRangeStart w:id="565"/>
      <w:r w:rsidDel="00000000" w:rsidR="00000000" w:rsidRPr="00000000">
        <w:rPr>
          <w:rtl w:val="0"/>
        </w:rPr>
        <w:t xml:space="preserve">Trenberth et al., 2014</w:t>
      </w:r>
      <w:commentRangeEnd w:id="565"/>
      <w:r w:rsidDel="00000000" w:rsidR="00000000" w:rsidRPr="00000000">
        <w:commentReference w:id="565"/>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4">
      <w:pPr>
        <w:rPr>
          <w:color w:val="ff000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Research is needed to </w:t>
      </w:r>
      <w:r w:rsidDel="00000000" w:rsidR="00000000" w:rsidRPr="00000000">
        <w:rPr>
          <w:rtl w:val="0"/>
        </w:rPr>
        <w:t xml:space="preserve">advance understanding of the hydrological cycle consequences of</w:t>
      </w:r>
      <w:r w:rsidDel="00000000" w:rsidR="00000000" w:rsidRPr="00000000">
        <w:rPr>
          <w:rtl w:val="0"/>
        </w:rPr>
        <w:t xml:space="preserve"> deforestation, forest degradation, and regrowth using remote sensing (</w:t>
      </w:r>
      <w:commentRangeStart w:id="566"/>
      <w:r w:rsidDel="00000000" w:rsidR="00000000" w:rsidRPr="00000000">
        <w:rPr>
          <w:rtl w:val="0"/>
        </w:rPr>
        <w:t xml:space="preserve">Lapola et al., 2023</w:t>
      </w:r>
      <w:commentRangeEnd w:id="566"/>
      <w:r w:rsidDel="00000000" w:rsidR="00000000" w:rsidRPr="00000000">
        <w:commentReference w:id="566"/>
      </w:r>
      <w:r w:rsidDel="00000000" w:rsidR="00000000" w:rsidRPr="00000000">
        <w:rPr>
          <w:rtl w:val="0"/>
        </w:rPr>
        <w:t xml:space="preserve">, </w:t>
      </w:r>
      <w:commentRangeStart w:id="567"/>
      <w:r w:rsidDel="00000000" w:rsidR="00000000" w:rsidRPr="00000000">
        <w:rPr>
          <w:rtl w:val="0"/>
        </w:rPr>
        <w:t xml:space="preserve">Heinrich et al., 2021</w:t>
      </w:r>
      <w:commentRangeEnd w:id="567"/>
      <w:r w:rsidDel="00000000" w:rsidR="00000000" w:rsidRPr="00000000">
        <w:commentReference w:id="567"/>
      </w:r>
      <w:r w:rsidDel="00000000" w:rsidR="00000000" w:rsidRPr="00000000">
        <w:rPr>
          <w:rtl w:val="0"/>
        </w:rPr>
        <w:t xml:space="preserve">). This requires understanding both the process of disturbance impacts on land surface biophysical properties, including carbon cycle dynamics, and their climate feedback mechanisms (</w:t>
      </w:r>
      <w:commentRangeStart w:id="568"/>
      <w:r w:rsidDel="00000000" w:rsidR="00000000" w:rsidRPr="00000000">
        <w:rPr>
          <w:rtl w:val="0"/>
        </w:rPr>
        <w:t xml:space="preserve">Li et al., 2022</w:t>
      </w:r>
      <w:commentRangeEnd w:id="568"/>
      <w:r w:rsidDel="00000000" w:rsidR="00000000" w:rsidRPr="00000000">
        <w:commentReference w:id="568"/>
      </w:r>
      <w:r w:rsidDel="00000000" w:rsidR="00000000" w:rsidRPr="00000000">
        <w:rPr>
          <w:rtl w:val="0"/>
        </w:rPr>
        <w:t xml:space="preserve">).</w:t>
      </w:r>
      <w:commentRangeStart w:id="569"/>
      <w:r w:rsidDel="00000000" w:rsidR="00000000" w:rsidRPr="00000000">
        <w:rPr>
          <w:rtl w:val="0"/>
        </w:rPr>
        <w:t xml:space="preserve"> </w:t>
      </w:r>
      <w:r w:rsidDel="00000000" w:rsidR="00000000" w:rsidRPr="00000000">
        <w:rPr>
          <w:rtl w:val="0"/>
        </w:rPr>
        <w:t xml:space="preserve">Previous</w:t>
      </w:r>
      <w:r w:rsidDel="00000000" w:rsidR="00000000" w:rsidRPr="00000000">
        <w:rPr>
          <w:rtl w:val="0"/>
        </w:rPr>
        <w:t xml:space="preserve">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70"/>
      <w:r w:rsidDel="00000000" w:rsidR="00000000" w:rsidRPr="00000000">
        <w:rPr>
          <w:rtl w:val="0"/>
        </w:rPr>
        <w:t xml:space="preserve">Brando et al., 2014</w:t>
      </w:r>
      <w:commentRangeEnd w:id="570"/>
      <w:r w:rsidDel="00000000" w:rsidR="00000000" w:rsidRPr="00000000">
        <w:commentReference w:id="570"/>
      </w:r>
      <w:r w:rsidDel="00000000" w:rsidR="00000000" w:rsidRPr="00000000">
        <w:rPr>
          <w:rtl w:val="0"/>
        </w:rPr>
        <w:t xml:space="preserve">; </w:t>
      </w:r>
      <w:commentRangeStart w:id="571"/>
      <w:r w:rsidDel="00000000" w:rsidR="00000000" w:rsidRPr="00000000">
        <w:rPr>
          <w:rtl w:val="0"/>
        </w:rPr>
        <w:t xml:space="preserve">Jucker et al., 2018</w:t>
      </w:r>
      <w:commentRangeEnd w:id="571"/>
      <w:r w:rsidDel="00000000" w:rsidR="00000000" w:rsidRPr="00000000">
        <w:commentReference w:id="571"/>
      </w:r>
      <w:r w:rsidDel="00000000" w:rsidR="00000000" w:rsidRPr="00000000">
        <w:rPr>
          <w:rtl w:val="0"/>
        </w:rPr>
        <w:t xml:space="preserve">; </w:t>
      </w:r>
      <w:commentRangeStart w:id="572"/>
      <w:r w:rsidDel="00000000" w:rsidR="00000000" w:rsidRPr="00000000">
        <w:rPr>
          <w:rtl w:val="0"/>
        </w:rPr>
        <w:t xml:space="preserve">Longo et al., 2020</w:t>
      </w:r>
      <w:commentRangeEnd w:id="572"/>
      <w:r w:rsidDel="00000000" w:rsidR="00000000" w:rsidRPr="00000000">
        <w:commentReference w:id="572"/>
      </w:r>
      <w:r w:rsidDel="00000000" w:rsidR="00000000" w:rsidRPr="00000000">
        <w:rPr>
          <w:rtl w:val="0"/>
        </w:rPr>
        <w:t xml:space="preserve">; </w:t>
      </w:r>
      <w:commentRangeStart w:id="573"/>
      <w:r w:rsidDel="00000000" w:rsidR="00000000" w:rsidRPr="00000000">
        <w:rPr>
          <w:rtl w:val="0"/>
        </w:rPr>
        <w:t xml:space="preserve">de Oliveira et al., 2021</w:t>
      </w:r>
      <w:commentRangeEnd w:id="573"/>
      <w:r w:rsidDel="00000000" w:rsidR="00000000" w:rsidRPr="00000000">
        <w:commentReference w:id="573"/>
      </w:r>
      <w:r w:rsidDel="00000000" w:rsidR="00000000" w:rsidRPr="00000000">
        <w:rPr>
          <w:rtl w:val="0"/>
        </w:rPr>
        <w:t xml:space="preserve">; </w:t>
      </w:r>
      <w:commentRangeStart w:id="574"/>
      <w:r w:rsidDel="00000000" w:rsidR="00000000" w:rsidRPr="00000000">
        <w:rPr>
          <w:rtl w:val="0"/>
        </w:rPr>
        <w:t xml:space="preserve">Rangel Pinagé et al., 2023</w:t>
      </w:r>
      <w:commentRangeEnd w:id="574"/>
      <w:r w:rsidDel="00000000" w:rsidR="00000000" w:rsidRPr="00000000">
        <w:commentReference w:id="574"/>
      </w:r>
      <w:r w:rsidDel="00000000" w:rsidR="00000000" w:rsidRPr="00000000">
        <w:rPr>
          <w:rtl w:val="0"/>
        </w:rPr>
        <w:t xml:space="preserve">), whereas forests may recover to pre-disturbance fluxes within a few years (</w:t>
      </w:r>
      <w:commentRangeEnd w:id="569"/>
      <w:r w:rsidDel="00000000" w:rsidR="00000000" w:rsidRPr="00000000">
        <w:commentReference w:id="569"/>
      </w:r>
      <w:commentRangeStart w:id="575"/>
      <w:r w:rsidDel="00000000" w:rsidR="00000000" w:rsidRPr="00000000">
        <w:rPr>
          <w:rtl w:val="0"/>
        </w:rPr>
        <w:t xml:space="preserve">Brando et al., 2019</w:t>
      </w:r>
      <w:commentRangeEnd w:id="575"/>
      <w:r w:rsidDel="00000000" w:rsidR="00000000" w:rsidRPr="00000000">
        <w:commentReference w:id="575"/>
      </w:r>
      <w:r w:rsidDel="00000000" w:rsidR="00000000" w:rsidRPr="00000000">
        <w:rPr>
          <w:rtl w:val="0"/>
        </w:rPr>
        <w:t xml:space="preserve">; </w:t>
      </w:r>
      <w:commentRangeStart w:id="576"/>
      <w:r w:rsidDel="00000000" w:rsidR="00000000" w:rsidRPr="00000000">
        <w:rPr>
          <w:rtl w:val="0"/>
        </w:rPr>
        <w:t xml:space="preserve">Miller et al., 2011</w:t>
      </w:r>
      <w:commentRangeEnd w:id="576"/>
      <w:r w:rsidDel="00000000" w:rsidR="00000000" w:rsidRPr="00000000">
        <w:commentReference w:id="576"/>
      </w:r>
      <w:r w:rsidDel="00000000" w:rsidR="00000000" w:rsidRPr="00000000">
        <w:rPr>
          <w:rtl w:val="0"/>
        </w:rPr>
        <w:t xml:space="preserve">) . Yet, to date, most studies have focused on a single or a few sites. The regional impacts of forest conversion, degradation, regrowth and shifting disturbance regimes on interconnected carbon and water cycles at large scales remains unknown. </w:t>
      </w:r>
    </w:p>
    <w:p w:rsidR="00000000" w:rsidDel="00000000" w:rsidP="00000000" w:rsidRDefault="00000000" w:rsidRPr="00000000" w14:paraId="000001B6">
      <w:pPr>
        <w:spacing w:after="240" w:before="240" w:lineRule="auto"/>
        <w:rPr/>
      </w:pPr>
      <w:r w:rsidDel="00000000" w:rsidR="00000000" w:rsidRPr="00000000">
        <w:rPr>
          <w:rtl w:val="0"/>
        </w:rPr>
        <w:t xml:space="preserve">Specifically, t</w:t>
      </w:r>
      <w:r w:rsidDel="00000000" w:rsidR="00000000" w:rsidRPr="00000000">
        <w:rPr>
          <w:rtl w:val="0"/>
        </w:rPr>
        <w:t xml:space="preserve">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77"/>
      <w:r w:rsidDel="00000000" w:rsidR="00000000" w:rsidRPr="00000000">
        <w:rPr>
          <w:rtl w:val="0"/>
        </w:rPr>
        <w:t xml:space="preserve">Lintner and Neelin, 2009</w:t>
      </w:r>
      <w:commentRangeEnd w:id="577"/>
      <w:r w:rsidDel="00000000" w:rsidR="00000000" w:rsidRPr="00000000">
        <w:commentReference w:id="577"/>
      </w:r>
      <w:r w:rsidDel="00000000" w:rsidR="00000000" w:rsidRPr="00000000">
        <w:rPr>
          <w:rtl w:val="0"/>
        </w:rPr>
        <w:t xml:space="preserve">, </w:t>
      </w:r>
      <w:commentRangeStart w:id="578"/>
      <w:r w:rsidDel="00000000" w:rsidR="00000000" w:rsidRPr="00000000">
        <w:rPr>
          <w:rtl w:val="0"/>
        </w:rPr>
        <w:t xml:space="preserve">Betts and Silva Dias, 2010</w:t>
      </w:r>
      <w:commentRangeEnd w:id="578"/>
      <w:r w:rsidDel="00000000" w:rsidR="00000000" w:rsidRPr="00000000">
        <w:commentReference w:id="578"/>
      </w:r>
      <w:r w:rsidDel="00000000" w:rsidR="00000000" w:rsidRPr="00000000">
        <w:rPr>
          <w:rtl w:val="0"/>
        </w:rPr>
        <w:t xml:space="preserve">, </w:t>
      </w:r>
      <w:commentRangeStart w:id="579"/>
      <w:r w:rsidDel="00000000" w:rsidR="00000000" w:rsidRPr="00000000">
        <w:rPr>
          <w:rtl w:val="0"/>
        </w:rPr>
        <w:t xml:space="preserve">Gentine et al., 2019</w:t>
      </w:r>
      <w:commentRangeEnd w:id="579"/>
      <w:r w:rsidDel="00000000" w:rsidR="00000000" w:rsidRPr="00000000">
        <w:commentReference w:id="579"/>
      </w:r>
      <w:r w:rsidDel="00000000" w:rsidR="00000000" w:rsidRPr="00000000">
        <w:rPr>
          <w:rtl w:val="0"/>
        </w:rPr>
        <w:t xml:space="preserve">). Investigating these interactions requires extensive use of models and reanalysis products </w:t>
      </w:r>
      <w:commentRangeStart w:id="580"/>
      <w:commentRangeStart w:id="581"/>
      <w:r w:rsidDel="00000000" w:rsidR="00000000" w:rsidRPr="00000000">
        <w:rPr>
          <w:rtl w:val="0"/>
        </w:rPr>
        <w:t xml:space="preserve">that </w:t>
      </w:r>
      <w:commentRangeEnd w:id="580"/>
      <w:r w:rsidDel="00000000" w:rsidR="00000000" w:rsidRPr="00000000">
        <w:commentReference w:id="580"/>
      </w:r>
      <w:commentRangeEnd w:id="581"/>
      <w:r w:rsidDel="00000000" w:rsidR="00000000" w:rsidRPr="00000000">
        <w:commentReference w:id="581"/>
      </w:r>
      <w:r w:rsidDel="00000000" w:rsidR="00000000" w:rsidRPr="00000000">
        <w:rPr>
          <w:rtl w:val="0"/>
        </w:rPr>
        <w:t xml:space="preserve">can vary significantly within the tropics due to factors such as </w:t>
      </w:r>
      <w:commentRangeStart w:id="582"/>
      <w:r w:rsidDel="00000000" w:rsidR="00000000" w:rsidRPr="00000000">
        <w:rPr>
          <w:rtl w:val="0"/>
        </w:rPr>
        <w:t xml:space="preserve">heavy</w:t>
      </w:r>
      <w:commentRangeEnd w:id="582"/>
      <w:r w:rsidDel="00000000" w:rsidR="00000000" w:rsidRPr="00000000">
        <w:commentReference w:id="582"/>
      </w:r>
      <w:r w:rsidDel="00000000" w:rsidR="00000000" w:rsidRPr="00000000">
        <w:rPr>
          <w:rtl w:val="0"/>
        </w:rPr>
        <w:t xml:space="preserve"> parameterization, the lack of ground-based data to constrain estimates, and different representations of key processes (e.g., </w:t>
      </w:r>
      <w:hyperlink r:id="rId136">
        <w:r w:rsidDel="00000000" w:rsidR="00000000" w:rsidRPr="00000000">
          <w:rPr>
            <w:color w:val="1155cc"/>
            <w:u w:val="single"/>
            <w:rtl w:val="0"/>
          </w:rPr>
          <w:t xml:space="preserve">Fisher et al., 2009</w:t>
        </w:r>
      </w:hyperlink>
      <w:r w:rsidDel="00000000" w:rsidR="00000000" w:rsidRPr="00000000">
        <w:rPr>
          <w:rtl w:val="0"/>
        </w:rPr>
        <w:t xml:space="preserve">, </w:t>
      </w:r>
      <w:hyperlink r:id="rId137">
        <w:r w:rsidDel="00000000" w:rsidR="00000000" w:rsidRPr="00000000">
          <w:rPr>
            <w:color w:val="1155cc"/>
            <w:u w:val="single"/>
            <w:rtl w:val="0"/>
          </w:rPr>
          <w:t xml:space="preserve">Sibret et al., 2022</w:t>
        </w:r>
      </w:hyperlink>
      <w:r w:rsidDel="00000000" w:rsidR="00000000" w:rsidRPr="00000000">
        <w:rPr>
          <w:rtl w:val="0"/>
        </w:rPr>
        <w:t xml:space="preserve">,</w:t>
      </w:r>
      <w:hyperlink r:id="rId138">
        <w:r w:rsidDel="00000000" w:rsidR="00000000" w:rsidRPr="00000000">
          <w:rPr>
            <w:color w:val="1155cc"/>
            <w:u w:val="single"/>
            <w:rtl w:val="0"/>
          </w:rPr>
          <w:t xml:space="preserve"> </w:t>
        </w:r>
      </w:hyperlink>
      <w:hyperlink r:id="rId139">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140">
        <w:r w:rsidDel="00000000" w:rsidR="00000000" w:rsidRPr="00000000">
          <w:rPr>
            <w:color w:val="1155cc"/>
            <w:u w:val="single"/>
            <w:rtl w:val="0"/>
          </w:rPr>
          <w:t xml:space="preserve">Seinfeld et al., 2016</w:t>
        </w:r>
      </w:hyperlink>
      <w:r w:rsidDel="00000000" w:rsidR="00000000" w:rsidRPr="00000000">
        <w:rPr>
          <w:rtl w:val="0"/>
        </w:rPr>
        <w:t xml:space="preserve">). For example,</w:t>
      </w:r>
      <w:commentRangeStart w:id="583"/>
      <w:r w:rsidDel="00000000" w:rsidR="00000000" w:rsidRPr="00000000">
        <w:rPr>
          <w:rtl w:val="0"/>
        </w:rPr>
        <w:t xml:space="preserve"> large variations</w:t>
      </w:r>
      <w:commentRangeEnd w:id="583"/>
      <w:r w:rsidDel="00000000" w:rsidR="00000000" w:rsidRPr="00000000">
        <w:commentReference w:id="583"/>
      </w:r>
      <w:r w:rsidDel="00000000" w:rsidR="00000000" w:rsidRPr="00000000">
        <w:rPr>
          <w:rtl w:val="0"/>
        </w:rPr>
        <w:t xml:space="preserve"> exist in current carbon, water, and energy fluxes that cannot be measured directly over large scales, such as evapotranspiration and gross primary productivity (e.g., </w:t>
      </w:r>
      <w:hyperlink r:id="rId141">
        <w:r w:rsidDel="00000000" w:rsidR="00000000" w:rsidRPr="00000000">
          <w:rPr>
            <w:color w:val="1155cc"/>
            <w:u w:val="single"/>
            <w:rtl w:val="0"/>
          </w:rPr>
          <w:t xml:space="preserve">Baker et al., 2021</w:t>
        </w:r>
      </w:hyperlink>
      <w:r w:rsidDel="00000000" w:rsidR="00000000" w:rsidRPr="00000000">
        <w:rPr>
          <w:rtl w:val="0"/>
        </w:rPr>
        <w:t xml:space="preserve">, </w:t>
      </w:r>
      <w:hyperlink r:id="rId142">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143">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84"/>
      <w:r w:rsidDel="00000000" w:rsidR="00000000" w:rsidRPr="00000000">
        <w:rPr>
          <w:rtl w:val="0"/>
        </w:rPr>
        <w:t xml:space="preserve">Staal et al., 2023</w:t>
      </w:r>
      <w:commentRangeEnd w:id="584"/>
      <w:r w:rsidDel="00000000" w:rsidR="00000000" w:rsidRPr="00000000">
        <w:commentReference w:id="584"/>
      </w:r>
      <w:r w:rsidDel="00000000" w:rsidR="00000000" w:rsidRPr="00000000">
        <w:rPr>
          <w:rtl w:val="0"/>
        </w:rPr>
        <w:t xml:space="preserve">, </w:t>
      </w:r>
      <w:commentRangeStart w:id="585"/>
      <w:r w:rsidDel="00000000" w:rsidR="00000000" w:rsidRPr="00000000">
        <w:rPr>
          <w:rtl w:val="0"/>
        </w:rPr>
        <w:t xml:space="preserve">Xu et al., 2022</w:t>
      </w:r>
      <w:commentRangeEnd w:id="585"/>
      <w:r w:rsidDel="00000000" w:rsidR="00000000" w:rsidRPr="00000000">
        <w:commentReference w:id="585"/>
      </w:r>
      <w:r w:rsidDel="00000000" w:rsidR="00000000" w:rsidRPr="00000000">
        <w:rPr>
          <w:rtl w:val="0"/>
        </w:rPr>
        <w:t xml:space="preserve">, </w:t>
      </w:r>
      <w:hyperlink r:id="rId144">
        <w:r w:rsidDel="00000000" w:rsidR="00000000" w:rsidRPr="00000000">
          <w:rPr>
            <w:color w:val="1155cc"/>
            <w:u w:val="single"/>
            <w:rtl w:val="0"/>
          </w:rPr>
          <w:t xml:space="preserve">Brown et al., 2021</w:t>
        </w:r>
      </w:hyperlink>
      <w:r w:rsidDel="00000000" w:rsidR="00000000" w:rsidRPr="00000000">
        <w:rPr>
          <w:rtl w:val="0"/>
        </w:rPr>
        <w:t xml:space="preserve">, </w:t>
      </w:r>
      <w:commentRangeStart w:id="586"/>
      <w:r w:rsidDel="00000000" w:rsidR="00000000" w:rsidRPr="00000000">
        <w:rPr>
          <w:rtl w:val="0"/>
        </w:rPr>
        <w:t xml:space="preserve">Te Wierik et al.,2022</w:t>
      </w:r>
      <w:commentRangeEnd w:id="586"/>
      <w:r w:rsidDel="00000000" w:rsidR="00000000" w:rsidRPr="00000000">
        <w:commentReference w:id="586"/>
      </w:r>
      <w:r w:rsidDel="00000000" w:rsidR="00000000" w:rsidRPr="00000000">
        <w:rPr>
          <w:rtl w:val="0"/>
        </w:rPr>
        <w:t xml:space="preserve">, </w:t>
      </w:r>
      <w:commentRangeStart w:id="587"/>
      <w:r w:rsidDel="00000000" w:rsidR="00000000" w:rsidRPr="00000000">
        <w:rPr>
          <w:rtl w:val="0"/>
        </w:rPr>
        <w:t xml:space="preserve">Sori et al., 2022</w:t>
      </w:r>
      <w:commentRangeEnd w:id="587"/>
      <w:r w:rsidDel="00000000" w:rsidR="00000000" w:rsidRPr="00000000">
        <w:commentReference w:id="587"/>
      </w:r>
      <w:r w:rsidDel="00000000" w:rsidR="00000000" w:rsidRPr="00000000">
        <w:rPr>
          <w:rtl w:val="0"/>
        </w:rPr>
        <w:t xml:space="preserve">, </w:t>
      </w:r>
      <w:hyperlink r:id="rId145">
        <w:r w:rsidDel="00000000" w:rsidR="00000000" w:rsidRPr="00000000">
          <w:rPr>
            <w:color w:val="1155cc"/>
            <w:u w:val="single"/>
            <w:rtl w:val="0"/>
          </w:rPr>
          <w:t xml:space="preserve">Seinfeld et al., 2016</w:t>
        </w:r>
      </w:hyperlink>
      <w:r w:rsidDel="00000000" w:rsidR="00000000" w:rsidRPr="00000000">
        <w:rPr>
          <w:rtl w:val="0"/>
        </w:rPr>
        <w:t xml:space="preserve">, </w:t>
      </w:r>
      <w:commentRangeStart w:id="588"/>
      <w:r w:rsidDel="00000000" w:rsidR="00000000" w:rsidRPr="00000000">
        <w:rPr>
          <w:rtl w:val="0"/>
        </w:rPr>
        <w:t xml:space="preserve">Liu et al., 2020</w:t>
      </w:r>
      <w:commentRangeEnd w:id="588"/>
      <w:r w:rsidDel="00000000" w:rsidR="00000000" w:rsidRPr="00000000">
        <w:commentReference w:id="588"/>
      </w:r>
      <w:r w:rsidDel="00000000" w:rsidR="00000000" w:rsidRPr="00000000">
        <w:rPr>
          <w:rtl w:val="0"/>
        </w:rPr>
        <w:t xml:space="preserve">).</w:t>
      </w:r>
      <w:r w:rsidDel="00000000" w:rsidR="00000000" w:rsidRPr="00000000">
        <w:rPr>
          <w:rtl w:val="0"/>
        </w:rPr>
        <w:t xml:space="preserve"> To address these knowledge gaps, PANGEA will answer the following questions: </w:t>
      </w:r>
      <w:r w:rsidDel="00000000" w:rsidR="00000000" w:rsidRPr="00000000">
        <w:rPr>
          <w:rtl w:val="0"/>
        </w:rPr>
      </w:r>
    </w:p>
    <w:p w:rsidR="00000000" w:rsidDel="00000000" w:rsidP="00000000" w:rsidRDefault="00000000" w:rsidRPr="00000000" w14:paraId="000001B7">
      <w:pPr>
        <w:numPr>
          <w:ilvl w:val="0"/>
          <w:numId w:val="41"/>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B8">
      <w:pPr>
        <w:numPr>
          <w:ilvl w:val="0"/>
          <w:numId w:val="41"/>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B9">
      <w:pPr>
        <w:numPr>
          <w:ilvl w:val="0"/>
          <w:numId w:val="41"/>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w:t>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BA">
      <w:pPr>
        <w:spacing w:after="120" w:before="120" w:lineRule="auto"/>
        <w:rPr/>
      </w:pPr>
      <w:r w:rsidDel="00000000" w:rsidR="00000000" w:rsidRPr="00000000">
        <w:rPr>
          <w:rtl w:val="0"/>
        </w:rPr>
        <w:t xml:space="preserve">PANGEA will leverage satellites including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To further quantify land surface biophysical properties, PANGEA will also measure surface albedo, and other surface radiation fluxes by leveraging satellites such as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To develop high resolution maps of extensive land use activities including deforestation, degradation, and forest regrowth, PANGEA will also leverage land use information from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Sentinel-1</w:t>
      </w:r>
      <w:r w:rsidDel="00000000" w:rsidR="00000000" w:rsidRPr="00000000">
        <w:rPr>
          <w:rtl w:val="0"/>
        </w:rPr>
        <w:t xml:space="preserve"> and </w:t>
      </w:r>
      <w:r w:rsidDel="00000000" w:rsidR="00000000" w:rsidRPr="00000000">
        <w:rPr>
          <w:b w:val="1"/>
          <w:rtl w:val="0"/>
        </w:rPr>
        <w:t xml:space="preserve">2</w:t>
      </w:r>
      <w:r w:rsidDel="00000000" w:rsidR="00000000" w:rsidRPr="00000000">
        <w:rPr>
          <w:rtl w:val="0"/>
        </w:rPr>
        <w:t xml:space="preserve"> 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These </w:t>
      </w:r>
      <w:r w:rsidDel="00000000" w:rsidR="00000000" w:rsidRPr="00000000">
        <w:rPr>
          <w:rtl w:val="0"/>
        </w:rPr>
        <w:t xml:space="preserve">satellite</w:t>
      </w:r>
      <w:r w:rsidDel="00000000" w:rsidR="00000000" w:rsidRPr="00000000">
        <w:rPr>
          <w:rtl w:val="0"/>
        </w:rPr>
        <w:t xml:space="preserve"> observations will be combined to constrain the performance of models (Section 6.4) and to simulate the hydroclimate feedback from deforestation, degradation, and forest regrowth in the tropics.</w:t>
      </w:r>
      <w:r w:rsidDel="00000000" w:rsidR="00000000" w:rsidRPr="00000000">
        <w:rPr>
          <w:rtl w:val="0"/>
        </w:rPr>
      </w:r>
    </w:p>
    <w:p w:rsidR="00000000" w:rsidDel="00000000" w:rsidP="00000000" w:rsidRDefault="00000000" w:rsidRPr="00000000" w14:paraId="000001BB">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BC">
      <w:pPr>
        <w:rPr>
          <w:highlight w:val="white"/>
        </w:rPr>
      </w:pPr>
      <w:r w:rsidDel="00000000" w:rsidR="00000000" w:rsidRPr="00000000">
        <w:rPr>
          <w:highlight w:val="white"/>
          <w:rtl w:val="0"/>
        </w:rPr>
        <w:t xml:space="preserve">Projecting how ongoing and future changes in tropical forest landscapes will alter feedbacks to local, regional, and global climates and social-ecological systems requires integrating pattern and process understanding and improved measurement capabilities with modeling and </w:t>
      </w:r>
      <w:r w:rsidDel="00000000" w:rsidR="00000000" w:rsidRPr="00000000">
        <w:rPr>
          <w:highlight w:val="yellow"/>
          <w:rtl w:val="0"/>
        </w:rPr>
        <w:t xml:space="preserve">XYZ</w:t>
      </w:r>
      <w:r w:rsidDel="00000000" w:rsidR="00000000" w:rsidRPr="00000000">
        <w:rPr>
          <w:highlight w:val="white"/>
          <w:rtl w:val="0"/>
        </w:rPr>
        <w:t xml:space="preserve">. </w:t>
      </w:r>
    </w:p>
    <w:p w:rsidR="00000000" w:rsidDel="00000000" w:rsidP="00000000" w:rsidRDefault="00000000" w:rsidRPr="00000000" w14:paraId="000001BD">
      <w:pPr>
        <w:rPr>
          <w:highlight w:val="white"/>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as more nutrients are bound up in plant tissues (</w:t>
      </w:r>
      <w:commentRangeStart w:id="589"/>
      <w:r w:rsidDel="00000000" w:rsidR="00000000" w:rsidRPr="00000000">
        <w:rPr>
          <w:rtl w:val="0"/>
        </w:rPr>
        <w:t xml:space="preserve">Fleischer and Terrer 2022</w:t>
      </w:r>
      <w:commentRangeEnd w:id="589"/>
      <w:r w:rsidDel="00000000" w:rsidR="00000000" w:rsidRPr="00000000">
        <w:commentReference w:id="589"/>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half (</w:t>
      </w:r>
      <w:commentRangeStart w:id="590"/>
      <w:r w:rsidDel="00000000" w:rsidR="00000000" w:rsidRPr="00000000">
        <w:rPr>
          <w:rtl w:val="0"/>
        </w:rPr>
        <w:t xml:space="preserve">Fleischer et al., 2019</w:t>
      </w:r>
      <w:commentRangeEnd w:id="590"/>
      <w:r w:rsidDel="00000000" w:rsidR="00000000" w:rsidRPr="00000000">
        <w:commentReference w:id="590"/>
      </w:r>
      <w:r w:rsidDel="00000000" w:rsidR="00000000" w:rsidRPr="00000000">
        <w:rPr>
          <w:rtl w:val="0"/>
        </w:rPr>
        <w:t xml:space="preserve">; </w:t>
      </w:r>
      <w:commentRangeStart w:id="591"/>
      <w:r w:rsidDel="00000000" w:rsidR="00000000" w:rsidRPr="00000000">
        <w:rPr>
          <w:rtl w:val="0"/>
        </w:rPr>
        <w:t xml:space="preserve">Braghiere et al., 2022</w:t>
      </w:r>
      <w:commentRangeEnd w:id="591"/>
      <w:r w:rsidDel="00000000" w:rsidR="00000000" w:rsidRPr="00000000">
        <w:commentReference w:id="591"/>
      </w:r>
      <w:r w:rsidDel="00000000" w:rsidR="00000000" w:rsidRPr="00000000">
        <w:rPr>
          <w:rtl w:val="0"/>
        </w:rPr>
        <w:t xml:space="preserve">), while potassium plays a critical role in regulating plant responses to drought (Manu et al., </w:t>
      </w:r>
      <w:commentRangeStart w:id="592"/>
      <w:r w:rsidDel="00000000" w:rsidR="00000000" w:rsidRPr="00000000">
        <w:rPr>
          <w:rtl w:val="0"/>
        </w:rPr>
        <w:t xml:space="preserve">2024</w:t>
      </w:r>
      <w:commentRangeEnd w:id="592"/>
      <w:r w:rsidDel="00000000" w:rsidR="00000000" w:rsidRPr="00000000">
        <w:commentReference w:id="592"/>
      </w:r>
      <w:r w:rsidDel="00000000" w:rsidR="00000000" w:rsidRPr="00000000">
        <w:rPr>
          <w:rtl w:val="0"/>
        </w:rPr>
        <w:t xml:space="preserve">). Furthermore, land-use change can further induce nutrient limitation by displacing large quantities of nutrients (</w:t>
      </w:r>
      <w:commentRangeStart w:id="593"/>
      <w:r w:rsidDel="00000000" w:rsidR="00000000" w:rsidRPr="00000000">
        <w:rPr>
          <w:rtl w:val="0"/>
        </w:rPr>
        <w:t xml:space="preserve">Bauters et al., 2022</w:t>
      </w:r>
      <w:commentRangeEnd w:id="593"/>
      <w:r w:rsidDel="00000000" w:rsidR="00000000" w:rsidRPr="00000000">
        <w:commentReference w:id="593"/>
      </w:r>
      <w:r w:rsidDel="00000000" w:rsidR="00000000" w:rsidRPr="00000000">
        <w:rPr>
          <w:rtl w:val="0"/>
        </w:rPr>
        <w:t xml:space="preserve">;​​ </w:t>
      </w:r>
      <w:commentRangeStart w:id="594"/>
      <w:r w:rsidDel="00000000" w:rsidR="00000000" w:rsidRPr="00000000">
        <w:rPr>
          <w:rtl w:val="0"/>
        </w:rPr>
        <w:t xml:space="preserve">2018</w:t>
      </w:r>
      <w:commentRangeEnd w:id="594"/>
      <w:r w:rsidDel="00000000" w:rsidR="00000000" w:rsidRPr="00000000">
        <w:commentReference w:id="594"/>
      </w:r>
      <w:r w:rsidDel="00000000" w:rsidR="00000000" w:rsidRPr="00000000">
        <w:rPr>
          <w:rtl w:val="0"/>
        </w:rPr>
        <w:t xml:space="preserve">; </w:t>
      </w:r>
      <w:commentRangeStart w:id="595"/>
      <w:r w:rsidDel="00000000" w:rsidR="00000000" w:rsidRPr="00000000">
        <w:rPr>
          <w:rtl w:val="0"/>
        </w:rPr>
        <w:t xml:space="preserve">2021</w:t>
      </w:r>
      <w:commentRangeEnd w:id="595"/>
      <w:r w:rsidDel="00000000" w:rsidR="00000000" w:rsidRPr="00000000">
        <w:commentReference w:id="595"/>
      </w:r>
      <w:r w:rsidDel="00000000" w:rsidR="00000000" w:rsidRPr="00000000">
        <w:rPr>
          <w:rtl w:val="0"/>
        </w:rPr>
        <w:t xml:space="preserve">, </w:t>
      </w:r>
      <w:commentRangeStart w:id="596"/>
      <w:r w:rsidDel="00000000" w:rsidR="00000000" w:rsidRPr="00000000">
        <w:rPr>
          <w:rtl w:val="0"/>
        </w:rPr>
        <w:t xml:space="preserve">Kauffman et al., 1995</w:t>
      </w:r>
      <w:commentRangeEnd w:id="596"/>
      <w:r w:rsidDel="00000000" w:rsidR="00000000" w:rsidRPr="00000000">
        <w:commentReference w:id="596"/>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597"/>
      <w:r w:rsidDel="00000000" w:rsidR="00000000" w:rsidRPr="00000000">
        <w:rPr>
          <w:rtl w:val="0"/>
        </w:rPr>
        <w:t xml:space="preserve">Cunha et al., 2022</w:t>
      </w:r>
      <w:commentRangeEnd w:id="597"/>
      <w:r w:rsidDel="00000000" w:rsidR="00000000" w:rsidRPr="00000000">
        <w:commentReference w:id="597"/>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598"/>
      <w:r w:rsidDel="00000000" w:rsidR="00000000" w:rsidRPr="00000000">
        <w:rPr>
          <w:rtl w:val="0"/>
        </w:rPr>
        <w:t xml:space="preserve">Wright et al., 2011</w:t>
      </w:r>
      <w:commentRangeEnd w:id="598"/>
      <w:r w:rsidDel="00000000" w:rsidR="00000000" w:rsidRPr="00000000">
        <w:commentReference w:id="598"/>
      </w:r>
      <w:r w:rsidDel="00000000" w:rsidR="00000000" w:rsidRPr="00000000">
        <w:rPr>
          <w:rtl w:val="0"/>
        </w:rPr>
        <w:t xml:space="preserve">, </w:t>
      </w:r>
      <w:commentRangeStart w:id="599"/>
      <w:r w:rsidDel="00000000" w:rsidR="00000000" w:rsidRPr="00000000">
        <w:rPr>
          <w:rtl w:val="0"/>
        </w:rPr>
        <w:t xml:space="preserve">Manu et al., 2022</w:t>
      </w:r>
      <w:commentRangeEnd w:id="599"/>
      <w:r w:rsidDel="00000000" w:rsidR="00000000" w:rsidRPr="00000000">
        <w:commentReference w:id="599"/>
      </w:r>
      <w:r w:rsidDel="00000000" w:rsidR="00000000" w:rsidRPr="00000000">
        <w:rPr>
          <w:rtl w:val="0"/>
        </w:rPr>
        <w:t xml:space="preserve">). However, it is challenging to scale results from highly localized manipulative experiments testing where and when nutrient limitation affects productivity because of the high biodiversity and spatial heterogeneity of tropical forests (Townsend et al., 2008). Remote sensing offers opportunities to capture variation in foliar chemistry, functional traits, and canopy structure across large scales (</w:t>
      </w:r>
      <w:commentRangeStart w:id="600"/>
      <w:r w:rsidDel="00000000" w:rsidR="00000000" w:rsidRPr="00000000">
        <w:rPr>
          <w:rtl w:val="0"/>
        </w:rPr>
        <w:t xml:space="preserve">Townsend et al., 2008</w:t>
      </w:r>
      <w:commentRangeEnd w:id="600"/>
      <w:r w:rsidDel="00000000" w:rsidR="00000000" w:rsidRPr="00000000">
        <w:commentReference w:id="600"/>
      </w:r>
      <w:r w:rsidDel="00000000" w:rsidR="00000000" w:rsidRPr="00000000">
        <w:rPr>
          <w:rtl w:val="0"/>
        </w:rPr>
        <w:t xml:space="preserve">, </w:t>
      </w:r>
      <w:commentRangeStart w:id="601"/>
      <w:r w:rsidDel="00000000" w:rsidR="00000000" w:rsidRPr="00000000">
        <w:rPr>
          <w:rtl w:val="0"/>
        </w:rPr>
        <w:t xml:space="preserve">Chadwick and Asner 2016</w:t>
      </w:r>
      <w:commentRangeEnd w:id="601"/>
      <w:r w:rsidDel="00000000" w:rsidR="00000000" w:rsidRPr="00000000">
        <w:commentReference w:id="601"/>
      </w:r>
      <w:r w:rsidDel="00000000" w:rsidR="00000000" w:rsidRPr="00000000">
        <w:rPr>
          <w:rtl w:val="0"/>
        </w:rPr>
        <w:t xml:space="preserve">; </w:t>
      </w:r>
      <w:commentRangeStart w:id="602"/>
      <w:r w:rsidDel="00000000" w:rsidR="00000000" w:rsidRPr="00000000">
        <w:rPr>
          <w:rtl w:val="0"/>
        </w:rPr>
        <w:t xml:space="preserve">2018</w:t>
      </w:r>
      <w:commentRangeEnd w:id="602"/>
      <w:r w:rsidDel="00000000" w:rsidR="00000000" w:rsidRPr="00000000">
        <w:commentReference w:id="602"/>
      </w:r>
      <w:r w:rsidDel="00000000" w:rsidR="00000000" w:rsidRPr="00000000">
        <w:rPr>
          <w:rtl w:val="0"/>
        </w:rPr>
        <w:t xml:space="preserve">, </w:t>
      </w:r>
      <w:commentRangeStart w:id="603"/>
      <w:r w:rsidDel="00000000" w:rsidR="00000000" w:rsidRPr="00000000">
        <w:rPr>
          <w:rtl w:val="0"/>
        </w:rPr>
        <w:t xml:space="preserve">Martins et al., 2018</w:t>
      </w:r>
      <w:commentRangeEnd w:id="603"/>
      <w:r w:rsidDel="00000000" w:rsidR="00000000" w:rsidRPr="00000000">
        <w:commentReference w:id="603"/>
      </w:r>
      <w:r w:rsidDel="00000000" w:rsidR="00000000" w:rsidRPr="00000000">
        <w:rPr>
          <w:rtl w:val="0"/>
        </w:rPr>
        <w:t xml:space="preserve">), as well as projecting the type of nutrient losses based on the disturbance event. Better spatial understanding may allow us to identify where and when different nutrients may interact with disturbance events to constrain productivity.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Changes</w:t>
      </w:r>
      <w:r w:rsidDel="00000000" w:rsidR="00000000" w:rsidRPr="00000000">
        <w:rPr>
          <w:rtl w:val="0"/>
        </w:rPr>
        <w:t xml:space="preserve"> in climate, land cover and land use will likely increase the frequency of natural and anthropogenic disturbances, potentially altering the structure, composition, and function of most remaining tropical forests. Earth system simulations indicate that warming trends will increase vapor pressure deficit and favor frequent drought conditions, even if total precipitation remains similar to current climate (</w:t>
      </w:r>
      <w:commentRangeStart w:id="604"/>
      <w:r w:rsidDel="00000000" w:rsidR="00000000" w:rsidRPr="00000000">
        <w:rPr>
          <w:rtl w:val="0"/>
        </w:rPr>
        <w:t xml:space="preserve">Ukkola et al., 2020</w:t>
      </w:r>
      <w:commentRangeEnd w:id="604"/>
      <w:r w:rsidDel="00000000" w:rsidR="00000000" w:rsidRPr="00000000">
        <w:commentReference w:id="604"/>
      </w:r>
      <w:r w:rsidDel="00000000" w:rsidR="00000000" w:rsidRPr="00000000">
        <w:rPr>
          <w:rtl w:val="0"/>
        </w:rPr>
        <w:t xml:space="preserve">; </w:t>
      </w:r>
      <w:commentRangeStart w:id="605"/>
      <w:r w:rsidDel="00000000" w:rsidR="00000000" w:rsidRPr="00000000">
        <w:rPr>
          <w:rtl w:val="0"/>
        </w:rPr>
        <w:t xml:space="preserve">Vogel et al., 2020</w:t>
      </w:r>
      <w:commentRangeEnd w:id="605"/>
      <w:r w:rsidDel="00000000" w:rsidR="00000000" w:rsidRPr="00000000">
        <w:commentReference w:id="605"/>
      </w:r>
      <w:r w:rsidDel="00000000" w:rsidR="00000000" w:rsidRPr="00000000">
        <w:rPr>
          <w:rtl w:val="0"/>
        </w:rPr>
        <w:t xml:space="preserve">). Similarly, ongoing increases in atmospheric CO</w:t>
      </w:r>
      <w:r w:rsidDel="00000000" w:rsidR="00000000" w:rsidRPr="00000000">
        <w:rPr>
          <w:vertAlign w:val="subscript"/>
          <w:rtl w:val="0"/>
        </w:rPr>
        <w:t xml:space="preserve">2</w:t>
      </w:r>
      <w:r w:rsidDel="00000000" w:rsidR="00000000" w:rsidRPr="00000000">
        <w:rPr>
          <w:rtl w:val="0"/>
        </w:rPr>
        <w:t xml:space="preserve"> will reduce stomatal conductance, which could potentially reduce transpiration in tropical forests (</w:t>
      </w:r>
      <w:commentRangeStart w:id="606"/>
      <w:r w:rsidDel="00000000" w:rsidR="00000000" w:rsidRPr="00000000">
        <w:rPr>
          <w:rtl w:val="0"/>
        </w:rPr>
        <w:t xml:space="preserve">Sampaio et al., 2021</w:t>
      </w:r>
      <w:commentRangeEnd w:id="606"/>
      <w:r w:rsidDel="00000000" w:rsidR="00000000" w:rsidRPr="00000000">
        <w:commentReference w:id="606"/>
      </w:r>
      <w:r w:rsidDel="00000000" w:rsidR="00000000" w:rsidRPr="00000000">
        <w:rPr>
          <w:rtl w:val="0"/>
        </w:rPr>
        <w:t xml:space="preserve">), especially if nutrient limitation prevents increases in total LAI. The expansion of deforestation and forest degradation across the tropics (</w:t>
      </w:r>
      <w:commentRangeStart w:id="607"/>
      <w:r w:rsidDel="00000000" w:rsidR="00000000" w:rsidRPr="00000000">
        <w:rPr>
          <w:rtl w:val="0"/>
        </w:rPr>
        <w:t xml:space="preserve">Assis et al., 2022</w:t>
      </w:r>
      <w:commentRangeEnd w:id="607"/>
      <w:r w:rsidDel="00000000" w:rsidR="00000000" w:rsidRPr="00000000">
        <w:commentReference w:id="607"/>
      </w:r>
      <w:r w:rsidDel="00000000" w:rsidR="00000000" w:rsidRPr="00000000">
        <w:rPr>
          <w:rtl w:val="0"/>
        </w:rPr>
        <w:t xml:space="preserve">, </w:t>
      </w:r>
      <w:commentRangeStart w:id="608"/>
      <w:r w:rsidDel="00000000" w:rsidR="00000000" w:rsidRPr="00000000">
        <w:rPr>
          <w:rtl w:val="0"/>
        </w:rPr>
        <w:t xml:space="preserve">Rosan et al., 2024</w:t>
      </w:r>
      <w:commentRangeEnd w:id="608"/>
      <w:r w:rsidDel="00000000" w:rsidR="00000000" w:rsidRPr="00000000">
        <w:commentReference w:id="608"/>
      </w:r>
      <w:r w:rsidDel="00000000" w:rsidR="00000000" w:rsidRPr="00000000">
        <w:rPr>
          <w:rtl w:val="0"/>
        </w:rPr>
        <w:t xml:space="preserve">) will likely expose forests to more frequent fire ignitions, fragmentation and logging. Similarly, typical intensity of tropical storms will likely increase (</w:t>
      </w:r>
      <w:commentRangeStart w:id="609"/>
      <w:r w:rsidDel="00000000" w:rsidR="00000000" w:rsidRPr="00000000">
        <w:rPr>
          <w:rtl w:val="0"/>
        </w:rPr>
        <w:t xml:space="preserve">Kossin et al., 2020</w:t>
      </w:r>
      <w:commentRangeEnd w:id="609"/>
      <w:r w:rsidDel="00000000" w:rsidR="00000000" w:rsidRPr="00000000">
        <w:commentReference w:id="609"/>
      </w:r>
      <w:r w:rsidDel="00000000" w:rsidR="00000000" w:rsidRPr="00000000">
        <w:rPr>
          <w:rtl w:val="0"/>
        </w:rPr>
        <w:t xml:space="preserve">), which will result in more severe disturbances even if the total number of storms does not increase. [</w:t>
      </w:r>
      <w:r w:rsidDel="00000000" w:rsidR="00000000" w:rsidRPr="00000000">
        <w:rPr>
          <w:color w:val="ff0000"/>
          <w:rtl w:val="0"/>
        </w:rPr>
        <w:t xml:space="preserve">shifting precip seasonality?</w:t>
      </w: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Widespread shifts in disturbance regimes would have profound effects on ecosystem structure, composition and function. For example, the drier conditions combined with forest fragmentation may increase the flammability of forests (</w:t>
      </w:r>
      <w:commentRangeStart w:id="610"/>
      <w:r w:rsidDel="00000000" w:rsidR="00000000" w:rsidRPr="00000000">
        <w:rPr>
          <w:rtl w:val="0"/>
        </w:rPr>
        <w:t xml:space="preserve">Fonseca et al., 2019</w:t>
      </w:r>
      <w:commentRangeEnd w:id="610"/>
      <w:r w:rsidDel="00000000" w:rsidR="00000000" w:rsidRPr="00000000">
        <w:commentReference w:id="610"/>
      </w:r>
      <w:r w:rsidDel="00000000" w:rsidR="00000000" w:rsidRPr="00000000">
        <w:rPr>
          <w:rtl w:val="0"/>
        </w:rPr>
        <w:t xml:space="preserve">), potentially leading to persistent canopy losses across the tropics (</w:t>
      </w:r>
      <w:commentRangeStart w:id="611"/>
      <w:r w:rsidDel="00000000" w:rsidR="00000000" w:rsidRPr="00000000">
        <w:rPr>
          <w:rtl w:val="0"/>
        </w:rPr>
        <w:t xml:space="preserve">Brando et al., 2020</w:t>
      </w:r>
      <w:commentRangeEnd w:id="611"/>
      <w:r w:rsidDel="00000000" w:rsidR="00000000" w:rsidRPr="00000000">
        <w:commentReference w:id="611"/>
      </w:r>
      <w:r w:rsidDel="00000000" w:rsidR="00000000" w:rsidRPr="00000000">
        <w:rPr>
          <w:rtl w:val="0"/>
        </w:rPr>
        <w:t xml:space="preserve">) and permanent reductions in tropical forest carbon stocks. Projecting the emergent shifts in carbon stocks and structural and functional properties of tropical forests to global changes will require models that can reliably predict the impacts of natural and anthropogenic disturbances on plant functional composition, the ecosystem recovery trajectories from disturbances, and the ecosystem responses to changes in climate and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address these knowledge gaps, PANGEA will answer the following questions: </w:t>
      </w:r>
    </w:p>
    <w:p w:rsidR="00000000" w:rsidDel="00000000" w:rsidP="00000000" w:rsidRDefault="00000000" w:rsidRPr="00000000" w14:paraId="000001C3">
      <w:pPr>
        <w:numPr>
          <w:ilvl w:val="0"/>
          <w:numId w:val="41"/>
        </w:numPr>
        <w:spacing w:after="120" w:before="120" w:lineRule="auto"/>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commentRangeStart w:id="612"/>
      <w:r w:rsidDel="00000000" w:rsidR="00000000" w:rsidRPr="00000000">
        <w:rPr>
          <w:b w:val="1"/>
          <w:i w:val="1"/>
          <w:rtl w:val="0"/>
        </w:rPr>
        <w:t xml:space="preserve">nutrient availability</w:t>
      </w:r>
      <w:r w:rsidDel="00000000" w:rsidR="00000000" w:rsidRPr="00000000">
        <w:rPr>
          <w:i w:val="1"/>
          <w:rtl w:val="0"/>
        </w:rPr>
        <w:t xml:space="preserve"> </w:t>
      </w:r>
      <w:commentRangeEnd w:id="612"/>
      <w:r w:rsidDel="00000000" w:rsidR="00000000" w:rsidRPr="00000000">
        <w:commentReference w:id="612"/>
      </w:r>
      <w:r w:rsidDel="00000000" w:rsidR="00000000" w:rsidRPr="00000000">
        <w:rPr>
          <w:i w:val="1"/>
          <w:rtl w:val="0"/>
        </w:rPr>
        <w:t xml:space="preserve">and </w:t>
      </w:r>
      <w:r w:rsidDel="00000000" w:rsidR="00000000" w:rsidRPr="00000000">
        <w:rPr>
          <w:b w:val="1"/>
          <w:i w:val="1"/>
          <w:rtl w:val="0"/>
        </w:rPr>
        <w:t xml:space="preserve">soil-vegetation interactions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C4">
      <w:pPr>
        <w:numPr>
          <w:ilvl w:val="0"/>
          <w:numId w:val="41"/>
        </w:numPr>
        <w:spacing w:after="120" w:before="120" w:lineRule="auto"/>
        <w:ind w:left="720" w:hanging="360"/>
        <w:rPr>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r w:rsidDel="00000000" w:rsidR="00000000" w:rsidRPr="00000000">
        <w:rPr>
          <w:rtl w:val="0"/>
        </w:rPr>
      </w:r>
    </w:p>
    <w:p w:rsidR="00000000" w:rsidDel="00000000" w:rsidP="00000000" w:rsidRDefault="00000000" w:rsidRPr="00000000" w14:paraId="000001C5">
      <w:pPr>
        <w:numPr>
          <w:ilvl w:val="0"/>
          <w:numId w:val="41"/>
        </w:numPr>
        <w:spacing w:after="120" w:before="120" w:lineRule="auto"/>
        <w:ind w:left="720" w:hanging="360"/>
        <w:rPr>
          <w:i w:val="1"/>
        </w:rPr>
      </w:pPr>
      <w:r w:rsidDel="00000000" w:rsidR="00000000" w:rsidRPr="00000000">
        <w:rPr>
          <w:b w:val="1"/>
          <w:i w:val="1"/>
          <w:rtl w:val="0"/>
        </w:rPr>
        <w:t xml:space="preserve">Q23. </w:t>
      </w:r>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r w:rsidDel="00000000" w:rsidR="00000000" w:rsidRPr="00000000">
        <w:rPr>
          <w:rtl w:val="0"/>
        </w:rPr>
      </w:r>
    </w:p>
    <w:p w:rsidR="00000000" w:rsidDel="00000000" w:rsidP="00000000" w:rsidRDefault="00000000" w:rsidRPr="00000000" w14:paraId="000001C6">
      <w:pPr>
        <w:numPr>
          <w:ilvl w:val="0"/>
          <w:numId w:val="41"/>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7">
      <w:pPr>
        <w:numPr>
          <w:ilvl w:val="0"/>
          <w:numId w:val="41"/>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8">
      <w:pPr>
        <w:numPr>
          <w:ilvl w:val="0"/>
          <w:numId w:val="10"/>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w:t>
      </w:r>
      <w:r w:rsidDel="00000000" w:rsidR="00000000" w:rsidRPr="00000000">
        <w:rPr>
          <w:i w:val="1"/>
          <w:color w:val="ff0000"/>
          <w:highlight w:val="white"/>
          <w:rtl w:val="0"/>
        </w:rPr>
        <w:t xml:space="preserve">this</w:t>
      </w:r>
      <w:r w:rsidDel="00000000" w:rsidR="00000000" w:rsidRPr="00000000">
        <w:rPr>
          <w:i w:val="1"/>
          <w:color w:val="ff0000"/>
          <w:highlight w:val="white"/>
          <w:rtl w:val="0"/>
        </w:rPr>
        <w:t xml:space="preserve"> includes precipitation patterns and timing, land surface temperatures, evapotranspiration, soil and groundwater, stream and river flows, and runoff</w:t>
      </w:r>
    </w:p>
    <w:p w:rsidR="00000000" w:rsidDel="00000000" w:rsidP="00000000" w:rsidRDefault="00000000" w:rsidRPr="00000000" w14:paraId="000001C9">
      <w:pPr>
        <w:numPr>
          <w:ilvl w:val="0"/>
          <w:numId w:val="41"/>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A">
      <w:pPr>
        <w:numPr>
          <w:ilvl w:val="0"/>
          <w:numId w:val="41"/>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B">
      <w:pPr>
        <w:numPr>
          <w:ilvl w:val="0"/>
          <w:numId w:val="49"/>
        </w:numPr>
        <w:ind w:left="1440" w:hanging="360"/>
        <w:rPr>
          <w:i w:val="1"/>
          <w:color w:val="ff0000"/>
          <w:highlight w:val="white"/>
        </w:rPr>
      </w:pPr>
      <w:r w:rsidDel="00000000" w:rsidR="00000000" w:rsidRPr="00000000">
        <w:rPr>
          <w:i w:val="1"/>
          <w:color w:val="ff0000"/>
          <w:highlight w:val="white"/>
          <w:rtl w:val="0"/>
        </w:rPr>
        <w:t xml:space="preserve">Mention bioeconomies, including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CC">
      <w:pPr>
        <w:numPr>
          <w:ilvl w:val="0"/>
          <w:numId w:val="49"/>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PANGEA projections questions will be addressed using multiple remote sensing datasets to provide initial and boundary conditions to models, as well as reference values for uncertainty reduction. For example, to initialize cohort- and individual-based mechanistic models with realistic, observed forest structure and composition across environmental gradients, we will integrate lidar and imaging spectroscopy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Similarly, the predicted emergent relationships between forest structure and ecosystem function metrics will be constrained by combined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and thermal infrared measurements (</w:t>
      </w:r>
      <w:r w:rsidDel="00000000" w:rsidR="00000000" w:rsidRPr="00000000">
        <w:rPr>
          <w:b w:val="1"/>
          <w:rtl w:val="0"/>
        </w:rPr>
        <w:t xml:space="preserve">ECOSTRESS</w:t>
      </w:r>
      <w:r w:rsidDel="00000000" w:rsidR="00000000" w:rsidRPr="00000000">
        <w:rPr>
          <w:rtl w:val="0"/>
        </w:rPr>
        <w:t xml:space="preserve">) co-located with airborne and spaceborne lidar. These combined datasets will also provide constraints on the effects of forest degradation and forest management on ecosystem response to extreme events such shifts in plant water use efficiency during droughts. The observed impacts of disturbances on forest structure at landscape and regional scales derived from multi-temporal observations of forest structure and composition metrics will inform and provide parameters to models on the magnitude of impacts by disturbance type and disturbance intensity. Space-for-time datasets of forest structure, composition and ecosystem function derived from airborne and spaceborne sensors will serve as benchmarks for the recovery trajectory of forests as functions of age since last disturbance and disturbance type.</w:t>
      </w:r>
      <w:r w:rsidDel="00000000" w:rsidR="00000000" w:rsidRPr="00000000">
        <w:rPr>
          <w:rtl w:val="0"/>
        </w:rPr>
      </w:r>
    </w:p>
    <w:p w:rsidR="00000000" w:rsidDel="00000000" w:rsidP="00000000" w:rsidRDefault="00000000" w:rsidRPr="00000000" w14:paraId="000001CF">
      <w:pPr>
        <w:pStyle w:val="Heading2"/>
        <w:rPr>
          <w:color w:val="ff0000"/>
        </w:rPr>
      </w:pPr>
      <w:bookmarkStart w:colFirst="0" w:colLast="0" w:name="_103rddclnjs1" w:id="26"/>
      <w:bookmarkEnd w:id="26"/>
      <w:r w:rsidDel="00000000" w:rsidR="00000000" w:rsidRPr="00000000">
        <w:rPr>
          <w:rtl w:val="0"/>
        </w:rPr>
        <w:t xml:space="preserve">4. </w:t>
      </w:r>
      <w:commentRangeStart w:id="613"/>
      <w:r w:rsidDel="00000000" w:rsidR="00000000" w:rsidRPr="00000000">
        <w:rPr>
          <w:rtl w:val="0"/>
        </w:rPr>
        <w:t xml:space="preserve">Scientific</w:t>
      </w:r>
      <w:commentRangeEnd w:id="613"/>
      <w:r w:rsidDel="00000000" w:rsidR="00000000" w:rsidRPr="00000000">
        <w:commentReference w:id="613"/>
      </w:r>
      <w:r w:rsidDel="00000000" w:rsidR="00000000" w:rsidRPr="00000000">
        <w:rPr>
          <w:rtl w:val="0"/>
        </w:rPr>
        <w:t xml:space="preserve"> and Technical Advancement from PANGEA</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commentRangeStart w:id="614"/>
      <w:r w:rsidDel="00000000" w:rsidR="00000000" w:rsidRPr="00000000">
        <w:rPr>
          <w:rtl w:val="0"/>
        </w:rPr>
        <w:t xml:space="preserve">Davidson et al., 2012</w:t>
      </w:r>
      <w:commentRangeEnd w:id="614"/>
      <w:r w:rsidDel="00000000" w:rsidR="00000000" w:rsidRPr="00000000">
        <w:commentReference w:id="614"/>
      </w:r>
      <w:r w:rsidDel="00000000" w:rsidR="00000000" w:rsidRPr="00000000">
        <w:rPr>
          <w:rtl w:val="0"/>
        </w:rPr>
        <w:t xml:space="preserve">), expanded international forest inventory plot networks (</w:t>
      </w:r>
      <w:commentRangeStart w:id="615"/>
      <w:r w:rsidDel="00000000" w:rsidR="00000000" w:rsidRPr="00000000">
        <w:rPr>
          <w:rtl w:val="0"/>
        </w:rPr>
        <w:t xml:space="preserve">ForestPlots.net et al., 2021</w:t>
      </w:r>
      <w:commentRangeEnd w:id="615"/>
      <w:r w:rsidDel="00000000" w:rsidR="00000000" w:rsidRPr="00000000">
        <w:commentReference w:id="615"/>
      </w:r>
      <w:r w:rsidDel="00000000" w:rsidR="00000000" w:rsidRPr="00000000">
        <w:rPr>
          <w:rtl w:val="0"/>
        </w:rPr>
        <w:t xml:space="preserve">) and NGEE-Tropics E3SM-FATES model development efforts (</w:t>
      </w:r>
      <w:commentRangeStart w:id="616"/>
      <w:r w:rsidDel="00000000" w:rsidR="00000000" w:rsidRPr="00000000">
        <w:rPr>
          <w:rtl w:val="0"/>
        </w:rPr>
        <w:t xml:space="preserve">Tollefson 2015, Powell et al., 2018, Koven et al., 2020</w:t>
      </w:r>
      <w:commentRangeEnd w:id="616"/>
      <w:r w:rsidDel="00000000" w:rsidR="00000000" w:rsidRPr="00000000">
        <w:commentReference w:id="616"/>
      </w:r>
      <w:r w:rsidDel="00000000" w:rsidR="00000000" w:rsidRPr="00000000">
        <w:rPr>
          <w:rtl w:val="0"/>
        </w:rPr>
        <w:t xml:space="preserve">). Despite these efforts, attempts to assess the stability of tropical forests to changes have garnered inconsistent results. Field studies suggest Central African forests may be more resistant or resilient to changing climatic conditions and may offer a longer-term carbon sink compared to other tropical forests (</w:t>
      </w:r>
      <w:commentRangeStart w:id="617"/>
      <w:r w:rsidDel="00000000" w:rsidR="00000000" w:rsidRPr="00000000">
        <w:rPr>
          <w:rtl w:val="0"/>
        </w:rPr>
        <w:t xml:space="preserve">Hubau et al., 2020</w:t>
      </w:r>
      <w:commentRangeEnd w:id="617"/>
      <w:r w:rsidDel="00000000" w:rsidR="00000000" w:rsidRPr="00000000">
        <w:commentReference w:id="617"/>
      </w:r>
      <w:r w:rsidDel="00000000" w:rsidR="00000000" w:rsidRPr="00000000">
        <w:rPr>
          <w:rtl w:val="0"/>
        </w:rPr>
        <w:t xml:space="preserve">, </w:t>
      </w:r>
      <w:commentRangeStart w:id="618"/>
      <w:r w:rsidDel="00000000" w:rsidR="00000000" w:rsidRPr="00000000">
        <w:rPr>
          <w:rtl w:val="0"/>
        </w:rPr>
        <w:t xml:space="preserve">Bennett et al., 2021</w:t>
      </w:r>
      <w:commentRangeEnd w:id="618"/>
      <w:r w:rsidDel="00000000" w:rsidR="00000000" w:rsidRPr="00000000">
        <w:commentReference w:id="618"/>
      </w:r>
      <w:r w:rsidDel="00000000" w:rsidR="00000000" w:rsidRPr="00000000">
        <w:rPr>
          <w:rtl w:val="0"/>
        </w:rPr>
        <w:t xml:space="preserve">). However, satellite remote sensing studies indicate that Central African forests are just as sensitive to climate anomalies as the Amazon and other tropical forest regions (</w:t>
      </w:r>
      <w:commentRangeStart w:id="619"/>
      <w:r w:rsidDel="00000000" w:rsidR="00000000" w:rsidRPr="00000000">
        <w:rPr>
          <w:rtl w:val="0"/>
        </w:rPr>
        <w:t xml:space="preserve">Liu et al., 2017</w:t>
      </w:r>
      <w:commentRangeEnd w:id="619"/>
      <w:r w:rsidDel="00000000" w:rsidR="00000000" w:rsidRPr="00000000">
        <w:commentReference w:id="619"/>
      </w:r>
      <w:r w:rsidDel="00000000" w:rsidR="00000000" w:rsidRPr="00000000">
        <w:rPr>
          <w:rtl w:val="0"/>
        </w:rPr>
        <w:t xml:space="preserve">, </w:t>
      </w:r>
      <w:commentRangeStart w:id="620"/>
      <w:r w:rsidDel="00000000" w:rsidR="00000000" w:rsidRPr="00000000">
        <w:rPr>
          <w:rtl w:val="0"/>
        </w:rPr>
        <w:t xml:space="preserve">Palmer et al., 2019</w:t>
      </w:r>
      <w:commentRangeEnd w:id="620"/>
      <w:r w:rsidDel="00000000" w:rsidR="00000000" w:rsidRPr="00000000">
        <w:commentReference w:id="620"/>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Among the hypotheses that may explain these inconsistencies are: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PANGEA will investigate these hypotheses and others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 </w:t>
      </w:r>
    </w:p>
    <w:p w:rsidR="00000000" w:rsidDel="00000000" w:rsidP="00000000" w:rsidRDefault="00000000" w:rsidRPr="00000000" w14:paraId="000001D3">
      <w:pPr>
        <w:numPr>
          <w:ilvl w:val="0"/>
          <w:numId w:val="22"/>
        </w:numPr>
        <w:spacing w:after="120" w:before="120" w:lineRule="auto"/>
        <w:ind w:left="720" w:hanging="360"/>
        <w:rPr>
          <w:b w:val="1"/>
          <w:i w:val="1"/>
        </w:rPr>
      </w:pPr>
      <w:r w:rsidDel="00000000" w:rsidR="00000000" w:rsidRPr="00000000">
        <w:rPr>
          <w:b w:val="1"/>
          <w:i w:val="1"/>
          <w:rtl w:val="0"/>
        </w:rPr>
        <w:t xml:space="preserve">PANGEA will elucidate the patterns of recent (5-30 years) and ongoing change in tropical forest landscapes, dynamics, and feedbacks, and their geographic variation with an emphasis on comparisons between the Americas and Africa.   geographically</w:t>
      </w:r>
      <w:r w:rsidDel="00000000" w:rsidR="00000000" w:rsidRPr="00000000">
        <w:rPr>
          <w:rtl w:val="0"/>
        </w:rPr>
      </w:r>
    </w:p>
    <w:p w:rsidR="00000000" w:rsidDel="00000000" w:rsidP="00000000" w:rsidRDefault="00000000" w:rsidRPr="00000000" w14:paraId="000001D4">
      <w:pPr>
        <w:numPr>
          <w:ilvl w:val="0"/>
          <w:numId w:val="22"/>
        </w:numPr>
        <w:spacing w:after="120" w:before="120" w:lineRule="auto"/>
        <w:ind w:left="720" w:hanging="360"/>
        <w:rPr>
          <w:b w:val="1"/>
          <w:i w:val="1"/>
          <w:u w:val="none"/>
        </w:rPr>
      </w:pPr>
      <w:r w:rsidDel="00000000" w:rsidR="00000000" w:rsidRPr="00000000">
        <w:rPr>
          <w:b w:val="1"/>
          <w:i w:val="1"/>
          <w:rtl w:val="0"/>
        </w:rPr>
        <w:t xml:space="preserve">PANGEA will increase our understanding of </w:t>
      </w:r>
      <w:r w:rsidDel="00000000" w:rsidR="00000000" w:rsidRPr="00000000">
        <w:rPr>
          <w:b w:val="1"/>
          <w:i w:val="1"/>
          <w:rtl w:val="0"/>
        </w:rPr>
        <w:t xml:space="preserve">processes that control</w:t>
      </w:r>
      <w:r w:rsidDel="00000000" w:rsidR="00000000" w:rsidRPr="00000000">
        <w:rPr>
          <w:b w:val="1"/>
          <w:i w:val="1"/>
          <w:rtl w:val="0"/>
        </w:rPr>
        <w:t xml:space="preserve"> heterogeneity in the vulnerability of tropical forest landscapes to structural and functional change.</w:t>
      </w:r>
    </w:p>
    <w:p w:rsidR="00000000" w:rsidDel="00000000" w:rsidP="00000000" w:rsidRDefault="00000000" w:rsidRPr="00000000" w14:paraId="000001D5">
      <w:pPr>
        <w:numPr>
          <w:ilvl w:val="0"/>
          <w:numId w:val="22"/>
        </w:numPr>
        <w:spacing w:after="120" w:before="120" w:lineRule="auto"/>
        <w:ind w:left="720" w:hanging="360"/>
        <w:rPr>
          <w:b w:val="1"/>
          <w:i w:val="1"/>
          <w:u w:val="none"/>
        </w:rPr>
      </w:pPr>
      <w:r w:rsidDel="00000000" w:rsidR="00000000" w:rsidRPr="00000000">
        <w:rPr>
          <w:b w:val="1"/>
          <w:i w:val="1"/>
          <w:rtl w:val="0"/>
        </w:rPr>
        <w:t xml:space="preserve">PANGEA will provide improved projections of future changes in tropical forest landscapes encompassing the feedbacks in local, regional, and global climates and social-ecological systems.</w:t>
      </w:r>
    </w:p>
    <w:p w:rsidR="00000000" w:rsidDel="00000000" w:rsidP="00000000" w:rsidRDefault="00000000" w:rsidRPr="00000000" w14:paraId="000001D6">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in:</w:t>
      </w:r>
      <w:r w:rsidDel="00000000" w:rsidR="00000000" w:rsidRPr="00000000">
        <w:rPr>
          <w:rtl w:val="0"/>
        </w:rPr>
      </w:r>
    </w:p>
    <w:p w:rsidR="00000000" w:rsidDel="00000000" w:rsidP="00000000" w:rsidRDefault="00000000" w:rsidRPr="00000000" w14:paraId="000001D7">
      <w:pPr>
        <w:numPr>
          <w:ilvl w:val="0"/>
          <w:numId w:val="22"/>
        </w:numPr>
        <w:spacing w:after="120" w:before="120" w:lineRule="auto"/>
        <w:ind w:left="720" w:hanging="360"/>
        <w:rPr>
          <w:b w:val="1"/>
          <w:i w:val="1"/>
        </w:rPr>
      </w:pPr>
      <w:r w:rsidDel="00000000" w:rsidR="00000000" w:rsidRPr="00000000">
        <w:rPr>
          <w:b w:val="1"/>
          <w:i w:val="1"/>
          <w:rtl w:val="0"/>
        </w:rPr>
        <w:t xml:space="preserve">I</w:t>
      </w:r>
      <w:r w:rsidDel="00000000" w:rsidR="00000000" w:rsidRPr="00000000">
        <w:rPr>
          <w:b w:val="1"/>
          <w:i w:val="1"/>
          <w:rtl w:val="0"/>
        </w:rPr>
        <w:t xml:space="preserve">ntegration of ground and remote sensing measurements leading to more reliable calibrations of remote sensed variables;</w:t>
      </w:r>
    </w:p>
    <w:p w:rsidR="00000000" w:rsidDel="00000000" w:rsidP="00000000" w:rsidRDefault="00000000" w:rsidRPr="00000000" w14:paraId="000001D8">
      <w:pPr>
        <w:numPr>
          <w:ilvl w:val="0"/>
          <w:numId w:val="22"/>
        </w:numPr>
        <w:spacing w:after="120" w:before="120" w:lineRule="auto"/>
        <w:ind w:left="720" w:hanging="360"/>
        <w:rPr>
          <w:b w:val="1"/>
          <w:i w:val="1"/>
        </w:rPr>
      </w:pPr>
      <w:r w:rsidDel="00000000" w:rsidR="00000000" w:rsidRPr="00000000">
        <w:rPr>
          <w:b w:val="1"/>
          <w:i w:val="1"/>
          <w:rtl w:val="0"/>
        </w:rPr>
        <w:t xml:space="preserve">Development</w:t>
      </w:r>
      <w:r w:rsidDel="00000000" w:rsidR="00000000" w:rsidRPr="00000000">
        <w:rPr>
          <w:b w:val="1"/>
          <w:i w:val="1"/>
          <w:rtl w:val="0"/>
        </w:rPr>
        <w:t xml:space="preserve"> of data-model-integration that </w:t>
      </w:r>
      <w:r w:rsidDel="00000000" w:rsidR="00000000" w:rsidRPr="00000000">
        <w:rPr>
          <w:b w:val="1"/>
          <w:i w:val="1"/>
          <w:rtl w:val="0"/>
        </w:rPr>
        <w:t xml:space="preserve">improves</w:t>
      </w:r>
      <w:r w:rsidDel="00000000" w:rsidR="00000000" w:rsidRPr="00000000">
        <w:rPr>
          <w:b w:val="1"/>
          <w:i w:val="1"/>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DC">
      <w:pPr>
        <w:pStyle w:val="Heading2"/>
        <w:rPr/>
      </w:pPr>
      <w:bookmarkStart w:colFirst="0" w:colLast="0" w:name="_7t2ogl1w37ed" w:id="27"/>
      <w:bookmarkEnd w:id="27"/>
      <w:r w:rsidDel="00000000" w:rsidR="00000000" w:rsidRPr="00000000">
        <w:rPr>
          <w:rtl w:val="0"/>
        </w:rPr>
        <w:t xml:space="preserve">5</w:t>
      </w:r>
      <w:commentRangeStart w:id="621"/>
      <w:r w:rsidDel="00000000" w:rsidR="00000000" w:rsidRPr="00000000">
        <w:rPr>
          <w:rtl w:val="0"/>
        </w:rPr>
        <w:t xml:space="preserve">. </w:t>
      </w:r>
      <w:commentRangeStart w:id="622"/>
      <w:r w:rsidDel="00000000" w:rsidR="00000000" w:rsidRPr="00000000">
        <w:rPr>
          <w:rtl w:val="0"/>
        </w:rPr>
        <w:t xml:space="preserve">Critical</w:t>
      </w:r>
      <w:commentRangeEnd w:id="622"/>
      <w:r w:rsidDel="00000000" w:rsidR="00000000" w:rsidRPr="00000000">
        <w:commentReference w:id="622"/>
      </w:r>
      <w:r w:rsidDel="00000000" w:rsidR="00000000" w:rsidRPr="00000000">
        <w:rPr>
          <w:rtl w:val="0"/>
        </w:rPr>
        <w:t xml:space="preserve"> Role of NASA Remote Sensing</w:t>
      </w:r>
      <w:commentRangeEnd w:id="621"/>
      <w:r w:rsidDel="00000000" w:rsidR="00000000" w:rsidRPr="00000000">
        <w:commentReference w:id="621"/>
      </w: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 xml:space="preserve">PANGEA</w:t>
      </w:r>
      <w:r w:rsidDel="00000000" w:rsidR="00000000" w:rsidRPr="00000000">
        <w:rPr>
          <w:rtl w:val="0"/>
        </w:rPr>
        <w:t xml:space="preserve"> aims to determine whether different tropical forests will share the same fate or vary in their responses to the effects of climate and land-use change, with a particular focus on Earth’s two largest tropical forests. 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623"/>
      <w:r w:rsidDel="00000000" w:rsidR="00000000" w:rsidRPr="00000000">
        <w:rPr>
          <w:highlight w:val="yellow"/>
          <w:rtl w:val="0"/>
        </w:rPr>
        <w:t xml:space="preserve">Fig</w:t>
      </w:r>
      <w:commentRangeEnd w:id="623"/>
      <w:r w:rsidDel="00000000" w:rsidR="00000000" w:rsidRPr="00000000">
        <w:commentReference w:id="623"/>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624"/>
      <w:commentRangeStart w:id="625"/>
      <w:commentRangeStart w:id="626"/>
      <w:r w:rsidDel="00000000" w:rsidR="00000000" w:rsidRPr="00000000">
        <w:rPr>
          <w:highlight w:val="white"/>
          <w:rtl w:val="0"/>
        </w:rPr>
        <w:t xml:space="preserve">Virkkala et al., 2021; Peltola et al., 2019</w:t>
      </w:r>
      <w:commentRangeEnd w:id="624"/>
      <w:r w:rsidDel="00000000" w:rsidR="00000000" w:rsidRPr="00000000">
        <w:commentReference w:id="624"/>
      </w:r>
      <w:commentRangeEnd w:id="625"/>
      <w:r w:rsidDel="00000000" w:rsidR="00000000" w:rsidRPr="00000000">
        <w:commentReference w:id="625"/>
      </w:r>
      <w:commentRangeEnd w:id="626"/>
      <w:r w:rsidDel="00000000" w:rsidR="00000000" w:rsidRPr="00000000">
        <w:commentReference w:id="626"/>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DE">
      <w:pPr>
        <w:ind w:left="0" w:firstLine="0"/>
        <w:rPr>
          <w:color w:val="ff000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627"/>
      <w:r w:rsidDel="00000000" w:rsidR="00000000" w:rsidRPr="00000000">
        <w:rPr>
          <w:color w:val="ff0000"/>
          <w:highlight w:val="yellow"/>
          <w:rtl w:val="0"/>
        </w:rPr>
        <w:t xml:space="preserve">etc</w:t>
      </w:r>
      <w:commentRangeEnd w:id="627"/>
      <w:r w:rsidDel="00000000" w:rsidR="00000000" w:rsidRPr="00000000">
        <w:commentReference w:id="627"/>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E0">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greenhoues gas fluxes (e.g., </w:t>
      </w:r>
      <w:commentRangeStart w:id="628"/>
      <w:r w:rsidDel="00000000" w:rsidR="00000000" w:rsidRPr="00000000">
        <w:rPr>
          <w:rtl w:val="0"/>
        </w:rPr>
        <w:t xml:space="preserve">Rayner et al., 2002</w:t>
      </w:r>
      <w:commentRangeEnd w:id="628"/>
      <w:r w:rsidDel="00000000" w:rsidR="00000000" w:rsidRPr="00000000">
        <w:commentReference w:id="628"/>
      </w:r>
      <w:r w:rsidDel="00000000" w:rsidR="00000000" w:rsidRPr="00000000">
        <w:rPr>
          <w:rtl w:val="0"/>
        </w:rPr>
        <w:t xml:space="preserve">; </w:t>
      </w:r>
      <w:commentRangeStart w:id="629"/>
      <w:r w:rsidDel="00000000" w:rsidR="00000000" w:rsidRPr="00000000">
        <w:rPr>
          <w:rtl w:val="0"/>
        </w:rPr>
        <w:t xml:space="preserve">Qu et al., 2021</w:t>
      </w:r>
      <w:commentRangeEnd w:id="629"/>
      <w:r w:rsidDel="00000000" w:rsidR="00000000" w:rsidRPr="00000000">
        <w:commentReference w:id="629"/>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E1">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630"/>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630"/>
      <w:r w:rsidDel="00000000" w:rsidR="00000000" w:rsidRPr="00000000">
        <w:commentReference w:id="630"/>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2">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E3">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precedents to </w:t>
      </w:r>
      <w:r w:rsidDel="00000000" w:rsidR="00000000" w:rsidRPr="00000000">
        <w:rPr>
          <w:rtl w:val="0"/>
        </w:rPr>
        <w:t xml:space="preserve">enable NASA funded investigators to answer crucial scientific questions by comparison among major tropical forest systems.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To initiate PANGEA, we will define our scientific study design during a preliminary phase that will last, ideally, about one year. During this science definition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The PANGEA campaign will be executed over 6 to 9 years following the science definition phase and the selection of a Phase 1 science team.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campaign phases, but will be carried out from Phase 1, 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implementation details and scientific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value intermediate analysis of early data and the role of these activities in the overall success and cost-effectiveness of a campaign.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highlight w:val="yellow"/>
        </w:rPr>
      </w:pPr>
      <w:r w:rsidDel="00000000" w:rsidR="00000000" w:rsidRPr="00000000">
        <w:rPr>
          <w:rtl w:val="0"/>
        </w:rPr>
        <w:t xml:space="preserve">All PANGEA science team members will either directly conduct or participate in integrative analysis (including modeling). Building an interdisciplinary science team from the earliest stages which effectively brings together the expertise and experience of the team will result in deeper insights into tropical systems. Data collected through funded PANGEA activities will be made available to the full team as soon as possible, always following NASA requirements for open science as a minimum. Open science practices will make integrative analyses and model studies as transparent as possible to both the selected science team, as well as the broader PANGEA community.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631"/>
      <w:r w:rsidDel="00000000" w:rsidR="00000000" w:rsidRPr="00000000">
        <w:rPr>
          <w:rtl w:val="0"/>
        </w:rPr>
        <w:t xml:space="preserve">BioSCape, SHIFT, AVIRIS, EMIT,</w:t>
      </w:r>
      <w:commentRangeEnd w:id="631"/>
      <w:r w:rsidDel="00000000" w:rsidR="00000000" w:rsidRPr="00000000">
        <w:commentReference w:id="631"/>
      </w:r>
      <w:r w:rsidDel="00000000" w:rsidR="00000000" w:rsidRPr="00000000">
        <w:rPr>
          <w:rtl w:val="0"/>
        </w:rPr>
        <w:t xml:space="preserve">), as well as outside organization (e.g. </w:t>
      </w:r>
      <w:commentRangeStart w:id="632"/>
      <w:r w:rsidDel="00000000" w:rsidR="00000000" w:rsidRPr="00000000">
        <w:rPr>
          <w:rtl w:val="0"/>
        </w:rPr>
        <w:t xml:space="preserve">CEOS</w:t>
      </w:r>
      <w:commentRangeEnd w:id="632"/>
      <w:r w:rsidDel="00000000" w:rsidR="00000000" w:rsidRPr="00000000">
        <w:commentReference w:id="632"/>
      </w:r>
      <w:r w:rsidDel="00000000" w:rsidR="00000000" w:rsidRPr="00000000">
        <w:rPr>
          <w:rtl w:val="0"/>
        </w:rPr>
        <w:t xml:space="preserve">, NEON, ICOS, AmeriFlux, FLUXNET, Forestplots.net, GEO-TREES, and more) (</w:t>
      </w:r>
      <w:commentRangeStart w:id="633"/>
      <w:commentRangeStart w:id="634"/>
      <w:r w:rsidDel="00000000" w:rsidR="00000000" w:rsidRPr="00000000">
        <w:rPr>
          <w:rtl w:val="0"/>
        </w:rPr>
        <w:t xml:space="preserve">Baldocchi et al., 2024</w:t>
      </w:r>
      <w:commentRangeEnd w:id="633"/>
      <w:r w:rsidDel="00000000" w:rsidR="00000000" w:rsidRPr="00000000">
        <w:commentReference w:id="633"/>
      </w:r>
      <w:commentRangeEnd w:id="634"/>
      <w:r w:rsidDel="00000000" w:rsidR="00000000" w:rsidRPr="00000000">
        <w:commentReference w:id="634"/>
      </w:r>
      <w:r w:rsidDel="00000000" w:rsidR="00000000" w:rsidRPr="00000000">
        <w:rPr>
          <w:rtl w:val="0"/>
        </w:rPr>
        <w:t xml:space="preserve">; </w:t>
      </w:r>
      <w:commentRangeStart w:id="635"/>
      <w:r w:rsidDel="00000000" w:rsidR="00000000" w:rsidRPr="00000000">
        <w:rPr>
          <w:rtl w:val="0"/>
        </w:rPr>
        <w:t xml:space="preserve">Delwiche et al., 2024</w:t>
      </w:r>
      <w:commentRangeEnd w:id="635"/>
      <w:r w:rsidDel="00000000" w:rsidR="00000000" w:rsidRPr="00000000">
        <w:commentReference w:id="635"/>
      </w:r>
      <w:r w:rsidDel="00000000" w:rsidR="00000000" w:rsidRPr="00000000">
        <w:rPr>
          <w:rtl w:val="0"/>
        </w:rPr>
        <w:t xml:space="preserve">; </w:t>
      </w:r>
      <w:commentRangeStart w:id="636"/>
      <w:r w:rsidDel="00000000" w:rsidR="00000000" w:rsidRPr="00000000">
        <w:rPr>
          <w:rtl w:val="0"/>
        </w:rPr>
        <w:t xml:space="preserve">ForesPlots.net et al., 2021</w:t>
      </w:r>
      <w:commentRangeEnd w:id="636"/>
      <w:r w:rsidDel="00000000" w:rsidR="00000000" w:rsidRPr="00000000">
        <w:commentReference w:id="636"/>
      </w:r>
      <w:r w:rsidDel="00000000" w:rsidR="00000000" w:rsidRPr="00000000">
        <w:rPr>
          <w:rtl w:val="0"/>
        </w:rPr>
        <w:t xml:space="preserve">; </w:t>
      </w:r>
      <w:commentRangeStart w:id="637"/>
      <w:r w:rsidDel="00000000" w:rsidR="00000000" w:rsidRPr="00000000">
        <w:rPr>
          <w:rtl w:val="0"/>
        </w:rPr>
        <w:t xml:space="preserve">Ordway et al., 2021</w:t>
      </w:r>
      <w:commentRangeEnd w:id="637"/>
      <w:r w:rsidDel="00000000" w:rsidR="00000000" w:rsidRPr="00000000">
        <w:commentReference w:id="637"/>
      </w:r>
      <w:r w:rsidDel="00000000" w:rsidR="00000000" w:rsidRPr="00000000">
        <w:rPr>
          <w:rtl w:val="0"/>
        </w:rPr>
        <w:t xml:space="preserve">; </w:t>
      </w:r>
      <w:hyperlink r:id="rId146">
        <w:r w:rsidDel="00000000" w:rsidR="00000000" w:rsidRPr="00000000">
          <w:rPr>
            <w:color w:val="1155cc"/>
            <w:u w:val="single"/>
            <w:rtl w:val="0"/>
          </w:rPr>
          <w:t xml:space="preserve">Nagy et al., 2021</w:t>
        </w:r>
      </w:hyperlink>
      <w:r w:rsidDel="00000000" w:rsidR="00000000" w:rsidRPr="00000000">
        <w:rPr>
          <w:rtl w:val="0"/>
        </w:rPr>
        <w:t xml:space="preserve">; </w:t>
      </w:r>
      <w:hyperlink r:id="rId147">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In the following sections, we provide an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ED">
      <w:pPr>
        <w:numPr>
          <w:ilvl w:val="0"/>
          <w:numId w:val="12"/>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EE">
      <w:pPr>
        <w:pStyle w:val="Heading3"/>
        <w:rPr/>
      </w:pPr>
      <w:bookmarkStart w:colFirst="0" w:colLast="0" w:name="_kw1o5d63g5dw" w:id="30"/>
      <w:bookmarkEnd w:id="30"/>
      <w:r w:rsidDel="00000000" w:rsidR="00000000" w:rsidRPr="00000000">
        <w:rPr>
          <w:rtl w:val="0"/>
        </w:rPr>
        <w:t xml:space="preserve">6.2 </w:t>
      </w:r>
      <w:r w:rsidDel="00000000" w:rsidR="00000000" w:rsidRPr="00000000">
        <w:rPr>
          <w:rtl w:val="0"/>
        </w:rPr>
        <w:t xml:space="preserve">Essential</w:t>
      </w:r>
      <w:r w:rsidDel="00000000" w:rsidR="00000000" w:rsidRPr="00000000">
        <w:rPr>
          <w:rtl w:val="0"/>
        </w:rPr>
        <w:t xml:space="preserve"> Scientific Measurements</w:t>
      </w:r>
    </w:p>
    <w:p w:rsidR="00000000" w:rsidDel="00000000" w:rsidP="00000000" w:rsidRDefault="00000000" w:rsidRPr="00000000" w14:paraId="000001EF">
      <w:pPr>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PANGEA leverages NASA’s history of successful field and airborne campaigns in the tropics (</w:t>
      </w:r>
      <w:commentRangeStart w:id="638"/>
      <w:r w:rsidDel="00000000" w:rsidR="00000000" w:rsidRPr="00000000">
        <w:rPr>
          <w:b w:val="1"/>
          <w:highlight w:val="yellow"/>
          <w:rtl w:val="0"/>
        </w:rPr>
        <w:t xml:space="preserve">Fig. 2</w:t>
      </w:r>
      <w:commentRangeEnd w:id="638"/>
      <w:r w:rsidDel="00000000" w:rsidR="00000000" w:rsidRPr="00000000">
        <w:commentReference w:id="638"/>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639"/>
      <w:commentRangeStart w:id="640"/>
      <w:r w:rsidDel="00000000" w:rsidR="00000000" w:rsidRPr="00000000">
        <w:rPr>
          <w:rtl w:val="0"/>
        </w:rPr>
        <w:t xml:space="preserve">Yang et al., 2021</w:t>
      </w:r>
      <w:commentRangeEnd w:id="639"/>
      <w:r w:rsidDel="00000000" w:rsidR="00000000" w:rsidRPr="00000000">
        <w:commentReference w:id="639"/>
      </w:r>
      <w:commentRangeEnd w:id="640"/>
      <w:r w:rsidDel="00000000" w:rsidR="00000000" w:rsidRPr="00000000">
        <w:commentReference w:id="640"/>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continents.These coincident measurements are particularly important in Africa, where data gaps are the greatest, and process-based understanding is poorest. Achieving PANGEA’s objectives therefore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r w:rsidDel="00000000" w:rsidR="00000000" w:rsidRPr="00000000">
        <w:rPr>
          <w:b w:val="1"/>
          <w:rtl w:val="0"/>
        </w:rPr>
        <w:t xml:space="preserve">PANGEA provides a framework for scaling and integrating airborne and satellite measurements with in-situ field observations, eddy-covariance flux tower measurements, and models to </w:t>
      </w:r>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F4">
      <w:pPr>
        <w:pStyle w:val="Heading4"/>
        <w:spacing w:after="240" w:before="240" w:lineRule="auto"/>
        <w:rPr/>
      </w:pPr>
      <w:bookmarkStart w:colFirst="0" w:colLast="0" w:name="_t9glepy2ttwu" w:id="31"/>
      <w:bookmarkEnd w:id="31"/>
      <w:r w:rsidDel="00000000" w:rsidR="00000000" w:rsidRPr="00000000">
        <w:rPr>
          <w:rtl w:val="0"/>
        </w:rPr>
        <w:t xml:space="preserve">6.2.1 Optimal, Baseline, and Threshold Measurements</w:t>
      </w:r>
    </w:p>
    <w:p w:rsidR="00000000" w:rsidDel="00000000" w:rsidP="00000000" w:rsidRDefault="00000000" w:rsidRPr="00000000" w14:paraId="000001F5">
      <w:pPr>
        <w:spacing w:after="240" w:before="240" w:lineRule="auto"/>
        <w:rPr>
          <w:rFonts w:ascii="Garamond" w:cs="Garamond" w:eastAsia="Garamond" w:hAnsi="Garamond"/>
          <w:sz w:val="24"/>
          <w:szCs w:val="24"/>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detailed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t xml:space="preserve">and described below. </w:t>
      </w:r>
      <w:r w:rsidDel="00000000" w:rsidR="00000000" w:rsidRPr="00000000">
        <w:rPr>
          <w:rtl w:val="0"/>
        </w:rPr>
      </w:r>
    </w:p>
    <w:tbl>
      <w:tblPr>
        <w:tblStyle w:val="Table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6">
            <w:pPr>
              <w:spacing w:after="40" w:line="228" w:lineRule="auto"/>
              <w:rPr>
                <w:rFonts w:ascii="Avenir" w:cs="Avenir" w:eastAsia="Avenir" w:hAnsi="Avenir"/>
                <w:b w:val="1"/>
                <w:color w:val="ffffff"/>
                <w:sz w:val="20"/>
                <w:szCs w:val="20"/>
              </w:rPr>
            </w:pPr>
            <w:r w:rsidDel="00000000" w:rsidR="00000000" w:rsidRPr="00000000">
              <w:rPr>
                <w:rFonts w:ascii="Avenir" w:cs="Avenir" w:eastAsia="Avenir" w:hAnsi="Avenir"/>
                <w:b w:val="1"/>
                <w:sz w:val="20"/>
                <w:szCs w:val="20"/>
                <w:rtl w:val="0"/>
              </w:rPr>
              <w:t xml:space="preserve"> Table X.</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1F8">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1F9">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w:t>
            </w:r>
            <w:commentRangeStart w:id="641"/>
            <w:r w:rsidDel="00000000" w:rsidR="00000000" w:rsidRPr="00000000">
              <w:rPr>
                <w:rFonts w:ascii="Avenir" w:cs="Avenir" w:eastAsia="Avenir" w:hAnsi="Avenir"/>
                <w:b w:val="1"/>
                <w:color w:val="ffffff"/>
                <w:sz w:val="20"/>
                <w:szCs w:val="20"/>
                <w:rtl w:val="0"/>
              </w:rPr>
              <w:t xml:space="preserve">Functional Requirements</w:t>
            </w:r>
            <w:commentRangeEnd w:id="641"/>
            <w:r w:rsidDel="00000000" w:rsidR="00000000" w:rsidRPr="00000000">
              <w:commentReference w:id="641"/>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O</w:t>
            </w:r>
            <w:r w:rsidDel="00000000" w:rsidR="00000000" w:rsidRPr="00000000">
              <w:rPr>
                <w:rtl w:val="0"/>
              </w:rPr>
            </w:r>
          </w:p>
        </w:tc>
        <w:tc>
          <w:tcPr>
            <w:vAlign w:val="center"/>
          </w:tcPr>
          <w:p w:rsidR="00000000" w:rsidDel="00000000" w:rsidP="00000000" w:rsidRDefault="00000000" w:rsidRPr="00000000" w14:paraId="000001FB">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1FC">
            <w:pPr>
              <w:numPr>
                <w:ilvl w:val="0"/>
                <w:numId w:val="25"/>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1FD">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1FE">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1FF">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0">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1">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w:t>
            </w:r>
          </w:p>
        </w:tc>
        <w:tc>
          <w:tcPr>
            <w:tcBorders>
              <w:bottom w:color="000000" w:space="0" w:sz="4" w:val="single"/>
            </w:tcBorders>
            <w:vAlign w:val="center"/>
          </w:tcPr>
          <w:p w:rsidR="00000000" w:rsidDel="00000000" w:rsidP="00000000" w:rsidRDefault="00000000" w:rsidRPr="00000000" w14:paraId="00000203">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4">
            <w:pPr>
              <w:numPr>
                <w:ilvl w:val="0"/>
                <w:numId w:val="25"/>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5">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6">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7">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8">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9">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p>
        </w:tc>
        <w:tc>
          <w:tcPr>
            <w:tcBorders>
              <w:bottom w:color="000000" w:space="0" w:sz="4" w:val="single"/>
            </w:tcBorders>
            <w:vAlign w:val="center"/>
          </w:tcPr>
          <w:p w:rsidR="00000000" w:rsidDel="00000000" w:rsidP="00000000" w:rsidRDefault="00000000" w:rsidRPr="00000000" w14:paraId="0000020B">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C">
            <w:pPr>
              <w:numPr>
                <w:ilvl w:val="0"/>
                <w:numId w:val="25"/>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D">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E">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F">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10">
            <w:pPr>
              <w:numPr>
                <w:ilvl w:val="0"/>
                <w:numId w:val="25"/>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11">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Sections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17"/>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16">
      <w:pPr>
        <w:numPr>
          <w:ilvl w:val="1"/>
          <w:numId w:val="17"/>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17">
      <w:pPr>
        <w:numPr>
          <w:ilvl w:val="1"/>
          <w:numId w:val="17"/>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18">
      <w:pPr>
        <w:numPr>
          <w:ilvl w:val="1"/>
          <w:numId w:val="17"/>
        </w:numPr>
        <w:spacing w:after="0" w:afterAutospacing="0" w:before="0" w:beforeAutospacing="0" w:line="276" w:lineRule="auto"/>
        <w:ind w:left="144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19">
      <w:pPr>
        <w:numPr>
          <w:ilvl w:val="0"/>
          <w:numId w:val="17"/>
        </w:numPr>
        <w:spacing w:line="276" w:lineRule="auto"/>
        <w:ind w:left="720" w:hanging="360"/>
        <w:rPr/>
      </w:pPr>
      <w:r w:rsidDel="00000000" w:rsidR="00000000" w:rsidRPr="00000000">
        <w:rPr>
          <w:rtl w:val="0"/>
        </w:rPr>
        <w:t xml:space="preserve">Collect coincident ground measurements during airborne acquisitions for required measurements (e.g., chemical leaf traits, chamber flux measurements).</w:t>
      </w:r>
    </w:p>
    <w:p w:rsidR="00000000" w:rsidDel="00000000" w:rsidP="00000000" w:rsidRDefault="00000000" w:rsidRPr="00000000" w14:paraId="0000021A">
      <w:pPr>
        <w:numPr>
          <w:ilvl w:val="0"/>
          <w:numId w:val="17"/>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 </w:t>
      </w:r>
      <w:r w:rsidDel="00000000" w:rsidR="00000000" w:rsidRPr="00000000">
        <w:rPr>
          <w:rtl w:val="0"/>
        </w:rPr>
      </w:r>
    </w:p>
    <w:p w:rsidR="00000000" w:rsidDel="00000000" w:rsidP="00000000" w:rsidRDefault="00000000" w:rsidRPr="00000000" w14:paraId="0000021B">
      <w:pPr>
        <w:numPr>
          <w:ilvl w:val="0"/>
          <w:numId w:val="17"/>
        </w:numPr>
        <w:ind w:left="720" w:hanging="360"/>
        <w:rPr/>
      </w:pPr>
      <w:r w:rsidDel="00000000" w:rsidR="00000000" w:rsidRPr="00000000">
        <w:rPr>
          <w:rtl w:val="0"/>
        </w:rPr>
        <w:t xml:space="preserve">Develop data-model integration algorithms for scaling and evaluate model generalizability. </w:t>
      </w:r>
    </w:p>
    <w:p w:rsidR="00000000" w:rsidDel="00000000" w:rsidP="00000000" w:rsidRDefault="00000000" w:rsidRPr="00000000" w14:paraId="0000021C">
      <w:pPr>
        <w:numPr>
          <w:ilvl w:val="0"/>
          <w:numId w:val="17"/>
        </w:numPr>
        <w:ind w:left="720" w:hanging="360"/>
        <w:rPr/>
      </w:pPr>
      <w:r w:rsidDel="00000000" w:rsidR="00000000" w:rsidRPr="00000000">
        <w:rPr>
          <w:rtl w:val="0"/>
        </w:rPr>
        <w:t xml:space="preserve">Model carbon, water, and energy fluxes, using terrestrial biosphere models parameterized and benchmarked with airborne and satellite data, at regional scales under future climate scenarios. </w:t>
      </w:r>
    </w:p>
    <w:p w:rsidR="00000000" w:rsidDel="00000000" w:rsidP="00000000" w:rsidRDefault="00000000" w:rsidRPr="00000000" w14:paraId="0000021D">
      <w:pPr>
        <w:numPr>
          <w:ilvl w:val="0"/>
          <w:numId w:val="17"/>
        </w:numPr>
        <w:ind w:left="720" w:hanging="360"/>
        <w:rPr/>
      </w:pPr>
      <w:r w:rsidDel="00000000" w:rsidR="00000000" w:rsidRPr="00000000">
        <w:rPr>
          <w:rtl w:val="0"/>
        </w:rPr>
        <w:t xml:space="preserve">Model tropical forest stability within and among all investigation landscapes and regionally based on terrestrial biosphere and social-ecological systems model results. </w:t>
      </w:r>
    </w:p>
    <w:p w:rsidR="00000000" w:rsidDel="00000000" w:rsidP="00000000" w:rsidRDefault="00000000" w:rsidRPr="00000000" w14:paraId="0000021E">
      <w:pPr>
        <w:numPr>
          <w:ilvl w:val="0"/>
          <w:numId w:val="17"/>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 only 2 American and 2 African tropical forest landscapes.</w:t>
      </w:r>
      <w:r w:rsidDel="00000000" w:rsidR="00000000" w:rsidRPr="00000000">
        <w:rPr>
          <w:b w:val="1"/>
          <w:rtl w:val="0"/>
        </w:rPr>
        <w:t xml:space="preserve"> Note:</w:t>
      </w:r>
      <w:r w:rsidDel="00000000" w:rsidR="00000000" w:rsidRPr="00000000">
        <w:rPr>
          <w:rtl w:val="0"/>
        </w:rPr>
        <w:t xml:space="preserve"> The core Science Questions are actively being selected among the Science Questions outlined in </w:t>
      </w:r>
      <w:r w:rsidDel="00000000" w:rsidR="00000000" w:rsidRPr="00000000">
        <w:rPr>
          <w:i w:val="1"/>
          <w:rtl w:val="0"/>
        </w:rPr>
        <w:t xml:space="preserve">Section 3</w:t>
      </w:r>
      <w:r w:rsidDel="00000000" w:rsidR="00000000" w:rsidRPr="00000000">
        <w:rPr>
          <w:rtl w:val="0"/>
        </w:rPr>
        <w:t xml:space="preserve"> and will be included in the final white paper).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21">
      <w:pPr>
        <w:rPr>
          <w:color w:val="ff0000"/>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23">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are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24">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after="80" w:before="80" w:line="240" w:lineRule="auto"/>
        <w:rPr>
          <w:color w:val="ff0000"/>
        </w:rPr>
      </w:pPr>
      <w:r w:rsidDel="00000000" w:rsidR="00000000" w:rsidRPr="00000000">
        <w:rPr>
          <w:rtl w:val="0"/>
        </w:rPr>
      </w:r>
    </w:p>
    <w:p w:rsidR="00000000" w:rsidDel="00000000" w:rsidP="00000000" w:rsidRDefault="00000000" w:rsidRPr="00000000" w14:paraId="00000227">
      <w:pPr>
        <w:spacing w:after="80" w:before="80" w:line="240" w:lineRule="auto"/>
        <w:rPr>
          <w:color w:val="ff000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228">
      <w:pPr>
        <w:spacing w:after="80" w:before="80" w:line="240" w:lineRule="auto"/>
        <w:rPr>
          <w:color w:val="ff0000"/>
        </w:rPr>
      </w:pPr>
      <w:r w:rsidDel="00000000" w:rsidR="00000000" w:rsidRPr="00000000">
        <w:rPr>
          <w:rtl w:val="0"/>
        </w:rPr>
      </w:r>
    </w:p>
    <w:p w:rsidR="00000000" w:rsidDel="00000000" w:rsidP="00000000" w:rsidRDefault="00000000" w:rsidRPr="00000000" w14:paraId="00000229">
      <w:pPr>
        <w:numPr>
          <w:ilvl w:val="0"/>
          <w:numId w:val="15"/>
        </w:numPr>
        <w:spacing w:after="0" w:afterAutospacing="0" w:before="80" w:line="240" w:lineRule="auto"/>
        <w:ind w:left="720" w:hanging="360"/>
        <w:rPr>
          <w:color w:val="ff0000"/>
          <w:u w:val="none"/>
        </w:rPr>
      </w:pPr>
      <w:commentRangeStart w:id="642"/>
      <w:commentRangeStart w:id="643"/>
      <w:r w:rsidDel="00000000" w:rsidR="00000000" w:rsidRPr="00000000">
        <w:rPr>
          <w:color w:val="ff0000"/>
          <w:rtl w:val="0"/>
        </w:rPr>
        <w:t xml:space="preserve">overall table</w:t>
      </w:r>
      <w:commentRangeEnd w:id="642"/>
      <w:r w:rsidDel="00000000" w:rsidR="00000000" w:rsidRPr="00000000">
        <w:commentReference w:id="642"/>
      </w:r>
      <w:commentRangeEnd w:id="643"/>
      <w:r w:rsidDel="00000000" w:rsidR="00000000" w:rsidRPr="00000000">
        <w:commentReference w:id="643"/>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2A">
      <w:pPr>
        <w:numPr>
          <w:ilvl w:val="0"/>
          <w:numId w:val="38"/>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r w:rsidDel="00000000" w:rsidR="00000000" w:rsidRPr="00000000">
        <w:rPr>
          <w:rtl w:val="0"/>
        </w:rPr>
      </w:r>
    </w:p>
    <w:p w:rsidR="00000000" w:rsidDel="00000000" w:rsidP="00000000" w:rsidRDefault="00000000" w:rsidRPr="00000000" w14:paraId="0000022B">
      <w:pPr>
        <w:spacing w:after="80" w:before="80" w:line="240" w:lineRule="auto"/>
        <w:rPr>
          <w:color w:val="ff0000"/>
        </w:rPr>
      </w:pPr>
      <w:r w:rsidDel="00000000" w:rsidR="00000000" w:rsidRPr="00000000">
        <w:rPr>
          <w:rtl w:val="0"/>
        </w:rPr>
      </w:r>
    </w:p>
    <w:p w:rsidR="00000000" w:rsidDel="00000000" w:rsidP="00000000" w:rsidRDefault="00000000" w:rsidRPr="00000000" w14:paraId="0000022C">
      <w:pPr>
        <w:spacing w:after="80" w:before="80" w:line="240" w:lineRule="auto"/>
        <w:rPr>
          <w:color w:val="ff0000"/>
        </w:rPr>
      </w:pPr>
      <w:r w:rsidDel="00000000" w:rsidR="00000000" w:rsidRPr="00000000">
        <w:rPr>
          <w:color w:val="ff0000"/>
        </w:rPr>
        <w:drawing>
          <wp:inline distB="114300" distT="114300" distL="114300" distR="114300">
            <wp:extent cx="7410450" cy="2838450"/>
            <wp:effectExtent b="0" l="0" r="0" t="0"/>
            <wp:docPr id="2" name="image3.png"/>
            <a:graphic>
              <a:graphicData uri="http://schemas.openxmlformats.org/drawingml/2006/picture">
                <pic:pic>
                  <pic:nvPicPr>
                    <pic:cNvPr id="0" name="image3.png"/>
                    <pic:cNvPicPr preferRelativeResize="0"/>
                  </pic:nvPicPr>
                  <pic:blipFill>
                    <a:blip r:embed="rId148"/>
                    <a:srcRect b="10766" l="1864" r="7459" t="27536"/>
                    <a:stretch>
                      <a:fillRect/>
                    </a:stretch>
                  </pic:blipFill>
                  <pic:spPr>
                    <a:xfrm>
                      <a:off x="0" y="0"/>
                      <a:ext cx="7410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4"/>
        <w:rPr/>
      </w:pPr>
      <w:bookmarkStart w:colFirst="0" w:colLast="0" w:name="_8hvwu2pr0zwb" w:id="32"/>
      <w:bookmarkEnd w:id="32"/>
      <w:r w:rsidDel="00000000" w:rsidR="00000000" w:rsidRPr="00000000">
        <w:rPr>
          <w:rtl w:val="0"/>
        </w:rPr>
        <w:t xml:space="preserve">6.2.2 </w:t>
      </w:r>
      <w:commentRangeStart w:id="644"/>
      <w:commentRangeStart w:id="645"/>
      <w:r w:rsidDel="00000000" w:rsidR="00000000" w:rsidRPr="00000000">
        <w:rPr>
          <w:rtl w:val="0"/>
        </w:rPr>
        <w:t xml:space="preserve">Satellite Remote Sensing Observations</w:t>
      </w:r>
      <w:commentRangeEnd w:id="644"/>
      <w:r w:rsidDel="00000000" w:rsidR="00000000" w:rsidRPr="00000000">
        <w:commentReference w:id="644"/>
      </w:r>
      <w:commentRangeEnd w:id="645"/>
      <w:r w:rsidDel="00000000" w:rsidR="00000000" w:rsidRPr="00000000">
        <w:commentReference w:id="645"/>
      </w:r>
      <w:r w:rsidDel="00000000" w:rsidR="00000000" w:rsidRPr="00000000">
        <w:rPr>
          <w:rtl w:val="0"/>
        </w:rPr>
      </w:r>
    </w:p>
    <w:p w:rsidR="00000000" w:rsidDel="00000000" w:rsidP="00000000" w:rsidRDefault="00000000" w:rsidRPr="00000000" w14:paraId="00000230">
      <w:pPr>
        <w:numPr>
          <w:ilvl w:val="0"/>
          <w:numId w:val="45"/>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231">
      <w:pPr>
        <w:numPr>
          <w:ilvl w:val="0"/>
          <w:numId w:val="45"/>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232">
      <w:pPr>
        <w:numPr>
          <w:ilvl w:val="1"/>
          <w:numId w:val="45"/>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233">
      <w:pPr>
        <w:rPr/>
      </w:pPr>
      <w:r w:rsidDel="00000000" w:rsidR="00000000" w:rsidRPr="00000000">
        <w:rPr>
          <w:rtl w:val="0"/>
        </w:rPr>
      </w:r>
    </w:p>
    <w:tbl>
      <w:tblPr>
        <w:tblStyle w:val="Table9"/>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w:t>
            </w:r>
            <w:commentRangeStart w:id="646"/>
            <w:r w:rsidDel="00000000" w:rsidR="00000000" w:rsidRPr="00000000">
              <w:rPr>
                <w:rtl w:val="0"/>
              </w:rPr>
              <w:t xml:space="preserve">BIOMASS</w:t>
            </w:r>
            <w:commentRangeEnd w:id="646"/>
            <w:r w:rsidDel="00000000" w:rsidR="00000000" w:rsidRPr="00000000">
              <w:commentReference w:id="646"/>
            </w:r>
            <w:r w:rsidDel="00000000" w:rsidR="00000000" w:rsidRPr="00000000">
              <w:rPr>
                <w:rtl w:val="0"/>
              </w:rPr>
              <w:t xml:space="preserve">,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47"/>
            <w:r w:rsidDel="00000000" w:rsidR="00000000" w:rsidRPr="00000000">
              <w:rPr>
                <w:rtl w:val="0"/>
              </w:rPr>
              <w:t xml:space="preserve">SMAP</w:t>
            </w:r>
            <w:commentRangeEnd w:id="647"/>
            <w:r w:rsidDel="00000000" w:rsidR="00000000" w:rsidRPr="00000000">
              <w:commentReference w:id="64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48"/>
            <w:r w:rsidDel="00000000" w:rsidR="00000000" w:rsidRPr="00000000">
              <w:rPr>
                <w:rtl w:val="0"/>
              </w:rPr>
              <w:t xml:space="preserve">Cho et al., 2023</w:t>
            </w:r>
            <w:commentRangeEnd w:id="648"/>
            <w:r w:rsidDel="00000000" w:rsidR="00000000" w:rsidRPr="00000000">
              <w:commentReference w:id="648"/>
            </w:r>
            <w:r w:rsidDel="00000000" w:rsidR="00000000" w:rsidRPr="00000000">
              <w:rPr>
                <w:rtl w:val="0"/>
              </w:rPr>
              <w:t xml:space="preserve">).However, significant advancements have been achieved by employing the Maximum Entropy Algorithm on SMAP (</w:t>
            </w:r>
            <w:commentRangeStart w:id="649"/>
            <w:r w:rsidDel="00000000" w:rsidR="00000000" w:rsidRPr="00000000">
              <w:rPr>
                <w:rtl w:val="0"/>
              </w:rPr>
              <w:t xml:space="preserve">Wang et al., 2023</w:t>
            </w:r>
            <w:commentRangeEnd w:id="649"/>
            <w:r w:rsidDel="00000000" w:rsidR="00000000" w:rsidRPr="00000000">
              <w:commentReference w:id="649"/>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50"/>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50"/>
            <w:r w:rsidDel="00000000" w:rsidR="00000000" w:rsidRPr="00000000">
              <w:commentReference w:id="65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4"/>
        <w:rPr/>
      </w:pPr>
      <w:bookmarkStart w:colFirst="0" w:colLast="0" w:name="_tvm98o3pux72" w:id="33"/>
      <w:bookmarkEnd w:id="33"/>
      <w:r w:rsidDel="00000000" w:rsidR="00000000" w:rsidRPr="00000000">
        <w:rPr>
          <w:rtl w:val="0"/>
        </w:rPr>
        <w:t xml:space="preserve">6</w:t>
      </w:r>
      <w:r w:rsidDel="00000000" w:rsidR="00000000" w:rsidRPr="00000000">
        <w:rPr>
          <w:rtl w:val="0"/>
        </w:rPr>
        <w:t xml:space="preserve">.2.3 Airborne Remote Sensing Observations</w:t>
      </w: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PANGEA airborne observations will include instrumented aircraft and drones.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w:t>
      </w:r>
      <w:r w:rsidDel="00000000" w:rsidR="00000000" w:rsidRPr="00000000">
        <w:rPr>
          <w:rtl w:val="0"/>
        </w:rPr>
        <w:t xml:space="preserve">numerous</w:t>
      </w:r>
      <w:r w:rsidDel="00000000" w:rsidR="00000000" w:rsidRPr="00000000">
        <w:rPr>
          <w:rtl w:val="0"/>
        </w:rPr>
        <w:t xml:space="preserve"> international airborne NASA campaigns, and information gathered during the PANGEA scoping effort, flight plans will be co-designed with local partners.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When using a NASA aircraft or NASA 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Experimental Plan.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remote sensing instruments, acquiring, for the first time ever, </w:t>
      </w:r>
      <w:r w:rsidDel="00000000" w:rsidR="00000000" w:rsidRPr="00000000">
        <w:rPr>
          <w:rtl w:val="0"/>
        </w:rPr>
        <w:t xml:space="preserve">contemporaneous</w:t>
      </w:r>
      <w:r w:rsidDel="00000000" w:rsidR="00000000" w:rsidRPr="00000000">
        <w:rPr>
          <w:rtl w:val="0"/>
        </w:rPr>
        <w:t xml:space="preserve">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A number of Earth Venture Suborbital (EVS) and other international NASA airborne campaigns have also demonstrated feasibility of NASA aircraft and NASA contracted aircraft deploying internationally with in-situ and remote sensing instruments in support of multi-year large scale </w:t>
      </w:r>
      <w:r w:rsidDel="00000000" w:rsidR="00000000" w:rsidRPr="00000000">
        <w:rPr>
          <w:rtl w:val="0"/>
        </w:rPr>
        <w:t xml:space="preserve">campaigns in both Africa and Latin America</w:t>
      </w:r>
      <w:r w:rsidDel="00000000" w:rsidR="00000000" w:rsidRPr="00000000">
        <w:rPr>
          <w:rtl w:val="0"/>
        </w:rPr>
        <w:t xml:space="preserve">. Recently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over Chile, Colombia, and Ecuador in South America for methane point source measurements in 2023 in coordination with each country with a NASA contracted aircraft</w:t>
      </w:r>
      <w:r w:rsidDel="00000000" w:rsidR="00000000" w:rsidRPr="00000000">
        <w:rPr>
          <w:rtl w:val="0"/>
        </w:rPr>
        <w:t xml:space="preserve">. Over the last decade, NASA has flown  several highly </w:t>
      </w:r>
      <w:r w:rsidDel="00000000" w:rsidR="00000000" w:rsidRPr="00000000">
        <w:rPr>
          <w:rtl w:val="0"/>
        </w:rPr>
        <w:t xml:space="preserve">successful</w:t>
      </w:r>
      <w:r w:rsidDel="00000000" w:rsidR="00000000" w:rsidRPr="00000000">
        <w:rPr>
          <w:rtl w:val="0"/>
        </w:rPr>
        <w:t xml:space="preserve"> campaigns in India with the AVIRIS-NG sensor on an Indian Space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(ISRO) aircraft for data acquisitions over India.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w:t>
      </w:r>
      <w:r w:rsidDel="00000000" w:rsidR="00000000" w:rsidRPr="00000000">
        <w:rPr>
          <w:rtl w:val="0"/>
        </w:rPr>
        <w:t xml:space="preserve">University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If PANGEA develops the Concise Experiment Plan with the Science </w:t>
      </w:r>
      <w:r w:rsidDel="00000000" w:rsidR="00000000" w:rsidRPr="00000000">
        <w:rPr>
          <w:rtl w:val="0"/>
        </w:rPr>
        <w:t xml:space="preserve">Definition</w:t>
      </w:r>
      <w:r w:rsidDel="00000000" w:rsidR="00000000" w:rsidRPr="00000000">
        <w:rPr>
          <w:rtl w:val="0"/>
        </w:rPr>
        <w:t xml:space="preserve"> team it will (and has already begun to) leverage team members from all of the international </w:t>
      </w:r>
      <w:r w:rsidDel="00000000" w:rsidR="00000000" w:rsidRPr="00000000">
        <w:rPr>
          <w:rtl w:val="0"/>
        </w:rPr>
        <w:t xml:space="preserve">campaigns</w:t>
      </w:r>
      <w:r w:rsidDel="00000000" w:rsidR="00000000" w:rsidRPr="00000000">
        <w:rPr>
          <w:rtl w:val="0"/>
        </w:rPr>
        <w:t xml:space="preserve"> described above.  </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262">
      <w:pPr>
        <w:rPr>
          <w:color w:val="ff0000"/>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264">
      <w:pPr>
        <w:ind w:left="0" w:firstLine="0"/>
        <w:rPr>
          <w:color w:val="ff000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internationally on a Dynamic Aviation aircraft, and the EVS2 Oceans Melting Greenland (OMG) and Coral Reef Airborne </w:t>
      </w:r>
      <w:r w:rsidDel="00000000" w:rsidR="00000000" w:rsidRPr="00000000">
        <w:rPr>
          <w:rtl w:val="0"/>
        </w:rPr>
        <w:t xml:space="preserve">Laboratory</w:t>
      </w:r>
      <w:r w:rsidDel="00000000" w:rsidR="00000000" w:rsidRPr="00000000">
        <w:rPr>
          <w:rtl w:val="0"/>
        </w:rPr>
        <w:t xml:space="preserve"> (CORAL) programs both deployed NASA JPL contracted aircraft with JPL instruments and team members.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Professor Michael Schaepman and Dr. Andreas Hueni out of the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PANGEA will likely rely on multiple aircraft and will optimize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51"/>
      <w:r w:rsidDel="00000000" w:rsidR="00000000" w:rsidRPr="00000000">
        <w:rPr>
          <w:rtl w:val="0"/>
        </w:rPr>
        <w:t xml:space="preserve">Cardoso et al., 2024</w:t>
      </w:r>
      <w:commentRangeEnd w:id="651"/>
      <w:r w:rsidDel="00000000" w:rsidR="00000000" w:rsidRPr="00000000">
        <w:commentReference w:id="651"/>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optimize airborne data collection and facilitate better field match ups but will also increase transparency and therefore trust across the science team (</w:t>
      </w:r>
      <w:commentRangeStart w:id="652"/>
      <w:r w:rsidDel="00000000" w:rsidR="00000000" w:rsidRPr="00000000">
        <w:rPr>
          <w:rtl w:val="0"/>
        </w:rPr>
        <w:t xml:space="preserve">Cardoso et al., 2024</w:t>
      </w:r>
      <w:commentRangeEnd w:id="652"/>
      <w:r w:rsidDel="00000000" w:rsidR="00000000" w:rsidRPr="00000000">
        <w:commentReference w:id="652"/>
      </w: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270">
      <w:pPr>
        <w:pStyle w:val="Heading4"/>
        <w:rPr/>
      </w:pPr>
      <w:bookmarkStart w:colFirst="0" w:colLast="0" w:name="_7locis78pd28" w:id="34"/>
      <w:bookmarkEnd w:id="34"/>
      <w:commentRangeStart w:id="653"/>
      <w:r w:rsidDel="00000000" w:rsidR="00000000" w:rsidRPr="00000000">
        <w:rPr>
          <w:rtl w:val="0"/>
        </w:rPr>
        <w:t xml:space="preserve">6.2.4 Field Observations and Studies</w:t>
      </w:r>
      <w:commentRangeEnd w:id="653"/>
      <w:r w:rsidDel="00000000" w:rsidR="00000000" w:rsidRPr="00000000">
        <w:commentReference w:id="653"/>
      </w: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Ground-based measurements are necessary for 1) validation of spaceborne measurements of </w:t>
      </w:r>
      <w:commentRangeStart w:id="654"/>
      <w:r w:rsidDel="00000000" w:rsidR="00000000" w:rsidRPr="00000000">
        <w:rPr>
          <w:color w:val="ff0000"/>
          <w:rtl w:val="0"/>
        </w:rPr>
        <w:t xml:space="preserve">ecological traits, and fluxes</w:t>
      </w:r>
      <w:commentRangeEnd w:id="654"/>
      <w:r w:rsidDel="00000000" w:rsidR="00000000" w:rsidRPr="00000000">
        <w:commentReference w:id="654"/>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measurements and studies. Field observations broadly include the following: </w:t>
      </w:r>
    </w:p>
    <w:p w:rsidR="00000000" w:rsidDel="00000000" w:rsidP="00000000" w:rsidRDefault="00000000" w:rsidRPr="00000000" w14:paraId="00000272">
      <w:pPr>
        <w:numPr>
          <w:ilvl w:val="0"/>
          <w:numId w:val="47"/>
        </w:numPr>
        <w:spacing w:after="120" w:before="120" w:lineRule="auto"/>
        <w:ind w:left="720" w:hanging="360"/>
        <w:rPr>
          <w:u w:val="none"/>
        </w:rPr>
      </w:pPr>
      <w:r w:rsidDel="00000000" w:rsidR="00000000" w:rsidRPr="00000000">
        <w:rPr>
          <w:b w:val="1"/>
          <w:color w:val="ff0000"/>
          <w:rtl w:val="0"/>
        </w:rPr>
        <w:t xml:space="preserve">Biological and Ecological Sampling</w:t>
      </w:r>
      <w:r w:rsidDel="00000000" w:rsidR="00000000" w:rsidRPr="00000000">
        <w:rPr>
          <w:rtl w:val="0"/>
        </w:rPr>
        <w:t xml:space="preserve">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273">
      <w:pPr>
        <w:numPr>
          <w:ilvl w:val="0"/>
          <w:numId w:val="47"/>
        </w:numPr>
        <w:spacing w:after="120" w:before="120" w:lineRule="auto"/>
        <w:ind w:left="720" w:hanging="360"/>
        <w:rPr>
          <w:b w:val="1"/>
        </w:rPr>
      </w:pPr>
      <w:r w:rsidDel="00000000" w:rsidR="00000000" w:rsidRPr="00000000">
        <w:rPr>
          <w:b w:val="1"/>
          <w:color w:val="ff0000"/>
          <w:rtl w:val="0"/>
        </w:rPr>
        <w:t xml:space="preserve">Biological and Ecological Observations</w:t>
      </w:r>
      <w:r w:rsidDel="00000000" w:rsidR="00000000" w:rsidRPr="00000000">
        <w:rPr>
          <w:b w:val="1"/>
          <w:rtl w:val="0"/>
        </w:rPr>
        <w:t xml:space="preserve">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274">
      <w:pPr>
        <w:numPr>
          <w:ilvl w:val="0"/>
          <w:numId w:val="47"/>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275">
      <w:pPr>
        <w:numPr>
          <w:ilvl w:val="0"/>
          <w:numId w:val="47"/>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276">
      <w:pPr>
        <w:numPr>
          <w:ilvl w:val="0"/>
          <w:numId w:val="47"/>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279">
      <w:pPr>
        <w:numPr>
          <w:ilvl w:val="0"/>
          <w:numId w:val="3"/>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27A">
      <w:pPr>
        <w:numPr>
          <w:ilvl w:val="0"/>
          <w:numId w:val="3"/>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27B">
      <w:pPr>
        <w:numPr>
          <w:ilvl w:val="0"/>
          <w:numId w:val="3"/>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27C">
      <w:pPr>
        <w:numPr>
          <w:ilvl w:val="0"/>
          <w:numId w:val="3"/>
        </w:numPr>
        <w:spacing w:after="120" w:before="120" w:lineRule="auto"/>
        <w:ind w:left="720" w:hanging="360"/>
        <w:rPr>
          <w:u w:val="none"/>
        </w:rPr>
      </w:pPr>
      <w:commentRangeStart w:id="655"/>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55"/>
      <w:r w:rsidDel="00000000" w:rsidR="00000000" w:rsidRPr="00000000">
        <w:commentReference w:id="655"/>
      </w:r>
      <w:r w:rsidDel="00000000" w:rsidR="00000000" w:rsidRPr="00000000">
        <w:rPr>
          <w:rtl w:val="0"/>
        </w:rPr>
      </w:r>
    </w:p>
    <w:p w:rsidR="00000000" w:rsidDel="00000000" w:rsidP="00000000" w:rsidRDefault="00000000" w:rsidRPr="00000000" w14:paraId="0000027D">
      <w:pPr>
        <w:numPr>
          <w:ilvl w:val="0"/>
          <w:numId w:val="3"/>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27E">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observations and studies:  </w:t>
      </w:r>
      <w:r w:rsidDel="00000000" w:rsidR="00000000" w:rsidRPr="00000000">
        <w:rPr>
          <w:rtl w:val="0"/>
        </w:rPr>
      </w:r>
    </w:p>
    <w:p w:rsidR="00000000" w:rsidDel="00000000" w:rsidP="00000000" w:rsidRDefault="00000000" w:rsidRPr="00000000" w14:paraId="0000027F">
      <w:pPr>
        <w:numPr>
          <w:ilvl w:val="0"/>
          <w:numId w:val="30"/>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280">
      <w:pPr>
        <w:numPr>
          <w:ilvl w:val="0"/>
          <w:numId w:val="30"/>
        </w:numPr>
        <w:spacing w:after="120" w:before="120" w:lineRule="auto"/>
        <w:ind w:left="720" w:hanging="360"/>
        <w:rPr/>
      </w:pPr>
      <w:r w:rsidDel="00000000" w:rsidR="00000000" w:rsidRPr="00000000">
        <w:rPr>
          <w:b w:val="1"/>
          <w:rtl w:val="0"/>
        </w:rPr>
        <w:t xml:space="preserve">AndesFlux: </w:t>
      </w:r>
      <w:r w:rsidDel="00000000" w:rsidR="00000000" w:rsidRPr="00000000">
        <w:rPr>
          <w:rtl w:val="0"/>
        </w:rPr>
        <w:t xml:space="preserve">The Western Amazon forests span a climate gradient from areas with no dry season to areas with up to a six month dry season, however ecohydrological studies across this climatic range do not exist, limiting understanding of forest responses to climate change. To fill this gap, the AndesFlux network, led by the Catholic University of Peru, established six eddy flux towers and permanent plots in the western Amazon, the region predicted to face the greatest climate change impacts.The eddy flux towers are Tambopata (PE-TNR, operational since 2017), Panguana (PE-PAN, 2023), Los Amigos (PE-AMG, 2023), Breo (PE-BRE), Sucusari (2024), San Francisco (2022).</w:t>
      </w:r>
    </w:p>
    <w:p w:rsidR="00000000" w:rsidDel="00000000" w:rsidP="00000000" w:rsidRDefault="00000000" w:rsidRPr="00000000" w14:paraId="00000281">
      <w:pPr>
        <w:numPr>
          <w:ilvl w:val="0"/>
          <w:numId w:val="30"/>
        </w:numPr>
        <w:spacing w:after="120" w:before="120" w:lineRule="auto"/>
        <w:ind w:left="720" w:hanging="360"/>
        <w:rPr>
          <w:b w:val="1"/>
        </w:rPr>
      </w:pPr>
      <w:r w:rsidDel="00000000" w:rsidR="00000000" w:rsidRPr="00000000">
        <w:rPr>
          <w:b w:val="1"/>
          <w:rtl w:val="0"/>
        </w:rPr>
        <w:t xml:space="preserve">Congo Basin Institute: </w:t>
      </w:r>
      <w:r w:rsidDel="00000000" w:rsidR="00000000" w:rsidRPr="00000000">
        <w:rPr>
          <w:rtl w:val="0"/>
        </w:rPr>
        <w:t xml:space="preserve">The Congo Basin Institute (CBI) has been dedicated to promoting transdisciplinary scientific collaborations in the Congo Basin since 2015. CBI operates two biological field stations in Cameroon and maintains environmental and phenology data sets, some dating back decades. CBI brings deep networks in the region, and can facilitate getting research permits, working with local research institutions, and collaborating with local and Indigenous communities through CBI’s School for Indigenous and Local Knowledge (SILK).</w:t>
      </w:r>
    </w:p>
    <w:p w:rsidR="00000000" w:rsidDel="00000000" w:rsidP="00000000" w:rsidRDefault="00000000" w:rsidRPr="00000000" w14:paraId="00000282">
      <w:pPr>
        <w:numPr>
          <w:ilvl w:val="0"/>
          <w:numId w:val="30"/>
        </w:numPr>
        <w:spacing w:after="120" w:before="120" w:lineRule="auto"/>
        <w:ind w:left="720" w:hanging="360"/>
        <w:rPr>
          <w:b w:val="1"/>
        </w:rPr>
      </w:pPr>
      <w:r w:rsidDel="00000000" w:rsidR="00000000" w:rsidRPr="00000000">
        <w:rPr>
          <w:b w:val="1"/>
          <w:rtl w:val="0"/>
        </w:rPr>
        <w:t xml:space="preserve">Congo Basin Science Initiative: </w:t>
      </w:r>
      <w:r w:rsidDel="00000000" w:rsidR="00000000" w:rsidRPr="00000000">
        <w:rPr>
          <w:rtl w:val="0"/>
        </w:rPr>
        <w:t xml:space="preserve">The Congo Basin Science Initiative (CBSI) is an independent scientist-led platform that promotes long-term investment in science in the Congo Basin. Its mission is to transform our understanding of the world’s second largest extent of tropical forest, build scientific capacity in the region, and use this knowledge to support sustainable development.</w:t>
      </w:r>
    </w:p>
    <w:p w:rsidR="00000000" w:rsidDel="00000000" w:rsidP="00000000" w:rsidRDefault="00000000" w:rsidRPr="00000000" w14:paraId="00000283">
      <w:pPr>
        <w:numPr>
          <w:ilvl w:val="0"/>
          <w:numId w:val="30"/>
        </w:numPr>
        <w:spacing w:after="120" w:before="120" w:lineRule="auto"/>
        <w:ind w:left="720" w:hanging="360"/>
        <w:rPr>
          <w:b w:val="1"/>
        </w:rPr>
      </w:pPr>
      <w:r w:rsidDel="00000000" w:rsidR="00000000" w:rsidRPr="00000000">
        <w:rPr>
          <w:b w:val="1"/>
          <w:rtl w:val="0"/>
        </w:rPr>
        <w:t xml:space="preserve">CongoFlux: </w:t>
      </w:r>
      <w:r w:rsidDel="00000000" w:rsidR="00000000" w:rsidRPr="00000000">
        <w:rPr>
          <w:rtl w:val="0"/>
        </w:rPr>
        <w:t xml:space="preserve">CongoFlux is a tropical research station centered around an eddy covariance flux tower at INERA research center in Yangambi, in the heart of the Democratic Republic of the Congo. Since 2019, the tower has measured the long-term exchange of greenhouse gasses (e.g., CO</w:t>
      </w:r>
      <w:r w:rsidDel="00000000" w:rsidR="00000000" w:rsidRPr="00000000">
        <w:rPr>
          <w:vertAlign w:val="subscript"/>
          <w:rtl w:val="0"/>
        </w:rPr>
        <w:t xml:space="preserve">2</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CH</w:t>
      </w:r>
      <w:r w:rsidDel="00000000" w:rsidR="00000000" w:rsidRPr="00000000">
        <w:rPr>
          <w:vertAlign w:val="subscript"/>
          <w:rtl w:val="0"/>
        </w:rPr>
        <w:t xml:space="preserve">4</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 between the forests and the atmosphere using the eddy covariance method. The CongoFlux research team also continuously collects meteorological data, phenological observations, atmospheric O</w:t>
      </w:r>
      <w:r w:rsidDel="00000000" w:rsidR="00000000" w:rsidRPr="00000000">
        <w:rPr>
          <w:vertAlign w:val="subscript"/>
          <w:rtl w:val="0"/>
        </w:rPr>
        <w:t xml:space="preserve">3</w:t>
      </w:r>
      <w:r w:rsidDel="00000000" w:rsidR="00000000" w:rsidRPr="00000000">
        <w:rPr>
          <w:rtl w:val="0"/>
        </w:rPr>
        <w:t xml:space="preserve"> concentrations, and ancillary data such as tree species composition, net primary productivity, leaf area index, and GHG emissions from the soil using chambers.</w:t>
      </w:r>
    </w:p>
    <w:p w:rsidR="00000000" w:rsidDel="00000000" w:rsidP="00000000" w:rsidRDefault="00000000" w:rsidRPr="00000000" w14:paraId="00000284">
      <w:pPr>
        <w:numPr>
          <w:ilvl w:val="0"/>
          <w:numId w:val="30"/>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285">
      <w:pPr>
        <w:numPr>
          <w:ilvl w:val="0"/>
          <w:numId w:val="30"/>
        </w:numPr>
        <w:spacing w:after="120" w:before="120" w:lineRule="auto"/>
        <w:ind w:left="720" w:hanging="360"/>
        <w:rPr>
          <w:b w:val="1"/>
          <w:color w:val="ff0000"/>
        </w:rPr>
      </w:pPr>
      <w:commentRangeStart w:id="656"/>
      <w:r w:rsidDel="00000000" w:rsidR="00000000" w:rsidRPr="00000000">
        <w:rPr>
          <w:b w:val="1"/>
          <w:color w:val="ff0000"/>
          <w:rtl w:val="0"/>
        </w:rPr>
        <w:t xml:space="preserve">GEO-TREES: </w:t>
      </w:r>
      <w:commentRangeEnd w:id="656"/>
      <w:r w:rsidDel="00000000" w:rsidR="00000000" w:rsidRPr="00000000">
        <w:commentReference w:id="656"/>
      </w:r>
      <w:r w:rsidDel="00000000" w:rsidR="00000000" w:rsidRPr="00000000">
        <w:rPr>
          <w:rtl w:val="0"/>
        </w:rPr>
      </w:r>
    </w:p>
    <w:p w:rsidR="00000000" w:rsidDel="00000000" w:rsidP="00000000" w:rsidRDefault="00000000" w:rsidRPr="00000000" w14:paraId="00000286">
      <w:pPr>
        <w:numPr>
          <w:ilvl w:val="0"/>
          <w:numId w:val="30"/>
        </w:numPr>
        <w:spacing w:after="120" w:before="120" w:lineRule="auto"/>
        <w:ind w:left="720" w:hanging="360"/>
        <w:rPr>
          <w:b w:val="1"/>
        </w:rPr>
      </w:pPr>
      <w:r w:rsidDel="00000000" w:rsidR="00000000" w:rsidRPr="00000000">
        <w:rPr>
          <w:b w:val="1"/>
          <w:rtl w:val="0"/>
        </w:rPr>
        <w:t xml:space="preserve">LBA: </w:t>
      </w:r>
      <w:r w:rsidDel="00000000" w:rsidR="00000000" w:rsidRPr="00000000">
        <w:rPr>
          <w:rtl w:val="0"/>
        </w:rPr>
        <w:t xml:space="preserve">The Large-Scale Biosphere Atmosphere Experiment in Amazonia is a permanent program of the Brazilian Ministry of Science, Technology, and Innovation.  LBA works to foment cooperation in research and  </w:t>
      </w:r>
      <w:r w:rsidDel="00000000" w:rsidR="00000000" w:rsidRPr="00000000">
        <w:rPr>
          <w:rtl w:val="0"/>
        </w:rPr>
        <w:t xml:space="preserve">maintenance</w:t>
      </w:r>
      <w:r w:rsidDel="00000000" w:rsidR="00000000" w:rsidRPr="00000000">
        <w:rPr>
          <w:rtl w:val="0"/>
        </w:rPr>
        <w:t xml:space="preserve"> of infrastructure to answer questions related to the function of Amazonia in the Earth System.</w:t>
      </w:r>
    </w:p>
    <w:p w:rsidR="00000000" w:rsidDel="00000000" w:rsidP="00000000" w:rsidRDefault="00000000" w:rsidRPr="00000000" w14:paraId="00000287">
      <w:pPr>
        <w:numPr>
          <w:ilvl w:val="0"/>
          <w:numId w:val="30"/>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288">
      <w:pPr>
        <w:pStyle w:val="Heading3"/>
        <w:rPr/>
      </w:pPr>
      <w:bookmarkStart w:colFirst="0" w:colLast="0" w:name="_rt2hahfr5phm" w:id="35"/>
      <w:bookmarkEnd w:id="35"/>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289">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28A">
      <w:pPr>
        <w:numPr>
          <w:ilvl w:val="0"/>
          <w:numId w:val="42"/>
        </w:numPr>
        <w:spacing w:after="120" w:before="120" w:lineRule="auto"/>
        <w:ind w:left="720" w:hanging="360"/>
      </w:pPr>
      <w:r w:rsidDel="00000000" w:rsidR="00000000" w:rsidRPr="00000000">
        <w:rPr>
          <w:rtl w:val="0"/>
        </w:rPr>
        <w:t xml:space="preserve">Existing eddy covariance flux tower data. </w:t>
      </w:r>
      <w:commentRangeStart w:id="657"/>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w:t>
      </w:r>
      <w:commentRangeEnd w:id="657"/>
      <w:r w:rsidDel="00000000" w:rsidR="00000000" w:rsidRPr="00000000">
        <w:commentReference w:id="657"/>
      </w:r>
      <w:r w:rsidDel="00000000" w:rsidR="00000000" w:rsidRPr="00000000">
        <w:rPr>
          <w:rtl w:val="0"/>
        </w:rPr>
        <w:t xml:space="preserve">.</w:t>
      </w:r>
    </w:p>
    <w:p w:rsidR="00000000" w:rsidDel="00000000" w:rsidP="00000000" w:rsidRDefault="00000000" w:rsidRPr="00000000" w14:paraId="0000028B">
      <w:pPr>
        <w:numPr>
          <w:ilvl w:val="0"/>
          <w:numId w:val="42"/>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28C">
      <w:pPr>
        <w:numPr>
          <w:ilvl w:val="0"/>
          <w:numId w:val="42"/>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28D">
      <w:pPr>
        <w:numPr>
          <w:ilvl w:val="0"/>
          <w:numId w:val="42"/>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28E">
      <w:pPr>
        <w:numPr>
          <w:ilvl w:val="0"/>
          <w:numId w:val="42"/>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tbl>
      <w:tblPr>
        <w:tblStyle w:val="Table1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commentRangeStart w:id="658"/>
            <w:r w:rsidDel="00000000" w:rsidR="00000000" w:rsidRPr="00000000">
              <w:rPr>
                <w:b w:val="1"/>
                <w:rtl w:val="0"/>
              </w:rPr>
              <w:t xml:space="preserve">Table X:</w:t>
            </w:r>
            <w:commentRangeEnd w:id="658"/>
            <w:r w:rsidDel="00000000" w:rsidR="00000000" w:rsidRPr="00000000">
              <w:commentReference w:id="658"/>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B">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C">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sz w:val="20"/>
                <w:szCs w:val="20"/>
              </w:rPr>
            </w:pPr>
            <w:commentRangeStart w:id="659"/>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commentRangeEnd w:id="659"/>
            <w:r w:rsidDel="00000000" w:rsidR="00000000" w:rsidRPr="00000000">
              <w:commentReference w:id="659"/>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3">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3">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B">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3">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B">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3">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9B">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9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3">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B">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3">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3">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B">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C">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3">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B">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3">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B">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3">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B">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r>
    </w:tbl>
    <w:p w:rsidR="00000000" w:rsidDel="00000000" w:rsidP="00000000" w:rsidRDefault="00000000" w:rsidRPr="00000000" w14:paraId="00000422">
      <w:pPr>
        <w:pStyle w:val="Heading3"/>
        <w:rPr/>
      </w:pPr>
      <w:bookmarkStart w:colFirst="0" w:colLast="0" w:name="_f11ajoxckysx" w:id="36"/>
      <w:bookmarkEnd w:id="36"/>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23">
      <w:pPr>
        <w:pStyle w:val="Heading4"/>
        <w:rPr/>
      </w:pPr>
      <w:bookmarkStart w:colFirst="0" w:colLast="0" w:name="_6l7aghp2o9mp" w:id="37"/>
      <w:bookmarkEnd w:id="37"/>
      <w:r w:rsidDel="00000000" w:rsidR="00000000" w:rsidRPr="00000000">
        <w:rPr>
          <w:rtl w:val="0"/>
        </w:rPr>
        <w:t xml:space="preserve">6.4.1 Modelin</w:t>
      </w:r>
      <w:commentRangeStart w:id="660"/>
      <w:r w:rsidDel="00000000" w:rsidR="00000000" w:rsidRPr="00000000">
        <w:rPr>
          <w:rtl w:val="0"/>
        </w:rPr>
        <w:t xml:space="preserve">g</w:t>
      </w:r>
      <w:commentRangeEnd w:id="660"/>
      <w:r w:rsidDel="00000000" w:rsidR="00000000" w:rsidRPr="00000000">
        <w:commentReference w:id="660"/>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Modeling and data syntheses are fundamental components of PANGEA. The goals are to: </w:t>
      </w:r>
    </w:p>
    <w:p w:rsidR="00000000" w:rsidDel="00000000" w:rsidP="00000000" w:rsidRDefault="00000000" w:rsidRPr="00000000" w14:paraId="00000425">
      <w:pPr>
        <w:numPr>
          <w:ilvl w:val="0"/>
          <w:numId w:val="39"/>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26">
      <w:pPr>
        <w:numPr>
          <w:ilvl w:val="0"/>
          <w:numId w:val="39"/>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p>
    <w:p w:rsidR="00000000" w:rsidDel="00000000" w:rsidP="00000000" w:rsidRDefault="00000000" w:rsidRPr="00000000" w14:paraId="00000427">
      <w:pPr>
        <w:numPr>
          <w:ilvl w:val="0"/>
          <w:numId w:val="39"/>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w:t>
      </w:r>
    </w:p>
    <w:p w:rsidR="00000000" w:rsidDel="00000000" w:rsidP="00000000" w:rsidRDefault="00000000" w:rsidRPr="00000000" w14:paraId="00000428">
      <w:pPr>
        <w:numPr>
          <w:ilvl w:val="0"/>
          <w:numId w:val="39"/>
        </w:numPr>
        <w:spacing w:after="120" w:before="120" w:lineRule="auto"/>
        <w:ind w:left="720" w:hanging="360"/>
        <w:rPr>
          <w:u w:val="none"/>
        </w:rPr>
      </w:pPr>
      <w:r w:rsidDel="00000000" w:rsidR="00000000" w:rsidRPr="00000000">
        <w:rPr>
          <w:rtl w:val="0"/>
        </w:rPr>
        <w:t xml:space="preserve">Implement new processes and techniques, as well as improve existing ones in models and apply them to answer PANGEA’s scientific questions</w:t>
      </w:r>
      <w:commentRangeStart w:id="661"/>
      <w:r w:rsidDel="00000000" w:rsidR="00000000" w:rsidRPr="00000000">
        <w:rPr>
          <w:rtl w:val="0"/>
        </w:rPr>
        <w:t xml:space="preserve">.</w:t>
      </w:r>
      <w:commentRangeEnd w:id="661"/>
      <w:r w:rsidDel="00000000" w:rsidR="00000000" w:rsidRPr="00000000">
        <w:commentReference w:id="661"/>
      </w: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spacing w:after="240" w:lineRule="auto"/>
        <w:rPr/>
      </w:pPr>
      <w:r w:rsidDel="00000000" w:rsidR="00000000" w:rsidRPr="00000000">
        <w:rPr>
          <w:rtl w:val="0"/>
        </w:rPr>
        <w:t xml:space="preserve">Projecting the future trajectory of tropical ecosystems presents a significant challenge to </w:t>
      </w:r>
      <w:commentRangeStart w:id="662"/>
      <w:r w:rsidDel="00000000" w:rsidR="00000000" w:rsidRPr="00000000">
        <w:rPr>
          <w:rtl w:val="0"/>
        </w:rPr>
        <w:t xml:space="preserve">Earth system models (ESMs)</w:t>
      </w:r>
      <w:commentRangeEnd w:id="662"/>
      <w:r w:rsidDel="00000000" w:rsidR="00000000" w:rsidRPr="00000000">
        <w:commentReference w:id="662"/>
      </w:r>
      <w:r w:rsidDel="00000000" w:rsidR="00000000" w:rsidRPr="00000000">
        <w:rPr>
          <w:rtl w:val="0"/>
        </w:rPr>
        <w:t xml:space="preserve">, as these models must accurately represent complex physical, biogeochemical, and ecosystem dynamics. Model intercomparison projects such as CMIPs (</w:t>
      </w:r>
      <w:commentRangeStart w:id="663"/>
      <w:r w:rsidDel="00000000" w:rsidR="00000000" w:rsidRPr="00000000">
        <w:rPr>
          <w:rtl w:val="0"/>
        </w:rPr>
        <w:t xml:space="preserve">Taylor et al., 2012</w:t>
      </w:r>
      <w:commentRangeEnd w:id="663"/>
      <w:r w:rsidDel="00000000" w:rsidR="00000000" w:rsidRPr="00000000">
        <w:commentReference w:id="663"/>
      </w:r>
      <w:r w:rsidDel="00000000" w:rsidR="00000000" w:rsidRPr="00000000">
        <w:rPr>
          <w:rtl w:val="0"/>
        </w:rPr>
        <w:t xml:space="preserve">; </w:t>
      </w:r>
      <w:commentRangeStart w:id="664"/>
      <w:r w:rsidDel="00000000" w:rsidR="00000000" w:rsidRPr="00000000">
        <w:rPr>
          <w:rtl w:val="0"/>
        </w:rPr>
        <w:t xml:space="preserve">Eyring et al., 2016</w:t>
      </w:r>
      <w:commentRangeEnd w:id="664"/>
      <w:r w:rsidDel="00000000" w:rsidR="00000000" w:rsidRPr="00000000">
        <w:commentReference w:id="664"/>
      </w:r>
      <w:r w:rsidDel="00000000" w:rsidR="00000000" w:rsidRPr="00000000">
        <w:rPr>
          <w:rtl w:val="0"/>
        </w:rPr>
        <w:t xml:space="preserve">) and TRENDY (</w:t>
      </w:r>
      <w:commentRangeStart w:id="665"/>
      <w:r w:rsidDel="00000000" w:rsidR="00000000" w:rsidRPr="00000000">
        <w:rPr>
          <w:rtl w:val="0"/>
        </w:rPr>
        <w:t xml:space="preserve">Friedlingstein et al., 2023</w:t>
      </w:r>
      <w:commentRangeEnd w:id="665"/>
      <w:r w:rsidDel="00000000" w:rsidR="00000000" w:rsidRPr="00000000">
        <w:commentReference w:id="665"/>
      </w:r>
      <w:r w:rsidDel="00000000" w:rsidR="00000000" w:rsidRPr="00000000">
        <w:rPr>
          <w:rtl w:val="0"/>
        </w:rPr>
        <w:t xml:space="preserve">; </w:t>
      </w:r>
      <w:commentRangeStart w:id="666"/>
      <w:r w:rsidDel="00000000" w:rsidR="00000000" w:rsidRPr="00000000">
        <w:rPr>
          <w:rtl w:val="0"/>
        </w:rPr>
        <w:t xml:space="preserve">Sitch et al., 2024</w:t>
      </w:r>
      <w:commentRangeEnd w:id="666"/>
      <w:r w:rsidDel="00000000" w:rsidR="00000000" w:rsidRPr="00000000">
        <w:commentReference w:id="666"/>
      </w:r>
      <w:r w:rsidDel="00000000" w:rsidR="00000000" w:rsidRPr="00000000">
        <w:rPr>
          <w:rtl w:val="0"/>
        </w:rPr>
        <w:t xml:space="preserve">) are crucial for tracking the development of process-based models and identifying areas that need to be improved (</w:t>
      </w:r>
      <w:commentRangeStart w:id="667"/>
      <w:r w:rsidDel="00000000" w:rsidR="00000000" w:rsidRPr="00000000">
        <w:rPr>
          <w:rtl w:val="0"/>
        </w:rPr>
        <w:t xml:space="preserve">Arora et al., 2020</w:t>
      </w:r>
      <w:commentRangeEnd w:id="667"/>
      <w:r w:rsidDel="00000000" w:rsidR="00000000" w:rsidRPr="00000000">
        <w:commentReference w:id="667"/>
      </w:r>
      <w:r w:rsidDel="00000000" w:rsidR="00000000" w:rsidRPr="00000000">
        <w:rPr>
          <w:rtl w:val="0"/>
        </w:rPr>
        <w:t xml:space="preserve">). While the benchmarking and validation of ESMs have become more common in recent years (</w:t>
      </w:r>
      <w:commentRangeStart w:id="668"/>
      <w:r w:rsidDel="00000000" w:rsidR="00000000" w:rsidRPr="00000000">
        <w:rPr>
          <w:rtl w:val="0"/>
        </w:rPr>
        <w:t xml:space="preserve">Fisher et al., 2018</w:t>
      </w:r>
      <w:commentRangeEnd w:id="668"/>
      <w:r w:rsidDel="00000000" w:rsidR="00000000" w:rsidRPr="00000000">
        <w:commentReference w:id="668"/>
      </w:r>
      <w:r w:rsidDel="00000000" w:rsidR="00000000" w:rsidRPr="00000000">
        <w:rPr>
          <w:rtl w:val="0"/>
        </w:rPr>
        <w:t xml:space="preserve">), it is still rare to systematically evaluate the performance of carbon cycle models after they have been updated (</w:t>
      </w:r>
      <w:commentRangeStart w:id="669"/>
      <w:r w:rsidDel="00000000" w:rsidR="00000000" w:rsidRPr="00000000">
        <w:rPr>
          <w:rtl w:val="0"/>
        </w:rPr>
        <w:t xml:space="preserve">Fer et al., 2021</w:t>
      </w:r>
      <w:commentRangeEnd w:id="669"/>
      <w:r w:rsidDel="00000000" w:rsidR="00000000" w:rsidRPr="00000000">
        <w:commentReference w:id="669"/>
      </w:r>
      <w:r w:rsidDel="00000000" w:rsidR="00000000" w:rsidRPr="00000000">
        <w:rPr>
          <w:rtl w:val="0"/>
        </w:rPr>
        <w:t xml:space="preserve">). However, such comparisons with observational datasets are essential for testing hypotheses and evaluating predictive accuracy (</w:t>
      </w:r>
      <w:commentRangeStart w:id="670"/>
      <w:r w:rsidDel="00000000" w:rsidR="00000000" w:rsidRPr="00000000">
        <w:rPr>
          <w:rtl w:val="0"/>
        </w:rPr>
        <w:t xml:space="preserve">Fisher et al., 2018</w:t>
      </w:r>
      <w:commentRangeEnd w:id="670"/>
      <w:r w:rsidDel="00000000" w:rsidR="00000000" w:rsidRPr="00000000">
        <w:commentReference w:id="670"/>
      </w:r>
      <w:r w:rsidDel="00000000" w:rsidR="00000000" w:rsidRPr="00000000">
        <w:rPr>
          <w:rtl w:val="0"/>
        </w:rPr>
        <w:t xml:space="preserve">). The International Land Model Benchmarking (ILAMB) project (</w:t>
      </w:r>
      <w:commentRangeStart w:id="671"/>
      <w:r w:rsidDel="00000000" w:rsidR="00000000" w:rsidRPr="00000000">
        <w:rPr>
          <w:rtl w:val="0"/>
        </w:rPr>
        <w:t xml:space="preserve">Hoffman et al., 2017</w:t>
      </w:r>
      <w:commentRangeEnd w:id="671"/>
      <w:r w:rsidDel="00000000" w:rsidR="00000000" w:rsidRPr="00000000">
        <w:commentReference w:id="671"/>
      </w:r>
      <w:r w:rsidDel="00000000" w:rsidR="00000000" w:rsidRPr="00000000">
        <w:rPr>
          <w:rtl w:val="0"/>
        </w:rPr>
        <w:t xml:space="preserve">; </w:t>
      </w:r>
      <w:commentRangeStart w:id="672"/>
      <w:r w:rsidDel="00000000" w:rsidR="00000000" w:rsidRPr="00000000">
        <w:rPr>
          <w:rtl w:val="0"/>
        </w:rPr>
        <w:t xml:space="preserve">Collier et al., 2018</w:t>
      </w:r>
      <w:commentRangeEnd w:id="672"/>
      <w:r w:rsidDel="00000000" w:rsidR="00000000" w:rsidRPr="00000000">
        <w:commentReference w:id="672"/>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73"/>
      <w:r w:rsidDel="00000000" w:rsidR="00000000" w:rsidRPr="00000000">
        <w:rPr>
          <w:rtl w:val="0"/>
        </w:rPr>
        <w:t xml:space="preserve">Braghiere et al., 2023</w:t>
      </w:r>
      <w:commentRangeEnd w:id="673"/>
      <w:r w:rsidDel="00000000" w:rsidR="00000000" w:rsidRPr="00000000">
        <w:commentReference w:id="673"/>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2B">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74"/>
      <w:r w:rsidDel="00000000" w:rsidR="00000000" w:rsidRPr="00000000">
        <w:rPr>
          <w:rtl w:val="0"/>
        </w:rPr>
        <w:t xml:space="preserve">Fisher et al., 2018</w:t>
      </w:r>
      <w:commentRangeEnd w:id="674"/>
      <w:r w:rsidDel="00000000" w:rsidR="00000000" w:rsidRPr="00000000">
        <w:commentReference w:id="674"/>
      </w:r>
      <w:r w:rsidDel="00000000" w:rsidR="00000000" w:rsidRPr="00000000">
        <w:rPr>
          <w:rtl w:val="0"/>
        </w:rPr>
        <w:t xml:space="preserve">; </w:t>
      </w:r>
      <w:commentRangeStart w:id="675"/>
      <w:r w:rsidDel="00000000" w:rsidR="00000000" w:rsidRPr="00000000">
        <w:rPr>
          <w:rtl w:val="0"/>
        </w:rPr>
        <w:t xml:space="preserve">Fisher and Koven 2020</w:t>
      </w:r>
      <w:commentRangeEnd w:id="675"/>
      <w:r w:rsidDel="00000000" w:rsidR="00000000" w:rsidRPr="00000000">
        <w:commentReference w:id="675"/>
      </w:r>
      <w:r w:rsidDel="00000000" w:rsidR="00000000" w:rsidRPr="00000000">
        <w:rPr>
          <w:rtl w:val="0"/>
        </w:rPr>
        <w:t xml:space="preserve">, </w:t>
      </w:r>
      <w:commentRangeStart w:id="676"/>
      <w:r w:rsidDel="00000000" w:rsidR="00000000" w:rsidRPr="00000000">
        <w:rPr>
          <w:rtl w:val="0"/>
        </w:rPr>
        <w:t xml:space="preserve">Negron-Juarez et al., 2020</w:t>
      </w:r>
      <w:commentRangeEnd w:id="676"/>
      <w:r w:rsidDel="00000000" w:rsidR="00000000" w:rsidRPr="00000000">
        <w:commentReference w:id="676"/>
      </w:r>
      <w:r w:rsidDel="00000000" w:rsidR="00000000" w:rsidRPr="00000000">
        <w:rPr>
          <w:rtl w:val="0"/>
        </w:rPr>
        <w:t xml:space="preserve">). We are now in a time in which ecological processes in diverse ecosystems driving energy, water, carbon and nutrient cycling on Earth must be accounted for (</w:t>
      </w:r>
      <w:commentRangeStart w:id="677"/>
      <w:r w:rsidDel="00000000" w:rsidR="00000000" w:rsidRPr="00000000">
        <w:rPr>
          <w:rtl w:val="0"/>
        </w:rPr>
        <w:t xml:space="preserve">Bonan et al., 2024</w:t>
      </w:r>
      <w:commentRangeEnd w:id="677"/>
      <w:r w:rsidDel="00000000" w:rsidR="00000000" w:rsidRPr="00000000">
        <w:commentReference w:id="677"/>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w:t>
      </w:r>
    </w:p>
    <w:p w:rsidR="00000000" w:rsidDel="00000000" w:rsidP="00000000" w:rsidRDefault="00000000" w:rsidRPr="00000000" w14:paraId="0000042C">
      <w:pPr>
        <w:numPr>
          <w:ilvl w:val="0"/>
          <w:numId w:val="37"/>
        </w:numPr>
        <w:spacing w:after="120" w:before="120" w:lineRule="auto"/>
        <w:ind w:left="720" w:hanging="360"/>
        <w:rPr>
          <w:u w:val="none"/>
        </w:rPr>
      </w:pPr>
      <w:r w:rsidDel="00000000" w:rsidR="00000000" w:rsidRPr="00000000">
        <w:rPr>
          <w:b w:val="1"/>
          <w:rtl w:val="0"/>
        </w:rPr>
        <w:t xml:space="preserve">Process-based vegetation demography models </w:t>
      </w:r>
      <w:r w:rsidDel="00000000" w:rsidR="00000000" w:rsidRPr="00000000">
        <w:rPr>
          <w:rtl w:val="0"/>
        </w:rPr>
        <w:t xml:space="preserve">such as ED2 (</w:t>
      </w:r>
      <w:commentRangeStart w:id="678"/>
      <w:r w:rsidDel="00000000" w:rsidR="00000000" w:rsidRPr="00000000">
        <w:rPr>
          <w:rtl w:val="0"/>
        </w:rPr>
        <w:t xml:space="preserve">Antonarakis et al., 2014</w:t>
      </w:r>
      <w:commentRangeEnd w:id="678"/>
      <w:r w:rsidDel="00000000" w:rsidR="00000000" w:rsidRPr="00000000">
        <w:commentReference w:id="678"/>
      </w:r>
      <w:r w:rsidDel="00000000" w:rsidR="00000000" w:rsidRPr="00000000">
        <w:rPr>
          <w:rtl w:val="0"/>
        </w:rPr>
        <w:t xml:space="preserve">; </w:t>
      </w:r>
      <w:commentRangeStart w:id="679"/>
      <w:r w:rsidDel="00000000" w:rsidR="00000000" w:rsidRPr="00000000">
        <w:rPr>
          <w:rtl w:val="0"/>
        </w:rPr>
        <w:t xml:space="preserve">Longo et al., 2020</w:t>
      </w:r>
      <w:commentRangeEnd w:id="679"/>
      <w:r w:rsidDel="00000000" w:rsidR="00000000" w:rsidRPr="00000000">
        <w:commentReference w:id="679"/>
      </w:r>
      <w:r w:rsidDel="00000000" w:rsidR="00000000" w:rsidRPr="00000000">
        <w:rPr>
          <w:rtl w:val="0"/>
        </w:rPr>
        <w:t xml:space="preserve">; </w:t>
      </w:r>
      <w:commentRangeStart w:id="680"/>
      <w:r w:rsidDel="00000000" w:rsidR="00000000" w:rsidRPr="00000000">
        <w:rPr>
          <w:rtl w:val="0"/>
        </w:rPr>
        <w:t xml:space="preserve">Schneider et al., 2023</w:t>
      </w:r>
      <w:commentRangeEnd w:id="680"/>
      <w:r w:rsidDel="00000000" w:rsidR="00000000" w:rsidRPr="00000000">
        <w:commentReference w:id="680"/>
      </w:r>
      <w:r w:rsidDel="00000000" w:rsidR="00000000" w:rsidRPr="00000000">
        <w:rPr>
          <w:rtl w:val="0"/>
        </w:rPr>
        <w:t xml:space="preserve">), ED (</w:t>
      </w:r>
      <w:commentRangeStart w:id="681"/>
      <w:r w:rsidDel="00000000" w:rsidR="00000000" w:rsidRPr="00000000">
        <w:rPr>
          <w:rtl w:val="0"/>
        </w:rPr>
        <w:t xml:space="preserve">Hurtt et al., 2004</w:t>
      </w:r>
      <w:commentRangeEnd w:id="681"/>
      <w:r w:rsidDel="00000000" w:rsidR="00000000" w:rsidRPr="00000000">
        <w:commentReference w:id="681"/>
      </w:r>
      <w:r w:rsidDel="00000000" w:rsidR="00000000" w:rsidRPr="00000000">
        <w:rPr>
          <w:rtl w:val="0"/>
        </w:rPr>
        <w:t xml:space="preserve">; </w:t>
      </w:r>
      <w:commentRangeStart w:id="682"/>
      <w:r w:rsidDel="00000000" w:rsidR="00000000" w:rsidRPr="00000000">
        <w:rPr>
          <w:rtl w:val="0"/>
        </w:rPr>
        <w:t xml:space="preserve">Ma et al., 2023</w:t>
      </w:r>
      <w:commentRangeEnd w:id="682"/>
      <w:r w:rsidDel="00000000" w:rsidR="00000000" w:rsidRPr="00000000">
        <w:commentReference w:id="682"/>
      </w:r>
      <w:r w:rsidDel="00000000" w:rsidR="00000000" w:rsidRPr="00000000">
        <w:rPr>
          <w:rtl w:val="0"/>
        </w:rPr>
        <w:t xml:space="preserve">) and FATES (</w:t>
      </w:r>
      <w:commentRangeStart w:id="683"/>
      <w:r w:rsidDel="00000000" w:rsidR="00000000" w:rsidRPr="00000000">
        <w:rPr>
          <w:rtl w:val="0"/>
        </w:rPr>
        <w:t xml:space="preserve">Negrón-Juárez et al., 2020</w:t>
      </w:r>
      <w:commentRangeEnd w:id="683"/>
      <w:r w:rsidDel="00000000" w:rsidR="00000000" w:rsidRPr="00000000">
        <w:commentReference w:id="683"/>
      </w:r>
      <w:r w:rsidDel="00000000" w:rsidR="00000000" w:rsidRPr="00000000">
        <w:rPr>
          <w:rtl w:val="0"/>
        </w:rPr>
        <w:t xml:space="preserve">); </w:t>
      </w:r>
    </w:p>
    <w:p w:rsidR="00000000" w:rsidDel="00000000" w:rsidP="00000000" w:rsidRDefault="00000000" w:rsidRPr="00000000" w14:paraId="0000042D">
      <w:pPr>
        <w:numPr>
          <w:ilvl w:val="0"/>
          <w:numId w:val="37"/>
        </w:numPr>
        <w:spacing w:after="120" w:before="120" w:lineRule="auto"/>
        <w:ind w:left="720" w:hanging="360"/>
        <w:rPr>
          <w:u w:val="none"/>
        </w:rPr>
      </w:pPr>
      <w:r w:rsidDel="00000000" w:rsidR="00000000" w:rsidRPr="00000000">
        <w:rPr>
          <w:b w:val="1"/>
          <w:rtl w:val="0"/>
        </w:rPr>
        <w:t xml:space="preserve">Data-driven hybrid models </w:t>
      </w:r>
      <w:r w:rsidDel="00000000" w:rsidR="00000000" w:rsidRPr="00000000">
        <w:rPr>
          <w:rtl w:val="0"/>
        </w:rPr>
        <w:t xml:space="preserve">that solve processes with a strong data assimilation approach such as CARDAMOM (</w:t>
      </w:r>
      <w:commentRangeStart w:id="684"/>
      <w:r w:rsidDel="00000000" w:rsidR="00000000" w:rsidRPr="00000000">
        <w:rPr>
          <w:rtl w:val="0"/>
        </w:rPr>
        <w:t xml:space="preserve">Bloom et al., 2016</w:t>
      </w:r>
      <w:commentRangeEnd w:id="684"/>
      <w:r w:rsidDel="00000000" w:rsidR="00000000" w:rsidRPr="00000000">
        <w:commentReference w:id="684"/>
      </w:r>
      <w:r w:rsidDel="00000000" w:rsidR="00000000" w:rsidRPr="00000000">
        <w:rPr>
          <w:rtl w:val="0"/>
        </w:rPr>
        <w:t xml:space="preserve">, </w:t>
      </w:r>
      <w:commentRangeStart w:id="685"/>
      <w:r w:rsidDel="00000000" w:rsidR="00000000" w:rsidRPr="00000000">
        <w:rPr>
          <w:rtl w:val="0"/>
        </w:rPr>
        <w:t xml:space="preserve">2020</w:t>
      </w:r>
      <w:commentRangeEnd w:id="685"/>
      <w:r w:rsidDel="00000000" w:rsidR="00000000" w:rsidRPr="00000000">
        <w:commentReference w:id="685"/>
      </w:r>
      <w:r w:rsidDel="00000000" w:rsidR="00000000" w:rsidRPr="00000000">
        <w:rPr>
          <w:rtl w:val="0"/>
        </w:rPr>
        <w:t xml:space="preserve">) and CliMA (</w:t>
      </w:r>
      <w:commentRangeStart w:id="686"/>
      <w:r w:rsidDel="00000000" w:rsidR="00000000" w:rsidRPr="00000000">
        <w:rPr>
          <w:rtl w:val="0"/>
        </w:rPr>
        <w:t xml:space="preserve">Braghiere et al., 2023</w:t>
      </w:r>
      <w:commentRangeEnd w:id="686"/>
      <w:r w:rsidDel="00000000" w:rsidR="00000000" w:rsidRPr="00000000">
        <w:commentReference w:id="686"/>
      </w:r>
      <w:r w:rsidDel="00000000" w:rsidR="00000000" w:rsidRPr="00000000">
        <w:rPr>
          <w:rtl w:val="0"/>
        </w:rPr>
        <w:t xml:space="preserve">; </w:t>
      </w:r>
      <w:commentRangeStart w:id="687"/>
      <w:r w:rsidDel="00000000" w:rsidR="00000000" w:rsidRPr="00000000">
        <w:rPr>
          <w:rtl w:val="0"/>
        </w:rPr>
        <w:t xml:space="preserve">Wang et al., 2023</w:t>
      </w:r>
      <w:commentRangeEnd w:id="687"/>
      <w:r w:rsidDel="00000000" w:rsidR="00000000" w:rsidRPr="00000000">
        <w:commentReference w:id="687"/>
      </w:r>
      <w:r w:rsidDel="00000000" w:rsidR="00000000" w:rsidRPr="00000000">
        <w:rPr>
          <w:rtl w:val="0"/>
        </w:rPr>
        <w:t xml:space="preserve">); </w:t>
      </w:r>
    </w:p>
    <w:p w:rsidR="00000000" w:rsidDel="00000000" w:rsidP="00000000" w:rsidRDefault="00000000" w:rsidRPr="00000000" w14:paraId="0000042E">
      <w:pPr>
        <w:numPr>
          <w:ilvl w:val="0"/>
          <w:numId w:val="37"/>
        </w:numPr>
        <w:spacing w:after="120" w:before="120" w:lineRule="auto"/>
        <w:ind w:left="720" w:hanging="360"/>
        <w:rPr>
          <w:u w:val="none"/>
        </w:rPr>
      </w:pPr>
      <w:r w:rsidDel="00000000" w:rsidR="00000000" w:rsidRPr="00000000">
        <w:rPr>
          <w:b w:val="1"/>
          <w:rtl w:val="0"/>
        </w:rPr>
        <w:t xml:space="preserve">Top-down inverse modeling approaches </w:t>
      </w:r>
      <w:r w:rsidDel="00000000" w:rsidR="00000000" w:rsidRPr="00000000">
        <w:rPr>
          <w:rtl w:val="0"/>
        </w:rPr>
        <w:t xml:space="preserve">that link column measurements with fluxes through atmospheric transport models such as CarbonTracker (</w:t>
      </w:r>
      <w:commentRangeStart w:id="688"/>
      <w:r w:rsidDel="00000000" w:rsidR="00000000" w:rsidRPr="00000000">
        <w:rPr>
          <w:rtl w:val="0"/>
        </w:rPr>
        <w:t xml:space="preserve">Peters et al., 2007</w:t>
      </w:r>
      <w:commentRangeEnd w:id="688"/>
      <w:r w:rsidDel="00000000" w:rsidR="00000000" w:rsidRPr="00000000">
        <w:commentReference w:id="688"/>
      </w:r>
      <w:r w:rsidDel="00000000" w:rsidR="00000000" w:rsidRPr="00000000">
        <w:rPr>
          <w:rtl w:val="0"/>
        </w:rPr>
        <w:t xml:space="preserve">) and CMS-Flux (</w:t>
      </w:r>
      <w:commentRangeStart w:id="689"/>
      <w:r w:rsidDel="00000000" w:rsidR="00000000" w:rsidRPr="00000000">
        <w:rPr>
          <w:rtl w:val="0"/>
        </w:rPr>
        <w:t xml:space="preserve">Liu et al., 2020</w:t>
      </w:r>
      <w:commentRangeEnd w:id="689"/>
      <w:r w:rsidDel="00000000" w:rsidR="00000000" w:rsidRPr="00000000">
        <w:commentReference w:id="689"/>
      </w:r>
      <w:r w:rsidDel="00000000" w:rsidR="00000000" w:rsidRPr="00000000">
        <w:rPr>
          <w:rtl w:val="0"/>
        </w:rPr>
        <w:t xml:space="preserve">); </w:t>
      </w:r>
    </w:p>
    <w:p w:rsidR="00000000" w:rsidDel="00000000" w:rsidP="00000000" w:rsidRDefault="00000000" w:rsidRPr="00000000" w14:paraId="0000042F">
      <w:pPr>
        <w:numPr>
          <w:ilvl w:val="0"/>
          <w:numId w:val="37"/>
        </w:numPr>
        <w:spacing w:after="120" w:before="120" w:lineRule="auto"/>
        <w:ind w:left="720" w:hanging="360"/>
        <w:rPr>
          <w:u w:val="none"/>
        </w:rPr>
      </w:pPr>
      <w:r w:rsidDel="00000000" w:rsidR="00000000" w:rsidRPr="00000000">
        <w:rPr>
          <w:b w:val="1"/>
          <w:rtl w:val="0"/>
        </w:rPr>
        <w:t xml:space="preserve">Artificial Intelligence and machine learning models</w:t>
      </w:r>
      <w:r w:rsidDel="00000000" w:rsidR="00000000" w:rsidRPr="00000000">
        <w:rPr>
          <w:rtl w:val="0"/>
        </w:rPr>
        <w:t xml:space="preserve"> (Schneider et al., 2017; Reichstein et al., 2019; </w:t>
      </w:r>
      <w:commentRangeStart w:id="690"/>
      <w:commentRangeStart w:id="691"/>
      <w:commentRangeStart w:id="692"/>
      <w:r w:rsidDel="00000000" w:rsidR="00000000" w:rsidRPr="00000000">
        <w:rPr>
          <w:rtl w:val="0"/>
        </w:rPr>
        <w:t xml:space="preserve">Eyring et al., 2024</w:t>
      </w:r>
      <w:commentRangeEnd w:id="690"/>
      <w:r w:rsidDel="00000000" w:rsidR="00000000" w:rsidRPr="00000000">
        <w:commentReference w:id="690"/>
      </w:r>
      <w:commentRangeEnd w:id="691"/>
      <w:r w:rsidDel="00000000" w:rsidR="00000000" w:rsidRPr="00000000">
        <w:commentReference w:id="691"/>
      </w:r>
      <w:commentRangeEnd w:id="692"/>
      <w:r w:rsidDel="00000000" w:rsidR="00000000" w:rsidRPr="00000000">
        <w:commentReference w:id="692"/>
      </w:r>
      <w:r w:rsidDel="00000000" w:rsidR="00000000" w:rsidRPr="00000000">
        <w:rPr>
          <w:rtl w:val="0"/>
        </w:rPr>
        <w:t xml:space="preserve">); and </w:t>
      </w:r>
    </w:p>
    <w:p w:rsidR="00000000" w:rsidDel="00000000" w:rsidP="00000000" w:rsidRDefault="00000000" w:rsidRPr="00000000" w14:paraId="00000430">
      <w:pPr>
        <w:numPr>
          <w:ilvl w:val="0"/>
          <w:numId w:val="37"/>
        </w:numPr>
        <w:spacing w:after="120" w:before="120" w:lineRule="auto"/>
        <w:ind w:left="720" w:hanging="360"/>
        <w:rPr>
          <w:u w:val="none"/>
        </w:rPr>
      </w:pPr>
      <w:r w:rsidDel="00000000" w:rsidR="00000000" w:rsidRPr="00000000">
        <w:rPr>
          <w:b w:val="1"/>
          <w:rtl w:val="0"/>
        </w:rPr>
        <w:t xml:space="preserve">Agent-based models</w:t>
      </w:r>
      <w:r w:rsidDel="00000000" w:rsidR="00000000" w:rsidRPr="00000000">
        <w:rPr>
          <w:rtl w:val="0"/>
        </w:rPr>
        <w:t xml:space="preserve"> that incorporate social and ecological components in tropical forest systems (</w:t>
      </w:r>
      <w:commentRangeStart w:id="693"/>
      <w:r w:rsidDel="00000000" w:rsidR="00000000" w:rsidRPr="00000000">
        <w:rPr>
          <w:rtl w:val="0"/>
        </w:rPr>
        <w:t xml:space="preserve">Andersen et al., 2017</w:t>
      </w:r>
      <w:commentRangeEnd w:id="693"/>
      <w:r w:rsidDel="00000000" w:rsidR="00000000" w:rsidRPr="00000000">
        <w:commentReference w:id="693"/>
      </w:r>
      <w:r w:rsidDel="00000000" w:rsidR="00000000" w:rsidRPr="00000000">
        <w:rPr>
          <w:rtl w:val="0"/>
        </w:rPr>
        <w:t xml:space="preserve">; </w:t>
      </w:r>
      <w:commentRangeStart w:id="694"/>
      <w:r w:rsidDel="00000000" w:rsidR="00000000" w:rsidRPr="00000000">
        <w:rPr>
          <w:rtl w:val="0"/>
        </w:rPr>
        <w:t xml:space="preserve">Chaplin-Kramer et al., 2024</w:t>
      </w:r>
      <w:commentRangeEnd w:id="694"/>
      <w:r w:rsidDel="00000000" w:rsidR="00000000" w:rsidRPr="00000000">
        <w:commentReference w:id="694"/>
      </w:r>
      <w:r w:rsidDel="00000000" w:rsidR="00000000" w:rsidRPr="00000000">
        <w:rPr>
          <w:rtl w:val="0"/>
        </w:rPr>
        <w:t xml:space="preserve">; </w:t>
      </w:r>
      <w:commentRangeStart w:id="695"/>
      <w:r w:rsidDel="00000000" w:rsidR="00000000" w:rsidRPr="00000000">
        <w:rPr>
          <w:rtl w:val="0"/>
        </w:rPr>
        <w:t xml:space="preserve">von Essen and Lambin 2023</w:t>
      </w:r>
      <w:commentRangeEnd w:id="695"/>
      <w:r w:rsidDel="00000000" w:rsidR="00000000" w:rsidRPr="00000000">
        <w:commentReference w:id="695"/>
      </w:r>
      <w:r w:rsidDel="00000000" w:rsidR="00000000" w:rsidRPr="00000000">
        <w:rPr>
          <w:rtl w:val="0"/>
        </w:rPr>
        <w:t xml:space="preserve">).</w:t>
      </w:r>
    </w:p>
    <w:p w:rsidR="00000000" w:rsidDel="00000000" w:rsidP="00000000" w:rsidRDefault="00000000" w:rsidRPr="00000000" w14:paraId="00000431">
      <w:pPr>
        <w:ind w:left="0" w:firstLine="0"/>
        <w:rPr/>
      </w:pPr>
      <w:r w:rsidDel="00000000" w:rsidR="00000000" w:rsidRPr="00000000">
        <w:rPr>
          <w:rtl w:val="0"/>
        </w:rPr>
      </w:r>
    </w:p>
    <w:p w:rsidR="00000000" w:rsidDel="00000000" w:rsidP="00000000" w:rsidRDefault="00000000" w:rsidRPr="00000000" w14:paraId="00000432">
      <w:pPr>
        <w:ind w:left="0" w:firstLine="0"/>
        <w:rPr/>
      </w:pPr>
      <w:r w:rsidDel="00000000" w:rsidR="00000000" w:rsidRPr="00000000">
        <w:rPr>
          <w:b w:val="1"/>
          <w:highlight w:val="yellow"/>
          <w:rtl w:val="0"/>
        </w:rPr>
        <w:t xml:space="preserve">Table X </w:t>
      </w:r>
      <w:r w:rsidDel="00000000" w:rsidR="00000000" w:rsidRPr="00000000">
        <w:rPr>
          <w:rtl w:val="0"/>
        </w:rPr>
        <w:t xml:space="preserve">provides more information on several opportunities for which models can be used to investigate processes and answer PANGEA Science Questions. PANGEA measurements will also further advance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for remote sensing data and model integration.</w:t>
      </w:r>
    </w:p>
    <w:p w:rsidR="00000000" w:rsidDel="00000000" w:rsidP="00000000" w:rsidRDefault="00000000" w:rsidRPr="00000000" w14:paraId="00000433">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34">
      <w:pPr>
        <w:ind w:left="0" w:firstLine="0"/>
        <w:rPr/>
      </w:pPr>
      <w:r w:rsidDel="00000000" w:rsidR="00000000" w:rsidRPr="00000000">
        <w:rPr>
          <w:rtl w:val="0"/>
        </w:rPr>
      </w:r>
    </w:p>
    <w:p w:rsidR="00000000" w:rsidDel="00000000" w:rsidP="00000000" w:rsidRDefault="00000000" w:rsidRPr="00000000" w14:paraId="00000435">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11"/>
        <w:tblW w:w="12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721.6666666666667"/>
        <w:gridCol w:w="1721.6666666666667"/>
        <w:gridCol w:w="1721.6666666666667"/>
        <w:gridCol w:w="1721.6666666666667"/>
        <w:gridCol w:w="1721.6666666666667"/>
        <w:gridCol w:w="1721.6666666666667"/>
        <w:tblGridChange w:id="0">
          <w:tblGrid>
            <w:gridCol w:w="2540"/>
            <w:gridCol w:w="1721.6666666666667"/>
            <w:gridCol w:w="1721.6666666666667"/>
            <w:gridCol w:w="1721.6666666666667"/>
            <w:gridCol w:w="1721.6666666666667"/>
            <w:gridCol w:w="1721.6666666666667"/>
            <w:gridCol w:w="17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36">
            <w:pPr>
              <w:spacing w:after="40" w:line="240" w:lineRule="auto"/>
              <w:rPr>
                <w:rFonts w:ascii="Avenir" w:cs="Avenir" w:eastAsia="Avenir" w:hAnsi="Avenir"/>
                <w:sz w:val="20"/>
                <w:szCs w:val="20"/>
              </w:rPr>
            </w:pPr>
            <w:commentRangeStart w:id="696"/>
            <w:commentRangeStart w:id="697"/>
            <w:r w:rsidDel="00000000" w:rsidR="00000000" w:rsidRPr="00000000">
              <w:rPr>
                <w:rFonts w:ascii="Avenir" w:cs="Avenir" w:eastAsia="Avenir" w:hAnsi="Avenir"/>
                <w:b w:val="1"/>
                <w:sz w:val="20"/>
                <w:szCs w:val="20"/>
                <w:rtl w:val="0"/>
              </w:rPr>
              <w:t xml:space="preserve">Table X</w:t>
            </w:r>
            <w:commentRangeEnd w:id="696"/>
            <w:r w:rsidDel="00000000" w:rsidR="00000000" w:rsidRPr="00000000">
              <w:commentReference w:id="696"/>
            </w:r>
            <w:commentRangeEnd w:id="697"/>
            <w:r w:rsidDel="00000000" w:rsidR="00000000" w:rsidRPr="00000000">
              <w:commentReference w:id="697"/>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Classes of models, along with a non-exhaustive list of model examples, that can (1) produce spatial and temporal estimates of variables of interest across the PANGEA domain, (2) leverage remote-sensing and in-situ observations for initialization, assessment and benchmarking and (3) help answer science questions and test PANGEA hypotheses. Classes of model: PBM, Process-based terrestrial biosphere models; HM, Data-driven hybrid models; TDM, top-down models; AIML, Models based on Artificial Intelligence Machine Learning; and AB, Agent-Based Models. Sub-classes of PB models: IBM, Individual-Based Models; CBM, Cohort-Based Models; DGVM, Dynamic Global Vegetation Models (excluding IBMs and CBMs). Science questions marked with * mean that models could be used if coupled with other models, and science questions marked with ** mean that models have the potential to answer, although implementing new processes is required.</w:t>
            </w:r>
            <w:r w:rsidDel="00000000" w:rsidR="00000000" w:rsidRPr="00000000">
              <w:rPr>
                <w:rFonts w:ascii="Avenir" w:cs="Avenir" w:eastAsia="Avenir" w:hAnsi="Avenir"/>
                <w:b w:val="1"/>
                <w:sz w:val="20"/>
                <w:szCs w:val="20"/>
                <w:rtl w:val="0"/>
              </w:rPr>
              <w:t xml:space="preserve"> </w:t>
            </w:r>
            <w:r w:rsidDel="00000000" w:rsidR="00000000" w:rsidRPr="00000000">
              <w:rPr>
                <w:rtl w:val="0"/>
              </w:rPr>
            </w:r>
          </w:p>
        </w:tc>
      </w:tr>
    </w:tbl>
    <w:p w:rsidR="00000000" w:rsidDel="00000000" w:rsidP="00000000" w:rsidRDefault="00000000" w:rsidRPr="00000000" w14:paraId="0000043D">
      <w:pPr>
        <w:spacing w:after="80" w:before="80" w:line="240" w:lineRule="auto"/>
        <w:rPr>
          <w:rFonts w:ascii="Times New Roman" w:cs="Times New Roman" w:eastAsia="Times New Roman" w:hAnsi="Times New Roman"/>
          <w:sz w:val="21"/>
          <w:szCs w:val="21"/>
        </w:rPr>
      </w:pPr>
      <w:r w:rsidDel="00000000" w:rsidR="00000000" w:rsidRPr="00000000">
        <w:rPr>
          <w:rtl w:val="0"/>
        </w:rPr>
      </w:r>
    </w:p>
    <w:tbl>
      <w:tblPr>
        <w:tblStyle w:val="Table12"/>
        <w:tblW w:w="12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600"/>
        <w:gridCol w:w="1230"/>
        <w:gridCol w:w="4275"/>
        <w:gridCol w:w="2490"/>
        <w:gridCol w:w="2430"/>
        <w:gridCol w:w="1290"/>
        <w:tblGridChange w:id="0">
          <w:tblGrid>
            <w:gridCol w:w="600"/>
            <w:gridCol w:w="600"/>
            <w:gridCol w:w="1230"/>
            <w:gridCol w:w="4275"/>
            <w:gridCol w:w="2490"/>
            <w:gridCol w:w="2430"/>
            <w:gridCol w:w="1290"/>
          </w:tblGrid>
        </w:tblGridChange>
      </w:tblGrid>
      <w:tr>
        <w:trPr>
          <w:cantSplit w:val="0"/>
          <w:trHeight w:val="460" w:hRule="atLeast"/>
          <w:tblHeader w:val="0"/>
        </w:trPr>
        <w:tc>
          <w:tcPr>
            <w:gridSpan w:val="4"/>
            <w:shd w:fill="5b9bd5" w:val="clear"/>
            <w:vAlign w:val="center"/>
          </w:tcPr>
          <w:p w:rsidR="00000000" w:rsidDel="00000000" w:rsidP="00000000" w:rsidRDefault="00000000" w:rsidRPr="00000000" w14:paraId="0000043E">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Model</w:t>
            </w:r>
          </w:p>
        </w:tc>
        <w:tc>
          <w:tcPr>
            <w:gridSpan w:val="2"/>
            <w:shd w:fill="5b9bd5" w:val="clear"/>
            <w:vAlign w:val="center"/>
          </w:tcPr>
          <w:p w:rsidR="00000000" w:rsidDel="00000000" w:rsidP="00000000" w:rsidRDefault="00000000" w:rsidRPr="00000000" w14:paraId="00000442">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Data–Model integration opportunities</w:t>
            </w:r>
          </w:p>
        </w:tc>
        <w:tc>
          <w:tcPr>
            <w:vMerge w:val="restart"/>
            <w:shd w:fill="5b9bd5" w:val="clear"/>
            <w:vAlign w:val="center"/>
          </w:tcPr>
          <w:p w:rsidR="00000000" w:rsidDel="00000000" w:rsidP="00000000" w:rsidRDefault="00000000" w:rsidRPr="00000000" w14:paraId="00000444">
            <w:pPr>
              <w:spacing w:after="40" w:line="240" w:lineRule="auto"/>
              <w:jc w:val="center"/>
              <w:rPr>
                <w:rFonts w:ascii="Avenir" w:cs="Avenir" w:eastAsia="Avenir" w:hAnsi="Avenir"/>
                <w:b w:val="1"/>
                <w:color w:val="ffffff"/>
                <w:sz w:val="18"/>
                <w:szCs w:val="18"/>
              </w:rPr>
            </w:pPr>
            <w:commentRangeStart w:id="698"/>
            <w:r w:rsidDel="00000000" w:rsidR="00000000" w:rsidRPr="00000000">
              <w:rPr>
                <w:rFonts w:ascii="Avenir" w:cs="Avenir" w:eastAsia="Avenir" w:hAnsi="Avenir"/>
                <w:b w:val="1"/>
                <w:color w:val="ffffff"/>
                <w:sz w:val="18"/>
                <w:szCs w:val="18"/>
                <w:rtl w:val="0"/>
              </w:rPr>
              <w:t xml:space="preserve">Science Questions Addressed</w:t>
            </w:r>
            <w:commentRangeEnd w:id="698"/>
            <w:r w:rsidDel="00000000" w:rsidR="00000000" w:rsidRPr="00000000">
              <w:commentReference w:id="698"/>
            </w:r>
            <w:r w:rsidDel="00000000" w:rsidR="00000000" w:rsidRPr="00000000">
              <w:rPr>
                <w:rtl w:val="0"/>
              </w:rPr>
            </w:r>
          </w:p>
        </w:tc>
      </w:tr>
      <w:tr>
        <w:trPr>
          <w:cantSplit w:val="0"/>
          <w:trHeight w:val="258" w:hRule="atLeast"/>
          <w:tblHeader w:val="0"/>
        </w:trPr>
        <w:tc>
          <w:tcPr>
            <w:shd w:fill="5b9bd5" w:val="clear"/>
            <w:vAlign w:val="center"/>
          </w:tcPr>
          <w:p w:rsidR="00000000" w:rsidDel="00000000" w:rsidP="00000000" w:rsidRDefault="00000000" w:rsidRPr="00000000" w14:paraId="00000445">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46">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Sub-</w:t>
            </w:r>
          </w:p>
          <w:p w:rsidR="00000000" w:rsidDel="00000000" w:rsidP="00000000" w:rsidRDefault="00000000" w:rsidRPr="00000000" w14:paraId="00000447">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48">
            <w:pPr>
              <w:spacing w:after="40" w:line="240" w:lineRule="auto"/>
              <w:jc w:val="center"/>
              <w:rPr>
                <w:rFonts w:ascii="Avenir" w:cs="Avenir" w:eastAsia="Avenir" w:hAnsi="Avenir"/>
                <w:b w:val="1"/>
                <w:color w:val="ffffff"/>
                <w:sz w:val="14"/>
                <w:szCs w:val="14"/>
              </w:rPr>
            </w:pPr>
            <w:commentRangeStart w:id="699"/>
            <w:commentRangeStart w:id="700"/>
            <w:r w:rsidDel="00000000" w:rsidR="00000000" w:rsidRPr="00000000">
              <w:rPr>
                <w:rFonts w:ascii="Avenir" w:cs="Avenir" w:eastAsia="Avenir" w:hAnsi="Avenir"/>
                <w:b w:val="1"/>
                <w:color w:val="ffffff"/>
                <w:sz w:val="18"/>
                <w:szCs w:val="18"/>
                <w:rtl w:val="0"/>
              </w:rPr>
              <w:t xml:space="preserve">Examples</w:t>
            </w:r>
            <w:commentRangeEnd w:id="699"/>
            <w:r w:rsidDel="00000000" w:rsidR="00000000" w:rsidRPr="00000000">
              <w:commentReference w:id="699"/>
            </w:r>
            <w:commentRangeEnd w:id="700"/>
            <w:r w:rsidDel="00000000" w:rsidR="00000000" w:rsidRPr="00000000">
              <w:commentReference w:id="700"/>
            </w:r>
            <w:r w:rsidDel="00000000" w:rsidR="00000000" w:rsidRPr="00000000">
              <w:rPr>
                <w:rtl w:val="0"/>
              </w:rPr>
            </w:r>
          </w:p>
        </w:tc>
        <w:tc>
          <w:tcPr>
            <w:shd w:fill="5b9bd5" w:val="clear"/>
            <w:vAlign w:val="center"/>
          </w:tcPr>
          <w:p w:rsidR="00000000" w:rsidDel="00000000" w:rsidP="00000000" w:rsidRDefault="00000000" w:rsidRPr="00000000" w14:paraId="00000449">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Variables of interest</w:t>
            </w:r>
          </w:p>
        </w:tc>
        <w:tc>
          <w:tcPr>
            <w:shd w:fill="5b9bd5" w:val="clear"/>
            <w:vAlign w:val="center"/>
          </w:tcPr>
          <w:p w:rsidR="00000000" w:rsidDel="00000000" w:rsidP="00000000" w:rsidRDefault="00000000" w:rsidRPr="00000000" w14:paraId="0000044A">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Remote sensing</w:t>
            </w:r>
          </w:p>
        </w:tc>
        <w:tc>
          <w:tcPr>
            <w:shd w:fill="5b9bd5" w:val="clear"/>
            <w:vAlign w:val="center"/>
          </w:tcPr>
          <w:p w:rsidR="00000000" w:rsidDel="00000000" w:rsidP="00000000" w:rsidRDefault="00000000" w:rsidRPr="00000000" w14:paraId="0000044B">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Other data</w:t>
            </w:r>
          </w:p>
        </w:tc>
        <w:tc>
          <w:tcPr>
            <w:vMerge w:val="continue"/>
            <w:shd w:fill="5b9bd5" w:val="clear"/>
            <w:vAlign w:val="center"/>
          </w:tcPr>
          <w:p w:rsidR="00000000" w:rsidDel="00000000" w:rsidP="00000000" w:rsidRDefault="00000000" w:rsidRPr="00000000" w14:paraId="0000044C">
            <w:pPr>
              <w:widowControl w:val="0"/>
              <w:spacing w:line="240" w:lineRule="auto"/>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4D">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4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vAlign w:val="center"/>
          </w:tcPr>
          <w:p w:rsidR="00000000" w:rsidDel="00000000" w:rsidP="00000000" w:rsidRDefault="00000000" w:rsidRPr="00000000" w14:paraId="0000044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IBM</w:t>
            </w:r>
          </w:p>
        </w:tc>
        <w:tc>
          <w:tcPr>
            <w:vAlign w:val="center"/>
          </w:tcPr>
          <w:p w:rsidR="00000000" w:rsidDel="00000000" w:rsidP="00000000" w:rsidRDefault="00000000" w:rsidRPr="00000000" w14:paraId="0000045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51">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vAlign w:val="center"/>
          </w:tcPr>
          <w:p w:rsidR="00000000" w:rsidDel="00000000" w:rsidP="00000000" w:rsidRDefault="00000000" w:rsidRPr="00000000" w14:paraId="0000045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5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5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5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5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5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5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tc>
        <w:tc>
          <w:tcPr>
            <w:vMerge w:val="restart"/>
            <w:vAlign w:val="center"/>
          </w:tcPr>
          <w:p w:rsidR="00000000" w:rsidDel="00000000" w:rsidP="00000000" w:rsidRDefault="00000000" w:rsidRPr="00000000" w14:paraId="00000459">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5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5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5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5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5E">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5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46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46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46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46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46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46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46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46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468">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46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46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46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46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46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46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46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47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Merge w:val="restart"/>
            <w:vAlign w:val="center"/>
          </w:tcPr>
          <w:p w:rsidR="00000000" w:rsidDel="00000000" w:rsidP="00000000" w:rsidRDefault="00000000" w:rsidRPr="00000000" w14:paraId="0000047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Forest inventory plots</w:t>
            </w:r>
          </w:p>
          <w:p w:rsidR="00000000" w:rsidDel="00000000" w:rsidP="00000000" w:rsidRDefault="00000000" w:rsidRPr="00000000" w14:paraId="0000047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Tree-level mortality, growth and recruitment</w:t>
            </w:r>
          </w:p>
          <w:p w:rsidR="00000000" w:rsidDel="00000000" w:rsidP="00000000" w:rsidRDefault="00000000" w:rsidRPr="00000000" w14:paraId="0000047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47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47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47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47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TLS data (structural heterogeneity)</w:t>
            </w:r>
          </w:p>
          <w:p w:rsidR="00000000" w:rsidDel="00000000" w:rsidP="00000000" w:rsidRDefault="00000000" w:rsidRPr="00000000" w14:paraId="0000047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47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47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47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47C">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FACE</w:t>
            </w:r>
          </w:p>
          <w:p w:rsidR="00000000" w:rsidDel="00000000" w:rsidP="00000000" w:rsidRDefault="00000000" w:rsidRPr="00000000" w14:paraId="0000047D">
            <w:pPr>
              <w:spacing w:line="228" w:lineRule="auto"/>
              <w:rPr>
                <w:rFonts w:ascii="Avenir" w:cs="Avenir" w:eastAsia="Avenir" w:hAnsi="Avenir"/>
                <w:sz w:val="16"/>
                <w:szCs w:val="16"/>
              </w:rPr>
            </w:pPr>
            <w:r w:rsidDel="00000000" w:rsidR="00000000" w:rsidRPr="00000000">
              <w:rPr>
                <w:rtl w:val="0"/>
              </w:rPr>
            </w:r>
          </w:p>
        </w:tc>
        <w:tc>
          <w:tcPr>
            <w:vMerge w:val="restart"/>
            <w:vAlign w:val="center"/>
          </w:tcPr>
          <w:p w:rsidR="00000000" w:rsidDel="00000000" w:rsidP="00000000" w:rsidRDefault="00000000" w:rsidRPr="00000000" w14:paraId="0000047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47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48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48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48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Q5</w:t>
            </w:r>
          </w:p>
          <w:p w:rsidR="00000000" w:rsidDel="00000000" w:rsidP="00000000" w:rsidRDefault="00000000" w:rsidRPr="00000000" w14:paraId="00000483">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484">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Q7</w:t>
            </w:r>
          </w:p>
          <w:p w:rsidR="00000000" w:rsidDel="00000000" w:rsidP="00000000" w:rsidRDefault="00000000" w:rsidRPr="00000000" w14:paraId="0000048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48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48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Q10</w:t>
            </w:r>
          </w:p>
          <w:p w:rsidR="00000000" w:rsidDel="00000000" w:rsidP="00000000" w:rsidRDefault="00000000" w:rsidRPr="00000000" w14:paraId="0000048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Q11**</w:t>
            </w:r>
          </w:p>
          <w:p w:rsidR="00000000" w:rsidDel="00000000" w:rsidP="00000000" w:rsidRDefault="00000000" w:rsidRPr="00000000" w14:paraId="0000048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Q12**</w:t>
            </w:r>
          </w:p>
          <w:p w:rsidR="00000000" w:rsidDel="00000000" w:rsidP="00000000" w:rsidRDefault="00000000" w:rsidRPr="00000000" w14:paraId="0000048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Q13</w:t>
            </w:r>
          </w:p>
          <w:p w:rsidR="00000000" w:rsidDel="00000000" w:rsidP="00000000" w:rsidRDefault="00000000" w:rsidRPr="00000000" w14:paraId="0000048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48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48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48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Q17</w:t>
            </w:r>
          </w:p>
          <w:p w:rsidR="00000000" w:rsidDel="00000000" w:rsidP="00000000" w:rsidRDefault="00000000" w:rsidRPr="00000000" w14:paraId="0000048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49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Q19</w:t>
            </w:r>
          </w:p>
          <w:p w:rsidR="00000000" w:rsidDel="00000000" w:rsidP="00000000" w:rsidRDefault="00000000" w:rsidRPr="00000000" w14:paraId="0000049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Q20**</w:t>
            </w:r>
          </w:p>
          <w:p w:rsidR="00000000" w:rsidDel="00000000" w:rsidP="00000000" w:rsidRDefault="00000000" w:rsidRPr="00000000" w14:paraId="0000049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49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49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49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49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49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498">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99">
            <w:pPr>
              <w:spacing w:line="228" w:lineRule="auto"/>
              <w:jc w:val="center"/>
              <w:rPr>
                <w:rFonts w:ascii="Avenir" w:cs="Avenir" w:eastAsia="Avenir" w:hAnsi="Avenir"/>
                <w:sz w:val="16"/>
                <w:szCs w:val="16"/>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9A">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9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VDM</w:t>
            </w:r>
          </w:p>
        </w:tc>
        <w:tc>
          <w:tcPr>
            <w:vAlign w:val="center"/>
          </w:tcPr>
          <w:p w:rsidR="00000000" w:rsidDel="00000000" w:rsidP="00000000" w:rsidRDefault="00000000" w:rsidRPr="00000000" w14:paraId="0000049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w:t>
            </w:r>
          </w:p>
          <w:p w:rsidR="00000000" w:rsidDel="00000000" w:rsidP="00000000" w:rsidRDefault="00000000" w:rsidRPr="00000000" w14:paraId="0000049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49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49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4A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LPJ-GUESS</w:t>
            </w:r>
          </w:p>
          <w:p w:rsidR="00000000" w:rsidDel="00000000" w:rsidP="00000000" w:rsidRDefault="00000000" w:rsidRPr="00000000" w14:paraId="000004A1">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A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A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A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A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A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4A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4A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 </w:t>
            </w:r>
          </w:p>
          <w:p w:rsidR="00000000" w:rsidDel="00000000" w:rsidP="00000000" w:rsidRDefault="00000000" w:rsidRPr="00000000" w14:paraId="000004A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A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A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A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A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4A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4AF">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B0">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B1">
            <w:pPr>
              <w:spacing w:line="240" w:lineRule="auto"/>
              <w:jc w:val="center"/>
              <w:rPr>
                <w:rFonts w:ascii="Avenir" w:cs="Avenir" w:eastAsia="Avenir" w:hAnsi="Avenir"/>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B2">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DGVM</w:t>
            </w:r>
          </w:p>
        </w:tc>
        <w:tc>
          <w:tcPr>
            <w:vAlign w:val="center"/>
          </w:tcPr>
          <w:p w:rsidR="00000000" w:rsidDel="00000000" w:rsidP="00000000" w:rsidRDefault="00000000" w:rsidRPr="00000000" w14:paraId="000004B4">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4B5">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4B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4B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4B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4B9">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w:t>
            </w:r>
          </w:p>
          <w:p w:rsidR="00000000" w:rsidDel="00000000" w:rsidP="00000000" w:rsidRDefault="00000000" w:rsidRPr="00000000" w14:paraId="000004BA">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B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 </w:t>
            </w:r>
          </w:p>
          <w:p w:rsidR="00000000" w:rsidDel="00000000" w:rsidP="00000000" w:rsidRDefault="00000000" w:rsidRPr="00000000" w14:paraId="000004B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(total)</w:t>
            </w:r>
          </w:p>
          <w:p w:rsidR="00000000" w:rsidDel="00000000" w:rsidP="00000000" w:rsidRDefault="00000000" w:rsidRPr="00000000" w14:paraId="000004B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4B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4B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C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C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C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C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C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4C5">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4C6">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C7">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C8">
            <w:pPr>
              <w:spacing w:line="240"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4C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HM</w:t>
            </w:r>
          </w:p>
        </w:tc>
        <w:tc>
          <w:tcPr>
            <w:vAlign w:val="center"/>
          </w:tcPr>
          <w:p w:rsidR="00000000" w:rsidDel="00000000" w:rsidP="00000000" w:rsidRDefault="00000000" w:rsidRPr="00000000" w14:paraId="000004CB">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C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CliMA</w:t>
            </w:r>
          </w:p>
        </w:tc>
        <w:tc>
          <w:tcPr>
            <w:vAlign w:val="center"/>
          </w:tcPr>
          <w:p w:rsidR="00000000" w:rsidDel="00000000" w:rsidP="00000000" w:rsidRDefault="00000000" w:rsidRPr="00000000" w14:paraId="000004C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C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C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D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4D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4D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4D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tc>
        <w:tc>
          <w:tcPr>
            <w:vAlign w:val="center"/>
          </w:tcPr>
          <w:p w:rsidR="00000000" w:rsidDel="00000000" w:rsidP="00000000" w:rsidRDefault="00000000" w:rsidRPr="00000000" w14:paraId="000004D4">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D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D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D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4D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D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DA">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D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4D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4D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4D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4D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4E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4E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4E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4E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4E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4E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4E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4E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4E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4E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4E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4E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4E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4E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4E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4E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4F0">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F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4F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4F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4F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4F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4F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4F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4F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4F9">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4F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4FB">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4F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4F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4F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4F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50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0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0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50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50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50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50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50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0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0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0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0B">
            <w:pPr>
              <w:spacing w:line="228" w:lineRule="auto"/>
              <w:jc w:val="center"/>
              <w:rPr>
                <w:rFonts w:ascii="Avenir" w:cs="Avenir" w:eastAsia="Avenir" w:hAnsi="Avenir"/>
                <w:b w:val="1"/>
                <w:sz w:val="16"/>
                <w:szCs w:val="16"/>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0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TDM</w:t>
            </w:r>
          </w:p>
        </w:tc>
        <w:tc>
          <w:tcPr>
            <w:vAlign w:val="center"/>
          </w:tcPr>
          <w:p w:rsidR="00000000" w:rsidDel="00000000" w:rsidP="00000000" w:rsidRDefault="00000000" w:rsidRPr="00000000" w14:paraId="0000050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50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51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STILT-VPRM</w:t>
            </w:r>
          </w:p>
        </w:tc>
        <w:tc>
          <w:tcPr>
            <w:vAlign w:val="center"/>
          </w:tcPr>
          <w:p w:rsidR="00000000" w:rsidDel="00000000" w:rsidP="00000000" w:rsidRDefault="00000000" w:rsidRPr="00000000" w14:paraId="0000051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1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1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1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15">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1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1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18">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1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1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1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1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1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1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1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2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2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2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2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2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2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2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27">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2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2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2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2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2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2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2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2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3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3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3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3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3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3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3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AIML</w:t>
            </w:r>
          </w:p>
        </w:tc>
        <w:tc>
          <w:tcPr>
            <w:vAlign w:val="center"/>
          </w:tcPr>
          <w:p w:rsidR="00000000" w:rsidDel="00000000" w:rsidP="00000000" w:rsidRDefault="00000000" w:rsidRPr="00000000" w14:paraId="0000053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MetaFlux</w:t>
            </w:r>
          </w:p>
        </w:tc>
        <w:tc>
          <w:tcPr>
            <w:vAlign w:val="center"/>
          </w:tcPr>
          <w:p w:rsidR="00000000" w:rsidDel="00000000" w:rsidP="00000000" w:rsidRDefault="00000000" w:rsidRPr="00000000" w14:paraId="0000053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3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3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3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3D">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3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3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40">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4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4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4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4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4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46">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4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4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49">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4A">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4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4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4D">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4E">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Align w:val="center"/>
          </w:tcPr>
          <w:p w:rsidR="00000000" w:rsidDel="00000000" w:rsidP="00000000" w:rsidRDefault="00000000" w:rsidRPr="00000000" w14:paraId="0000054F">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50">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51">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5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5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54">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55">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5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5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58">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59">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5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5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5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5D">
            <w:pPr>
              <w:spacing w:line="228" w:lineRule="auto"/>
              <w:jc w:val="center"/>
              <w:rPr>
                <w:rFonts w:ascii="Avenir" w:cs="Avenir" w:eastAsia="Avenir" w:hAnsi="Avenir"/>
                <w:sz w:val="16"/>
                <w:szCs w:val="16"/>
              </w:rPr>
            </w:pPr>
            <w:commentRangeStart w:id="701"/>
            <w:commentRangeStart w:id="702"/>
            <w:commentRangeStart w:id="703"/>
            <w:r w:rsidDel="00000000" w:rsidR="00000000" w:rsidRPr="00000000">
              <w:rPr>
                <w:rFonts w:ascii="Avenir" w:cs="Avenir" w:eastAsia="Avenir" w:hAnsi="Avenir"/>
                <w:sz w:val="16"/>
                <w:szCs w:val="16"/>
                <w:rtl w:val="0"/>
              </w:rPr>
              <w:t xml:space="preserve">AB</w:t>
            </w:r>
            <w:commentRangeEnd w:id="701"/>
            <w:r w:rsidDel="00000000" w:rsidR="00000000" w:rsidRPr="00000000">
              <w:commentReference w:id="701"/>
            </w:r>
            <w:commentRangeEnd w:id="702"/>
            <w:r w:rsidDel="00000000" w:rsidR="00000000" w:rsidRPr="00000000">
              <w:commentReference w:id="702"/>
            </w:r>
            <w:commentRangeEnd w:id="703"/>
            <w:r w:rsidDel="00000000" w:rsidR="00000000" w:rsidRPr="00000000">
              <w:commentReference w:id="703"/>
            </w:r>
            <w:r w:rsidDel="00000000" w:rsidR="00000000" w:rsidRPr="00000000">
              <w:rPr>
                <w:rFonts w:ascii="Avenir" w:cs="Avenir" w:eastAsia="Avenir" w:hAnsi="Avenir"/>
                <w:sz w:val="16"/>
                <w:szCs w:val="16"/>
                <w:rtl w:val="0"/>
              </w:rPr>
              <w:t xml:space="preserve">M</w:t>
            </w:r>
          </w:p>
        </w:tc>
        <w:tc>
          <w:tcPr>
            <w:vAlign w:val="center"/>
          </w:tcPr>
          <w:p w:rsidR="00000000" w:rsidDel="00000000" w:rsidP="00000000" w:rsidRDefault="00000000" w:rsidRPr="00000000" w14:paraId="0000055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56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561">
            <w:pPr>
              <w:spacing w:line="228" w:lineRule="auto"/>
              <w:rPr>
                <w:rFonts w:ascii="Avenir" w:cs="Avenir" w:eastAsia="Avenir" w:hAnsi="Avenir"/>
                <w:sz w:val="16"/>
                <w:szCs w:val="16"/>
              </w:rPr>
            </w:pPr>
            <w:commentRangeStart w:id="704"/>
            <w:r w:rsidDel="00000000" w:rsidR="00000000" w:rsidRPr="00000000">
              <w:rPr>
                <w:rFonts w:ascii="Avenir" w:cs="Avenir" w:eastAsia="Avenir" w:hAnsi="Avenir"/>
                <w:sz w:val="16"/>
                <w:szCs w:val="16"/>
                <w:rtl w:val="0"/>
              </w:rPr>
              <w:t xml:space="preserve">Repast EAABM</w:t>
            </w:r>
            <w:commentRangeEnd w:id="704"/>
            <w:r w:rsidDel="00000000" w:rsidR="00000000" w:rsidRPr="00000000">
              <w:commentReference w:id="704"/>
            </w:r>
            <w:r w:rsidDel="00000000" w:rsidR="00000000" w:rsidRPr="00000000">
              <w:rPr>
                <w:rtl w:val="0"/>
              </w:rPr>
            </w:r>
          </w:p>
        </w:tc>
        <w:tc>
          <w:tcPr>
            <w:vAlign w:val="center"/>
          </w:tcPr>
          <w:p w:rsidR="00000000" w:rsidDel="00000000" w:rsidP="00000000" w:rsidRDefault="00000000" w:rsidRPr="00000000" w14:paraId="00000562">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state</w:t>
            </w:r>
          </w:p>
          <w:p w:rsidR="00000000" w:rsidDel="00000000" w:rsidP="00000000" w:rsidRDefault="00000000" w:rsidRPr="00000000" w14:paraId="00000563">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transition rates</w:t>
            </w:r>
          </w:p>
          <w:p w:rsidR="00000000" w:rsidDel="00000000" w:rsidP="00000000" w:rsidRDefault="00000000" w:rsidRPr="00000000" w14:paraId="00000564">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Net present value of cultivations</w:t>
            </w:r>
          </w:p>
          <w:p w:rsidR="00000000" w:rsidDel="00000000" w:rsidP="00000000" w:rsidRDefault="00000000" w:rsidRPr="00000000" w14:paraId="00000565">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Cattle reproduction rate</w:t>
            </w:r>
          </w:p>
          <w:p w:rsidR="00000000" w:rsidDel="00000000" w:rsidP="00000000" w:rsidRDefault="00000000" w:rsidRPr="00000000" w14:paraId="00000566">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characteristics (wealth, size)</w:t>
            </w:r>
          </w:p>
          <w:p w:rsidR="00000000" w:rsidDel="00000000" w:rsidP="00000000" w:rsidRDefault="00000000" w:rsidRPr="00000000" w14:paraId="00000567">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Rural wages</w:t>
            </w:r>
          </w:p>
          <w:p w:rsidR="00000000" w:rsidDel="00000000" w:rsidP="00000000" w:rsidRDefault="00000000" w:rsidRPr="00000000" w14:paraId="00000568">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migration and demographics</w:t>
            </w:r>
          </w:p>
          <w:p w:rsidR="00000000" w:rsidDel="00000000" w:rsidP="00000000" w:rsidRDefault="00000000" w:rsidRPr="00000000" w14:paraId="00000569">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Remittances</w:t>
            </w:r>
          </w:p>
        </w:tc>
        <w:tc>
          <w:tcPr>
            <w:vAlign w:val="center"/>
          </w:tcPr>
          <w:p w:rsidR="00000000" w:rsidDel="00000000" w:rsidP="00000000" w:rsidRDefault="00000000" w:rsidRPr="00000000" w14:paraId="0000056A">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6B">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56C">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6D">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Drone lidar</w:t>
            </w:r>
          </w:p>
          <w:p w:rsidR="00000000" w:rsidDel="00000000" w:rsidP="00000000" w:rsidRDefault="00000000" w:rsidRPr="00000000" w14:paraId="0000056E">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56F">
            <w:pPr>
              <w:spacing w:line="228" w:lineRule="auto"/>
              <w:rPr>
                <w:rFonts w:ascii="Avenir" w:cs="Avenir" w:eastAsia="Avenir" w:hAnsi="Avenir"/>
                <w:sz w:val="16"/>
                <w:szCs w:val="16"/>
              </w:rPr>
            </w:pPr>
            <w:r w:rsidDel="00000000" w:rsidR="00000000" w:rsidRPr="00000000">
              <w:rPr>
                <w:rFonts w:ascii="Avenir" w:cs="Avenir" w:eastAsia="Avenir" w:hAnsi="Avenir"/>
                <w:b w:val="1"/>
                <w:sz w:val="16"/>
                <w:szCs w:val="16"/>
                <w:rtl w:val="0"/>
              </w:rPr>
              <w:t xml:space="preserve">Satellite</w:t>
            </w:r>
            <w:r w:rsidDel="00000000" w:rsidR="00000000" w:rsidRPr="00000000">
              <w:rPr>
                <w:rtl w:val="0"/>
              </w:rPr>
            </w:r>
          </w:p>
          <w:p w:rsidR="00000000" w:rsidDel="00000000" w:rsidP="00000000" w:rsidRDefault="00000000" w:rsidRPr="00000000" w14:paraId="00000570">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71">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72">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73">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74">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75">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76">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Landsat</w:t>
            </w:r>
            <w:r w:rsidDel="00000000" w:rsidR="00000000" w:rsidRPr="00000000">
              <w:rPr>
                <w:rtl w:val="0"/>
              </w:rPr>
            </w:r>
          </w:p>
        </w:tc>
        <w:tc>
          <w:tcPr>
            <w:vAlign w:val="center"/>
          </w:tcPr>
          <w:p w:rsidR="00000000" w:rsidDel="00000000" w:rsidP="00000000" w:rsidRDefault="00000000" w:rsidRPr="00000000" w14:paraId="00000577">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Plot-scale management data</w:t>
            </w:r>
          </w:p>
          <w:p w:rsidR="00000000" w:rsidDel="00000000" w:rsidP="00000000" w:rsidRDefault="00000000" w:rsidRPr="00000000" w14:paraId="00000578">
            <w:pPr>
              <w:numPr>
                <w:ilvl w:val="0"/>
                <w:numId w:val="23"/>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Territory boundaries</w:t>
            </w:r>
          </w:p>
          <w:p w:rsidR="00000000" w:rsidDel="00000000" w:rsidP="00000000" w:rsidRDefault="00000000" w:rsidRPr="00000000" w14:paraId="00000579">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Crop yields</w:t>
            </w:r>
          </w:p>
          <w:p w:rsidR="00000000" w:rsidDel="00000000" w:rsidP="00000000" w:rsidRDefault="00000000" w:rsidRPr="00000000" w14:paraId="0000057A">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Survey data</w:t>
            </w:r>
          </w:p>
          <w:p w:rsidR="00000000" w:rsidDel="00000000" w:rsidP="00000000" w:rsidRDefault="00000000" w:rsidRPr="00000000" w14:paraId="0000057B">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Census data</w:t>
            </w:r>
          </w:p>
          <w:p w:rsidR="00000000" w:rsidDel="00000000" w:rsidP="00000000" w:rsidRDefault="00000000" w:rsidRPr="00000000" w14:paraId="0000057C">
            <w:pPr>
              <w:numPr>
                <w:ilvl w:val="0"/>
                <w:numId w:val="23"/>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Choice experiments data</w:t>
            </w:r>
          </w:p>
        </w:tc>
        <w:tc>
          <w:tcPr>
            <w:vAlign w:val="center"/>
          </w:tcPr>
          <w:p w:rsidR="00000000" w:rsidDel="00000000" w:rsidP="00000000" w:rsidRDefault="00000000" w:rsidRPr="00000000" w14:paraId="0000057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Q20</w:t>
            </w:r>
          </w:p>
          <w:p w:rsidR="00000000" w:rsidDel="00000000" w:rsidP="00000000" w:rsidRDefault="00000000" w:rsidRPr="00000000" w14:paraId="0000057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Q27</w:t>
            </w:r>
          </w:p>
        </w:tc>
      </w:tr>
    </w:tbl>
    <w:p w:rsidR="00000000" w:rsidDel="00000000" w:rsidP="00000000" w:rsidRDefault="00000000" w:rsidRPr="00000000" w14:paraId="0000057F">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PANGEA modeling activities will cut across all Science Themes. Modeling efforts early in PANGEA will help inform which key areas, variables, and mechanisms drive uncertainty in patterns, processes and predictions of relevant quantities in tropical moist forests. During PANGEA ground and airborne campaigns, measurements will be prioritized that can be directly used by models either for initialization, boundary conditions, or assessment. This approach has been successfully implemented in previous model and data-integration projects (e.g., ABoVE and NGEE-Tropics), and we plan to build on these projects. </w:t>
      </w:r>
    </w:p>
    <w:p w:rsidR="00000000" w:rsidDel="00000000" w:rsidP="00000000" w:rsidRDefault="00000000" w:rsidRPr="00000000" w14:paraId="00000581">
      <w:pPr>
        <w:rPr>
          <w:color w:val="ff0000"/>
        </w:rPr>
      </w:pPr>
      <w:r w:rsidDel="00000000" w:rsidR="00000000" w:rsidRPr="00000000">
        <w:rPr>
          <w:rtl w:val="0"/>
        </w:rPr>
      </w:r>
    </w:p>
    <w:p w:rsidR="00000000" w:rsidDel="00000000" w:rsidP="00000000" w:rsidRDefault="00000000" w:rsidRPr="00000000" w14:paraId="00000582">
      <w:pPr>
        <w:rPr>
          <w:color w:val="ff0000"/>
        </w:rPr>
      </w:pPr>
      <w:commentRangeStart w:id="705"/>
      <w:r w:rsidDel="00000000" w:rsidR="00000000" w:rsidRPr="00000000">
        <w:rPr>
          <w:color w:val="ff0000"/>
          <w:rtl w:val="0"/>
        </w:rPr>
        <w:t xml:space="preserve">Using PANGEA’s Question 6 (cross-continent functional trait variability and effects on the tropical carbon cycle) and the ED2 model as one example, we will use parameter uncertainty approaches (e.g., through simulation ensembles using PEcAn) to identify which measurable foliar and hydraulic traits drive the model sensitivity of CO2 and H2O fluxes in FATES (henceforth key traits). We will then prioritize measurements of the key traits in field sites and by remote sensing across disturbance and climate gradients in both continents, and use the collected data to constrain parameter distributions across the gradients of interest, by using measurements of fluxes and emergent relationships between trait gradients and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 </w:t>
      </w:r>
      <w:commentRangeEnd w:id="705"/>
      <w:r w:rsidDel="00000000" w:rsidR="00000000" w:rsidRPr="00000000">
        <w:commentReference w:id="705"/>
      </w:r>
      <w:r w:rsidDel="00000000" w:rsidR="00000000" w:rsidRPr="00000000">
        <w:rPr>
          <w:rtl w:val="0"/>
        </w:rPr>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rPr>
          <w:color w:val="ff0000"/>
        </w:rPr>
      </w:pPr>
      <w:r w:rsidDel="00000000" w:rsidR="00000000" w:rsidRPr="00000000">
        <w:rPr>
          <w:rtl w:val="0"/>
        </w:rPr>
        <w:t xml:space="preserve">PANGEA data synthesis activities are integral to PANGEA’s scientific approach, facilitating the upscaling of landscape ground and airborne measurements to regional and pan-tropical scales. </w:t>
      </w:r>
      <w:r w:rsidDel="00000000" w:rsidR="00000000" w:rsidRPr="00000000">
        <w:rPr>
          <w:rtl w:val="0"/>
        </w:rPr>
        <w:t xml:space="preserve">By measuring key variables using airborne remote sensing paired with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w:t>
      </w:r>
      <w:r w:rsidDel="00000000" w:rsidR="00000000" w:rsidRPr="00000000">
        <w:rPr>
          <w:color w:val="ff0000"/>
          <w:rtl w:val="0"/>
        </w:rPr>
        <w:t xml:space="preserve">For example, ground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there is great potential to use artificial intelligence and machine learning (AI/ML) models for data </w:t>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AI/ML can be further used to emulate process-based </w:t>
      </w:r>
      <w:r w:rsidDel="00000000" w:rsidR="00000000" w:rsidRPr="00000000">
        <w:rPr>
          <w:rtl w:val="0"/>
        </w:rPr>
        <w:t xml:space="preserve">model</w:t>
      </w:r>
      <w:r w:rsidDel="00000000" w:rsidR="00000000" w:rsidRPr="00000000">
        <w:rPr>
          <w:rtl w:val="0"/>
        </w:rPr>
        <w:t xml:space="preserve">s (</w:t>
      </w:r>
      <w:commentRangeStart w:id="706"/>
      <w:r w:rsidDel="00000000" w:rsidR="00000000" w:rsidRPr="00000000">
        <w:rPr>
          <w:rtl w:val="0"/>
        </w:rPr>
        <w:t xml:space="preserve">Swaminathan</w:t>
      </w:r>
      <w:commentRangeEnd w:id="706"/>
      <w:r w:rsidDel="00000000" w:rsidR="00000000" w:rsidRPr="00000000">
        <w:commentReference w:id="706"/>
      </w:r>
      <w:r w:rsidDel="00000000" w:rsidR="00000000" w:rsidRPr="00000000">
        <w:rPr>
          <w:rtl w:val="0"/>
        </w:rPr>
        <w:t xml:space="preserve"> et al., 2024)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commentRangeStart w:id="707"/>
      <w:r w:rsidDel="00000000" w:rsidR="00000000" w:rsidRPr="00000000">
        <w:rPr>
          <w:rtl w:val="0"/>
        </w:rPr>
        <w:t xml:space="preserve">Li et al., 2023</w:t>
      </w:r>
      <w:commentRangeEnd w:id="707"/>
      <w:r w:rsidDel="00000000" w:rsidR="00000000" w:rsidRPr="00000000">
        <w:commentReference w:id="707"/>
      </w:r>
      <w:r w:rsidDel="00000000" w:rsidR="00000000" w:rsidRPr="00000000">
        <w:rPr>
          <w:rtl w:val="0"/>
        </w:rPr>
        <w:t xml:space="preserve">, </w:t>
      </w:r>
      <w:commentRangeStart w:id="708"/>
      <w:r w:rsidDel="00000000" w:rsidR="00000000" w:rsidRPr="00000000">
        <w:rPr>
          <w:rtl w:val="0"/>
        </w:rPr>
        <w:t xml:space="preserve">Meunier et al., 2024</w:t>
      </w:r>
      <w:commentRangeEnd w:id="708"/>
      <w:r w:rsidDel="00000000" w:rsidR="00000000" w:rsidRPr="00000000">
        <w:commentReference w:id="708"/>
      </w:r>
      <w:r w:rsidDel="00000000" w:rsidR="00000000" w:rsidRPr="00000000">
        <w:rPr>
          <w:rtl w:val="0"/>
        </w:rPr>
        <w:t xml:space="preserve">). To improve the interpretability of these AI/ML models, PANGEA will implement several known techniques, such as Feature Importance Analysis, which quantifies and highlights the most influential factors driving the model's predictions, and Partial Dependence Plots, which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Another powerful data synthesis technique is the </w:t>
      </w:r>
      <w:r w:rsidDel="00000000" w:rsidR="00000000" w:rsidRPr="00000000">
        <w:rPr>
          <w:rtl w:val="0"/>
        </w:rPr>
        <w:t xml:space="preserve">space-for-time</w:t>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commentRangeStart w:id="709"/>
      <w:r w:rsidDel="00000000" w:rsidR="00000000" w:rsidRPr="00000000">
        <w:rPr>
          <w:rtl w:val="0"/>
        </w:rPr>
        <w:t xml:space="preserve">(Ma et al., 2017)</w:t>
      </w:r>
      <w:commentRangeEnd w:id="709"/>
      <w:r w:rsidDel="00000000" w:rsidR="00000000" w:rsidRPr="00000000">
        <w:commentReference w:id="709"/>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710"/>
      <w:commentRangeStart w:id="711"/>
      <w:commentRangeStart w:id="712"/>
      <w:r w:rsidDel="00000000" w:rsidR="00000000" w:rsidRPr="00000000">
        <w:rPr>
          <w:rtl w:val="0"/>
        </w:rPr>
        <w:t xml:space="preserve">Heinrich et al., 2021, Rappaport et al., 2018)</w:t>
      </w:r>
      <w:commentRangeEnd w:id="710"/>
      <w:r w:rsidDel="00000000" w:rsidR="00000000" w:rsidRPr="00000000">
        <w:commentReference w:id="710"/>
      </w:r>
      <w:commentRangeEnd w:id="711"/>
      <w:r w:rsidDel="00000000" w:rsidR="00000000" w:rsidRPr="00000000">
        <w:commentReference w:id="711"/>
      </w:r>
      <w:commentRangeEnd w:id="712"/>
      <w:r w:rsidDel="00000000" w:rsidR="00000000" w:rsidRPr="00000000">
        <w:commentReference w:id="712"/>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w:t>
      </w:r>
    </w:p>
    <w:p w:rsidR="00000000" w:rsidDel="00000000" w:rsidP="00000000" w:rsidRDefault="00000000" w:rsidRPr="00000000" w14:paraId="00000589">
      <w:pPr>
        <w:pStyle w:val="Heading4"/>
        <w:rPr>
          <w:color w:val="ff0000"/>
        </w:rPr>
      </w:pPr>
      <w:bookmarkStart w:colFirst="0" w:colLast="0" w:name="_yl0rsrank7iw" w:id="38"/>
      <w:bookmarkEnd w:id="38"/>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58A">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b w:val="1"/>
          <w:rtl w:val="0"/>
        </w:rPr>
        <w:t xml:space="preserve">International Land Model Benchmarking (ILAMB)</w:t>
      </w:r>
      <w:r w:rsidDel="00000000" w:rsidR="00000000" w:rsidRPr="00000000">
        <w:rPr>
          <w:rtl w:val="0"/>
        </w:rPr>
        <w:t xml:space="preserve"> project (Collier at al., 2018). Data collected through PANGEA can become new benchmarking datasets, critical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w:t>
      </w:r>
      <w:r w:rsidDel="00000000" w:rsidR="00000000" w:rsidRPr="00000000">
        <w:rPr>
          <w:b w:val="1"/>
          <w:rtl w:val="0"/>
        </w:rPr>
        <w:t xml:space="preserve">NGEE-Tropics</w:t>
      </w:r>
      <w:r w:rsidDel="00000000" w:rsidR="00000000" w:rsidRPr="00000000">
        <w:rPr>
          <w:rtl w:val="0"/>
        </w:rPr>
        <w:t xml:space="preserve"> during the transition phase will align methodologies and objectives, ensuring continuity in tropical forest research.</w:t>
      </w:r>
    </w:p>
    <w:p w:rsidR="00000000" w:rsidDel="00000000" w:rsidP="00000000" w:rsidRDefault="00000000" w:rsidRPr="00000000" w14:paraId="0000058B">
      <w:pPr>
        <w:spacing w:after="240" w:before="240" w:lineRule="auto"/>
        <w:ind w:left="0" w:firstLine="0"/>
        <w:rPr/>
      </w:pPr>
      <w:r w:rsidDel="00000000" w:rsidR="00000000" w:rsidRPr="00000000">
        <w:rPr>
          <w:rtl w:val="0"/>
        </w:rPr>
        <w:t xml:space="preserve">Collaboration with the </w:t>
      </w:r>
      <w:r w:rsidDel="00000000" w:rsidR="00000000" w:rsidRPr="00000000">
        <w:rPr>
          <w:b w:val="1"/>
          <w:rtl w:val="0"/>
        </w:rPr>
        <w:t xml:space="preserve">Global Modeling and Assimilation Office (GMAO) </w:t>
      </w:r>
      <w:r w:rsidDel="00000000" w:rsidR="00000000" w:rsidRPr="00000000">
        <w:rPr>
          <w:rtl w:val="0"/>
        </w:rPr>
        <w:t xml:space="preserve">can provide PANGEA with advanced data assimilation techniques, facilitating the integration of PANGEA acquisitions and satellite data into predictive models of tropical forest dynamics. GMAO’s established frameworks for atmospheric and land data assimilation could significantly enhance PANGEA’s capacity to model tropical forests under current and future climate scenarios (</w:t>
      </w:r>
      <w:r w:rsidDel="00000000" w:rsidR="00000000" w:rsidRPr="00000000">
        <w:rPr>
          <w:highlight w:val="yellow"/>
          <w:rtl w:val="0"/>
        </w:rPr>
        <w:t xml:space="preserve">REF</w:t>
      </w:r>
      <w:r w:rsidDel="00000000" w:rsidR="00000000" w:rsidRPr="00000000">
        <w:rPr>
          <w:rtl w:val="0"/>
        </w:rPr>
        <w:t xml:space="preserve">). The </w:t>
      </w:r>
      <w:r w:rsidDel="00000000" w:rsidR="00000000" w:rsidRPr="00000000">
        <w:rPr>
          <w:b w:val="1"/>
          <w:rtl w:val="0"/>
        </w:rPr>
        <w:t xml:space="preserve">TRENDY </w:t>
      </w:r>
      <w:r w:rsidDel="00000000" w:rsidR="00000000" w:rsidRPr="00000000">
        <w:rPr>
          <w:rtl w:val="0"/>
        </w:rPr>
        <w:t xml:space="preserve">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713"/>
      <w:r w:rsidDel="00000000" w:rsidR="00000000" w:rsidRPr="00000000">
        <w:rPr>
          <w:rtl w:val="0"/>
        </w:rPr>
        <w:t xml:space="preserve">Sitch et al., 2024</w:t>
      </w:r>
      <w:commentRangeEnd w:id="713"/>
      <w:r w:rsidDel="00000000" w:rsidR="00000000" w:rsidRPr="00000000">
        <w:commentReference w:id="713"/>
      </w:r>
      <w:r w:rsidDel="00000000" w:rsidR="00000000" w:rsidRPr="00000000">
        <w:rPr>
          <w:rtl w:val="0"/>
        </w:rPr>
        <w:t xml:space="preserve">). Lastly, the </w:t>
      </w:r>
      <w:r w:rsidDel="00000000" w:rsidR="00000000" w:rsidRPr="00000000">
        <w:rPr>
          <w:b w:val="1"/>
          <w:rtl w:val="0"/>
        </w:rPr>
        <w:t xml:space="preserve">CMIP </w:t>
      </w:r>
      <w:r w:rsidDel="00000000" w:rsidR="00000000" w:rsidRPr="00000000">
        <w:rPr>
          <w:rtl w:val="0"/>
        </w:rPr>
        <w:t xml:space="preserve">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58C">
      <w:pPr>
        <w:spacing w:after="240" w:lineRule="auto"/>
        <w:rPr/>
      </w:pPr>
      <w:r w:rsidDel="00000000" w:rsidR="00000000" w:rsidRPr="00000000">
        <w:rPr>
          <w:rtl w:val="0"/>
        </w:rPr>
        <w:t xml:space="preserve">In addition to these well-established communities, PANGEA aims to collaborate with newer initiatives. For example, </w:t>
      </w:r>
      <w:r w:rsidDel="00000000" w:rsidR="00000000" w:rsidRPr="00000000">
        <w:rPr>
          <w:b w:val="1"/>
          <w:rtl w:val="0"/>
        </w:rPr>
        <w:t xml:space="preserve">Inverse modeling</w:t>
      </w:r>
      <w:r w:rsidDel="00000000" w:rsidR="00000000" w:rsidRPr="00000000">
        <w:rPr>
          <w:rtl w:val="0"/>
        </w:rPr>
        <w:t xml:space="preserve">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714"/>
      <w:r w:rsidDel="00000000" w:rsidR="00000000" w:rsidRPr="00000000">
        <w:rPr>
          <w:rtl w:val="0"/>
        </w:rPr>
        <w:t xml:space="preserve">Liu et al., 2016</w:t>
      </w:r>
      <w:commentRangeEnd w:id="714"/>
      <w:r w:rsidDel="00000000" w:rsidR="00000000" w:rsidRPr="00000000">
        <w:commentReference w:id="714"/>
      </w:r>
      <w:r w:rsidDel="00000000" w:rsidR="00000000" w:rsidRPr="00000000">
        <w:rPr>
          <w:rtl w:val="0"/>
        </w:rPr>
        <w:t xml:space="preserv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w:t>
      </w:r>
      <w:r w:rsidDel="00000000" w:rsidR="00000000" w:rsidRPr="00000000">
        <w:rPr>
          <w:b w:val="1"/>
          <w:rtl w:val="0"/>
        </w:rPr>
        <w:t xml:space="preserve">PEcAn </w:t>
      </w:r>
      <w:r w:rsidDel="00000000" w:rsidR="00000000" w:rsidRPr="00000000">
        <w:rPr>
          <w:rtl w:val="0"/>
        </w:rPr>
        <w:t xml:space="preserve">(the Parameterization and Calibration using Networks), which focuses on leveraging field and satellite datasets to optimize model parameters and improve carbon and water flux predictions (</w:t>
      </w:r>
      <w:r w:rsidDel="00000000" w:rsidR="00000000" w:rsidRPr="00000000">
        <w:rPr>
          <w:highlight w:val="yellow"/>
          <w:rtl w:val="0"/>
        </w:rPr>
        <w:t xml:space="preserve">Do</w:t>
      </w:r>
      <w:r w:rsidDel="00000000" w:rsidR="00000000" w:rsidRPr="00000000">
        <w:rPr>
          <w:highlight w:val="yellow"/>
          <w:rtl w:val="0"/>
        </w:rPr>
        <w:t xml:space="preserve">koohaki et </w:t>
      </w:r>
      <w:r w:rsidDel="00000000" w:rsidR="00000000" w:rsidRPr="00000000">
        <w:rPr>
          <w:rtl w:val="0"/>
        </w:rPr>
        <w:t xml:space="preserve">al., 2022; </w:t>
      </w:r>
      <w:commentRangeStart w:id="715"/>
      <w:r w:rsidDel="00000000" w:rsidR="00000000" w:rsidRPr="00000000">
        <w:rPr>
          <w:rtl w:val="0"/>
        </w:rPr>
        <w:t xml:space="preserve">Meunier et al., 2021</w:t>
      </w:r>
      <w:commentRangeEnd w:id="715"/>
      <w:r w:rsidDel="00000000" w:rsidR="00000000" w:rsidRPr="00000000">
        <w:commentReference w:id="715"/>
      </w:r>
      <w:r w:rsidDel="00000000" w:rsidR="00000000" w:rsidRPr="00000000">
        <w:rPr>
          <w:rtl w:val="0"/>
        </w:rPr>
        <w:t xml:space="preserve">). Finally,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w:t>
      </w:r>
      <w:r w:rsidDel="00000000" w:rsidR="00000000" w:rsidRPr="00000000">
        <w:rPr>
          <w:highlight w:val="yellow"/>
          <w:rtl w:val="0"/>
        </w:rPr>
        <w:t xml:space="preserve">Schneider</w:t>
      </w:r>
      <w:r w:rsidDel="00000000" w:rsidR="00000000" w:rsidRPr="00000000">
        <w:rPr>
          <w:rtl w:val="0"/>
        </w:rPr>
        <w:t xml:space="preserve"> et al., 2017).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58D">
      <w:pPr>
        <w:pStyle w:val="Heading4"/>
        <w:rPr/>
      </w:pPr>
      <w:bookmarkStart w:colFirst="0" w:colLast="0" w:name="_7ipo55oabcn6" w:id="39"/>
      <w:bookmarkEnd w:id="39"/>
      <w:r w:rsidDel="00000000" w:rsidR="00000000" w:rsidRPr="00000000">
        <w:rPr>
          <w:rtl w:val="0"/>
        </w:rPr>
        <w:t xml:space="preserve">6.4.3 </w:t>
      </w:r>
      <w:commentRangeStart w:id="716"/>
      <w:r w:rsidDel="00000000" w:rsidR="00000000" w:rsidRPr="00000000">
        <w:rPr>
          <w:rtl w:val="0"/>
        </w:rPr>
        <w:t xml:space="preserve">Scaling</w:t>
      </w:r>
      <w:commentRangeEnd w:id="716"/>
      <w:r w:rsidDel="00000000" w:rsidR="00000000" w:rsidRPr="00000000">
        <w:commentReference w:id="716"/>
      </w:r>
      <w:r w:rsidDel="00000000" w:rsidR="00000000" w:rsidRPr="00000000">
        <w:rPr>
          <w:rtl w:val="0"/>
        </w:rPr>
        <w:t xml:space="preserv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The</w:t>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717"/>
      <w:r w:rsidDel="00000000" w:rsidR="00000000" w:rsidRPr="00000000">
        <w:rPr>
          <w:rtl w:val="0"/>
        </w:rPr>
        <w:t xml:space="preserve">Sellers et al., 1992</w:t>
      </w:r>
      <w:commentRangeEnd w:id="717"/>
      <w:r w:rsidDel="00000000" w:rsidR="00000000" w:rsidRPr="00000000">
        <w:commentReference w:id="717"/>
      </w:r>
      <w:r w:rsidDel="00000000" w:rsidR="00000000" w:rsidRPr="00000000">
        <w:rPr>
          <w:rtl w:val="0"/>
        </w:rPr>
        <w:t xml:space="preserve">). Scaling approaches were similarly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(aircaft measurements) and continents (satellite measurements) (</w:t>
      </w:r>
      <w:commentRangeStart w:id="718"/>
      <w:r w:rsidDel="00000000" w:rsidR="00000000" w:rsidRPr="00000000">
        <w:rPr>
          <w:rtl w:val="0"/>
        </w:rPr>
        <w:t xml:space="preserve">Bustamante et al., 2016</w:t>
      </w:r>
      <w:commentRangeEnd w:id="718"/>
      <w:r w:rsidDel="00000000" w:rsidR="00000000" w:rsidRPr="00000000">
        <w:commentReference w:id="718"/>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spatial scales from plant tissues to continents (</w:t>
      </w:r>
      <w:commentRangeStart w:id="719"/>
      <w:r w:rsidDel="00000000" w:rsidR="00000000" w:rsidRPr="00000000">
        <w:rPr>
          <w:rtl w:val="0"/>
        </w:rPr>
        <w:t xml:space="preserve">Fisher et al., 2018</w:t>
      </w:r>
      <w:commentRangeEnd w:id="719"/>
      <w:r w:rsidDel="00000000" w:rsidR="00000000" w:rsidRPr="00000000">
        <w:commentReference w:id="719"/>
      </w:r>
      <w:r w:rsidDel="00000000" w:rsidR="00000000" w:rsidRPr="00000000">
        <w:rPr>
          <w:rtl w:val="0"/>
        </w:rPr>
        <w:t xml:space="preserve">; </w:t>
      </w:r>
      <w:commentRangeStart w:id="720"/>
      <w:r w:rsidDel="00000000" w:rsidR="00000000" w:rsidRPr="00000000">
        <w:rPr>
          <w:rtl w:val="0"/>
        </w:rPr>
        <w:t xml:space="preserve">Longo et al., 2019</w:t>
      </w:r>
      <w:commentRangeEnd w:id="720"/>
      <w:r w:rsidDel="00000000" w:rsidR="00000000" w:rsidRPr="00000000">
        <w:commentReference w:id="720"/>
      </w:r>
      <w:r w:rsidDel="00000000" w:rsidR="00000000" w:rsidRPr="00000000">
        <w:rPr>
          <w:rtl w:val="0"/>
        </w:rPr>
        <w:t xml:space="preserve">; </w:t>
      </w:r>
      <w:commentRangeStart w:id="721"/>
      <w:r w:rsidDel="00000000" w:rsidR="00000000" w:rsidRPr="00000000">
        <w:rPr>
          <w:rtl w:val="0"/>
        </w:rPr>
        <w:t xml:space="preserve">Koven et al., 2020</w:t>
      </w:r>
      <w:commentRangeEnd w:id="721"/>
      <w:r w:rsidDel="00000000" w:rsidR="00000000" w:rsidRPr="00000000">
        <w:commentReference w:id="721"/>
      </w:r>
      <w:r w:rsidDel="00000000" w:rsidR="00000000" w:rsidRPr="00000000">
        <w:rPr>
          <w:rtl w:val="0"/>
        </w:rPr>
        <w:t xml:space="preserve">). In such models, the ecosystem-scale state and fluxes emerge directly from competition between individuals happening at fine spatial scale</w:t>
      </w:r>
      <w:r w:rsidDel="00000000" w:rsidR="00000000" w:rsidRPr="00000000">
        <w:rPr>
          <w:rtl w:val="0"/>
        </w:rPr>
        <w:t xml:space="preserve">s.</w:t>
      </w:r>
    </w:p>
    <w:p w:rsidR="00000000" w:rsidDel="00000000" w:rsidP="00000000" w:rsidRDefault="00000000" w:rsidRPr="00000000" w14:paraId="0000058F">
      <w:pPr>
        <w:rPr/>
      </w:pPr>
      <w:r w:rsidDel="00000000" w:rsidR="00000000" w:rsidRPr="00000000">
        <w:rPr>
          <w:rtl w:val="0"/>
        </w:rPr>
      </w:r>
    </w:p>
    <w:tbl>
      <w:tblPr>
        <w:tblStyle w:val="Table1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0">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r w:rsidDel="00000000" w:rsidR="00000000" w:rsidRPr="00000000">
              <w:rPr>
                <w:rtl w:val="0"/>
              </w:rPr>
            </w:r>
          </w:p>
        </w:tc>
      </w:tr>
    </w:tbl>
    <w:p w:rsidR="00000000" w:rsidDel="00000000" w:rsidP="00000000" w:rsidRDefault="00000000" w:rsidRPr="00000000" w14:paraId="00000591">
      <w:pPr>
        <w:jc w:val="cente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PANGEA will also coordinate with existing scaling frameworks, facilitating the stand</w:t>
      </w:r>
      <w:r w:rsidDel="00000000" w:rsidR="00000000" w:rsidRPr="00000000">
        <w:rPr>
          <w:rtl w:val="0"/>
        </w:rPr>
        <w:t xml:space="preserve">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149">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w:t>
      </w:r>
      <w:r w:rsidDel="00000000" w:rsidR="00000000" w:rsidRPr="00000000">
        <w:rPr>
          <w:rtl w:val="0"/>
        </w:rPr>
        <w:t xml:space="preserve">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150">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51">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595">
      <w:pPr>
        <w:pStyle w:val="Heading4"/>
        <w:rPr/>
      </w:pPr>
      <w:bookmarkStart w:colFirst="0" w:colLast="0" w:name="_mxrm7legmwc3" w:id="40"/>
      <w:bookmarkEnd w:id="40"/>
      <w:r w:rsidDel="00000000" w:rsidR="00000000" w:rsidRPr="00000000">
        <w:rPr>
          <w:rtl w:val="0"/>
        </w:rPr>
        <w:t xml:space="preserve">6.4.4 Modeling and data integration timeline</w:t>
      </w:r>
    </w:p>
    <w:p w:rsidR="00000000" w:rsidDel="00000000" w:rsidP="00000000" w:rsidRDefault="00000000" w:rsidRPr="00000000" w14:paraId="00000596">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b w:val="1"/>
          <w:rtl w:val="0"/>
        </w:rPr>
        <w:t xml:space="preserve">Phase 1 (Y1–Y2):</w:t>
      </w:r>
      <w:r w:rsidDel="00000000" w:rsidR="00000000" w:rsidRPr="00000000">
        <w:rPr>
          <w:rtl w:val="0"/>
        </w:rPr>
        <w:t xml:space="preserve"> A Modeling and Data Synthesis Working Group (MDSWG) will be established. This group will identify key areas and processes that currently drive uncertainty in process-based models related to carbon, water, energy, and nutrient cycles, as well as biodiversity and human interactions in tropical moist forests. To this end, the group will combine synthesis studies on the 5 Science Themes at the pan-tropical scale and develop model intercomparison efforts using established benchmarking (e.g., TRENDY, FLUXCOM) and tools (e.g., ILAMB). This effort will inform the campaign design, including which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b w:val="1"/>
          <w:rtl w:val="0"/>
        </w:rPr>
        <w:t xml:space="preserve">Phase 2 (Y3–Y6):</w:t>
      </w:r>
      <w:r w:rsidDel="00000000" w:rsidR="00000000" w:rsidRPr="00000000">
        <w:rPr>
          <w:rtl w:val="0"/>
        </w:rPr>
        <w:t xml:space="preserve"> MDSWG efforts will focus on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 that can be assimilated by inverse and hybrid models, as well as used for benchmarking of process-based models. Projects and datasets collected within the peak data acquisition period, primarily located in tropical Africa and the Americas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rFonts w:ascii="Arial" w:cs="Arial" w:eastAsia="Arial" w:hAnsi="Arial"/>
          <w:b w:val="0"/>
          <w:i w:val="0"/>
          <w:smallCaps w:val="0"/>
          <w:strike w:val="0"/>
          <w:color w:val="000000"/>
          <w:sz w:val="22"/>
          <w:szCs w:val="22"/>
          <w:u w:val="none"/>
          <w:shd w:fill="auto" w:val="clear"/>
          <w:vertAlign w:val="baseline"/>
          <w:rPrChange w:author="Renato Braghiere" w:id="11" w:date="2024-09-16T18:20:50Z">
            <w:rPr>
              <w:b w:val="1"/>
              <w:color w:val="ff0000"/>
            </w:rPr>
          </w:rPrChange>
        </w:rPr>
        <w:pPrChange w:author="Renato Braghiere" w:id="0" w:date="2024-09-16T18:20:50Z">
          <w:pPr/>
        </w:pPrChange>
      </w:pPr>
      <w:r w:rsidDel="00000000" w:rsidR="00000000" w:rsidRPr="00000000">
        <w:rPr>
          <w:b w:val="1"/>
          <w:rtl w:val="0"/>
        </w:rPr>
        <w:t xml:space="preserve">Phase 3 (Y7–Y9) </w:t>
      </w:r>
      <w:r w:rsidDel="00000000" w:rsidR="00000000" w:rsidRPr="00000000">
        <w:rPr>
          <w:rtl w:val="0"/>
        </w:rPr>
        <w:t xml:space="preserve">will focus on studies that use the constrained and improved models and data products developed during Phase 2 to directly address PANGEA Science questions and test the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all Science Themes. </w:t>
      </w:r>
      <w:r w:rsidDel="00000000" w:rsidR="00000000" w:rsidRPr="00000000">
        <w:rPr>
          <w:rtl w:val="0"/>
        </w:rPr>
      </w:r>
    </w:p>
    <w:p w:rsidR="00000000" w:rsidDel="00000000" w:rsidP="00000000" w:rsidRDefault="00000000" w:rsidRPr="00000000" w14:paraId="0000059D">
      <w:pPr>
        <w:pStyle w:val="Heading2"/>
        <w:rPr/>
      </w:pPr>
      <w:bookmarkStart w:colFirst="0" w:colLast="0" w:name="_p0uxu9uxhfos" w:id="41"/>
      <w:bookmarkEnd w:id="41"/>
      <w:r w:rsidDel="00000000" w:rsidR="00000000" w:rsidRPr="00000000">
        <w:rPr>
          <w:rtl w:val="0"/>
        </w:rPr>
        <w:t xml:space="preserve">7. Technical and Logistical Feasibility </w:t>
      </w:r>
    </w:p>
    <w:p w:rsidR="00000000" w:rsidDel="00000000" w:rsidP="00000000" w:rsidRDefault="00000000" w:rsidRPr="00000000" w14:paraId="0000059E">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(see </w:t>
      </w:r>
      <w:r w:rsidDel="00000000" w:rsidR="00000000" w:rsidRPr="00000000">
        <w:rPr>
          <w:i w:val="1"/>
          <w:rtl w:val="0"/>
        </w:rPr>
        <w:t xml:space="preserve">Section 7.9 </w:t>
      </w:r>
      <w:r w:rsidDel="00000000" w:rsidR="00000000" w:rsidRPr="00000000">
        <w:rPr>
          <w:rtl w:val="0"/>
        </w:rPr>
        <w:t xml:space="preserve">for Risk and Risk Mitigation).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7.2 </w:t>
      </w:r>
      <w:r w:rsidDel="00000000" w:rsidR="00000000" w:rsidRPr="00000000">
        <w:rPr>
          <w:rtl w:val="0"/>
        </w:rPr>
        <w:t xml:space="preserve">International and Other Agreements).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challenges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w:t>
      </w:r>
      <w:r w:rsidDel="00000000" w:rsidR="00000000" w:rsidRPr="00000000">
        <w:rPr>
          <w:rtl w:val="0"/>
        </w:rPr>
        <w:t xml:space="preserve">Airborne Remote Sensing). </w:t>
      </w:r>
    </w:p>
    <w:p w:rsidR="00000000" w:rsidDel="00000000" w:rsidP="00000000" w:rsidRDefault="00000000" w:rsidRPr="00000000" w14:paraId="000005A5">
      <w:pPr>
        <w:pStyle w:val="Heading3"/>
        <w:rPr/>
      </w:pPr>
      <w:bookmarkStart w:colFirst="0" w:colLast="0" w:name="_hqyhm81kx4qe" w:id="42"/>
      <w:bookmarkEnd w:id="42"/>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drawing>
          <wp:inline distB="114300" distT="114300" distL="114300" distR="114300">
            <wp:extent cx="5691188" cy="3709640"/>
            <wp:effectExtent b="0" l="0" r="0" t="0"/>
            <wp:docPr id="4" name="image1.png"/>
            <a:graphic>
              <a:graphicData uri="http://schemas.openxmlformats.org/drawingml/2006/picture">
                <pic:pic>
                  <pic:nvPicPr>
                    <pic:cNvPr id="0" name="image1.png"/>
                    <pic:cNvPicPr preferRelativeResize="0"/>
                  </pic:nvPicPr>
                  <pic:blipFill>
                    <a:blip r:embed="rId152"/>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pStyle w:val="Heading4"/>
        <w:rPr/>
      </w:pPr>
      <w:bookmarkStart w:colFirst="0" w:colLast="0" w:name="_hyedhoelr1xk" w:id="43"/>
      <w:bookmarkEnd w:id="43"/>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AB">
      <w:pPr>
        <w:pStyle w:val="Heading4"/>
        <w:rPr/>
      </w:pPr>
      <w:bookmarkStart w:colFirst="0" w:colLast="0" w:name="_x5mu1td5ughg" w:id="44"/>
      <w:bookmarkEnd w:id="44"/>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AC">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B1">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B2">
      <w:pPr>
        <w:pStyle w:val="Heading4"/>
        <w:rPr/>
      </w:pPr>
      <w:bookmarkStart w:colFirst="0" w:colLast="0" w:name="_lq3brrk2qvfv" w:id="45"/>
      <w:bookmarkEnd w:id="45"/>
      <w:r w:rsidDel="00000000" w:rsidR="00000000" w:rsidRPr="00000000">
        <w:rPr>
          <w:rtl w:val="0"/>
        </w:rPr>
        <w:t xml:space="preserve">7.1.4 Project Implementation</w:t>
      </w:r>
    </w:p>
    <w:p w:rsidR="00000000" w:rsidDel="00000000" w:rsidP="00000000" w:rsidRDefault="00000000" w:rsidRPr="00000000" w14:paraId="000005B3">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7.8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B4">
      <w:pPr>
        <w:pStyle w:val="Heading4"/>
        <w:rPr/>
      </w:pPr>
      <w:bookmarkStart w:colFirst="0" w:colLast="0" w:name="_7wuyqi8504jb" w:id="46"/>
      <w:bookmarkEnd w:id="46"/>
      <w:r w:rsidDel="00000000" w:rsidR="00000000" w:rsidRPr="00000000">
        <w:rPr>
          <w:rtl w:val="0"/>
        </w:rPr>
        <w:t xml:space="preserve">7.1.5 Science Team and Science Leadership</w:t>
      </w:r>
    </w:p>
    <w:p w:rsidR="00000000" w:rsidDel="00000000" w:rsidP="00000000" w:rsidRDefault="00000000" w:rsidRPr="00000000" w14:paraId="000005B5">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722"/>
      <w:commentRangeStart w:id="723"/>
      <w:r w:rsidDel="00000000" w:rsidR="00000000" w:rsidRPr="00000000">
        <w:rPr>
          <w:rtl w:val="0"/>
        </w:rPr>
        <w:t xml:space="preserve">The SL and all members of the PANGEA Science Team will adhere to the PANGEA Community Guidelines</w:t>
      </w:r>
      <w:commentRangeEnd w:id="722"/>
      <w:r w:rsidDel="00000000" w:rsidR="00000000" w:rsidRPr="00000000">
        <w:commentReference w:id="722"/>
      </w:r>
      <w:commentRangeEnd w:id="723"/>
      <w:r w:rsidDel="00000000" w:rsidR="00000000" w:rsidRPr="00000000">
        <w:commentReference w:id="723"/>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b w:val="1"/>
        </w:rPr>
      </w:pP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BE">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rtl w:val="0"/>
        </w:rPr>
        <w:t xml:space="preserve">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5C1">
      <w:pPr>
        <w:rPr>
          <w:b w:val="1"/>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C2">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5C3">
      <w:pPr>
        <w:rPr>
          <w:b w:val="1"/>
        </w:rPr>
      </w:pPr>
      <w:r w:rsidDel="00000000" w:rsidR="00000000" w:rsidRPr="00000000">
        <w:rPr>
          <w:rtl w:val="0"/>
        </w:rPr>
      </w:r>
    </w:p>
    <w:p w:rsidR="00000000" w:rsidDel="00000000" w:rsidP="00000000" w:rsidRDefault="00000000" w:rsidRPr="00000000" w14:paraId="000005C4">
      <w:pPr>
        <w:rPr>
          <w:color w:val="ff0000"/>
        </w:rPr>
      </w:pP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C5">
      <w:pPr>
        <w:pStyle w:val="Heading4"/>
        <w:rPr/>
      </w:pPr>
      <w:bookmarkStart w:colFirst="0" w:colLast="0" w:name="_moant3j662pm" w:id="47"/>
      <w:bookmarkEnd w:id="47"/>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C7">
      <w:pPr>
        <w:pStyle w:val="Heading3"/>
        <w:rPr/>
      </w:pPr>
      <w:bookmarkStart w:colFirst="0" w:colLast="0" w:name="_duixp9495bxf" w:id="48"/>
      <w:bookmarkEnd w:id="48"/>
      <w:r w:rsidDel="00000000" w:rsidR="00000000" w:rsidRPr="00000000">
        <w:rPr>
          <w:rtl w:val="0"/>
        </w:rPr>
        <w:t xml:space="preserve">7</w:t>
      </w:r>
      <w:r w:rsidDel="00000000" w:rsidR="00000000" w:rsidRPr="00000000">
        <w:rPr>
          <w:rtl w:val="0"/>
        </w:rPr>
        <w:t xml:space="preserve">.2 International and Other Agreements</w:t>
      </w:r>
      <w:r w:rsidDel="00000000" w:rsidR="00000000" w:rsidRPr="00000000">
        <w:rPr>
          <w:rtl w:val="0"/>
        </w:rPr>
      </w:r>
    </w:p>
    <w:p w:rsidR="00000000" w:rsidDel="00000000" w:rsidP="00000000" w:rsidRDefault="00000000" w:rsidRPr="00000000" w14:paraId="000005C8">
      <w:pPr>
        <w:spacing w:before="240" w:lineRule="auto"/>
        <w:rPr>
          <w:highlight w:val="white"/>
        </w:rPr>
      </w:pPr>
      <w:r w:rsidDel="00000000" w:rsidR="00000000" w:rsidRPr="00000000">
        <w:rPr>
          <w:highlight w:val="white"/>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that proper diplomatic arrangement’s for conducting field work and airborne campaigns in each country. Diplomatic agreements (such as Memorandum of Understanding’s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The PANGEA Science Team, TE Program and CCE Support Office will work closely to guarantee that Indigenous land and sovereign territories are fully acknowledged and respected in any diplomatic approval processes. Given the current PANGEA Science Team’s experience with numerous international field and airborne campaigns, these experiences will be utilized in establishing the proper internation agreements for the PANGEA program. </w:t>
      </w:r>
    </w:p>
    <w:p w:rsidR="00000000" w:rsidDel="00000000" w:rsidP="00000000" w:rsidRDefault="00000000" w:rsidRPr="00000000" w14:paraId="000005C9">
      <w:pPr>
        <w:ind w:left="720" w:firstLine="0"/>
        <w:rPr/>
      </w:pPr>
      <w:r w:rsidDel="00000000" w:rsidR="00000000" w:rsidRPr="00000000">
        <w:rPr>
          <w:rtl w:val="0"/>
        </w:rPr>
      </w:r>
    </w:p>
    <w:p w:rsidR="00000000" w:rsidDel="00000000" w:rsidP="00000000" w:rsidRDefault="00000000" w:rsidRPr="00000000" w14:paraId="000005CA">
      <w:pPr>
        <w:numPr>
          <w:ilvl w:val="0"/>
          <w:numId w:val="36"/>
        </w:numPr>
        <w:spacing w:after="0" w:afterAutospacing="0"/>
        <w:ind w:left="720" w:hanging="360"/>
        <w:rPr>
          <w:sz w:val="21"/>
          <w:szCs w:val="21"/>
          <w:highlight w:val="white"/>
        </w:rPr>
      </w:pPr>
      <w:commentRangeStart w:id="724"/>
      <w:commentRangeStart w:id="725"/>
      <w:r w:rsidDel="00000000" w:rsidR="00000000" w:rsidRPr="00000000">
        <w:rPr>
          <w:rtl w:val="0"/>
        </w:rPr>
        <w:t xml:space="preserve">Indigenous land and sovereign territories.</w:t>
      </w:r>
      <w:commentRangeEnd w:id="724"/>
      <w:r w:rsidDel="00000000" w:rsidR="00000000" w:rsidRPr="00000000">
        <w:commentReference w:id="724"/>
      </w:r>
      <w:r w:rsidDel="00000000" w:rsidR="00000000" w:rsidRPr="00000000">
        <w:rPr>
          <w:rtl w:val="0"/>
        </w:rPr>
      </w:r>
    </w:p>
    <w:p w:rsidR="00000000" w:rsidDel="00000000" w:rsidP="00000000" w:rsidRDefault="00000000" w:rsidRPr="00000000" w14:paraId="000005CB">
      <w:pPr>
        <w:numPr>
          <w:ilvl w:val="0"/>
          <w:numId w:val="36"/>
        </w:numPr>
        <w:spacing w:before="0" w:beforeAutospacing="0" w:lineRule="auto"/>
        <w:ind w:left="720" w:hanging="360"/>
        <w:rPr>
          <w:sz w:val="21"/>
          <w:szCs w:val="21"/>
          <w:highlight w:val="white"/>
          <w:u w:val="none"/>
        </w:rPr>
      </w:pPr>
      <w:r w:rsidDel="00000000" w:rsidR="00000000" w:rsidRPr="00000000">
        <w:rPr>
          <w:color w:val="ff0000"/>
          <w:sz w:val="21"/>
          <w:szCs w:val="21"/>
          <w:highlight w:val="white"/>
          <w:rtl w:val="0"/>
        </w:rPr>
        <w:t xml:space="preserve">In order to fully engage international partnerships all PANGEA documents are</w:t>
      </w:r>
      <w:hyperlink r:id="rId153">
        <w:r w:rsidDel="00000000" w:rsidR="00000000" w:rsidRPr="00000000">
          <w:rPr>
            <w:color w:val="1155cc"/>
            <w:sz w:val="21"/>
            <w:szCs w:val="21"/>
            <w:highlight w:val="white"/>
            <w:u w:val="single"/>
            <w:rtl w:val="0"/>
          </w:rPr>
          <w:t xml:space="preserve"> being co-written in multiple languages can be found here</w:t>
        </w:r>
      </w:hyperlink>
      <w:r w:rsidDel="00000000" w:rsidR="00000000" w:rsidRPr="00000000">
        <w:rPr>
          <w:color w:val="1155cc"/>
          <w:sz w:val="21"/>
          <w:szCs w:val="21"/>
          <w:highlight w:val="white"/>
          <w:u w:val="single"/>
          <w:rtl w:val="0"/>
        </w:rPr>
        <w:t xml:space="preserve"> on this hyperlink.  </w:t>
      </w:r>
      <w:commentRangeEnd w:id="725"/>
      <w:r w:rsidDel="00000000" w:rsidR="00000000" w:rsidRPr="00000000">
        <w:commentReference w:id="725"/>
      </w:r>
      <w:r w:rsidDel="00000000" w:rsidR="00000000" w:rsidRPr="00000000">
        <w:rPr>
          <w:rtl w:val="0"/>
        </w:rPr>
      </w:r>
    </w:p>
    <w:p w:rsidR="00000000" w:rsidDel="00000000" w:rsidP="00000000" w:rsidRDefault="00000000" w:rsidRPr="00000000" w14:paraId="000005CC">
      <w:pPr>
        <w:pStyle w:val="Heading3"/>
        <w:rPr/>
      </w:pPr>
      <w:bookmarkStart w:colFirst="0" w:colLast="0" w:name="_w90m76cd6k00" w:id="49"/>
      <w:bookmarkEnd w:id="49"/>
      <w:r w:rsidDel="00000000" w:rsidR="00000000" w:rsidRPr="00000000">
        <w:rPr>
          <w:rtl w:val="0"/>
        </w:rPr>
        <w:t xml:space="preserve">7.3</w:t>
      </w:r>
      <w:commentRangeStart w:id="726"/>
      <w:r w:rsidDel="00000000" w:rsidR="00000000" w:rsidRPr="00000000">
        <w:rPr>
          <w:rtl w:val="0"/>
        </w:rPr>
        <w:t xml:space="preserve"> Community Engagement Strategy</w:t>
      </w:r>
      <w:commentRangeEnd w:id="726"/>
      <w:r w:rsidDel="00000000" w:rsidR="00000000" w:rsidRPr="00000000">
        <w:commentReference w:id="726"/>
      </w:r>
      <w:r w:rsidDel="00000000" w:rsidR="00000000" w:rsidRPr="00000000">
        <w:rPr>
          <w:rtl w:val="0"/>
        </w:rPr>
      </w:r>
    </w:p>
    <w:p w:rsidR="00000000" w:rsidDel="00000000" w:rsidP="00000000" w:rsidRDefault="00000000" w:rsidRPr="00000000" w14:paraId="000005CD">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CE">
      <w:pPr>
        <w:pStyle w:val="Heading4"/>
        <w:rPr/>
      </w:pPr>
      <w:bookmarkStart w:colFirst="0" w:colLast="0" w:name="_37bqpc2b4ccb" w:id="50"/>
      <w:bookmarkEnd w:id="50"/>
      <w:commentRangeStart w:id="727"/>
      <w:r w:rsidDel="00000000" w:rsidR="00000000" w:rsidRPr="00000000">
        <w:rPr>
          <w:rtl w:val="0"/>
        </w:rPr>
        <w:t xml:space="preserve">7</w:t>
      </w:r>
      <w:commentRangeEnd w:id="727"/>
      <w:r w:rsidDel="00000000" w:rsidR="00000000" w:rsidRPr="00000000">
        <w:commentReference w:id="727"/>
      </w:r>
      <w:r w:rsidDel="00000000" w:rsidR="00000000" w:rsidRPr="00000000">
        <w:rPr>
          <w:rtl w:val="0"/>
        </w:rPr>
        <w:t xml:space="preserve">.3.1. </w:t>
      </w:r>
      <w:r w:rsidDel="00000000" w:rsidR="00000000" w:rsidRPr="00000000">
        <w:rPr>
          <w:rtl w:val="0"/>
        </w:rPr>
        <w:t xml:space="preserve">PANGEA Partners</w:t>
      </w:r>
      <w:r w:rsidDel="00000000" w:rsidR="00000000" w:rsidRPr="00000000">
        <w:rPr>
          <w:rtl w:val="0"/>
        </w:rPr>
      </w:r>
    </w:p>
    <w:p w:rsidR="00000000" w:rsidDel="00000000" w:rsidP="00000000" w:rsidRDefault="00000000" w:rsidRPr="00000000" w14:paraId="000005CF">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D0">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5D1">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r w:rsidDel="00000000" w:rsidR="00000000" w:rsidRPr="00000000">
        <w:rPr>
          <w:rtl w:val="0"/>
        </w:rPr>
        <w:t xml:space="preserve">Collaboration with climate-concerned intergovernmental organizations and donors may enable PANGEA to support activities that would not be possible using NASA funding alone, including engaging with local institutions in a more financially inclusive and equitable manner. </w:t>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5D2">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 </w:t>
      </w:r>
    </w:p>
    <w:tbl>
      <w:tblPr>
        <w:tblStyle w:val="Table16"/>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80"/>
        <w:gridCol w:w="2835"/>
        <w:gridCol w:w="2655"/>
        <w:gridCol w:w="5460"/>
        <w:tblGridChange w:id="0">
          <w:tblGrid>
            <w:gridCol w:w="1500"/>
            <w:gridCol w:w="1680"/>
            <w:gridCol w:w="2835"/>
            <w:gridCol w:w="26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rPr>
                <w:sz w:val="16"/>
                <w:szCs w:val="16"/>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Overview of engagement strategies and example partners for each target group</w:t>
            </w:r>
            <w:r w:rsidDel="00000000" w:rsidR="00000000" w:rsidRPr="00000000">
              <w:rPr>
                <w:rtl w:val="0"/>
              </w:rPr>
            </w:r>
          </w:p>
        </w:tc>
      </w:tr>
      <w:tr>
        <w:trPr>
          <w:cantSplit w:val="0"/>
          <w:trHeight w:val="28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9">
            <w:pPr>
              <w:widowControl w:val="0"/>
              <w:rPr>
                <w:sz w:val="16"/>
                <w:szCs w:val="16"/>
              </w:rPr>
            </w:pPr>
            <w:r w:rsidDel="00000000" w:rsidR="00000000" w:rsidRPr="00000000">
              <w:rPr>
                <w:rFonts w:ascii="Avenir" w:cs="Avenir" w:eastAsia="Avenir" w:hAnsi="Avenir"/>
                <w:b w:val="1"/>
                <w:sz w:val="18"/>
                <w:szCs w:val="18"/>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A">
            <w:pPr>
              <w:widowControl w:val="0"/>
              <w:rPr>
                <w:sz w:val="16"/>
                <w:szCs w:val="16"/>
              </w:rPr>
            </w:pPr>
            <w:r w:rsidDel="00000000" w:rsidR="00000000" w:rsidRPr="00000000">
              <w:rPr>
                <w:rFonts w:ascii="Avenir" w:cs="Avenir" w:eastAsia="Avenir" w:hAnsi="Avenir"/>
                <w:b w:val="1"/>
                <w:sz w:val="18"/>
                <w:szCs w:val="18"/>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widowControl w:val="0"/>
              <w:rPr>
                <w:sz w:val="16"/>
                <w:szCs w:val="16"/>
              </w:rPr>
            </w:pPr>
            <w:r w:rsidDel="00000000" w:rsidR="00000000" w:rsidRPr="00000000">
              <w:rPr>
                <w:rFonts w:ascii="Avenir" w:cs="Avenir" w:eastAsia="Avenir" w:hAnsi="Avenir"/>
                <w:b w:val="1"/>
                <w:sz w:val="18"/>
                <w:szCs w:val="18"/>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rPr>
                <w:sz w:val="16"/>
                <w:szCs w:val="16"/>
              </w:rPr>
            </w:pPr>
            <w:r w:rsidDel="00000000" w:rsidR="00000000" w:rsidRPr="00000000">
              <w:rPr>
                <w:rFonts w:ascii="Avenir" w:cs="Avenir" w:eastAsia="Avenir" w:hAnsi="Avenir"/>
                <w:b w:val="1"/>
                <w:sz w:val="18"/>
                <w:szCs w:val="18"/>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D">
            <w:pPr>
              <w:widowControl w:val="0"/>
              <w:rPr>
                <w:sz w:val="16"/>
                <w:szCs w:val="16"/>
              </w:rPr>
            </w:pPr>
            <w:r w:rsidDel="00000000" w:rsidR="00000000" w:rsidRPr="00000000">
              <w:rPr>
                <w:rFonts w:ascii="Avenir" w:cs="Avenir" w:eastAsia="Avenir" w:hAnsi="Avenir"/>
                <w:sz w:val="18"/>
                <w:szCs w:val="18"/>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E">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F">
            <w:pPr>
              <w:widowControl w:val="0"/>
              <w:rPr>
                <w:sz w:val="18"/>
                <w:szCs w:val="18"/>
              </w:rPr>
            </w:pPr>
            <w:r w:rsidDel="00000000" w:rsidR="00000000" w:rsidRPr="00000000">
              <w:rPr>
                <w:rFonts w:ascii="Avenir" w:cs="Avenir" w:eastAsia="Avenir" w:hAnsi="Avenir"/>
                <w:sz w:val="18"/>
                <w:szCs w:val="18"/>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0">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Fonts w:ascii="Avenir" w:cs="Avenir" w:eastAsia="Avenir" w:hAnsi="Avenir"/>
                <w:sz w:val="18"/>
                <w:szCs w:val="18"/>
                <w:rtl w:val="0"/>
              </w:rPr>
              <w:t xml:space="preserve"> selected the PANGEA leadership to develop a scoping proposal for a Terrestrial Ecology Field Campaign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1">
            <w:pPr>
              <w:widowControl w:val="0"/>
              <w:rPr>
                <w:sz w:val="18"/>
                <w:szCs w:val="18"/>
              </w:rPr>
            </w:pPr>
            <w:r w:rsidDel="00000000" w:rsidR="00000000" w:rsidRPr="00000000">
              <w:rPr>
                <w:rFonts w:ascii="Avenir" w:cs="Avenir" w:eastAsia="Avenir" w:hAnsi="Avenir"/>
                <w:sz w:val="18"/>
                <w:szCs w:val="18"/>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Terrestrial Ecology, Biological Diversity &amp; Ecological Conservation, LCLUC, Hydrology</w:t>
            </w:r>
          </w:p>
          <w:p w:rsidR="00000000" w:rsidDel="00000000" w:rsidP="00000000" w:rsidRDefault="00000000" w:rsidRPr="00000000" w14:paraId="000005E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Monitoring System, Climate &amp; Resilience, Disasters, Wildland Fires, NASA Harvest, Water Resources</w:t>
            </w:r>
          </w:p>
          <w:p w:rsidR="00000000" w:rsidDel="00000000" w:rsidP="00000000" w:rsidRDefault="00000000" w:rsidRPr="00000000" w14:paraId="000005E4">
            <w:pPr>
              <w:widowControl w:val="0"/>
              <w:rPr>
                <w:sz w:val="18"/>
                <w:szCs w:val="18"/>
              </w:rPr>
            </w:pPr>
            <w:r w:rsidDel="00000000" w:rsidR="00000000" w:rsidRPr="00000000">
              <w:rPr>
                <w:rFonts w:ascii="Avenir" w:cs="Avenir" w:eastAsia="Avenir" w:hAnsi="Avenir"/>
                <w:sz w:val="18"/>
                <w:szCs w:val="18"/>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5">
            <w:pPr>
              <w:widowControl w:val="0"/>
              <w:rPr>
                <w:sz w:val="18"/>
                <w:szCs w:val="18"/>
              </w:rPr>
            </w:pPr>
            <w:r w:rsidDel="00000000" w:rsidR="00000000" w:rsidRPr="00000000">
              <w:rPr>
                <w:rFonts w:ascii="Avenir" w:cs="Avenir" w:eastAsia="Avenir" w:hAnsi="Avenir"/>
                <w:sz w:val="18"/>
                <w:szCs w:val="18"/>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6">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7">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8">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DOE NGEE Tropics*</w:t>
            </w:r>
          </w:p>
          <w:p w:rsidR="00000000" w:rsidDel="00000000" w:rsidP="00000000" w:rsidRDefault="00000000" w:rsidRPr="00000000" w14:paraId="000005E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NSF BIO, DEB, GEO, SBE, GOLD-EN, RISE</w:t>
            </w:r>
          </w:p>
          <w:p w:rsidR="00000000" w:rsidDel="00000000" w:rsidP="00000000" w:rsidRDefault="00000000" w:rsidRPr="00000000" w14:paraId="000005E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USAID CARPE, USAID-PEER**</w:t>
            </w:r>
          </w:p>
          <w:p w:rsidR="00000000" w:rsidDel="00000000" w:rsidP="00000000" w:rsidRDefault="00000000" w:rsidRPr="00000000" w14:paraId="000005E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USFS-International Program</w:t>
            </w:r>
          </w:p>
          <w:p w:rsidR="00000000" w:rsidDel="00000000" w:rsidP="00000000" w:rsidRDefault="00000000" w:rsidRPr="00000000" w14:paraId="000005ED">
            <w:pPr>
              <w:widowControl w:val="0"/>
              <w:rPr>
                <w:sz w:val="18"/>
                <w:szCs w:val="18"/>
              </w:rPr>
            </w:pPr>
            <w:r w:rsidDel="00000000" w:rsidR="00000000" w:rsidRPr="00000000">
              <w:rPr>
                <w:rFonts w:ascii="Avenir" w:cs="Avenir" w:eastAsia="Avenir" w:hAnsi="Avenir"/>
                <w:sz w:val="18"/>
                <w:szCs w:val="18"/>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E">
            <w:pPr>
              <w:widowControl w:val="0"/>
              <w:rPr>
                <w:sz w:val="18"/>
                <w:szCs w:val="18"/>
              </w:rPr>
            </w:pPr>
            <w:r w:rsidDel="00000000" w:rsidR="00000000" w:rsidRPr="00000000">
              <w:rPr>
                <w:rFonts w:ascii="Avenir" w:cs="Avenir" w:eastAsia="Avenir" w:hAnsi="Avenir"/>
                <w:sz w:val="18"/>
                <w:szCs w:val="18"/>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F">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F0">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1">
            <w:pPr>
              <w:widowControl w:val="0"/>
              <w:rPr>
                <w:sz w:val="18"/>
                <w:szCs w:val="18"/>
              </w:rPr>
            </w:pPr>
            <w:r w:rsidDel="00000000" w:rsidR="00000000" w:rsidRPr="00000000">
              <w:rPr>
                <w:rFonts w:ascii="Avenir" w:cs="Avenir" w:eastAsia="Avenir" w:hAnsi="Avenir"/>
                <w:sz w:val="18"/>
                <w:szCs w:val="18"/>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Central African Satellite Observatory (OSFAC)</w:t>
            </w:r>
          </w:p>
          <w:p w:rsidR="00000000" w:rsidDel="00000000" w:rsidP="00000000" w:rsidRDefault="00000000" w:rsidRPr="00000000" w14:paraId="000005F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Gabonese Space Agency (AGEOS)</w:t>
            </w:r>
          </w:p>
          <w:p w:rsidR="00000000" w:rsidDel="00000000" w:rsidP="00000000" w:rsidRDefault="00000000" w:rsidRPr="00000000" w14:paraId="000005F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European Space Agency (ESA)</w:t>
            </w:r>
          </w:p>
          <w:p w:rsidR="00000000" w:rsidDel="00000000" w:rsidP="00000000" w:rsidRDefault="00000000" w:rsidRPr="00000000" w14:paraId="000005F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French National Space Agency (CNES)</w:t>
            </w:r>
          </w:p>
          <w:p w:rsidR="00000000" w:rsidDel="00000000" w:rsidP="00000000" w:rsidRDefault="00000000" w:rsidRPr="00000000" w14:paraId="000005F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The German Aerospace Center (DLR)</w:t>
            </w:r>
          </w:p>
          <w:p w:rsidR="00000000" w:rsidDel="00000000" w:rsidP="00000000" w:rsidRDefault="00000000" w:rsidRPr="00000000" w14:paraId="000005F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Indian Space Agency (ISRO)</w:t>
            </w:r>
          </w:p>
          <w:p w:rsidR="00000000" w:rsidDel="00000000" w:rsidP="00000000" w:rsidRDefault="00000000" w:rsidRPr="00000000" w14:paraId="000005F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Brazil's National Institute for Space Research (INPE)</w:t>
            </w:r>
          </w:p>
          <w:p w:rsidR="00000000" w:rsidDel="00000000" w:rsidP="00000000" w:rsidRDefault="00000000" w:rsidRPr="00000000" w14:paraId="000005F9">
            <w:pPr>
              <w:widowControl w:val="0"/>
              <w:rPr>
                <w:sz w:val="18"/>
                <w:szCs w:val="18"/>
              </w:rPr>
            </w:pPr>
            <w:r w:rsidDel="00000000" w:rsidR="00000000" w:rsidRPr="00000000">
              <w:rPr>
                <w:rFonts w:ascii="Avenir" w:cs="Avenir" w:eastAsia="Avenir" w:hAnsi="Avenir"/>
                <w:sz w:val="18"/>
                <w:szCs w:val="18"/>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A">
            <w:pPr>
              <w:widowControl w:val="0"/>
              <w:rPr>
                <w:sz w:val="18"/>
                <w:szCs w:val="18"/>
              </w:rPr>
            </w:pPr>
            <w:r w:rsidDel="00000000" w:rsidR="00000000" w:rsidRPr="00000000">
              <w:rPr>
                <w:rFonts w:ascii="Avenir" w:cs="Avenir" w:eastAsia="Avenir" w:hAnsi="Avenir"/>
                <w:sz w:val="18"/>
                <w:szCs w:val="18"/>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B">
            <w:pPr>
              <w:widowControl w:val="0"/>
              <w:rPr>
                <w:sz w:val="18"/>
                <w:szCs w:val="18"/>
              </w:rPr>
            </w:pPr>
            <w:r w:rsidDel="00000000" w:rsidR="00000000" w:rsidRPr="00000000">
              <w:rPr>
                <w:rFonts w:ascii="Avenir" w:cs="Avenir" w:eastAsia="Avenir" w:hAnsi="Avenir"/>
                <w:sz w:val="18"/>
                <w:szCs w:val="18"/>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C">
            <w:pPr>
              <w:widowControl w:val="0"/>
              <w:rPr>
                <w:sz w:val="18"/>
                <w:szCs w:val="18"/>
              </w:rPr>
            </w:pPr>
            <w:r w:rsidDel="00000000" w:rsidR="00000000" w:rsidRPr="00000000">
              <w:rPr>
                <w:rFonts w:ascii="Avenir" w:cs="Avenir" w:eastAsia="Avenir" w:hAnsi="Avenir"/>
                <w:sz w:val="18"/>
                <w:szCs w:val="18"/>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D">
            <w:pPr>
              <w:widowControl w:val="0"/>
              <w:rPr>
                <w:sz w:val="18"/>
                <w:szCs w:val="18"/>
              </w:rPr>
            </w:pPr>
            <w:r w:rsidDel="00000000" w:rsidR="00000000" w:rsidRPr="00000000">
              <w:rPr>
                <w:rFonts w:ascii="Avenir" w:cs="Avenir" w:eastAsia="Avenir" w:hAnsi="Avenir"/>
                <w:sz w:val="18"/>
                <w:szCs w:val="18"/>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 National Institute of Amazonian Research (INPA)</w:t>
            </w:r>
          </w:p>
          <w:p w:rsidR="00000000" w:rsidDel="00000000" w:rsidP="00000000" w:rsidRDefault="00000000" w:rsidRPr="00000000" w14:paraId="000005F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Cameroon National Climate Change Observatory (ONACC)</w:t>
            </w:r>
          </w:p>
          <w:p w:rsidR="00000000" w:rsidDel="00000000" w:rsidP="00000000" w:rsidRDefault="00000000" w:rsidRPr="00000000" w14:paraId="0000060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Forest Partnership (CBFP)</w:t>
            </w:r>
          </w:p>
          <w:p w:rsidR="00000000" w:rsidDel="00000000" w:rsidP="00000000" w:rsidRDefault="00000000" w:rsidRPr="00000000" w14:paraId="0000060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 National Center for Scientific and Technological Research (CENAREST)</w:t>
            </w:r>
          </w:p>
          <w:p w:rsidR="00000000" w:rsidDel="00000000" w:rsidP="00000000" w:rsidRDefault="00000000" w:rsidRPr="00000000" w14:paraId="0000060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Governors’ Climate and Forests Task Force (GCF-TF)</w:t>
            </w:r>
          </w:p>
          <w:p w:rsidR="00000000" w:rsidDel="00000000" w:rsidP="00000000" w:rsidRDefault="00000000" w:rsidRPr="00000000" w14:paraId="0000060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Ministries of Environment, Forests, Fauna, Agriculture, and Scientific Research</w:t>
            </w:r>
          </w:p>
          <w:p w:rsidR="00000000" w:rsidDel="00000000" w:rsidP="00000000" w:rsidRDefault="00000000" w:rsidRPr="00000000" w14:paraId="0000060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Peruvian Mancomunidad</w:t>
            </w:r>
          </w:p>
          <w:p w:rsidR="00000000" w:rsidDel="00000000" w:rsidP="00000000" w:rsidRDefault="00000000" w:rsidRPr="00000000" w14:paraId="00000605">
            <w:pPr>
              <w:widowControl w:val="0"/>
              <w:rPr>
                <w:sz w:val="18"/>
                <w:szCs w:val="18"/>
              </w:rPr>
            </w:pPr>
            <w:r w:rsidDel="00000000" w:rsidR="00000000" w:rsidRPr="00000000">
              <w:rPr>
                <w:rFonts w:ascii="Avenir" w:cs="Avenir" w:eastAsia="Avenir" w:hAnsi="Avenir"/>
                <w:sz w:val="18"/>
                <w:szCs w:val="18"/>
                <w:rtl w:val="0"/>
              </w:rPr>
              <w:t xml:space="preserve">· São Paulo Research Foundation (FAPESP)</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6">
            <w:pPr>
              <w:widowControl w:val="0"/>
              <w:rPr>
                <w:sz w:val="16"/>
                <w:szCs w:val="16"/>
              </w:rPr>
            </w:pPr>
            <w:r w:rsidDel="00000000" w:rsidR="00000000" w:rsidRPr="00000000">
              <w:rPr>
                <w:rFonts w:ascii="Avenir" w:cs="Avenir" w:eastAsia="Avenir" w:hAnsi="Avenir"/>
                <w:sz w:val="18"/>
                <w:szCs w:val="18"/>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7">
            <w:pPr>
              <w:widowControl w:val="0"/>
              <w:rPr>
                <w:sz w:val="16"/>
                <w:szCs w:val="16"/>
              </w:rPr>
            </w:pPr>
            <w:r w:rsidDel="00000000" w:rsidR="00000000" w:rsidRPr="00000000">
              <w:rPr>
                <w:rFonts w:ascii="Avenir" w:cs="Avenir" w:eastAsia="Avenir" w:hAnsi="Avenir"/>
                <w:sz w:val="18"/>
                <w:szCs w:val="18"/>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8">
            <w:pPr>
              <w:widowControl w:val="0"/>
              <w:rPr>
                <w:sz w:val="16"/>
                <w:szCs w:val="16"/>
              </w:rPr>
            </w:pPr>
            <w:r w:rsidDel="00000000" w:rsidR="00000000" w:rsidRPr="00000000">
              <w:rPr>
                <w:rFonts w:ascii="Avenir" w:cs="Avenir" w:eastAsia="Avenir" w:hAnsi="Avenir"/>
                <w:sz w:val="18"/>
                <w:szCs w:val="18"/>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Review the current language in the White Paper</w:t>
            </w:r>
          </w:p>
          <w:p w:rsidR="00000000" w:rsidDel="00000000" w:rsidP="00000000" w:rsidRDefault="00000000" w:rsidRPr="00000000" w14:paraId="0000060A">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0B">
            <w:pPr>
              <w:widowControl w:val="0"/>
              <w:rPr>
                <w:sz w:val="16"/>
                <w:szCs w:val="16"/>
              </w:rPr>
            </w:pPr>
            <w:r w:rsidDel="00000000" w:rsidR="00000000" w:rsidRPr="00000000">
              <w:rPr>
                <w:rFonts w:ascii="Avenir" w:cs="Avenir" w:eastAsia="Avenir" w:hAnsi="Avenir"/>
                <w:sz w:val="18"/>
                <w:szCs w:val="18"/>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Alexander von Humboldt Biological Resources Research Institute</w:t>
            </w:r>
          </w:p>
          <w:p w:rsidR="00000000" w:rsidDel="00000000" w:rsidP="00000000" w:rsidRDefault="00000000" w:rsidRPr="00000000" w14:paraId="0000060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Bioversity International &amp; CIAT</w:t>
            </w:r>
          </w:p>
          <w:p w:rsidR="00000000" w:rsidDel="00000000" w:rsidP="00000000" w:rsidRDefault="00000000" w:rsidRPr="00000000" w14:paraId="0000060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Amazon Institute of Technology (AmIT)</w:t>
            </w:r>
          </w:p>
          <w:p w:rsidR="00000000" w:rsidDel="00000000" w:rsidP="00000000" w:rsidRDefault="00000000" w:rsidRPr="00000000" w14:paraId="0000060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Institute (CBI)</w:t>
            </w:r>
          </w:p>
          <w:p w:rsidR="00000000" w:rsidDel="00000000" w:rsidP="00000000" w:rsidRDefault="00000000" w:rsidRPr="00000000" w14:paraId="0000061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Institute for Tropical Agriculture (IITA)</w:t>
            </w:r>
          </w:p>
          <w:p w:rsidR="00000000" w:rsidDel="00000000" w:rsidP="00000000" w:rsidRDefault="00000000" w:rsidRPr="00000000" w14:paraId="0000061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LBA</w:t>
            </w:r>
          </w:p>
          <w:p w:rsidR="00000000" w:rsidDel="00000000" w:rsidP="00000000" w:rsidRDefault="00000000" w:rsidRPr="00000000" w14:paraId="00000612">
            <w:pPr>
              <w:widowControl w:val="0"/>
              <w:rPr>
                <w:sz w:val="16"/>
                <w:szCs w:val="16"/>
              </w:rPr>
            </w:pPr>
            <w:r w:rsidDel="00000000" w:rsidR="00000000" w:rsidRPr="00000000">
              <w:rPr>
                <w:rFonts w:ascii="Avenir" w:cs="Avenir" w:eastAsia="Avenir" w:hAnsi="Avenir"/>
                <w:sz w:val="18"/>
                <w:szCs w:val="18"/>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3">
            <w:pPr>
              <w:widowControl w:val="0"/>
              <w:rPr>
                <w:sz w:val="16"/>
                <w:szCs w:val="16"/>
              </w:rPr>
            </w:pPr>
            <w:r w:rsidDel="00000000" w:rsidR="00000000" w:rsidRPr="00000000">
              <w:rPr>
                <w:rFonts w:ascii="Avenir" w:cs="Avenir" w:eastAsia="Avenir" w:hAnsi="Avenir"/>
                <w:sz w:val="18"/>
                <w:szCs w:val="18"/>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4">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5">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for Tropical Forest Science (ATFS)</w:t>
            </w:r>
          </w:p>
          <w:p w:rsidR="00000000" w:rsidDel="00000000" w:rsidP="00000000" w:rsidRDefault="00000000" w:rsidRPr="00000000" w14:paraId="0000061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AndesFlux</w:t>
            </w:r>
          </w:p>
          <w:p w:rsidR="00000000" w:rsidDel="00000000" w:rsidP="00000000" w:rsidRDefault="00000000" w:rsidRPr="00000000" w14:paraId="0000061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ASCEND</w:t>
            </w:r>
          </w:p>
          <w:p w:rsidR="00000000" w:rsidDel="00000000" w:rsidP="00000000" w:rsidRDefault="00000000" w:rsidRPr="00000000" w14:paraId="0000061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Science Initiative (CBSI)</w:t>
            </w:r>
          </w:p>
          <w:p w:rsidR="00000000" w:rsidDel="00000000" w:rsidP="00000000" w:rsidRDefault="00000000" w:rsidRPr="00000000" w14:paraId="0000061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FLUXNET Regional Networks (e.g., AmeriFlux, ICOS, AsiaFlux)</w:t>
            </w:r>
          </w:p>
          <w:p w:rsidR="00000000" w:rsidDel="00000000" w:rsidP="00000000" w:rsidRDefault="00000000" w:rsidRPr="00000000" w14:paraId="0000061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GEO-TREES</w:t>
            </w:r>
          </w:p>
          <w:p w:rsidR="00000000" w:rsidDel="00000000" w:rsidP="00000000" w:rsidRDefault="00000000" w:rsidRPr="00000000" w14:paraId="0000061D">
            <w:pPr>
              <w:widowControl w:val="0"/>
              <w:rPr>
                <w:sz w:val="16"/>
                <w:szCs w:val="16"/>
              </w:rPr>
            </w:pPr>
            <w:r w:rsidDel="00000000" w:rsidR="00000000" w:rsidRPr="00000000">
              <w:rPr>
                <w:rFonts w:ascii="Avenir" w:cs="Avenir" w:eastAsia="Avenir" w:hAnsi="Avenir"/>
                <w:sz w:val="18"/>
                <w:szCs w:val="18"/>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widowControl w:val="0"/>
              <w:rPr>
                <w:sz w:val="16"/>
                <w:szCs w:val="16"/>
              </w:rPr>
            </w:pPr>
            <w:r w:rsidDel="00000000" w:rsidR="00000000" w:rsidRPr="00000000">
              <w:rPr>
                <w:rFonts w:ascii="Avenir" w:cs="Avenir" w:eastAsia="Avenir" w:hAnsi="Avenir"/>
                <w:sz w:val="18"/>
                <w:szCs w:val="18"/>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F">
            <w:pPr>
              <w:widowControl w:val="0"/>
              <w:rPr>
                <w:sz w:val="16"/>
                <w:szCs w:val="16"/>
              </w:rPr>
            </w:pPr>
            <w:r w:rsidDel="00000000" w:rsidR="00000000" w:rsidRPr="00000000">
              <w:rPr>
                <w:rFonts w:ascii="Avenir" w:cs="Avenir" w:eastAsia="Avenir" w:hAnsi="Avenir"/>
                <w:sz w:val="18"/>
                <w:szCs w:val="18"/>
                <w:rtl w:val="0"/>
              </w:rPr>
              <w:t xml:space="preserve">National and international non-governmental organizations (NGOs) and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0">
            <w:pPr>
              <w:widowControl w:val="0"/>
              <w:rPr>
                <w:sz w:val="16"/>
                <w:szCs w:val="16"/>
              </w:rPr>
            </w:pPr>
            <w:r w:rsidDel="00000000" w:rsidR="00000000" w:rsidRPr="00000000">
              <w:rPr>
                <w:rFonts w:ascii="Avenir" w:cs="Avenir" w:eastAsia="Avenir" w:hAnsi="Avenir"/>
                <w:sz w:val="18"/>
                <w:szCs w:val="18"/>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21">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Conservation International</w:t>
            </w:r>
          </w:p>
          <w:p w:rsidR="00000000" w:rsidDel="00000000" w:rsidP="00000000" w:rsidRDefault="00000000" w:rsidRPr="00000000" w14:paraId="0000062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CTrees</w:t>
            </w:r>
          </w:p>
          <w:p w:rsidR="00000000" w:rsidDel="00000000" w:rsidP="00000000" w:rsidRDefault="00000000" w:rsidRPr="00000000" w14:paraId="0000062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World Resources Institute (including Global Forest Watch)</w:t>
            </w:r>
          </w:p>
          <w:p w:rsidR="00000000" w:rsidDel="00000000" w:rsidP="00000000" w:rsidRDefault="00000000" w:rsidRPr="00000000" w14:paraId="0000062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Mapbiomas</w:t>
            </w:r>
          </w:p>
          <w:p w:rsidR="00000000" w:rsidDel="00000000" w:rsidP="00000000" w:rsidRDefault="00000000" w:rsidRPr="00000000" w14:paraId="00000626">
            <w:pPr>
              <w:widowControl w:val="0"/>
              <w:rPr>
                <w:sz w:val="16"/>
                <w:szCs w:val="16"/>
              </w:rPr>
            </w:pPr>
            <w:r w:rsidDel="00000000" w:rsidR="00000000" w:rsidRPr="00000000">
              <w:rPr>
                <w:rFonts w:ascii="Avenir" w:cs="Avenir" w:eastAsia="Avenir" w:hAnsi="Avenir"/>
                <w:sz w:val="18"/>
                <w:szCs w:val="18"/>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7">
            <w:pPr>
              <w:widowControl w:val="0"/>
              <w:rPr>
                <w:sz w:val="16"/>
                <w:szCs w:val="16"/>
              </w:rPr>
            </w:pPr>
            <w:r w:rsidDel="00000000" w:rsidR="00000000" w:rsidRPr="00000000">
              <w:rPr>
                <w:rFonts w:ascii="Avenir" w:cs="Avenir" w:eastAsia="Avenir" w:hAnsi="Avenir"/>
                <w:sz w:val="18"/>
                <w:szCs w:val="18"/>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8">
            <w:pPr>
              <w:widowControl w:val="0"/>
              <w:rPr>
                <w:sz w:val="16"/>
                <w:szCs w:val="16"/>
              </w:rPr>
            </w:pPr>
            <w:r w:rsidDel="00000000" w:rsidR="00000000" w:rsidRPr="00000000">
              <w:rPr>
                <w:rFonts w:ascii="Avenir" w:cs="Avenir" w:eastAsia="Avenir" w:hAnsi="Avenir"/>
                <w:sz w:val="18"/>
                <w:szCs w:val="18"/>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widowControl w:val="0"/>
              <w:rPr>
                <w:sz w:val="16"/>
                <w:szCs w:val="16"/>
              </w:rPr>
            </w:pPr>
            <w:r w:rsidDel="00000000" w:rsidR="00000000" w:rsidRPr="00000000">
              <w:rPr>
                <w:rFonts w:ascii="Avenir" w:cs="Avenir" w:eastAsia="Avenir" w:hAnsi="Avenir"/>
                <w:sz w:val="18"/>
                <w:szCs w:val="18"/>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widowControl w:val="0"/>
              <w:rPr>
                <w:sz w:val="16"/>
                <w:szCs w:val="16"/>
              </w:rPr>
            </w:pPr>
            <w:r w:rsidDel="00000000" w:rsidR="00000000" w:rsidRPr="00000000">
              <w:rPr>
                <w:rFonts w:ascii="Avenir" w:cs="Avenir" w:eastAsia="Avenir" w:hAnsi="Avenir"/>
                <w:sz w:val="18"/>
                <w:szCs w:val="18"/>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Global Alliance of Territorial Communities</w:t>
            </w:r>
          </w:p>
          <w:p w:rsidR="00000000" w:rsidDel="00000000" w:rsidP="00000000" w:rsidRDefault="00000000" w:rsidRPr="00000000" w14:paraId="0000062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Rights and Resources Initiative</w:t>
            </w:r>
          </w:p>
          <w:p w:rsidR="00000000" w:rsidDel="00000000" w:rsidP="00000000" w:rsidRDefault="00000000" w:rsidRPr="00000000" w14:paraId="0000062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CBI School for Indigenous and Local Knowledge</w:t>
            </w:r>
          </w:p>
          <w:p w:rsidR="00000000" w:rsidDel="00000000" w:rsidP="00000000" w:rsidRDefault="00000000" w:rsidRPr="00000000" w14:paraId="0000062E">
            <w:pPr>
              <w:widowControl w:val="0"/>
              <w:rPr>
                <w:sz w:val="16"/>
                <w:szCs w:val="16"/>
              </w:rPr>
            </w:pPr>
            <w:r w:rsidDel="00000000" w:rsidR="00000000" w:rsidRPr="00000000">
              <w:rPr>
                <w:rFonts w:ascii="Avenir" w:cs="Avenir" w:eastAsia="Avenir" w:hAnsi="Avenir"/>
                <w:sz w:val="18"/>
                <w:szCs w:val="18"/>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widowControl w:val="0"/>
              <w:rPr>
                <w:sz w:val="16"/>
                <w:szCs w:val="16"/>
              </w:rPr>
            </w:pPr>
            <w:r w:rsidDel="00000000" w:rsidR="00000000" w:rsidRPr="00000000">
              <w:rPr>
                <w:rFonts w:ascii="Avenir" w:cs="Avenir" w:eastAsia="Avenir" w:hAnsi="Avenir"/>
                <w:sz w:val="18"/>
                <w:szCs w:val="18"/>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Classic donors (bilaterals, family foundations, philanthropic organizations)</w:t>
            </w:r>
          </w:p>
          <w:p w:rsidR="00000000" w:rsidDel="00000000" w:rsidP="00000000" w:rsidRDefault="00000000" w:rsidRPr="00000000" w14:paraId="00000631">
            <w:pPr>
              <w:widowControl w:val="0"/>
              <w:rPr>
                <w:sz w:val="16"/>
                <w:szCs w:val="16"/>
              </w:rPr>
            </w:pPr>
            <w:r w:rsidDel="00000000" w:rsidR="00000000" w:rsidRPr="00000000">
              <w:rPr>
                <w:rFonts w:ascii="Avenir" w:cs="Avenir" w:eastAsia="Avenir" w:hAnsi="Avenir"/>
                <w:sz w:val="18"/>
                <w:szCs w:val="18"/>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2">
            <w:pPr>
              <w:widowControl w:val="0"/>
              <w:rPr>
                <w:sz w:val="16"/>
                <w:szCs w:val="16"/>
              </w:rPr>
            </w:pPr>
            <w:r w:rsidDel="00000000" w:rsidR="00000000" w:rsidRPr="00000000">
              <w:rPr>
                <w:rFonts w:ascii="Avenir" w:cs="Avenir" w:eastAsia="Avenir" w:hAnsi="Avenir"/>
                <w:sz w:val="18"/>
                <w:szCs w:val="18"/>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3">
            <w:pPr>
              <w:widowControl w:val="0"/>
              <w:rPr>
                <w:sz w:val="16"/>
                <w:szCs w:val="16"/>
              </w:rPr>
            </w:pPr>
            <w:r w:rsidDel="00000000" w:rsidR="00000000" w:rsidRPr="00000000">
              <w:rPr>
                <w:rFonts w:ascii="Avenir" w:cs="Avenir" w:eastAsia="Avenir" w:hAnsi="Avenir"/>
                <w:sz w:val="18"/>
                <w:szCs w:val="18"/>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Bezos Earth Fund</w:t>
            </w:r>
          </w:p>
          <w:p w:rsidR="00000000" w:rsidDel="00000000" w:rsidP="00000000" w:rsidRDefault="00000000" w:rsidRPr="00000000" w14:paraId="0000063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Ford Foundation</w:t>
            </w:r>
          </w:p>
          <w:p w:rsidR="00000000" w:rsidDel="00000000" w:rsidP="00000000" w:rsidRDefault="00000000" w:rsidRPr="00000000" w14:paraId="0000063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Individual donors</w:t>
            </w:r>
          </w:p>
          <w:p w:rsidR="00000000" w:rsidDel="00000000" w:rsidP="00000000" w:rsidRDefault="00000000" w:rsidRPr="00000000" w14:paraId="0000063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Mellon Foundation</w:t>
            </w:r>
          </w:p>
          <w:p w:rsidR="00000000" w:rsidDel="00000000" w:rsidP="00000000" w:rsidRDefault="00000000" w:rsidRPr="00000000" w14:paraId="0000063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Moore Foundation</w:t>
            </w:r>
          </w:p>
          <w:p w:rsidR="00000000" w:rsidDel="00000000" w:rsidP="00000000" w:rsidRDefault="00000000" w:rsidRPr="00000000" w14:paraId="0000063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Norwegian Agency for Development Cooperation (Norad)</w:t>
            </w:r>
          </w:p>
          <w:p w:rsidR="00000000" w:rsidDel="00000000" w:rsidP="00000000" w:rsidRDefault="00000000" w:rsidRPr="00000000" w14:paraId="0000063A">
            <w:pPr>
              <w:widowControl w:val="0"/>
              <w:rPr>
                <w:sz w:val="16"/>
                <w:szCs w:val="16"/>
              </w:rPr>
            </w:pPr>
            <w:r w:rsidDel="00000000" w:rsidR="00000000" w:rsidRPr="00000000">
              <w:rPr>
                <w:rFonts w:ascii="Avenir" w:cs="Avenir" w:eastAsia="Avenir" w:hAnsi="Avenir"/>
                <w:sz w:val="18"/>
                <w:szCs w:val="18"/>
                <w:rtl w:val="0"/>
              </w:rPr>
              <w:t xml:space="preserve">· Norway’s International Climate and Forest Initiative (NICFI)</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B">
            <w:pPr>
              <w:widowControl w:val="0"/>
              <w:rPr>
                <w:sz w:val="16"/>
                <w:szCs w:val="16"/>
              </w:rPr>
            </w:pPr>
            <w:r w:rsidDel="00000000" w:rsidR="00000000" w:rsidRPr="00000000">
              <w:rPr>
                <w:rFonts w:ascii="Avenir" w:cs="Avenir" w:eastAsia="Avenir" w:hAnsi="Avenir"/>
                <w:sz w:val="18"/>
                <w:szCs w:val="18"/>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C">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D">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E">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Roundtable on Sustainable Palm Oil; Cocoa; Soy; Biomaterials</w:t>
            </w:r>
          </w:p>
          <w:p w:rsidR="00000000" w:rsidDel="00000000" w:rsidP="00000000" w:rsidRDefault="00000000" w:rsidRPr="00000000" w14:paraId="0000064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Unilever</w:t>
            </w:r>
          </w:p>
          <w:p w:rsidR="00000000" w:rsidDel="00000000" w:rsidP="00000000" w:rsidRDefault="00000000" w:rsidRPr="00000000" w14:paraId="0000064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Olam</w:t>
            </w:r>
          </w:p>
          <w:p w:rsidR="00000000" w:rsidDel="00000000" w:rsidP="00000000" w:rsidRDefault="00000000" w:rsidRPr="00000000" w14:paraId="0000064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Green Resources</w:t>
            </w:r>
          </w:p>
          <w:p w:rsidR="00000000" w:rsidDel="00000000" w:rsidP="00000000" w:rsidRDefault="00000000" w:rsidRPr="00000000" w14:paraId="0000064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CNaught</w:t>
            </w:r>
          </w:p>
          <w:p w:rsidR="00000000" w:rsidDel="00000000" w:rsidP="00000000" w:rsidRDefault="00000000" w:rsidRPr="00000000" w14:paraId="0000064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Equity</w:t>
            </w:r>
          </w:p>
          <w:p w:rsidR="00000000" w:rsidDel="00000000" w:rsidP="00000000" w:rsidRDefault="00000000" w:rsidRPr="00000000" w14:paraId="00000645">
            <w:pPr>
              <w:widowControl w:val="0"/>
              <w:rPr>
                <w:sz w:val="16"/>
                <w:szCs w:val="16"/>
              </w:rPr>
            </w:pPr>
            <w:r w:rsidDel="00000000" w:rsidR="00000000" w:rsidRPr="00000000">
              <w:rPr>
                <w:rFonts w:ascii="Avenir" w:cs="Avenir" w:eastAsia="Avenir" w:hAnsi="Avenir"/>
                <w:sz w:val="18"/>
                <w:szCs w:val="18"/>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6">
            <w:pPr>
              <w:widowControl w:val="0"/>
              <w:rPr>
                <w:sz w:val="16"/>
                <w:szCs w:val="16"/>
              </w:rPr>
            </w:pPr>
            <w:r w:rsidDel="00000000" w:rsidR="00000000" w:rsidRPr="00000000">
              <w:rPr>
                <w:rFonts w:ascii="Avenir" w:cs="Avenir" w:eastAsia="Avenir" w:hAnsi="Avenir"/>
                <w:sz w:val="18"/>
                <w:szCs w:val="18"/>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7">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8">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9">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Committee on Earth Observation Satellites (CEOS)</w:t>
            </w:r>
          </w:p>
          <w:p w:rsidR="00000000" w:rsidDel="00000000" w:rsidP="00000000" w:rsidRDefault="00000000" w:rsidRPr="00000000" w14:paraId="0000064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Group on Earth Observations (GEO)</w:t>
            </w:r>
          </w:p>
          <w:p w:rsidR="00000000" w:rsidDel="00000000" w:rsidP="00000000" w:rsidRDefault="00000000" w:rsidRPr="00000000" w14:paraId="0000064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Panel on Climate Change (IPCC)</w:t>
            </w:r>
          </w:p>
          <w:p w:rsidR="00000000" w:rsidDel="00000000" w:rsidP="00000000" w:rsidRDefault="00000000" w:rsidRPr="00000000" w14:paraId="0000064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Science-Policy Platform on Biodiversity and Ecosystem Services (IPBES)</w:t>
            </w:r>
          </w:p>
          <w:p w:rsidR="00000000" w:rsidDel="00000000" w:rsidP="00000000" w:rsidRDefault="00000000" w:rsidRPr="00000000" w14:paraId="0000064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Union for Conservation of Nature (IUCN)</w:t>
            </w:r>
          </w:p>
          <w:p w:rsidR="00000000" w:rsidDel="00000000" w:rsidP="00000000" w:rsidRDefault="00000000" w:rsidRPr="00000000" w14:paraId="0000064F">
            <w:pPr>
              <w:widowControl w:val="0"/>
              <w:rPr>
                <w:sz w:val="16"/>
                <w:szCs w:val="16"/>
              </w:rPr>
            </w:pPr>
            <w:r w:rsidDel="00000000" w:rsidR="00000000" w:rsidRPr="00000000">
              <w:rPr>
                <w:rFonts w:ascii="Avenir" w:cs="Avenir" w:eastAsia="Avenir" w:hAnsi="Avenir"/>
                <w:sz w:val="18"/>
                <w:szCs w:val="18"/>
                <w:rtl w:val="0"/>
              </w:rPr>
              <w:t xml:space="preserve">· United Nations Framework Convention on Climate Change (UNFCCC)</w:t>
            </w:r>
            <w:r w:rsidDel="00000000" w:rsidR="00000000" w:rsidRPr="00000000">
              <w:rPr>
                <w:rtl w:val="0"/>
              </w:rPr>
            </w:r>
          </w:p>
        </w:tc>
      </w:tr>
      <w:tr>
        <w:trPr>
          <w:cantSplit w:val="0"/>
          <w:trHeight w:val="660"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651">
            <w:pPr>
              <w:widowControl w:val="0"/>
              <w:rPr>
                <w:sz w:val="16"/>
                <w:szCs w:val="16"/>
              </w:rPr>
            </w:pPr>
            <w:r w:rsidDel="00000000" w:rsidR="00000000" w:rsidRPr="00000000">
              <w:rPr>
                <w:rFonts w:ascii="Avenir" w:cs="Avenir" w:eastAsia="Avenir" w:hAnsi="Avenir"/>
                <w:sz w:val="16"/>
                <w:szCs w:val="16"/>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pStyle w:val="Heading4"/>
        <w:spacing w:before="240" w:lineRule="auto"/>
        <w:rPr/>
      </w:pPr>
      <w:bookmarkStart w:colFirst="0" w:colLast="0" w:name="_k7bnxk70o7jf" w:id="51"/>
      <w:bookmarkEnd w:id="51"/>
      <w:r w:rsidDel="00000000" w:rsidR="00000000" w:rsidRPr="00000000">
        <w:rPr>
          <w:rtl w:val="0"/>
        </w:rPr>
        <w:t xml:space="preserve">7.4.2.  Principles</w:t>
      </w:r>
    </w:p>
    <w:p w:rsidR="00000000" w:rsidDel="00000000" w:rsidP="00000000" w:rsidRDefault="00000000" w:rsidRPr="00000000" w14:paraId="00000659">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28"/>
      <w:commentRangeStart w:id="729"/>
      <w:r w:rsidDel="00000000" w:rsidR="00000000" w:rsidRPr="00000000">
        <w:rPr>
          <w:rtl w:val="0"/>
        </w:rPr>
        <w:t xml:space="preserve">Jennings et al., 2023</w:t>
      </w:r>
      <w:commentRangeEnd w:id="728"/>
      <w:r w:rsidDel="00000000" w:rsidR="00000000" w:rsidRPr="00000000">
        <w:commentReference w:id="728"/>
      </w:r>
      <w:commentRangeEnd w:id="729"/>
      <w:r w:rsidDel="00000000" w:rsidR="00000000" w:rsidRPr="00000000">
        <w:commentReference w:id="729"/>
      </w:r>
      <w:r w:rsidDel="00000000" w:rsidR="00000000" w:rsidRPr="00000000">
        <w:rPr>
          <w:rtl w:val="0"/>
        </w:rPr>
        <w:t xml:space="preserve">) and (</w:t>
      </w:r>
      <w:commentRangeStart w:id="730"/>
      <w:commentRangeStart w:id="731"/>
      <w:r w:rsidDel="00000000" w:rsidR="00000000" w:rsidRPr="00000000">
        <w:rPr>
          <w:rtl w:val="0"/>
        </w:rPr>
        <w:t xml:space="preserve">Carroll et al., 2020</w:t>
      </w:r>
      <w:commentRangeEnd w:id="730"/>
      <w:r w:rsidDel="00000000" w:rsidR="00000000" w:rsidRPr="00000000">
        <w:commentReference w:id="730"/>
      </w:r>
      <w:commentRangeEnd w:id="731"/>
      <w:r w:rsidDel="00000000" w:rsidR="00000000" w:rsidRPr="00000000">
        <w:commentReference w:id="731"/>
      </w:r>
      <w:r w:rsidDel="00000000" w:rsidR="00000000" w:rsidRPr="00000000">
        <w:rPr>
          <w:rtl w:val="0"/>
        </w:rPr>
        <w:t xml:space="preserve">).</w:t>
      </w:r>
    </w:p>
    <w:p w:rsidR="00000000" w:rsidDel="00000000" w:rsidP="00000000" w:rsidRDefault="00000000" w:rsidRPr="00000000" w14:paraId="0000065A">
      <w:pPr>
        <w:spacing w:before="0" w:lineRule="auto"/>
        <w:rPr/>
      </w:pPr>
      <w:r w:rsidDel="00000000" w:rsidR="00000000" w:rsidRPr="00000000">
        <w:rPr>
          <w:rtl w:val="0"/>
        </w:rPr>
      </w:r>
    </w:p>
    <w:tbl>
      <w:tblPr>
        <w:tblStyle w:val="Table17"/>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535"/>
        <w:gridCol w:w="8805"/>
        <w:tblGridChange w:id="0">
          <w:tblGrid>
            <w:gridCol w:w="1215"/>
            <w:gridCol w:w="2535"/>
            <w:gridCol w:w="8805"/>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E">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F">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0">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3">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9">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B">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E">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3">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C">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D">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691">
      <w:pPr>
        <w:pStyle w:val="Heading4"/>
        <w:spacing w:before="240" w:lineRule="auto"/>
        <w:rPr/>
        <w:sectPr>
          <w:type w:val="nextPage"/>
          <w:pgSz w:h="12240" w:w="15840" w:orient="landscape"/>
          <w:pgMar w:bottom="1440" w:top="1440" w:left="1530" w:right="1440" w:header="720" w:footer="720"/>
        </w:sectPr>
      </w:pPr>
      <w:bookmarkStart w:colFirst="0" w:colLast="0" w:name="_uitj6q4n6ag" w:id="52"/>
      <w:bookmarkEnd w:id="52"/>
      <w:r w:rsidDel="00000000" w:rsidR="00000000" w:rsidRPr="00000000">
        <w:rPr>
          <w:rtl w:val="0"/>
        </w:rPr>
      </w:r>
    </w:p>
    <w:p w:rsidR="00000000" w:rsidDel="00000000" w:rsidP="00000000" w:rsidRDefault="00000000" w:rsidRPr="00000000" w14:paraId="00000692">
      <w:pPr>
        <w:pStyle w:val="Heading4"/>
        <w:spacing w:before="240" w:lineRule="auto"/>
        <w:rPr/>
      </w:pPr>
      <w:bookmarkStart w:colFirst="0" w:colLast="0" w:name="_7mum6ddnsif2" w:id="53"/>
      <w:bookmarkEnd w:id="53"/>
      <w:commentRangeStart w:id="732"/>
      <w:r w:rsidDel="00000000" w:rsidR="00000000" w:rsidRPr="00000000">
        <w:rPr>
          <w:rtl w:val="0"/>
        </w:rPr>
        <w:t xml:space="preserve">7.4.3 </w:t>
      </w:r>
      <w:commentRangeEnd w:id="732"/>
      <w:r w:rsidDel="00000000" w:rsidR="00000000" w:rsidRPr="00000000">
        <w:commentReference w:id="732"/>
      </w:r>
      <w:r w:rsidDel="00000000" w:rsidR="00000000" w:rsidRPr="00000000">
        <w:rPr>
          <w:rtl w:val="0"/>
        </w:rPr>
        <w:t xml:space="preserve"> </w:t>
      </w:r>
      <w:commentRangeStart w:id="733"/>
      <w:r w:rsidDel="00000000" w:rsidR="00000000" w:rsidRPr="00000000">
        <w:rPr>
          <w:rtl w:val="0"/>
        </w:rPr>
        <w:t xml:space="preserve">Engagement</w:t>
      </w:r>
      <w:commentRangeEnd w:id="733"/>
      <w:r w:rsidDel="00000000" w:rsidR="00000000" w:rsidRPr="00000000">
        <w:commentReference w:id="733"/>
      </w:r>
      <w:r w:rsidDel="00000000" w:rsidR="00000000" w:rsidRPr="00000000">
        <w:rPr>
          <w:rtl w:val="0"/>
        </w:rPr>
        <w:t xml:space="preserve"> Strategy</w:t>
      </w:r>
    </w:p>
    <w:p w:rsidR="00000000" w:rsidDel="00000000" w:rsidP="00000000" w:rsidRDefault="00000000" w:rsidRPr="00000000" w14:paraId="00000693">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694">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697">
      <w:pPr>
        <w:numPr>
          <w:ilvl w:val="0"/>
          <w:numId w:val="27"/>
        </w:numPr>
        <w:ind w:left="720" w:hanging="360"/>
      </w:pPr>
      <w:hyperlink r:id="rId154">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98">
      <w:pPr>
        <w:rPr>
          <w:color w:val="ff0000"/>
        </w:rPr>
      </w:pPr>
      <w:r w:rsidDel="00000000" w:rsidR="00000000" w:rsidRPr="00000000">
        <w:rPr>
          <w:rtl w:val="0"/>
        </w:rPr>
        <w:t xml:space="preserve">Even before the science definition team was brought together, the NASA Carbon Cycle and Ecoystems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b w:val="1"/>
          <w:i w:val="1"/>
        </w:rPr>
      </w:pPr>
      <w:r w:rsidDel="00000000" w:rsidR="00000000" w:rsidRPr="00000000">
        <w:rPr>
          <w:b w:val="1"/>
          <w:i w:val="1"/>
          <w:rtl w:val="0"/>
        </w:rPr>
        <w:t xml:space="preserve">Women </w:t>
      </w:r>
    </w:p>
    <w:p w:rsidR="00000000" w:rsidDel="00000000" w:rsidP="00000000" w:rsidRDefault="00000000" w:rsidRPr="00000000" w14:paraId="0000069B">
      <w:pPr>
        <w:numPr>
          <w:ilvl w:val="0"/>
          <w:numId w:val="2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9C">
      <w:pPr>
        <w:numPr>
          <w:ilvl w:val="0"/>
          <w:numId w:val="2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b w:val="1"/>
          <w:i w:val="1"/>
        </w:rPr>
      </w:pPr>
      <w:commentRangeStart w:id="734"/>
      <w:r w:rsidDel="00000000" w:rsidR="00000000" w:rsidRPr="00000000">
        <w:rPr>
          <w:b w:val="1"/>
          <w:i w:val="1"/>
          <w:rtl w:val="0"/>
        </w:rPr>
        <w:t xml:space="preserve">Scientific Institutions</w:t>
      </w:r>
      <w:commentRangeEnd w:id="734"/>
      <w:r w:rsidDel="00000000" w:rsidR="00000000" w:rsidRPr="00000000">
        <w:commentReference w:id="734"/>
      </w: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A0">
      <w:pPr>
        <w:numPr>
          <w:ilvl w:val="0"/>
          <w:numId w:val="4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A1">
      <w:pPr>
        <w:numPr>
          <w:ilvl w:val="0"/>
          <w:numId w:val="4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A2">
      <w:pPr>
        <w:numPr>
          <w:ilvl w:val="0"/>
          <w:numId w:val="4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A3">
      <w:pPr>
        <w:numPr>
          <w:ilvl w:val="0"/>
          <w:numId w:val="4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A4">
      <w:pPr>
        <w:numPr>
          <w:ilvl w:val="0"/>
          <w:numId w:val="4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A5">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A6">
      <w:pPr>
        <w:spacing w:line="240" w:lineRule="auto"/>
        <w:rPr/>
      </w:pPr>
      <w:r w:rsidDel="00000000" w:rsidR="00000000" w:rsidRPr="00000000">
        <w:rPr>
          <w:rtl w:val="0"/>
        </w:rPr>
      </w:r>
    </w:p>
    <w:p w:rsidR="00000000" w:rsidDel="00000000" w:rsidP="00000000" w:rsidRDefault="00000000" w:rsidRPr="00000000" w14:paraId="000006A7">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6A8">
      <w:pPr>
        <w:numPr>
          <w:ilvl w:val="0"/>
          <w:numId w:val="28"/>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A9">
      <w:pPr>
        <w:numPr>
          <w:ilvl w:val="0"/>
          <w:numId w:val="28"/>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AA">
      <w:pPr>
        <w:numPr>
          <w:ilvl w:val="0"/>
          <w:numId w:val="28"/>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6AD">
      <w:pPr>
        <w:numPr>
          <w:ilvl w:val="0"/>
          <w:numId w:val="28"/>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AE">
      <w:pPr>
        <w:numPr>
          <w:ilvl w:val="0"/>
          <w:numId w:val="28"/>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b w:val="1"/>
          <w:i w:val="1"/>
        </w:rPr>
      </w:pPr>
      <w:r w:rsidDel="00000000" w:rsidR="00000000" w:rsidRPr="00000000">
        <w:rPr>
          <w:b w:val="1"/>
          <w:i w:val="1"/>
          <w:rtl w:val="0"/>
        </w:rPr>
        <w:t xml:space="preserve">Private </w:t>
      </w:r>
      <w:commentRangeStart w:id="735"/>
      <w:commentRangeStart w:id="736"/>
      <w:commentRangeStart w:id="737"/>
      <w:r w:rsidDel="00000000" w:rsidR="00000000" w:rsidRPr="00000000">
        <w:rPr>
          <w:b w:val="1"/>
          <w:i w:val="1"/>
          <w:rtl w:val="0"/>
        </w:rPr>
        <w:t xml:space="preserve">sector</w:t>
      </w:r>
      <w:commentRangeEnd w:id="735"/>
      <w:r w:rsidDel="00000000" w:rsidR="00000000" w:rsidRPr="00000000">
        <w:commentReference w:id="735"/>
      </w:r>
      <w:commentRangeEnd w:id="736"/>
      <w:r w:rsidDel="00000000" w:rsidR="00000000" w:rsidRPr="00000000">
        <w:commentReference w:id="736"/>
      </w:r>
      <w:commentRangeEnd w:id="737"/>
      <w:r w:rsidDel="00000000" w:rsidR="00000000" w:rsidRPr="00000000">
        <w:commentReference w:id="737"/>
      </w:r>
      <w:r w:rsidDel="00000000" w:rsidR="00000000" w:rsidRPr="00000000">
        <w:rPr>
          <w:b w:val="1"/>
          <w:i w:val="1"/>
          <w:rtl w:val="0"/>
        </w:rPr>
        <w:t xml:space="preserve"> </w:t>
      </w:r>
    </w:p>
    <w:p w:rsidR="00000000" w:rsidDel="00000000" w:rsidP="00000000" w:rsidRDefault="00000000" w:rsidRPr="00000000" w14:paraId="000006B3">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38"/>
      <w:commentRangeStart w:id="739"/>
      <w:r w:rsidDel="00000000" w:rsidR="00000000" w:rsidRPr="00000000">
        <w:rPr>
          <w:highlight w:val="yellow"/>
          <w:rtl w:val="0"/>
        </w:rPr>
        <w:t xml:space="preserve">SMEs</w:t>
      </w:r>
      <w:commentRangeEnd w:id="738"/>
      <w:r w:rsidDel="00000000" w:rsidR="00000000" w:rsidRPr="00000000">
        <w:commentReference w:id="738"/>
      </w:r>
      <w:commentRangeEnd w:id="739"/>
      <w:r w:rsidDel="00000000" w:rsidR="00000000" w:rsidRPr="00000000">
        <w:commentReference w:id="739"/>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6B4">
      <w:pPr>
        <w:spacing w:after="240" w:before="240" w:line="276" w:lineRule="auto"/>
        <w:rPr/>
      </w:pPr>
      <w:commentRangeStart w:id="740"/>
      <w:commentRangeStart w:id="741"/>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B5">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B6">
      <w:pPr>
        <w:numPr>
          <w:ilvl w:val="0"/>
          <w:numId w:val="24"/>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42"/>
      <w:r w:rsidDel="00000000" w:rsidR="00000000" w:rsidRPr="00000000">
        <w:rPr>
          <w:rtl w:val="0"/>
        </w:rPr>
        <w:t xml:space="preserve">efforts</w:t>
      </w:r>
      <w:commentRangeEnd w:id="742"/>
      <w:r w:rsidDel="00000000" w:rsidR="00000000" w:rsidRPr="00000000">
        <w:commentReference w:id="742"/>
      </w:r>
      <w:r w:rsidDel="00000000" w:rsidR="00000000" w:rsidRPr="00000000">
        <w:rPr>
          <w:rtl w:val="0"/>
        </w:rPr>
      </w:r>
    </w:p>
    <w:p w:rsidR="00000000" w:rsidDel="00000000" w:rsidP="00000000" w:rsidRDefault="00000000" w:rsidRPr="00000000" w14:paraId="000006B7">
      <w:pPr>
        <w:numPr>
          <w:ilvl w:val="0"/>
          <w:numId w:val="24"/>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B8">
      <w:pPr>
        <w:numPr>
          <w:ilvl w:val="0"/>
          <w:numId w:val="24"/>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B9">
      <w:pPr>
        <w:numPr>
          <w:ilvl w:val="0"/>
          <w:numId w:val="24"/>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BA">
      <w:pPr>
        <w:numPr>
          <w:ilvl w:val="0"/>
          <w:numId w:val="24"/>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43"/>
      <w:r w:rsidDel="00000000" w:rsidR="00000000" w:rsidRPr="00000000">
        <w:rPr>
          <w:rtl w:val="0"/>
        </w:rPr>
        <w:t xml:space="preserve">briefs…</w:t>
      </w:r>
      <w:commentRangeEnd w:id="743"/>
      <w:r w:rsidDel="00000000" w:rsidR="00000000" w:rsidRPr="00000000">
        <w:commentReference w:id="743"/>
      </w:r>
      <w:r w:rsidDel="00000000" w:rsidR="00000000" w:rsidRPr="00000000">
        <w:rPr>
          <w:rtl w:val="0"/>
        </w:rPr>
      </w:r>
    </w:p>
    <w:p w:rsidR="00000000" w:rsidDel="00000000" w:rsidP="00000000" w:rsidRDefault="00000000" w:rsidRPr="00000000" w14:paraId="000006BB">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40"/>
      <w:r w:rsidDel="00000000" w:rsidR="00000000" w:rsidRPr="00000000">
        <w:commentReference w:id="740"/>
      </w:r>
      <w:commentRangeEnd w:id="741"/>
      <w:r w:rsidDel="00000000" w:rsidR="00000000" w:rsidRPr="00000000">
        <w:commentReference w:id="741"/>
      </w:r>
      <w:r w:rsidDel="00000000" w:rsidR="00000000" w:rsidRPr="00000000">
        <w:rPr>
          <w:rtl w:val="0"/>
        </w:rPr>
      </w:r>
    </w:p>
    <w:p w:rsidR="00000000" w:rsidDel="00000000" w:rsidP="00000000" w:rsidRDefault="00000000" w:rsidRPr="00000000" w14:paraId="000006BC">
      <w:pPr>
        <w:spacing w:line="276" w:lineRule="auto"/>
        <w:rPr>
          <w:b w:val="1"/>
          <w:i w:val="1"/>
        </w:rPr>
      </w:pPr>
      <w:r w:rsidDel="00000000" w:rsidR="00000000" w:rsidRPr="00000000">
        <w:rPr>
          <w:b w:val="1"/>
          <w:i w:val="1"/>
          <w:rtl w:val="0"/>
        </w:rPr>
        <w:t xml:space="preserve">Foundations &amp; </w:t>
      </w:r>
      <w:commentRangeStart w:id="744"/>
      <w:commentRangeStart w:id="745"/>
      <w:r w:rsidDel="00000000" w:rsidR="00000000" w:rsidRPr="00000000">
        <w:rPr>
          <w:b w:val="1"/>
          <w:i w:val="1"/>
          <w:rtl w:val="0"/>
        </w:rPr>
        <w:t xml:space="preserve">Donors </w:t>
      </w:r>
    </w:p>
    <w:p w:rsidR="00000000" w:rsidDel="00000000" w:rsidP="00000000" w:rsidRDefault="00000000" w:rsidRPr="00000000" w14:paraId="000006BD">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6BE">
      <w:pPr>
        <w:numPr>
          <w:ilvl w:val="0"/>
          <w:numId w:val="40"/>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6BF">
      <w:pPr>
        <w:numPr>
          <w:ilvl w:val="0"/>
          <w:numId w:val="40"/>
        </w:numPr>
        <w:spacing w:line="276" w:lineRule="auto"/>
        <w:ind w:left="720" w:hanging="360"/>
        <w:rPr/>
      </w:pPr>
      <w:r w:rsidDel="00000000" w:rsidR="00000000" w:rsidRPr="00000000">
        <w:rPr>
          <w:rtl w:val="0"/>
        </w:rPr>
        <w:t xml:space="preserve">Private (e.g. Bezos)</w:t>
      </w:r>
      <w:commentRangeEnd w:id="744"/>
      <w:r w:rsidDel="00000000" w:rsidR="00000000" w:rsidRPr="00000000">
        <w:commentReference w:id="744"/>
      </w:r>
      <w:commentRangeEnd w:id="745"/>
      <w:r w:rsidDel="00000000" w:rsidR="00000000" w:rsidRPr="00000000">
        <w:commentReference w:id="745"/>
      </w:r>
      <w:r w:rsidDel="00000000" w:rsidR="00000000" w:rsidRPr="00000000">
        <w:rPr>
          <w:rtl w:val="0"/>
        </w:rPr>
      </w:r>
    </w:p>
    <w:p w:rsidR="00000000" w:rsidDel="00000000" w:rsidP="00000000" w:rsidRDefault="00000000" w:rsidRPr="00000000" w14:paraId="000006C0">
      <w:pPr>
        <w:pStyle w:val="Heading3"/>
        <w:rPr/>
      </w:pPr>
      <w:bookmarkStart w:colFirst="0" w:colLast="0" w:name="_v6vwvy87f239" w:id="54"/>
      <w:bookmarkEnd w:id="54"/>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6C1">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6C2">
      <w:pPr>
        <w:ind w:left="0" w:firstLine="0"/>
        <w:rPr>
          <w:color w:val="ff0000"/>
        </w:rPr>
      </w:pPr>
      <w:r w:rsidDel="00000000" w:rsidR="00000000" w:rsidRPr="00000000">
        <w:rPr>
          <w:rtl w:val="0"/>
        </w:rPr>
      </w:r>
    </w:p>
    <w:p w:rsidR="00000000" w:rsidDel="00000000" w:rsidP="00000000" w:rsidRDefault="00000000" w:rsidRPr="00000000" w14:paraId="000006C3">
      <w:pPr>
        <w:numPr>
          <w:ilvl w:val="0"/>
          <w:numId w:val="46"/>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6C4">
      <w:pPr>
        <w:numPr>
          <w:ilvl w:val="0"/>
          <w:numId w:val="6"/>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6C5">
      <w:pPr>
        <w:numPr>
          <w:ilvl w:val="0"/>
          <w:numId w:val="6"/>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6C6">
      <w:pPr>
        <w:numPr>
          <w:ilvl w:val="0"/>
          <w:numId w:val="6"/>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6C7">
      <w:pPr>
        <w:numPr>
          <w:ilvl w:val="0"/>
          <w:numId w:val="6"/>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C8">
      <w:pPr>
        <w:numPr>
          <w:ilvl w:val="1"/>
          <w:numId w:val="6"/>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C9">
      <w:pPr>
        <w:numPr>
          <w:ilvl w:val="2"/>
          <w:numId w:val="6"/>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CA">
      <w:pPr>
        <w:numPr>
          <w:ilvl w:val="2"/>
          <w:numId w:val="6"/>
        </w:numPr>
        <w:ind w:left="2160" w:hanging="360"/>
        <w:rPr>
          <w:color w:val="000000"/>
          <w:sz w:val="22"/>
          <w:szCs w:val="22"/>
        </w:rPr>
      </w:pPr>
      <w:r w:rsidDel="00000000" w:rsidR="00000000" w:rsidRPr="00000000">
        <w:rPr>
          <w:rtl w:val="0"/>
        </w:rPr>
        <w:t xml:space="preserve">ARSET, ….</w:t>
      </w:r>
      <w:r w:rsidDel="00000000" w:rsidR="00000000" w:rsidRPr="00000000">
        <w:rPr>
          <w:rtl w:val="0"/>
        </w:rPr>
      </w:r>
    </w:p>
    <w:p w:rsidR="00000000" w:rsidDel="00000000" w:rsidP="00000000" w:rsidRDefault="00000000" w:rsidRPr="00000000" w14:paraId="000006CB">
      <w:pPr>
        <w:rPr>
          <w:highlight w:val="yellow"/>
        </w:rPr>
      </w:pPr>
      <w:r w:rsidDel="00000000" w:rsidR="00000000" w:rsidRPr="00000000">
        <w:rPr>
          <w:rtl w:val="0"/>
        </w:rPr>
      </w:r>
    </w:p>
    <w:p w:rsidR="00000000" w:rsidDel="00000000" w:rsidP="00000000" w:rsidRDefault="00000000" w:rsidRPr="00000000" w14:paraId="000006CC">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CD">
      <w:pPr>
        <w:pStyle w:val="Heading3"/>
        <w:rPr/>
      </w:pPr>
      <w:bookmarkStart w:colFirst="0" w:colLast="0" w:name="_4bmujjquo8mq" w:id="55"/>
      <w:bookmarkEnd w:id="55"/>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6CE">
      <w:pPr>
        <w:rPr/>
      </w:pPr>
      <w:r w:rsidDel="00000000" w:rsidR="00000000" w:rsidRPr="00000000">
        <w:rPr>
          <w:rtl w:val="0"/>
        </w:rPr>
        <w:t xml:space="preserve">PANGEA leverages Terrestrial Ecology investment for its core resources.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augment or even exceed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investment, to the benefit of the US taxpayer.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outside of NASA’s scope, including direct support for international </w:t>
      </w:r>
      <w:r w:rsidDel="00000000" w:rsidR="00000000" w:rsidRPr="00000000">
        <w:rPr>
          <w:rtl w:val="0"/>
        </w:rPr>
        <w:t xml:space="preserve">partners</w:t>
      </w:r>
      <w:r w:rsidDel="00000000" w:rsidR="00000000" w:rsidRPr="00000000">
        <w:rPr>
          <w:rtl w:val="0"/>
        </w:rPr>
        <w:t xml:space="preserve"> and taking NASA Earth Science to Action efforts to implementation.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r w:rsidDel="00000000" w:rsidR="00000000" w:rsidRPr="00000000">
        <w:rPr>
          <w:b w:val="1"/>
          <w:rtl w:val="0"/>
        </w:rPr>
        <w:t xml:space="preserve">Note:</w:t>
      </w:r>
      <w:r w:rsidDel="00000000" w:rsidR="00000000" w:rsidRPr="00000000">
        <w:rPr>
          <w:rtl w:val="0"/>
        </w:rPr>
        <w:t xml:space="preserve"> Letters of support will be included in the final white paper). </w:t>
      </w:r>
      <w:r w:rsidDel="00000000" w:rsidR="00000000" w:rsidRPr="00000000">
        <w:rPr>
          <w:rtl w:val="0"/>
        </w:rPr>
      </w:r>
    </w:p>
    <w:p w:rsidR="00000000" w:rsidDel="00000000" w:rsidP="00000000" w:rsidRDefault="00000000" w:rsidRPr="00000000" w14:paraId="000006CF">
      <w:pPr>
        <w:rPr>
          <w:color w:val="ff0000"/>
        </w:rPr>
      </w:pPr>
      <w:r w:rsidDel="00000000" w:rsidR="00000000" w:rsidRPr="00000000">
        <w:rPr>
          <w:rtl w:val="0"/>
        </w:rPr>
      </w:r>
    </w:p>
    <w:p w:rsidR="00000000" w:rsidDel="00000000" w:rsidP="00000000" w:rsidRDefault="00000000" w:rsidRPr="00000000" w14:paraId="000006D0">
      <w:pPr>
        <w:rPr>
          <w:color w:val="ff0000"/>
        </w:rPr>
      </w:pPr>
      <w:r w:rsidDel="00000000" w:rsidR="00000000" w:rsidRPr="00000000">
        <w:rPr>
          <w:rtl w:val="0"/>
        </w:rPr>
        <w:t xml:space="preserve">The PANGEA team will work with non-NASA sponsors to detail their contributions while developing the PANGEA Concise Experimental Plan. This process will include 1) defining activities and funders to ensure support is complementary and not duplicative; 2) streamlining management, communication, and oversight between donors; and 3) addressing any data security concerns. PANGEA will </w:t>
      </w:r>
      <w:r w:rsidDel="00000000" w:rsidR="00000000" w:rsidRPr="00000000">
        <w:rPr>
          <w:rtl w:val="0"/>
        </w:rPr>
        <w:t xml:space="preserve">demonstrate</w:t>
      </w:r>
      <w:r w:rsidDel="00000000" w:rsidR="00000000" w:rsidRPr="00000000">
        <w:rPr>
          <w:rtl w:val="0"/>
        </w:rPr>
        <w:t xml:space="preserve"> how to successfully blend NASA and non-NASA resources to address critical Earth science knowledge gaps, and serve as a prototype for NASA to advance such partnerships in the future. To accomplish this, PANGEA will answer the following questions:</w:t>
      </w:r>
      <w:r w:rsidDel="00000000" w:rsidR="00000000" w:rsidRPr="00000000">
        <w:rPr>
          <w:rtl w:val="0"/>
        </w:rPr>
      </w:r>
    </w:p>
    <w:p w:rsidR="00000000" w:rsidDel="00000000" w:rsidP="00000000" w:rsidRDefault="00000000" w:rsidRPr="00000000" w14:paraId="000006D1">
      <w:pPr>
        <w:numPr>
          <w:ilvl w:val="0"/>
          <w:numId w:val="35"/>
        </w:numPr>
        <w:spacing w:after="120" w:before="120" w:lineRule="auto"/>
        <w:ind w:left="720" w:hanging="360"/>
        <w:rPr>
          <w:i w:val="1"/>
        </w:rPr>
      </w:pPr>
      <w:r w:rsidDel="00000000" w:rsidR="00000000" w:rsidRPr="00000000">
        <w:rPr>
          <w:i w:val="1"/>
          <w:rtl w:val="0"/>
        </w:rPr>
        <w:t xml:space="preserve">How can diverse sponsors work synergistically to advance remote sensing and terrestrial ecological research?</w:t>
      </w:r>
    </w:p>
    <w:p w:rsidR="00000000" w:rsidDel="00000000" w:rsidP="00000000" w:rsidRDefault="00000000" w:rsidRPr="00000000" w14:paraId="000006D2">
      <w:pPr>
        <w:numPr>
          <w:ilvl w:val="0"/>
          <w:numId w:val="35"/>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6D3">
      <w:pPr>
        <w:numPr>
          <w:ilvl w:val="0"/>
          <w:numId w:val="35"/>
        </w:numPr>
        <w:spacing w:after="120" w:before="120" w:lineRule="auto"/>
        <w:ind w:left="720" w:hanging="360"/>
        <w:rPr>
          <w:i w:val="1"/>
        </w:rPr>
      </w:pPr>
      <w:r w:rsidDel="00000000" w:rsidR="00000000" w:rsidRPr="00000000">
        <w:rPr>
          <w:i w:val="1"/>
          <w:rtl w:val="0"/>
        </w:rPr>
        <w:t xml:space="preserve">What data sharing and security approaches work when there are multiple sponsors?</w:t>
      </w:r>
    </w:p>
    <w:p w:rsidR="00000000" w:rsidDel="00000000" w:rsidP="00000000" w:rsidRDefault="00000000" w:rsidRPr="00000000" w14:paraId="000006D4">
      <w:pPr>
        <w:numPr>
          <w:ilvl w:val="0"/>
          <w:numId w:val="35"/>
        </w:numPr>
        <w:spacing w:after="120" w:before="120" w:lineRule="auto"/>
        <w:ind w:left="720" w:hanging="360"/>
        <w:rPr>
          <w:i w:val="1"/>
        </w:rPr>
      </w:pPr>
      <w:r w:rsidDel="00000000" w:rsidR="00000000" w:rsidRPr="00000000">
        <w:rPr>
          <w:i w:val="1"/>
          <w:rtl w:val="0"/>
        </w:rPr>
        <w:t xml:space="preserve">How can reporting and communications to diverse sponsors be streamlined?</w:t>
      </w: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tbl>
      <w:tblPr>
        <w:tblStyle w:val="Table1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6">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DB">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DC">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DD">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DE">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DF">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E0">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1">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2">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4">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E5">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E6">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E7">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E8">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E9">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EA">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B">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C">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widowControl w:val="0"/>
              <w:jc w:val="center"/>
              <w:rPr>
                <w:sz w:val="20"/>
                <w:szCs w:val="20"/>
              </w:rPr>
            </w:pPr>
            <w:r w:rsidDel="00000000" w:rsidR="00000000" w:rsidRPr="00000000">
              <w:rPr>
                <w:rFonts w:ascii="Avenir" w:cs="Avenir" w:eastAsia="Avenir" w:hAnsi="Avenir"/>
                <w:sz w:val="20"/>
                <w:szCs w:val="20"/>
                <w:rtl w:val="0"/>
              </w:rPr>
              <w:t xml:space="preserve">UK NERC, EU, FAPESP,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E">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EF">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F0">
            <w:pPr>
              <w:widowControl w:val="0"/>
              <w:jc w:val="center"/>
              <w:rPr>
                <w:sz w:val="20"/>
                <w:szCs w:val="20"/>
              </w:rPr>
            </w:pPr>
            <w:r w:rsidDel="00000000" w:rsidR="00000000" w:rsidRPr="00000000">
              <w:rPr>
                <w:rFonts w:ascii="Avenir" w:cs="Avenir" w:eastAsia="Avenir" w:hAnsi="Avenir"/>
                <w:sz w:val="20"/>
                <w:szCs w:val="20"/>
                <w:rtl w:val="0"/>
              </w:rPr>
              <w:t xml:space="preserve">ARSET, DEVELOP,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F1">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F2">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F3">
            <w:pPr>
              <w:widowControl w:val="0"/>
              <w:jc w:val="center"/>
              <w:rPr>
                <w:sz w:val="20"/>
                <w:szCs w:val="20"/>
              </w:rPr>
            </w:pPr>
            <w:r w:rsidDel="00000000" w:rsidR="00000000" w:rsidRPr="00000000">
              <w:rPr>
                <w:rFonts w:ascii="Avenir" w:cs="Avenir" w:eastAsia="Avenir" w:hAnsi="Avenir"/>
                <w:sz w:val="20"/>
                <w:szCs w:val="20"/>
                <w:rtl w:val="0"/>
              </w:rPr>
              <w:t xml:space="preserve">Philanthropies, Donors, CBSI, R2FAC</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F4">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F5">
            <w:pPr>
              <w:widowControl w:val="0"/>
              <w:jc w:val="center"/>
              <w:rPr>
                <w:sz w:val="20"/>
                <w:szCs w:val="20"/>
              </w:rPr>
            </w:pPr>
            <w:r w:rsidDel="00000000" w:rsidR="00000000" w:rsidRPr="00000000">
              <w:rPr>
                <w:rFonts w:ascii="Avenir" w:cs="Avenir" w:eastAsia="Avenir" w:hAnsi="Avenir"/>
                <w:sz w:val="20"/>
                <w:szCs w:val="20"/>
                <w:rtl w:val="0"/>
              </w:rPr>
              <w:t xml:space="preserve">SERVIR, Earth Action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F6">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F7">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F8">
            <w:pPr>
              <w:widowControl w:val="0"/>
              <w:jc w:val="center"/>
              <w:rPr>
                <w:sz w:val="20"/>
                <w:szCs w:val="20"/>
              </w:rPr>
            </w:pPr>
            <w:r w:rsidDel="00000000" w:rsidR="00000000" w:rsidRPr="00000000">
              <w:rPr>
                <w:rFonts w:ascii="Avenir" w:cs="Avenir" w:eastAsia="Avenir" w:hAnsi="Avenir"/>
                <w:sz w:val="20"/>
                <w:szCs w:val="20"/>
                <w:rtl w:val="0"/>
              </w:rPr>
              <w:t xml:space="preserve">Bezos Earth Fund, NICFI, WRI, Moore Foundation</w:t>
            </w:r>
            <w:r w:rsidDel="00000000" w:rsidR="00000000" w:rsidRPr="00000000">
              <w:rPr>
                <w:rtl w:val="0"/>
              </w:rPr>
            </w:r>
          </w:p>
        </w:tc>
      </w:tr>
    </w:tbl>
    <w:p w:rsidR="00000000" w:rsidDel="00000000" w:rsidP="00000000" w:rsidRDefault="00000000" w:rsidRPr="00000000" w14:paraId="000006F9">
      <w:pPr>
        <w:pStyle w:val="Heading3"/>
        <w:rPr/>
      </w:pPr>
      <w:bookmarkStart w:colFirst="0" w:colLast="0" w:name="_igdor1b4j3oc" w:id="56"/>
      <w:bookmarkEnd w:id="56"/>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6FA">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FB">
      <w:pPr>
        <w:ind w:left="0" w:firstLine="0"/>
        <w:rPr/>
      </w:pPr>
      <w:r w:rsidDel="00000000" w:rsidR="00000000" w:rsidRPr="00000000">
        <w:rPr>
          <w:rtl w:val="0"/>
        </w:rPr>
      </w:r>
    </w:p>
    <w:p w:rsidR="00000000" w:rsidDel="00000000" w:rsidP="00000000" w:rsidRDefault="00000000" w:rsidRPr="00000000" w14:paraId="000006FC">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FD">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46"/>
      <w:commentRangeStart w:id="747"/>
      <w:r w:rsidDel="00000000" w:rsidR="00000000" w:rsidRPr="00000000">
        <w:rPr>
          <w:rtl w:val="0"/>
        </w:rPr>
        <w:t xml:space="preserve">FAIR</w:t>
      </w:r>
      <w:commentRangeEnd w:id="746"/>
      <w:r w:rsidDel="00000000" w:rsidR="00000000" w:rsidRPr="00000000">
        <w:commentReference w:id="746"/>
      </w:r>
      <w:commentRangeEnd w:id="747"/>
      <w:r w:rsidDel="00000000" w:rsidR="00000000" w:rsidRPr="00000000">
        <w:commentReference w:id="747"/>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48"/>
      <w:r w:rsidDel="00000000" w:rsidR="00000000" w:rsidRPr="00000000">
        <w:rPr>
          <w:rtl w:val="0"/>
        </w:rPr>
        <w:t xml:space="preserve">CARE</w:t>
      </w:r>
      <w:commentRangeEnd w:id="748"/>
      <w:r w:rsidDel="00000000" w:rsidR="00000000" w:rsidRPr="00000000">
        <w:commentReference w:id="748"/>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49"/>
      <w:r w:rsidDel="00000000" w:rsidR="00000000" w:rsidRPr="00000000">
        <w:rPr>
          <w:rtl w:val="0"/>
        </w:rPr>
        <w:t xml:space="preserve">Caroll et al., 2020</w:t>
      </w:r>
      <w:commentRangeEnd w:id="749"/>
      <w:r w:rsidDel="00000000" w:rsidR="00000000" w:rsidRPr="00000000">
        <w:commentReference w:id="749"/>
      </w:r>
      <w:r w:rsidDel="00000000" w:rsidR="00000000" w:rsidRPr="00000000">
        <w:rPr>
          <w:rtl w:val="0"/>
        </w:rPr>
        <w:t xml:space="preserve">). </w:t>
      </w:r>
    </w:p>
    <w:p w:rsidR="00000000" w:rsidDel="00000000" w:rsidP="00000000" w:rsidRDefault="00000000" w:rsidRPr="00000000" w14:paraId="000006FE">
      <w:pPr>
        <w:ind w:left="0" w:firstLine="0"/>
        <w:rPr/>
      </w:pPr>
      <w:r w:rsidDel="00000000" w:rsidR="00000000" w:rsidRPr="00000000">
        <w:rPr>
          <w:rtl w:val="0"/>
        </w:rPr>
      </w:r>
    </w:p>
    <w:p w:rsidR="00000000" w:rsidDel="00000000" w:rsidP="00000000" w:rsidRDefault="00000000" w:rsidRPr="00000000" w14:paraId="000006FF">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50"/>
      <w:commentRangeStart w:id="751"/>
      <w:r w:rsidDel="00000000" w:rsidR="00000000" w:rsidRPr="00000000">
        <w:rPr>
          <w:highlight w:val="white"/>
          <w:rtl w:val="0"/>
        </w:rPr>
        <w:t xml:space="preserve">Cannon et al., 2024</w:t>
      </w:r>
      <w:commentRangeEnd w:id="750"/>
      <w:r w:rsidDel="00000000" w:rsidR="00000000" w:rsidRPr="00000000">
        <w:commentReference w:id="750"/>
      </w:r>
      <w:commentRangeEnd w:id="751"/>
      <w:r w:rsidDel="00000000" w:rsidR="00000000" w:rsidRPr="00000000">
        <w:commentReference w:id="751"/>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700">
      <w:pPr>
        <w:numPr>
          <w:ilvl w:val="0"/>
          <w:numId w:val="7"/>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701">
      <w:pPr>
        <w:numPr>
          <w:ilvl w:val="0"/>
          <w:numId w:val="7"/>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702">
      <w:pPr>
        <w:numPr>
          <w:ilvl w:val="0"/>
          <w:numId w:val="7"/>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703">
      <w:pPr>
        <w:numPr>
          <w:ilvl w:val="0"/>
          <w:numId w:val="7"/>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704">
      <w:pPr>
        <w:numPr>
          <w:ilvl w:val="0"/>
          <w:numId w:val="7"/>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705">
      <w:pPr>
        <w:numPr>
          <w:ilvl w:val="0"/>
          <w:numId w:val="7"/>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706">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PANGEA will follow guidelines from the NASA Earth Science Data Preservation Content Specification ( </w:t>
      </w:r>
      <w:hyperlink r:id="rId155">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56">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709">
      <w:pPr>
        <w:ind w:left="0" w:firstLine="0"/>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w:t>
      </w:r>
      <w:r w:rsidDel="00000000" w:rsidR="00000000" w:rsidRPr="00000000">
        <w:rPr>
          <w:rtl w:val="0"/>
        </w:rPr>
        <w:t xml:space="preserve"> and Project Office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70D">
      <w:pPr>
        <w:ind w:left="0" w:firstLine="0"/>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57">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70F">
      <w:pPr>
        <w:rPr>
          <w:color w:val="ff0000"/>
        </w:rPr>
      </w:pPr>
      <w:r w:rsidDel="00000000" w:rsidR="00000000" w:rsidRPr="00000000">
        <w:rPr>
          <w:rtl w:val="0"/>
        </w:rPr>
      </w:r>
    </w:p>
    <w:p w:rsidR="00000000" w:rsidDel="00000000" w:rsidP="00000000" w:rsidRDefault="00000000" w:rsidRPr="00000000" w14:paraId="00000710">
      <w:pPr>
        <w:rPr>
          <w:color w:val="ff0000"/>
        </w:rPr>
      </w:pPr>
      <w:r w:rsidDel="00000000" w:rsidR="00000000" w:rsidRPr="00000000">
        <w:rPr>
          <w:color w:val="ff0000"/>
          <w:rtl w:val="0"/>
        </w:rPr>
        <w:t xml:space="preserve">In addition, the </w:t>
      </w:r>
      <w:commentRangeStart w:id="752"/>
      <w:r w:rsidDel="00000000" w:rsidR="00000000" w:rsidRPr="00000000">
        <w:rPr>
          <w:color w:val="ff0000"/>
          <w:rtl w:val="0"/>
        </w:rPr>
        <w:t xml:space="preserve">drone XYZ</w:t>
      </w:r>
      <w:commentRangeEnd w:id="752"/>
      <w:r w:rsidDel="00000000" w:rsidR="00000000" w:rsidRPr="00000000">
        <w:commentReference w:id="752"/>
      </w:r>
      <w:r w:rsidDel="00000000" w:rsidR="00000000" w:rsidRPr="00000000">
        <w:rPr>
          <w:color w:val="ff0000"/>
          <w:rtl w:val="0"/>
        </w:rPr>
        <w:t xml:space="preserve">. </w:t>
      </w:r>
    </w:p>
    <w:p w:rsidR="00000000" w:rsidDel="00000000" w:rsidP="00000000" w:rsidRDefault="00000000" w:rsidRPr="00000000" w14:paraId="00000711">
      <w:pPr>
        <w:rPr>
          <w:color w:val="ff0000"/>
        </w:rPr>
      </w:pPr>
      <w:r w:rsidDel="00000000" w:rsidR="00000000" w:rsidRPr="00000000">
        <w:rPr>
          <w:rtl w:val="0"/>
        </w:rPr>
      </w:r>
    </w:p>
    <w:p w:rsidR="00000000" w:rsidDel="00000000" w:rsidP="00000000" w:rsidRDefault="00000000" w:rsidRPr="00000000" w14:paraId="00000712">
      <w:pPr>
        <w:rPr>
          <w:color w:val="ff0000"/>
        </w:rPr>
      </w:pPr>
      <w:r w:rsidDel="00000000" w:rsidR="00000000" w:rsidRPr="00000000">
        <w:rPr>
          <w:color w:val="ff0000"/>
          <w:rtl w:val="0"/>
        </w:rPr>
        <w:t xml:space="preserve">For example, LBA</w:t>
      </w:r>
    </w:p>
    <w:p w:rsidR="00000000" w:rsidDel="00000000" w:rsidP="00000000" w:rsidRDefault="00000000" w:rsidRPr="00000000" w14:paraId="00000713">
      <w:pPr>
        <w:rPr/>
      </w:pPr>
      <w:commentRangeStart w:id="753"/>
      <w:r w:rsidDel="00000000" w:rsidR="00000000" w:rsidRPr="00000000">
        <w:rPr>
          <w:color w:val="ff0000"/>
          <w:rtl w:val="0"/>
        </w:rPr>
        <w:t xml:space="preserve">For example, ATFS </w:t>
      </w:r>
      <w:commentRangeEnd w:id="753"/>
      <w:r w:rsidDel="00000000" w:rsidR="00000000" w:rsidRPr="00000000">
        <w:commentReference w:id="753"/>
      </w: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716">
      <w:pPr>
        <w:rPr>
          <w:color w:val="ff0000"/>
        </w:rPr>
      </w:pPr>
      <w:r w:rsidDel="00000000" w:rsidR="00000000" w:rsidRPr="00000000">
        <w:rPr>
          <w:rtl w:val="0"/>
        </w:rPr>
      </w:r>
    </w:p>
    <w:p w:rsidR="00000000" w:rsidDel="00000000" w:rsidP="00000000" w:rsidRDefault="00000000" w:rsidRPr="00000000" w14:paraId="00000717">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58">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754"/>
      <w:r w:rsidDel="00000000" w:rsidR="00000000" w:rsidRPr="00000000">
        <w:rPr>
          <w:rtl w:val="0"/>
        </w:rPr>
        <w:t xml:space="preserve">Another example is contributing collected LiDAR data to the NISAR cal/val network. </w:t>
      </w:r>
      <w:commentRangeEnd w:id="754"/>
      <w:r w:rsidDel="00000000" w:rsidR="00000000" w:rsidRPr="00000000">
        <w:commentReference w:id="754"/>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commentRangeStart w:id="755"/>
      <w:r w:rsidDel="00000000" w:rsidR="00000000" w:rsidRPr="00000000">
        <w:rPr>
          <w:color w:val="cc0000"/>
          <w:rtl w:val="0"/>
        </w:rPr>
        <w:t xml:space="preserve">[ Include text regarding models ]</w:t>
      </w:r>
      <w:commentRangeEnd w:id="755"/>
      <w:r w:rsidDel="00000000" w:rsidR="00000000" w:rsidRPr="00000000">
        <w:commentReference w:id="755"/>
      </w:r>
      <w:r w:rsidDel="00000000" w:rsidR="00000000" w:rsidRPr="00000000">
        <w:rPr>
          <w:rtl w:val="0"/>
        </w:rPr>
      </w:r>
    </w:p>
    <w:p w:rsidR="00000000" w:rsidDel="00000000" w:rsidP="00000000" w:rsidRDefault="00000000" w:rsidRPr="00000000" w14:paraId="0000071A">
      <w:pPr>
        <w:ind w:left="0" w:firstLine="0"/>
        <w:rPr>
          <w:color w:val="444746"/>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59">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71C">
      <w:pPr>
        <w:ind w:left="0" w:firstLine="0"/>
        <w:rPr>
          <w:color w:val="444746"/>
        </w:rPr>
      </w:pPr>
      <w:r w:rsidDel="00000000" w:rsidR="00000000" w:rsidRPr="00000000">
        <w:rPr>
          <w:rtl w:val="0"/>
        </w:rPr>
      </w:r>
    </w:p>
    <w:p w:rsidR="00000000" w:rsidDel="00000000" w:rsidP="00000000" w:rsidRDefault="00000000" w:rsidRPr="00000000" w14:paraId="0000071D">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60">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71E">
      <w:pPr>
        <w:pStyle w:val="Heading3"/>
        <w:rPr/>
        <w:sectPr>
          <w:type w:val="nextPage"/>
          <w:pgSz w:h="15840" w:w="12240" w:orient="portrait"/>
          <w:pgMar w:bottom="1440" w:top="1440" w:left="1530" w:right="1440" w:header="720" w:footer="720"/>
        </w:sectPr>
      </w:pPr>
      <w:bookmarkStart w:colFirst="0" w:colLast="0" w:name="_dwp8auc6dmqs" w:id="57"/>
      <w:bookmarkEnd w:id="57"/>
      <w:r w:rsidDel="00000000" w:rsidR="00000000" w:rsidRPr="00000000">
        <w:rPr>
          <w:rtl w:val="0"/>
        </w:rPr>
      </w:r>
    </w:p>
    <w:p w:rsidR="00000000" w:rsidDel="00000000" w:rsidP="00000000" w:rsidRDefault="00000000" w:rsidRPr="00000000" w14:paraId="0000071F">
      <w:pPr>
        <w:pStyle w:val="Heading3"/>
        <w:rPr/>
      </w:pPr>
      <w:bookmarkStart w:colFirst="0" w:colLast="0" w:name="_f0glc3cmn1d" w:id="58"/>
      <w:bookmarkEnd w:id="58"/>
      <w:commentRangeStart w:id="756"/>
      <w:r w:rsidDel="00000000" w:rsidR="00000000" w:rsidRPr="00000000">
        <w:rPr>
          <w:rtl w:val="0"/>
        </w:rPr>
        <w:t xml:space="preserve">7.8</w:t>
      </w:r>
      <w:r w:rsidDel="00000000" w:rsidR="00000000" w:rsidRPr="00000000">
        <w:rPr>
          <w:rtl w:val="0"/>
        </w:rPr>
        <w:t xml:space="preserve"> Timetable  </w:t>
      </w:r>
      <w:commentRangeEnd w:id="756"/>
      <w:r w:rsidDel="00000000" w:rsidR="00000000" w:rsidRPr="00000000">
        <w:commentReference w:id="756"/>
      </w:r>
      <w:r w:rsidDel="00000000" w:rsidR="00000000" w:rsidRPr="00000000">
        <w:rPr>
          <w:rtl w:val="0"/>
        </w:rPr>
      </w:r>
    </w:p>
    <w:p w:rsidR="00000000" w:rsidDel="00000000" w:rsidP="00000000" w:rsidRDefault="00000000" w:rsidRPr="00000000" w14:paraId="00000720">
      <w:pPr>
        <w:rPr>
          <w:color w:val="ff0000"/>
        </w:rPr>
      </w:pPr>
      <w:r w:rsidDel="00000000" w:rsidR="00000000" w:rsidRPr="00000000">
        <w:rPr>
          <w:rtl w:val="0"/>
        </w:rPr>
        <w:t xml:space="preserve">Based on the ABoVE implemented program, the PANGEA team has worked to utilize virtual and hybrid meetings for early engagement of a diverse science scoping team. We have come up with time savings approaches and believe we can greatly reduce the timeline needed to develop the full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2025.   </w:t>
      </w: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tbl>
      <w:tblPr>
        <w:tblStyle w:val="Table19"/>
        <w:tblW w:w="1286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23.301476976543"/>
        <w:gridCol w:w="413.7185056472633"/>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tblGridChange w:id="0">
          <w:tblGrid>
            <w:gridCol w:w="7223.301476976543"/>
            <w:gridCol w:w="413.7185056472633"/>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gridCol w:w="436.0816681146829"/>
          </w:tblGrid>
        </w:tblGridChange>
      </w:tblGrid>
      <w:tr>
        <w:trPr>
          <w:cantSplit w:val="0"/>
          <w:trHeight w:val="315" w:hRule="atLeast"/>
          <w:tblHeader w:val="0"/>
        </w:trPr>
        <w:tc>
          <w:tcPr>
            <w:gridSpan w:val="14"/>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b w:val="1"/>
                <w:sz w:val="20"/>
                <w:szCs w:val="20"/>
                <w:rtl w:val="0"/>
              </w:rPr>
              <w:t xml:space="preserve">Table X. </w:t>
            </w:r>
            <w:r w:rsidDel="00000000" w:rsidR="00000000" w:rsidRPr="00000000">
              <w:rPr>
                <w:sz w:val="20"/>
                <w:szCs w:val="20"/>
                <w:rtl w:val="0"/>
              </w:rPr>
              <w:t xml:space="preserve">Proposed PANGA timetable. SDT: Science Definition Team; TE: Terrestrial Ecology; PAC: PANGEA Airborne Campaign.</w:t>
            </w:r>
          </w:p>
        </w:tc>
      </w:tr>
      <w:tr>
        <w:trPr>
          <w:cantSplit w:val="0"/>
          <w:trHeight w:val="315" w:hRule="atLeast"/>
          <w:tblHeader w:val="0"/>
        </w:trPr>
        <w:tc>
          <w:tcPr>
            <w:gridSpan w:val="5"/>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0">
            <w:pPr>
              <w:widowControl w:val="0"/>
              <w:rPr>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735">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4"/>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738">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73C">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3E">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3">
            <w:pPr>
              <w:widowControl w:val="0"/>
              <w:jc w:val="center"/>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4">
            <w:pPr>
              <w:widowControl w:val="0"/>
              <w:jc w:val="center"/>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5">
            <w:pPr>
              <w:widowControl w:val="0"/>
              <w:jc w:val="center"/>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6">
            <w:pPr>
              <w:widowControl w:val="0"/>
              <w:jc w:val="center"/>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7">
            <w:pPr>
              <w:widowControl w:val="0"/>
              <w:jc w:val="center"/>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8">
            <w:pPr>
              <w:widowControl w:val="0"/>
              <w:jc w:val="center"/>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9">
            <w:pPr>
              <w:widowControl w:val="0"/>
              <w:jc w:val="center"/>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A">
            <w:pPr>
              <w:widowControl w:val="0"/>
              <w:jc w:val="center"/>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74B">
            <w:pPr>
              <w:widowControl w:val="0"/>
              <w:jc w:val="center"/>
              <w:rPr>
                <w:sz w:val="20"/>
                <w:szCs w:val="20"/>
              </w:rPr>
            </w:pPr>
            <w:r w:rsidDel="00000000" w:rsidR="00000000" w:rsidRPr="00000000">
              <w:rPr>
                <w:rFonts w:ascii="Avenir" w:cs="Avenir" w:eastAsia="Avenir" w:hAnsi="Avenir"/>
                <w:sz w:val="20"/>
                <w:szCs w:val="20"/>
                <w:rtl w:val="0"/>
              </w:rPr>
              <w:t xml:space="preserve">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4C">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4D">
            <w:pPr>
              <w:widowControl w:val="0"/>
              <w:rPr>
                <w:sz w:val="14"/>
                <w:szCs w:val="14"/>
              </w:rPr>
            </w:pPr>
            <w:r w:rsidDel="00000000" w:rsidR="00000000" w:rsidRPr="00000000">
              <w:rPr>
                <w:rFonts w:ascii="Avenir" w:cs="Avenir" w:eastAsia="Avenir" w:hAnsi="Avenir"/>
                <w:sz w:val="14"/>
                <w:szCs w:val="14"/>
                <w:rtl w:val="0"/>
              </w:rPr>
              <w:t xml:space="preserve">FY22</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4E">
            <w:pPr>
              <w:widowControl w:val="0"/>
              <w:rPr>
                <w:sz w:val="14"/>
                <w:szCs w:val="14"/>
              </w:rPr>
            </w:pPr>
            <w:r w:rsidDel="00000000" w:rsidR="00000000" w:rsidRPr="00000000">
              <w:rPr>
                <w:rFonts w:ascii="Avenir" w:cs="Avenir" w:eastAsia="Avenir" w:hAnsi="Avenir"/>
                <w:sz w:val="14"/>
                <w:szCs w:val="14"/>
                <w:rtl w:val="0"/>
              </w:rPr>
              <w:t xml:space="preserve">FY23</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4F">
            <w:pPr>
              <w:widowControl w:val="0"/>
              <w:rPr>
                <w:sz w:val="14"/>
                <w:szCs w:val="14"/>
              </w:rPr>
            </w:pPr>
            <w:r w:rsidDel="00000000" w:rsidR="00000000" w:rsidRPr="00000000">
              <w:rPr>
                <w:rFonts w:ascii="Avenir" w:cs="Avenir" w:eastAsia="Avenir" w:hAnsi="Avenir"/>
                <w:sz w:val="14"/>
                <w:szCs w:val="14"/>
                <w:rtl w:val="0"/>
              </w:rPr>
              <w:t xml:space="preserve">FY24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0">
            <w:pPr>
              <w:widowControl w:val="0"/>
              <w:rPr>
                <w:sz w:val="14"/>
                <w:szCs w:val="14"/>
              </w:rPr>
            </w:pPr>
            <w:r w:rsidDel="00000000" w:rsidR="00000000" w:rsidRPr="00000000">
              <w:rPr>
                <w:rFonts w:ascii="Avenir" w:cs="Avenir" w:eastAsia="Avenir" w:hAnsi="Avenir"/>
                <w:sz w:val="14"/>
                <w:szCs w:val="14"/>
                <w:rtl w:val="0"/>
              </w:rPr>
              <w:t xml:space="preserve">FY25</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1">
            <w:pPr>
              <w:widowControl w:val="0"/>
              <w:rPr>
                <w:sz w:val="14"/>
                <w:szCs w:val="14"/>
              </w:rPr>
            </w:pPr>
            <w:r w:rsidDel="00000000" w:rsidR="00000000" w:rsidRPr="00000000">
              <w:rPr>
                <w:rFonts w:ascii="Avenir" w:cs="Avenir" w:eastAsia="Avenir" w:hAnsi="Avenir"/>
                <w:sz w:val="14"/>
                <w:szCs w:val="14"/>
                <w:rtl w:val="0"/>
              </w:rPr>
              <w:t xml:space="preserve">FY26</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2">
            <w:pPr>
              <w:widowControl w:val="0"/>
              <w:rPr>
                <w:sz w:val="14"/>
                <w:szCs w:val="14"/>
              </w:rPr>
            </w:pPr>
            <w:r w:rsidDel="00000000" w:rsidR="00000000" w:rsidRPr="00000000">
              <w:rPr>
                <w:rFonts w:ascii="Avenir" w:cs="Avenir" w:eastAsia="Avenir" w:hAnsi="Avenir"/>
                <w:sz w:val="14"/>
                <w:szCs w:val="14"/>
                <w:rtl w:val="0"/>
              </w:rPr>
              <w:t xml:space="preserve">FY27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3">
            <w:pPr>
              <w:widowControl w:val="0"/>
              <w:rPr>
                <w:sz w:val="14"/>
                <w:szCs w:val="14"/>
              </w:rPr>
            </w:pPr>
            <w:r w:rsidDel="00000000" w:rsidR="00000000" w:rsidRPr="00000000">
              <w:rPr>
                <w:rFonts w:ascii="Avenir" w:cs="Avenir" w:eastAsia="Avenir" w:hAnsi="Avenir"/>
                <w:sz w:val="14"/>
                <w:szCs w:val="14"/>
                <w:rtl w:val="0"/>
              </w:rPr>
              <w:t xml:space="preserve">FY28</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4">
            <w:pPr>
              <w:widowControl w:val="0"/>
              <w:rPr>
                <w:sz w:val="14"/>
                <w:szCs w:val="14"/>
              </w:rPr>
            </w:pPr>
            <w:r w:rsidDel="00000000" w:rsidR="00000000" w:rsidRPr="00000000">
              <w:rPr>
                <w:rFonts w:ascii="Avenir" w:cs="Avenir" w:eastAsia="Avenir" w:hAnsi="Avenir"/>
                <w:sz w:val="14"/>
                <w:szCs w:val="14"/>
                <w:rtl w:val="0"/>
              </w:rPr>
              <w:t xml:space="preserve">FY29</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5">
            <w:pPr>
              <w:widowControl w:val="0"/>
              <w:rPr>
                <w:sz w:val="14"/>
                <w:szCs w:val="14"/>
              </w:rPr>
            </w:pPr>
            <w:r w:rsidDel="00000000" w:rsidR="00000000" w:rsidRPr="00000000">
              <w:rPr>
                <w:rFonts w:ascii="Avenir" w:cs="Avenir" w:eastAsia="Avenir" w:hAnsi="Avenir"/>
                <w:sz w:val="14"/>
                <w:szCs w:val="14"/>
                <w:rtl w:val="0"/>
              </w:rPr>
              <w:t xml:space="preserve">FY30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6">
            <w:pPr>
              <w:widowControl w:val="0"/>
              <w:rPr>
                <w:sz w:val="14"/>
                <w:szCs w:val="14"/>
              </w:rPr>
            </w:pPr>
            <w:r w:rsidDel="00000000" w:rsidR="00000000" w:rsidRPr="00000000">
              <w:rPr>
                <w:rFonts w:ascii="Avenir" w:cs="Avenir" w:eastAsia="Avenir" w:hAnsi="Avenir"/>
                <w:sz w:val="14"/>
                <w:szCs w:val="14"/>
                <w:rtl w:val="0"/>
              </w:rPr>
              <w:t xml:space="preserve">FY31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7">
            <w:pPr>
              <w:widowControl w:val="0"/>
              <w:rPr>
                <w:sz w:val="14"/>
                <w:szCs w:val="14"/>
              </w:rPr>
            </w:pPr>
            <w:r w:rsidDel="00000000" w:rsidR="00000000" w:rsidRPr="00000000">
              <w:rPr>
                <w:rFonts w:ascii="Avenir" w:cs="Avenir" w:eastAsia="Avenir" w:hAnsi="Avenir"/>
                <w:sz w:val="14"/>
                <w:szCs w:val="14"/>
                <w:rtl w:val="0"/>
              </w:rPr>
              <w:t xml:space="preserve">FY32</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8">
            <w:pPr>
              <w:widowControl w:val="0"/>
              <w:rPr>
                <w:sz w:val="14"/>
                <w:szCs w:val="14"/>
              </w:rPr>
            </w:pPr>
            <w:r w:rsidDel="00000000" w:rsidR="00000000" w:rsidRPr="00000000">
              <w:rPr>
                <w:rFonts w:ascii="Avenir" w:cs="Avenir" w:eastAsia="Avenir" w:hAnsi="Avenir"/>
                <w:sz w:val="14"/>
                <w:szCs w:val="14"/>
                <w:rtl w:val="0"/>
              </w:rPr>
              <w:t xml:space="preserve">FY33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9">
            <w:pPr>
              <w:widowControl w:val="0"/>
              <w:rPr>
                <w:sz w:val="14"/>
                <w:szCs w:val="14"/>
              </w:rPr>
            </w:pPr>
            <w:r w:rsidDel="00000000" w:rsidR="00000000" w:rsidRPr="00000000">
              <w:rPr>
                <w:rFonts w:ascii="Avenir" w:cs="Avenir" w:eastAsia="Avenir" w:hAnsi="Avenir"/>
                <w:sz w:val="14"/>
                <w:szCs w:val="14"/>
                <w:rtl w:val="0"/>
              </w:rPr>
              <w:t xml:space="preserve">FY34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A">
            <w:pPr>
              <w:widowControl w:val="0"/>
              <w:rPr>
                <w:sz w:val="20"/>
                <w:szCs w:val="20"/>
              </w:rPr>
            </w:pPr>
            <w:r w:rsidDel="00000000" w:rsidR="00000000" w:rsidRPr="00000000">
              <w:rPr>
                <w:rFonts w:ascii="Avenir" w:cs="Avenir" w:eastAsia="Avenir" w:hAnsi="Avenir"/>
                <w:sz w:val="20"/>
                <w:szCs w:val="20"/>
                <w:rtl w:val="0"/>
              </w:rPr>
              <w:t xml:space="preserve">NASA’s TE Program solicited ROSES proposals for scoping studies.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8">
            <w:pPr>
              <w:widowControl w:val="0"/>
              <w:rPr>
                <w:sz w:val="20"/>
                <w:szCs w:val="20"/>
              </w:rPr>
            </w:pPr>
            <w:r w:rsidDel="00000000" w:rsidR="00000000" w:rsidRPr="00000000">
              <w:rPr>
                <w:rFonts w:ascii="Avenir" w:cs="Avenir" w:eastAsia="Avenir" w:hAnsi="Avenir"/>
                <w:sz w:val="20"/>
                <w:szCs w:val="20"/>
                <w:rtl w:val="0"/>
              </w:rPr>
              <w:t xml:space="preserve">Two scoping studies were selected: PANGEA and ARID selected for 1 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6">
            <w:pPr>
              <w:widowControl w:val="0"/>
              <w:rPr>
                <w:sz w:val="20"/>
                <w:szCs w:val="20"/>
              </w:rPr>
            </w:pPr>
            <w:r w:rsidDel="00000000" w:rsidR="00000000" w:rsidRPr="00000000">
              <w:rPr>
                <w:rFonts w:ascii="Avenir" w:cs="Avenir" w:eastAsia="Avenir" w:hAnsi="Avenir"/>
                <w:sz w:val="20"/>
                <w:szCs w:val="20"/>
                <w:rtl w:val="0"/>
              </w:rPr>
              <w:t xml:space="preserve">PANGEA Scoping activities carried out (workshops in DC, Cameroon, Peru, Brazil, Thailand, and more)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4">
            <w:pPr>
              <w:widowControl w:val="0"/>
              <w:rPr>
                <w:sz w:val="20"/>
                <w:szCs w:val="20"/>
              </w:rPr>
            </w:pPr>
            <w:r w:rsidDel="00000000" w:rsidR="00000000" w:rsidRPr="00000000">
              <w:rPr>
                <w:rFonts w:ascii="Avenir" w:cs="Avenir" w:eastAsia="Avenir" w:hAnsi="Avenir"/>
                <w:sz w:val="20"/>
                <w:szCs w:val="20"/>
                <w:rtl w:val="0"/>
              </w:rPr>
              <w:t xml:space="preserve">PANGEA selected for TE Field Campaign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78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2">
            <w:pPr>
              <w:widowControl w:val="0"/>
              <w:rPr>
                <w:sz w:val="20"/>
                <w:szCs w:val="20"/>
              </w:rPr>
            </w:pPr>
            <w:r w:rsidDel="00000000" w:rsidR="00000000" w:rsidRPr="00000000">
              <w:rPr>
                <w:rFonts w:ascii="Avenir" w:cs="Avenir" w:eastAsia="Avenir" w:hAnsi="Avenir"/>
                <w:sz w:val="20"/>
                <w:szCs w:val="20"/>
                <w:rtl w:val="0"/>
              </w:rPr>
              <w:t xml:space="preserve">Call for Members of the Science Definition Team for the PANGEA Field Campaign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7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F">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0">
            <w:pPr>
              <w:widowControl w:val="0"/>
              <w:rPr>
                <w:sz w:val="20"/>
                <w:szCs w:val="20"/>
              </w:rPr>
            </w:pPr>
            <w:r w:rsidDel="00000000" w:rsidR="00000000" w:rsidRPr="00000000">
              <w:rPr>
                <w:rFonts w:ascii="Avenir" w:cs="Avenir" w:eastAsia="Avenir" w:hAnsi="Avenir"/>
                <w:sz w:val="20"/>
                <w:szCs w:val="20"/>
                <w:rtl w:val="0"/>
              </w:rPr>
              <w:t xml:space="preserve">Workshop held for community review and input. Summary of Community-Submitted Comments on PANGEA Final Report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7A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D">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E">
            <w:pPr>
              <w:widowControl w:val="0"/>
              <w:rPr>
                <w:sz w:val="20"/>
                <w:szCs w:val="20"/>
              </w:rPr>
            </w:pPr>
            <w:r w:rsidDel="00000000" w:rsidR="00000000" w:rsidRPr="00000000">
              <w:rPr>
                <w:rFonts w:ascii="Avenir" w:cs="Avenir" w:eastAsia="Avenir" w:hAnsi="Avenir"/>
                <w:sz w:val="20"/>
                <w:szCs w:val="20"/>
                <w:rtl w:val="0"/>
              </w:rPr>
              <w:t xml:space="preserve">Report of PANGEA Workshop with Revised Executive Summary. The PANGEA Science Definition Team announced. SDT develops Concise Experiment Plan with Community Engagement. NASA TE PANGEA proposal call for Phase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B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B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B">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C">
            <w:pPr>
              <w:widowControl w:val="0"/>
              <w:rPr>
                <w:sz w:val="20"/>
                <w:szCs w:val="20"/>
              </w:rPr>
            </w:pPr>
            <w:r w:rsidDel="00000000" w:rsidR="00000000" w:rsidRPr="00000000">
              <w:rPr>
                <w:rFonts w:ascii="Avenir" w:cs="Avenir" w:eastAsia="Avenir" w:hAnsi="Avenir"/>
                <w:sz w:val="20"/>
                <w:szCs w:val="20"/>
                <w:rtl w:val="0"/>
              </w:rPr>
              <w:t xml:space="preserve">PANGEA Phase 1 Proposal awarded. 1st Science Team and Stakeholder Meeting. SDT Meeting to Present Final Concise Experiment Plan. NASA NRA PANGEA Airborne Proposals.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C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A">
            <w:pPr>
              <w:widowControl w:val="0"/>
              <w:rPr>
                <w:sz w:val="20"/>
                <w:szCs w:val="20"/>
              </w:rPr>
            </w:pPr>
            <w:r w:rsidDel="00000000" w:rsidR="00000000" w:rsidRPr="00000000">
              <w:rPr>
                <w:rFonts w:ascii="Avenir" w:cs="Avenir" w:eastAsia="Avenir" w:hAnsi="Avenir"/>
                <w:sz w:val="20"/>
                <w:szCs w:val="20"/>
                <w:rtl w:val="0"/>
              </w:rPr>
              <w:t xml:space="preserve">SDT Disbanded. 2nd Science Team Meeting and Airborne Campaign Planning Workshop.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D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8">
            <w:pPr>
              <w:widowControl w:val="0"/>
              <w:rPr>
                <w:sz w:val="20"/>
                <w:szCs w:val="20"/>
              </w:rPr>
            </w:pPr>
            <w:r w:rsidDel="00000000" w:rsidR="00000000" w:rsidRPr="00000000">
              <w:rPr>
                <w:rFonts w:ascii="Avenir" w:cs="Avenir" w:eastAsia="Avenir" w:hAnsi="Avenir"/>
                <w:sz w:val="20"/>
                <w:szCs w:val="20"/>
                <w:rtl w:val="0"/>
              </w:rPr>
              <w:t xml:space="preserve">PANGEA Airborne Campaign I (PACI). 3rd PANGEA Science Team and Stakeholder Meeting and Airborne Planning.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5">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6">
            <w:pPr>
              <w:widowControl w:val="0"/>
              <w:rPr>
                <w:sz w:val="20"/>
                <w:szCs w:val="20"/>
              </w:rPr>
            </w:pPr>
            <w:r w:rsidDel="00000000" w:rsidR="00000000" w:rsidRPr="00000000">
              <w:rPr>
                <w:rFonts w:ascii="Avenir" w:cs="Avenir" w:eastAsia="Avenir" w:hAnsi="Avenir"/>
                <w:sz w:val="20"/>
                <w:szCs w:val="20"/>
                <w:rtl w:val="0"/>
              </w:rPr>
              <w:t xml:space="preserve">PANGEA Airborne Campaign II (PACII). 4th PANGEA Science Team and Stake Holder Meeting and Airborne Planning. NASA NRA PANGEA Phase 2 Proposals.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E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3">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4">
            <w:pPr>
              <w:widowControl w:val="0"/>
              <w:rPr>
                <w:sz w:val="20"/>
                <w:szCs w:val="20"/>
              </w:rPr>
            </w:pPr>
            <w:r w:rsidDel="00000000" w:rsidR="00000000" w:rsidRPr="00000000">
              <w:rPr>
                <w:rFonts w:ascii="Avenir" w:cs="Avenir" w:eastAsia="Avenir" w:hAnsi="Avenir"/>
                <w:sz w:val="20"/>
                <w:szCs w:val="20"/>
                <w:rtl w:val="0"/>
              </w:rPr>
              <w:t xml:space="preserve">PANGEA Airborne Campaign III (PACIII). 5th PANGEA Science Team and Stakeholder Meeting. PANGEA Phase II Proposal Selected.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7F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2">
            <w:pPr>
              <w:widowControl w:val="0"/>
              <w:rPr>
                <w:sz w:val="20"/>
                <w:szCs w:val="20"/>
              </w:rPr>
            </w:pPr>
            <w:r w:rsidDel="00000000" w:rsidR="00000000" w:rsidRPr="00000000">
              <w:rPr>
                <w:rFonts w:ascii="Avenir" w:cs="Avenir" w:eastAsia="Avenir" w:hAnsi="Avenir"/>
                <w:sz w:val="20"/>
                <w:szCs w:val="20"/>
                <w:rtl w:val="0"/>
              </w:rPr>
              <w:t xml:space="preserve">6th PANGEA Science Team Meeting. PANGEA Airborne Campaign IV (PACIV).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80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widowControl w:val="0"/>
              <w:rPr>
                <w:sz w:val="20"/>
                <w:szCs w:val="20"/>
              </w:rPr>
            </w:pPr>
            <w:r w:rsidDel="00000000" w:rsidR="00000000" w:rsidRPr="00000000">
              <w:rPr>
                <w:rFonts w:ascii="Avenir" w:cs="Avenir" w:eastAsia="Avenir" w:hAnsi="Avenir"/>
                <w:sz w:val="20"/>
                <w:szCs w:val="20"/>
                <w:rtl w:val="0"/>
              </w:rPr>
              <w:t xml:space="preserve">7th PANGEA Science Team Meeting. NASA NRA PANGEA Phase 3 Proposals for Data Analysis and Sythesis. PANGEA Backup Airborne Campaign V (PACV).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81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E">
            <w:pPr>
              <w:widowControl w:val="0"/>
              <w:rPr>
                <w:sz w:val="20"/>
                <w:szCs w:val="20"/>
              </w:rPr>
            </w:pPr>
            <w:r w:rsidDel="00000000" w:rsidR="00000000" w:rsidRPr="00000000">
              <w:rPr>
                <w:rFonts w:ascii="Avenir" w:cs="Avenir" w:eastAsia="Avenir" w:hAnsi="Avenir"/>
                <w:sz w:val="20"/>
                <w:szCs w:val="20"/>
                <w:rtl w:val="0"/>
              </w:rPr>
              <w:t xml:space="preserve">8th PANGEA Science Team Meeting. Phase 3 Selections.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82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C">
            <w:pPr>
              <w:widowControl w:val="0"/>
              <w:rPr>
                <w:sz w:val="20"/>
                <w:szCs w:val="20"/>
              </w:rPr>
            </w:pPr>
            <w:r w:rsidDel="00000000" w:rsidR="00000000" w:rsidRPr="00000000">
              <w:rPr>
                <w:rFonts w:ascii="Avenir" w:cs="Avenir" w:eastAsia="Avenir" w:hAnsi="Avenir"/>
                <w:sz w:val="20"/>
                <w:szCs w:val="20"/>
                <w:rtl w:val="0"/>
              </w:rPr>
              <w:t xml:space="preserve">9th PANGEA Science Team Meeting</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839">
            <w:pPr>
              <w:widowControl w:val="0"/>
              <w:rPr>
                <w:sz w:val="20"/>
                <w:szCs w:val="20"/>
              </w:rPr>
            </w:pPr>
            <w:r w:rsidDel="00000000" w:rsidR="00000000" w:rsidRPr="00000000">
              <w:rPr>
                <w:rtl w:val="0"/>
              </w:rPr>
            </w:r>
          </w:p>
        </w:tc>
      </w:tr>
    </w:tbl>
    <w:p w:rsidR="00000000" w:rsidDel="00000000" w:rsidP="00000000" w:rsidRDefault="00000000" w:rsidRPr="00000000" w14:paraId="0000083A">
      <w:pPr>
        <w:rPr/>
        <w:sectPr>
          <w:type w:val="nextPage"/>
          <w:pgSz w:h="12240" w:w="15840" w:orient="landscape"/>
          <w:pgMar w:bottom="1440" w:top="1440" w:left="1530" w:right="1440" w:header="720" w:footer="720"/>
        </w:sectPr>
      </w:pPr>
      <w:r w:rsidDel="00000000" w:rsidR="00000000" w:rsidRPr="00000000">
        <w:rPr/>
        <w:drawing>
          <wp:inline distB="114300" distT="114300" distL="114300" distR="114300">
            <wp:extent cx="7929563" cy="5545212"/>
            <wp:effectExtent b="0" l="0" r="0" t="0"/>
            <wp:docPr id="3" name="image4.png"/>
            <a:graphic>
              <a:graphicData uri="http://schemas.openxmlformats.org/drawingml/2006/picture">
                <pic:pic>
                  <pic:nvPicPr>
                    <pic:cNvPr id="0" name="image4.png"/>
                    <pic:cNvPicPr preferRelativeResize="0"/>
                  </pic:nvPicPr>
                  <pic:blipFill>
                    <a:blip r:embed="rId161"/>
                    <a:srcRect b="6834" l="14583" r="16506" t="7410"/>
                    <a:stretch>
                      <a:fillRect/>
                    </a:stretch>
                  </pic:blipFill>
                  <pic:spPr>
                    <a:xfrm>
                      <a:off x="0" y="0"/>
                      <a:ext cx="7929563" cy="5545212"/>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pStyle w:val="Heading3"/>
        <w:rPr/>
      </w:pPr>
      <w:bookmarkStart w:colFirst="0" w:colLast="0" w:name="_n6p8ovtnhgkd" w:id="59"/>
      <w:bookmarkEnd w:id="59"/>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83D">
      <w:pPr>
        <w:rPr/>
      </w:pPr>
      <w:r w:rsidDel="00000000" w:rsidR="00000000" w:rsidRPr="00000000">
        <w:rPr>
          <w:rtl w:val="0"/>
        </w:rPr>
        <w:t xml:space="preserve"> </w:t>
      </w:r>
    </w:p>
    <w:p w:rsidR="00000000" w:rsidDel="00000000" w:rsidP="00000000" w:rsidRDefault="00000000" w:rsidRPr="00000000" w14:paraId="0000083E">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the following categories:</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numPr>
          <w:ilvl w:val="0"/>
          <w:numId w:val="29"/>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841">
      <w:pPr>
        <w:numPr>
          <w:ilvl w:val="0"/>
          <w:numId w:val="29"/>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842">
      <w:pPr>
        <w:numPr>
          <w:ilvl w:val="0"/>
          <w:numId w:val="29"/>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843">
      <w:pPr>
        <w:ind w:left="720" w:firstLine="0"/>
        <w:rPr/>
      </w:pPr>
      <w:r w:rsidDel="00000000" w:rsidR="00000000" w:rsidRPr="00000000">
        <w:rPr>
          <w:rtl w:val="0"/>
        </w:rPr>
      </w:r>
    </w:p>
    <w:p w:rsidR="00000000" w:rsidDel="00000000" w:rsidP="00000000" w:rsidRDefault="00000000" w:rsidRPr="00000000" w14:paraId="00000844">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845">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846">
      <w:pPr>
        <w:ind w:left="0" w:firstLine="0"/>
        <w:rPr/>
      </w:pPr>
      <w:r w:rsidDel="00000000" w:rsidR="00000000" w:rsidRPr="00000000">
        <w:rPr>
          <w:rtl w:val="0"/>
        </w:rPr>
      </w:r>
    </w:p>
    <w:p w:rsidR="00000000" w:rsidDel="00000000" w:rsidP="00000000" w:rsidRDefault="00000000" w:rsidRPr="00000000" w14:paraId="00000847">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848">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849">
      <w:pPr>
        <w:rPr/>
      </w:pPr>
      <w:r w:rsidDel="00000000" w:rsidR="00000000" w:rsidRPr="00000000">
        <w:rPr>
          <w:rtl w:val="0"/>
        </w:rPr>
        <w:t xml:space="preserve"> </w:t>
      </w:r>
    </w:p>
    <w:p w:rsidR="00000000" w:rsidDel="00000000" w:rsidP="00000000" w:rsidRDefault="00000000" w:rsidRPr="00000000" w14:paraId="0000084A">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84B">
      <w:pPr>
        <w:ind w:left="0" w:firstLine="0"/>
        <w:rPr/>
      </w:pPr>
      <w:r w:rsidDel="00000000" w:rsidR="00000000" w:rsidRPr="00000000">
        <w:rPr>
          <w:rtl w:val="0"/>
        </w:rPr>
      </w:r>
    </w:p>
    <w:p w:rsidR="00000000" w:rsidDel="00000000" w:rsidP="00000000" w:rsidRDefault="00000000" w:rsidRPr="00000000" w14:paraId="0000084C">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84D">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84E">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84F">
      <w:pPr>
        <w:rPr>
          <w:highlight w:val="white"/>
        </w:rPr>
      </w:pPr>
      <w:r w:rsidDel="00000000" w:rsidR="00000000" w:rsidRPr="00000000">
        <w:rPr>
          <w:highlight w:val="white"/>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r w:rsidDel="00000000" w:rsidR="00000000" w:rsidRPr="00000000">
        <w:rPr>
          <w:rtl w:val="0"/>
        </w:rPr>
      </w:r>
    </w:p>
    <w:p w:rsidR="00000000" w:rsidDel="00000000" w:rsidP="00000000" w:rsidRDefault="00000000" w:rsidRPr="00000000" w14:paraId="00000850">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851">
      <w:pPr>
        <w:pStyle w:val="Heading4"/>
        <w:spacing w:after="240" w:before="240" w:lineRule="auto"/>
        <w:rPr/>
      </w:pPr>
      <w:bookmarkStart w:colFirst="0" w:colLast="0" w:name="_hm6wmphkkjb5" w:id="62"/>
      <w:bookmarkEnd w:id="62"/>
      <w:commentRangeStart w:id="757"/>
      <w:r w:rsidDel="00000000" w:rsidR="00000000" w:rsidRPr="00000000">
        <w:rPr>
          <w:rtl w:val="0"/>
        </w:rPr>
        <w:t xml:space="preserve">8</w:t>
      </w:r>
      <w:r w:rsidDel="00000000" w:rsidR="00000000" w:rsidRPr="00000000">
        <w:rPr>
          <w:rtl w:val="0"/>
        </w:rPr>
        <w:t xml:space="preserve">.1.1 Carbon Sequestion Stability and Methane Fluxes</w:t>
      </w:r>
      <w:commentRangeEnd w:id="757"/>
      <w:r w:rsidDel="00000000" w:rsidR="00000000" w:rsidRPr="00000000">
        <w:commentReference w:id="757"/>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Q2, Q4, Q15, Q26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w:t>
            </w:r>
            <w:r w:rsidDel="00000000" w:rsidR="00000000" w:rsidRPr="00000000">
              <w:rPr>
                <w:rFonts w:ascii="Avenir" w:cs="Avenir" w:eastAsia="Avenir" w:hAnsi="Avenir"/>
                <w:rtl w:val="0"/>
              </w:rPr>
              <w:t xml:space="preserve">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85B">
      <w:pPr>
        <w:rPr/>
      </w:pPr>
      <w:r w:rsidDel="00000000" w:rsidR="00000000" w:rsidRPr="00000000">
        <w:rPr>
          <w:rtl w:val="0"/>
        </w:rPr>
        <w:t xml:space="preserve"> </w:t>
      </w:r>
    </w:p>
    <w:p w:rsidR="00000000" w:rsidDel="00000000" w:rsidP="00000000" w:rsidRDefault="00000000" w:rsidRPr="00000000" w14:paraId="0000085C">
      <w:pPr>
        <w:rPr/>
      </w:pPr>
      <w:r w:rsidDel="00000000" w:rsidR="00000000" w:rsidRPr="00000000">
        <w:rPr>
          <w:rtl w:val="0"/>
        </w:rPr>
        <w:t xml:space="preserve">To effectively manage a problem, consistent and accurate measurement and monitoring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long-sterm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w:t>
      </w:r>
      <w:r w:rsidDel="00000000" w:rsidR="00000000" w:rsidRPr="00000000">
        <w:rPr>
          <w:rtl w:val="0"/>
        </w:rPr>
        <w:t xml:space="preserve">stay up-to-date on U.S. Greenhouse Gas Center activity to determine areas of alignment, specifically relating to opportunities for PANGEA to provide data that meet stakeholder needs as emphasized in the National Strategy (</w:t>
      </w:r>
      <w:commentRangeStart w:id="758"/>
      <w:r w:rsidDel="00000000" w:rsidR="00000000" w:rsidRPr="00000000">
        <w:rPr>
          <w:highlight w:val="yellow"/>
          <w:rtl w:val="0"/>
        </w:rPr>
        <w:t xml:space="preserve">REF</w:t>
      </w:r>
      <w:commentRangeEnd w:id="758"/>
      <w:r w:rsidDel="00000000" w:rsidR="00000000" w:rsidRPr="00000000">
        <w:commentReference w:id="758"/>
      </w:r>
      <w:r w:rsidDel="00000000" w:rsidR="00000000" w:rsidRPr="00000000">
        <w:rPr>
          <w:rtl w:val="0"/>
        </w:rPr>
        <w:t xml:space="preserve">). </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i w:val="1"/>
        </w:rPr>
      </w:pPr>
      <w:r w:rsidDel="00000000" w:rsidR="00000000" w:rsidRPr="00000000">
        <w:rPr>
          <w:b w:val="1"/>
          <w:i w:val="1"/>
          <w:rtl w:val="0"/>
        </w:rPr>
        <w:t xml:space="preserve">Carbon sequestion long-term stability: </w:t>
      </w:r>
      <w:r w:rsidDel="00000000" w:rsidR="00000000" w:rsidRPr="00000000">
        <w:rPr>
          <w:rtl w:val="0"/>
        </w:rPr>
        <w:t xml:space="preserve">Tropical forests, which store roughly half of the world’s terrestrial carbon, are key to global carbon sequestration but face threats from climate stressors and anthropogenic impacts. Carbon financing approaches have gained popularity across tropical communities and involve polluting entities transferring payments to local governments and communities for various carbon emission remediation initiatives, including forest protection, reforestation, enhanced forest management, and the establishment of forest plantations (Anderegg et al., 2020; Morita &amp; Matsumoto, 2023). However, the long-term viability and success of efforts relying on tropical forests as natural climate solutions remain uncertain in the face of direct and indirect climate-driven risks (Anderegg et al., 2020). PANGEA’s advances of process based understanding, tropical carbon stocks and flux mapping, and constrained spatially explicit model predictions of the future tropical land sink can directly support tools for mapping and quantifying the long-term stability of tropical forest carbon sequestration capacity. PANGEA will coordinate with and build on existing efforts like GEO-TREES, which is focused on carbon stocks calibration and validation, to improve carbon flux and stocks monitoring capabilities in the tropics using satellite remote sensing. PANGEA will work closely with the Governors’ Climate and Forests Task Force,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Constraining future tropical methane flux predictions is globally important because methane is 25 times more potent as a GHG compared to CO</w:t>
      </w:r>
      <w:r w:rsidDel="00000000" w:rsidR="00000000" w:rsidRPr="00000000">
        <w:rPr>
          <w:vertAlign w:val="subscript"/>
          <w:rtl w:val="0"/>
        </w:rPr>
        <w:t xml:space="preserve">2</w:t>
      </w:r>
      <w:r w:rsidDel="00000000" w:rsidR="00000000" w:rsidRPr="00000000">
        <w:rPr>
          <w:rtl w:val="0"/>
        </w:rPr>
        <w:t xml:space="preserve"> and contributes to roughly 30% of the increase in radiative forcing from anthropogenic emissions. </w:t>
      </w:r>
      <w:r w:rsidDel="00000000" w:rsidR="00000000" w:rsidRPr="00000000">
        <w:rPr>
          <w:rtl w:val="0"/>
        </w:rPr>
        <w:t xml:space="preserve">Tropical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and are the most uncertain component of the global carbon budget. 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861">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9">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59"/>
      <w:commentRangeStart w:id="760"/>
      <w:r w:rsidDel="00000000" w:rsidR="00000000" w:rsidRPr="00000000">
        <w:rPr>
          <w:rtl w:val="0"/>
        </w:rPr>
        <w:t xml:space="preserve">Antonelli et al., 2015</w:t>
      </w:r>
      <w:commentRangeEnd w:id="759"/>
      <w:r w:rsidDel="00000000" w:rsidR="00000000" w:rsidRPr="00000000">
        <w:commentReference w:id="759"/>
      </w:r>
      <w:commentRangeEnd w:id="760"/>
      <w:r w:rsidDel="00000000" w:rsidR="00000000" w:rsidRPr="00000000">
        <w:commentReference w:id="760"/>
      </w:r>
      <w:r w:rsidDel="00000000" w:rsidR="00000000" w:rsidRPr="00000000">
        <w:rPr>
          <w:rtl w:val="0"/>
        </w:rPr>
        <w:t xml:space="preserve">) and remains the most diverse biome on the planet.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61"/>
      <w:r w:rsidDel="00000000" w:rsidR="00000000" w:rsidRPr="00000000">
        <w:rPr>
          <w:rtl w:val="0"/>
        </w:rPr>
        <w:t xml:space="preserve">CBD 2030</w:t>
      </w:r>
      <w:commentRangeEnd w:id="761"/>
      <w:r w:rsidDel="00000000" w:rsidR="00000000" w:rsidRPr="00000000">
        <w:commentReference w:id="761"/>
      </w:r>
      <w:r w:rsidDel="00000000" w:rsidR="00000000" w:rsidRPr="00000000">
        <w:rPr>
          <w:rtl w:val="0"/>
        </w:rPr>
        <w:t xml:space="preserve">). Doing so requires a campaign on the scale of PANGEA. T</w:t>
      </w:r>
      <w:commentRangeStart w:id="762"/>
      <w:r w:rsidDel="00000000" w:rsidR="00000000" w:rsidRPr="00000000">
        <w:rPr>
          <w:rtl w:val="0"/>
        </w:rPr>
        <w:t xml:space="preserve">argets 2 and 3 are to restore 30% of all degraded ecosystems, and conserve 30% of all land, water, and sea.</w:t>
      </w:r>
      <w:commentRangeEnd w:id="762"/>
      <w:r w:rsidDel="00000000" w:rsidR="00000000" w:rsidRPr="00000000">
        <w:commentReference w:id="762"/>
      </w:r>
      <w:r w:rsidDel="00000000" w:rsidR="00000000" w:rsidRPr="00000000">
        <w:rPr>
          <w:rtl w:val="0"/>
        </w:rPr>
        <w:t xml:space="preserve"> </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commentRangeStart w:id="763"/>
      <w:commentRangeStart w:id="764"/>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63"/>
      <w:r w:rsidDel="00000000" w:rsidR="00000000" w:rsidRPr="00000000">
        <w:commentReference w:id="763"/>
      </w:r>
      <w:commentRangeEnd w:id="764"/>
      <w:r w:rsidDel="00000000" w:rsidR="00000000" w:rsidRPr="00000000">
        <w:commentReference w:id="764"/>
      </w:r>
      <w:r w:rsidDel="00000000" w:rsidR="00000000" w:rsidRPr="00000000">
        <w:rPr>
          <w:rtl w:val="0"/>
        </w:rPr>
        <w:t xml:space="preserve">). </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65"/>
      <w:r w:rsidDel="00000000" w:rsidR="00000000" w:rsidRPr="00000000">
        <w:rPr>
          <w:rtl w:val="0"/>
        </w:rPr>
        <w:t xml:space="preserve">policy brief</w:t>
      </w:r>
      <w:commentRangeEnd w:id="765"/>
      <w:r w:rsidDel="00000000" w:rsidR="00000000" w:rsidRPr="00000000">
        <w:commentReference w:id="765"/>
      </w:r>
      <w:r w:rsidDel="00000000" w:rsidR="00000000" w:rsidRPr="00000000">
        <w:rPr>
          <w:rtl w:val="0"/>
        </w:rPr>
        <w:t xml:space="preserve">, </w:t>
      </w:r>
      <w:commentRangeStart w:id="766"/>
      <w:r w:rsidDel="00000000" w:rsidR="00000000" w:rsidRPr="00000000">
        <w:rPr>
          <w:rtl w:val="0"/>
        </w:rPr>
        <w:t xml:space="preserve">research report</w:t>
      </w:r>
      <w:commentRangeEnd w:id="766"/>
      <w:r w:rsidDel="00000000" w:rsidR="00000000" w:rsidRPr="00000000">
        <w:commentReference w:id="766"/>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876">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Agriculture and Livelihoods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sustainabile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886">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887">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888">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w:t>
      </w:r>
      <w:r w:rsidDel="00000000" w:rsidR="00000000" w:rsidRPr="00000000">
        <w:rPr>
          <w:rtl w:val="0"/>
        </w:rPr>
        <w:t xml:space="preserve">spatially explicit farm-scale crop health monitoring. </w:t>
      </w:r>
      <w:r w:rsidDel="00000000" w:rsidR="00000000" w:rsidRPr="00000000">
        <w:rPr>
          <w:rtl w:val="0"/>
        </w:rPr>
      </w:r>
    </w:p>
    <w:p w:rsidR="00000000" w:rsidDel="00000000" w:rsidP="00000000" w:rsidRDefault="00000000" w:rsidRPr="00000000" w14:paraId="00000889">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88A">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remote sensing of boundaries, crops, and yields in farm fields will lower monitoring costs for climate-driven insurance products for smallholder farmers.</w:t>
      </w:r>
    </w:p>
    <w:p w:rsidR="00000000" w:rsidDel="00000000" w:rsidP="00000000" w:rsidRDefault="00000000" w:rsidRPr="00000000" w14:paraId="0000088B">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hte nexus of forests and agriculture, including the Alliance Bioversity and the International Center for Tropical Agriculture (CIAT), World Resources Institute and Center for International Forestry Research and World Agroforestry Center (CIFOR-ICRAF).</w:t>
      </w:r>
      <w:r w:rsidDel="00000000" w:rsidR="00000000" w:rsidRPr="00000000">
        <w:rPr>
          <w:rtl w:val="0"/>
        </w:rPr>
        <w:t xml:space="preserve"> Information shared by these partners during the PANGEA scoping process directly informed PANGEA’s science requirements and questions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r w:rsidDel="00000000" w:rsidR="00000000" w:rsidRPr="00000000">
        <w:rPr>
          <w:rtl w:val="0"/>
        </w:rPr>
      </w:r>
    </w:p>
    <w:p w:rsidR="00000000" w:rsidDel="00000000" w:rsidP="00000000" w:rsidRDefault="00000000" w:rsidRPr="00000000" w14:paraId="0000088C">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88D">
      <w:pPr>
        <w:pStyle w:val="Heading4"/>
        <w:rPr/>
      </w:pPr>
      <w:bookmarkStart w:colFirst="0" w:colLast="0" w:name="_tdcci2hb9xgb" w:id="66"/>
      <w:bookmarkEnd w:id="66"/>
      <w:r w:rsidDel="00000000" w:rsidR="00000000" w:rsidRPr="00000000">
        <w:rPr>
          <w:rtl w:val="0"/>
        </w:rPr>
        <w:t xml:space="preserve">8.2.1 Partner Engagement </w:t>
      </w:r>
    </w:p>
    <w:p w:rsidR="00000000" w:rsidDel="00000000" w:rsidP="00000000" w:rsidRDefault="00000000" w:rsidRPr="00000000" w14:paraId="0000088E">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767"/>
      <w:r w:rsidDel="00000000" w:rsidR="00000000" w:rsidRPr="00000000">
        <w:rPr>
          <w:highlight w:val="white"/>
          <w:rtl w:val="0"/>
        </w:rPr>
        <w:t xml:space="preserve">translation</w:t>
      </w:r>
      <w:commentRangeEnd w:id="767"/>
      <w:r w:rsidDel="00000000" w:rsidR="00000000" w:rsidRPr="00000000">
        <w:commentReference w:id="767"/>
      </w:r>
      <w:r w:rsidDel="00000000" w:rsidR="00000000" w:rsidRPr="00000000">
        <w:rPr>
          <w:highlight w:val="white"/>
          <w:rtl w:val="0"/>
        </w:rPr>
        <w:t xml:space="preserve">. Specifically, PANGEA addresses the following Guiding Principles from </w:t>
      </w:r>
      <w:commentRangeStart w:id="768"/>
      <w:r w:rsidDel="00000000" w:rsidR="00000000" w:rsidRPr="00000000">
        <w:rPr>
          <w:highlight w:val="white"/>
          <w:rtl w:val="0"/>
        </w:rPr>
        <w:t xml:space="preserve">NASA’s ES2A Strategy (2024-2034)</w:t>
      </w:r>
      <w:commentRangeEnd w:id="768"/>
      <w:r w:rsidDel="00000000" w:rsidR="00000000" w:rsidRPr="00000000">
        <w:commentReference w:id="768"/>
      </w:r>
      <w:r w:rsidDel="00000000" w:rsidR="00000000" w:rsidRPr="00000000">
        <w:rPr>
          <w:highlight w:val="white"/>
          <w:rtl w:val="0"/>
        </w:rPr>
        <w:t xml:space="preserve">:</w:t>
      </w:r>
    </w:p>
    <w:p w:rsidR="00000000" w:rsidDel="00000000" w:rsidP="00000000" w:rsidRDefault="00000000" w:rsidRPr="00000000" w14:paraId="0000088F">
      <w:pPr>
        <w:numPr>
          <w:ilvl w:val="0"/>
          <w:numId w:val="13"/>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769"/>
      <w:r w:rsidDel="00000000" w:rsidR="00000000" w:rsidRPr="00000000">
        <w:rPr>
          <w:b w:val="1"/>
          <w:highlight w:val="white"/>
          <w:rtl w:val="0"/>
        </w:rPr>
        <w:t xml:space="preserve">partnerships</w:t>
      </w:r>
      <w:commentRangeEnd w:id="769"/>
      <w:r w:rsidDel="00000000" w:rsidR="00000000" w:rsidRPr="00000000">
        <w:commentReference w:id="769"/>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890">
      <w:pPr>
        <w:numPr>
          <w:ilvl w:val="0"/>
          <w:numId w:val="13"/>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891">
      <w:pPr>
        <w:numPr>
          <w:ilvl w:val="0"/>
          <w:numId w:val="13"/>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892">
      <w:pPr>
        <w:spacing w:before="0" w:lineRule="auto"/>
        <w:rPr>
          <w:highlight w:val="white"/>
        </w:rPr>
      </w:pPr>
      <w:r w:rsidDel="00000000" w:rsidR="00000000" w:rsidRPr="00000000">
        <w:rPr>
          <w:rtl w:val="0"/>
        </w:rPr>
      </w:r>
    </w:p>
    <w:p w:rsidR="00000000" w:rsidDel="00000000" w:rsidP="00000000" w:rsidRDefault="00000000" w:rsidRPr="00000000" w14:paraId="00000893">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894">
      <w:pPr>
        <w:rPr>
          <w:highlight w:val="white"/>
        </w:rPr>
      </w:pPr>
      <w:r w:rsidDel="00000000" w:rsidR="00000000" w:rsidRPr="00000000">
        <w:rPr>
          <w:rtl w:val="0"/>
        </w:rPr>
      </w:r>
    </w:p>
    <w:p w:rsidR="00000000" w:rsidDel="00000000" w:rsidP="00000000" w:rsidRDefault="00000000" w:rsidRPr="00000000" w14:paraId="00000895">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896">
      <w:pPr>
        <w:spacing w:before="0" w:lineRule="auto"/>
        <w:rPr>
          <w:highlight w:val="white"/>
        </w:rPr>
      </w:pPr>
      <w:r w:rsidDel="00000000" w:rsidR="00000000" w:rsidRPr="00000000">
        <w:rPr>
          <w:rtl w:val="0"/>
        </w:rPr>
      </w:r>
    </w:p>
    <w:p w:rsidR="00000000" w:rsidDel="00000000" w:rsidP="00000000" w:rsidRDefault="00000000" w:rsidRPr="00000000" w14:paraId="00000897">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898">
      <w:pPr>
        <w:spacing w:before="0" w:lineRule="auto"/>
        <w:rPr>
          <w:highlight w:val="white"/>
        </w:rPr>
      </w:pPr>
      <w:r w:rsidDel="00000000" w:rsidR="00000000" w:rsidRPr="00000000">
        <w:rPr>
          <w:rtl w:val="0"/>
        </w:rPr>
      </w:r>
    </w:p>
    <w:p w:rsidR="00000000" w:rsidDel="00000000" w:rsidP="00000000" w:rsidRDefault="00000000" w:rsidRPr="00000000" w14:paraId="00000899">
      <w:pPr>
        <w:pStyle w:val="Heading4"/>
        <w:spacing w:after="240" w:before="240" w:lineRule="auto"/>
        <w:rPr/>
      </w:pPr>
      <w:bookmarkStart w:colFirst="0" w:colLast="0" w:name="_jtx9broawgcv" w:id="67"/>
      <w:bookmarkEnd w:id="67"/>
      <w:r w:rsidDel="00000000" w:rsidR="00000000" w:rsidRPr="00000000">
        <w:rPr>
          <w:rtl w:val="0"/>
        </w:rPr>
        <w:t xml:space="preserve">8.2.2 Supporting Application of PANGEA research</w:t>
      </w:r>
    </w:p>
    <w:p w:rsidR="00000000" w:rsidDel="00000000" w:rsidP="00000000" w:rsidRDefault="00000000" w:rsidRPr="00000000" w14:paraId="0000089A">
      <w:pPr>
        <w:spacing w:before="240" w:lineRule="auto"/>
        <w:rPr>
          <w:highlight w:val="white"/>
        </w:rPr>
      </w:pPr>
      <w:r w:rsidDel="00000000" w:rsidR="00000000" w:rsidRPr="00000000">
        <w:rPr>
          <w:highlight w:val="white"/>
          <w:rtl w:val="0"/>
        </w:rPr>
        <w:t xml:space="preserve">PANGEA will leverage its existing and planned partner engagement to integrate ES2A holistically into the campaign. This includes conducting a user needs assessment as part of the Concise Experimental Plan,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 In particularly, we expect extensive collaborations to continue at and even before the ARL 1 stage to match PANGEA products with real-world needs.</w:t>
      </w:r>
    </w:p>
    <w:p w:rsidR="00000000" w:rsidDel="00000000" w:rsidP="00000000" w:rsidRDefault="00000000" w:rsidRPr="00000000" w14:paraId="0000089B">
      <w:pPr>
        <w:spacing w:before="240" w:lineRule="auto"/>
        <w:rPr>
          <w:highlight w:val="white"/>
        </w:rPr>
      </w:pPr>
      <w:r w:rsidDel="00000000" w:rsidR="00000000" w:rsidRPr="00000000">
        <w:rPr>
          <w:highlight w:val="white"/>
          <w:rtl w:val="0"/>
        </w:rPr>
        <w:t xml:space="preserve">[</w:t>
      </w:r>
      <w:r w:rsidDel="00000000" w:rsidR="00000000" w:rsidRPr="00000000">
        <w:rPr>
          <w:highlight w:val="yellow"/>
          <w:rtl w:val="0"/>
        </w:rPr>
        <w:t xml:space="preserve">enter ARL figure</w:t>
      </w:r>
      <w:r w:rsidDel="00000000" w:rsidR="00000000" w:rsidRPr="00000000">
        <w:rPr>
          <w:highlight w:val="white"/>
          <w:rtl w:val="0"/>
        </w:rPr>
        <w:t xml:space="preserve">]</w:t>
      </w:r>
    </w:p>
    <w:p w:rsidR="00000000" w:rsidDel="00000000" w:rsidP="00000000" w:rsidRDefault="00000000" w:rsidRPr="00000000" w14:paraId="0000089C">
      <w:pPr>
        <w:spacing w:before="240" w:lineRule="auto"/>
        <w:ind w:left="0" w:firstLine="0"/>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r w:rsidDel="00000000" w:rsidR="00000000" w:rsidRPr="00000000">
        <w:rPr>
          <w:highlight w:val="white"/>
          <w:rtl w:val="0"/>
        </w:rPr>
        <w:t xml:space="preserve">The PANGEA Information Portal (PIP) will provide a platform to conduct further research on the use of satellite information products to support decision making. It will be a critical platform for PANGEA researchers to interact at multiple levels with scientists and managers at agencies who are responsible for assessing the impacts of climate change in tropical regions, as well as the media and general public. PANGEA’s Integrated Modeling Framework will provide another scaffold for ES2A activities by creating unique information products based upon integrated assessments.</w:t>
      </w:r>
      <w:r w:rsidDel="00000000" w:rsidR="00000000" w:rsidRPr="00000000">
        <w:rPr>
          <w:rtl w:val="0"/>
        </w:rPr>
      </w:r>
    </w:p>
    <w:p w:rsidR="00000000" w:rsidDel="00000000" w:rsidP="00000000" w:rsidRDefault="00000000" w:rsidRPr="00000000" w14:paraId="0000089D">
      <w:pPr>
        <w:spacing w:before="240" w:lineRule="auto"/>
        <w:ind w:left="0" w:firstLine="0"/>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w:t>
      </w:r>
      <w:r w:rsidDel="00000000" w:rsidR="00000000" w:rsidRPr="00000000">
        <w:rPr>
          <w:highlight w:val="white"/>
          <w:rtl w:val="0"/>
        </w:rPr>
        <w:t xml:space="preserve">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89E">
      <w:pPr>
        <w:spacing w:before="240" w:lineRule="auto"/>
        <w:ind w:left="0" w:firstLine="0"/>
        <w:rPr>
          <w:highlight w:val="white"/>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p>
    <w:p w:rsidR="00000000" w:rsidDel="00000000" w:rsidP="00000000" w:rsidRDefault="00000000" w:rsidRPr="00000000" w14:paraId="0000089F">
      <w:pPr>
        <w:spacing w:before="240" w:lineRule="auto"/>
        <w:ind w:left="0" w:firstLine="0"/>
        <w:rPr>
          <w:color w:val="1f1f1f"/>
          <w:highlight w:val="white"/>
        </w:rPr>
      </w:pPr>
      <w:r w:rsidDel="00000000" w:rsidR="00000000" w:rsidRPr="00000000">
        <w:rPr>
          <w:color w:val="ff0000"/>
          <w:highlight w:val="white"/>
          <w:rtl w:val="0"/>
        </w:rPr>
        <w:t xml:space="preserve"> [</w:t>
      </w:r>
      <w:r w:rsidDel="00000000" w:rsidR="00000000" w:rsidRPr="00000000">
        <w:rPr>
          <w:color w:val="ff0000"/>
          <w:highlight w:val="yellow"/>
          <w:rtl w:val="0"/>
        </w:rPr>
        <w:t xml:space="preserve">Enter Venn Diagram figure</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8A0">
      <w:pPr>
        <w:pStyle w:val="Heading2"/>
        <w:rPr/>
      </w:pPr>
      <w:bookmarkStart w:colFirst="0" w:colLast="0" w:name="_8t6ay0v9gizk" w:id="68"/>
      <w:bookmarkEnd w:id="68"/>
      <w:r w:rsidDel="00000000" w:rsidR="00000000" w:rsidRPr="00000000">
        <w:rPr>
          <w:rtl w:val="0"/>
        </w:rPr>
        <w:t xml:space="preserve">9</w:t>
      </w:r>
      <w:r w:rsidDel="00000000" w:rsidR="00000000" w:rsidRPr="00000000">
        <w:rPr>
          <w:rtl w:val="0"/>
        </w:rPr>
        <w:t xml:space="preserve">. </w:t>
      </w:r>
      <w:r w:rsidDel="00000000" w:rsidR="00000000" w:rsidRPr="00000000">
        <w:rPr>
          <w:rtl w:val="0"/>
        </w:rPr>
        <w:t xml:space="preserve">Capacity</w:t>
      </w:r>
      <w:r w:rsidDel="00000000" w:rsidR="00000000" w:rsidRPr="00000000">
        <w:rPr>
          <w:rtl w:val="0"/>
        </w:rPr>
        <w:t xml:space="preserve"> Building, Training, and Education</w:t>
      </w:r>
    </w:p>
    <w:p w:rsidR="00000000" w:rsidDel="00000000" w:rsidP="00000000" w:rsidRDefault="00000000" w:rsidRPr="00000000" w14:paraId="000008A1">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scientists, governments, Indigenous peoples and local communities, conservation practitioners, private companies, and more understand their environmental impacts and take urgent actions to mitigate and adapt to climate change and biodiversity loss. PANGEA shares NASA Earth Science’s strategic goal of advancing and integrating Earth science knowledge to empower humanity to create a more resilient world over the next decade (</w:t>
      </w:r>
      <w:commentRangeStart w:id="770"/>
      <w:r w:rsidDel="00000000" w:rsidR="00000000" w:rsidRPr="00000000">
        <w:rPr>
          <w:rtl w:val="0"/>
        </w:rPr>
        <w:t xml:space="preserve">NASA Earth Science to Action Strategy 2024-2034</w:t>
      </w:r>
      <w:commentRangeEnd w:id="770"/>
      <w:r w:rsidDel="00000000" w:rsidR="00000000" w:rsidRPr="00000000">
        <w:commentReference w:id="770"/>
      </w:r>
      <w:r w:rsidDel="00000000" w:rsidR="00000000" w:rsidRPr="00000000">
        <w:rPr>
          <w:rtl w:val="0"/>
        </w:rPr>
        <w:t xml:space="preserve">). Strengthening capacity and investing in education associated with PANGEA is central to this aim, and critical to preparing the next generation with the necessary expertise and tools. Critically, PANGEA capacity building, training, and education will target not only US-based research and workforce communities, but also local and national communities in tropical forest countries partnering with PANGEA. PANGEA will partner with existing NASA programs, as well as with local and international collaborating institutions,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Training, Capacity Building, and Education will focus on </w:t>
      </w:r>
      <w:r w:rsidDel="00000000" w:rsidR="00000000" w:rsidRPr="00000000">
        <w:rPr>
          <w:highlight w:val="yellow"/>
          <w:rtl w:val="0"/>
        </w:rPr>
        <w:t xml:space="preserve">educating a cohort of graduate students, workforce development trainings, and Indigenous peoples and local community specific training and capacity building</w:t>
      </w:r>
      <w:r w:rsidDel="00000000" w:rsidR="00000000" w:rsidRPr="00000000">
        <w:rPr>
          <w:rtl w:val="0"/>
        </w:rPr>
        <w:t xml:space="preserve">. </w:t>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t xml:space="preserve">The scope of each PANGEA capacity building, training, or education activity will depend on which individuals from which institutions are targeted for training. During the development of the Concise Experimental Plan, and then intermittently throughout PANGEA, a brief needs assessment will be carried out to assess what different members of the PANGEA community require and desire in terms of capacity building, training, and education activities. The intention of this assessment will be to identify who will benefit from what kind of activities, and align that with resources that are available, while also determining what additional resources are needed to support planned activities (</w:t>
      </w:r>
      <w:r w:rsidDel="00000000" w:rsidR="00000000" w:rsidRPr="00000000">
        <w:rPr>
          <w:color w:val="ff0000"/>
          <w:rtl w:val="0"/>
        </w:rPr>
        <w:t xml:space="preserve">e.g. host institutions can provide venue and catering, instructors and teaching materials are needed</w:t>
      </w:r>
      <w:r w:rsidDel="00000000" w:rsidR="00000000" w:rsidRPr="00000000">
        <w:rPr>
          <w:rtl w:val="0"/>
        </w:rPr>
        <w:t xml:space="preserve">). </w:t>
      </w:r>
      <w:r w:rsidDel="00000000" w:rsidR="00000000" w:rsidRPr="00000000">
        <w:rPr>
          <w:color w:val="ff0000"/>
          <w:rtl w:val="0"/>
        </w:rPr>
        <w:t xml:space="preserve">PANGEA is not funded to deliver capacity building, training, and education activities and therefore complementary funding will be sought to support these activities (</w:t>
      </w:r>
      <w:r w:rsidDel="00000000" w:rsidR="00000000" w:rsidRPr="00000000">
        <w:rPr>
          <w:color w:val="ff0000"/>
          <w:highlight w:val="yellow"/>
          <w:rtl w:val="0"/>
        </w:rPr>
        <w:t xml:space="preserve">see </w:t>
      </w:r>
      <w:r w:rsidDel="00000000" w:rsidR="00000000" w:rsidRPr="00000000">
        <w:rPr>
          <w:i w:val="1"/>
          <w:color w:val="ff0000"/>
          <w:highlight w:val="yellow"/>
          <w:rtl w:val="0"/>
        </w:rPr>
        <w:t xml:space="preserve">Section 7.6</w:t>
      </w:r>
      <w:r w:rsidDel="00000000" w:rsidR="00000000" w:rsidRPr="00000000">
        <w:rPr>
          <w:color w:val="ff0000"/>
          <w:highlight w:val="yellow"/>
          <w:rtl w:val="0"/>
        </w:rPr>
        <w:t xml:space="preserve"> Co-funding Opportunities</w:t>
      </w:r>
      <w:r w:rsidDel="00000000" w:rsidR="00000000" w:rsidRPr="00000000">
        <w:rPr>
          <w:color w:val="ff0000"/>
          <w:rtl w:val="0"/>
        </w:rPr>
        <w:t xml:space="preserve">). </w:t>
      </w:r>
      <w:r w:rsidDel="00000000" w:rsidR="00000000" w:rsidRPr="00000000">
        <w:rPr>
          <w:rtl w:val="0"/>
        </w:rPr>
        <w:t xml:space="preserve">N</w:t>
      </w:r>
      <w:r w:rsidDel="00000000" w:rsidR="00000000" w:rsidRPr="00000000">
        <w:rPr>
          <w:rtl w:val="0"/>
        </w:rPr>
        <w:t xml:space="preserve">eeds assessment results will also help PANGEA identify which complementary funding opportunities are most appropriate to pursue.  </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b w:val="1"/>
          <w:rtl w:val="0"/>
        </w:rPr>
        <w:t xml:space="preserve">Educating a Cohort of Graduate Students: </w:t>
      </w:r>
      <w:r w:rsidDel="00000000" w:rsidR="00000000" w:rsidRPr="00000000">
        <w:rPr>
          <w:rtl w:val="0"/>
        </w:rPr>
        <w:t xml:space="preserve">During the Large Scale Biosphere Experiment in Amazonia (LBA), capacity building was mutually beneficial to the NASA LBA-ECO efforts and to NASA’s South American hosts. Brazil required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These students often did technical work, but many reached the level of co-authorship on papers and some were even primary authors. About 500 students participated in LBA in this way in the first decade of the program. These students often went on to complete masters and doctoral degrees. An additional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owing to the low cost of Brazilian student stipends.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t xml:space="preserve">PANGEA’s biggest opportunity for capacity building and training is within the science team. PANGEA will encourage NASA to explicitly indicate within ROSES funding calls that proposals co-developed with local researchers are more likely to be funded. This was done in the BioSCape funding call and was a significant contributor to roughly 50% of BioSCape’s science team being local to South Africa. PANGEA will strongly encourage projects include local collaborators in Co-I roles, in addition to local graduate student and/or postdoctoral researchers. This co-development of research will enable skills and knowledge transfer within each project team, and create opportunities for the Science Team to learn from researchers who span more diverse experiences and expertise. Additionally, PANGEA will strongly encourage that the ROSES solicitations require proposers to commit time to co-mentor and co-supervise students and postdocs from PANGEA countries, further building capacity. Once formed, PANGEA’s Science Team will abide by a PANGEA Code of Conduct that has both advice for ethical and equitable collaboration as well as clear authorship guidelines. These guidelines will be based on the Contributor Role Taxonomy (CRediT, credit.niso.org), which values the diversity of roles that make a research possible.</w:t>
      </w:r>
    </w:p>
    <w:p w:rsidR="00000000" w:rsidDel="00000000" w:rsidP="00000000" w:rsidRDefault="00000000" w:rsidRPr="00000000" w14:paraId="000008A8">
      <w:pPr>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8A9">
            <w:pPr>
              <w:jc w:val="center"/>
              <w:rPr/>
            </w:pPr>
            <w:r w:rsidDel="00000000" w:rsidR="00000000" w:rsidRPr="00000000">
              <w:rPr>
                <w:rtl w:val="0"/>
              </w:rPr>
              <w:t xml:space="preserve">PANGEA’s approach to equitable science, capacity building, and training will directly confront the issue of flyover campaigns and parachute science. </w:t>
            </w:r>
            <w:r w:rsidDel="00000000" w:rsidR="00000000" w:rsidRPr="00000000">
              <w:rPr>
                <w:rtl w:val="0"/>
              </w:rPr>
              <w:t xml:space="preserve">We strongly believe that PANGEA can achieve an estimated 100 first-author papers from scientists in Africa, substantially contributing to closing the Parachute Index gap in Central Africa as described in (</w:t>
            </w:r>
            <w:commentRangeStart w:id="771"/>
            <w:commentRangeStart w:id="772"/>
            <w:r w:rsidDel="00000000" w:rsidR="00000000" w:rsidRPr="00000000">
              <w:rPr>
                <w:rtl w:val="0"/>
              </w:rPr>
              <w:t xml:space="preserve">Culotta et al., 2024</w:t>
            </w:r>
            <w:commentRangeEnd w:id="771"/>
            <w:r w:rsidDel="00000000" w:rsidR="00000000" w:rsidRPr="00000000">
              <w:commentReference w:id="771"/>
            </w:r>
            <w:commentRangeEnd w:id="772"/>
            <w:r w:rsidDel="00000000" w:rsidR="00000000" w:rsidRPr="00000000">
              <w:commentReference w:id="772"/>
            </w:r>
            <w:r w:rsidDel="00000000" w:rsidR="00000000" w:rsidRPr="00000000">
              <w:rPr>
                <w:rtl w:val="0"/>
              </w:rPr>
              <w:t xml:space="preserve">). These African scientists will continue the legacy of the PANGEA campaign, in collaboration with international peers across the tropics, well after the end of the campaign.</w:t>
            </w:r>
            <w:r w:rsidDel="00000000" w:rsidR="00000000" w:rsidRPr="00000000">
              <w:rPr>
                <w:rtl w:val="0"/>
              </w:rPr>
            </w:r>
          </w:p>
        </w:tc>
      </w:tr>
    </w:tbl>
    <w:p w:rsidR="00000000" w:rsidDel="00000000" w:rsidP="00000000" w:rsidRDefault="00000000" w:rsidRPr="00000000" w14:paraId="000008AA">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w:t>
      </w:r>
      <w:r w:rsidDel="00000000" w:rsidR="00000000" w:rsidRPr="00000000">
        <w:rPr>
          <w:rtl w:val="0"/>
        </w:rPr>
        <w:t xml:space="preserve"> Trainings will include an emphasis on data fusion and scaling workflows. 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8AB">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w:t>
      </w:r>
      <w:r w:rsidDel="00000000" w:rsidR="00000000" w:rsidRPr="00000000">
        <w:rPr>
          <w:rtl w:val="0"/>
        </w:rPr>
        <w:t xml:space="preserve">PANGEA will partner with existing NASA programs and training efforts led by partners. Some examples are included below. </w:t>
      </w:r>
      <w:r w:rsidDel="00000000" w:rsidR="00000000" w:rsidRPr="00000000">
        <w:rPr>
          <w:b w:val="1"/>
          <w:highlight w:val="yellow"/>
          <w:rtl w:val="0"/>
        </w:rPr>
        <w:t xml:space="preserve">Table X </w:t>
      </w:r>
      <w:r w:rsidDel="00000000" w:rsidR="00000000" w:rsidRPr="00000000">
        <w:rPr>
          <w:rtl w:val="0"/>
        </w:rPr>
        <w:t xml:space="preserve">in </w:t>
      </w:r>
      <w:r w:rsidDel="00000000" w:rsidR="00000000" w:rsidRPr="00000000">
        <w:rPr>
          <w:b w:val="1"/>
          <w:highlight w:val="yellow"/>
          <w:rtl w:val="0"/>
        </w:rPr>
        <w:t xml:space="preserve">Appendix X </w:t>
      </w:r>
      <w:r w:rsidDel="00000000" w:rsidR="00000000" w:rsidRPr="00000000">
        <w:rPr>
          <w:rtl w:val="0"/>
        </w:rPr>
        <w:t xml:space="preserve">provides more details (</w:t>
      </w:r>
      <w:r w:rsidDel="00000000" w:rsidR="00000000" w:rsidRPr="00000000">
        <w:rPr>
          <w:b w:val="1"/>
          <w:rtl w:val="0"/>
        </w:rPr>
        <w:t xml:space="preserve">Note: </w:t>
      </w:r>
      <w:r w:rsidDel="00000000" w:rsidR="00000000" w:rsidRPr="00000000">
        <w:rPr>
          <w:rtl w:val="0"/>
        </w:rPr>
        <w:t xml:space="preserve">all appendices will be included in the final white paper).  </w:t>
      </w:r>
      <w:r w:rsidDel="00000000" w:rsidR="00000000" w:rsidRPr="00000000">
        <w:rPr>
          <w:rtl w:val="0"/>
        </w:rPr>
      </w:r>
    </w:p>
    <w:p w:rsidR="00000000" w:rsidDel="00000000" w:rsidP="00000000" w:rsidRDefault="00000000" w:rsidRPr="00000000" w14:paraId="000008AC">
      <w:pPr>
        <w:spacing w:after="240" w:before="240" w:lineRule="auto"/>
        <w:rPr/>
      </w:pPr>
      <w:r w:rsidDel="00000000" w:rsidR="00000000" w:rsidRPr="00000000">
        <w:rPr>
          <w:b w:val="1"/>
          <w:rtl w:val="0"/>
        </w:rPr>
        <w:t xml:space="preserve">ARSET: </w:t>
      </w:r>
      <w:r w:rsidDel="00000000" w:rsidR="00000000" w:rsidRPr="00000000">
        <w:rPr>
          <w:rtl w:val="0"/>
        </w:rPr>
        <w:t xml:space="preserve">PANGEA would work with ARSET and the PANGEA Science Team to deliver a multi-part training webinar series, building on the in-person training model trialed during BioSCape, in which ARSET and the ORNL DAAC worked together for the first time to deliver a 5-day in-person training in South Africa to conservation decision makers, university lecturers, and diverse researchers. </w:t>
      </w:r>
      <w:r w:rsidDel="00000000" w:rsidR="00000000" w:rsidRPr="00000000">
        <w:rPr>
          <w:rtl w:val="0"/>
        </w:rPr>
      </w:r>
    </w:p>
    <w:p w:rsidR="00000000" w:rsidDel="00000000" w:rsidP="00000000" w:rsidRDefault="00000000" w:rsidRPr="00000000" w14:paraId="000008AD">
      <w:pPr>
        <w:ind w:left="0" w:firstLine="0"/>
        <w:rPr/>
      </w:pPr>
      <w:r w:rsidDel="00000000" w:rsidR="00000000" w:rsidRPr="00000000">
        <w:rPr>
          <w:b w:val="1"/>
          <w:rtl w:val="0"/>
        </w:rPr>
        <w:t xml:space="preserve">Distributed Active Archiving Centers (DAACs): </w:t>
      </w:r>
      <w:r w:rsidDel="00000000" w:rsidR="00000000" w:rsidRPr="00000000">
        <w:rPr>
          <w:rtl w:val="0"/>
        </w:rPr>
        <w:t xml:space="preserve">PANGEA will build on the success of EMIT/LP DAAC and BioSCape/ORNL </w:t>
      </w:r>
      <w:r w:rsidDel="00000000" w:rsidR="00000000" w:rsidRPr="00000000">
        <w:rPr>
          <w:rtl w:val="0"/>
        </w:rPr>
        <w:t xml:space="preserve">DAAC</w:t>
      </w:r>
      <w:r w:rsidDel="00000000" w:rsidR="00000000" w:rsidRPr="00000000">
        <w:rPr>
          <w:rtl w:val="0"/>
        </w:rPr>
        <w:t xml:space="preserve"> collaborations to produce capacity building materials (e.g., training notebooks) and conduct workshops at conferences. Delivering these materials at conference workshops, such as the American Geophysical Union (AGU), Ecological Society of America (ESA), European Geophysical Union (EGU), and Association for Tropical Biology (ATBC) annual meetings, will engage diverse researchers at a variety of career stages and with various levels of prior engagement with NASA Earth data. </w:t>
      </w:r>
    </w:p>
    <w:p w:rsidR="00000000" w:rsidDel="00000000" w:rsidP="00000000" w:rsidRDefault="00000000" w:rsidRPr="00000000" w14:paraId="000008AE">
      <w:pPr>
        <w:ind w:left="0" w:firstLine="0"/>
        <w:rPr/>
      </w:pPr>
      <w:r w:rsidDel="00000000" w:rsidR="00000000" w:rsidRPr="00000000">
        <w:rPr>
          <w:rtl w:val="0"/>
        </w:rPr>
      </w:r>
    </w:p>
    <w:p w:rsidR="00000000" w:rsidDel="00000000" w:rsidP="00000000" w:rsidRDefault="00000000" w:rsidRPr="00000000" w14:paraId="000008AF">
      <w:pPr>
        <w:ind w:left="0" w:firstLine="0"/>
        <w:rPr/>
      </w:pPr>
      <w:r w:rsidDel="00000000" w:rsidR="00000000" w:rsidRPr="00000000">
        <w:rPr>
          <w:b w:val="1"/>
          <w:rtl w:val="0"/>
        </w:rPr>
        <w:t xml:space="preserve">DEVELOP: </w:t>
      </w:r>
      <w:r w:rsidDel="00000000" w:rsidR="00000000" w:rsidRPr="00000000">
        <w:rPr>
          <w:rtl w:val="0"/>
        </w:rPr>
        <w:t xml:space="preserve">DEVELOP partners with decision makers who are interested in using NASA Earth data to support their work. Each partner would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create data products to map ecologically important riparian vegetation. </w:t>
      </w:r>
    </w:p>
    <w:p w:rsidR="00000000" w:rsidDel="00000000" w:rsidP="00000000" w:rsidRDefault="00000000" w:rsidRPr="00000000" w14:paraId="000008B0">
      <w:pPr>
        <w:ind w:left="0" w:firstLine="0"/>
        <w:rPr/>
      </w:pPr>
      <w:r w:rsidDel="00000000" w:rsidR="00000000" w:rsidRPr="00000000">
        <w:rPr>
          <w:rtl w:val="0"/>
        </w:rPr>
      </w:r>
    </w:p>
    <w:p w:rsidR="00000000" w:rsidDel="00000000" w:rsidP="00000000" w:rsidRDefault="00000000" w:rsidRPr="00000000" w14:paraId="000008B1">
      <w:pPr>
        <w:ind w:left="0" w:firstLine="0"/>
        <w:rPr/>
      </w:pPr>
      <w:r w:rsidDel="00000000" w:rsidR="00000000" w:rsidRPr="00000000">
        <w:rPr>
          <w:b w:val="1"/>
          <w:rtl w:val="0"/>
        </w:rPr>
        <w:t xml:space="preserve">Global Learning and Observations to benefit the Environment Program (GLOBE): </w:t>
      </w:r>
      <w:r w:rsidDel="00000000" w:rsidR="00000000" w:rsidRPr="00000000">
        <w:rPr>
          <w:rtl w:val="0"/>
        </w:rPr>
        <w:t xml:space="preserve">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8B2">
      <w:pPr>
        <w:ind w:left="0" w:firstLine="0"/>
        <w:rPr/>
      </w:pPr>
      <w:r w:rsidDel="00000000" w:rsidR="00000000" w:rsidRPr="00000000">
        <w:rPr>
          <w:rtl w:val="0"/>
        </w:rPr>
      </w:r>
    </w:p>
    <w:p w:rsidR="00000000" w:rsidDel="00000000" w:rsidP="00000000" w:rsidRDefault="00000000" w:rsidRPr="00000000" w14:paraId="000008B3">
      <w:pPr>
        <w:ind w:left="0" w:firstLine="0"/>
        <w:rPr/>
      </w:pPr>
      <w:r w:rsidDel="00000000" w:rsidR="00000000" w:rsidRPr="00000000">
        <w:rPr>
          <w:b w:val="1"/>
          <w:rtl w:val="0"/>
        </w:rPr>
        <w:t xml:space="preserve">NASA/USAID SERVIR:</w:t>
      </w:r>
      <w:r w:rsidDel="00000000" w:rsidR="00000000" w:rsidRPr="00000000">
        <w:rPr>
          <w:b w:val="1"/>
          <w:rtl w:val="0"/>
        </w:rPr>
        <w:t xml:space="preserve"> </w:t>
      </w:r>
      <w:r w:rsidDel="00000000" w:rsidR="00000000" w:rsidRPr="00000000">
        <w:rPr>
          <w:rtl w:val="0"/>
        </w:rPr>
        <w:t xml:space="preserve">SERVIR works through regional hubs across the tropics to support sustainable development through capacity building and incorporating perspectives from women, Indigenous Peoples and their communities. PANGEA will work with SERVIR’s regional hubs to develop custom services and data pipelines to serve the specific decision making needs of local partner organizations. The PANGEA Science Team will work with SERVIR to build on their excellent Planning Toolkit, which provides regionally-targeted instruction on how to assess and deliver impactful interventions related to agriculture, forest restoration, and more. </w:t>
      </w:r>
    </w:p>
    <w:p w:rsidR="00000000" w:rsidDel="00000000" w:rsidP="00000000" w:rsidRDefault="00000000" w:rsidRPr="00000000" w14:paraId="000008B4">
      <w:pPr>
        <w:ind w:left="0" w:firstLine="0"/>
        <w:rPr/>
      </w:pPr>
      <w:r w:rsidDel="00000000" w:rsidR="00000000" w:rsidRPr="00000000">
        <w:rPr>
          <w:rtl w:val="0"/>
        </w:rPr>
      </w:r>
    </w:p>
    <w:p w:rsidR="00000000" w:rsidDel="00000000" w:rsidP="00000000" w:rsidRDefault="00000000" w:rsidRPr="00000000" w14:paraId="000008B5">
      <w:pPr>
        <w:ind w:left="0" w:firstLine="0"/>
        <w:rPr/>
      </w:pPr>
      <w:r w:rsidDel="00000000" w:rsidR="00000000" w:rsidRPr="00000000">
        <w:rPr>
          <w:b w:val="1"/>
          <w:rtl w:val="0"/>
        </w:rPr>
        <w:t xml:space="preserve">Indigenous Peoples Initiative</w:t>
      </w:r>
      <w:r w:rsidDel="00000000" w:rsidR="00000000" w:rsidRPr="00000000">
        <w:rPr>
          <w:b w:val="1"/>
          <w:rtl w:val="0"/>
        </w:rPr>
        <w:t xml:space="preserve">: </w:t>
      </w:r>
      <w:r w:rsidDel="00000000" w:rsidR="00000000" w:rsidRPr="00000000">
        <w:rPr>
          <w:rtl w:val="0"/>
        </w:rPr>
        <w:t xml:space="preserve">NASA’s Indigenous Peoples Initiative fosters collaboration with Indigenous communities to enhance the use of Earth Observations for informed decision-making and actions. Through the co-development of trainings, support for Indigenous-led projects, and respectful engagement, the Indigenous Peoples Initiative strengthens relationships and creates opportunities for Indigenous voices within NASA’s Earth Science Division.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Indigenous communities in the tropics. </w:t>
      </w:r>
    </w:p>
    <w:p w:rsidR="00000000" w:rsidDel="00000000" w:rsidP="00000000" w:rsidRDefault="00000000" w:rsidRPr="00000000" w14:paraId="000008B6">
      <w:pPr>
        <w:ind w:left="0" w:firstLine="0"/>
        <w:rPr/>
      </w:pPr>
      <w:r w:rsidDel="00000000" w:rsidR="00000000" w:rsidRPr="00000000">
        <w:rPr>
          <w:rtl w:val="0"/>
        </w:rPr>
      </w:r>
    </w:p>
    <w:p w:rsidR="00000000" w:rsidDel="00000000" w:rsidP="00000000" w:rsidRDefault="00000000" w:rsidRPr="00000000" w14:paraId="000008B7">
      <w:pPr>
        <w:ind w:left="0" w:firstLine="0"/>
        <w:rPr/>
      </w:pPr>
      <w:r w:rsidDel="00000000" w:rsidR="00000000" w:rsidRPr="00000000">
        <w:rPr>
          <w:b w:val="1"/>
          <w:rtl w:val="0"/>
        </w:rPr>
        <w:t xml:space="preserve">Association for Biology and Tropical Conservation (ATBC): </w:t>
      </w:r>
      <w:r w:rsidDel="00000000" w:rsidR="00000000" w:rsidRPr="00000000">
        <w:rPr>
          <w:rtl w:val="0"/>
        </w:rPr>
        <w:t xml:space="preserve">The ATBC, founded in 1963, is a global scientific society and professional organization promoting research, education, and communication on tropical biology and conservation. With around 1,000 members from 70 countries, ATBC supports capacity building, publishes the journal Biotropica, and hosts international meetings. Beyond workshops at ATBC’s annual meeting, PANGEA will seek out opportunities to engage ATBC members more broadly in PANGEA science training. </w:t>
      </w:r>
      <w:r w:rsidDel="00000000" w:rsidR="00000000" w:rsidRPr="00000000">
        <w:rPr>
          <w:rtl w:val="0"/>
        </w:rPr>
      </w:r>
    </w:p>
    <w:p w:rsidR="00000000" w:rsidDel="00000000" w:rsidP="00000000" w:rsidRDefault="00000000" w:rsidRPr="00000000" w14:paraId="000008B8">
      <w:pPr>
        <w:ind w:left="0" w:firstLine="0"/>
        <w:rPr/>
      </w:pPr>
      <w:r w:rsidDel="00000000" w:rsidR="00000000" w:rsidRPr="00000000">
        <w:rPr>
          <w:rtl w:val="0"/>
        </w:rPr>
      </w:r>
    </w:p>
    <w:p w:rsidR="00000000" w:rsidDel="00000000" w:rsidP="00000000" w:rsidRDefault="00000000" w:rsidRPr="00000000" w14:paraId="000008B9">
      <w:pPr>
        <w:ind w:left="0" w:firstLine="0"/>
        <w:rPr/>
      </w:pPr>
      <w:r w:rsidDel="00000000" w:rsidR="00000000" w:rsidRPr="00000000">
        <w:rPr>
          <w:b w:val="1"/>
          <w:rtl w:val="0"/>
        </w:rPr>
        <w:t xml:space="preserve">FLUXNET: </w:t>
      </w:r>
      <w:r w:rsidDel="00000000" w:rsidR="00000000" w:rsidRPr="00000000">
        <w:rPr>
          <w:rtl w:val="0"/>
        </w:rPr>
        <w:t xml:space="preserve">FLUXNET is a network of networks organized on the basis of a set of Regional and Continental Networks (such AmeriFlux and NEON in the Americas, ICOS in Europe, OzFlux and TERN in Australia and SAEON in South Africa) with the aim to make available standardized eddy covariance measurements globally. FLUXNET connects regional networks of primarily field-based earth system scientists and research sites. PANGEA will coordinate training and tools that are align with shared goals between the efforts. This includes expanding training on how to use and analyze eddy covariance flux tower data in the tropics, deepening engagement with tropical flux towers outside the FLUXNET community, and making existing trainings more accessible, for example translating AmeriFLUX materials into Portuguese and French, beyond the recent work to translate materials into Spanish. </w:t>
      </w:r>
    </w:p>
    <w:p w:rsidR="00000000" w:rsidDel="00000000" w:rsidP="00000000" w:rsidRDefault="00000000" w:rsidRPr="00000000" w14:paraId="000008BA">
      <w:pPr>
        <w:ind w:left="0" w:firstLine="0"/>
        <w:rPr/>
      </w:pPr>
      <w:r w:rsidDel="00000000" w:rsidR="00000000" w:rsidRPr="00000000">
        <w:rPr>
          <w:rtl w:val="0"/>
        </w:rPr>
      </w:r>
    </w:p>
    <w:p w:rsidR="00000000" w:rsidDel="00000000" w:rsidP="00000000" w:rsidRDefault="00000000" w:rsidRPr="00000000" w14:paraId="000008BB">
      <w:pPr>
        <w:ind w:left="0" w:firstLine="0"/>
        <w:rPr/>
      </w:pPr>
      <w:r w:rsidDel="00000000" w:rsidR="00000000" w:rsidRPr="00000000">
        <w:rPr>
          <w:b w:val="1"/>
          <w:rtl w:val="0"/>
        </w:rPr>
        <w:t xml:space="preserve">NSF Research, Innovation, Synergies, and Education (RISE): </w:t>
      </w:r>
      <w:r w:rsidDel="00000000" w:rsidR="00000000" w:rsidRPr="00000000">
        <w:rPr>
          <w:rtl w:val="0"/>
        </w:rPr>
        <w:t xml:space="preserve">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offer opportunities for PANGEA to engage with NSF around certain capacity building and training activities. </w:t>
      </w:r>
    </w:p>
    <w:p w:rsidR="00000000" w:rsidDel="00000000" w:rsidP="00000000" w:rsidRDefault="00000000" w:rsidRPr="00000000" w14:paraId="000008BC">
      <w:pPr>
        <w:ind w:left="0" w:firstLine="0"/>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8BD">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8BE">
      <w:pPr>
        <w:ind w:left="0" w:firstLine="0"/>
        <w:rPr/>
      </w:pPr>
      <w:r w:rsidDel="00000000" w:rsidR="00000000" w:rsidRPr="00000000">
        <w:rPr>
          <w:rtl w:val="0"/>
        </w:rPr>
      </w:r>
    </w:p>
    <w:p w:rsidR="00000000" w:rsidDel="00000000" w:rsidP="00000000" w:rsidRDefault="00000000" w:rsidRPr="00000000" w14:paraId="000008BF">
      <w:pPr>
        <w:pStyle w:val="Heading2"/>
        <w:rPr/>
        <w:sectPr>
          <w:type w:val="nextPage"/>
          <w:pgSz w:h="15840" w:w="12240" w:orient="portrait"/>
          <w:pgMar w:bottom="1440" w:top="1440" w:left="1530" w:right="1440" w:header="720" w:footer="720"/>
        </w:sectPr>
      </w:pPr>
      <w:bookmarkStart w:colFirst="0" w:colLast="0" w:name="_6h2n2jszgfk5" w:id="69"/>
      <w:bookmarkEnd w:id="69"/>
      <w:r w:rsidDel="00000000" w:rsidR="00000000" w:rsidRPr="00000000">
        <w:rPr>
          <w:rtl w:val="0"/>
        </w:rPr>
      </w:r>
    </w:p>
    <w:p w:rsidR="00000000" w:rsidDel="00000000" w:rsidP="00000000" w:rsidRDefault="00000000" w:rsidRPr="00000000" w14:paraId="000008C0">
      <w:pPr>
        <w:pStyle w:val="Heading2"/>
        <w:rPr/>
      </w:pPr>
      <w:bookmarkStart w:colFirst="0" w:colLast="0" w:name="_c36m01esiuds" w:id="70"/>
      <w:bookmarkEnd w:id="70"/>
      <w:r w:rsidDel="00000000" w:rsidR="00000000" w:rsidRPr="00000000">
        <w:rPr>
          <w:rtl w:val="0"/>
        </w:rPr>
        <w:t xml:space="preserve">10.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8C1">
      <w:pPr>
        <w:ind w:left="720" w:hanging="720"/>
        <w:rPr/>
      </w:pPr>
      <w:r w:rsidDel="00000000" w:rsidR="00000000" w:rsidRPr="00000000">
        <w:rPr>
          <w:rtl w:val="0"/>
        </w:rPr>
        <w:t xml:space="preserve">Adebiyi, A. A., &amp; Zuidema, P. (2016). The role of the southern African easterly jet in modifying the southeast Atlantic aerosol and cloud environments. </w:t>
      </w:r>
      <w:r w:rsidDel="00000000" w:rsidR="00000000" w:rsidRPr="00000000">
        <w:rPr>
          <w:i w:val="1"/>
          <w:rtl w:val="0"/>
        </w:rPr>
        <w:t xml:space="preserve">Quarterly Journal of the Royal Meteorological Society</w:t>
      </w:r>
      <w:r w:rsidDel="00000000" w:rsidR="00000000" w:rsidRPr="00000000">
        <w:rPr>
          <w:rtl w:val="0"/>
        </w:rPr>
        <w:t xml:space="preserve">, </w:t>
      </w:r>
      <w:r w:rsidDel="00000000" w:rsidR="00000000" w:rsidRPr="00000000">
        <w:rPr>
          <w:i w:val="1"/>
          <w:rtl w:val="0"/>
        </w:rPr>
        <w:t xml:space="preserve">142</w:t>
      </w:r>
      <w:r w:rsidDel="00000000" w:rsidR="00000000" w:rsidRPr="00000000">
        <w:rPr>
          <w:rtl w:val="0"/>
        </w:rPr>
        <w:t xml:space="preserve">(697), 1574–1589. https://doi.org/10.1002/qj.2765</w:t>
      </w:r>
    </w:p>
    <w:p w:rsidR="00000000" w:rsidDel="00000000" w:rsidP="00000000" w:rsidRDefault="00000000" w:rsidRPr="00000000" w14:paraId="000008C2">
      <w:pPr>
        <w:ind w:left="720"/>
        <w:rPr/>
      </w:pPr>
      <w:r w:rsidDel="00000000" w:rsidR="00000000" w:rsidRPr="00000000">
        <w:rPr>
          <w:rtl w:val="0"/>
        </w:rPr>
        <w:t xml:space="preserve">Aguirre‐Gutiérrez, J., Berenguer, E., Oliveras Menor, I., Bauman, D., Corral-Rivas, J. J., Nava-Miranda, M. G., Both, S., Ndong, J. E., Ondo, F. E., Bengone, N. N., Mihinhou, V., Dalling, J. W., Heineman, K., Figueiredo, A., González-M, R., Norden, N., Hurtado-M, A. B., González, D., Salgado-Negret, B., … Malhi, Y. (2022). Functional susceptibility of tropical forests to climate change. </w:t>
      </w:r>
      <w:r w:rsidDel="00000000" w:rsidR="00000000" w:rsidRPr="00000000">
        <w:rPr>
          <w:i w:val="1"/>
          <w:rtl w:val="0"/>
        </w:rPr>
        <w:t xml:space="preserve">Nature Ecology &amp; Evolution 2022 6:7</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(7), 878–889. https://doi.org/10.1038/s41559-022-01747-6</w:t>
      </w:r>
    </w:p>
    <w:p w:rsidR="00000000" w:rsidDel="00000000" w:rsidP="00000000" w:rsidRDefault="00000000" w:rsidRPr="00000000" w14:paraId="000008C3">
      <w:pPr>
        <w:ind w:left="720"/>
        <w:rPr/>
      </w:pPr>
      <w:r w:rsidDel="00000000" w:rsidR="00000000" w:rsidRPr="00000000">
        <w:rPr>
          <w:rtl w:val="0"/>
        </w:rPr>
        <w:t xml:space="preserve">Aguirre-Gutiérrez, J., Malhi, Y., Lewis, S. L., Fauset, S., Adu-Bredu, S., Affum-Baffoe, K., Baker, T. R., Gvozdevaite, A., Hubau, W., Moore, S., Peprah, T., Ziemińska, K., Phillips, O. L., &amp; Oliveras, I. (2020). Long-term droughts may drive drier tropical forests towards increased functional, taxonomic and phylogenetic homogeneity.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1–10. https://doi.org/10.1038/s41467-020-16973-4</w:t>
      </w:r>
    </w:p>
    <w:p w:rsidR="00000000" w:rsidDel="00000000" w:rsidP="00000000" w:rsidRDefault="00000000" w:rsidRPr="00000000" w14:paraId="000008C4">
      <w:pPr>
        <w:ind w:left="720"/>
        <w:rPr/>
      </w:pPr>
      <w:r w:rsidDel="00000000" w:rsidR="00000000" w:rsidRPr="00000000">
        <w:rPr>
          <w:rtl w:val="0"/>
        </w:rPr>
        <w:t xml:space="preserve">Ahlström, A., Raupach, M. R., Schurgers, G., Smith, B., Arneth, A., Jung, M., Reichstein, M., Canadell, J. G., Friedlingstein, P., Jain, A. K., Kato, E., Poulter, B., Sitch, S., Stocker, B. D., Viovy, N., Wang, Y. P., Wiltshire, A., Zaehle, S., &amp; Zeng, N. (2015). The dominant role of semi-arid ecosystems in the trend and variability of the land CO2 sink.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348</w:t>
      </w:r>
      <w:r w:rsidDel="00000000" w:rsidR="00000000" w:rsidRPr="00000000">
        <w:rPr>
          <w:rtl w:val="0"/>
        </w:rPr>
        <w:t xml:space="preserve">(6237), 895–899. https://doi.org/10.1126/SCIENCE.AAA1668/SUPPL_FILE/AHLSTROM.SM.PDF</w:t>
      </w:r>
    </w:p>
    <w:p w:rsidR="00000000" w:rsidDel="00000000" w:rsidP="00000000" w:rsidRDefault="00000000" w:rsidRPr="00000000" w14:paraId="000008C5">
      <w:pPr>
        <w:ind w:left="720"/>
        <w:rPr/>
      </w:pPr>
      <w:r w:rsidDel="00000000" w:rsidR="00000000" w:rsidRPr="00000000">
        <w:rPr>
          <w:rtl w:val="0"/>
        </w:rPr>
        <w:t xml:space="preserve">Albert, L. P., Wu, J., Prohaska, N., de Camargo, P. B., Huxman, T. E., Tribuzy, E. S., Ivanov, V. Y., Oliveira, R. S., Garcia, S., Smith, M. N., Oliveira Junior, R. C., Restrepo-Coupe, N., da Silva, R., Stark, S. C., Martins, G. A., Penha, D. v., &amp; Saleska, S. R. (2018). Age-dependent leaf physiology and consequences for crown-scale carbon uptake during the dry season in an Amazon evergreen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870–884. https://doi.org/10.1111/NPH.15056</w:t>
      </w:r>
    </w:p>
    <w:p w:rsidR="00000000" w:rsidDel="00000000" w:rsidP="00000000" w:rsidRDefault="00000000" w:rsidRPr="00000000" w14:paraId="000008C6">
      <w:pPr>
        <w:ind w:left="720"/>
        <w:rPr/>
      </w:pPr>
      <w:r w:rsidDel="00000000" w:rsidR="00000000" w:rsidRPr="00000000">
        <w:rPr>
          <w:rtl w:val="0"/>
        </w:rPr>
        <w:t xml:space="preserve">Alberton, B., Martin, T. C. M., da Rocha, H. R., Richardson, A. D., Moura, M. S. B., Torres, R. S., &amp; Morellato, L. P. C. (2023). Relationship between tropical leaf phenology and ecosystem productivity using phenocameras. </w:t>
      </w:r>
      <w:r w:rsidDel="00000000" w:rsidR="00000000" w:rsidRPr="00000000">
        <w:rPr>
          <w:i w:val="1"/>
          <w:rtl w:val="0"/>
        </w:rPr>
        <w:t xml:space="preserve">Frontiers in Environmental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https://doi.org/10.3389/fenvs.2023.1223219</w:t>
      </w:r>
    </w:p>
    <w:p w:rsidR="00000000" w:rsidDel="00000000" w:rsidP="00000000" w:rsidRDefault="00000000" w:rsidRPr="00000000" w14:paraId="000008C7">
      <w:pPr>
        <w:ind w:left="720"/>
        <w:rPr/>
      </w:pPr>
      <w:r w:rsidDel="00000000" w:rsidR="00000000" w:rsidRPr="00000000">
        <w:rPr>
          <w:rtl w:val="0"/>
        </w:rPr>
        <w:t xml:space="preserve">Alencar, A., Nepstad, D., &amp; del Carmen Vera Diaz, M. (2006). Forest Understory Fire in the Brazilian Amazon in ENSO and Non-ENSO Years: Area Burned and Committed Carbon Emissions.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1–17. https://doi.org/10.1175/EI150.1</w:t>
      </w:r>
    </w:p>
    <w:p w:rsidR="00000000" w:rsidDel="00000000" w:rsidP="00000000" w:rsidRDefault="00000000" w:rsidRPr="00000000" w14:paraId="000008C8">
      <w:pPr>
        <w:ind w:left="720"/>
        <w:rPr/>
      </w:pPr>
      <w:r w:rsidDel="00000000" w:rsidR="00000000" w:rsidRPr="00000000">
        <w:rPr>
          <w:rtl w:val="0"/>
        </w:rPr>
        <w:t xml:space="preserve">Alkama, R., &amp; Cescatti, A. (2016). Climate change: Biophysical climate impacts of recent changes in global forest cover.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(6273), 600–604. https://doi.org/10.1126/SCIENCE.AAC8083/SUPPL_FILE/AAC8083-ALKAMA-SM.PDF</w:t>
      </w:r>
    </w:p>
    <w:p w:rsidR="00000000" w:rsidDel="00000000" w:rsidP="00000000" w:rsidRDefault="00000000" w:rsidRPr="00000000" w14:paraId="000008C9">
      <w:pPr>
        <w:ind w:left="720"/>
        <w:rPr/>
      </w:pPr>
      <w:r w:rsidDel="00000000" w:rsidR="00000000" w:rsidRPr="00000000">
        <w:rPr>
          <w:rtl w:val="0"/>
        </w:rPr>
        <w:t xml:space="preserve">Allen, C. D., Macalady, A. K., Chenchouni, H., Bachelet, D., McDowell, N., Vennetier, M., Kitzberger, T., Rigling, A., Breshears, D. D., Hogg, E. H. (Ted), Gonzalez, P., Fensham, R., Zhang, Z., Castro, J., Demidova, N., Lim, J. H., Allard, G., Running, S. W., Semerci, A., &amp; Cobb, N. (2010). A global overview of drought and heat-induced tree mortality reveals emerging climate change risks for forests.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(4), 660–684. https://doi.org/10.1016/J.FORECO.2009.09.001</w:t>
      </w:r>
    </w:p>
    <w:p w:rsidR="00000000" w:rsidDel="00000000" w:rsidP="00000000" w:rsidRDefault="00000000" w:rsidRPr="00000000" w14:paraId="000008CA">
      <w:pPr>
        <w:ind w:left="720"/>
        <w:rPr/>
      </w:pPr>
      <w:r w:rsidDel="00000000" w:rsidR="00000000" w:rsidRPr="00000000">
        <w:rPr>
          <w:rtl w:val="0"/>
        </w:rPr>
        <w:t xml:space="preserve">Alroy, J. (2017). Effects of habitat disturbance on tropical forest biodiversity.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(23), 6056–6061. https://doi.org/10.1073/PNAS.1611855114/SUPPL_FILE/PNAS.201611855SI.PDF</w:t>
      </w:r>
    </w:p>
    <w:p w:rsidR="00000000" w:rsidDel="00000000" w:rsidP="00000000" w:rsidRDefault="00000000" w:rsidRPr="00000000" w14:paraId="000008CB">
      <w:pPr>
        <w:ind w:left="720"/>
        <w:rPr/>
      </w:pPr>
      <w:r w:rsidDel="00000000" w:rsidR="00000000" w:rsidRPr="00000000">
        <w:rPr>
          <w:rtl w:val="0"/>
        </w:rPr>
        <w:t xml:space="preserve">Alsdorf, D., Beighley, E., Laraque, A., Lee, H., Tshimanga, R., O’Loughlin, F., Mahé, G., Dinga, B., Moukandi, G., &amp; Spencer, R. G. M. (2016). Opportunities for hydrologic research in the Congo Basin.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378–409. https://doi.org/10.1002/2016RG000517</w:t>
      </w:r>
    </w:p>
    <w:p w:rsidR="00000000" w:rsidDel="00000000" w:rsidP="00000000" w:rsidRDefault="00000000" w:rsidRPr="00000000" w14:paraId="000008CC">
      <w:pPr>
        <w:ind w:left="720"/>
        <w:rPr/>
      </w:pPr>
      <w:r w:rsidDel="00000000" w:rsidR="00000000" w:rsidRPr="00000000">
        <w:rPr>
          <w:rtl w:val="0"/>
        </w:rPr>
        <w:t xml:space="preserve">Andela, N., Morton, D. C., Giglio, L., Chen, Y., van der Werf, G. R., Kasibhatla, P. S., DeFries, R. S., Collatz, G. J., Hantson, S., Kloster, S., Bachelet, D., Forrest, M., Lasslop, G., Li, F., Mangeon, S., Melton, J. R., Yue, C., &amp; Randerson, J. T. (2017). A human-driven decline in global burned area.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(6345), 1356–1362. https://doi.org/10.1126/science.aal4108</w:t>
      </w:r>
    </w:p>
    <w:p w:rsidR="00000000" w:rsidDel="00000000" w:rsidP="00000000" w:rsidRDefault="00000000" w:rsidRPr="00000000" w14:paraId="000008CD">
      <w:pPr>
        <w:ind w:left="720"/>
        <w:rPr/>
      </w:pPr>
      <w:r w:rsidDel="00000000" w:rsidR="00000000" w:rsidRPr="00000000">
        <w:rPr>
          <w:rtl w:val="0"/>
        </w:rPr>
        <w:t xml:space="preserve">Anderies, J. M., Janssen, M. A., &amp; Ostrom, E. (2004). A Framework to Analyze the Robustness of Social-ecological Systems from an Institutional Perspective. </w:t>
      </w:r>
      <w:r w:rsidDel="00000000" w:rsidR="00000000" w:rsidRPr="00000000">
        <w:rPr>
          <w:i w:val="1"/>
          <w:rtl w:val="0"/>
        </w:rPr>
        <w:t xml:space="preserve">Ecology and Society</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art18. https://doi.org/10.5751/ES-00610-090118</w:t>
      </w:r>
    </w:p>
    <w:p w:rsidR="00000000" w:rsidDel="00000000" w:rsidP="00000000" w:rsidRDefault="00000000" w:rsidRPr="00000000" w14:paraId="000008CE">
      <w:pPr>
        <w:ind w:left="720"/>
        <w:rPr/>
      </w:pPr>
      <w:r w:rsidDel="00000000" w:rsidR="00000000" w:rsidRPr="00000000">
        <w:rPr>
          <w:rtl w:val="0"/>
        </w:rP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a worldwide network monitoring forests in an era of global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528–549. https://doi.org/10.1111/GCB.12712</w:t>
      </w:r>
    </w:p>
    <w:p w:rsidR="00000000" w:rsidDel="00000000" w:rsidP="00000000" w:rsidRDefault="00000000" w:rsidRPr="00000000" w14:paraId="000008CF">
      <w:pPr>
        <w:ind w:left="720"/>
        <w:rPr/>
      </w:pPr>
      <w:r w:rsidDel="00000000" w:rsidR="00000000" w:rsidRPr="00000000">
        <w:rPr>
          <w:rtl w:val="0"/>
        </w:rPr>
        <w:t xml:space="preserve">Andrews, P. C., Cook, K. H., &amp; Vizy, E. K. (2024). Mesoscale convective systems in the Congo Basin: seasonality, regionality, and diurnal cycles.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62</w:t>
      </w:r>
      <w:r w:rsidDel="00000000" w:rsidR="00000000" w:rsidRPr="00000000">
        <w:rPr>
          <w:rtl w:val="0"/>
        </w:rPr>
        <w:t xml:space="preserve">(1), 609–630. https://doi.org/10.1007/S00382-023-06903-7/FIGURES/14</w:t>
      </w:r>
    </w:p>
    <w:p w:rsidR="00000000" w:rsidDel="00000000" w:rsidP="00000000" w:rsidRDefault="00000000" w:rsidRPr="00000000" w14:paraId="000008D0">
      <w:pPr>
        <w:ind w:left="720"/>
        <w:rPr/>
      </w:pPr>
      <w:r w:rsidDel="00000000" w:rsidR="00000000" w:rsidRPr="00000000">
        <w:rPr>
          <w:rtl w:val="0"/>
        </w:rPr>
        <w:t xml:space="preserve">Antonelli, A., Zizka, A., Silvestro, D., Scharn, R., Cascales-Miñana, B., &amp; Bacon, C. D. (2015). An engine for global plant diversity: Highest evolutionary turnover and emigration in the American tropics. </w:t>
      </w:r>
      <w:r w:rsidDel="00000000" w:rsidR="00000000" w:rsidRPr="00000000">
        <w:rPr>
          <w:i w:val="1"/>
          <w:rtl w:val="0"/>
        </w:rPr>
        <w:t xml:space="preserve">Frontiers in Genetics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(APR). https://doi.org/10.3389/fgene.2015.00130</w:t>
      </w:r>
    </w:p>
    <w:p w:rsidR="00000000" w:rsidDel="00000000" w:rsidP="00000000" w:rsidRDefault="00000000" w:rsidRPr="00000000" w14:paraId="000008D1">
      <w:pPr>
        <w:ind w:left="720"/>
        <w:rPr/>
      </w:pPr>
      <w:r w:rsidDel="00000000" w:rsidR="00000000" w:rsidRPr="00000000">
        <w:rPr>
          <w:rtl w:val="0"/>
        </w:rPr>
        <w:t xml:space="preserve">Araujo, R. F., Grubinger, S., Celes, C. H. S., Negrón-Juárez, R. I., Garcia, M., Dandois, J. P., &amp; Muller-Landau, H. C. (2021). Strong temporal variation in treefall and branchfall rates in a tropical forest is related to extreme rainfall: Results from 5 years of monthly drone data for a 50 ha plot.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(24), 6517–6531. https://doi.org/10.5194/BG-18-6517-2021</w:t>
      </w:r>
    </w:p>
    <w:p w:rsidR="00000000" w:rsidDel="00000000" w:rsidP="00000000" w:rsidRDefault="00000000" w:rsidRPr="00000000" w14:paraId="000008D2">
      <w:pPr>
        <w:ind w:left="720"/>
        <w:rPr/>
      </w:pPr>
      <w:r w:rsidDel="00000000" w:rsidR="00000000" w:rsidRPr="00000000">
        <w:rPr>
          <w:rtl w:val="0"/>
        </w:rPr>
        <w:t xml:space="preserve">Artaxo, P., Christen Hansson, H., Augusto MachadoID, L. T., &amp; RizzoID, L. v. (2022). Tropical forests are crucial in regulating the climate on Earth. </w:t>
      </w:r>
      <w:r w:rsidDel="00000000" w:rsidR="00000000" w:rsidRPr="00000000">
        <w:rPr>
          <w:i w:val="1"/>
          <w:rtl w:val="0"/>
        </w:rPr>
        <w:t xml:space="preserve">PLOS Climate</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(8), e0000054. https://doi.org/10.1371/JOURNAL.PCLM.0000054</w:t>
      </w:r>
    </w:p>
    <w:p w:rsidR="00000000" w:rsidDel="00000000" w:rsidP="00000000" w:rsidRDefault="00000000" w:rsidRPr="00000000" w14:paraId="000008D3">
      <w:pPr>
        <w:ind w:left="720"/>
        <w:rPr/>
      </w:pPr>
      <w:r w:rsidDel="00000000" w:rsidR="00000000" w:rsidRPr="00000000">
        <w:rPr>
          <w:rtl w:val="0"/>
        </w:rPr>
        <w:t xml:space="preserve">Asefi-Najafabady, S., &amp; Saatchi, S. (2013). Response of African humid tropical forests to recent rainfall anomalies.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https://doi.org/10.1098/RSTB.2012.0306</w:t>
      </w:r>
    </w:p>
    <w:p w:rsidR="00000000" w:rsidDel="00000000" w:rsidP="00000000" w:rsidRDefault="00000000" w:rsidRPr="00000000" w14:paraId="000008D4">
      <w:pPr>
        <w:ind w:left="720"/>
        <w:rPr/>
      </w:pPr>
      <w:r w:rsidDel="00000000" w:rsidR="00000000" w:rsidRPr="00000000">
        <w:rPr>
          <w:rtl w:val="0"/>
        </w:rPr>
        <w:t xml:space="preserve">Aselmann, I., &amp; Crutzen, P. J. (1989). Global distribution of natural freshwater wetlands and rice paddies, their net primary productivity, seasonality and possible methane emissions. </w:t>
      </w:r>
      <w:r w:rsidDel="00000000" w:rsidR="00000000" w:rsidRPr="00000000">
        <w:rPr>
          <w:i w:val="1"/>
          <w:rtl w:val="0"/>
        </w:rPr>
        <w:t xml:space="preserve">Journal of Atmospheric Chemistry</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307–358. https://doi.org/10.1007/BF00052709/METRICS</w:t>
      </w:r>
    </w:p>
    <w:p w:rsidR="00000000" w:rsidDel="00000000" w:rsidP="00000000" w:rsidRDefault="00000000" w:rsidRPr="00000000" w14:paraId="000008D5">
      <w:pPr>
        <w:ind w:left="720"/>
        <w:rPr/>
      </w:pPr>
      <w:r w:rsidDel="00000000" w:rsidR="00000000" w:rsidRPr="00000000">
        <w:rPr>
          <w:rtl w:val="0"/>
        </w:rPr>
        <w:t xml:space="preserve">Asner, G. P., Anderson, C. B., Martin, R. E., Knapp, D. E., Tupayachi, R., Sinca, F., &amp; Malhi, Y. (2014). Landscape-scale changes in forest structure and functional traits along an Andes-to-Amazon elevation gradient.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843–856. https://doi.org/10.5194/BG-11-843-2014</w:t>
      </w:r>
    </w:p>
    <w:p w:rsidR="00000000" w:rsidDel="00000000" w:rsidP="00000000" w:rsidRDefault="00000000" w:rsidRPr="00000000" w14:paraId="000008D6">
      <w:pPr>
        <w:ind w:left="720"/>
        <w:rPr/>
      </w:pPr>
      <w:r w:rsidDel="00000000" w:rsidR="00000000" w:rsidRPr="00000000">
        <w:rPr>
          <w:rtl w:val="0"/>
        </w:rPr>
        <w:t xml:space="preserve">Asner, G. P., Knapp, D. E., Anderson, C. B., Martin, R. E., &amp; Vaughn, N. (2016). Large-scale climatic and geophysical controls on the leaf economics spectrum.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(28), E4043–E4051. https://doi.org/10.1073/PNAS.1604863113/SUPPL_FILE/PNAS.201604863SI.PDF</w:t>
      </w:r>
    </w:p>
    <w:p w:rsidR="00000000" w:rsidDel="00000000" w:rsidP="00000000" w:rsidRDefault="00000000" w:rsidRPr="00000000" w14:paraId="000008D7">
      <w:pPr>
        <w:ind w:left="720"/>
        <w:rPr/>
      </w:pPr>
      <w:r w:rsidDel="00000000" w:rsidR="00000000" w:rsidRPr="00000000">
        <w:rPr>
          <w:rtl w:val="0"/>
        </w:rPr>
        <w:t xml:space="preserve">Asner, G. P., Knapp, D. E., Broadbent, E. N., Oliveira, P. J. C., Keller, M., &amp; Silva, J. N. (2005). Ecology: Selective logging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(5747), 480–482. https://doi.org/10.1126/SCIENCE.1118051/SUPPL_FILE/ASNER.SOM.REVISED.NEW.PDF</w:t>
      </w:r>
    </w:p>
    <w:p w:rsidR="00000000" w:rsidDel="00000000" w:rsidP="00000000" w:rsidRDefault="00000000" w:rsidRPr="00000000" w14:paraId="000008D8">
      <w:pPr>
        <w:ind w:left="720"/>
        <w:rPr/>
      </w:pPr>
      <w:r w:rsidDel="00000000" w:rsidR="00000000" w:rsidRPr="00000000">
        <w:rPr>
          <w:rtl w:val="0"/>
        </w:rPr>
        <w:t xml:space="preserve">Asner, G. P., Martin, R. E., Carranza‐Jiménez, L., Sinca, F., Tupayachi, R., Anderson, C. B., &amp; Martinez, P. (2014). Functional and biological diversity of foliar spectra in tree canopies throughout the Andes to Amazon region.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204</w:t>
      </w:r>
      <w:r w:rsidDel="00000000" w:rsidR="00000000" w:rsidRPr="00000000">
        <w:rPr>
          <w:rtl w:val="0"/>
        </w:rPr>
        <w:t xml:space="preserve">(1), 127–139. https://doi.org/10.1111/nph.12895</w:t>
      </w:r>
    </w:p>
    <w:p w:rsidR="00000000" w:rsidDel="00000000" w:rsidP="00000000" w:rsidRDefault="00000000" w:rsidRPr="00000000" w14:paraId="000008D9">
      <w:pPr>
        <w:ind w:left="720"/>
        <w:rPr/>
      </w:pPr>
      <w:r w:rsidDel="00000000" w:rsidR="00000000" w:rsidRPr="00000000">
        <w:rPr>
          <w:rtl w:val="0"/>
        </w:rPr>
        <w:t xml:space="preserve">Asner, G. P., Martin, R. E., Knapp, D. E., Tupayachi, R., Anderson, C. B., Sinca, F., Vaughn, N. R., &amp; Llactayo, W. (2017). Airborne laser-guided imaging spectroscopy to map forest trait diversity and guide conservation.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355</w:t>
      </w:r>
      <w:r w:rsidDel="00000000" w:rsidR="00000000" w:rsidRPr="00000000">
        <w:rPr>
          <w:rtl w:val="0"/>
        </w:rPr>
        <w:t xml:space="preserve">(6323), 385–389. https://doi.org/10.1126/science.aaj1987</w:t>
      </w:r>
    </w:p>
    <w:p w:rsidR="00000000" w:rsidDel="00000000" w:rsidP="00000000" w:rsidRDefault="00000000" w:rsidRPr="00000000" w14:paraId="000008DA">
      <w:pPr>
        <w:ind w:left="720"/>
        <w:rPr/>
      </w:pPr>
      <w:r w:rsidDel="00000000" w:rsidR="00000000" w:rsidRPr="00000000">
        <w:rPr>
          <w:rtl w:val="0"/>
        </w:rPr>
        <w:t xml:space="preserve">Asner, G. P., Powell, G. V. N., Mascaro, J., Knapp, D. E., Clark, J. K., Jacobson, J., Kennedy-Bowdoin, T., Balaji, A., Paez-Acosta, G., Victoria, E., Secada, L., Valqui, M., &amp; Hughes, R. F. (2010). High-resolution forest carbon stocks and emissions in the Amazon.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16738–16742. https://doi.org/10.1073/PNAS.1004875107/SUPPL_FILE/PNAS.201004875SI.PDF</w:t>
      </w:r>
    </w:p>
    <w:p w:rsidR="00000000" w:rsidDel="00000000" w:rsidP="00000000" w:rsidRDefault="00000000" w:rsidRPr="00000000" w14:paraId="000008DB">
      <w:pPr>
        <w:ind w:left="720"/>
        <w:rPr/>
      </w:pPr>
      <w:r w:rsidDel="00000000" w:rsidR="00000000" w:rsidRPr="00000000">
        <w:rPr>
          <w:rtl w:val="0"/>
        </w:rPr>
        <w:t xml:space="preserve">Asrar, G., Kaye, J. A., &amp; Morel, P. (n.d.). </w:t>
      </w:r>
      <w:r w:rsidDel="00000000" w:rsidR="00000000" w:rsidRPr="00000000">
        <w:rPr>
          <w:i w:val="1"/>
          <w:rtl w:val="0"/>
        </w:rPr>
        <w:t xml:space="preserve">NASA Research Strategy for Earth System Science: Climate Component</w:t>
      </w:r>
      <w:r w:rsidDel="00000000" w:rsidR="00000000" w:rsidRPr="00000000">
        <w:rPr>
          <w:rtl w:val="0"/>
        </w:rPr>
        <w:t xml:space="preserve">.</w:t>
      </w:r>
    </w:p>
    <w:p w:rsidR="00000000" w:rsidDel="00000000" w:rsidP="00000000" w:rsidRDefault="00000000" w:rsidRPr="00000000" w14:paraId="000008DC">
      <w:pPr>
        <w:ind w:left="720"/>
        <w:rPr/>
      </w:pPr>
      <w:r w:rsidDel="00000000" w:rsidR="00000000" w:rsidRPr="00000000">
        <w:rPr>
          <w:rtl w:val="0"/>
        </w:rPr>
        <w:t xml:space="preserve">Assis, T. O., Aguiar, A. P. D., von Randow, C., &amp; Nobre, C. A. (2022). Projections of future forest degradation and CO </w:t>
      </w:r>
      <w:r w:rsidDel="00000000" w:rsidR="00000000" w:rsidRPr="00000000">
        <w:rPr>
          <w:vertAlign w:val="subscript"/>
          <w:rtl w:val="0"/>
        </w:rPr>
        <w:t xml:space="preserve">2</w:t>
      </w:r>
      <w:r w:rsidDel="00000000" w:rsidR="00000000" w:rsidRPr="00000000">
        <w:rPr>
          <w:rtl w:val="0"/>
        </w:rPr>
        <w:t xml:space="preserve"> emissions for the Brazilian Amazon.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(24). https://doi.org/10.1126/sciadv.abj3309</w:t>
      </w:r>
    </w:p>
    <w:p w:rsidR="00000000" w:rsidDel="00000000" w:rsidP="00000000" w:rsidRDefault="00000000" w:rsidRPr="00000000" w14:paraId="000008DD">
      <w:pPr>
        <w:ind w:left="720"/>
        <w:rPr/>
      </w:pPr>
      <w:r w:rsidDel="00000000" w:rsidR="00000000" w:rsidRPr="00000000">
        <w:rPr>
          <w:rtl w:val="0"/>
        </w:rPr>
        <w:t xml:space="preserve">Baker, J. C. A., Garcia-Carreras, L., Gloor, M., Marsham, J. H., Buermann, W., da Rocha, H. R., Nobre, A. D., de Araujo, A. C., &amp; Spracklen, D. v. (2021). Evapotranspiration in the Amazon: spatial patterns, seasonality, and recent trends in observations, reanalysis, and climate models.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(4), 2279–2300. https://doi.org/10.5194/hess-25-2279-2021</w:t>
      </w:r>
    </w:p>
    <w:p w:rsidR="00000000" w:rsidDel="00000000" w:rsidP="00000000" w:rsidRDefault="00000000" w:rsidRPr="00000000" w14:paraId="000008DE">
      <w:pPr>
        <w:ind w:left="720"/>
        <w:rPr/>
      </w:pPr>
      <w:r w:rsidDel="00000000" w:rsidR="00000000" w:rsidRPr="00000000">
        <w:rPr>
          <w:rtl w:val="0"/>
        </w:rPr>
        <w:t xml:space="preserve">Baker, J. C. A., &amp; Spracklen, D. v. (2022a).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8DF">
      <w:pPr>
        <w:ind w:left="720"/>
        <w:rPr/>
      </w:pPr>
      <w:r w:rsidDel="00000000" w:rsidR="00000000" w:rsidRPr="00000000">
        <w:rPr>
          <w:rtl w:val="0"/>
        </w:rPr>
        <w:t xml:space="preserve">Baker, J. C. A., &amp; Spracklen, D. v. (2022b).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8E0">
      <w:pPr>
        <w:ind w:left="720"/>
        <w:rPr/>
      </w:pPr>
      <w:r w:rsidDel="00000000" w:rsidR="00000000" w:rsidRPr="00000000">
        <w:rPr>
          <w:rtl w:val="0"/>
        </w:rPr>
        <w:t xml:space="preserve">Balaguru, K., Foltz, G. R., &amp; Leung, L. R. (2018). Increasing Magnitude of Hurricane Rapid Intensification in the Central and Eastern Tropical Atlantic.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(9), 4238–4247. https://doi.org/10.1029/2018GL077597</w:t>
      </w:r>
    </w:p>
    <w:p w:rsidR="00000000" w:rsidDel="00000000" w:rsidP="00000000" w:rsidRDefault="00000000" w:rsidRPr="00000000" w14:paraId="000008E1">
      <w:pPr>
        <w:ind w:left="720"/>
        <w:rPr/>
      </w:pPr>
      <w:r w:rsidDel="00000000" w:rsidR="00000000" w:rsidRPr="00000000">
        <w:rPr>
          <w:rtl w:val="0"/>
        </w:rPr>
        <w:t xml:space="preserve">Baldocchi, D. D. (2020). How eddy covariance flux measurements have contributed to our understanding of Global Change Biology.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 242–260. https://doi.org/10.1111/GCB.14807</w:t>
      </w:r>
    </w:p>
    <w:p w:rsidR="00000000" w:rsidDel="00000000" w:rsidP="00000000" w:rsidRDefault="00000000" w:rsidRPr="00000000" w14:paraId="000008E2">
      <w:pPr>
        <w:ind w:left="720"/>
        <w:rPr/>
      </w:pPr>
      <w:r w:rsidDel="00000000" w:rsidR="00000000" w:rsidRPr="00000000">
        <w:rPr>
          <w:rtl w:val="0"/>
        </w:rPr>
        <w:t xml:space="preserve">Baldocchi, D., Novick, K., Keenan, T., &amp; Torn, M. (2024). AmeriFlux: Its Impact on our understanding of the ‘breathing of the biosphere’, after 25 years. In </w:t>
      </w:r>
      <w:r w:rsidDel="00000000" w:rsidR="00000000" w:rsidRPr="00000000">
        <w:rPr>
          <w:i w:val="1"/>
          <w:rtl w:val="0"/>
        </w:rPr>
        <w:t xml:space="preserve">Agricultural and Forest Meteorology</w:t>
      </w:r>
      <w:r w:rsidDel="00000000" w:rsidR="00000000" w:rsidRPr="00000000">
        <w:rPr>
          <w:rtl w:val="0"/>
        </w:rPr>
        <w:t xml:space="preserve"> (Vol. 348). Elsevier B.V. https://doi.org/10.1016/j.agrformet.2024.109929</w:t>
      </w:r>
    </w:p>
    <w:p w:rsidR="00000000" w:rsidDel="00000000" w:rsidP="00000000" w:rsidRDefault="00000000" w:rsidRPr="00000000" w14:paraId="000008E3">
      <w:pPr>
        <w:ind w:left="720"/>
        <w:rPr/>
      </w:pPr>
      <w:r w:rsidDel="00000000" w:rsidR="00000000" w:rsidRPr="00000000">
        <w:rPr>
          <w:rtl w:val="0"/>
        </w:rPr>
        <w:t xml:space="preserve">Balzarolo, M., Valdameri, N., Fu, Y. H., Schepers, L., Janssens, I. A., &amp; Campioli, M. (2019). Different determinants of radiation use efficiency in cold and temperate forests.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(11), 1649–1667. https://doi.org/10.1111/geb.12985</w:t>
      </w:r>
    </w:p>
    <w:p w:rsidR="00000000" w:rsidDel="00000000" w:rsidP="00000000" w:rsidRDefault="00000000" w:rsidRPr="00000000" w14:paraId="000008E4">
      <w:pPr>
        <w:ind w:left="720"/>
        <w:rPr/>
      </w:pPr>
      <w:r w:rsidDel="00000000" w:rsidR="00000000" w:rsidRPr="00000000">
        <w:rPr>
          <w:rtl w:val="0"/>
        </w:rPr>
        <w:t xml:space="preserve">Barkhordarian, A., Saatchi, S. S., Behrangi, A., Loikith, P. C., &amp; Mechoso, C. R. (2019). A Recent Systematic Increase in Vapor Pressure Deficit over Tropical South America. </w:t>
      </w:r>
      <w:r w:rsidDel="00000000" w:rsidR="00000000" w:rsidRPr="00000000">
        <w:rPr>
          <w:i w:val="1"/>
          <w:rtl w:val="0"/>
        </w:rPr>
        <w:t xml:space="preserve">Scientific Reports 2019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1–12. https://doi.org/10.1038/s41598-019-51857-8</w:t>
      </w:r>
    </w:p>
    <w:p w:rsidR="00000000" w:rsidDel="00000000" w:rsidP="00000000" w:rsidRDefault="00000000" w:rsidRPr="00000000" w14:paraId="000008E5">
      <w:pPr>
        <w:ind w:left="720"/>
        <w:rPr/>
      </w:pPr>
      <w:r w:rsidDel="00000000" w:rsidR="00000000" w:rsidRPr="00000000">
        <w:rPr>
          <w:rtl w:val="0"/>
        </w:rPr>
        <w:t xml:space="preserve">Barkley, A. E., Prospero, J. M., Mahowald, N., Hamilton, D. S., Popendorf, K. J., Oehlert, A. M., Pourmand, A., Gatineau, A., Panechou-Pulcherie, K., Blackwelder, P., &amp; Gaston, C. J. (2019). African biomass burning is a substantial source of phosphorus deposition to the Amazon, Tropical Atlantic Ocean, and Southern Ocean.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(33), 16216–16221. https://doi.org/10.1073/PNAS.1906091116/SUPPL_FILE/PNAS.1906091116.SAPP.PDF</w:t>
      </w:r>
    </w:p>
    <w:p w:rsidR="00000000" w:rsidDel="00000000" w:rsidP="00000000" w:rsidRDefault="00000000" w:rsidRPr="00000000" w14:paraId="000008E6">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(2018a).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8E7">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(2018b).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8E8">
      <w:pPr>
        <w:ind w:left="720"/>
        <w:rPr/>
      </w:pPr>
      <w:r w:rsidDel="00000000" w:rsidR="00000000" w:rsidRPr="00000000">
        <w:rPr>
          <w:rtl w:val="0"/>
        </w:rPr>
        <w:t xml:space="preserve">Barlow, J., Lennox, G. D., Ferreira, J., Berenguer, E., Lees, A. C., Nally, R. mac, Thomson, J. R., Ferraz, S. F. D. B., Louzada, J., Oliveira, V. H. F., Parry, L., Ribeiro De Castro Solar, R., Vieira, I. C. G., Aragaõ, L. E. O. C., Begotti, R. A., Braga, R. F., Cardoso, T. M., Jr, R. C. D. O., Souza, C. M., … Gardner, T. A. (2016). Anthropogenic disturbance in tropical forests can double biodiversity loss from deforestation. </w:t>
      </w:r>
      <w:r w:rsidDel="00000000" w:rsidR="00000000" w:rsidRPr="00000000">
        <w:rPr>
          <w:i w:val="1"/>
          <w:rtl w:val="0"/>
        </w:rPr>
        <w:t xml:space="preserve">Nature 2016 535:7610</w:t>
      </w:r>
      <w:r w:rsidDel="00000000" w:rsidR="00000000" w:rsidRPr="00000000">
        <w:rPr>
          <w:rtl w:val="0"/>
        </w:rPr>
        <w:t xml:space="preserve">, </w:t>
      </w:r>
      <w:r w:rsidDel="00000000" w:rsidR="00000000" w:rsidRPr="00000000">
        <w:rPr>
          <w:i w:val="1"/>
          <w:rtl w:val="0"/>
        </w:rPr>
        <w:t xml:space="preserve">535</w:t>
      </w:r>
      <w:r w:rsidDel="00000000" w:rsidR="00000000" w:rsidRPr="00000000">
        <w:rPr>
          <w:rtl w:val="0"/>
        </w:rPr>
        <w:t xml:space="preserve">(7610), 144–147. https://doi.org/10.1038/nature18326</w:t>
      </w:r>
    </w:p>
    <w:p w:rsidR="00000000" w:rsidDel="00000000" w:rsidP="00000000" w:rsidRDefault="00000000" w:rsidRPr="00000000" w14:paraId="000008E9">
      <w:pPr>
        <w:ind w:left="720"/>
        <w:rPr/>
      </w:pPr>
      <w:r w:rsidDel="00000000" w:rsidR="00000000" w:rsidRPr="00000000">
        <w:rPr>
          <w:rtl w:val="0"/>
        </w:rPr>
        <w:t xml:space="preserve">Barlow, J., Peres, C. A., Lagan, B. O., &amp; Haugaasen, T. (2003). Large tree mortality and the decline of forest biomass following Amazonian wildfires.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6–8. https://doi.org/10.1046/J.1461-0248.2003.00394.X</w:t>
      </w:r>
    </w:p>
    <w:p w:rsidR="00000000" w:rsidDel="00000000" w:rsidP="00000000" w:rsidRDefault="00000000" w:rsidRPr="00000000" w14:paraId="000008EA">
      <w:pPr>
        <w:ind w:left="720"/>
        <w:rPr/>
      </w:pPr>
      <w:r w:rsidDel="00000000" w:rsidR="00000000" w:rsidRPr="00000000">
        <w:rPr>
          <w:rtl w:val="0"/>
        </w:rPr>
        <w:t xml:space="preserve">Basset, Y., Cizek, L., Cuénoud, P., Didham, R. K., Guilhaumon, F., Missa, O., Novotny, V., Ødegaard, F., Roslin, T., Schmidl, J., Tishechkin, A. K., Winchester, N. N., Roubik, D. W., Aberlenc, H. P., Bail, J., Barrios, H., Bridle, J. R., Castaño-Meneses, G., Corbara, B., … Leponce, M. (2012). Arthropod diversity in a tropical 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338</w:t>
      </w:r>
      <w:r w:rsidDel="00000000" w:rsidR="00000000" w:rsidRPr="00000000">
        <w:rPr>
          <w:rtl w:val="0"/>
        </w:rPr>
        <w:t xml:space="preserve">(6113), 1481–1484. https://doi.org/10.1126/SCIENCE.1226727/SUPPL_FILE/BASSET.SM.PDF</w:t>
      </w:r>
    </w:p>
    <w:p w:rsidR="00000000" w:rsidDel="00000000" w:rsidP="00000000" w:rsidRDefault="00000000" w:rsidRPr="00000000" w14:paraId="000008EB">
      <w:pPr>
        <w:ind w:left="720"/>
        <w:rPr/>
      </w:pPr>
      <w:r w:rsidDel="00000000" w:rsidR="00000000" w:rsidRPr="00000000">
        <w:rPr>
          <w:rtl w:val="0"/>
        </w:rPr>
        <w:t xml:space="preserve">Bauman, D., Fortunel, C., Delhaye, G., Malhi, Y., Cernusak, L. A., Bentley, L. P., Rifai, S. W., Aguirre-Gutiérrez, J., Menor, I. O., Phillips, O. L., McNellis, B. E., Bradford, M., Laurance, S. G. W., Hutchinson, M. F., Dempsey, R., Santos-Andrade, P. E., Ninantay-Rivera, H. R., Chambi Paucar, J. R., &amp; McMahon, S. M. (2022). Tropical tree mortality has increased with rising atmospheric water stress. </w:t>
      </w:r>
      <w:r w:rsidDel="00000000" w:rsidR="00000000" w:rsidRPr="00000000">
        <w:rPr>
          <w:i w:val="1"/>
          <w:rtl w:val="0"/>
        </w:rPr>
        <w:t xml:space="preserve">Nature 2022 608:7923</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528–533. https://doi.org/10.1038/s41586-022-04737-7</w:t>
      </w:r>
    </w:p>
    <w:p w:rsidR="00000000" w:rsidDel="00000000" w:rsidP="00000000" w:rsidRDefault="00000000" w:rsidRPr="00000000" w14:paraId="000008EC">
      <w:pPr>
        <w:ind w:left="720"/>
        <w:rPr/>
      </w:pPr>
      <w:r w:rsidDel="00000000" w:rsidR="00000000" w:rsidRPr="00000000">
        <w:rPr>
          <w:rtl w:val="0"/>
        </w:rPr>
        <w:t xml:space="preserve">Bauters, M., Drake, T. W., Verbeeck, H., Bodé, S., Hervé-Fernández, P., Zito, P., Podgorski, D. C., Boyemba, F., Makelele, I., Ntaboba, L. C., Spencer, R. G. M., &amp; Boeckx, P. (2018). High fire-derived nitrogen deposition on central African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(3), 549–554. https://doi.org/10.1073/PNAS.1714597115/SUPPL_FILE/PNAS.1714597115.SM02.MP4</w:t>
      </w:r>
    </w:p>
    <w:p w:rsidR="00000000" w:rsidDel="00000000" w:rsidP="00000000" w:rsidRDefault="00000000" w:rsidRPr="00000000" w14:paraId="000008ED">
      <w:pPr>
        <w:ind w:left="720"/>
        <w:rPr/>
      </w:pPr>
      <w:r w:rsidDel="00000000" w:rsidR="00000000" w:rsidRPr="00000000">
        <w:rPr>
          <w:rtl w:val="0"/>
        </w:rPr>
        <w:t xml:space="preserve">Bauters, M., Drake, T. W., Wagner, S., Baumgartner, S., Makelele, I. A., Bodé, S., Verheyen, K., Verbeeck, H., Ewango, C., Cizungu, L., van Oost, K., &amp; Boeckx, P. (2021). Fire-derived phosphorus fertilization of African tropical forests.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1–8. https://doi.org/10.1038/s41467-021-25428-3</w:t>
      </w:r>
    </w:p>
    <w:p w:rsidR="00000000" w:rsidDel="00000000" w:rsidP="00000000" w:rsidRDefault="00000000" w:rsidRPr="00000000" w14:paraId="000008EE">
      <w:pPr>
        <w:ind w:left="720"/>
        <w:rPr/>
      </w:pPr>
      <w:r w:rsidDel="00000000" w:rsidR="00000000" w:rsidRPr="00000000">
        <w:rPr>
          <w:rtl w:val="0"/>
        </w:rPr>
        <w:t xml:space="preserve">Bauters, M., Grau, O., Doetterl, S., Heineman, K. D., Dalling, J. W., Prada, C. M., Griepentrog, M., Malhi, Y., Riutta, T., Scalon, M., Oliveras, I., Inagawa, T., Majalap, N., Beeckman, H., van den Bulcke, J., Perring, M. P., Dourdain, A., Hérault, B., Vermeir, P., … Janssens, I. A. (2022). Tropical wood stores substantial amounts of nutrients, but we have limited understanding why.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(3), 596–606. https://doi.org/10.1111/btp.13069</w:t>
      </w:r>
    </w:p>
    <w:p w:rsidR="00000000" w:rsidDel="00000000" w:rsidP="00000000" w:rsidRDefault="00000000" w:rsidRPr="00000000" w14:paraId="000008EF">
      <w:pPr>
        <w:ind w:left="720"/>
        <w:rPr/>
      </w:pPr>
      <w:r w:rsidDel="00000000" w:rsidR="00000000" w:rsidRPr="00000000">
        <w:rPr>
          <w:rtl w:val="0"/>
        </w:rPr>
        <w:t xml:space="preserve">Beck, H., Snodgrass, J. W., &amp; Thebpanya, P. (2013). Long-term exclosure of large terrestrial vertebrates: Implications of defaunation for seedling demographics in the Amazon rainforest.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115–121. https://doi.org/10.1016/J.BIOCON.2013.03.012</w:t>
      </w:r>
    </w:p>
    <w:p w:rsidR="00000000" w:rsidDel="00000000" w:rsidP="00000000" w:rsidRDefault="00000000" w:rsidRPr="00000000" w14:paraId="000008F0">
      <w:pPr>
        <w:ind w:left="720"/>
        <w:rPr/>
      </w:pPr>
      <w:r w:rsidDel="00000000" w:rsidR="00000000" w:rsidRPr="00000000">
        <w:rPr>
          <w:rtl w:val="0"/>
        </w:rPr>
        <w:t xml:space="preserve">Bell, J. P., Tompkins, A. M., Bouka-Biona, C., &amp; Sanda, I. S. (2015). A process-based investigation into the impact of the Congo basin deforestation on surface climate.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(12), 5721–5739. https://doi.org/10.1002/2014JD022586</w:t>
      </w:r>
    </w:p>
    <w:p w:rsidR="00000000" w:rsidDel="00000000" w:rsidP="00000000" w:rsidRDefault="00000000" w:rsidRPr="00000000" w14:paraId="000008F1">
      <w:pPr>
        <w:ind w:left="720"/>
        <w:rPr/>
      </w:pPr>
      <w:r w:rsidDel="00000000" w:rsidR="00000000" w:rsidRPr="00000000">
        <w:rPr>
          <w:rtl w:val="0"/>
        </w:rPr>
        <w:t xml:space="preserve">Bello, C., Galetti, M., Pizo, M. A., Magnago, L. F. S., Rocha, M. F., Lima, R. A. F., Peres, C. A., Ovaskainen, O., &amp; Jordano, P. (2015). Defaunation affects carbon storage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(11). https://doi.org/10.1126/SCIADV.1501105/SUPPL_FILE/1501105_SM.PDF</w:t>
      </w:r>
    </w:p>
    <w:p w:rsidR="00000000" w:rsidDel="00000000" w:rsidP="00000000" w:rsidRDefault="00000000" w:rsidRPr="00000000" w14:paraId="000008F2">
      <w:pPr>
        <w:ind w:left="720"/>
        <w:rPr/>
      </w:pPr>
      <w:r w:rsidDel="00000000" w:rsidR="00000000" w:rsidRPr="00000000">
        <w:rPr>
          <w:rtl w:val="0"/>
        </w:rPr>
        <w:t xml:space="preserve">Benítez-López, A., Alkemade, R., Schipper, A. M., Ingram, D. J., Verweij, P. A., Eikelboom, J. A. J., &amp; Huijbregts, M. A. J. (2017a).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8F3">
      <w:pPr>
        <w:ind w:left="720"/>
        <w:rPr/>
      </w:pPr>
      <w:r w:rsidDel="00000000" w:rsidR="00000000" w:rsidRPr="00000000">
        <w:rPr>
          <w:rtl w:val="0"/>
        </w:rPr>
        <w:t xml:space="preserve">Benítez-López, A., Alkemade, R., Schipper, A. M., Ingram, D. J., Verweij, P. A., Eikelboom, J. A. J., &amp; Huijbregts, M. A. J. (2017b).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8F4">
      <w:pPr>
        <w:ind w:left="720"/>
        <w:rPr/>
      </w:pPr>
      <w:r w:rsidDel="00000000" w:rsidR="00000000" w:rsidRPr="00000000">
        <w:rPr>
          <w:rtl w:val="0"/>
        </w:rPr>
        <w:t xml:space="preserve">Bennett, A. C., Dargie, G. C., Cuni-Sanchez, A., Mukendi, J. T.,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e2003169118. https://doi.org/10.1073/PNAS.2003169118/SUPPL_FILE/PNAS.2003169118.SAPP.PDF</w:t>
      </w:r>
    </w:p>
    <w:p w:rsidR="00000000" w:rsidDel="00000000" w:rsidP="00000000" w:rsidRDefault="00000000" w:rsidRPr="00000000" w14:paraId="000008F5">
      <w:pPr>
        <w:ind w:left="720"/>
        <w:rPr/>
      </w:pPr>
      <w:r w:rsidDel="00000000" w:rsidR="00000000" w:rsidRPr="00000000">
        <w:rPr>
          <w:rtl w:val="0"/>
        </w:rPr>
        <w:t xml:space="preserve">Bennett, A. C., Dargie, G. C., Cuni-Sanchez, A., Tshibamba Mukendi, J.,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https://doi.org/10.1073/pnas.2003169118</w:t>
      </w:r>
    </w:p>
    <w:p w:rsidR="00000000" w:rsidDel="00000000" w:rsidP="00000000" w:rsidRDefault="00000000" w:rsidRPr="00000000" w14:paraId="000008F6">
      <w:pPr>
        <w:ind w:left="720"/>
        <w:rPr/>
      </w:pPr>
      <w:r w:rsidDel="00000000" w:rsidR="00000000" w:rsidRPr="00000000">
        <w:rPr>
          <w:rtl w:val="0"/>
        </w:rPr>
        <w:t xml:space="preserve">Bennett, A. C., Mcdowell, N. G., Allen, C. D., &amp; Anderson-Teixeira, K. J. (2015). Larger trees suffer most during drought in forests worldwide. </w:t>
      </w:r>
      <w:r w:rsidDel="00000000" w:rsidR="00000000" w:rsidRPr="00000000">
        <w:rPr>
          <w:i w:val="1"/>
          <w:rtl w:val="0"/>
        </w:rPr>
        <w:t xml:space="preserve">Nature Plants 2015 1:10</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(10), 1–5. https://doi.org/10.1038/nplants.2015.139</w:t>
      </w:r>
    </w:p>
    <w:p w:rsidR="00000000" w:rsidDel="00000000" w:rsidP="00000000" w:rsidRDefault="00000000" w:rsidRPr="00000000" w14:paraId="000008F7">
      <w:pPr>
        <w:ind w:left="720"/>
        <w:rPr/>
      </w:pPr>
      <w:r w:rsidDel="00000000" w:rsidR="00000000" w:rsidRPr="00000000">
        <w:rPr>
          <w:rtl w:val="0"/>
        </w:rPr>
        <w:t xml:space="preserve">Bennett, A. C., Rodrigues de Sousa, T., Monteagudo-Mendoza, A., Esquivel-Muelbert, A., Morandi, P. S., Coelho de Souza, F., Castro, W., Duque, L. F., Flores Llampazo, G., Manoel dos Santos, R., Ramos, E., Vilanova Torre, E., Alvarez-Davila, E., Baker, T. R., Costa, F. R. C., Lewis, S. L., Marimon, B. S., Schietti, J., Burban, B., … Phillips, O. L. (2023). Sensitivity of South American tropical forests to an extreme climate anomaly. </w:t>
      </w:r>
      <w:r w:rsidDel="00000000" w:rsidR="00000000" w:rsidRPr="00000000">
        <w:rPr>
          <w:i w:val="1"/>
          <w:rtl w:val="0"/>
        </w:rPr>
        <w:t xml:space="preserve">Nature Climate Change 2023 13:9</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(9), 967–974. https://doi.org/10.1038/s41558-023-01776-4</w:t>
      </w:r>
    </w:p>
    <w:p w:rsidR="00000000" w:rsidDel="00000000" w:rsidP="00000000" w:rsidRDefault="00000000" w:rsidRPr="00000000" w14:paraId="000008F8">
      <w:pPr>
        <w:ind w:left="720"/>
        <w:rPr/>
      </w:pPr>
      <w:r w:rsidDel="00000000" w:rsidR="00000000" w:rsidRPr="00000000">
        <w:rPr>
          <w:rtl w:val="0"/>
        </w:rPr>
        <w:t xml:space="preserve">Bennett, B. M., &amp; Barton, G. A. (2018). The enduring link between forest cover and rainfall: a historical perspective on science and policy discussions.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1–9. https://doi.org/10.1186/S40663-017-0124-9/METRICS</w:t>
      </w:r>
    </w:p>
    <w:p w:rsidR="00000000" w:rsidDel="00000000" w:rsidP="00000000" w:rsidRDefault="00000000" w:rsidRPr="00000000" w14:paraId="000008F9">
      <w:pPr>
        <w:ind w:left="720"/>
        <w:rPr/>
      </w:pPr>
      <w:r w:rsidDel="00000000" w:rsidR="00000000" w:rsidRPr="00000000">
        <w:rPr>
          <w:rtl w:val="0"/>
        </w:rPr>
        <w:t xml:space="preserve">Bennett, E. L., &amp; Robinson, J. G. (2023). To avoid carbon degradation in tropical forests, conserve wildlife. </w:t>
      </w:r>
      <w:r w:rsidDel="00000000" w:rsidR="00000000" w:rsidRPr="00000000">
        <w:rPr>
          <w:i w:val="1"/>
          <w:rtl w:val="0"/>
        </w:rPr>
        <w:t xml:space="preserve">PLOS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(8), e3002262. https://doi.org/10.1371/JOURNAL.PBIO.3002262</w:t>
      </w:r>
    </w:p>
    <w:p w:rsidR="00000000" w:rsidDel="00000000" w:rsidP="00000000" w:rsidRDefault="00000000" w:rsidRPr="00000000" w14:paraId="000008FA">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(2021a).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8FB">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(2021b).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8FC">
      <w:pPr>
        <w:ind w:left="720"/>
        <w:rPr/>
      </w:pPr>
      <w:r w:rsidDel="00000000" w:rsidR="00000000" w:rsidRPr="00000000">
        <w:rPr>
          <w:rtl w:val="0"/>
        </w:rPr>
        <w:t xml:space="preserve">Berzaghi, F., Longo, M., Ciais, P., Blake, S., Bretagnolle, F., Vieira, S., Scaranello, M., Scarascia-Mugnozza, G., &amp; Doughty, C. E. (2019). Carbon stocks in central African forests enhanced by elephant disturbance. </w:t>
      </w:r>
      <w:r w:rsidDel="00000000" w:rsidR="00000000" w:rsidRPr="00000000">
        <w:rPr>
          <w:i w:val="1"/>
          <w:rtl w:val="0"/>
        </w:rPr>
        <w:t xml:space="preserve">Nature Geoscience 2019 12:9</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725–729. https://doi.org/10.1038/s41561-019-0395-6</w:t>
      </w:r>
    </w:p>
    <w:p w:rsidR="00000000" w:rsidDel="00000000" w:rsidP="00000000" w:rsidRDefault="00000000" w:rsidRPr="00000000" w14:paraId="000008FD">
      <w:pPr>
        <w:ind w:left="720"/>
        <w:rPr/>
      </w:pPr>
      <w:r w:rsidDel="00000000" w:rsidR="00000000" w:rsidRPr="00000000">
        <w:rPr>
          <w:rtl w:val="0"/>
        </w:rPr>
        <w:t xml:space="preserve">Berzaghi, F., Verbeeck, H., Nielsen, M. R., Doughty, C. E., Bretagnolle, F., Marchetti, M., &amp; Scarascia-Mugnozza, G. (2018). Assessing the role of megafauna in tropical forest ecosystems and biogeochemical cycles – the potential of vegetation models.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(12), 1934–1954. https://doi.org/10.1111/ECOG.03309</w:t>
      </w:r>
    </w:p>
    <w:p w:rsidR="00000000" w:rsidDel="00000000" w:rsidP="00000000" w:rsidRDefault="00000000" w:rsidRPr="00000000" w14:paraId="000008FE">
      <w:pPr>
        <w:ind w:left="720"/>
        <w:rPr/>
      </w:pPr>
      <w:r w:rsidDel="00000000" w:rsidR="00000000" w:rsidRPr="00000000">
        <w:rPr>
          <w:rtl w:val="0"/>
        </w:rPr>
        <w:t xml:space="preserve">Betts, A. K., &amp; Silva Dias, M. A. F. (2010). Progress in Understanding Land‐Surface‐Atmosphere Coupling from LBA Research.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(2). https://doi.org/10.3894/JAMES.2010.2.6</w:t>
      </w:r>
    </w:p>
    <w:p w:rsidR="00000000" w:rsidDel="00000000" w:rsidP="00000000" w:rsidRDefault="00000000" w:rsidRPr="00000000" w14:paraId="000008FF">
      <w:pPr>
        <w:ind w:left="720"/>
        <w:rPr/>
      </w:pPr>
      <w:r w:rsidDel="00000000" w:rsidR="00000000" w:rsidRPr="00000000">
        <w:rPr>
          <w:rtl w:val="0"/>
        </w:rPr>
        <w:t xml:space="preserve">Binks, O., Mencuccini, M., Rowland, L., da Costa, A. C. L., de Carvalho, C. J. R., Bittencourt, P., Eller, C., Teodoro, G. S., Carvalho, E. J. M., Soza, A., Ferreira, L., Vasconcelos, S. S., Oliveira, R., &amp; Meir, P. (2019). Foliar water uptake in Amazonian trees: Evidence and consequences.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(8), 2678–2690. https://doi.org/10.1111/GCB.14666</w:t>
      </w:r>
    </w:p>
    <w:p w:rsidR="00000000" w:rsidDel="00000000" w:rsidP="00000000" w:rsidRDefault="00000000" w:rsidRPr="00000000" w14:paraId="00000900">
      <w:pPr>
        <w:ind w:left="720"/>
        <w:rPr/>
      </w:pPr>
      <w:r w:rsidDel="00000000" w:rsidR="00000000" w:rsidRPr="00000000">
        <w:rPr>
          <w:rtl w:val="0"/>
        </w:rPr>
        <w:t xml:space="preserve">Bloom, A. A., Bowman, K. W., Lee, M., Turner, A. J., Schroeder, R., Worden, J. R., Weidner, R., McDonald, K. C., &amp; Jacob, D. J. (2017). A global wetland methane emissions and uncertainty dataset for atmospheric chemical transport models (WetCHARTs version 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2141–2156. https://doi.org/10.5194/gmd-10-2141-2017</w:t>
      </w:r>
    </w:p>
    <w:p w:rsidR="00000000" w:rsidDel="00000000" w:rsidP="00000000" w:rsidRDefault="00000000" w:rsidRPr="00000000" w14:paraId="00000901">
      <w:pPr>
        <w:ind w:left="720"/>
        <w:rPr/>
      </w:pPr>
      <w:r w:rsidDel="00000000" w:rsidR="00000000" w:rsidRPr="00000000">
        <w:rPr>
          <w:rtl w:val="0"/>
        </w:rPr>
        <w:t xml:space="preserve">Bogning, S., Frappart, F., Mahé, G., Niño, F., Paris, A., Sihon, J., Ghomsi, F., Blarel, F., Bricquet, J., Onguene, R., Etame, J., Seyler, F., Paiz, M., &amp; Braun, J. (2022). </w:t>
      </w:r>
      <w:r w:rsidDel="00000000" w:rsidR="00000000" w:rsidRPr="00000000">
        <w:rPr>
          <w:i w:val="1"/>
          <w:rtl w:val="0"/>
        </w:rPr>
        <w:t xml:space="preserve">Long‐Term Hydrological Variations of the Ogooué River Basin</w:t>
      </w:r>
      <w:r w:rsidDel="00000000" w:rsidR="00000000" w:rsidRPr="00000000">
        <w:rPr>
          <w:rtl w:val="0"/>
        </w:rPr>
        <w:t xml:space="preserve"> (pp. 367–389). https://doi.org/10.1002/9781119657002.ch19</w:t>
      </w:r>
    </w:p>
    <w:p w:rsidR="00000000" w:rsidDel="00000000" w:rsidP="00000000" w:rsidRDefault="00000000" w:rsidRPr="00000000" w14:paraId="00000902">
      <w:pPr>
        <w:ind w:left="720"/>
        <w:rPr/>
      </w:pPr>
      <w:r w:rsidDel="00000000" w:rsidR="00000000" w:rsidRPr="00000000">
        <w:rPr>
          <w:rtl w:val="0"/>
        </w:rPr>
        <w:t xml:space="preserve">Bohlman, S. A. (2010). Landscape patterns and environmental controls of deciduousness in forests of central Panama.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(3), 376–385. https://doi.org/10.1111/J.1466-8238.2009.00518.X</w:t>
      </w:r>
    </w:p>
    <w:p w:rsidR="00000000" w:rsidDel="00000000" w:rsidP="00000000" w:rsidRDefault="00000000" w:rsidRPr="00000000" w14:paraId="00000903">
      <w:pPr>
        <w:ind w:left="720"/>
        <w:rPr/>
      </w:pPr>
      <w:r w:rsidDel="00000000" w:rsidR="00000000" w:rsidRPr="00000000">
        <w:rPr>
          <w:rtl w:val="0"/>
        </w:rPr>
        <w:t xml:space="preserve">Boisier, J. P., Ciais, P., Ducharne, A., &amp; Guimberteau, M. (2015). Projected strengthening of Amazonian dry season by constrained climate model simulations. </w:t>
      </w:r>
      <w:r w:rsidDel="00000000" w:rsidR="00000000" w:rsidRPr="00000000">
        <w:rPr>
          <w:i w:val="1"/>
          <w:rtl w:val="0"/>
        </w:rPr>
        <w:t xml:space="preserve">Nature Climate Change 2014 5:7</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(7), 656–660. https://doi.org/10.1038/nclimate2658</w:t>
      </w:r>
    </w:p>
    <w:p w:rsidR="00000000" w:rsidDel="00000000" w:rsidP="00000000" w:rsidRDefault="00000000" w:rsidRPr="00000000" w14:paraId="00000904">
      <w:pPr>
        <w:ind w:left="720"/>
        <w:rPr/>
      </w:pPr>
      <w:r w:rsidDel="00000000" w:rsidR="00000000" w:rsidRPr="00000000">
        <w:rPr>
          <w:rtl w:val="0"/>
        </w:rPr>
        <w:t xml:space="preserve">Bonan, G. B. (2008). Forests and climate change: Forcings, feedbacks, and the climate benefits of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320</w:t>
      </w:r>
      <w:r w:rsidDel="00000000" w:rsidR="00000000" w:rsidRPr="00000000">
        <w:rPr>
          <w:rtl w:val="0"/>
        </w:rPr>
        <w:t xml:space="preserve">(5882), 1444–1449. https://doi.org/10.1126/SCIENCE.1155121/SUPPL_FILE/BONAN_SOM.PDF</w:t>
      </w:r>
    </w:p>
    <w:p w:rsidR="00000000" w:rsidDel="00000000" w:rsidP="00000000" w:rsidRDefault="00000000" w:rsidRPr="00000000" w14:paraId="00000905">
      <w:pPr>
        <w:ind w:left="720"/>
        <w:rPr/>
      </w:pPr>
      <w:r w:rsidDel="00000000" w:rsidR="00000000" w:rsidRPr="00000000">
        <w:rPr>
          <w:rtl w:val="0"/>
        </w:rPr>
        <w:t xml:space="preserve">Bonan, G. B., Lucier, O., Coen, D. R., Foster, A. C., Shuman, J. K., Laguë, M. M., Swann, A. L. S., Lombardozzi, D. L., Wieder, W. R., Dahlin, K. M., Rocha, A. v., &amp; SanClements, M. D. (2024). Reimagining Earth in the Earth System.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e2023MS004017. https://doi.org/10.1029/2023MS004017</w:t>
      </w:r>
    </w:p>
    <w:p w:rsidR="00000000" w:rsidDel="00000000" w:rsidP="00000000" w:rsidRDefault="00000000" w:rsidRPr="00000000" w14:paraId="00000906">
      <w:pPr>
        <w:ind w:left="720"/>
        <w:rPr/>
      </w:pPr>
      <w:r w:rsidDel="00000000" w:rsidR="00000000" w:rsidRPr="00000000">
        <w:rPr>
          <w:rtl w:val="0"/>
        </w:rPr>
        <w:t xml:space="preserve">Borchert, R. (1994). Soil and Stem Water Storage Determine Phenology and Distribution of Tropical Dry Forest Trees.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75</w:t>
      </w:r>
      <w:r w:rsidDel="00000000" w:rsidR="00000000" w:rsidRPr="00000000">
        <w:rPr>
          <w:rtl w:val="0"/>
        </w:rPr>
        <w:t xml:space="preserve">(5), 1437–1449. https://doi.org/10.2307/1937467</w:t>
      </w:r>
    </w:p>
    <w:p w:rsidR="00000000" w:rsidDel="00000000" w:rsidP="00000000" w:rsidRDefault="00000000" w:rsidRPr="00000000" w14:paraId="00000907">
      <w:pPr>
        <w:ind w:left="720"/>
        <w:rPr/>
      </w:pPr>
      <w:r w:rsidDel="00000000" w:rsidR="00000000" w:rsidRPr="00000000">
        <w:rPr>
          <w:rtl w:val="0"/>
        </w:rPr>
        <w:t xml:space="preserve">Boulton, C. A., Lenton, T. M., &amp; Boers, N. (2022). Pronounced loss of Amazon rainforest resilience since the early 2000s. </w:t>
      </w:r>
      <w:r w:rsidDel="00000000" w:rsidR="00000000" w:rsidRPr="00000000">
        <w:rPr>
          <w:i w:val="1"/>
          <w:rtl w:val="0"/>
        </w:rPr>
        <w:t xml:space="preserve">Nature Climate Change 2022 12:3</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271–278. https://doi.org/10.1038/s41558-022-01287-8</w:t>
      </w:r>
    </w:p>
    <w:p w:rsidR="00000000" w:rsidDel="00000000" w:rsidP="00000000" w:rsidRDefault="00000000" w:rsidRPr="00000000" w14:paraId="00000908">
      <w:pPr>
        <w:ind w:left="720"/>
        <w:rPr/>
      </w:pPr>
      <w:r w:rsidDel="00000000" w:rsidR="00000000" w:rsidRPr="00000000">
        <w:rPr>
          <w:rtl w:val="0"/>
        </w:rPr>
        <w:t xml:space="preserve">Bourgoin, C., Ceccherini, G., Girardello, M., Vancutsem, C., Avitabile, V., Beck, P. S. A., Beuchle, R., Blanc, L., Duveiller, G., Migliavacca, M., Vieilledent, G., Cescatti, A., &amp; Achard, F. (2024). Human degradation of tropical moist forests is greater than previously estimated.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570–576. https://doi.org/10.1038/s41586-024-07629-0</w:t>
      </w:r>
    </w:p>
    <w:p w:rsidR="00000000" w:rsidDel="00000000" w:rsidP="00000000" w:rsidRDefault="00000000" w:rsidRPr="00000000" w14:paraId="00000909">
      <w:pPr>
        <w:ind w:left="720"/>
        <w:rPr/>
      </w:pPr>
      <w:r w:rsidDel="00000000" w:rsidR="00000000" w:rsidRPr="00000000">
        <w:rPr>
          <w:rtl w:val="0"/>
        </w:rPr>
        <w:t xml:space="preserve">Braghiere, R. K., Fisher, J. B., Allen, K., Brzostek, E., Shi, M., Yang, X., Ricciuto, D. M., Fisher, R. A., Zhu, Q., &amp; Phillips, R. P. (2022). Modeling Global Carbon Costs of Plant Nitrogen and Phosphorus Acquisition.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(8). https://doi.org/10.1029/2022MS003204</w:t>
      </w:r>
    </w:p>
    <w:p w:rsidR="00000000" w:rsidDel="00000000" w:rsidP="00000000" w:rsidRDefault="00000000" w:rsidRPr="00000000" w14:paraId="0000090A">
      <w:pPr>
        <w:ind w:left="720"/>
        <w:rPr/>
      </w:pPr>
      <w:r w:rsidDel="00000000" w:rsidR="00000000" w:rsidRPr="00000000">
        <w:rPr>
          <w:rtl w:val="0"/>
        </w:rPr>
        <w:t xml:space="preserve">Braghiere, R. K., Fisher, J. B., Miner, K. R., Miller, C. E., Worden, J. R., Schimel, D. S., &amp; Frankenberg, C. (2023). Tipping point in North American Arctic-Boreal carbon sink persists in new generation Earth system models despite reduced uncertainty.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 https://doi.org/10.1088/1748-9326/acb226</w:t>
      </w:r>
    </w:p>
    <w:p w:rsidR="00000000" w:rsidDel="00000000" w:rsidP="00000000" w:rsidRDefault="00000000" w:rsidRPr="00000000" w14:paraId="0000090B">
      <w:pPr>
        <w:ind w:left="720"/>
        <w:rPr/>
      </w:pPr>
      <w:r w:rsidDel="00000000" w:rsidR="00000000" w:rsidRPr="00000000">
        <w:rPr>
          <w:rtl w:val="0"/>
        </w:rPr>
        <w:t xml:space="preserve">Braghiere, R. K., Yamasoe, M. A., Évora do Rosário, N. M., Ribeiro da Rocha, H., de Souza Nogueira, J., &amp; de Araújo, A. C. (2020). Characterization of the radiative impact of aerosols on CO&amp;amp;lt;sub&amp;amp;gt;2&amp;amp;lt;/sub&amp;amp;gt; and energy fluxes in the Amazon deforestation arch using artificial neural networks.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3439–3458. https://doi.org/10.5194/acp-20-3439-2020</w:t>
      </w:r>
    </w:p>
    <w:p w:rsidR="00000000" w:rsidDel="00000000" w:rsidP="00000000" w:rsidRDefault="00000000" w:rsidRPr="00000000" w14:paraId="0000090C">
      <w:pPr>
        <w:ind w:left="720"/>
        <w:rPr/>
      </w:pPr>
      <w:r w:rsidDel="00000000" w:rsidR="00000000" w:rsidRPr="00000000">
        <w:rPr>
          <w:rtl w:val="0"/>
        </w:rPr>
        <w:t xml:space="preserve">Brando, P. M., Balch, J. K., Nepstad, D. C., Morton, D. C., Putz, F. E., Coe, M. T., Silvério, D., Macedo, M. N., Davidson, E. A., Nóbrega, C. C., Alencar, A., &amp; Soares-Filho, B. S. (2014). Abrupt increases in Amazonian tree mortality due to drought-fire interactions.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(17), 6347–6352. https://doi.org/10.1073/pnas.1305499111</w:t>
      </w:r>
    </w:p>
    <w:p w:rsidR="00000000" w:rsidDel="00000000" w:rsidP="00000000" w:rsidRDefault="00000000" w:rsidRPr="00000000" w14:paraId="0000090D">
      <w:pPr>
        <w:ind w:left="720"/>
        <w:rPr/>
      </w:pPr>
      <w:r w:rsidDel="00000000" w:rsidR="00000000" w:rsidRPr="00000000">
        <w:rPr>
          <w:rtl w:val="0"/>
        </w:rPr>
        <w:t xml:space="preserve">Brando, P. M., Paolucci, L., Ummenhofer, C. C., Ordway, E. M., Hartmann, H., Cattau, M. E., Rattis, L., Medjibe, V., Coe, M. T., &amp; Balch, J. (2019). Droughts, Wildfires, and Forest Carbon Cycling: A Pantropical Synthesis. </w:t>
      </w:r>
      <w:r w:rsidDel="00000000" w:rsidR="00000000" w:rsidRPr="00000000">
        <w:rPr>
          <w:i w:val="1"/>
          <w:rtl w:val="0"/>
        </w:rPr>
        <w:t xml:space="preserve">Annual Review of Earth and Planetary Sciences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(Volume 47, 2019), 555–581. https://doi.org/10.1146/ANNUREV-EARTH-082517-010235/1</w:t>
      </w:r>
    </w:p>
    <w:p w:rsidR="00000000" w:rsidDel="00000000" w:rsidP="00000000" w:rsidRDefault="00000000" w:rsidRPr="00000000" w14:paraId="0000090E">
      <w:pPr>
        <w:ind w:left="720"/>
        <w:rPr/>
      </w:pPr>
      <w:r w:rsidDel="00000000" w:rsidR="00000000" w:rsidRPr="00000000">
        <w:rPr>
          <w:rtl w:val="0"/>
        </w:rPr>
        <w:t xml:space="preserve">Brando, P. M., Silvério, D., Maracahipes‐Santos, L., Oliveira‐Santos, C., Levick, S. R., Coe, M. T., Migliavacca, M., Balch, J. K., Macedo, M. N., Nepstad, D. C., Maracahipes, L., Davidson, E., Asner, G., Kolle, O., &amp; Trumbore, S. (2019). Prolonged tropical forest degradation due to compounding disturbances: Implications for CO </w:t>
      </w:r>
      <w:r w:rsidDel="00000000" w:rsidR="00000000" w:rsidRPr="00000000">
        <w:rPr>
          <w:vertAlign w:val="subscript"/>
          <w:rtl w:val="0"/>
        </w:rPr>
        <w:t xml:space="preserve">2</w:t>
      </w:r>
      <w:r w:rsidDel="00000000" w:rsidR="00000000" w:rsidRPr="00000000">
        <w:rPr>
          <w:rtl w:val="0"/>
        </w:rPr>
        <w:t xml:space="preserve"> and H </w:t>
      </w:r>
      <w:r w:rsidDel="00000000" w:rsidR="00000000" w:rsidRPr="00000000">
        <w:rPr>
          <w:vertAlign w:val="subscript"/>
          <w:rtl w:val="0"/>
        </w:rPr>
        <w:t xml:space="preserve">2</w:t>
      </w:r>
      <w:r w:rsidDel="00000000" w:rsidR="00000000" w:rsidRPr="00000000">
        <w:rPr>
          <w:rtl w:val="0"/>
        </w:rPr>
        <w:t xml:space="preserve"> O fluxes.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2855–2868. https://doi.org/10.1111/gcb.14659</w:t>
      </w:r>
    </w:p>
    <w:p w:rsidR="00000000" w:rsidDel="00000000" w:rsidP="00000000" w:rsidRDefault="00000000" w:rsidRPr="00000000" w14:paraId="0000090F">
      <w:pPr>
        <w:ind w:left="720"/>
        <w:rPr/>
      </w:pPr>
      <w:r w:rsidDel="00000000" w:rsidR="00000000" w:rsidRPr="00000000">
        <w:rPr>
          <w:rtl w:val="0"/>
        </w:rPr>
        <w:t xml:space="preserve">Brando, P. M., Soares-Filho, B., Rodrigues, L., Assunção, A., Morton, D., Tuchschneider, D., Fernandes, E. C. M., Macedo, M. N., Oliveira, U., &amp; Coe, M. T. (2020). The gathering firestorm in southern Amazonia.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(2). https://doi.org/10.1126/SCIADV.AAY1632/SUPPL_FILE/AAY1632_SM.PDF</w:t>
      </w:r>
    </w:p>
    <w:p w:rsidR="00000000" w:rsidDel="00000000" w:rsidP="00000000" w:rsidRDefault="00000000" w:rsidRPr="00000000" w14:paraId="00000910">
      <w:pPr>
        <w:ind w:left="720"/>
        <w:rPr/>
      </w:pPr>
      <w:r w:rsidDel="00000000" w:rsidR="00000000" w:rsidRPr="00000000">
        <w:rPr>
          <w:rtl w:val="0"/>
        </w:rPr>
        <w:t xml:space="preserve">Brando, P., Macedo, M., Silvério, D., Rattis, L., Paolucci, L., Alencar, A., Coe, M., &amp; Amorim, C. (2020). Amazon wildfires: Scenes from a foreseeable disaster. </w:t>
      </w:r>
      <w:r w:rsidDel="00000000" w:rsidR="00000000" w:rsidRPr="00000000">
        <w:rPr>
          <w:i w:val="1"/>
          <w:rtl w:val="0"/>
        </w:rPr>
        <w:t xml:space="preserve">Flora</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151609. https://doi.org/10.1016/j.flora.2020.151609</w:t>
      </w:r>
    </w:p>
    <w:p w:rsidR="00000000" w:rsidDel="00000000" w:rsidP="00000000" w:rsidRDefault="00000000" w:rsidRPr="00000000" w14:paraId="00000911">
      <w:pPr>
        <w:ind w:left="720"/>
        <w:rPr/>
      </w:pPr>
      <w:r w:rsidDel="00000000" w:rsidR="00000000" w:rsidRPr="00000000">
        <w:rPr>
          <w:rtl w:val="0"/>
        </w:rPr>
        <w:t xml:space="preserve">Brienen, R. J. W., Phillips, O. L., Feldpausch, T. R., Gloor, E., Baker, T. R., Lloyd, J., Lopez-Gonzalez, G., Monteagudo-Mendoza, A., Malhi, Y., Lewis, S. L., Vásquez Martinez, R., Alexiades, M., Álvarez Dávila, E., Alvarez-Loayza, P., Andrade, A., Aragão, L. E. O. C., Araujo-Murakami, A., Arets, E. J. M. M., Arroyo, L., … Zagt, R. J. (2015). Long-term decline of the Amazon carbon sink.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519</w:t>
      </w:r>
      <w:r w:rsidDel="00000000" w:rsidR="00000000" w:rsidRPr="00000000">
        <w:rPr>
          <w:rtl w:val="0"/>
        </w:rPr>
        <w:t xml:space="preserve">(7543), 344–348. https://doi.org/10.1038/nature14283</w:t>
      </w:r>
    </w:p>
    <w:p w:rsidR="00000000" w:rsidDel="00000000" w:rsidP="00000000" w:rsidRDefault="00000000" w:rsidRPr="00000000" w14:paraId="00000912">
      <w:pPr>
        <w:ind w:left="720"/>
        <w:rPr/>
      </w:pPr>
      <w:r w:rsidDel="00000000" w:rsidR="00000000" w:rsidRPr="00000000">
        <w:rPr>
          <w:rtl w:val="0"/>
        </w:rPr>
        <w:t xml:space="preserve">Brodie, J. F., Aslan, C. E., Rogers, H. S., Redford, K. H., Maron, J. L., Bronstein, J. L., &amp; Groves, C. R. (2014). Secondary extinctions of biodiversity.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(12), 664–672. https://doi.org/10.1016/J.TREE.2014.09.012</w:t>
      </w:r>
    </w:p>
    <w:p w:rsidR="00000000" w:rsidDel="00000000" w:rsidP="00000000" w:rsidRDefault="00000000" w:rsidRPr="00000000" w14:paraId="00000913">
      <w:pPr>
        <w:ind w:left="720"/>
        <w:rPr/>
      </w:pPr>
      <w:r w:rsidDel="00000000" w:rsidR="00000000" w:rsidRPr="00000000">
        <w:rPr>
          <w:rtl w:val="0"/>
        </w:rPr>
        <w:t xml:space="preserve">Brodie, J. F., &amp; Gibbs, H. K. (2009). Bushmeat Hunting As Climate Threat.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326</w:t>
      </w:r>
      <w:r w:rsidDel="00000000" w:rsidR="00000000" w:rsidRPr="00000000">
        <w:rPr>
          <w:rtl w:val="0"/>
        </w:rPr>
        <w:t xml:space="preserve">(5951), 364–365. https://doi.org/10.1126/SCIENCE.326_364B</w:t>
      </w:r>
    </w:p>
    <w:p w:rsidR="00000000" w:rsidDel="00000000" w:rsidP="00000000" w:rsidRDefault="00000000" w:rsidRPr="00000000" w14:paraId="00000914">
      <w:pPr>
        <w:ind w:left="720"/>
        <w:rPr/>
      </w:pPr>
      <w:r w:rsidDel="00000000" w:rsidR="00000000" w:rsidRPr="00000000">
        <w:rPr>
          <w:rtl w:val="0"/>
        </w:rPr>
        <w:t xml:space="preserve">Brodrick, P. G., Anderegg, L. D. L., &amp; Asner, G. P. (2019). Forest Drought Resistance at Large Geographic Scales.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(5), 2752–2760. https://doi.org/10.1029/2018GL081108</w:t>
      </w:r>
    </w:p>
    <w:p w:rsidR="00000000" w:rsidDel="00000000" w:rsidP="00000000" w:rsidRDefault="00000000" w:rsidRPr="00000000" w14:paraId="00000915">
      <w:pPr>
        <w:ind w:left="720"/>
        <w:rPr/>
      </w:pPr>
      <w:r w:rsidDel="00000000" w:rsidR="00000000" w:rsidRPr="00000000">
        <w:rPr>
          <w:rtl w:val="0"/>
        </w:rPr>
        <w:t xml:space="preserve">Brown, H., Liu, X., Pokhrel, R., Murphy, S., Lu, Z., Saleh, R., Mielonen, T., Kokkola, H., Bergman, T., Myhre, G., Skeie, R. B., Watson-Paris, D., Stier, P., Johnson, B., Bellouin, N., Schulz, M., Vakkari, V., Beukes, J. P., van Zyl, P. G., … Chand, D. (2021). Biomass burning aerosols in most climate models are too absorbing.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277. https://doi.org/10.1038/s41467-020-20482-9</w:t>
      </w:r>
    </w:p>
    <w:p w:rsidR="00000000" w:rsidDel="00000000" w:rsidP="00000000" w:rsidRDefault="00000000" w:rsidRPr="00000000" w14:paraId="00000916">
      <w:pPr>
        <w:ind w:left="720"/>
        <w:rPr/>
      </w:pPr>
      <w:r w:rsidDel="00000000" w:rsidR="00000000" w:rsidRPr="00000000">
        <w:rPr>
          <w:rtl w:val="0"/>
        </w:rPr>
        <w:t xml:space="preserve">Bugmann, H., &amp; Bigler, C. (2011). Will the CO2 fertilization effect in forests be offset by reduced tree longevity?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165</w:t>
      </w:r>
      <w:r w:rsidDel="00000000" w:rsidR="00000000" w:rsidRPr="00000000">
        <w:rPr>
          <w:rtl w:val="0"/>
        </w:rPr>
        <w:t xml:space="preserve">(2), 533–544. https://doi.org/10.1007/S00442-010-1837-4/TABLES/5</w:t>
      </w:r>
    </w:p>
    <w:p w:rsidR="00000000" w:rsidDel="00000000" w:rsidP="00000000" w:rsidRDefault="00000000" w:rsidRPr="00000000" w14:paraId="00000917">
      <w:pPr>
        <w:ind w:left="720"/>
        <w:rPr/>
      </w:pPr>
      <w:r w:rsidDel="00000000" w:rsidR="00000000" w:rsidRPr="00000000">
        <w:rPr>
          <w:rtl w:val="0"/>
        </w:rPr>
        <w:t xml:space="preserve">Bunker, D. E., DeClerck, F., Bradford, J. C., Colwell, R. K., Perfecto, I., Phillips, O. L., Sankaran, M., &amp; Naeem, S. (2005). Ecology: Species loss and aboveground carbon storage in a tropical.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(5750), 1029–1031. https://doi.org/10.1126/SCIENCE.1117682/SUPPL_FILE/BUNKER_SOM.PDF</w:t>
      </w:r>
    </w:p>
    <w:p w:rsidR="00000000" w:rsidDel="00000000" w:rsidP="00000000" w:rsidRDefault="00000000" w:rsidRPr="00000000" w14:paraId="00000918">
      <w:pPr>
        <w:ind w:left="720"/>
        <w:rPr/>
      </w:pPr>
      <w:r w:rsidDel="00000000" w:rsidR="00000000" w:rsidRPr="00000000">
        <w:rPr>
          <w:rtl w:val="0"/>
        </w:rPr>
        <w:t xml:space="preserve">Bush, E. R., Mitchard, E. T. A., Silva, T. S. F., Dimoto, E., Dimbonda, P., Makaga, L., &amp; Abernethy, K. (2020). Monitoring Mega-Crown Leaf Turnover from Space.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429. https://doi.org/10.3390/rs12030429</w:t>
      </w:r>
    </w:p>
    <w:p w:rsidR="00000000" w:rsidDel="00000000" w:rsidP="00000000" w:rsidRDefault="00000000" w:rsidRPr="00000000" w14:paraId="00000919">
      <w:pPr>
        <w:ind w:left="720"/>
        <w:rPr/>
      </w:pPr>
      <w:r w:rsidDel="00000000" w:rsidR="00000000" w:rsidRPr="00000000">
        <w:rPr>
          <w:rtl w:val="0"/>
        </w:rPr>
        <w:t xml:space="preserve">Butt, E. W., Baker, J. C. A., Bezerra, F. G. S., von Randow, C., Aguiar, A. P. D., &amp; Spracklen, D. v. (2023). Amazon deforestation causes strong regional warming.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(45). https://doi.org/10.1073/pnas.2309123120</w:t>
      </w:r>
    </w:p>
    <w:p w:rsidR="00000000" w:rsidDel="00000000" w:rsidP="00000000" w:rsidRDefault="00000000" w:rsidRPr="00000000" w14:paraId="0000091A">
      <w:pPr>
        <w:ind w:left="720"/>
        <w:rPr/>
      </w:pPr>
      <w:r w:rsidDel="00000000" w:rsidR="00000000" w:rsidRPr="00000000">
        <w:rPr>
          <w:rtl w:val="0"/>
        </w:rPr>
        <w:t xml:space="preserve">Byrne, B., Liu, J., Bowman, K. W., Pascolini-Campbell, M., Chatterjee, A., Pandey, S., Miyazaki, K., van der Werf, G. R., Wunch, D., Wennberg, P. O., Roehl, C. M., &amp; Sinha, S. (2024). Carbon emissions from the 2023 Canadian wildfires. </w:t>
      </w:r>
      <w:r w:rsidDel="00000000" w:rsidR="00000000" w:rsidRPr="00000000">
        <w:rPr>
          <w:i w:val="1"/>
          <w:rtl w:val="0"/>
        </w:rPr>
        <w:t xml:space="preserve">Nature 2024</w:t>
      </w:r>
      <w:r w:rsidDel="00000000" w:rsidR="00000000" w:rsidRPr="00000000">
        <w:rPr>
          <w:rtl w:val="0"/>
        </w:rPr>
        <w:t xml:space="preserve">, 1–5. https://doi.org/10.1038/s41586-024-07878-z</w:t>
      </w:r>
    </w:p>
    <w:p w:rsidR="00000000" w:rsidDel="00000000" w:rsidP="00000000" w:rsidRDefault="00000000" w:rsidRPr="00000000" w14:paraId="0000091B">
      <w:pPr>
        <w:ind w:left="720"/>
        <w:rPr/>
      </w:pPr>
      <w:r w:rsidDel="00000000" w:rsidR="00000000" w:rsidRPr="00000000">
        <w:rPr>
          <w:rtl w:val="0"/>
        </w:rPr>
        <w:t xml:space="preserve">Byrne, M. P., Pendergrass, A. G., Rapp, A. D., &amp; Wodzicki, K. R. (2018). Response of the Intertropical Convergence Zone to Climate Change: Location, Width, and Strength.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(4), 355–370. https://doi.org/10.1007/S40641-018-0110-5/FIGURES/4</w:t>
      </w:r>
    </w:p>
    <w:p w:rsidR="00000000" w:rsidDel="00000000" w:rsidP="00000000" w:rsidRDefault="00000000" w:rsidRPr="00000000" w14:paraId="0000091C">
      <w:pPr>
        <w:ind w:left="720"/>
        <w:rPr/>
      </w:pPr>
      <w:r w:rsidDel="00000000" w:rsidR="00000000" w:rsidRPr="00000000">
        <w:rPr>
          <w:rtl w:val="0"/>
        </w:rPr>
        <w:t xml:space="preserve">Camargo-Sanabria, A. A., Mendoza, E., Guevara, R., Martínez-Rmos, M., &amp; Dirzo, R. (2015). Experimental defaunation of terrestrial mammalian herbivores alters tropical rainforest understorey diversity. </w:t>
      </w:r>
      <w:r w:rsidDel="00000000" w:rsidR="00000000" w:rsidRPr="00000000">
        <w:rPr>
          <w:i w:val="1"/>
          <w:rtl w:val="0"/>
        </w:rPr>
        <w:t xml:space="preserve">Proceedings of the Royal Society B: Biological Sciences</w:t>
      </w:r>
      <w:r w:rsidDel="00000000" w:rsidR="00000000" w:rsidRPr="00000000">
        <w:rPr>
          <w:rtl w:val="0"/>
        </w:rPr>
        <w:t xml:space="preserve">, </w:t>
      </w:r>
      <w:r w:rsidDel="00000000" w:rsidR="00000000" w:rsidRPr="00000000">
        <w:rPr>
          <w:i w:val="1"/>
          <w:rtl w:val="0"/>
        </w:rPr>
        <w:t xml:space="preserve">282</w:t>
      </w:r>
      <w:r w:rsidDel="00000000" w:rsidR="00000000" w:rsidRPr="00000000">
        <w:rPr>
          <w:rtl w:val="0"/>
        </w:rPr>
        <w:t xml:space="preserve">(1800). https://doi.org/10.1098/RSPB.2014.2580</w:t>
      </w:r>
    </w:p>
    <w:p w:rsidR="00000000" w:rsidDel="00000000" w:rsidP="00000000" w:rsidRDefault="00000000" w:rsidRPr="00000000" w14:paraId="0000091D">
      <w:pPr>
        <w:ind w:left="720"/>
        <w:rPr/>
      </w:pPr>
      <w:r w:rsidDel="00000000" w:rsidR="00000000" w:rsidRPr="00000000">
        <w:rPr>
          <w:rtl w:val="0"/>
        </w:rPr>
        <w:t xml:space="preserve">Campos-Arceiz, A., &amp; Blake, S. (2011). Megagardeners of the forest – the role of elephants in seed dispersal. </w:t>
      </w:r>
      <w:r w:rsidDel="00000000" w:rsidR="00000000" w:rsidRPr="00000000">
        <w:rPr>
          <w:i w:val="1"/>
          <w:rtl w:val="0"/>
        </w:rPr>
        <w:t xml:space="preserve">Acta Oecologica</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(6), 542–553. https://doi.org/10.1016/J.ACTAO.2011.01.014</w:t>
      </w:r>
    </w:p>
    <w:p w:rsidR="00000000" w:rsidDel="00000000" w:rsidP="00000000" w:rsidRDefault="00000000" w:rsidRPr="00000000" w14:paraId="0000091E">
      <w:pPr>
        <w:ind w:left="720"/>
        <w:rPr/>
      </w:pPr>
      <w:r w:rsidDel="00000000" w:rsidR="00000000" w:rsidRPr="00000000">
        <w:rPr>
          <w:rtl w:val="0"/>
        </w:rPr>
        <w:t xml:space="preserve">Cannon, S. E., Moore, J. W., Adams, M. S., Degai, T., Griggs, E., Griggs, J., Marsden, T., Reid, A. J., Sainsbury, N., Stirling, K. M., Barnes, A. A. Y. S., Benson, R., Burrows, D., Chamberlin, G. R., Charley, B., Dick, D., Duncan, A. T., Liddle, K. K. M., Paul, M., … Wilson, K. B. (2024). Taking care of knowledge, taking care of salmon: towards Indigenous data sovereignty in an era of climate change and cumulative effects. </w:t>
      </w:r>
      <w:r w:rsidDel="00000000" w:rsidR="00000000" w:rsidRPr="00000000">
        <w:rPr>
          <w:i w:val="1"/>
          <w:rtl w:val="0"/>
        </w:rPr>
        <w:t xml:space="preserve">FACETS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1–21. https://doi.org/10.1139/facets-2023-0135</w:t>
      </w:r>
    </w:p>
    <w:p w:rsidR="00000000" w:rsidDel="00000000" w:rsidP="00000000" w:rsidRDefault="00000000" w:rsidRPr="00000000" w14:paraId="0000091F">
      <w:pPr>
        <w:ind w:left="720"/>
        <w:rPr/>
      </w:pPr>
      <w:r w:rsidDel="00000000" w:rsidR="00000000" w:rsidRPr="00000000">
        <w:rPr>
          <w:rtl w:val="0"/>
        </w:rPr>
        <w:t xml:space="preserve">Cardinale, B. J., Duffy, J. E., Gonzalez, A., Hooper, D. U., Perrings, C., Venail, P., Narwani, A., MacE, G. M., Tilman, D., Wardle, D. A., Kinzig, A. P., Daily, G. C., Loreau, M., Grace, J. B., Larigauderie, A., Srivastava, D. S., &amp; Naeem, S. (2012). Biodiversity loss and its impact on humanity. </w:t>
      </w:r>
      <w:r w:rsidDel="00000000" w:rsidR="00000000" w:rsidRPr="00000000">
        <w:rPr>
          <w:i w:val="1"/>
          <w:rtl w:val="0"/>
        </w:rPr>
        <w:t xml:space="preserve">Nature 2012 486:7401</w:t>
      </w:r>
      <w:r w:rsidDel="00000000" w:rsidR="00000000" w:rsidRPr="00000000">
        <w:rPr>
          <w:rtl w:val="0"/>
        </w:rPr>
        <w:t xml:space="preserve">, </w:t>
      </w:r>
      <w:r w:rsidDel="00000000" w:rsidR="00000000" w:rsidRPr="00000000">
        <w:rPr>
          <w:i w:val="1"/>
          <w:rtl w:val="0"/>
        </w:rPr>
        <w:t xml:space="preserve">486</w:t>
      </w:r>
      <w:r w:rsidDel="00000000" w:rsidR="00000000" w:rsidRPr="00000000">
        <w:rPr>
          <w:rtl w:val="0"/>
        </w:rPr>
        <w:t xml:space="preserve">(7401), 59–67. https://doi.org/10.1038/nature11148</w:t>
      </w:r>
    </w:p>
    <w:p w:rsidR="00000000" w:rsidDel="00000000" w:rsidP="00000000" w:rsidRDefault="00000000" w:rsidRPr="00000000" w14:paraId="00000920">
      <w:pPr>
        <w:ind w:left="720"/>
        <w:rPr/>
      </w:pPr>
      <w:r w:rsidDel="00000000" w:rsidR="00000000" w:rsidRPr="00000000">
        <w:rPr>
          <w:rtl w:val="0"/>
        </w:rPr>
        <w:t xml:space="preserve">Cardoso, A. W., Brodrick, P. G., Wilson, A. M., Slingsby, J. A., Forbes, C. J., Thornton, M., &amp; Hestir, E. L. (2024). Increasing Data Access in Multi-Sensor Airborne Campaigns: Lessons from BioSCape in South Africa. </w:t>
      </w:r>
      <w:r w:rsidDel="00000000" w:rsidR="00000000" w:rsidRPr="00000000">
        <w:rPr>
          <w:i w:val="1"/>
          <w:rtl w:val="0"/>
        </w:rPr>
        <w:t xml:space="preserve">IGARSS 2024 - 2024 IEEE International Geoscience and Remote Sensing Symposium</w:t>
      </w:r>
      <w:r w:rsidDel="00000000" w:rsidR="00000000" w:rsidRPr="00000000">
        <w:rPr>
          <w:rtl w:val="0"/>
        </w:rPr>
        <w:t xml:space="preserve">, 2898–2901. https://doi.org/10.1109/IGARSS53475.2024.10641184</w:t>
      </w:r>
    </w:p>
    <w:p w:rsidR="00000000" w:rsidDel="00000000" w:rsidP="00000000" w:rsidRDefault="00000000" w:rsidRPr="00000000" w14:paraId="00000921">
      <w:pPr>
        <w:ind w:left="720"/>
        <w:rPr/>
      </w:pPr>
      <w:r w:rsidDel="00000000" w:rsidR="00000000" w:rsidRPr="00000000">
        <w:rPr>
          <w:rtl w:val="0"/>
        </w:rPr>
        <w:t xml:space="preserve">Carroll, S. R., Garba, I., Figueroa-Rodríguez, O. L., Holbrook, J., Lovett, R., Materechera, S., Parsons, M., Raseroka, K., Rodriguez-Lonebear, D., Rowe, R., Sara, R., Walker, J. D., Anderson, J., &amp; Hudson, M. (2020). The CARE principles for indigenous data governance. </w:t>
      </w:r>
      <w:r w:rsidDel="00000000" w:rsidR="00000000" w:rsidRPr="00000000">
        <w:rPr>
          <w:i w:val="1"/>
          <w:rtl w:val="0"/>
        </w:rPr>
        <w:t xml:space="preserve">Data Science Journal</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 1–12. https://doi.org/10.5334/DSJ-2020-043</w:t>
      </w:r>
    </w:p>
    <w:p w:rsidR="00000000" w:rsidDel="00000000" w:rsidP="00000000" w:rsidRDefault="00000000" w:rsidRPr="00000000" w14:paraId="00000922">
      <w:pPr>
        <w:ind w:left="720"/>
        <w:rPr/>
      </w:pPr>
      <w:r w:rsidDel="00000000" w:rsidR="00000000" w:rsidRPr="00000000">
        <w:rPr>
          <w:rtl w:val="0"/>
        </w:rPr>
        <w:t xml:space="preserve">Cavaleri, M. A., Reed, S. C., Smith, W. K., &amp; Wood, T. E. (2015). Urgent need for warming experiments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(6), 2111–2121. https://doi.org/10.1111/GCB.12860</w:t>
      </w:r>
    </w:p>
    <w:p w:rsidR="00000000" w:rsidDel="00000000" w:rsidP="00000000" w:rsidRDefault="00000000" w:rsidRPr="00000000" w14:paraId="00000923">
      <w:pPr>
        <w:ind w:left="720"/>
        <w:rPr/>
      </w:pPr>
      <w:r w:rsidDel="00000000" w:rsidR="00000000" w:rsidRPr="00000000">
        <w:rPr>
          <w:rtl w:val="0"/>
        </w:rPr>
        <w:t xml:space="preserve">Cavanaugh, K. C., Gosnell, J. S., Davis, S. L., Ahumada, J., Boundja, P., Clark, D. B., Mugerwa, B., Jansen, P. A., O’Brien, T. G., Rovero, F., Sheil, D., Vasquez, R., &amp; Andelman, S. (2014). Carbon storage in tropical forests correlates with taxonomic diversity and functional dominance on a global scale.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563–573. https://doi.org/10.1111/GEB.12143</w:t>
      </w:r>
    </w:p>
    <w:p w:rsidR="00000000" w:rsidDel="00000000" w:rsidP="00000000" w:rsidRDefault="00000000" w:rsidRPr="00000000" w14:paraId="00000924">
      <w:pPr>
        <w:ind w:left="720"/>
        <w:rPr/>
      </w:pPr>
      <w:r w:rsidDel="00000000" w:rsidR="00000000" w:rsidRPr="00000000">
        <w:rPr>
          <w:rtl w:val="0"/>
        </w:rPr>
        <w:t xml:space="preserve">Cavender-Bares, J., Schneider, F. D., Santos, M. J., Armstrong, A., Carnaval, A., Dahlin, K. M., Fatoyinbo, L., Hurtt, G. C., Schimel, D., Townsend, P. A., Ustin, S. L., Wang, Z., &amp; Wilson, A. M. (2022). Integrating remote sensing with ecology and evolution to advance biodiversity conservation. </w:t>
      </w:r>
      <w:r w:rsidDel="00000000" w:rsidR="00000000" w:rsidRPr="00000000">
        <w:rPr>
          <w:i w:val="1"/>
          <w:rtl w:val="0"/>
        </w:rPr>
        <w:t xml:space="preserve">Nature Ecology &amp; Evolution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(5), 506–519. https://doi.org/10.1038/s41559-022-01702-5</w:t>
      </w:r>
    </w:p>
    <w:p w:rsidR="00000000" w:rsidDel="00000000" w:rsidP="00000000" w:rsidRDefault="00000000" w:rsidRPr="00000000" w14:paraId="00000925">
      <w:pPr>
        <w:ind w:left="720"/>
        <w:rPr/>
      </w:pPr>
      <w:r w:rsidDel="00000000" w:rsidR="00000000" w:rsidRPr="00000000">
        <w:rPr>
          <w:rtl w:val="0"/>
        </w:rPr>
        <w:t xml:space="preserve">Ceballos, G., &amp; Ehrlich, P. R. (2002). Mammal population losses and the extinction crisis.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296</w:t>
      </w:r>
      <w:r w:rsidDel="00000000" w:rsidR="00000000" w:rsidRPr="00000000">
        <w:rPr>
          <w:rtl w:val="0"/>
        </w:rPr>
        <w:t xml:space="preserve">(5569), 904–907. https://doi.org/10.1126/SCIENCE.1069349/SUPPL_FILE/1069349S_TABLE-SCIENCE-ON-LINE.XLS</w:t>
      </w:r>
    </w:p>
    <w:p w:rsidR="00000000" w:rsidDel="00000000" w:rsidP="00000000" w:rsidRDefault="00000000" w:rsidRPr="00000000" w14:paraId="00000926">
      <w:pPr>
        <w:ind w:left="720"/>
        <w:rPr/>
      </w:pPr>
      <w:r w:rsidDel="00000000" w:rsidR="00000000" w:rsidRPr="00000000">
        <w:rPr>
          <w:rtl w:val="0"/>
        </w:rPr>
        <w:t xml:space="preserve">Chaboureau, J. P., Labbouz, L., Flamant, C., &amp; Hodzic, A. (2022). Acceleration of the southern African easterly jet driven by the radiative effect of biomass burning aerosols and its impact on transport during AEROCLO-sA.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(13), 8639–8658. https://doi.org/10.5194/ACP-22-8639-2022</w:t>
      </w:r>
    </w:p>
    <w:p w:rsidR="00000000" w:rsidDel="00000000" w:rsidP="00000000" w:rsidRDefault="00000000" w:rsidRPr="00000000" w14:paraId="00000927">
      <w:pPr>
        <w:ind w:left="720"/>
        <w:rPr/>
      </w:pPr>
      <w:r w:rsidDel="00000000" w:rsidR="00000000" w:rsidRPr="00000000">
        <w:rPr>
          <w:rtl w:val="0"/>
        </w:rPr>
        <w:t xml:space="preserve">Chadwick, K. D., &amp; Asner, G. P. (2016). Organismic-scale remote sensing of canopy foliar traits in lowland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https://doi.org/10.3390/rs8020087</w:t>
      </w:r>
    </w:p>
    <w:p w:rsidR="00000000" w:rsidDel="00000000" w:rsidP="00000000" w:rsidRDefault="00000000" w:rsidRPr="00000000" w14:paraId="00000928">
      <w:pPr>
        <w:ind w:left="720"/>
        <w:rPr/>
      </w:pPr>
      <w:r w:rsidDel="00000000" w:rsidR="00000000" w:rsidRPr="00000000">
        <w:rPr>
          <w:rtl w:val="0"/>
        </w:rPr>
        <w:t xml:space="preserve">Chadwick, K. D., &amp; Asner, G. P. (2018a). Landscape evolution and nutrient rejuvenation reflected in Amazon forest canopy chemistry. In </w:t>
      </w:r>
      <w:r w:rsidDel="00000000" w:rsidR="00000000" w:rsidRPr="00000000">
        <w:rPr>
          <w:i w:val="1"/>
          <w:rtl w:val="0"/>
        </w:rPr>
        <w:t xml:space="preserve">Ecology Letters</w:t>
      </w:r>
      <w:r w:rsidDel="00000000" w:rsidR="00000000" w:rsidRPr="00000000">
        <w:rPr>
          <w:rtl w:val="0"/>
        </w:rPr>
        <w:t xml:space="preserve"> (Vol. 21, Issue 7). https://doi.org/10.1111/ele.12963</w:t>
      </w:r>
    </w:p>
    <w:p w:rsidR="00000000" w:rsidDel="00000000" w:rsidP="00000000" w:rsidRDefault="00000000" w:rsidRPr="00000000" w14:paraId="00000929">
      <w:pPr>
        <w:ind w:left="720"/>
        <w:rPr/>
      </w:pPr>
      <w:r w:rsidDel="00000000" w:rsidR="00000000" w:rsidRPr="00000000">
        <w:rPr>
          <w:rtl w:val="0"/>
        </w:rPr>
        <w:t xml:space="preserve">Chadwick, K. D., &amp; Asner, G. P. (2018b). Landscape evolution and nutrient rejuvenation reflected in Amazon forest canopy chemistry.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978–988. https://doi.org/10.1111/ELE.12963</w:t>
      </w:r>
    </w:p>
    <w:p w:rsidR="00000000" w:rsidDel="00000000" w:rsidP="00000000" w:rsidRDefault="00000000" w:rsidRPr="00000000" w14:paraId="0000092A">
      <w:pPr>
        <w:ind w:left="720"/>
        <w:rPr/>
      </w:pPr>
      <w:r w:rsidDel="00000000" w:rsidR="00000000" w:rsidRPr="00000000">
        <w:rPr>
          <w:rtl w:val="0"/>
        </w:rPr>
        <w:t xml:space="preserve">Chadwick, K. D., &amp; Asner, G. P. (2020). Geomorphic transience moderates topographic controls on tropical canopy foliar traits.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1276–1286. https://doi.org/10.1111/ele.13531</w:t>
      </w:r>
    </w:p>
    <w:p w:rsidR="00000000" w:rsidDel="00000000" w:rsidP="00000000" w:rsidRDefault="00000000" w:rsidRPr="00000000" w14:paraId="0000092B">
      <w:pPr>
        <w:ind w:left="720"/>
        <w:rPr/>
      </w:pPr>
      <w:r w:rsidDel="00000000" w:rsidR="00000000" w:rsidRPr="00000000">
        <w:rPr>
          <w:rtl w:val="0"/>
        </w:rPr>
        <w:t xml:space="preserve">Chakraborty, S., Jiang, J. H., Su, H., &amp; Fu, R. (2020). Deep Convective Evolution From Shallow Clouds Over the Amazon and Congo Rainforests.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(1). https://doi.org/10.1029/2019JD030962</w:t>
      </w:r>
    </w:p>
    <w:p w:rsidR="00000000" w:rsidDel="00000000" w:rsidP="00000000" w:rsidRDefault="00000000" w:rsidRPr="00000000" w14:paraId="0000092C">
      <w:pPr>
        <w:ind w:left="720"/>
        <w:rPr/>
      </w:pPr>
      <w:r w:rsidDel="00000000" w:rsidR="00000000" w:rsidRPr="00000000">
        <w:rPr>
          <w:rtl w:val="0"/>
        </w:rPr>
        <w:t xml:space="preserve">Chambers, J. Q., Asner, G. P., Morton, D. C., Anderson, L. O., Saatchi, S. S., Espírito-Santo, F. D. B., Palace, M., &amp; Souza, C. (2007). Regional ecosystem structure and function: ecological insights from remote sensing of tropical forests.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(8), 414–423. https://doi.org/10.1016/j.tree.2007.05.001</w:t>
      </w:r>
    </w:p>
    <w:p w:rsidR="00000000" w:rsidDel="00000000" w:rsidP="00000000" w:rsidRDefault="00000000" w:rsidRPr="00000000" w14:paraId="0000092D">
      <w:pPr>
        <w:ind w:left="720"/>
        <w:rPr/>
      </w:pPr>
      <w:r w:rsidDel="00000000" w:rsidR="00000000" w:rsidRPr="00000000">
        <w:rPr>
          <w:rtl w:val="0"/>
        </w:rPr>
        <w:t xml:space="preserve">Chambers, J. Q., Negron-Juarez, R. I., Marra, D. M., di Vittorio, A., Tews, J., Roberts, D., Ribeiro, G. H. P. M., Trumbore, S. E., &amp; Higuchi, N. (2013). The steady-state mosaic of disturbance and succession across an old-growth central Amazon forest landscape.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(10), 3949–3954. https://doi.org/10.1073/PNAS.1202894110</w:t>
      </w:r>
    </w:p>
    <w:p w:rsidR="00000000" w:rsidDel="00000000" w:rsidP="00000000" w:rsidRDefault="00000000" w:rsidRPr="00000000" w14:paraId="0000092E">
      <w:pPr>
        <w:ind w:left="720"/>
        <w:rPr/>
      </w:pPr>
      <w:r w:rsidDel="00000000" w:rsidR="00000000" w:rsidRPr="00000000">
        <w:rPr>
          <w:rtl w:val="0"/>
        </w:rPr>
        <w:t xml:space="preserve">Chapman, M., Goldstein, B. R., Schell, C. J., Brashares, J. S., Carter, N. H., Ellis-Soto, D., Faxon, H. O., Goldstein, J. E., Halpern, B. S., Longdon, J., Norman, K. E. A., O’Rourke, D., Scoville, C., Xu, L., &amp; Boettiger, C. (2024). Biodiversity monitoring for a just planetary future.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383</w:t>
      </w:r>
      <w:r w:rsidDel="00000000" w:rsidR="00000000" w:rsidRPr="00000000">
        <w:rPr>
          <w:rtl w:val="0"/>
        </w:rPr>
        <w:t xml:space="preserve">(6678), 34–36. https://doi.org/10.1126/SCIENCE.ADH8874</w:t>
      </w:r>
    </w:p>
    <w:p w:rsidR="00000000" w:rsidDel="00000000" w:rsidP="00000000" w:rsidRDefault="00000000" w:rsidRPr="00000000" w14:paraId="0000092F">
      <w:pPr>
        <w:ind w:left="720"/>
        <w:rPr/>
      </w:pPr>
      <w:r w:rsidDel="00000000" w:rsidR="00000000" w:rsidRPr="00000000">
        <w:rPr>
          <w:rtl w:val="0"/>
        </w:rPr>
        <w:t xml:space="preserve">Chen, C., Li, D., Li, Y., Piao, S., Wang, X., Huang, M., Gentine, P., Nemani, R. R., &amp; Myneni, R. B. (2020). Biophysical impacts of Earth greening largely controlled by aerodynamic resistance.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(47). https://doi.org/10.1126/SCIADV.ABB1981/SUPPL_FILE/ABB1981_SM.PDF</w:t>
      </w:r>
    </w:p>
    <w:p w:rsidR="00000000" w:rsidDel="00000000" w:rsidP="00000000" w:rsidRDefault="00000000" w:rsidRPr="00000000" w14:paraId="00000930">
      <w:pPr>
        <w:ind w:left="720"/>
        <w:rPr/>
      </w:pPr>
      <w:r w:rsidDel="00000000" w:rsidR="00000000" w:rsidRPr="00000000">
        <w:rPr>
          <w:rtl w:val="0"/>
        </w:rPr>
        <w:t xml:space="preserve">Chen, L., Dirmeyer, P. A., Guo, Z., &amp; Schultz, N. M. (2018). Pairing FLUXNET sites to validate model representations of land-use/land-cover change.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 111–125. https://doi.org/10.5194/hess-22-111-2018</w:t>
      </w:r>
    </w:p>
    <w:p w:rsidR="00000000" w:rsidDel="00000000" w:rsidP="00000000" w:rsidRDefault="00000000" w:rsidRPr="00000000" w14:paraId="00000931">
      <w:pPr>
        <w:ind w:left="720"/>
        <w:rPr/>
      </w:pPr>
      <w:r w:rsidDel="00000000" w:rsidR="00000000" w:rsidRPr="00000000">
        <w:rPr>
          <w:rtl w:val="0"/>
        </w:rPr>
        <w:t xml:space="preserve">Chen, S., Stark, S. C., Nobre, A. D., Cuartas, L. A., de Jesus Amore, D., Restrepo-Coupe, N., Smith, M. N., Chitra-Tarak, R., Ko, H., Nelson, B. W., &amp; Saleska, S. R. (2024). Amazon forest biogeography predicts resilience and vulnerability to drought. </w:t>
      </w:r>
      <w:r w:rsidDel="00000000" w:rsidR="00000000" w:rsidRPr="00000000">
        <w:rPr>
          <w:i w:val="1"/>
          <w:rtl w:val="0"/>
        </w:rPr>
        <w:t xml:space="preserve">Nature 2024 631:8019</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(8019), 111–117. https://doi.org/10.1038/s41586-024-07568-w</w:t>
      </w:r>
    </w:p>
    <w:p w:rsidR="00000000" w:rsidDel="00000000" w:rsidP="00000000" w:rsidRDefault="00000000" w:rsidRPr="00000000" w14:paraId="00000932">
      <w:pPr>
        <w:ind w:left="720"/>
        <w:rPr/>
      </w:pPr>
      <w:r w:rsidDel="00000000" w:rsidR="00000000" w:rsidRPr="00000000">
        <w:rPr>
          <w:rtl w:val="0"/>
        </w:rPr>
        <w:t xml:space="preserve">Cho, K., Negron-Juarez, R., Colliander, A., Cosio, E. G., Salinas, N., de Araujo, A., Chambers, J. Q., &amp; Wang, J. (2024). Calibration of the SMAP Soil Moisture Retrieval Algorithm to Reduce Bias Over the Amazon Rainforest. </w:t>
      </w:r>
      <w:r w:rsidDel="00000000" w:rsidR="00000000" w:rsidRPr="00000000">
        <w:rPr>
          <w:i w:val="1"/>
          <w:rtl w:val="0"/>
        </w:rPr>
        <w:t xml:space="preserve">IEEE Journal of Selected Topics in Applied Earth Observations and Remote Sensing</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 8724–8736. https://doi.org/10.1109/JSTARS.2024.3388914</w:t>
      </w:r>
    </w:p>
    <w:p w:rsidR="00000000" w:rsidDel="00000000" w:rsidP="00000000" w:rsidRDefault="00000000" w:rsidRPr="00000000" w14:paraId="00000933">
      <w:pPr>
        <w:ind w:left="720"/>
        <w:rPr/>
      </w:pPr>
      <w:r w:rsidDel="00000000" w:rsidR="00000000" w:rsidRPr="00000000">
        <w:rPr>
          <w:rtl w:val="0"/>
        </w:rPr>
        <w:t xml:space="preserve">Choury, Z., Wujeska-Klause, A., Bourne, A., Bown, N. P., Tjoelker, M. G., Medlyn, B. E., &amp; Crous, K. Y. (2022). Tropical rainforest species have larger increases in temperature optima with warming than warm-temperate rainforest trees.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234</w:t>
      </w:r>
      <w:r w:rsidDel="00000000" w:rsidR="00000000" w:rsidRPr="00000000">
        <w:rPr>
          <w:rtl w:val="0"/>
        </w:rPr>
        <w:t xml:space="preserve">(4), 1220–1236. https://doi.org/10.1111/NPH.18077</w:t>
      </w:r>
    </w:p>
    <w:p w:rsidR="00000000" w:rsidDel="00000000" w:rsidP="00000000" w:rsidRDefault="00000000" w:rsidRPr="00000000" w14:paraId="00000934">
      <w:pPr>
        <w:ind w:left="720"/>
        <w:rPr/>
      </w:pPr>
      <w:r w:rsidDel="00000000" w:rsidR="00000000" w:rsidRPr="00000000">
        <w:rPr>
          <w:rtl w:val="0"/>
        </w:rPr>
        <w:t xml:space="preserve">Chraibi, E., Arnold, H., Luque, S., Deacon, A., Magurran, A., &amp; Féret, J.-B. (2021). A Remote Sensing Approach to Understanding Patterns of Secondary Succession in Tropical Forest.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(11), 2148. https://doi.org/10.3390/rs13112148</w:t>
      </w:r>
    </w:p>
    <w:p w:rsidR="00000000" w:rsidDel="00000000" w:rsidP="00000000" w:rsidRDefault="00000000" w:rsidRPr="00000000" w14:paraId="00000935">
      <w:pPr>
        <w:ind w:left="720"/>
        <w:rPr/>
      </w:pPr>
      <w:r w:rsidDel="00000000" w:rsidR="00000000" w:rsidRPr="00000000">
        <w:rPr>
          <w:rtl w:val="0"/>
        </w:rPr>
        <w:t xml:space="preserve">Christoffersen, B. O., Restrepo-Coupe, N., Arain, M. A., Baker, I. T., Cestaro, B. P., Ciais, P., Fisher, J. B., Galbraith, D., Guan, X., Gulden, L., van den Hurk, B., Ichii, K., Imbuzeiro, H., Jain, A., Levine, N., Miguez-Macho, G., Poulter, B., Roberti, D. R., Sakaguchi, K., … Saleska, S. R. (2014). Mechanisms of water supply and vegetation demand govern the seasonality and magnitude of evapotranspiration in Amazonia and Cerrado.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191</w:t>
      </w:r>
      <w:r w:rsidDel="00000000" w:rsidR="00000000" w:rsidRPr="00000000">
        <w:rPr>
          <w:rtl w:val="0"/>
        </w:rPr>
        <w:t xml:space="preserve">, 33–50. https://doi.org/10.1016/J.AGRFORMET.2014.02.008</w:t>
      </w:r>
    </w:p>
    <w:p w:rsidR="00000000" w:rsidDel="00000000" w:rsidP="00000000" w:rsidRDefault="00000000" w:rsidRPr="00000000" w14:paraId="00000936">
      <w:pPr>
        <w:ind w:left="720"/>
        <w:rPr/>
      </w:pPr>
      <w:r w:rsidDel="00000000" w:rsidR="00000000" w:rsidRPr="00000000">
        <w:rPr>
          <w:rtl w:val="0"/>
        </w:rPr>
        <w:t xml:space="preserve">Cochrane, M. A. (2001). Synergistic Interactions between Habitat Fragmentation and Fire in Evergreen Tropical ForestsInteracciones Sinérgicas entre la Fragmentación del Hábitat y los Incendios en Bosques Tropicales Perennes. </w:t>
      </w:r>
      <w:r w:rsidDel="00000000" w:rsidR="00000000" w:rsidRPr="00000000">
        <w:rPr>
          <w:i w:val="1"/>
          <w:rtl w:val="0"/>
        </w:rPr>
        <w:t xml:space="preserve">Conservation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(6), 1515–1521. https://doi.org/10.1046/J.1523-1739.2001.01091.X</w:t>
      </w:r>
    </w:p>
    <w:p w:rsidR="00000000" w:rsidDel="00000000" w:rsidP="00000000" w:rsidRDefault="00000000" w:rsidRPr="00000000" w14:paraId="00000937">
      <w:pPr>
        <w:ind w:left="720"/>
        <w:rPr/>
      </w:pPr>
      <w:r w:rsidDel="00000000" w:rsidR="00000000" w:rsidRPr="00000000">
        <w:rPr>
          <w:rtl w:val="0"/>
        </w:rPr>
        <w:t xml:space="preserve">Colding, J., &amp; Barthel, S. (2019). Exploring the social-ecological systems discourse 20 years later. </w:t>
      </w:r>
      <w:r w:rsidDel="00000000" w:rsidR="00000000" w:rsidRPr="00000000">
        <w:rPr>
          <w:i w:val="1"/>
          <w:rtl w:val="0"/>
        </w:rPr>
        <w:t xml:space="preserve">Ecology and Society, Published Online: Jan 21, 2019  | Doi:10.5751/ES-10598-240102</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https://doi.org/10.5751/ES-10598-240102</w:t>
      </w:r>
    </w:p>
    <w:p w:rsidR="00000000" w:rsidDel="00000000" w:rsidP="00000000" w:rsidRDefault="00000000" w:rsidRPr="00000000" w14:paraId="00000938">
      <w:pPr>
        <w:ind w:left="720"/>
        <w:rPr/>
      </w:pPr>
      <w:r w:rsidDel="00000000" w:rsidR="00000000" w:rsidRPr="00000000">
        <w:rPr>
          <w:rtl w:val="0"/>
        </w:rPr>
        <w:t xml:space="preserve">Collier, N., Hoffman, F. M., Lawrence, D. M., Keppel-Aleks, G., Koven, C. D., Riley, W. J., Mu, M., &amp; Randerson, J. T. (2018). The International Land Model Benchmarking (ILAMB) System: Design, Theory, and Implementation.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(11), 2731–2754. https://doi.org/10.1029/2018MS001354</w:t>
      </w:r>
    </w:p>
    <w:p w:rsidR="00000000" w:rsidDel="00000000" w:rsidP="00000000" w:rsidRDefault="00000000" w:rsidRPr="00000000" w14:paraId="00000939">
      <w:pPr>
        <w:ind w:left="720"/>
        <w:rPr/>
      </w:pPr>
      <w:r w:rsidDel="00000000" w:rsidR="00000000" w:rsidRPr="00000000">
        <w:rPr>
          <w:rtl w:val="0"/>
        </w:rPr>
        <w:t xml:space="preserve">Commar, L. F. S., Abrahão, G. M., &amp; Costa, M. H. (2023). A possible deforestation-induced synoptic-scale circulation that delays the rainy season onset in Amazonia.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044041. https://doi.org/10.1088/1748-9326/acc95f</w:t>
      </w:r>
    </w:p>
    <w:p w:rsidR="00000000" w:rsidDel="00000000" w:rsidP="00000000" w:rsidRDefault="00000000" w:rsidRPr="00000000" w14:paraId="0000093A">
      <w:pPr>
        <w:ind w:left="720"/>
        <w:rPr/>
      </w:pPr>
      <w:r w:rsidDel="00000000" w:rsidR="00000000" w:rsidRPr="00000000">
        <w:rPr>
          <w:rtl w:val="0"/>
        </w:rPr>
        <w:t xml:space="preserve">Condit, R., Engelbrecht, B. M. J., Pino, D., Pérez, R., &amp; Turnera, B. L. (2013). Species distributions in response to individual soil nutrients and seasonal drought across a community of tropical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(13), 5064–5068. https://doi.org/10.1073/PNAS.1218042110/SUPPL_FILE/PNAS.201218042SI.PDF</w:t>
      </w:r>
    </w:p>
    <w:p w:rsidR="00000000" w:rsidDel="00000000" w:rsidP="00000000" w:rsidRDefault="00000000" w:rsidRPr="00000000" w14:paraId="0000093B">
      <w:pPr>
        <w:ind w:left="720"/>
        <w:rPr/>
      </w:pPr>
      <w:r w:rsidDel="00000000" w:rsidR="00000000" w:rsidRPr="00000000">
        <w:rPr>
          <w:rtl w:val="0"/>
        </w:rPr>
        <w:t xml:space="preserve">Condit, R., Pitman, N., Leigh, E. G., Chave, J., Terborgh, J., Foster, R. B., Núñez, P. v., Aguilar, S., Valencia, R., Villa, G., Muller-Landau, H. C., Losos, E., &amp; Hubbell, S. P. (2002). Beta-diversity in tropical forest trees.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295</w:t>
      </w:r>
      <w:r w:rsidDel="00000000" w:rsidR="00000000" w:rsidRPr="00000000">
        <w:rPr>
          <w:rtl w:val="0"/>
        </w:rPr>
        <w:t xml:space="preserve">(5555), 666–669. https://doi.org/10.1126/SCIENCE.1066854/SUPPL_FILE/CONDITWEBTABLE.XLS</w:t>
      </w:r>
    </w:p>
    <w:p w:rsidR="00000000" w:rsidDel="00000000" w:rsidP="00000000" w:rsidRDefault="00000000" w:rsidRPr="00000000" w14:paraId="0000093C">
      <w:pPr>
        <w:ind w:left="720"/>
        <w:rPr/>
      </w:pPr>
      <w:r w:rsidDel="00000000" w:rsidR="00000000" w:rsidRPr="00000000">
        <w:rPr>
          <w:rtl w:val="0"/>
        </w:rPr>
        <w:t xml:space="preserve">Condit, R., Watts, K., Bohlman, S. A., Pérez, R., Foster, R. B., &amp; Hubbell, S. P. (2000). Quantifying the deciduousness of tropical forest canopies under varying climates. </w:t>
      </w:r>
      <w:r w:rsidDel="00000000" w:rsidR="00000000" w:rsidRPr="00000000">
        <w:rPr>
          <w:i w:val="1"/>
          <w:rtl w:val="0"/>
        </w:rPr>
        <w:t xml:space="preserve">Journal of Vegetation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649–658. https://doi.org/10.2307/3236572</w:t>
      </w:r>
    </w:p>
    <w:p w:rsidR="00000000" w:rsidDel="00000000" w:rsidP="00000000" w:rsidRDefault="00000000" w:rsidRPr="00000000" w14:paraId="0000093D">
      <w:pPr>
        <w:ind w:left="720"/>
        <w:rPr/>
      </w:pPr>
      <w:r w:rsidDel="00000000" w:rsidR="00000000" w:rsidRPr="00000000">
        <w:rPr>
          <w:rtl w:val="0"/>
        </w:rPr>
        <w:t xml:space="preserve">Cook, K. H., Liu, Y., &amp; Vizy, E. K. (2020). Congo Basin drying associated with poleward shifts of the African thermal lows.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(1–2), 863–883. https://doi.org/10.1007/S00382-019-05033-3/FIGURES/14</w:t>
      </w:r>
    </w:p>
    <w:p w:rsidR="00000000" w:rsidDel="00000000" w:rsidP="00000000" w:rsidRDefault="00000000" w:rsidRPr="00000000" w14:paraId="0000093E">
      <w:pPr>
        <w:ind w:left="720"/>
        <w:rPr/>
      </w:pPr>
      <w:r w:rsidDel="00000000" w:rsidR="00000000" w:rsidRPr="00000000">
        <w:rPr>
          <w:rtl w:val="0"/>
        </w:rPr>
        <w:t xml:space="preserve">Cook, K. H., &amp; Vizy, E. K. (2015). Detection and Analysis of an Amplified Warming of the Sahara Desert.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(16), 6560–6580. https://doi.org/10.1175/JCLI-D-14-00230.1</w:t>
      </w:r>
    </w:p>
    <w:p w:rsidR="00000000" w:rsidDel="00000000" w:rsidP="00000000" w:rsidRDefault="00000000" w:rsidRPr="00000000" w14:paraId="0000093F">
      <w:pPr>
        <w:ind w:left="720"/>
        <w:rPr/>
      </w:pPr>
      <w:r w:rsidDel="00000000" w:rsidR="00000000" w:rsidRPr="00000000">
        <w:rPr>
          <w:rtl w:val="0"/>
        </w:rPr>
        <w:t xml:space="preserve">Cook, K. H., &amp; Vizy, E. K. (2019). Contemporary Climate Change of the African Monsoon Systems.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(3), 145–159. https://doi.org/10.1007/S40641-019-00130-1/TABLES/1</w:t>
      </w:r>
    </w:p>
    <w:p w:rsidR="00000000" w:rsidDel="00000000" w:rsidP="00000000" w:rsidRDefault="00000000" w:rsidRPr="00000000" w14:paraId="00000940">
      <w:pPr>
        <w:ind w:left="720"/>
        <w:rPr/>
      </w:pPr>
      <w:r w:rsidDel="00000000" w:rsidR="00000000" w:rsidRPr="00000000">
        <w:rPr>
          <w:rtl w:val="0"/>
        </w:rPr>
        <w:t xml:space="preserve">Cooper, D. L. M., Lewis, S. L., Sullivan, M. J. P., Prado, P. I., ter Steege, H., Barbier, N., Slik, F., Sonké, B., Ewango, C. E. N., Adu-Bredu, S., Affum-Baffoe, K., de Aguiar, D. P. P., Ahuite Reategui, M. A., Aiba, S. I., Albuquerque, B. W., de Almeida Matos, F. D., Alonso, A., Amani, C. A., do Amaral, D. D., … Zent, S. (2024). Consistent patterns of common species across tropical tree communities. </w:t>
      </w:r>
      <w:r w:rsidDel="00000000" w:rsidR="00000000" w:rsidRPr="00000000">
        <w:rPr>
          <w:i w:val="1"/>
          <w:rtl w:val="0"/>
        </w:rPr>
        <w:t xml:space="preserve">Nature 2024 625:7996</w:t>
      </w:r>
      <w:r w:rsidDel="00000000" w:rsidR="00000000" w:rsidRPr="00000000">
        <w:rPr>
          <w:rtl w:val="0"/>
        </w:rPr>
        <w:t xml:space="preserve">, </w:t>
      </w:r>
      <w:r w:rsidDel="00000000" w:rsidR="00000000" w:rsidRPr="00000000">
        <w:rPr>
          <w:i w:val="1"/>
          <w:rtl w:val="0"/>
        </w:rPr>
        <w:t xml:space="preserve">625</w:t>
      </w:r>
      <w:r w:rsidDel="00000000" w:rsidR="00000000" w:rsidRPr="00000000">
        <w:rPr>
          <w:rtl w:val="0"/>
        </w:rPr>
        <w:t xml:space="preserve">(7996), 728–734. https://doi.org/10.1038/s41586-023-06820-z</w:t>
      </w:r>
    </w:p>
    <w:p w:rsidR="00000000" w:rsidDel="00000000" w:rsidP="00000000" w:rsidRDefault="00000000" w:rsidRPr="00000000" w14:paraId="00000941">
      <w:pPr>
        <w:ind w:left="720"/>
        <w:rPr/>
      </w:pPr>
      <w:r w:rsidDel="00000000" w:rsidR="00000000" w:rsidRPr="00000000">
        <w:rPr>
          <w:rtl w:val="0"/>
        </w:rPr>
        <w:t xml:space="preserve">CORLETT, R., &amp; PRIMACK, R. (2006). Tropical rainforests and the need for cross-continental comparisons.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104–110. https://doi.org/10.1016/j.tree.2005.12.002</w:t>
      </w:r>
    </w:p>
    <w:p w:rsidR="00000000" w:rsidDel="00000000" w:rsidP="00000000" w:rsidRDefault="00000000" w:rsidRPr="00000000" w14:paraId="00000942">
      <w:pPr>
        <w:ind w:left="720"/>
        <w:rPr/>
      </w:pPr>
      <w:r w:rsidDel="00000000" w:rsidR="00000000" w:rsidRPr="00000000">
        <w:rPr>
          <w:rtl w:val="0"/>
        </w:rPr>
        <w:t xml:space="preserve">Costa, M. H., Botta, A., &amp; Cardille, J. A. (2003). Effects of large-scale changes in land cover on the discharge of the Tocantins River, Southeastern Amazonia. </w:t>
      </w:r>
      <w:r w:rsidDel="00000000" w:rsidR="00000000" w:rsidRPr="00000000">
        <w:rPr>
          <w:i w:val="1"/>
          <w:rtl w:val="0"/>
        </w:rPr>
        <w:t xml:space="preserve">Journal of Hydrology</w:t>
      </w:r>
      <w:r w:rsidDel="00000000" w:rsidR="00000000" w:rsidRPr="00000000">
        <w:rPr>
          <w:rtl w:val="0"/>
        </w:rPr>
        <w:t xml:space="preserve">, </w:t>
      </w:r>
      <w:r w:rsidDel="00000000" w:rsidR="00000000" w:rsidRPr="00000000">
        <w:rPr>
          <w:i w:val="1"/>
          <w:rtl w:val="0"/>
        </w:rPr>
        <w:t xml:space="preserve">283</w:t>
      </w:r>
      <w:r w:rsidDel="00000000" w:rsidR="00000000" w:rsidRPr="00000000">
        <w:rPr>
          <w:rtl w:val="0"/>
        </w:rPr>
        <w:t xml:space="preserve">(1–4), 206–217. https://doi.org/10.1016/S0022-1694(03)00267-1</w:t>
      </w:r>
    </w:p>
    <w:p w:rsidR="00000000" w:rsidDel="00000000" w:rsidP="00000000" w:rsidRDefault="00000000" w:rsidRPr="00000000" w14:paraId="00000943">
      <w:pPr>
        <w:ind w:left="720"/>
        <w:rPr/>
      </w:pPr>
      <w:r w:rsidDel="00000000" w:rsidR="00000000" w:rsidRPr="00000000">
        <w:rPr>
          <w:rtl w:val="0"/>
        </w:rPr>
        <w:t xml:space="preserve">Costanza, R., de Groot, R., Braat, L., Kubiszewski, I., Fioramonti, L., Sutton, P., Farber, S., &amp; Grasso, M. (2017). Twenty years of ecosystem services: How far have we come and how far do we still need to go? </w:t>
      </w:r>
      <w:r w:rsidDel="00000000" w:rsidR="00000000" w:rsidRPr="00000000">
        <w:rPr>
          <w:i w:val="1"/>
          <w:rtl w:val="0"/>
        </w:rPr>
        <w:t xml:space="preserve">Ecosystem Services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 1–16. https://doi.org/10.1016/J.ECOSER.2017.09.008</w:t>
      </w:r>
    </w:p>
    <w:p w:rsidR="00000000" w:rsidDel="00000000" w:rsidP="00000000" w:rsidRDefault="00000000" w:rsidRPr="00000000" w14:paraId="00000944">
      <w:pPr>
        <w:ind w:left="720"/>
        <w:rPr/>
      </w:pPr>
      <w:r w:rsidDel="00000000" w:rsidR="00000000" w:rsidRPr="00000000">
        <w:rPr>
          <w:rtl w:val="0"/>
        </w:rPr>
        <w:t xml:space="preserve">Coverdale, T. C., &amp; Davies, A. B. (2023). Unravelling the relationship between plant diversity and vegetation structural complexity: A review and theoretical framework.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(7), 1378–1395. https://doi.org/10.1111/1365-2745.14068</w:t>
      </w:r>
    </w:p>
    <w:p w:rsidR="00000000" w:rsidDel="00000000" w:rsidP="00000000" w:rsidRDefault="00000000" w:rsidRPr="00000000" w14:paraId="00000945">
      <w:pPr>
        <w:ind w:left="720"/>
        <w:rPr/>
      </w:pPr>
      <w:r w:rsidDel="00000000" w:rsidR="00000000" w:rsidRPr="00000000">
        <w:rPr>
          <w:rtl w:val="0"/>
        </w:rPr>
        <w:t xml:space="preserve">Creese, A., Washington, R., &amp; Jones, R. (2019). Climate change in the Congo Basin: processes related to wetting in the December–February dry season.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(5–6), 3583–3602. https://doi.org/10.1007/S00382-019-04728-X/FIGURES/13</w:t>
      </w:r>
    </w:p>
    <w:p w:rsidR="00000000" w:rsidDel="00000000" w:rsidP="00000000" w:rsidRDefault="00000000" w:rsidRPr="00000000" w14:paraId="00000946">
      <w:pPr>
        <w:ind w:left="720"/>
        <w:rPr/>
      </w:pPr>
      <w:r w:rsidDel="00000000" w:rsidR="00000000" w:rsidRPr="00000000">
        <w:rPr>
          <w:rtl w:val="0"/>
        </w:rPr>
        <w:t xml:space="preserve">Crisp, D., Pollock, H. R., Rosenberg, R., Chapsky, L., Lee, R. A. M., Oyafuso, F. A., Frankenberg, C., O’Dell, C. W., Bruegge, C. J., Doran, G. B., Eldering, A., Fisher, B. M., Fu, D., Gunson, M. R., Mandrake, L., Osterman, G. B., Schwandner, F. M., Sun, K., Taylor, T. E., … Wunch, D. (2017). The on-orbit performance of the Orbiting Carbon Observatory-2 (OCO-2) instrument and its radiometrically calibrated products.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59–81. https://doi.org/10.5194/amt-10-59-2017</w:t>
      </w:r>
    </w:p>
    <w:p w:rsidR="00000000" w:rsidDel="00000000" w:rsidP="00000000" w:rsidRDefault="00000000" w:rsidRPr="00000000" w14:paraId="00000947">
      <w:pPr>
        <w:ind w:left="720"/>
        <w:rPr/>
      </w:pPr>
      <w:r w:rsidDel="00000000" w:rsidR="00000000" w:rsidRPr="00000000">
        <w:rPr>
          <w:rtl w:val="0"/>
        </w:rPr>
        <w:t xml:space="preserve">Crouzeilles, R., Ferreira, M. S., Chazdon, R. L., Lindenmayer, D. B., Sansevero, J. B. B., Monteiro, L., Iribarrem, A., Latawiec, A. E., &amp; Strassburg, B. B. N. (2017). Ecological restoration success is higher for natural regeneration than for active restoration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(11). https://doi.org/10.1126/SCIADV.1701345</w:t>
      </w:r>
    </w:p>
    <w:p w:rsidR="00000000" w:rsidDel="00000000" w:rsidP="00000000" w:rsidRDefault="00000000" w:rsidRPr="00000000" w14:paraId="00000948">
      <w:pPr>
        <w:ind w:left="720"/>
        <w:rPr/>
      </w:pPr>
      <w:r w:rsidDel="00000000" w:rsidR="00000000" w:rsidRPr="00000000">
        <w:rPr>
          <w:rtl w:val="0"/>
        </w:rPr>
        <w:t xml:space="preserve">Crowell, S., Baker, D., Schuh, A., Basu, S., Jacobson, A. R., Chevallier, F., Liu, J., Deng, F., Feng, L., McKain, K., Chatterjee, A., Miller, J. B., Stephens, B. B., Eldering, A., Crisp, D., Schimel, D., Nassar, R., O’Dell, C. W., Oda, T., … Jones, D. B. A. (2019). The 2015-2016 carbon cycle as seen from OCO-2 and the global in situ network.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(15), 9797–9831. https://doi.org/10.5194/ACP-19-9797-2019</w:t>
      </w:r>
    </w:p>
    <w:p w:rsidR="00000000" w:rsidDel="00000000" w:rsidP="00000000" w:rsidRDefault="00000000" w:rsidRPr="00000000" w14:paraId="00000949">
      <w:pPr>
        <w:ind w:left="720"/>
        <w:rPr/>
      </w:pPr>
      <w:r w:rsidDel="00000000" w:rsidR="00000000" w:rsidRPr="00000000">
        <w:rPr>
          <w:rtl w:val="0"/>
        </w:rPr>
        <w:t xml:space="preserve">Csillik, O., Keller, M., Longo, M., Ferraz, A., Rangel Pinagé, E., Görgens, E. B., Ometto, J. P., Silgueiro, V., Brown, D., Duffy, P., Cushman, K. C., &amp; Saatchi, S. (2024). A large net carbon loss attributed to anthropogenic and natural disturbances in the Amazon Arc of Deforestation.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121</w:t>
      </w:r>
      <w:r w:rsidDel="00000000" w:rsidR="00000000" w:rsidRPr="00000000">
        <w:rPr>
          <w:rtl w:val="0"/>
        </w:rPr>
        <w:t xml:space="preserve">(33), e2310157121. https://doi.org/10.1073/PNAS.2310157121/SUPPL_FILE/PNAS.2310157121.SAPP.PDF</w:t>
      </w:r>
    </w:p>
    <w:p w:rsidR="00000000" w:rsidDel="00000000" w:rsidP="00000000" w:rsidRDefault="00000000" w:rsidRPr="00000000" w14:paraId="0000094A">
      <w:pPr>
        <w:ind w:left="720"/>
        <w:rPr/>
      </w:pPr>
      <w:r w:rsidDel="00000000" w:rsidR="00000000" w:rsidRPr="00000000">
        <w:rPr>
          <w:rtl w:val="0"/>
        </w:rPr>
        <w:t xml:space="preserve">Csillik, O., Kumar, P., Mascaro, J., O’Shea, T., &amp; Asner, G. P. (2019). Monitoring tropical forest carbon stocks and emissions using Planet satellite data.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17831. https://doi.org/10.1038/s41598-019-54386-6</w:t>
      </w:r>
    </w:p>
    <w:p w:rsidR="00000000" w:rsidDel="00000000" w:rsidP="00000000" w:rsidRDefault="00000000" w:rsidRPr="00000000" w14:paraId="0000094B">
      <w:pPr>
        <w:ind w:left="720"/>
        <w:rPr/>
      </w:pPr>
      <w:r w:rsidDel="00000000" w:rsidR="00000000" w:rsidRPr="00000000">
        <w:rPr>
          <w:rtl w:val="0"/>
        </w:rPr>
        <w:t xml:space="preserve">Culotta, E., Chakradhar, S., &amp; Ortega, R. P. (2024). Remapping science.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385</w:t>
      </w:r>
      <w:r w:rsidDel="00000000" w:rsidR="00000000" w:rsidRPr="00000000">
        <w:rPr>
          <w:rtl w:val="0"/>
        </w:rPr>
        <w:t xml:space="preserve">(6709), 592–594. https://doi.org/10.1126/SCIENCE.ADS2667</w:t>
      </w:r>
    </w:p>
    <w:p w:rsidR="00000000" w:rsidDel="00000000" w:rsidP="00000000" w:rsidRDefault="00000000" w:rsidRPr="00000000" w14:paraId="0000094C">
      <w:pPr>
        <w:ind w:left="720"/>
        <w:rPr/>
      </w:pPr>
      <w:r w:rsidDel="00000000" w:rsidR="00000000" w:rsidRPr="00000000">
        <w:rPr>
          <w:rtl w:val="0"/>
        </w:rPr>
        <w:t xml:space="preserve">Cunha, H. F. V., Andersen, K. M., Lugli, L. F., Santana, F. D., Aleixo, I. F., Moraes, A. M., Garcia, S., di Ponzio, R., Mendoza, E. O., Brum, B., Rosa, J. S., Cordeiro, A. L., Portela, B. T. T., Ribeiro, G., Coelho, S. D., de Souza, S. T., Silva, L. S., Antonieto, F., Pires, M., … Quesada, C. A. (2022). Direct evidence for phosphorus limitation on Amazon forest productivity.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558–562. https://doi.org/10.1038/s41586-022-05085-2</w:t>
      </w:r>
    </w:p>
    <w:p w:rsidR="00000000" w:rsidDel="00000000" w:rsidP="00000000" w:rsidRDefault="00000000" w:rsidRPr="00000000" w14:paraId="0000094D">
      <w:pPr>
        <w:ind w:left="720"/>
        <w:rPr/>
      </w:pPr>
      <w:r w:rsidDel="00000000" w:rsidR="00000000" w:rsidRPr="00000000">
        <w:rPr>
          <w:rtl w:val="0"/>
        </w:rPr>
        <w:t xml:space="preserve">Curtis, P. G., Slay, C. M., Harris, N. L., Tyukavina, A., &amp; Hansen, M. C. (2018a). Classifying drivers of global forest loss.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361</w:t>
      </w:r>
      <w:r w:rsidDel="00000000" w:rsidR="00000000" w:rsidRPr="00000000">
        <w:rPr>
          <w:rtl w:val="0"/>
        </w:rPr>
        <w:t xml:space="preserve">(6407), 1108–1111. https://doi.org/10.1126/SCIENCE.AAU3445/SUPPL_FILE/AAU3445_CURTIS_SM.PDF</w:t>
      </w:r>
    </w:p>
    <w:p w:rsidR="00000000" w:rsidDel="00000000" w:rsidP="00000000" w:rsidRDefault="00000000" w:rsidRPr="00000000" w14:paraId="0000094E">
      <w:pPr>
        <w:ind w:left="720"/>
        <w:rPr/>
      </w:pPr>
      <w:r w:rsidDel="00000000" w:rsidR="00000000" w:rsidRPr="00000000">
        <w:rPr>
          <w:rtl w:val="0"/>
        </w:rPr>
        <w:t xml:space="preserve">Curtis, P. G., Slay, C. M., Harris, N. L., Tyukavina, A., &amp; Hansen, M. C. (2018b). Classifying drivers of global forest loss.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361</w:t>
      </w:r>
      <w:r w:rsidDel="00000000" w:rsidR="00000000" w:rsidRPr="00000000">
        <w:rPr>
          <w:rtl w:val="0"/>
        </w:rPr>
        <w:t xml:space="preserve">(6407), 1108–1111. https://doi.org/10.1126/SCIENCE.AAU3445/SUPPL_FILE/AAU3445_CURTIS_SM.PDF</w:t>
      </w:r>
    </w:p>
    <w:p w:rsidR="00000000" w:rsidDel="00000000" w:rsidP="00000000" w:rsidRDefault="00000000" w:rsidRPr="00000000" w14:paraId="0000094F">
      <w:pPr>
        <w:ind w:left="720"/>
        <w:rPr/>
      </w:pPr>
      <w:r w:rsidDel="00000000" w:rsidR="00000000" w:rsidRPr="00000000">
        <w:rPr>
          <w:rtl w:val="0"/>
        </w:rPr>
        <w:t xml:space="preserve">Daily, G. C., Alexander, S., Ehrlich, P. R., Goulder, L., Lubchenco, J., Matson, P. A., Mooney, H. A., Postel, S., Schneider, S. H., Tilman, D., &amp; Woodwell, G. M. (1997). Ecosystem Services: Benefits Supplied to Human Societies by Natural Ecosystems. </w:t>
      </w:r>
      <w:r w:rsidDel="00000000" w:rsidR="00000000" w:rsidRPr="00000000">
        <w:rPr>
          <w:i w:val="1"/>
          <w:rtl w:val="0"/>
        </w:rPr>
        <w:t xml:space="preserve">Issues in Ecology Number</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w:t>
      </w:r>
    </w:p>
    <w:p w:rsidR="00000000" w:rsidDel="00000000" w:rsidP="00000000" w:rsidRDefault="00000000" w:rsidRPr="00000000" w14:paraId="00000950">
      <w:pPr>
        <w:ind w:left="720"/>
        <w:rPr/>
      </w:pPr>
      <w:r w:rsidDel="00000000" w:rsidR="00000000" w:rsidRPr="00000000">
        <w:rPr>
          <w:rtl w:val="0"/>
        </w:rPr>
        <w:t xml:space="preserve">Dalagnol, R., Wagner, F. H., Galvão, L. S., Braga, D., Osborn, F., Sagang, L. B., da Conceição Bispo, P., Payne, M., Silva Junior, C., Favrichon, S., Silgueiro, V., Anderson, L. O., Aragão, L. E. O. e. C. de, Fensholt, R., Brandt, M., Ciais, P., &amp; Saatchi, S. (2023). Mapping tropical forest degradation with deep learning and Planet NICFI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298</w:t>
      </w:r>
      <w:r w:rsidDel="00000000" w:rsidR="00000000" w:rsidRPr="00000000">
        <w:rPr>
          <w:rtl w:val="0"/>
        </w:rPr>
        <w:t xml:space="preserve">, 113798. https://doi.org/10.1016/J.RSE.2023.113798</w:t>
      </w:r>
    </w:p>
    <w:p w:rsidR="00000000" w:rsidDel="00000000" w:rsidP="00000000" w:rsidRDefault="00000000" w:rsidRPr="00000000" w14:paraId="00000951">
      <w:pPr>
        <w:ind w:left="720"/>
        <w:rPr/>
      </w:pPr>
      <w:r w:rsidDel="00000000" w:rsidR="00000000" w:rsidRPr="00000000">
        <w:rPr>
          <w:rtl w:val="0"/>
        </w:rPr>
        <w:t xml:space="preserve">Dana Chadwick, K., &amp; Asner, G. P. (2016). Organismic-Scale Remote Sensing of Canopy Foliar Traits in Lowland Tropical Forests. </w:t>
      </w:r>
      <w:r w:rsidDel="00000000" w:rsidR="00000000" w:rsidRPr="00000000">
        <w:rPr>
          <w:i w:val="1"/>
          <w:rtl w:val="0"/>
        </w:rPr>
        <w:t xml:space="preserve">Remote Sensing 2016, Vol. 8, Page 87</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87. https://doi.org/10.3390/RS8020087</w:t>
      </w:r>
    </w:p>
    <w:p w:rsidR="00000000" w:rsidDel="00000000" w:rsidP="00000000" w:rsidRDefault="00000000" w:rsidRPr="00000000" w14:paraId="00000952">
      <w:pPr>
        <w:ind w:left="720"/>
        <w:rPr/>
      </w:pPr>
      <w:r w:rsidDel="00000000" w:rsidR="00000000" w:rsidRPr="00000000">
        <w:rPr>
          <w:rtl w:val="0"/>
        </w:rPr>
        <w:t xml:space="preserve">Dantas de Paula, M., Groeneveld, J., &amp; Huth, A. (2015). Tropical forest degradation and recovery in fragmented landscapes — Simulating changes in tree community, forest hydrology and carbon balance. </w:t>
      </w:r>
      <w:r w:rsidDel="00000000" w:rsidR="00000000" w:rsidRPr="00000000">
        <w:rPr>
          <w:i w:val="1"/>
          <w:rtl w:val="0"/>
        </w:rPr>
        <w:t xml:space="preserve">Global Ecology and Conservation</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664–677. https://doi.org/10.1016/j.gecco.2015.03.004</w:t>
      </w:r>
    </w:p>
    <w:p w:rsidR="00000000" w:rsidDel="00000000" w:rsidP="00000000" w:rsidRDefault="00000000" w:rsidRPr="00000000" w14:paraId="00000953">
      <w:pPr>
        <w:ind w:left="720"/>
        <w:rPr/>
      </w:pPr>
      <w:r w:rsidDel="00000000" w:rsidR="00000000" w:rsidRPr="00000000">
        <w:rPr>
          <w:rtl w:val="0"/>
        </w:rPr>
        <w:t xml:space="preserve">Das, R., Chaturvedi, R. K., Roy, A., Karmakar, S., &amp; Ghosh, S. (2023). Warming inhibits increases in vegetation net primary productivity despite greening in India. </w:t>
      </w:r>
      <w:r w:rsidDel="00000000" w:rsidR="00000000" w:rsidRPr="00000000">
        <w:rPr>
          <w:i w:val="1"/>
          <w:rtl w:val="0"/>
        </w:rPr>
        <w:t xml:space="preserve">Scientific Reports 2023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1–16. https://doi.org/10.1038/s41598-023-48614-3</w:t>
      </w:r>
    </w:p>
    <w:p w:rsidR="00000000" w:rsidDel="00000000" w:rsidP="00000000" w:rsidRDefault="00000000" w:rsidRPr="00000000" w14:paraId="00000954">
      <w:pPr>
        <w:ind w:left="720"/>
        <w:rPr/>
      </w:pPr>
      <w:r w:rsidDel="00000000" w:rsidR="00000000" w:rsidRPr="00000000">
        <w:rPr>
          <w:rtl w:val="0"/>
        </w:rPr>
        <w:t xml:space="preserve">Davidson, E. A., de Carvalho, C. J. R., Vieira, I. C. G., Figueiredo, R. de, Moutinho, P., Ishida, F. Y., Santos, M. T. P., Guerrero, J. B., Kalif, K., &amp; Sabá, R. T. (2004). Nitrogen and Phosphorus Limitation of Biomass Growth in a Tropical Secondary Forest.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150–163. https://doi.org/10.1890/01-6006</w:t>
      </w:r>
    </w:p>
    <w:p w:rsidR="00000000" w:rsidDel="00000000" w:rsidP="00000000" w:rsidRDefault="00000000" w:rsidRPr="00000000" w14:paraId="00000955">
      <w:pPr>
        <w:ind w:left="720"/>
        <w:rPr/>
      </w:pPr>
      <w:r w:rsidDel="00000000" w:rsidR="00000000" w:rsidRPr="00000000">
        <w:rPr>
          <w:rtl w:val="0"/>
        </w:rP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253</w:t>
      </w:r>
      <w:r w:rsidDel="00000000" w:rsidR="00000000" w:rsidRPr="00000000">
        <w:rPr>
          <w:rtl w:val="0"/>
        </w:rPr>
        <w:t xml:space="preserve">, 108907. https://doi.org/10.1016/J.BIOCON.2020.108907</w:t>
      </w:r>
    </w:p>
    <w:p w:rsidR="00000000" w:rsidDel="00000000" w:rsidP="00000000" w:rsidRDefault="00000000" w:rsidRPr="00000000" w14:paraId="00000956">
      <w:pPr>
        <w:ind w:left="720"/>
        <w:rPr/>
      </w:pPr>
      <w:r w:rsidDel="00000000" w:rsidR="00000000" w:rsidRPr="00000000">
        <w:rPr>
          <w:rtl w:val="0"/>
        </w:rPr>
        <w:t xml:space="preserve">de Conto, T., Armston, J., &amp; Dubayah, R. (2024a). Characterizing the structural complexity of the Earth’s forests with spaceborne lidar.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8116. https://doi.org/10.1038/s41467-024-52468-2</w:t>
      </w:r>
    </w:p>
    <w:p w:rsidR="00000000" w:rsidDel="00000000" w:rsidP="00000000" w:rsidRDefault="00000000" w:rsidRPr="00000000" w14:paraId="00000957">
      <w:pPr>
        <w:ind w:left="720"/>
        <w:rPr>
          <w:i w:val="1"/>
        </w:rPr>
      </w:pPr>
      <w:r w:rsidDel="00000000" w:rsidR="00000000" w:rsidRPr="00000000">
        <w:rPr>
          <w:rtl w:val="0"/>
        </w:rPr>
        <w:t xml:space="preserve">de Conto, T., Armston, J., &amp; Dubayah, R. O. (2024b). </w:t>
      </w:r>
      <w:r w:rsidDel="00000000" w:rsidR="00000000" w:rsidRPr="00000000">
        <w:rPr>
          <w:i w:val="1"/>
          <w:rtl w:val="0"/>
        </w:rPr>
        <w:t xml:space="preserve">GEDI L4C Footprint Level Waveform Structural Complexity Index, Version 2. ORNL DAAC, Oak Ridge, Tennessee, USA.</w:t>
      </w:r>
    </w:p>
    <w:p w:rsidR="00000000" w:rsidDel="00000000" w:rsidP="00000000" w:rsidRDefault="00000000" w:rsidRPr="00000000" w14:paraId="00000958">
      <w:pPr>
        <w:ind w:left="720"/>
        <w:rPr/>
      </w:pPr>
      <w:r w:rsidDel="00000000" w:rsidR="00000000" w:rsidRPr="00000000">
        <w:rPr>
          <w:rtl w:val="0"/>
        </w:rPr>
        <w:t xml:space="preserve">de Lima, R. B., Görgens, E. B., da Silva, D. A. S., de Oliveira, C. P., Batista, A. P. B., Caraciolo Ferreira, R. L., Costa, F. R. C., Ferreira de Lima, R. A., da Silva Aparício, P., de Abreu, J. C., da Silva, J. A. A., Guimaraes, A. F., Fearnside, P. M., Sousa, T. R., Perdiz, R., Higuchi, N., Berenguer, E., Resende, A. F., Elias, F., … Mangabeira Albernaz, A. L. (2023). Giants of the Amazon: How does environmental variation drive the diversity patterns of large trees?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(17), 4861–4879. https://doi.org/10.1111/GCB.16821</w:t>
      </w:r>
    </w:p>
    <w:p w:rsidR="00000000" w:rsidDel="00000000" w:rsidP="00000000" w:rsidRDefault="00000000" w:rsidRPr="00000000" w14:paraId="00000959">
      <w:pPr>
        <w:ind w:left="720"/>
        <w:rPr/>
      </w:pPr>
      <w:r w:rsidDel="00000000" w:rsidR="00000000" w:rsidRPr="00000000">
        <w:rPr>
          <w:rtl w:val="0"/>
        </w:rPr>
        <w:t xml:space="preserve">de Oliveira, G., Brunsell, N. A., Chen, J. M., Shimabukuro, Y. E., Mataveli, G. A. v., dos Santos, C. A. C., Stark, S. C., de Lima, A., &amp; Aragao, L. E. O. C. (2021). Legacy Effects Following Fire on Surface Energy, Water and Carbon Fluxes in Mature Amazonian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(5). https://doi.org/10.1029/2020JG005833</w:t>
      </w:r>
    </w:p>
    <w:p w:rsidR="00000000" w:rsidDel="00000000" w:rsidP="00000000" w:rsidRDefault="00000000" w:rsidRPr="00000000" w14:paraId="0000095A">
      <w:pPr>
        <w:ind w:left="720"/>
        <w:rPr/>
      </w:pPr>
      <w:r w:rsidDel="00000000" w:rsidR="00000000" w:rsidRPr="00000000">
        <w:rPr>
          <w:rtl w:val="0"/>
        </w:rPr>
        <w:t xml:space="preserve">Dearing, J. A., Wang, R., Zhang, K., Dyke, J. G., Haberl, H., Hossain, M. S., Langdon, P. G., Lenton, T. M., Raworth, K., Brown, S., Carstensen, J., Cole, M. J., Cornell, S. E., Dawson, T. P., Doncaster, C. P., Eigenbrod, F., Flörke, M., Jeffers, E., Mackay, A. W., … Poppy, G. M. (2014). Safe and just operating spaces for regional social-ecological systems.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 227–238. https://doi.org/10.1016/J.GLOENVCHA.2014.06.012</w:t>
      </w:r>
    </w:p>
    <w:p w:rsidR="00000000" w:rsidDel="00000000" w:rsidP="00000000" w:rsidRDefault="00000000" w:rsidRPr="00000000" w14:paraId="0000095B">
      <w:pPr>
        <w:ind w:left="720"/>
        <w:rPr/>
      </w:pPr>
      <w:r w:rsidDel="00000000" w:rsidR="00000000" w:rsidRPr="00000000">
        <w:rPr>
          <w:rtl w:val="0"/>
        </w:rPr>
        <w:t xml:space="preserve">Decuyper, M., Mulatu, K. A., Brede, B., Calders, K., Armston, J., Rozendaal, D. M. A., Mora, B., Clevers, J. G. P. W., Kooistra, L., Herold, M., &amp; Bongers, F. (2018). Assessing the structural differences between tropical forest types using Terrestrial Laser Scanning.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429</w:t>
      </w:r>
      <w:r w:rsidDel="00000000" w:rsidR="00000000" w:rsidRPr="00000000">
        <w:rPr>
          <w:rtl w:val="0"/>
        </w:rPr>
        <w:t xml:space="preserve">, 327–335. https://doi.org/10.1016/j.foreco.2018.07.032</w:t>
      </w:r>
    </w:p>
    <w:p w:rsidR="00000000" w:rsidDel="00000000" w:rsidP="00000000" w:rsidRDefault="00000000" w:rsidRPr="00000000" w14:paraId="0000095C">
      <w:pPr>
        <w:ind w:left="720"/>
        <w:rPr/>
      </w:pPr>
      <w:r w:rsidDel="00000000" w:rsidR="00000000" w:rsidRPr="00000000">
        <w:rPr>
          <w:rtl w:val="0"/>
        </w:rPr>
        <w:t xml:space="preserve">DeFries, R. S., Foley, J. A., &amp; Asner, G. P. (2004). Land-use choices: balancing human needs and ecosystem function.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(5), 249–257. https://doi.org/https://doi.org/10.1890/1540-9295(2004)002[0249:LCBHNA]2.0.CO;2</w:t>
      </w:r>
    </w:p>
    <w:p w:rsidR="00000000" w:rsidDel="00000000" w:rsidP="00000000" w:rsidRDefault="00000000" w:rsidRPr="00000000" w14:paraId="0000095D">
      <w:pPr>
        <w:ind w:left="720"/>
        <w:rPr/>
      </w:pPr>
      <w:r w:rsidDel="00000000" w:rsidR="00000000" w:rsidRPr="00000000">
        <w:rPr>
          <w:rtl w:val="0"/>
        </w:rPr>
        <w:t xml:space="preserve">Del-Claro, K., &amp; Dirzo, R. (2021). Impacts of anthropocene defaunation on plant-animal interactions. </w:t>
      </w:r>
      <w:r w:rsidDel="00000000" w:rsidR="00000000" w:rsidRPr="00000000">
        <w:rPr>
          <w:i w:val="1"/>
          <w:rtl w:val="0"/>
        </w:rPr>
        <w:t xml:space="preserve">Plant-Animal Interactions: Source of Biodiversity</w:t>
      </w:r>
      <w:r w:rsidDel="00000000" w:rsidR="00000000" w:rsidRPr="00000000">
        <w:rPr>
          <w:rtl w:val="0"/>
        </w:rPr>
        <w:t xml:space="preserve">, 333–345. https://doi.org/10.1007/978-3-030-66877-8_13/FIGURES/4</w:t>
      </w:r>
    </w:p>
    <w:p w:rsidR="00000000" w:rsidDel="00000000" w:rsidP="00000000" w:rsidRDefault="00000000" w:rsidRPr="00000000" w14:paraId="0000095E">
      <w:pPr>
        <w:ind w:left="720"/>
        <w:rPr/>
      </w:pPr>
      <w:r w:rsidDel="00000000" w:rsidR="00000000" w:rsidRPr="00000000">
        <w:rPr>
          <w:rtl w:val="0"/>
        </w:rPr>
        <w:t xml:space="preserve">Delwiche, K. B., Nelson, J., Kowalska, N., Moore, C. E., Shirkey, G., Tarin, T., Cleverly, J. R., &amp; Keenan, T. F. (2024). Charting the Future of the FLUXNET Network. </w:t>
      </w:r>
      <w:r w:rsidDel="00000000" w:rsidR="00000000" w:rsidRPr="00000000">
        <w:rPr>
          <w:i w:val="1"/>
          <w:rtl w:val="0"/>
        </w:rPr>
        <w:t xml:space="preserve">Bulletin of the American Meteorological Society</w:t>
      </w:r>
      <w:r w:rsidDel="00000000" w:rsidR="00000000" w:rsidRPr="00000000">
        <w:rPr>
          <w:rtl w:val="0"/>
        </w:rPr>
        <w:t xml:space="preserve">, </w:t>
      </w:r>
      <w:r w:rsidDel="00000000" w:rsidR="00000000" w:rsidRPr="00000000">
        <w:rPr>
          <w:i w:val="1"/>
          <w:rtl w:val="0"/>
        </w:rPr>
        <w:t xml:space="preserve">105</w:t>
      </w:r>
      <w:r w:rsidDel="00000000" w:rsidR="00000000" w:rsidRPr="00000000">
        <w:rPr>
          <w:rtl w:val="0"/>
        </w:rPr>
        <w:t xml:space="preserve">(3), E466–E473. https://doi.org/10.1175/BAMS-D-23-0316.1</w:t>
      </w:r>
    </w:p>
    <w:p w:rsidR="00000000" w:rsidDel="00000000" w:rsidP="00000000" w:rsidRDefault="00000000" w:rsidRPr="00000000" w14:paraId="0000095F">
      <w:pPr>
        <w:ind w:left="720"/>
        <w:rPr/>
      </w:pPr>
      <w:r w:rsidDel="00000000" w:rsidR="00000000" w:rsidRPr="00000000">
        <w:rPr>
          <w:rtl w:val="0"/>
        </w:rPr>
        <w:t xml:space="preserve">Detto, M., &amp; Pacala, S. W. (2022). Plant hydraulics, stomatal control, and the response of a tropical forest to water stress over multiple temporal 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(14), 4359–4376. https://doi.org/10.1111/GCB.16179</w:t>
      </w:r>
    </w:p>
    <w:p w:rsidR="00000000" w:rsidDel="00000000" w:rsidP="00000000" w:rsidRDefault="00000000" w:rsidRPr="00000000" w14:paraId="00000960">
      <w:pPr>
        <w:ind w:left="720"/>
        <w:rPr/>
      </w:pPr>
      <w:r w:rsidDel="00000000" w:rsidR="00000000" w:rsidRPr="00000000">
        <w:rPr>
          <w:rtl w:val="0"/>
        </w:rPr>
        <w:t xml:space="preserve">Detto, M., Wright, S. J., Calderón, O., &amp; Muller-Landau, H. C. (2018a). Resource acquisition and reproductive strategies of tropical forest in response to the El Niño–Southern Oscillation. </w:t>
      </w:r>
      <w:r w:rsidDel="00000000" w:rsidR="00000000" w:rsidRPr="00000000">
        <w:rPr>
          <w:i w:val="1"/>
          <w:rtl w:val="0"/>
        </w:rPr>
        <w:t xml:space="preserve">Nature Communications 2018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1–8. https://doi.org/10.1038/s41467-018-03306-9</w:t>
      </w:r>
    </w:p>
    <w:p w:rsidR="00000000" w:rsidDel="00000000" w:rsidP="00000000" w:rsidRDefault="00000000" w:rsidRPr="00000000" w14:paraId="00000961">
      <w:pPr>
        <w:ind w:left="720"/>
        <w:rPr/>
      </w:pPr>
      <w:r w:rsidDel="00000000" w:rsidR="00000000" w:rsidRPr="00000000">
        <w:rPr>
          <w:rtl w:val="0"/>
        </w:rPr>
        <w:t xml:space="preserve">Detto, M., Wright, S. J., Calderón, O., &amp; Muller-Landau, H. C. (2018b). Resource acquisition and reproductive strategies of tropical forest in response to the El Niño–Southern Oscillation.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913. https://doi.org/10.1038/s41467-018-03306-9</w:t>
      </w:r>
    </w:p>
    <w:p w:rsidR="00000000" w:rsidDel="00000000" w:rsidP="00000000" w:rsidRDefault="00000000" w:rsidRPr="00000000" w14:paraId="00000962">
      <w:pPr>
        <w:ind w:left="720"/>
        <w:rPr/>
      </w:pPr>
      <w:r w:rsidDel="00000000" w:rsidR="00000000" w:rsidRPr="00000000">
        <w:rPr>
          <w:rtl w:val="0"/>
        </w:rPr>
        <w:t xml:space="preserve">Devaraju, N., de Noblet-Ducoudré, N., Quesada, B., &amp; Bala, G. (2018). Quantifying the Relative Importance of Direct and Indirect Biophysical Effects of Deforestation on Surface Temperature and Teleconnections.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(10), 3811–3829. https://doi.org/10.1175/JCLI-D-17-0563.1</w:t>
      </w:r>
    </w:p>
    <w:p w:rsidR="00000000" w:rsidDel="00000000" w:rsidP="00000000" w:rsidRDefault="00000000" w:rsidRPr="00000000" w14:paraId="00000963">
      <w:pPr>
        <w:ind w:left="720"/>
        <w:rPr/>
      </w:pPr>
      <w:r w:rsidDel="00000000" w:rsidR="00000000" w:rsidRPr="00000000">
        <w:rPr>
          <w:rtl w:val="0"/>
        </w:rPr>
        <w:t xml:space="preserve">Dewalt, S. J., Schnitzer, S. A., Alves, L. F., Bongers, F., Burnham, R. J., Cai, Z., Carson, W. P., Chave, J., Chuyong, G. B., Costa, F. R. C., Ewango, C. E. N., Gallagher, R. v., Gerwing, J. J., Amezcua, E. G., Hart, T., Ibarra-Manríquez, G., Ickes, K., Kenfack, D., Letcher, S. G., … Melis, J. van. (2014). Biogeographical patterns of liana abundance and diversity. </w:t>
      </w:r>
      <w:r w:rsidDel="00000000" w:rsidR="00000000" w:rsidRPr="00000000">
        <w:rPr>
          <w:i w:val="1"/>
          <w:rtl w:val="0"/>
        </w:rPr>
        <w:t xml:space="preserve">Ecology of Lianas</w:t>
      </w:r>
      <w:r w:rsidDel="00000000" w:rsidR="00000000" w:rsidRPr="00000000">
        <w:rPr>
          <w:rtl w:val="0"/>
        </w:rPr>
        <w:t xml:space="preserve">, 131–146. https://doi.org/10.1002/9781118392409.CH11</w:t>
      </w:r>
    </w:p>
    <w:p w:rsidR="00000000" w:rsidDel="00000000" w:rsidP="00000000" w:rsidRDefault="00000000" w:rsidRPr="00000000" w14:paraId="00000964">
      <w:pPr>
        <w:ind w:left="720"/>
        <w:rPr/>
      </w:pPr>
      <w:r w:rsidDel="00000000" w:rsidR="00000000" w:rsidRPr="00000000">
        <w:rPr>
          <w:rtl w:val="0"/>
        </w:rPr>
        <w:t xml:space="preserve">Dias, J., Sakaeda, N., Kiladis, G. N., &amp; Kikuchi, K. (2017). Influences of the MJO on the space-time organization of tropical convection.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122</w:t>
      </w:r>
      <w:r w:rsidDel="00000000" w:rsidR="00000000" w:rsidRPr="00000000">
        <w:rPr>
          <w:rtl w:val="0"/>
        </w:rPr>
        <w:t xml:space="preserve">(15), 8012–8032. https://doi.org/10.1002/2017JD026526</w:t>
      </w:r>
    </w:p>
    <w:p w:rsidR="00000000" w:rsidDel="00000000" w:rsidP="00000000" w:rsidRDefault="00000000" w:rsidRPr="00000000" w14:paraId="00000965">
      <w:pPr>
        <w:ind w:left="720"/>
        <w:rPr/>
      </w:pPr>
      <w:r w:rsidDel="00000000" w:rsidR="00000000" w:rsidRPr="00000000">
        <w:rPr>
          <w:rtl w:val="0"/>
        </w:rPr>
        <w:t xml:space="preserve">Díaz, S., Pascual, U., Stenseke, M., Martín-López, B., Watson, R. T., Molnár, Z., Hill, R., Chan, K. M. A., Baste, I. A., Brauman, K. A., Polasky, S., Church, A., Lonsdale, M., Larigauderie, A., Leadley, P. W., van Oudenhoven, A. P. E., van der Plaat, F., Schröter, M., Lavorel, S., … Shirayama, Y. (2018). Assessing nature’s contributions to people: Recognizing culture, and diverse sources of knowledge, can improve assessments.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359</w:t>
      </w:r>
      <w:r w:rsidDel="00000000" w:rsidR="00000000" w:rsidRPr="00000000">
        <w:rPr>
          <w:rtl w:val="0"/>
        </w:rPr>
        <w:t xml:space="preserve">(6373), 270–272. https://doi.org/10.1126/SCIENCE.AAP8826/SUPPL_FILE/AAP8826-DIAZ-SM.PDF</w:t>
      </w:r>
    </w:p>
    <w:p w:rsidR="00000000" w:rsidDel="00000000" w:rsidP="00000000" w:rsidRDefault="00000000" w:rsidRPr="00000000" w14:paraId="00000966">
      <w:pPr>
        <w:ind w:left="720"/>
        <w:rPr/>
      </w:pPr>
      <w:r w:rsidDel="00000000" w:rsidR="00000000" w:rsidRPr="00000000">
        <w:rPr>
          <w:rtl w:val="0"/>
        </w:rPr>
        <w:t xml:space="preserve">Dinerstein, E., Olson, D., Joshi, A., Vynne, C., Burgess, N. D., Wikramanayake, E., Hahn, N., Palminteri, S., Hedao, P., Noss, R., Hansen, M., Locke, H., Ellis, E. C., Jones, B., Barber, C. V., Hayes, R., Kormos, C., Martin, V., Crist, E., … Saleem, M. (2017). An Ecoregion-Based Approach to Protecting Half the Terrestrial Realm.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67</w:t>
      </w:r>
      <w:r w:rsidDel="00000000" w:rsidR="00000000" w:rsidRPr="00000000">
        <w:rPr>
          <w:rtl w:val="0"/>
        </w:rPr>
        <w:t xml:space="preserve">(6), 534–545. https://doi.org/10.1093/BIOSCI/BIX014</w:t>
      </w:r>
    </w:p>
    <w:p w:rsidR="00000000" w:rsidDel="00000000" w:rsidP="00000000" w:rsidRDefault="00000000" w:rsidRPr="00000000" w14:paraId="00000967">
      <w:pPr>
        <w:ind w:left="720"/>
        <w:rPr/>
      </w:pPr>
      <w:r w:rsidDel="00000000" w:rsidR="00000000" w:rsidRPr="00000000">
        <w:rPr>
          <w:rtl w:val="0"/>
        </w:rPr>
        <w:t xml:space="preserve">Dirmeyer, P. A., Schlosser, C. A., &amp; Brubaker, K. L. (2009). Precipitation, Recycling, and Land Memory: An Integrated Analysis.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278–288. https://doi.org/10.1175/2008JHM1016.1</w:t>
      </w:r>
    </w:p>
    <w:p w:rsidR="00000000" w:rsidDel="00000000" w:rsidP="00000000" w:rsidRDefault="00000000" w:rsidRPr="00000000" w14:paraId="00000968">
      <w:pPr>
        <w:ind w:left="720"/>
        <w:rPr/>
      </w:pPr>
      <w:r w:rsidDel="00000000" w:rsidR="00000000" w:rsidRPr="00000000">
        <w:rPr>
          <w:rtl w:val="0"/>
        </w:rPr>
        <w:t xml:space="preserve">Dirzo, R., Young, H. S., Galetti, M., Ceballos, G., Isaac, N. J. B., &amp; Collen, B. (2014). Defaunation in the Anthropocene.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345</w:t>
      </w:r>
      <w:r w:rsidDel="00000000" w:rsidR="00000000" w:rsidRPr="00000000">
        <w:rPr>
          <w:rtl w:val="0"/>
        </w:rPr>
        <w:t xml:space="preserve">(6195), 401–406. https://doi.org/10.1126/SCIENCE.1251817/SUPPL_FILE/DIRZO-SM.PDF</w:t>
      </w:r>
    </w:p>
    <w:p w:rsidR="00000000" w:rsidDel="00000000" w:rsidP="00000000" w:rsidRDefault="00000000" w:rsidRPr="00000000" w14:paraId="00000969">
      <w:pPr>
        <w:ind w:left="720"/>
        <w:rPr/>
      </w:pPr>
      <w:r w:rsidDel="00000000" w:rsidR="00000000" w:rsidRPr="00000000">
        <w:rPr>
          <w:i w:val="1"/>
          <w:rtl w:val="0"/>
        </w:rPr>
        <w:t xml:space="preserve">Domestic Forests: A New Paradigm for Integrating Local Communities’ Forestry into Tropical Forest Science A New Paradigm for Integrating Local Communities’ Forestry into Tropical Forest Science on JSTOR</w:t>
      </w:r>
      <w:r w:rsidDel="00000000" w:rsidR="00000000" w:rsidRPr="00000000">
        <w:rPr>
          <w:rtl w:val="0"/>
        </w:rPr>
        <w:t xml:space="preserve">. (n.d.). Retrieved September 16, 2024, from https://www.jstor.org/stable/26267865?casa_token=5Xb8K028VGIAAAAA%3A2owcI6cRPKDiT_evWDxaJ9K52vEzxV0QvYXl9p4Q-8_hOOiyi9Plis985Y_ALP3tndEi0IPWW1Y_iVi2r-rYzCOq4wJgMpN1DUHJRZBxbqm2DTmxwVs</w:t>
      </w:r>
    </w:p>
    <w:p w:rsidR="00000000" w:rsidDel="00000000" w:rsidP="00000000" w:rsidRDefault="00000000" w:rsidRPr="00000000" w14:paraId="0000096A">
      <w:pPr>
        <w:ind w:left="720"/>
        <w:rPr/>
      </w:pPr>
      <w:r w:rsidDel="00000000" w:rsidR="00000000" w:rsidRPr="00000000">
        <w:rPr>
          <w:rtl w:val="0"/>
        </w:rPr>
        <w:t xml:space="preserve">Doughty, C. E., &amp; Goulden, M. L. (2008). Are tropical forests near a high temperature threshold?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(G1). https://doi.org/10.1029/2007JG000632</w:t>
      </w:r>
    </w:p>
    <w:p w:rsidR="00000000" w:rsidDel="00000000" w:rsidP="00000000" w:rsidRDefault="00000000" w:rsidRPr="00000000" w14:paraId="0000096B">
      <w:pPr>
        <w:ind w:left="720"/>
        <w:rPr/>
      </w:pPr>
      <w:r w:rsidDel="00000000" w:rsidR="00000000" w:rsidRPr="00000000">
        <w:rPr>
          <w:rtl w:val="0"/>
        </w:rPr>
        <w:t xml:space="preserve">Doughty, C. E., Keany, J. M., Wiebe, B. C., Rey-Sanchez, C., Carter, K. R., Middleby, K. B., Cheesman, A. W., Goulden, M. L., da Rocha, H. R., Miller, S. D., Malhi, Y., Fauset, S., Gloor, E., Slot, M., Oliveras Menor, I., Crous, K. Y., Goldsmith, G. R., &amp; Fisher, J. B. (2023a). Tropical forests are approaching critical temperature thresholds.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621</w:t>
      </w:r>
      <w:r w:rsidDel="00000000" w:rsidR="00000000" w:rsidRPr="00000000">
        <w:rPr>
          <w:rtl w:val="0"/>
        </w:rPr>
        <w:t xml:space="preserve">(7977), 105–111. https://doi.org/10.1038/s41586-023-06391-z</w:t>
      </w:r>
    </w:p>
    <w:p w:rsidR="00000000" w:rsidDel="00000000" w:rsidP="00000000" w:rsidRDefault="00000000" w:rsidRPr="00000000" w14:paraId="0000096C">
      <w:pPr>
        <w:ind w:left="720"/>
        <w:rPr/>
      </w:pPr>
      <w:r w:rsidDel="00000000" w:rsidR="00000000" w:rsidRPr="00000000">
        <w:rPr>
          <w:rtl w:val="0"/>
        </w:rPr>
        <w:t xml:space="preserve">Doughty, C. E., Keany, J. M., Wiebe, B. C., Rey-Sanchez, C., Carter, K. R., Middleby, K. B., Cheesman, A. W., Goulden, M. L., da Rocha, H. R., Miller, S. D., Malhi, Y., Fauset, S., Gloor, E., Slot, M., Oliveras Menor, I., Crous, K. Y., Goldsmith, G. R., &amp; Fisher, J. B. (2023b). Tropical forests are approaching critical temperature thresholds.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621</w:t>
      </w:r>
      <w:r w:rsidDel="00000000" w:rsidR="00000000" w:rsidRPr="00000000">
        <w:rPr>
          <w:rtl w:val="0"/>
        </w:rPr>
        <w:t xml:space="preserve">(7977), 105–111. https://doi.org/10.1038/s41586-023-06391-z</w:t>
      </w:r>
    </w:p>
    <w:p w:rsidR="00000000" w:rsidDel="00000000" w:rsidP="00000000" w:rsidRDefault="00000000" w:rsidRPr="00000000" w14:paraId="0000096D">
      <w:pPr>
        <w:ind w:left="720"/>
        <w:rPr/>
      </w:pPr>
      <w:r w:rsidDel="00000000" w:rsidR="00000000" w:rsidRPr="00000000">
        <w:rPr>
          <w:rtl w:val="0"/>
        </w:rPr>
        <w:t xml:space="preserve">Doughty, R., Köhler, P., Frankenberg, C., Magney, T. S., Xiao, X., Qin, Y., Wu, X., &amp; Moore, B. (2019). TROPOMI reveals dry-season increase of solar-induced chlorophyll fluorescence in the Amazon 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(44), 22393–22398. https://doi.org/10.1073/PNAS.1908157116/SUPPL_FILE/PNAS.1908157116.SAPP.PDF</w:t>
      </w:r>
    </w:p>
    <w:p w:rsidR="00000000" w:rsidDel="00000000" w:rsidP="00000000" w:rsidRDefault="00000000" w:rsidRPr="00000000" w14:paraId="0000096E">
      <w:pPr>
        <w:ind w:left="720"/>
        <w:rPr/>
      </w:pPr>
      <w:r w:rsidDel="00000000" w:rsidR="00000000" w:rsidRPr="00000000">
        <w:rPr>
          <w:rtl w:val="0"/>
        </w:rPr>
        <w:t xml:space="preserve">Draper, F. C., Baker, T. R., Baraloto, C., Chave, J., Costa, F., Martin, R. E., Pennington, R. T., Vicentini, A., &amp; Asner, G. P. (2020). Quantifying Tropical Plant Diversity Requires an Integrated Technological Approach.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(12), 1100–1109. https://doi.org/10.1016/j.tree.2020.08.003</w:t>
      </w:r>
    </w:p>
    <w:p w:rsidR="00000000" w:rsidDel="00000000" w:rsidP="00000000" w:rsidRDefault="00000000" w:rsidRPr="00000000" w14:paraId="0000096F">
      <w:pPr>
        <w:ind w:left="720"/>
        <w:rPr/>
      </w:pPr>
      <w:r w:rsidDel="00000000" w:rsidR="00000000" w:rsidRPr="00000000">
        <w:rPr>
          <w:rtl w:val="0"/>
        </w:rPr>
        <w:t xml:space="preserve">Draper, F. C., Honorio Coronado, E. N., Roucoux, K. H., Lawson, I. T., A. Pitman, N. C., A. Fine, P. v., Phillips, O. L., Torres Montenegro, L. A., Valderrama Sandoval, E., Mesones, I., García‐Villacorta, R., Arévalo, F. R. R., &amp; Baker, T. R. (2018). Peatland forests are the least diverse tree communities documented in Amazonia, but contribute to high regional beta‐diversity.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(8), 1256–1269. https://doi.org/10.1111/ecog.03126</w:t>
      </w:r>
    </w:p>
    <w:p w:rsidR="00000000" w:rsidDel="00000000" w:rsidP="00000000" w:rsidRDefault="00000000" w:rsidRPr="00000000" w14:paraId="00000970">
      <w:pPr>
        <w:ind w:left="720"/>
        <w:rPr/>
      </w:pPr>
      <w:r w:rsidDel="00000000" w:rsidR="00000000" w:rsidRPr="00000000">
        <w:rPr>
          <w:rtl w:val="0"/>
        </w:rPr>
        <w:t xml:space="preserve">Dubayah, R., Blair, J. B., Goetz, S., Fatoyinbo, L., Hansen, M., Healey, S., Hofton, M., Hurtt, G., Kellner, J., Luthcke, S., Armston, J., Tang, H., Duncanson, L., Hancock, S., Jantz, P., Marselis, S., Patterson, P. L., Qi, W., &amp; Silva, C. (2020a). The Global Ecosystem Dynamics Investigation: High-resolution laser ranging of the Earth’s forests and topography. </w:t>
      </w:r>
      <w:r w:rsidDel="00000000" w:rsidR="00000000" w:rsidRPr="00000000">
        <w:rPr>
          <w:i w:val="1"/>
          <w:rtl w:val="0"/>
        </w:rPr>
        <w:t xml:space="preserve">Science of Remote Sensing</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https://doi.org/10.1016/j.srs.2020.100002</w:t>
      </w:r>
    </w:p>
    <w:p w:rsidR="00000000" w:rsidDel="00000000" w:rsidP="00000000" w:rsidRDefault="00000000" w:rsidRPr="00000000" w14:paraId="00000971">
      <w:pPr>
        <w:ind w:left="720"/>
        <w:rPr/>
      </w:pPr>
      <w:r w:rsidDel="00000000" w:rsidR="00000000" w:rsidRPr="00000000">
        <w:rPr>
          <w:rtl w:val="0"/>
        </w:rPr>
        <w:t xml:space="preserve">Dubayah, R., Blair, J. B., Goetz, S., Fatoyinbo, L., Hansen, M., Healey, S., Hofton, M., Hurtt, G., Kellner, J., Luthcke, S., Armston, J., Tang, H., Duncanson, L., Hancock, S., Jantz, P., Marselis, S., Patterson, P. L., Qi, W., &amp; Silva, C. (2020b). The Global Ecosystem Dynamics Investigation: High-resolution laser ranging of the Earth’s forests and topography. </w:t>
      </w:r>
      <w:r w:rsidDel="00000000" w:rsidR="00000000" w:rsidRPr="00000000">
        <w:rPr>
          <w:i w:val="1"/>
          <w:rtl w:val="0"/>
        </w:rPr>
        <w:t xml:space="preserve">Science of Remote Sensing</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100002. https://doi.org/10.1016/J.SRS.2020.100002</w:t>
      </w:r>
    </w:p>
    <w:p w:rsidR="00000000" w:rsidDel="00000000" w:rsidP="00000000" w:rsidRDefault="00000000" w:rsidRPr="00000000" w14:paraId="00000972">
      <w:pPr>
        <w:ind w:left="720"/>
        <w:rPr/>
      </w:pPr>
      <w:r w:rsidDel="00000000" w:rsidR="00000000" w:rsidRPr="00000000">
        <w:rPr>
          <w:rtl w:val="0"/>
        </w:rPr>
        <w:t xml:space="preserve">Duffy, P. B., Brando, P., Asner, G. P., &amp; Field, C. B. (2015). Projections of future meteorological drought and wet periods in the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13172–13177. https://doi.org/10.1073/pnas.1421010112</w:t>
      </w:r>
    </w:p>
    <w:p w:rsidR="00000000" w:rsidDel="00000000" w:rsidP="00000000" w:rsidRDefault="00000000" w:rsidRPr="00000000" w14:paraId="00000973">
      <w:pPr>
        <w:ind w:left="720"/>
        <w:rPr/>
      </w:pPr>
      <w:r w:rsidDel="00000000" w:rsidR="00000000" w:rsidRPr="00000000">
        <w:rPr>
          <w:rtl w:val="0"/>
        </w:rPr>
        <w:t xml:space="preserve">Durand, M., Murchie, E. H., Lindfors, A. v., Urban, O., Aphalo, P. J., &amp; Robson, T. M. (2021). Diffuse solar radiation and canopy photosynthesis in a changing environment.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311</w:t>
      </w:r>
      <w:r w:rsidDel="00000000" w:rsidR="00000000" w:rsidRPr="00000000">
        <w:rPr>
          <w:rtl w:val="0"/>
        </w:rPr>
        <w:t xml:space="preserve">, 108684. https://doi.org/10.1016/j.agrformet.2021.108684</w:t>
      </w:r>
    </w:p>
    <w:p w:rsidR="00000000" w:rsidDel="00000000" w:rsidP="00000000" w:rsidRDefault="00000000" w:rsidRPr="00000000" w14:paraId="00000974">
      <w:pPr>
        <w:ind w:left="720"/>
        <w:rPr/>
      </w:pPr>
      <w:r w:rsidDel="00000000" w:rsidR="00000000" w:rsidRPr="00000000">
        <w:rPr>
          <w:rtl w:val="0"/>
        </w:rPr>
        <w:t xml:space="preserve">Eamus, D. (1999). Ecophysiological traits of deciduous and evergreen woody species in the seasonally dry tropics.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11–16. https://doi.org/10.1016/S0169-5347(98)01532-8</w:t>
      </w:r>
    </w:p>
    <w:p w:rsidR="00000000" w:rsidDel="00000000" w:rsidP="00000000" w:rsidRDefault="00000000" w:rsidRPr="00000000" w14:paraId="00000975">
      <w:pPr>
        <w:ind w:left="720"/>
        <w:rPr/>
      </w:pPr>
      <w:r w:rsidDel="00000000" w:rsidR="00000000" w:rsidRPr="00000000">
        <w:rPr>
          <w:rtl w:val="0"/>
        </w:rP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3434. https://doi.org/10.1038/ncomms4434</w:t>
      </w:r>
    </w:p>
    <w:p w:rsidR="00000000" w:rsidDel="00000000" w:rsidP="00000000" w:rsidRDefault="00000000" w:rsidRPr="00000000" w14:paraId="00000976">
      <w:pPr>
        <w:ind w:left="720"/>
        <w:rPr/>
      </w:pPr>
      <w:r w:rsidDel="00000000" w:rsidR="00000000" w:rsidRPr="00000000">
        <w:rPr>
          <w:rtl w:val="0"/>
        </w:rP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 Amazon forests to climate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(1), 39–56. https://doi.org/10.1111/GCB.14413</w:t>
      </w:r>
    </w:p>
    <w:p w:rsidR="00000000" w:rsidDel="00000000" w:rsidP="00000000" w:rsidRDefault="00000000" w:rsidRPr="00000000" w14:paraId="00000977">
      <w:pPr>
        <w:ind w:left="720"/>
        <w:rPr/>
      </w:pPr>
      <w:r w:rsidDel="00000000" w:rsidR="00000000" w:rsidRPr="00000000">
        <w:rPr>
          <w:rtl w:val="0"/>
        </w:rPr>
        <w:t xml:space="preserve">Estrada-Villegas, S., Pedraza Narvaez, S. S., Sanchez, A., &amp; Schnitzer, S. A. (2022). Lianas Significantly Reduce Tree Performance and Biomass Accumulation Across Tropical Forests: A Global Meta-Analysis. </w:t>
      </w:r>
      <w:r w:rsidDel="00000000" w:rsidR="00000000" w:rsidRPr="00000000">
        <w:rPr>
          <w:i w:val="1"/>
          <w:rtl w:val="0"/>
        </w:rPr>
        <w:t xml:space="preserve">Frontiers in Forests and Global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 812066. https://doi.org/10.3389/FFGC.2021.812066/BIBTEX</w:t>
      </w:r>
    </w:p>
    <w:p w:rsidR="00000000" w:rsidDel="00000000" w:rsidP="00000000" w:rsidRDefault="00000000" w:rsidRPr="00000000" w14:paraId="00000978">
      <w:pPr>
        <w:ind w:left="720"/>
        <w:rPr/>
      </w:pPr>
      <w:r w:rsidDel="00000000" w:rsidR="00000000" w:rsidRPr="00000000">
        <w:rPr>
          <w:rtl w:val="0"/>
        </w:rPr>
        <w:t xml:space="preserve">Estrada-Villegas, S., Stevenson, P. R., López, O., Dewalt, S. J., Comita, L. S., &amp; Dent, D. H. (2023). Animal seed dispersal recovery during passive restoration in a forested landscape. </w:t>
      </w:r>
      <w:r w:rsidDel="00000000" w:rsidR="00000000" w:rsidRPr="00000000">
        <w:rPr>
          <w:i w:val="1"/>
          <w:rtl w:val="0"/>
        </w:rPr>
        <w:t xml:space="preserve">Philosophical Transactions of the Royal Society B</w:t>
      </w:r>
      <w:r w:rsidDel="00000000" w:rsidR="00000000" w:rsidRPr="00000000">
        <w:rPr>
          <w:rtl w:val="0"/>
        </w:rPr>
        <w:t xml:space="preserve">, </w:t>
      </w:r>
      <w:r w:rsidDel="00000000" w:rsidR="00000000" w:rsidRPr="00000000">
        <w:rPr>
          <w:i w:val="1"/>
          <w:rtl w:val="0"/>
        </w:rPr>
        <w:t xml:space="preserve">378</w:t>
      </w:r>
      <w:r w:rsidDel="00000000" w:rsidR="00000000" w:rsidRPr="00000000">
        <w:rPr>
          <w:rtl w:val="0"/>
        </w:rPr>
        <w:t xml:space="preserve">(1867). https://doi.org/10.1098/RSTB.2021.0076</w:t>
      </w:r>
    </w:p>
    <w:p w:rsidR="00000000" w:rsidDel="00000000" w:rsidP="00000000" w:rsidRDefault="00000000" w:rsidRPr="00000000" w14:paraId="00000979">
      <w:pPr>
        <w:ind w:left="720"/>
        <w:rPr/>
      </w:pPr>
      <w:r w:rsidDel="00000000" w:rsidR="00000000" w:rsidRPr="00000000">
        <w:rPr>
          <w:rtl w:val="0"/>
        </w:rPr>
        <w:t xml:space="preserve">Fadrique, B., Gann, D., Nelson, B. W., Saatchi, S., &amp; Feeley, K. J. (2021). Bamboo phenology and life cycle drive seasonal and long-term functioning of Amazonian bamboo-dominated forests.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109</w:t>
      </w:r>
      <w:r w:rsidDel="00000000" w:rsidR="00000000" w:rsidRPr="00000000">
        <w:rPr>
          <w:rtl w:val="0"/>
        </w:rPr>
        <w:t xml:space="preserve">(2), 860–876. https://doi.org/10.1111/1365-2745.13512</w:t>
      </w:r>
    </w:p>
    <w:p w:rsidR="00000000" w:rsidDel="00000000" w:rsidP="00000000" w:rsidRDefault="00000000" w:rsidRPr="00000000" w14:paraId="0000097A">
      <w:pPr>
        <w:ind w:left="720"/>
        <w:rPr/>
      </w:pPr>
      <w:r w:rsidDel="00000000" w:rsidR="00000000" w:rsidRPr="00000000">
        <w:rPr>
          <w:rtl w:val="0"/>
        </w:rPr>
        <w:t xml:space="preserve">Fan, Y., Miguez-Macho, G., Jobbágy, E. G., Jackson, R. B., &amp; Otero-Casal, C. (2017). Hydrologic regulation of plant rooting depth.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(40), 10572–10577. https://doi.org/10.1073/PNAS.1712381114/SUPPL_FILE/PNAS.1712381114.SD01.PDF</w:t>
      </w:r>
    </w:p>
    <w:p w:rsidR="00000000" w:rsidDel="00000000" w:rsidP="00000000" w:rsidRDefault="00000000" w:rsidRPr="00000000" w14:paraId="0000097B">
      <w:pPr>
        <w:ind w:left="720"/>
        <w:rPr/>
      </w:pPr>
      <w:r w:rsidDel="00000000" w:rsidR="00000000" w:rsidRPr="00000000">
        <w:rPr>
          <w:rtl w:val="0"/>
        </w:rPr>
        <w:t xml:space="preserve">Fang, Z., Zhang, W., Brandt, M., Abdi, A. M., &amp; Fensholt, R. (2022). Globally Increasing Atmospheric Aridity Over the 21st Century.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(10). https://doi.org/10.1029/2022EF003019</w:t>
      </w:r>
    </w:p>
    <w:p w:rsidR="00000000" w:rsidDel="00000000" w:rsidP="00000000" w:rsidRDefault="00000000" w:rsidRPr="00000000" w14:paraId="0000097C">
      <w:pPr>
        <w:ind w:left="720"/>
        <w:rPr/>
      </w:pPr>
      <w:r w:rsidDel="00000000" w:rsidR="00000000" w:rsidRPr="00000000">
        <w:rPr>
          <w:rtl w:val="0"/>
        </w:rPr>
        <w:t xml:space="preserve">Feeley, K. J., Rehm, E. M., &amp; Machovina, B. (2012). perspective: The responses of tropical forest species to global climate change: acclimate, adapt, migrate, or go extinct? </w:t>
      </w:r>
      <w:r w:rsidDel="00000000" w:rsidR="00000000" w:rsidRPr="00000000">
        <w:rPr>
          <w:i w:val="1"/>
          <w:rtl w:val="0"/>
        </w:rPr>
        <w:t xml:space="preserve">Frontiers of Biogeography</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https://doi.org/10.21425/F5FBG12621</w:t>
      </w:r>
    </w:p>
    <w:p w:rsidR="00000000" w:rsidDel="00000000" w:rsidP="00000000" w:rsidRDefault="00000000" w:rsidRPr="00000000" w14:paraId="0000097D">
      <w:pPr>
        <w:ind w:left="720"/>
        <w:rPr/>
      </w:pPr>
      <w:r w:rsidDel="00000000" w:rsidR="00000000" w:rsidRPr="00000000">
        <w:rPr>
          <w:rtl w:val="0"/>
        </w:rPr>
        <w:t xml:space="preserve">Feng, L., Palmer, P. I., Zhu, S., Parker, R. J., &amp; Liu, Y. (2022). Tropical methane emissions explain large fraction of recent changes in global atmospheric methane growth rate.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1–8. https://doi.org/10.1038/s41467-022-28989-z</w:t>
      </w:r>
    </w:p>
    <w:p w:rsidR="00000000" w:rsidDel="00000000" w:rsidP="00000000" w:rsidRDefault="00000000" w:rsidRPr="00000000" w14:paraId="0000097E">
      <w:pPr>
        <w:ind w:left="720"/>
        <w:rPr/>
      </w:pPr>
      <w:r w:rsidDel="00000000" w:rsidR="00000000" w:rsidRPr="00000000">
        <w:rPr>
          <w:rtl w:val="0"/>
        </w:rPr>
        <w:t xml:space="preserve">Feng, Y., Negrón-Juárez, R. I., Romps, D. M., &amp; Chambers, J. Q. (2023). Amazon windthrow disturbances are likely to increase with storm frequency under global warming. </w:t>
      </w:r>
      <w:r w:rsidDel="00000000" w:rsidR="00000000" w:rsidRPr="00000000">
        <w:rPr>
          <w:i w:val="1"/>
          <w:rtl w:val="0"/>
        </w:rPr>
        <w:t xml:space="preserve">Nature Communications 2023 14:1</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1–8. https://doi.org/10.1038/s41467-022-35570-1</w:t>
      </w:r>
    </w:p>
    <w:p w:rsidR="00000000" w:rsidDel="00000000" w:rsidP="00000000" w:rsidRDefault="00000000" w:rsidRPr="00000000" w14:paraId="0000097F">
      <w:pPr>
        <w:ind w:left="720"/>
        <w:rPr/>
      </w:pPr>
      <w:r w:rsidDel="00000000" w:rsidR="00000000" w:rsidRPr="00000000">
        <w:rPr>
          <w:rtl w:val="0"/>
        </w:rPr>
        <w:t xml:space="preserve">Feret, J.-B., &amp; Asner, G. P. (2013). Tree Species Discrimination in Tropical Forests Using Airborne Imaging Spectroscopy. </w:t>
      </w:r>
      <w:r w:rsidDel="00000000" w:rsidR="00000000" w:rsidRPr="00000000">
        <w:rPr>
          <w:i w:val="1"/>
          <w:rtl w:val="0"/>
        </w:rPr>
        <w:t xml:space="preserve">IEEE Transactions on Geoscience and Remote Sensing</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(1), 73–84. https://doi.org/10.1109/TGRS.2012.2199323</w:t>
      </w:r>
    </w:p>
    <w:p w:rsidR="00000000" w:rsidDel="00000000" w:rsidP="00000000" w:rsidRDefault="00000000" w:rsidRPr="00000000" w14:paraId="00000980">
      <w:pPr>
        <w:ind w:left="720"/>
        <w:rPr/>
      </w:pPr>
      <w:r w:rsidDel="00000000" w:rsidR="00000000" w:rsidRPr="00000000">
        <w:rPr>
          <w:rtl w:val="0"/>
        </w:rPr>
        <w:t xml:space="preserve">Féret, J.-B., &amp; Asner, G. P. (2014). Mapping tropical forest canopy diversity using high‐fidelity imaging spectroscopy.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(6), 1289–1296. https://doi.org/10.1890/13-1824.1</w:t>
      </w:r>
    </w:p>
    <w:p w:rsidR="00000000" w:rsidDel="00000000" w:rsidP="00000000" w:rsidRDefault="00000000" w:rsidRPr="00000000" w14:paraId="00000981">
      <w:pPr>
        <w:ind w:left="720"/>
        <w:rPr/>
      </w:pPr>
      <w:r w:rsidDel="00000000" w:rsidR="00000000" w:rsidRPr="00000000">
        <w:rPr>
          <w:rtl w:val="0"/>
        </w:rPr>
        <w:t xml:space="preserve">Ferraz, A., Saatchi, S., Mallet, C., &amp; Meyer, V. (2016). Lidar detection of individual tree size in tropical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183</w:t>
      </w:r>
      <w:r w:rsidDel="00000000" w:rsidR="00000000" w:rsidRPr="00000000">
        <w:rPr>
          <w:rtl w:val="0"/>
        </w:rPr>
        <w:t xml:space="preserve">, 318–333. https://doi.org/10.1016/j.rse.2016.05.028</w:t>
      </w:r>
    </w:p>
    <w:p w:rsidR="00000000" w:rsidDel="00000000" w:rsidP="00000000" w:rsidRDefault="00000000" w:rsidRPr="00000000" w14:paraId="00000982">
      <w:pPr>
        <w:ind w:left="720"/>
        <w:rPr/>
      </w:pPr>
      <w:r w:rsidDel="00000000" w:rsidR="00000000" w:rsidRPr="00000000">
        <w:rPr>
          <w:rtl w:val="0"/>
        </w:rPr>
        <w:t xml:space="preserve">Fisher, J. B., Lee, B., Purdy, A. J., Halverson, G. H., Dohlen, M. B., Cawse-Nicholson, K., Wang, A., Anderson, R. G., Aragon, B., Arain, M. A., Baldocchi, D. D., Baker, J. M., Barral, H., Bernacchi, C. J., Bernhofer, C., Biraud, S. C., Bohrer, G., Brunsell, N., Cappelaere, B., … Hook, S. (2020). ECOSTRESS: NASA’s Next Generation Mission to Measure Evapotranspiration From the International Space Station.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(4), e2019WR026058. https://doi.org/10.1029/2019WR026058</w:t>
      </w:r>
    </w:p>
    <w:p w:rsidR="00000000" w:rsidDel="00000000" w:rsidP="00000000" w:rsidRDefault="00000000" w:rsidRPr="00000000" w14:paraId="00000983">
      <w:pPr>
        <w:ind w:left="720"/>
        <w:rPr/>
      </w:pPr>
      <w:r w:rsidDel="00000000" w:rsidR="00000000" w:rsidRPr="00000000">
        <w:rPr>
          <w:rtl w:val="0"/>
        </w:rPr>
        <w:t xml:space="preserve">Fisher, J. B., Malhi, Y., Bonal, D., da Rocha, H. R., de Araújo, A. C., Gamo, M., Goulden, M. L., Rano, T. H., Huete, A. R., Kondo, H., Kumagai, T., Loescher, H. W., Miller, S., Nobre, A. D., Nouvellon, Y., Oberbauer, S. F., Panuthai, S., Roupsard, O., Saleska, S., … von Randow, C. (2009). The land-atmosphere water flux in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https://doi.org/10.1111/j.1365-2486.2008.01813.x</w:t>
      </w:r>
    </w:p>
    <w:p w:rsidR="00000000" w:rsidDel="00000000" w:rsidP="00000000" w:rsidRDefault="00000000" w:rsidRPr="00000000" w14:paraId="00000984">
      <w:pPr>
        <w:ind w:left="720"/>
        <w:rPr/>
      </w:pPr>
      <w:r w:rsidDel="00000000" w:rsidR="00000000" w:rsidRPr="00000000">
        <w:rPr>
          <w:rtl w:val="0"/>
        </w:rPr>
        <w:t xml:space="preserve">Fisher, J. B., Perakalapudi, N. v., Turner, B. L., Schimel, D. S., &amp; Cusack, D. F. (2020). Competing effects of soil fertility and toxicity on tropical greening. </w:t>
      </w:r>
      <w:r w:rsidDel="00000000" w:rsidR="00000000" w:rsidRPr="00000000">
        <w:rPr>
          <w:i w:val="1"/>
          <w:rtl w:val="0"/>
        </w:rPr>
        <w:t xml:space="preserve">Scientific Reports 2020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1–10. https://doi.org/10.1038/s41598-020-63589-1</w:t>
      </w:r>
    </w:p>
    <w:p w:rsidR="00000000" w:rsidDel="00000000" w:rsidP="00000000" w:rsidRDefault="00000000" w:rsidRPr="00000000" w14:paraId="00000985">
      <w:pPr>
        <w:ind w:left="720"/>
        <w:rPr/>
      </w:pPr>
      <w:r w:rsidDel="00000000" w:rsidR="00000000" w:rsidRPr="00000000">
        <w:rPr>
          <w:rtl w:val="0"/>
        </w:rPr>
        <w:t xml:space="preserve">Fisher, R. A., Koven, C. D., Anderegg, W. R. L., Christoffersen, B. O., Dietze, M. C., Farrior, C. E., Holm, J. A., Hurtt, G. C., Knox, R. G., Lawrence, P. J., Lichstein, J. W., Longo, M., Matheny, A. M., Medvigy, D., Muller-Landau, H. C., Powell, T. L., Serbin, S. P., Sato, H., Shuman, J. K., … Moorcroft, P. R. (2018). Vegetation demographics in Earth System Models: A review of progress and priorities.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35–54. https://doi.org/10.1111/GCB.13910</w:t>
      </w:r>
    </w:p>
    <w:p w:rsidR="00000000" w:rsidDel="00000000" w:rsidP="00000000" w:rsidRDefault="00000000" w:rsidRPr="00000000" w14:paraId="00000986">
      <w:pPr>
        <w:ind w:left="720"/>
        <w:rPr/>
      </w:pPr>
      <w:r w:rsidDel="00000000" w:rsidR="00000000" w:rsidRPr="00000000">
        <w:rPr>
          <w:rtl w:val="0"/>
        </w:rPr>
        <w:t xml:space="preserve">Fleischer, K., Rammig, A., de Kauwe, M. G., Walker, A. P., Domingues, T. F., Fuchslueger, L., Garcia, S., Goll, D. S., Grandis, A., Jiang, M., Haverd, V., Hofhansl, F., Holm, J. A., Kruijt, B., Leung, F., Medlyn, B. E., Mercado, L. M., Norby, R. J., Pak, B., … Lapola, D. M. (2019). Amazon forest response to CO</w:t>
      </w:r>
      <w:r w:rsidDel="00000000" w:rsidR="00000000" w:rsidRPr="00000000">
        <w:rPr>
          <w:vertAlign w:val="subscript"/>
          <w:rtl w:val="0"/>
        </w:rPr>
        <w:t xml:space="preserve">2</w:t>
      </w:r>
      <w:r w:rsidDel="00000000" w:rsidR="00000000" w:rsidRPr="00000000">
        <w:rPr>
          <w:rtl w:val="0"/>
        </w:rPr>
        <w:t xml:space="preserve"> fertilization dependent on plant phosphorus acquisition.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736–741. https://doi.org/10.1038/s41561-019-0404-9</w:t>
      </w:r>
    </w:p>
    <w:p w:rsidR="00000000" w:rsidDel="00000000" w:rsidP="00000000" w:rsidRDefault="00000000" w:rsidRPr="00000000" w14:paraId="00000987">
      <w:pPr>
        <w:ind w:left="720"/>
        <w:rPr/>
      </w:pPr>
      <w:r w:rsidDel="00000000" w:rsidR="00000000" w:rsidRPr="00000000">
        <w:rPr>
          <w:rtl w:val="0"/>
        </w:rPr>
        <w:t xml:space="preserve">Fleischer, K., &amp; Terrer, C. (2022). Estimates of soil nutrient limitation on the &lt;scp&gt; CO </w:t>
      </w:r>
      <w:r w:rsidDel="00000000" w:rsidR="00000000" w:rsidRPr="00000000">
        <w:rPr>
          <w:vertAlign w:val="subscript"/>
          <w:rtl w:val="0"/>
        </w:rPr>
        <w:t xml:space="preserve">2</w:t>
      </w:r>
      <w:r w:rsidDel="00000000" w:rsidR="00000000" w:rsidRPr="00000000">
        <w:rPr>
          <w:rtl w:val="0"/>
        </w:rPr>
        <w:t xml:space="preserve"> &lt;/scp&gt; fertilization effect for tropical vegetation.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(21), 6366–6369. https://doi.org/10.1111/gcb.16377</w:t>
      </w:r>
    </w:p>
    <w:p w:rsidR="00000000" w:rsidDel="00000000" w:rsidP="00000000" w:rsidRDefault="00000000" w:rsidRPr="00000000" w14:paraId="00000988">
      <w:pPr>
        <w:ind w:left="720"/>
        <w:rPr/>
      </w:pPr>
      <w:r w:rsidDel="00000000" w:rsidR="00000000" w:rsidRPr="00000000">
        <w:rPr>
          <w:rtl w:val="0"/>
        </w:rPr>
        <w:t xml:space="preserve">Flores, B. M., Montoya, E., Sakschewski, B., Nascimento, N., Staal, A., Betts, R. A., Levis, C., Lapola, D. M., Esquível-Muelbert, A., Jakovac, C., Nobre, C. A., Oliveira, R. S., Borma, L. S., Nian, D., Boers, N., Hecht, S. B., ter Steege, H., Arieira, J., Lucas, I. L., … Hirota, M. (2024). Critical transitions in the Amazon forest system.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626</w:t>
      </w:r>
      <w:r w:rsidDel="00000000" w:rsidR="00000000" w:rsidRPr="00000000">
        <w:rPr>
          <w:rtl w:val="0"/>
        </w:rPr>
        <w:t xml:space="preserve">(7999), 555–564. https://doi.org/10.1038/s41586-023-06970-0</w:t>
      </w:r>
    </w:p>
    <w:p w:rsidR="00000000" w:rsidDel="00000000" w:rsidP="00000000" w:rsidRDefault="00000000" w:rsidRPr="00000000" w14:paraId="00000989">
      <w:pPr>
        <w:ind w:left="720"/>
        <w:rPr/>
      </w:pPr>
      <w:r w:rsidDel="00000000" w:rsidR="00000000" w:rsidRPr="00000000">
        <w:rPr>
          <w:rtl w:val="0"/>
        </w:rPr>
        <w:t xml:space="preserve">Flores, B. M., &amp; Staal, A. (2022). Feedback in tropical forests of the Anthropocene. In </w:t>
      </w:r>
      <w:r w:rsidDel="00000000" w:rsidR="00000000" w:rsidRPr="00000000">
        <w:rPr>
          <w:i w:val="1"/>
          <w:rtl w:val="0"/>
        </w:rPr>
        <w:t xml:space="preserve">Global Change Biology</w:t>
      </w:r>
      <w:r w:rsidDel="00000000" w:rsidR="00000000" w:rsidRPr="00000000">
        <w:rPr>
          <w:rtl w:val="0"/>
        </w:rPr>
        <w:t xml:space="preserve"> (Vol. 28, Issue 17). https://doi.org/10.1111/gcb.16293</w:t>
      </w:r>
    </w:p>
    <w:p w:rsidR="00000000" w:rsidDel="00000000" w:rsidP="00000000" w:rsidRDefault="00000000" w:rsidRPr="00000000" w14:paraId="0000098A">
      <w:pPr>
        <w:ind w:left="720"/>
        <w:rPr/>
      </w:pPr>
      <w:r w:rsidDel="00000000" w:rsidR="00000000" w:rsidRPr="00000000">
        <w:rPr>
          <w:rtl w:val="0"/>
        </w:rPr>
        <w:t xml:space="preserve">Folke, C. (2006). Resilience: The emergence of a perspective for social–ecological systems analyses.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(3), 253–267. https://doi.org/10.1016/J.GLOENVCHA.2006.04.002</w:t>
      </w:r>
    </w:p>
    <w:p w:rsidR="00000000" w:rsidDel="00000000" w:rsidP="00000000" w:rsidRDefault="00000000" w:rsidRPr="00000000" w14:paraId="0000098B">
      <w:pPr>
        <w:ind w:left="720"/>
        <w:rPr/>
      </w:pPr>
      <w:r w:rsidDel="00000000" w:rsidR="00000000" w:rsidRPr="00000000">
        <w:rPr>
          <w:rtl w:val="0"/>
        </w:rPr>
        <w:t xml:space="preserve">Fonseca, M. G., Alves, L. M., Aguiar, A. P. D., Arai, E., Anderson, L. O., Rosan, T. M., Shimabukuro, Y. E., &amp; de Aragão, L. E. O. e C. (2019). Effects of climate and land‐use change scenarios on fire probability during the 21st century in the Brazilian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2931–2946. https://doi.org/10.1111/gcb.14709</w:t>
      </w:r>
    </w:p>
    <w:p w:rsidR="00000000" w:rsidDel="00000000" w:rsidP="00000000" w:rsidRDefault="00000000" w:rsidRPr="00000000" w14:paraId="0000098C">
      <w:pPr>
        <w:ind w:left="720"/>
        <w:rPr/>
      </w:pPr>
      <w:r w:rsidDel="00000000" w:rsidR="00000000" w:rsidRPr="00000000">
        <w:rPr>
          <w:rtl w:val="0"/>
        </w:rPr>
        <w:t xml:space="preserve">ForestPlots.net, Blundo, C., Carilla, J., Grau, R., Malizia, A., Malizia, L., Osinaga-Acosta, O., Bird, M., Bradford, M., Catchpole, D., Ford, A., Graham, A., Hilbert, D., Kemp, J., Laurance, S., Laurance, W., Ishida, F. Y., Marshall, A., Waite, C., … Tran, H. D. (2021). Taking the pulse of Earth’s tropical forests using networks of highly distributed plots.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 https://doi.org/10.1016/j.biocon.2020.108849</w:t>
      </w:r>
    </w:p>
    <w:p w:rsidR="00000000" w:rsidDel="00000000" w:rsidP="00000000" w:rsidRDefault="00000000" w:rsidRPr="00000000" w14:paraId="0000098D">
      <w:pPr>
        <w:ind w:left="720"/>
        <w:rPr/>
      </w:pPr>
      <w:r w:rsidDel="00000000" w:rsidR="00000000" w:rsidRPr="00000000">
        <w:rPr>
          <w:rtl w:val="0"/>
        </w:rPr>
        <w:t xml:space="preserve">Forestplots.net, Blundo, C., Carilla, J., Grau, R., Malizia, A., Malizia, L., Osinaga-Acosta, O., Bird, M., Bradford, M., Catchpole, D., Ford, A., Graham, A., Hilbert, D., Kemp, J., Laurance, S., Laurance, W., Yoko Ishida, F., Marshall, A., Waite, C., … Jaramillo cs, M. (2020). </w:t>
      </w:r>
      <w:r w:rsidDel="00000000" w:rsidR="00000000" w:rsidRPr="00000000">
        <w:rPr>
          <w:i w:val="1"/>
          <w:rtl w:val="0"/>
        </w:rPr>
        <w:t xml:space="preserve">Taking the pulse of Earth’s tropical forests using networks of highly distributed plots ☆</w:t>
      </w:r>
      <w:r w:rsidDel="00000000" w:rsidR="00000000" w:rsidRPr="00000000">
        <w:rPr>
          <w:rtl w:val="0"/>
        </w:rPr>
        <w:t xml:space="preserve">. https://doi.org/10.1016/j.biocon.2020.108849</w:t>
      </w:r>
    </w:p>
    <w:p w:rsidR="00000000" w:rsidDel="00000000" w:rsidP="00000000" w:rsidRDefault="00000000" w:rsidRPr="00000000" w14:paraId="0000098E">
      <w:pPr>
        <w:ind w:left="720"/>
        <w:rPr/>
      </w:pPr>
      <w:r w:rsidDel="00000000" w:rsidR="00000000" w:rsidRPr="00000000">
        <w:rPr>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5301–5369. https://doi.org/10.5194/ESSD-15-5301-2023</w:t>
      </w:r>
    </w:p>
    <w:p w:rsidR="00000000" w:rsidDel="00000000" w:rsidP="00000000" w:rsidRDefault="00000000" w:rsidRPr="00000000" w14:paraId="0000098F">
      <w:pPr>
        <w:ind w:left="720"/>
        <w:rPr/>
      </w:pPr>
      <w:r w:rsidDel="00000000" w:rsidR="00000000" w:rsidRPr="00000000">
        <w:rPr>
          <w:rtl w:val="0"/>
        </w:rPr>
        <w:t xml:space="preserve">Friedlingstein, P., O’sullivan, M., Jones, M. W., Andrew, R. M., Gregor, L., Hauck, J., le Quéré, C., Luijkx, I. T., Olsen, A., Peters, G. P., Peters, W., Pongratz, J., Schwingshackl, C., Sitch, S., Canadell, J. G., Ciais, P., Jackson, R. B., Alin, S. R., Alkama, R., … Zheng, B. (2022). Global Carbon Budget 2022.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(11), 4811–4900. https://doi.org/10.5194/ESSD-14-4811-2022</w:t>
      </w:r>
    </w:p>
    <w:p w:rsidR="00000000" w:rsidDel="00000000" w:rsidP="00000000" w:rsidRDefault="00000000" w:rsidRPr="00000000" w14:paraId="00000990">
      <w:pPr>
        <w:ind w:left="720"/>
        <w:rPr/>
      </w:pPr>
      <w:r w:rsidDel="00000000" w:rsidR="00000000" w:rsidRPr="00000000">
        <w:rPr>
          <w:rtl w:val="0"/>
        </w:rPr>
        <w:t xml:space="preserve">Fyllas, N. M., Patino, S., Baker, T. R., Bielefeld Nardoto, G., Martinelli, L. A., Quesada, C. A., Paiva, R., Schwarz, M., Horna, V., Mercado, L. M., Santos, A., Arroyo, L., Jiměnez, E. M., Luizao, F. J., Neill, D. A., Silva, N., Prieto, A., Rudas, A., Silviera, M., … Lloyd, J. (2009). Basin-wide variations in foliar properties of Amazonian forest: Phylogeny,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2677–2708. https://doi.org/10.5194/BG-6-2677-2009</w:t>
      </w:r>
    </w:p>
    <w:p w:rsidR="00000000" w:rsidDel="00000000" w:rsidP="00000000" w:rsidRDefault="00000000" w:rsidRPr="00000000" w14:paraId="00000991">
      <w:pPr>
        <w:ind w:left="720"/>
        <w:rPr/>
      </w:pPr>
      <w:r w:rsidDel="00000000" w:rsidR="00000000" w:rsidRPr="00000000">
        <w:rPr>
          <w:rtl w:val="0"/>
        </w:rPr>
        <w:t xml:space="preserve">Galbraith, D., Malhi, Y., Affum-Baffoe, K., Castanho, A. D. A., Doughty, C. E., Fisher, R. A., Lewis, S. L., Peh, K. S. H., Phillips, O. L., Quesada, C. A., Sonké, B., &amp; Lloyd, J. (2013). Residence times of woody biomass in tropical forests. </w:t>
      </w:r>
      <w:r w:rsidDel="00000000" w:rsidR="00000000" w:rsidRPr="00000000">
        <w:rPr>
          <w:i w:val="1"/>
          <w:rtl w:val="0"/>
        </w:rPr>
        <w:t xml:space="preserve">Plant Ecology &amp; Diversity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139–157. https://doi.org/10.1080/17550874.2013.770578</w:t>
      </w:r>
    </w:p>
    <w:p w:rsidR="00000000" w:rsidDel="00000000" w:rsidP="00000000" w:rsidRDefault="00000000" w:rsidRPr="00000000" w14:paraId="00000992">
      <w:pPr>
        <w:ind w:left="720"/>
        <w:rPr/>
      </w:pPr>
      <w:r w:rsidDel="00000000" w:rsidR="00000000" w:rsidRPr="00000000">
        <w:rPr>
          <w:rtl w:val="0"/>
        </w:rPr>
        <w:t xml:space="preserve">Ganesan, A. L., Schwietzke, S., Poulter, B., Arnold, T., Lan, X., Rigby, M., Vogel, F. R., van der Werf, G. R., Janssens-Maenhout, G., Boesch, H., Pandey, S., Manning, A. J., Jackson, R. B., Nisbet, E. G., &amp; Manning, M. R. (2019). Advancing Scientific Understanding of the Global Methane Budget in Support of the Paris Agreement.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(12). https://doi.org/10.1029/2018GB006065</w:t>
      </w:r>
    </w:p>
    <w:p w:rsidR="00000000" w:rsidDel="00000000" w:rsidP="00000000" w:rsidRDefault="00000000" w:rsidRPr="00000000" w14:paraId="00000993">
      <w:pPr>
        <w:ind w:left="720"/>
        <w:rPr/>
      </w:pPr>
      <w:r w:rsidDel="00000000" w:rsidR="00000000" w:rsidRPr="00000000">
        <w:rPr>
          <w:rtl w:val="0"/>
        </w:rPr>
        <w:t xml:space="preserve">Garrett, R. D., Levy, S., Carlson, K. M., Gardner, T. A., Godar, J., Clapp, J., Dauvergne, P., Heilmayr, R., le Polain de Waroux, Y., Ayre, B., Barr, R., Døvre, B., Gibbs, H. K., Hall, S., Lake, S., Milder, J. C., Rausch, L. L., Rivero, R., Rueda, X., … Villoria, N. (2019). Criteria for effective zero-deforestation commitments.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 135–147. https://doi.org/10.1016/J.GLOENVCHA.2018.11.003</w:t>
      </w:r>
    </w:p>
    <w:p w:rsidR="00000000" w:rsidDel="00000000" w:rsidP="00000000" w:rsidRDefault="00000000" w:rsidRPr="00000000" w14:paraId="00000994">
      <w:pPr>
        <w:ind w:left="720"/>
        <w:rPr/>
      </w:pPr>
      <w:r w:rsidDel="00000000" w:rsidR="00000000" w:rsidRPr="00000000">
        <w:rPr>
          <w:rtl w:val="0"/>
        </w:rPr>
        <w:t xml:space="preserve">Gaston, K. J., &amp; Fuller, R. A. (2008). Commonness, population depletion and conservation biology.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 14–19. https://doi.org/10.1016/J.TREE.2007.11.001</w:t>
      </w:r>
    </w:p>
    <w:p w:rsidR="00000000" w:rsidDel="00000000" w:rsidP="00000000" w:rsidRDefault="00000000" w:rsidRPr="00000000" w14:paraId="00000995">
      <w:pPr>
        <w:ind w:left="720"/>
        <w:rPr/>
      </w:pPr>
      <w:r w:rsidDel="00000000" w:rsidR="00000000" w:rsidRPr="00000000">
        <w:rPr>
          <w:rtl w:val="0"/>
        </w:rPr>
        <w:t xml:space="preserve">Gatti, L. v., Basso, L. S., Miller, J. B., Gloor, M., Gatti Domingues, L., Cassol, H. L. G., Tejada, G., Aragão, L. E. O. C., Nobre, C., Peters, W., Marani, L., Arai, E., Sanches, A. H., Corrêa, S. M., Anderson, L., von Randow, C., Correia, C. S. C., Crispim, S. P., &amp; Neves, R. A. L. (2021). Amazonia as a carbon source linked to deforestation and climate change. </w:t>
      </w:r>
      <w:r w:rsidDel="00000000" w:rsidR="00000000" w:rsidRPr="00000000">
        <w:rPr>
          <w:i w:val="1"/>
          <w:rtl w:val="0"/>
        </w:rPr>
        <w:t xml:space="preserve">Nature 2021 595:7867</w:t>
      </w:r>
      <w:r w:rsidDel="00000000" w:rsidR="00000000" w:rsidRPr="00000000">
        <w:rPr>
          <w:rtl w:val="0"/>
        </w:rPr>
        <w:t xml:space="preserve">, </w:t>
      </w:r>
      <w:r w:rsidDel="00000000" w:rsidR="00000000" w:rsidRPr="00000000">
        <w:rPr>
          <w:i w:val="1"/>
          <w:rtl w:val="0"/>
        </w:rPr>
        <w:t xml:space="preserve">595</w:t>
      </w:r>
      <w:r w:rsidDel="00000000" w:rsidR="00000000" w:rsidRPr="00000000">
        <w:rPr>
          <w:rtl w:val="0"/>
        </w:rPr>
        <w:t xml:space="preserve">(7867), 388–393. https://doi.org/10.1038/s41586-021-03629-6</w:t>
      </w:r>
    </w:p>
    <w:p w:rsidR="00000000" w:rsidDel="00000000" w:rsidP="00000000" w:rsidRDefault="00000000" w:rsidRPr="00000000" w14:paraId="00000996">
      <w:pPr>
        <w:ind w:left="720"/>
        <w:rPr/>
      </w:pPr>
      <w:r w:rsidDel="00000000" w:rsidR="00000000" w:rsidRPr="00000000">
        <w:rPr>
          <w:rtl w:val="0"/>
        </w:rPr>
        <w:t xml:space="preserve">Gaubert, B., Stephens, B. B., Baker, D. F., Basu, S., Bertolacci, M., Bowman, K. W., Buchholz, R., Chatterjee, A., Chevallier, F., Commane, R., Cressie, N., Deng, F., Jacobs, N., Johnson, M. S., Maksyutov, S. S., McKain, K., Liu, J., Liu, Z., Morgan, E., … Zeng, N. (2023). Neutral Tropical African CO2 Exchange Estimated From Aircraft and Satellite Observations.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(12), e2023GB007804. https://doi.org/10.1029/2023GB007804</w:t>
      </w:r>
    </w:p>
    <w:p w:rsidR="00000000" w:rsidDel="00000000" w:rsidP="00000000" w:rsidRDefault="00000000" w:rsidRPr="00000000" w14:paraId="00000997">
      <w:pPr>
        <w:ind w:left="720"/>
        <w:rPr/>
      </w:pPr>
      <w:r w:rsidDel="00000000" w:rsidR="00000000" w:rsidRPr="00000000">
        <w:rPr>
          <w:rtl w:val="0"/>
        </w:rPr>
        <w:t xml:space="preserve">Geist, H. J., &amp; Lambin, E. F. (2002). Proximate Causes and Underlying Driving Forces of Tropical Deforestation: Tropical forests are disappearing as the result of many pressures, both local and regional, acting in various combinations in different geographical locations.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(2), 143–150. https://doi.org/10.1641/0006-3568(2002)052[0143:PCAUDF]2.0.CO;2</w:t>
      </w:r>
    </w:p>
    <w:p w:rsidR="00000000" w:rsidDel="00000000" w:rsidP="00000000" w:rsidRDefault="00000000" w:rsidRPr="00000000" w14:paraId="00000998">
      <w:pPr>
        <w:ind w:left="720"/>
        <w:rPr/>
      </w:pPr>
      <w:r w:rsidDel="00000000" w:rsidR="00000000" w:rsidRPr="00000000">
        <w:rPr>
          <w:rtl w:val="0"/>
        </w:rPr>
        <w:t xml:space="preserve">Gentine, P., Massmann, A., Lintner, B. R., Hamed Alemohammad, S., Fu, R., Green, J. K., Kennedy, D., &amp; Vilà-Guerau de Arellano, J. (2019). Land–atmosphere interactions in the tropics – a review.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(10), 4171–4197. https://doi.org/10.5194/hess-23-4171-2019</w:t>
      </w:r>
    </w:p>
    <w:p w:rsidR="00000000" w:rsidDel="00000000" w:rsidP="00000000" w:rsidRDefault="00000000" w:rsidRPr="00000000" w14:paraId="00000999">
      <w:pPr>
        <w:ind w:left="720"/>
        <w:rPr/>
      </w:pPr>
      <w:r w:rsidDel="00000000" w:rsidR="00000000" w:rsidRPr="00000000">
        <w:rPr>
          <w:rtl w:val="0"/>
        </w:rPr>
        <w:t xml:space="preserve">Gerlein-Safdi, C., Koohafkan, M. C., Chung, M., Rockwell, F. E., Thompson, S., &amp; Caylor, K. K. (2018). Dew deposition suppresses transpiration and carbon uptake in leaves.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 305–316. https://doi.org/10.1016/J.AGRFORMET.2018.05.015</w:t>
      </w:r>
    </w:p>
    <w:p w:rsidR="00000000" w:rsidDel="00000000" w:rsidP="00000000" w:rsidRDefault="00000000" w:rsidRPr="00000000" w14:paraId="0000099A">
      <w:pPr>
        <w:ind w:left="720"/>
        <w:rPr/>
      </w:pPr>
      <w:r w:rsidDel="00000000" w:rsidR="00000000" w:rsidRPr="00000000">
        <w:rPr>
          <w:rtl w:val="0"/>
        </w:rPr>
        <w:t xml:space="preserve">Gibbs, H. K., Ruesch, A. S., Achard, F., Clayton, M. K., Holmgren, P., Ramankutty, N., &amp; Foley, J. A. (2010). Tropical forests were the primary sources of new agricultural land in the 1980s and 1990s.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16732–16737. https://doi.org/10.1073/PNAS.0910275107/-/DCSUPPLEMENTAL/PNAS.200910275SI.PDF</w:t>
      </w:r>
    </w:p>
    <w:p w:rsidR="00000000" w:rsidDel="00000000" w:rsidP="00000000" w:rsidRDefault="00000000" w:rsidRPr="00000000" w14:paraId="0000099B">
      <w:pPr>
        <w:ind w:left="720"/>
        <w:rPr/>
      </w:pPr>
      <w:r w:rsidDel="00000000" w:rsidR="00000000" w:rsidRPr="00000000">
        <w:rPr>
          <w:rtl w:val="0"/>
        </w:rPr>
        <w:t xml:space="preserve">Gibson, L., Lee, T. M., Koh, L. P., Brook, B. W., Gardner, T. A., Barlow, J., Peres, C. A., Bradshaw, C. J. A., Laurance, W. F., Lovejoy, T. E., &amp; Sodhi, N. S. (2011). Primary forests are irreplaceable for sustaining tropical biodiversity. </w:t>
      </w:r>
      <w:r w:rsidDel="00000000" w:rsidR="00000000" w:rsidRPr="00000000">
        <w:rPr>
          <w:i w:val="1"/>
          <w:rtl w:val="0"/>
        </w:rPr>
        <w:t xml:space="preserve">Nature 2011 478:7369</w:t>
      </w:r>
      <w:r w:rsidDel="00000000" w:rsidR="00000000" w:rsidRPr="00000000">
        <w:rPr>
          <w:rtl w:val="0"/>
        </w:rPr>
        <w:t xml:space="preserve">, </w:t>
      </w:r>
      <w:r w:rsidDel="00000000" w:rsidR="00000000" w:rsidRPr="00000000">
        <w:rPr>
          <w:i w:val="1"/>
          <w:rtl w:val="0"/>
        </w:rPr>
        <w:t xml:space="preserve">478</w:t>
      </w:r>
      <w:r w:rsidDel="00000000" w:rsidR="00000000" w:rsidRPr="00000000">
        <w:rPr>
          <w:rtl w:val="0"/>
        </w:rPr>
        <w:t xml:space="preserve">(7369), 378–381. https://doi.org/10.1038/nature10425</w:t>
      </w:r>
    </w:p>
    <w:p w:rsidR="00000000" w:rsidDel="00000000" w:rsidP="00000000" w:rsidRDefault="00000000" w:rsidRPr="00000000" w14:paraId="0000099C">
      <w:pPr>
        <w:ind w:left="720"/>
        <w:rPr/>
      </w:pPr>
      <w:r w:rsidDel="00000000" w:rsidR="00000000" w:rsidRPr="00000000">
        <w:rPr>
          <w:rtl w:val="0"/>
        </w:rPr>
        <w:t xml:space="preserve">Gloor, M., Brienen, R. J. W., Galbraith, D., Feldpausch, T. R., Schöngart, J., Guyot, J. L., Espinoza, J. C., Lloyd, J., &amp; Phillips, O. L. (2013). Intensification of the Amazon hydrological cycle over the last two decades.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(9), 1729–1733. https://doi.org/10.1002/GRL.50377</w:t>
      </w:r>
    </w:p>
    <w:p w:rsidR="00000000" w:rsidDel="00000000" w:rsidP="00000000" w:rsidRDefault="00000000" w:rsidRPr="00000000" w14:paraId="0000099D">
      <w:pPr>
        <w:ind w:left="720"/>
        <w:rPr/>
      </w:pPr>
      <w:r w:rsidDel="00000000" w:rsidR="00000000" w:rsidRPr="00000000">
        <w:rPr>
          <w:rtl w:val="0"/>
        </w:rPr>
        <w:t xml:space="preserve">Gora, E. M., Burchfield, J. C., Muller-Landau, H. C., Bitzer, P. M., &amp; Yanoviak, S. P. (2020). Pantropical geography of lightning-caused disturbance and its implications for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(9), 5017–5026. https://doi.org/10.1111/GCB.15227</w:t>
      </w:r>
    </w:p>
    <w:p w:rsidR="00000000" w:rsidDel="00000000" w:rsidP="00000000" w:rsidRDefault="00000000" w:rsidRPr="00000000" w14:paraId="0000099E">
      <w:pPr>
        <w:ind w:left="720"/>
        <w:rPr/>
      </w:pPr>
      <w:r w:rsidDel="00000000" w:rsidR="00000000" w:rsidRPr="00000000">
        <w:rPr>
          <w:rtl w:val="0"/>
        </w:rPr>
        <w:t xml:space="preserve">Gora, E. M., &amp; Esquivel-Muelbert, A. (2021). Implications of size-dependent tree mortality for tropical forest carbon dynamics. </w:t>
      </w:r>
      <w:r w:rsidDel="00000000" w:rsidR="00000000" w:rsidRPr="00000000">
        <w:rPr>
          <w:i w:val="1"/>
          <w:rtl w:val="0"/>
        </w:rPr>
        <w:t xml:space="preserve">Nature Plants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384–391. https://doi.org/10.1038/s41477-021-00879-0</w:t>
      </w:r>
    </w:p>
    <w:p w:rsidR="00000000" w:rsidDel="00000000" w:rsidP="00000000" w:rsidRDefault="00000000" w:rsidRPr="00000000" w14:paraId="0000099F">
      <w:pPr>
        <w:ind w:left="720"/>
        <w:rPr/>
      </w:pPr>
      <w:r w:rsidDel="00000000" w:rsidR="00000000" w:rsidRPr="00000000">
        <w:rPr>
          <w:rtl w:val="0"/>
        </w:rPr>
        <w:t xml:space="preserve">Gora, E. M., Schnitzer, S. A., Bitzer, P. M., Burchfield, J. C., Gutierrez, C., &amp; Yanoviak, S. P. (2023). Lianas increase lightning‐caused disturbance severity in a tropical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238</w:t>
      </w:r>
      <w:r w:rsidDel="00000000" w:rsidR="00000000" w:rsidRPr="00000000">
        <w:rPr>
          <w:rtl w:val="0"/>
        </w:rPr>
        <w:t xml:space="preserve">(5), 1865–1875. https://doi.org/10.1111/nph.18856</w:t>
      </w:r>
    </w:p>
    <w:p w:rsidR="00000000" w:rsidDel="00000000" w:rsidP="00000000" w:rsidRDefault="00000000" w:rsidRPr="00000000" w14:paraId="000009A0">
      <w:pPr>
        <w:ind w:left="720"/>
        <w:rPr/>
      </w:pPr>
      <w:r w:rsidDel="00000000" w:rsidR="00000000" w:rsidRPr="00000000">
        <w:rPr>
          <w:rtl w:val="0"/>
        </w:rPr>
        <w:t xml:space="preserve">Gorgens, E. B., Nunes, M. H., Jackson, T., Coomes, D., Keller, M., Reis, C. R., Valbuena, R., Rosette, J., de Almeida, D. R. A., Gimenez, B., Cantinho, R., Motta, A. Z., Assis, M., de Souza Pereira, F. R., Spanner, G., Higuchi, N., &amp; Ometto, J. P. (2021). Resource availability and disturbance shape maximum tree height across the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177–189. https://doi.org/10.1111/GCB.15423</w:t>
      </w:r>
    </w:p>
    <w:p w:rsidR="00000000" w:rsidDel="00000000" w:rsidP="00000000" w:rsidRDefault="00000000" w:rsidRPr="00000000" w14:paraId="000009A1">
      <w:pPr>
        <w:ind w:left="720"/>
        <w:rPr/>
      </w:pPr>
      <w:r w:rsidDel="00000000" w:rsidR="00000000" w:rsidRPr="00000000">
        <w:rPr>
          <w:rtl w:val="0"/>
        </w:rPr>
        <w:t xml:space="preserve">Grass, I., Kubitza, C., Krishna, V. v., Corre, M. D., Mußhoff, O., Pütz, P., Drescher, J., Rembold, K., Ariyanti, E. S., Barnes, A. D., Brinkmann, N., Brose, U., Brümmer, B., Buchori, D., Daniel, R., Darras, K. F. A., Faust, H., Fehrmann, L., Hein, J., … Wollni, M. (2020). Trade-offs between multifunctionality and profit in tropical smallholder landscapes.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1–13. https://doi.org/10.1038/s41467-020-15013-5</w:t>
      </w:r>
    </w:p>
    <w:p w:rsidR="00000000" w:rsidDel="00000000" w:rsidP="00000000" w:rsidRDefault="00000000" w:rsidRPr="00000000" w14:paraId="000009A2">
      <w:pPr>
        <w:ind w:left="720"/>
        <w:rPr/>
      </w:pPr>
      <w:r w:rsidDel="00000000" w:rsidR="00000000" w:rsidRPr="00000000">
        <w:rPr>
          <w:rtl w:val="0"/>
        </w:rPr>
        <w:t xml:space="preserve">Gu, G., &amp; Adler, R. F. (2018). Precipitation Intensity Changes in the Tropics from Observations and Models.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(12), 4775–4790. https://doi.org/10.1175/JCLI-D-17-0550.1</w:t>
      </w:r>
    </w:p>
    <w:p w:rsidR="00000000" w:rsidDel="00000000" w:rsidP="00000000" w:rsidRDefault="00000000" w:rsidRPr="00000000" w14:paraId="000009A3">
      <w:pPr>
        <w:ind w:left="720"/>
        <w:rPr/>
      </w:pPr>
      <w:r w:rsidDel="00000000" w:rsidR="00000000" w:rsidRPr="00000000">
        <w:rPr>
          <w:rtl w:val="0"/>
        </w:rPr>
        <w:t xml:space="preserve">Guan, K., Pan, M., Li, H., Wolf, A., Wu, J., Medvigy, D., Caylor, K. K., Sheffield, J., Wood, E. F., Malhi, Y., Liang, M., Kimball, J. S., Saleska, S. R., Berry, J., Joiner, J., &amp; Lyapustin, A. I. (2015a). Photosynthetic seasonality of global tropical forests constrained by hydroclimate. </w:t>
      </w:r>
      <w:r w:rsidDel="00000000" w:rsidR="00000000" w:rsidRPr="00000000">
        <w:rPr>
          <w:i w:val="1"/>
          <w:rtl w:val="0"/>
        </w:rPr>
        <w:t xml:space="preserve">Nature Geoscience 2014 8:4</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9A4">
      <w:pPr>
        <w:ind w:left="720"/>
        <w:rPr/>
      </w:pPr>
      <w:r w:rsidDel="00000000" w:rsidR="00000000" w:rsidRPr="00000000">
        <w:rPr>
          <w:rtl w:val="0"/>
        </w:rPr>
        <w:t xml:space="preserve">Guan, K., Pan, M., Li, H., Wolf, A., Wu, J., Medvigy, D., Caylor, K. K., Sheffield, J., Wood, E. F., Malhi, Y., Liang, M., Kimball, J. S., Saleska, S. R., Berry, J., Joiner, J., &amp; Lyapustin, A. I. (2015b). Photosynthetic seasonality of global tropical forests constrained by hydroclimate.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9A5">
      <w:pPr>
        <w:ind w:left="720"/>
        <w:rPr/>
      </w:pPr>
      <w:r w:rsidDel="00000000" w:rsidR="00000000" w:rsidRPr="00000000">
        <w:rPr>
          <w:rtl w:val="0"/>
        </w:rPr>
        <w:t xml:space="preserve">Gutierrez-Cori, O., Espinoza, J. C., Li, L. Z. X., Wongchuig, S., Arias, P. A., Ronchail, J., &amp; Segura, H. (2021). On the Hydroclimate-Vegetation Relationship in the Southwestern Amazon During the 2000–2019 Period. </w:t>
      </w:r>
      <w:r w:rsidDel="00000000" w:rsidR="00000000" w:rsidRPr="00000000">
        <w:rPr>
          <w:i w:val="1"/>
          <w:rtl w:val="0"/>
        </w:rPr>
        <w:t xml:space="preserve">Frontiers in Water</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https://doi.org/10.3389/frwa.2021.648499</w:t>
      </w:r>
    </w:p>
    <w:p w:rsidR="00000000" w:rsidDel="00000000" w:rsidP="00000000" w:rsidRDefault="00000000" w:rsidRPr="00000000" w14:paraId="000009A6">
      <w:pPr>
        <w:ind w:left="720"/>
        <w:rPr/>
      </w:pPr>
      <w:r w:rsidDel="00000000" w:rsidR="00000000" w:rsidRPr="00000000">
        <w:rPr>
          <w:rtl w:val="0"/>
        </w:rPr>
        <w:t xml:space="preserve">Haddad, E. A., Araújo, I. F., Feltran-Barbieri, R., Perobelli, F. S., Rocha, A., Sass, K. S., &amp; Nobre, C. A. (2024). Economic drivers of deforestation in the Brazilian Legal Amazon. </w:t>
      </w:r>
      <w:r w:rsidDel="00000000" w:rsidR="00000000" w:rsidRPr="00000000">
        <w:rPr>
          <w:i w:val="1"/>
          <w:rtl w:val="0"/>
        </w:rPr>
        <w:t xml:space="preserve">Nature Sustainability 2024</w:t>
      </w:r>
      <w:r w:rsidDel="00000000" w:rsidR="00000000" w:rsidRPr="00000000">
        <w:rPr>
          <w:rtl w:val="0"/>
        </w:rPr>
        <w:t xml:space="preserve">, 1–8. https://doi.org/10.1038/s41893-024-01387-7</w:t>
      </w:r>
    </w:p>
    <w:p w:rsidR="00000000" w:rsidDel="00000000" w:rsidP="00000000" w:rsidRDefault="00000000" w:rsidRPr="00000000" w14:paraId="000009A7">
      <w:pPr>
        <w:ind w:left="720"/>
        <w:rPr/>
      </w:pPr>
      <w:r w:rsidDel="00000000" w:rsidR="00000000" w:rsidRPr="00000000">
        <w:rPr>
          <w:rtl w:val="0"/>
        </w:rPr>
        <w:t xml:space="preserve">Hammond, W. M., Williams, A. P., Abatzoglou, J. T., Adams, H. D., Klein, T., López, R., Sáenz-Romero, C., Hartmann, H., Breshears, D. D., &amp; Allen, C. D. (2022). Global field observations of tree die-off reveal hotter-drought fingerprint for Earth’s forests.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1–11. https://doi.org/10.1038/s41467-022-29289-2</w:t>
      </w:r>
    </w:p>
    <w:p w:rsidR="00000000" w:rsidDel="00000000" w:rsidP="00000000" w:rsidRDefault="00000000" w:rsidRPr="00000000" w14:paraId="000009A8">
      <w:pPr>
        <w:ind w:left="720"/>
        <w:rPr/>
      </w:pPr>
      <w:r w:rsidDel="00000000" w:rsidR="00000000" w:rsidRPr="00000000">
        <w:rPr>
          <w:rtl w:val="0"/>
        </w:rPr>
        <w:t xml:space="preserve">Harel, M., &amp; Price, C. (2020). Thunderstorm Trends over Africa.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(7), 2741–2755. https://doi.org/10.1175/JCLI-D-18-0781.1</w:t>
      </w:r>
    </w:p>
    <w:p w:rsidR="00000000" w:rsidDel="00000000" w:rsidP="00000000" w:rsidRDefault="00000000" w:rsidRPr="00000000" w14:paraId="000009A9">
      <w:pPr>
        <w:ind w:left="720"/>
        <w:rPr/>
      </w:pPr>
      <w:r w:rsidDel="00000000" w:rsidR="00000000" w:rsidRPr="00000000">
        <w:rPr>
          <w:rtl w:val="0"/>
        </w:rPr>
        <w:t xml:space="preserve">Harris, N. L., Gibbs, D. A., Baccini, A., Birdsey, R. A., de Bruin, S., Farina, M., Fatoyinbo, L., Hansen, M. C., Herold, M., Houghton, R. A., Potapov, P. v., Suarez, D. R., Roman-Cuesta, R. M., Saatchi, S. S., Slay, C. M., Turubanova, S. A., &amp; Tyukavina, A. (2021). Global maps of twenty-first century forest carbon fluxes. </w:t>
      </w:r>
      <w:r w:rsidDel="00000000" w:rsidR="00000000" w:rsidRPr="00000000">
        <w:rPr>
          <w:i w:val="1"/>
          <w:rtl w:val="0"/>
        </w:rPr>
        <w:t xml:space="preserve">Nature Climate Change 2021 11:3</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234–240. https://doi.org/10.1038/s41558-020-00976-6</w:t>
      </w:r>
    </w:p>
    <w:p w:rsidR="00000000" w:rsidDel="00000000" w:rsidP="00000000" w:rsidRDefault="00000000" w:rsidRPr="00000000" w14:paraId="000009AA">
      <w:pPr>
        <w:ind w:left="720"/>
        <w:rPr/>
      </w:pPr>
      <w:r w:rsidDel="00000000" w:rsidR="00000000" w:rsidRPr="00000000">
        <w:rPr>
          <w:rtl w:val="0"/>
        </w:rPr>
        <w:t xml:space="preserve">Hawes, J. E., &amp; Peres, C. A. (2016). Patterns of plant phenology in Amazonian seasonally flooded and unflooded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48</w:t>
      </w:r>
      <w:r w:rsidDel="00000000" w:rsidR="00000000" w:rsidRPr="00000000">
        <w:rPr>
          <w:rtl w:val="0"/>
        </w:rPr>
        <w:t xml:space="preserve">(4), 465–475. https://doi.org/10.1111/BTP.12315</w:t>
      </w:r>
    </w:p>
    <w:p w:rsidR="00000000" w:rsidDel="00000000" w:rsidP="00000000" w:rsidRDefault="00000000" w:rsidRPr="00000000" w14:paraId="000009AB">
      <w:pPr>
        <w:ind w:left="720"/>
        <w:rPr/>
      </w:pPr>
      <w:r w:rsidDel="00000000" w:rsidR="00000000" w:rsidRPr="00000000">
        <w:rPr>
          <w:rtl w:val="0"/>
        </w:rPr>
        <w:t xml:space="preserve">Heinrich, V. H. A., Dalagnol, R., Cassol, H. L. G., Rosan, T. M., de Almeida, C. T., Silva Junior, C. H. L., Campanharo, W. A., House, J. I., Sitch, S., Hales, T. C., Adami, M., Anderson, L. O., &amp; Aragão, L. E. O. C. (2021). Large carbon sink potential of secondary forests in the Brazilian Amazon to mitigate climate change.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1785. https://doi.org/10.1038/s41467-021-22050-1</w:t>
      </w:r>
    </w:p>
    <w:p w:rsidR="00000000" w:rsidDel="00000000" w:rsidP="00000000" w:rsidRDefault="00000000" w:rsidRPr="00000000" w14:paraId="000009AC">
      <w:pPr>
        <w:ind w:left="720"/>
        <w:rPr/>
      </w:pPr>
      <w:r w:rsidDel="00000000" w:rsidR="00000000" w:rsidRPr="00000000">
        <w:rPr>
          <w:rtl w:val="0"/>
        </w:rPr>
        <w:t xml:space="preserve">Heinrich, V. H. A., Vancutsem, C., Dalagnol, R., Rosan, T. M., Fawcett, D., Silva-Junior, C. H. L., Cassol, H. L. G., Achard, F., Jucker, T., Silva, C. A., House, J., Sitch, S., Hales, T. C., &amp; Aragão, L. E. O. C. (2023). The carbon sink of secondary and degraded humid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(7952), 436–442. https://doi.org/10.1038/s41586-022-05679-w</w:t>
      </w:r>
    </w:p>
    <w:p w:rsidR="00000000" w:rsidDel="00000000" w:rsidP="00000000" w:rsidRDefault="00000000" w:rsidRPr="00000000" w14:paraId="000009AD">
      <w:pPr>
        <w:ind w:left="720"/>
        <w:rPr/>
      </w:pPr>
      <w:r w:rsidDel="00000000" w:rsidR="00000000" w:rsidRPr="00000000">
        <w:rPr>
          <w:rtl w:val="0"/>
        </w:rPr>
        <w:t xml:space="preserve">Helfter, C., Gondwe, M., Murray-Hudson, M., Makati, A., &amp; Skiba, U. (2022). From sink to source: high inter-annual variability in the carbon budget of a Southern African wetland. </w:t>
      </w:r>
      <w:r w:rsidDel="00000000" w:rsidR="00000000" w:rsidRPr="00000000">
        <w:rPr>
          <w:i w:val="1"/>
          <w:rtl w:val="0"/>
        </w:rPr>
        <w:t xml:space="preserve">Philosophical Transactions of the Royal Society A</w:t>
      </w:r>
      <w:r w:rsidDel="00000000" w:rsidR="00000000" w:rsidRPr="00000000">
        <w:rPr>
          <w:rtl w:val="0"/>
        </w:rPr>
        <w:t xml:space="preserve">, </w:t>
      </w:r>
      <w:r w:rsidDel="00000000" w:rsidR="00000000" w:rsidRPr="00000000">
        <w:rPr>
          <w:i w:val="1"/>
          <w:rtl w:val="0"/>
        </w:rPr>
        <w:t xml:space="preserve">380</w:t>
      </w:r>
      <w:r w:rsidDel="00000000" w:rsidR="00000000" w:rsidRPr="00000000">
        <w:rPr>
          <w:rtl w:val="0"/>
        </w:rPr>
        <w:t xml:space="preserve">(2215). https://doi.org/10.1098/RSTA.2021.0148</w:t>
      </w:r>
    </w:p>
    <w:p w:rsidR="00000000" w:rsidDel="00000000" w:rsidP="00000000" w:rsidRDefault="00000000" w:rsidRPr="00000000" w14:paraId="000009AE">
      <w:pPr>
        <w:ind w:left="720"/>
        <w:rPr/>
      </w:pPr>
      <w:r w:rsidDel="00000000" w:rsidR="00000000" w:rsidRPr="00000000">
        <w:rPr>
          <w:rtl w:val="0"/>
        </w:rPr>
        <w:t xml:space="preserve">Hérault, B., &amp; Piponiot, C. (2018). Key drivers of ecosystem recovery after disturbance in a neotropical forest.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 https://doi.org/10.1186/s40663-017-0126-7</w:t>
      </w:r>
    </w:p>
    <w:p w:rsidR="00000000" w:rsidDel="00000000" w:rsidP="00000000" w:rsidRDefault="00000000" w:rsidRPr="00000000" w14:paraId="000009AF">
      <w:pPr>
        <w:ind w:left="720"/>
        <w:rPr/>
      </w:pPr>
      <w:r w:rsidDel="00000000" w:rsidR="00000000" w:rsidRPr="00000000">
        <w:rPr>
          <w:rtl w:val="0"/>
        </w:rPr>
        <w:t xml:space="preserve">Homeier, J., Seeler, T., Pierick, K., &amp; Leuschner, C. (2021). Leaf trait variation in species-rich tropical Andean forests. </w:t>
      </w:r>
      <w:r w:rsidDel="00000000" w:rsidR="00000000" w:rsidRPr="00000000">
        <w:rPr>
          <w:i w:val="1"/>
          <w:rtl w:val="0"/>
        </w:rPr>
        <w:t xml:space="preserve">Scientific Reports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1–11. https://doi.org/10.1038/s41598-021-89190-8</w:t>
      </w:r>
    </w:p>
    <w:p w:rsidR="00000000" w:rsidDel="00000000" w:rsidP="00000000" w:rsidRDefault="00000000" w:rsidRPr="00000000" w14:paraId="000009B0">
      <w:pPr>
        <w:ind w:left="720"/>
        <w:rPr/>
      </w:pPr>
      <w:r w:rsidDel="00000000" w:rsidR="00000000" w:rsidRPr="00000000">
        <w:rPr>
          <w:rtl w:val="0"/>
        </w:rPr>
        <w:t xml:space="preserve">Hosonuma, N., Herold, M., de Sy, V., de Fries, R. S., Brockhaus, M., Verchot, L., Angelsen, A., &amp; Romijn, E. (2012). An assessment of deforestation and forest degradation drivers in developing countries.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044009. https://doi.org/10.1088/1748-9326/7/4/044009</w:t>
      </w:r>
    </w:p>
    <w:p w:rsidR="00000000" w:rsidDel="00000000" w:rsidP="00000000" w:rsidRDefault="00000000" w:rsidRPr="00000000" w14:paraId="000009B1">
      <w:pPr>
        <w:ind w:left="720"/>
        <w:rPr/>
      </w:pPr>
      <w:r w:rsidDel="00000000" w:rsidR="00000000" w:rsidRPr="00000000">
        <w:rPr>
          <w:rtl w:val="0"/>
        </w:rPr>
        <w:t xml:space="preserve">Houghton, R. A., &amp; Castanho, A. (2023). Annual emissions of carbon from land use, land-use change, and forestry from 1850 to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2025–2054. https://doi.org/10.5194/ESSD-15-2025-2023</w:t>
      </w:r>
    </w:p>
    <w:p w:rsidR="00000000" w:rsidDel="00000000" w:rsidP="00000000" w:rsidRDefault="00000000" w:rsidRPr="00000000" w14:paraId="000009B2">
      <w:pPr>
        <w:ind w:left="720"/>
        <w:rPr/>
      </w:pPr>
      <w:r w:rsidDel="00000000" w:rsidR="00000000" w:rsidRPr="00000000">
        <w:rPr>
          <w:rtl w:val="0"/>
        </w:rPr>
        <w:t xml:space="preserve">Hoyos, C. D., Agudelo, P. A., Webster, P. J., &amp; Curry, J. A. (2006). Deconvolution of the factors contributing to the increase in global hurricane intensity.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(5770), 94–97. https://doi.org/10.1126/SCIENCE.1123560</w:t>
      </w:r>
    </w:p>
    <w:p w:rsidR="00000000" w:rsidDel="00000000" w:rsidP="00000000" w:rsidRDefault="00000000" w:rsidRPr="00000000" w14:paraId="000009B3">
      <w:pPr>
        <w:ind w:left="720"/>
        <w:rPr/>
      </w:pPr>
      <w:r w:rsidDel="00000000" w:rsidR="00000000" w:rsidRPr="00000000">
        <w:rPr>
          <w:rtl w:val="0"/>
        </w:rPr>
        <w:t xml:space="preserve">Hubau, W., Lewis, S. L., Phillips, O. L., Affum-Baffoe, K., Beeckman, H., Cuní-Sanchez, A., Daniels, A. K., Ewango, C. E. N., Fauset, S., Mukinzi, J. M., Sheil, D., Sonké, B., Sullivan, M. J. P., Sunderland, T. C. H., Taedoumg, H., Thomas, S. C., White, L. J. T., Abernethy, K. A., Adu-Bredu, S., … Zemagho, L. (2020). Asynchronous carbon sink saturation in African and Amazonian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579</w:t>
      </w:r>
      <w:r w:rsidDel="00000000" w:rsidR="00000000" w:rsidRPr="00000000">
        <w:rPr>
          <w:rtl w:val="0"/>
        </w:rPr>
        <w:t xml:space="preserve">(7797), 80–87. https://doi.org/10.1038/s41586-020-2035-0</w:t>
      </w:r>
    </w:p>
    <w:p w:rsidR="00000000" w:rsidDel="00000000" w:rsidP="00000000" w:rsidRDefault="00000000" w:rsidRPr="00000000" w14:paraId="000009B4">
      <w:pPr>
        <w:ind w:left="720"/>
        <w:rPr/>
      </w:pPr>
      <w:r w:rsidDel="00000000" w:rsidR="00000000" w:rsidRPr="00000000">
        <w:rPr>
          <w:rtl w:val="0"/>
        </w:rPr>
        <w:t xml:space="preserve">Huete, A. R., Didan, K., Shimabukuro, Y. E., Ratana, P., Saleska, S. R., Hutyra, L. R., Yang, W., Nemani, R. R., &amp; Myneni, R. (2006). Amazon rainforests green-up with sunlight in dry season.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(6), 6405. https://doi.org/10.1029/2005GL025583</w:t>
      </w:r>
    </w:p>
    <w:p w:rsidR="00000000" w:rsidDel="00000000" w:rsidP="00000000" w:rsidRDefault="00000000" w:rsidRPr="00000000" w14:paraId="000009B5">
      <w:pPr>
        <w:ind w:left="720"/>
        <w:rPr/>
      </w:pPr>
      <w:r w:rsidDel="00000000" w:rsidR="00000000" w:rsidRPr="00000000">
        <w:rPr>
          <w:rtl w:val="0"/>
        </w:rPr>
        <w:t xml:space="preserve">Hughes, A. C., Orr, M. C., Ma, K., Costello, M. J., Waller, J., Provoost, P., Yang, Q., Zhu, C., &amp; Qiao, H. (2021). Sampling biases shape our view of the natural world.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(9), 1259–1269. https://doi.org/10.1111/ECOG.05926</w:t>
      </w:r>
    </w:p>
    <w:p w:rsidR="00000000" w:rsidDel="00000000" w:rsidP="00000000" w:rsidRDefault="00000000" w:rsidRPr="00000000" w14:paraId="000009B6">
      <w:pPr>
        <w:ind w:left="720"/>
        <w:rPr/>
      </w:pPr>
      <w:r w:rsidDel="00000000" w:rsidR="00000000" w:rsidRPr="00000000">
        <w:rPr>
          <w:rtl w:val="0"/>
        </w:rPr>
        <w:t xml:space="preserve">Humphrey, V., &amp; Frankenberg, C. (2023). Continuous ground monitoring of vegetation optical depth and water content with GPS signals.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(9), 1789–1811. https://doi.org/10.5194/bg-20-1789-2023</w:t>
      </w:r>
    </w:p>
    <w:p w:rsidR="00000000" w:rsidDel="00000000" w:rsidP="00000000" w:rsidRDefault="00000000" w:rsidRPr="00000000" w14:paraId="000009B7">
      <w:pPr>
        <w:ind w:left="720"/>
        <w:rPr/>
      </w:pPr>
      <w:r w:rsidDel="00000000" w:rsidR="00000000" w:rsidRPr="00000000">
        <w:rPr>
          <w:rtl w:val="0"/>
        </w:rPr>
        <w:t xml:space="preserve">Hutyra, L. R., Munger, J. W., Saleska, S. R., Gottlieb, E., Daube, B. C., Dunn, A. L., Amaral, D. F., de Camargo, P. B., &amp; Wofsy, S. C. (2007). Seasonal controls on the exchange of carbon and water in an Amazonian rain forest.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(G3), 3008. https://doi.org/10.1029/2006JG000365</w:t>
      </w:r>
    </w:p>
    <w:p w:rsidR="00000000" w:rsidDel="00000000" w:rsidP="00000000" w:rsidRDefault="00000000" w:rsidRPr="00000000" w14:paraId="000009B8">
      <w:pPr>
        <w:ind w:left="720"/>
        <w:rPr/>
      </w:pPr>
      <w:r w:rsidDel="00000000" w:rsidR="00000000" w:rsidRPr="00000000">
        <w:rPr>
          <w:rtl w:val="0"/>
        </w:rPr>
        <w:t xml:space="preserve">Intergovernmental Panel on Climate Change (IPCC). (2023). Water Cycle Changes. In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https://doi.org/10.1017/9781009157896.010</w:t>
      </w:r>
    </w:p>
    <w:p w:rsidR="00000000" w:rsidDel="00000000" w:rsidP="00000000" w:rsidRDefault="00000000" w:rsidRPr="00000000" w14:paraId="000009B9">
      <w:pPr>
        <w:ind w:left="720"/>
        <w:rPr/>
      </w:pPr>
      <w:r w:rsidDel="00000000" w:rsidR="00000000" w:rsidRPr="00000000">
        <w:rPr>
          <w:rtl w:val="0"/>
        </w:rPr>
        <w:t xml:space="preserve">(IPCC), I. P. on C. C. (2023a). Climate Change 2021 – The Physical Science Basis: Working Group I Contribution to the Sixth Assessment Report of the Intergovernmental Panel on Climate Change.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w:t>
      </w:r>
    </w:p>
    <w:p w:rsidR="00000000" w:rsidDel="00000000" w:rsidP="00000000" w:rsidRDefault="00000000" w:rsidRPr="00000000" w14:paraId="000009BA">
      <w:pPr>
        <w:ind w:left="720"/>
        <w:rPr/>
      </w:pPr>
      <w:r w:rsidDel="00000000" w:rsidR="00000000" w:rsidRPr="00000000">
        <w:rPr>
          <w:rtl w:val="0"/>
        </w:rPr>
        <w:t xml:space="preserve">(IPCC), I. P. on C. C. (2023b). Climate Change 2021 – The Physical Science Basis: Working Group I Contribution to the Sixth Assessment Report of the Intergovernmental Panel on Climate Change.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w:t>
      </w:r>
    </w:p>
    <w:p w:rsidR="00000000" w:rsidDel="00000000" w:rsidP="00000000" w:rsidRDefault="00000000" w:rsidRPr="00000000" w14:paraId="000009BB">
      <w:pPr>
        <w:ind w:left="720"/>
        <w:rPr/>
      </w:pPr>
      <w:r w:rsidDel="00000000" w:rsidR="00000000" w:rsidRPr="00000000">
        <w:rPr>
          <w:rtl w:val="0"/>
        </w:rPr>
        <w:t xml:space="preserve">Jakovac, C. C., Junqueira, A. B., Crouzeilles, R., Peña-Claros, M., Mesquita, R. C. G., &amp; Bongers, F. (2021). The role of land-use history in driving successional pathways and its implications for the restoration of tropical forests. </w:t>
      </w:r>
      <w:r w:rsidDel="00000000" w:rsidR="00000000" w:rsidRPr="00000000">
        <w:rPr>
          <w:i w:val="1"/>
          <w:rtl w:val="0"/>
        </w:rPr>
        <w:t xml:space="preserve">Biological Reviews</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(4), 1114–1134. https://doi.org/10.1111/BRV.12694</w:t>
      </w:r>
    </w:p>
    <w:p w:rsidR="00000000" w:rsidDel="00000000" w:rsidP="00000000" w:rsidRDefault="00000000" w:rsidRPr="00000000" w14:paraId="000009BC">
      <w:pPr>
        <w:ind w:left="720"/>
        <w:rPr/>
      </w:pPr>
      <w:r w:rsidDel="00000000" w:rsidR="00000000" w:rsidRPr="00000000">
        <w:rPr>
          <w:rtl w:val="0"/>
        </w:rPr>
        <w:t xml:space="preserve">Jansen, P. A., Muller-Landau, H. C., &amp; Joseph Wright, S. (2010). Bushmeat hunting and climate: An indirect link.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327</w:t>
      </w:r>
      <w:r w:rsidDel="00000000" w:rsidR="00000000" w:rsidRPr="00000000">
        <w:rPr>
          <w:rtl w:val="0"/>
        </w:rPr>
        <w:t xml:space="preserve">(5961), 30. https://doi.org/10.1126/SCIENCE.327.5961.30-A/ASSET/FCCB70C8-CD0F-4A81-9FA0-D11350D88E7E/ASSETS/SCIENCE.327.5961.30-A.FP.PNG</w:t>
      </w:r>
    </w:p>
    <w:p w:rsidR="00000000" w:rsidDel="00000000" w:rsidP="00000000" w:rsidRDefault="00000000" w:rsidRPr="00000000" w14:paraId="000009BD">
      <w:pPr>
        <w:ind w:left="720"/>
        <w:rPr/>
      </w:pPr>
      <w:r w:rsidDel="00000000" w:rsidR="00000000" w:rsidRPr="00000000">
        <w:rPr>
          <w:rtl w:val="0"/>
        </w:rPr>
        <w:t xml:space="preserve">Jenkins, C. N., Pimm, S. L., &amp; Joppa, L. N. (2013). Global patterns of terrestrial vertebrate diversity and conservation.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(28), E2603–E2610. https://doi.org/10.1073/PNAS.1302251110/SUPPL_FILE/PNAS.201302251SI.PDF</w:t>
      </w:r>
    </w:p>
    <w:p w:rsidR="00000000" w:rsidDel="00000000" w:rsidP="00000000" w:rsidRDefault="00000000" w:rsidRPr="00000000" w14:paraId="000009BE">
      <w:pPr>
        <w:ind w:left="720"/>
        <w:rPr/>
      </w:pPr>
      <w:r w:rsidDel="00000000" w:rsidR="00000000" w:rsidRPr="00000000">
        <w:rPr>
          <w:rtl w:val="0"/>
        </w:rPr>
        <w:t xml:space="preserve">Jennings, L., Anderson, T., Martinez, A., Sterling, R., Chavez, D. D., Garba, I., Hudson, M., Garrison, N. A., &amp; Carroll, S. R. (2023). Applying the ‘CARE Principles for Indigenous Data Governance’ to ecology and biodiversity research. In </w:t>
      </w:r>
      <w:r w:rsidDel="00000000" w:rsidR="00000000" w:rsidRPr="00000000">
        <w:rPr>
          <w:i w:val="1"/>
          <w:rtl w:val="0"/>
        </w:rPr>
        <w:t xml:space="preserve">Nature Ecology and Evolution</w:t>
      </w:r>
      <w:r w:rsidDel="00000000" w:rsidR="00000000" w:rsidRPr="00000000">
        <w:rPr>
          <w:rtl w:val="0"/>
        </w:rPr>
        <w:t xml:space="preserve"> (Vol. 7, Issue 10, pp. 1547–1551). Nature Research. https://doi.org/10.1038/s41559-023-02161-2</w:t>
      </w:r>
    </w:p>
    <w:p w:rsidR="00000000" w:rsidDel="00000000" w:rsidP="00000000" w:rsidRDefault="00000000" w:rsidRPr="00000000" w14:paraId="000009BF">
      <w:pPr>
        <w:ind w:left="720"/>
        <w:rPr/>
      </w:pPr>
      <w:r w:rsidDel="00000000" w:rsidR="00000000" w:rsidRPr="00000000">
        <w:rPr>
          <w:rtl w:val="0"/>
        </w:rPr>
        <w:t xml:space="preserve">Jetz, W., Cavender-Bares, J., Pavlick, R., Schimel, D., Davis, F. W., Asner, G. P., Guralnick, R., Kattge, J., Latimer, A. M., Moorcroft, P., Schaepman, M. E., Schildhauer, M. P., Schneider, F. D., Schrodt, F., Stahl, U., &amp; Ustin, S. L. (2016). Monitoring plant functional diversity from space. </w:t>
      </w:r>
      <w:r w:rsidDel="00000000" w:rsidR="00000000" w:rsidRPr="00000000">
        <w:rPr>
          <w:i w:val="1"/>
          <w:rtl w:val="0"/>
        </w:rPr>
        <w:t xml:space="preserve">Nature Plants 2016 2:3</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1–5. https://doi.org/10.1038/nplants.2016.24</w:t>
      </w:r>
    </w:p>
    <w:p w:rsidR="00000000" w:rsidDel="00000000" w:rsidP="00000000" w:rsidRDefault="00000000" w:rsidRPr="00000000" w14:paraId="000009C0">
      <w:pPr>
        <w:ind w:left="720"/>
        <w:rPr/>
      </w:pPr>
      <w:r w:rsidDel="00000000" w:rsidR="00000000" w:rsidRPr="00000000">
        <w:rPr>
          <w:rtl w:val="0"/>
        </w:rPr>
        <w:t xml:space="preserve">Jiang, Y., Zhou, L., Tucker, C. J., Raghavendra, A., Hua, W., Liu, Y. Y., &amp; Joiner, J. (2019). Widespread increase of boreal summer dry season length over the Congo rainforest.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(8), 617–622. https://doi.org/10.1038/s41558-019-0512-y</w:t>
      </w:r>
    </w:p>
    <w:p w:rsidR="00000000" w:rsidDel="00000000" w:rsidP="00000000" w:rsidRDefault="00000000" w:rsidRPr="00000000" w14:paraId="000009C1">
      <w:pPr>
        <w:ind w:left="720"/>
        <w:rPr/>
      </w:pPr>
      <w:r w:rsidDel="00000000" w:rsidR="00000000" w:rsidRPr="00000000">
        <w:rPr>
          <w:rtl w:val="0"/>
        </w:rPr>
        <w:t xml:space="preserve">Jiménez-Muñoz, J. C., Mattar, C., Barichivich, J., Santamaría-Artigas, A., Takahashi, K., Malhi, Y., Sobrino, J. A., &amp; Schrier, G. van der. (2016). Record-breaking warming and extreme drought in the Amazon rainforest during the course of El Niño 2015–2016. </w:t>
      </w:r>
      <w:r w:rsidDel="00000000" w:rsidR="00000000" w:rsidRPr="00000000">
        <w:rPr>
          <w:i w:val="1"/>
          <w:rtl w:val="0"/>
        </w:rPr>
        <w:t xml:space="preserve">Scientific Reports 2016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1–7. https://doi.org/10.1038/srep33130</w:t>
      </w:r>
    </w:p>
    <w:p w:rsidR="00000000" w:rsidDel="00000000" w:rsidP="00000000" w:rsidRDefault="00000000" w:rsidRPr="00000000" w14:paraId="000009C2">
      <w:pPr>
        <w:ind w:left="720"/>
        <w:rPr/>
      </w:pPr>
      <w:r w:rsidDel="00000000" w:rsidR="00000000" w:rsidRPr="00000000">
        <w:rPr>
          <w:rtl w:val="0"/>
        </w:rPr>
        <w:t xml:space="preserve">Johnson, M. S., Matthews, E., Du, J., Genovese, V., &amp; Bastviken, D. (2022). Methane Emission From Global Lakes: New Spatiotemporal Data and Observation-Driven Modeling of Methane Dynamics Indicates Lower Emissions.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(7). https://doi.org/10.1029/2022JG006793</w:t>
      </w:r>
    </w:p>
    <w:p w:rsidR="00000000" w:rsidDel="00000000" w:rsidP="00000000" w:rsidRDefault="00000000" w:rsidRPr="00000000" w14:paraId="000009C3">
      <w:pPr>
        <w:ind w:left="720"/>
        <w:rPr/>
      </w:pPr>
      <w:r w:rsidDel="00000000" w:rsidR="00000000" w:rsidRPr="00000000">
        <w:rPr>
          <w:rtl w:val="0"/>
        </w:rPr>
        <w:t xml:space="preserve">Jonard, F., Feldman, A. F., Short Gianotti, D. J., &amp; Entekhabi, D. (2022). Observed water and light limitation across global ecosystems.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5575–5590. https://doi.org/10.5194/bg-19-5575-2022</w:t>
      </w:r>
    </w:p>
    <w:p w:rsidR="00000000" w:rsidDel="00000000" w:rsidP="00000000" w:rsidRDefault="00000000" w:rsidRPr="00000000" w14:paraId="000009C4">
      <w:pPr>
        <w:ind w:left="720"/>
        <w:rPr/>
      </w:pPr>
      <w:r w:rsidDel="00000000" w:rsidR="00000000" w:rsidRPr="00000000">
        <w:rPr>
          <w:rtl w:val="0"/>
        </w:rPr>
        <w:t xml:space="preserve">Jucker, T., Bongalov, B., Burslem, D. F. R. P., Nilus, R., Dalponte, M., Lewis, S. L., Phillips, O. L., Qie, L., &amp; Coomes, D. A. (2018). Topography shapes the structure, composition and function of tropical forest landscapes.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989–1000. https://doi.org/10.1111/ele.12964</w:t>
      </w:r>
    </w:p>
    <w:p w:rsidR="00000000" w:rsidDel="00000000" w:rsidP="00000000" w:rsidRDefault="00000000" w:rsidRPr="00000000" w14:paraId="000009C5">
      <w:pPr>
        <w:ind w:left="720"/>
        <w:rPr/>
      </w:pPr>
      <w:r w:rsidDel="00000000" w:rsidR="00000000" w:rsidRPr="00000000">
        <w:rPr>
          <w:rtl w:val="0"/>
        </w:rPr>
        <w:t xml:space="preserve">Jucker, T., Hardwick, S. R., Both, S., Elias, D. M. O., Ewers, R. M., Milodowski, D. T., Swinfield, T., &amp; Coomes, D. A. (2018). Canopy structure and topography jointly constrain the microclimate of human‐modified tropical landscapes.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(11), 5243–5258. https://doi.org/10.1111/gcb.14415</w:t>
      </w:r>
    </w:p>
    <w:p w:rsidR="00000000" w:rsidDel="00000000" w:rsidP="00000000" w:rsidRDefault="00000000" w:rsidRPr="00000000" w14:paraId="000009C6">
      <w:pPr>
        <w:ind w:left="720"/>
        <w:rPr/>
      </w:pPr>
      <w:r w:rsidDel="00000000" w:rsidR="00000000" w:rsidRPr="00000000">
        <w:rPr>
          <w:rtl w:val="0"/>
        </w:rPr>
        <w:t xml:space="preserve">K. Arora, V., Katavouta, A., Williams, R. G., Jones, C. D., Brovkin, V., Friedlingstein, P., Schwinger, J., Bopp, L., Boucher, O., Cadule, P., Chamberlain, M. A., Christian, J. R., Delire, C., Fisher, A. R. A., Hajima, T., Ilyina, T., Joetzjer, E., Kawamiya, M., Koven, C. D., … Ziehn, T. (2020). Carbon-concentration and carbon-climate feedbacks in CMIP6 models and their comparison to CMIP5 models.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(16), 4173–4222. https://doi.org/10.5194/BG-17-4173-2020</w:t>
      </w:r>
    </w:p>
    <w:p w:rsidR="00000000" w:rsidDel="00000000" w:rsidP="00000000" w:rsidRDefault="00000000" w:rsidRPr="00000000" w14:paraId="000009C7">
      <w:pPr>
        <w:ind w:left="720"/>
        <w:rPr/>
      </w:pPr>
      <w:r w:rsidDel="00000000" w:rsidR="00000000" w:rsidRPr="00000000">
        <w:rPr>
          <w:rtl w:val="0"/>
        </w:rPr>
        <w:t xml:space="preserve">Kauffman, J. B., Cummings, D. L., Ward, D. E., &amp; Babbitt, R. (1995). Fire in the Brazilian Amazon: 1. Biomass, nutrient pools, and losses in slashed primary forests.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104</w:t>
      </w:r>
      <w:r w:rsidDel="00000000" w:rsidR="00000000" w:rsidRPr="00000000">
        <w:rPr>
          <w:rtl w:val="0"/>
        </w:rPr>
        <w:t xml:space="preserve">(4), 397–408. https://doi.org/10.1007/BF00341336</w:t>
      </w:r>
    </w:p>
    <w:p w:rsidR="00000000" w:rsidDel="00000000" w:rsidP="00000000" w:rsidRDefault="00000000" w:rsidRPr="00000000" w14:paraId="000009C8">
      <w:pPr>
        <w:ind w:left="720"/>
        <w:rPr/>
      </w:pPr>
      <w:r w:rsidDel="00000000" w:rsidR="00000000" w:rsidRPr="00000000">
        <w:rPr>
          <w:rtl w:val="0"/>
        </w:rPr>
        <w:t xml:space="preserve">Kearsley, E., Verbeeck, H., Stoffelen, P., Janssens, S. B., Yakusu, E. K., Kosmala, M., De Mil, T., Bauters, M., Kitima, E. R., Ndiapo, J. M., Chuda, A. L., Richardson, A. D., Wingate, L., Ilondea, B. A., Beeckman, H., van den Bulcke, J., Boeckx, P., &amp; Hufkens, K. (2024). Historical tree phenology data reveal the seasonal rhythms of the Congo Basin rainforest. </w:t>
      </w:r>
      <w:r w:rsidDel="00000000" w:rsidR="00000000" w:rsidRPr="00000000">
        <w:rPr>
          <w:i w:val="1"/>
          <w:rtl w:val="0"/>
        </w:rPr>
        <w:t xml:space="preserve">Plant-Environment Interactions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(2), e10136. https://doi.org/10.1002/PEI3.10136</w:t>
      </w:r>
    </w:p>
    <w:p w:rsidR="00000000" w:rsidDel="00000000" w:rsidP="00000000" w:rsidRDefault="00000000" w:rsidRPr="00000000" w14:paraId="000009C9">
      <w:pPr>
        <w:ind w:left="720"/>
        <w:rPr/>
      </w:pPr>
      <w:r w:rsidDel="00000000" w:rsidR="00000000" w:rsidRPr="00000000">
        <w:rPr>
          <w:rtl w:val="0"/>
        </w:rPr>
        <w:t xml:space="preserve">Kent, R., Lindsell, J., Laurin, G., Valentini, R., &amp; Coomes, D. (2015). Airborne LiDAR Detects Selectively Logged Tropical Forest Even in an Advanced Stage of Recovery.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(7), 8348–8367. https://doi.org/10.3390/rs70708348</w:t>
      </w:r>
    </w:p>
    <w:p w:rsidR="00000000" w:rsidDel="00000000" w:rsidP="00000000" w:rsidRDefault="00000000" w:rsidRPr="00000000" w14:paraId="000009CA">
      <w:pPr>
        <w:ind w:left="720"/>
        <w:rPr/>
      </w:pPr>
      <w:r w:rsidDel="00000000" w:rsidR="00000000" w:rsidRPr="00000000">
        <w:rPr>
          <w:rtl w:val="0"/>
        </w:rPr>
        <w:t xml:space="preserve">Khan, A. M., Stoy, P. C., Douglas, J. T., Anderson, M., Diak, G., Otkin, J. A., Hain, C., Rehbein, E. M., &amp; McCorkel, J. (2021). Reviews and syntheses: Ongoing and emerging opportunities to improve environmental science using observations from the Advanced Baseline Imager on the Geostationary Operational Environmental Satellites.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(13), 4117–4141. https://doi.org/10.5194/bg-18-4117-2021</w:t>
      </w:r>
    </w:p>
    <w:p w:rsidR="00000000" w:rsidDel="00000000" w:rsidP="00000000" w:rsidRDefault="00000000" w:rsidRPr="00000000" w14:paraId="000009CB">
      <w:pPr>
        <w:ind w:left="720"/>
        <w:rPr/>
      </w:pPr>
      <w:r w:rsidDel="00000000" w:rsidR="00000000" w:rsidRPr="00000000">
        <w:rPr>
          <w:rtl w:val="0"/>
        </w:rPr>
        <w:t xml:space="preserve">Khanna, J., Medvigy, D., Fueglistaler, S., &amp; Walko, R. (2017). Regional dry-season climate changes due to three decades of Amazonian deforestation. </w:t>
      </w:r>
      <w:r w:rsidDel="00000000" w:rsidR="00000000" w:rsidRPr="00000000">
        <w:rPr>
          <w:i w:val="1"/>
          <w:rtl w:val="0"/>
        </w:rPr>
        <w:t xml:space="preserve">Nature Climate Change 2017 7:3</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(3), 200–204. https://doi.org/10.1038/nclimate3226</w:t>
      </w:r>
    </w:p>
    <w:p w:rsidR="00000000" w:rsidDel="00000000" w:rsidP="00000000" w:rsidRDefault="00000000" w:rsidRPr="00000000" w14:paraId="000009CC">
      <w:pPr>
        <w:ind w:left="720"/>
        <w:rPr/>
      </w:pPr>
      <w:r w:rsidDel="00000000" w:rsidR="00000000" w:rsidRPr="00000000">
        <w:rPr>
          <w:rtl w:val="0"/>
        </w:rPr>
        <w:t xml:space="preserve">Koellner, T., Sell, J., Gähwiler, M., &amp; Scholz, R. W. (2008). Assessment of the management of organizations supplying ecosystem services from tropical forests.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746–757. https://doi.org/10.1016/J.GLOENVCHA.2008.07.009</w:t>
      </w:r>
    </w:p>
    <w:p w:rsidR="00000000" w:rsidDel="00000000" w:rsidP="00000000" w:rsidRDefault="00000000" w:rsidRPr="00000000" w14:paraId="000009CD">
      <w:pPr>
        <w:ind w:left="720"/>
        <w:rPr/>
      </w:pPr>
      <w:r w:rsidDel="00000000" w:rsidR="00000000" w:rsidRPr="00000000">
        <w:rPr>
          <w:rtl w:val="0"/>
        </w:rPr>
        <w:t xml:space="preserve">Koh, L. P., &amp; Wilcove, D. S. (2008). Is oil palm agriculture really destroying tropical biodiversity? </w:t>
      </w:r>
      <w:r w:rsidDel="00000000" w:rsidR="00000000" w:rsidRPr="00000000">
        <w:rPr>
          <w:i w:val="1"/>
          <w:rtl w:val="0"/>
        </w:rPr>
        <w:t xml:space="preserve">Conservation Letters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(2), 60–64. https://doi.org/10.1111/J.1755-263X.2008.00011.X</w:t>
      </w:r>
    </w:p>
    <w:p w:rsidR="00000000" w:rsidDel="00000000" w:rsidP="00000000" w:rsidRDefault="00000000" w:rsidRPr="00000000" w14:paraId="000009CE">
      <w:pPr>
        <w:ind w:left="720"/>
        <w:rPr/>
      </w:pPr>
      <w:r w:rsidDel="00000000" w:rsidR="00000000" w:rsidRPr="00000000">
        <w:rPr>
          <w:rtl w:val="0"/>
        </w:rPr>
        <w:t xml:space="preserve">Kossin, J. P., Knapp, K. R., Olander, T. L., &amp; Velden, C. S. (2020). Global increase in major tropical cyclone exceedance probability over the past four decades.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(22), 11975–11980. https://doi.org/10.1073/pnas.1920849117</w:t>
      </w:r>
    </w:p>
    <w:p w:rsidR="00000000" w:rsidDel="00000000" w:rsidP="00000000" w:rsidRDefault="00000000" w:rsidRPr="00000000" w14:paraId="000009CF">
      <w:pPr>
        <w:ind w:left="720"/>
        <w:rPr/>
      </w:pPr>
      <w:r w:rsidDel="00000000" w:rsidR="00000000" w:rsidRPr="00000000">
        <w:rPr>
          <w:rtl w:val="0"/>
        </w:rPr>
        <w:t xml:space="preserve">Koven, C. D., Knox, R. G., Fisher, R. A., Fisher, R. A., Chambers, J. Q., Chambers, J. Q., Christoffersen, B. O., Davies, S. J., Detto, M., Detto, M., Dietze, M. C., Faybishenko, B., Holm, J., Huang, M., Kovenock, M., Kueppers, L. M., Kueppers, L. M., Lemieux, G., Massoud, E., … Xu, C. (2020). Benchmarking and parameter sensitivity of physiological and vegetation dynamics using the Functionally Assembled Terrestrial Ecosystem Simulator (FATES) at Barro Colorado Island, Panama.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(11), 3017–3044. https://doi.org/10.5194/BG-17-3017-2020</w:t>
      </w:r>
    </w:p>
    <w:p w:rsidR="00000000" w:rsidDel="00000000" w:rsidP="00000000" w:rsidRDefault="00000000" w:rsidRPr="00000000" w14:paraId="000009D0">
      <w:pPr>
        <w:ind w:left="720"/>
        <w:rPr/>
      </w:pPr>
      <w:r w:rsidDel="00000000" w:rsidR="00000000" w:rsidRPr="00000000">
        <w:rPr>
          <w:rtl w:val="0"/>
        </w:rPr>
        <w:t xml:space="preserve">Kurten, E. L. (2013). Cascading effects of contemporaneous defaunation on tropical forest communities.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22–32. https://doi.org/10.1016/J.BIOCON.2013.04.025</w:t>
      </w:r>
    </w:p>
    <w:p w:rsidR="00000000" w:rsidDel="00000000" w:rsidP="00000000" w:rsidRDefault="00000000" w:rsidRPr="00000000" w14:paraId="000009D1">
      <w:pPr>
        <w:ind w:left="720"/>
        <w:rPr/>
      </w:pPr>
      <w:r w:rsidDel="00000000" w:rsidR="00000000" w:rsidRPr="00000000">
        <w:rPr>
          <w:rtl w:val="0"/>
        </w:rPr>
        <w:t xml:space="preserve">Kurten, E. L., &amp; Carson, W. P. (2015). Do Ground-Dwelling Vertebrates Promote Diversity in a Neotropical Forest? Results from a Long-Term Exclosure Experiment.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(9), 862–870. https://doi.org/10.1093/BIOSCI/BIV110</w:t>
      </w:r>
    </w:p>
    <w:p w:rsidR="00000000" w:rsidDel="00000000" w:rsidP="00000000" w:rsidRDefault="00000000" w:rsidRPr="00000000" w14:paraId="000009D2">
      <w:pPr>
        <w:ind w:left="720"/>
        <w:rPr/>
      </w:pPr>
      <w:r w:rsidDel="00000000" w:rsidR="00000000" w:rsidRPr="00000000">
        <w:rPr>
          <w:rtl w:val="0"/>
        </w:rPr>
        <w:t xml:space="preserve">Kurten, E. L., Wright, S. J., Carson, W. P., &amp; Palmer, T. M. (2015). Hunting alters seedling functional trait composition in a Neotropical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(7), 1923–1932. https://doi.org/10.1890/14-1735.1</w:t>
      </w:r>
    </w:p>
    <w:p w:rsidR="00000000" w:rsidDel="00000000" w:rsidP="00000000" w:rsidRDefault="00000000" w:rsidRPr="00000000" w14:paraId="000009D3">
      <w:pPr>
        <w:ind w:left="720"/>
        <w:rPr/>
      </w:pPr>
      <w:r w:rsidDel="00000000" w:rsidR="00000000" w:rsidRPr="00000000">
        <w:rPr>
          <w:rtl w:val="0"/>
        </w:rPr>
        <w:t xml:space="preserve">Kushwaha, C. P., &amp; Singh, K. P. (2005). Diversity of leaf phenology in a tropical deciduous forest in India. </w:t>
      </w:r>
      <w:r w:rsidDel="00000000" w:rsidR="00000000" w:rsidRPr="00000000">
        <w:rPr>
          <w:i w:val="1"/>
          <w:rtl w:val="0"/>
        </w:rPr>
        <w:t xml:space="preserve">Journal of Tropical Ecology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47–56. https://doi.org/10.1017/S0266467404002032</w:t>
      </w:r>
    </w:p>
    <w:p w:rsidR="00000000" w:rsidDel="00000000" w:rsidP="00000000" w:rsidRDefault="00000000" w:rsidRPr="00000000" w14:paraId="000009D4">
      <w:pPr>
        <w:ind w:left="720"/>
        <w:rPr/>
      </w:pPr>
      <w:r w:rsidDel="00000000" w:rsidR="00000000" w:rsidRPr="00000000">
        <w:rPr>
          <w:rtl w:val="0"/>
        </w:rPr>
        <w:t xml:space="preserve">Lambin, E. F., Geist, H. J., &amp; Lepers, E. (2003). Dynamics of land-use and land-cover change in tropical regions.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(Volume 28, 2003), 205–241. https://doi.org/10.1146/ANNUREV.ENERGY.28.050302.105459/CITE/REFWORKS</w:t>
      </w:r>
    </w:p>
    <w:p w:rsidR="00000000" w:rsidDel="00000000" w:rsidP="00000000" w:rsidRDefault="00000000" w:rsidRPr="00000000" w14:paraId="000009D5">
      <w:pPr>
        <w:ind w:left="720"/>
        <w:rPr/>
      </w:pPr>
      <w:r w:rsidDel="00000000" w:rsidR="00000000" w:rsidRPr="00000000">
        <w:rPr>
          <w:rtl w:val="0"/>
        </w:rPr>
        <w:t xml:space="preserve">Lambin, E. F., Gibbs, H. K., Heilmayr, R., Carlson, K. M., Fleck, L. C., Garrett, R. D., le Polain De Waroux, Y., McDermott, C. L., McLaughlin, D., Newton, P., Nolte, C., Pacheco, P., Rausch, L. L., Streck, C., Thorlakson, T., &amp; Walker, N. F. (2018). The role of supply-chain initiatives in reducing deforestation. </w:t>
      </w:r>
      <w:r w:rsidDel="00000000" w:rsidR="00000000" w:rsidRPr="00000000">
        <w:rPr>
          <w:i w:val="1"/>
          <w:rtl w:val="0"/>
        </w:rPr>
        <w:t xml:space="preserve">Nature Climate Change 2018 8:2</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109–116. https://doi.org/10.1038/s41558-017-0061-1</w:t>
      </w:r>
    </w:p>
    <w:p w:rsidR="00000000" w:rsidDel="00000000" w:rsidP="00000000" w:rsidRDefault="00000000" w:rsidRPr="00000000" w14:paraId="000009D6">
      <w:pPr>
        <w:ind w:left="720"/>
        <w:rPr/>
      </w:pPr>
      <w:r w:rsidDel="00000000" w:rsidR="00000000" w:rsidRPr="00000000">
        <w:rPr>
          <w:rtl w:val="0"/>
        </w:rPr>
        <w:t xml:space="preserve">Lamjiak, T., Kaewthongrach, R., Sirinaovakul, B., Hanpattanakit, P., Chithaisong, A., &amp; Polvichai, J. (2021). Characterizing and forecasting the responses of tropical forest leaf phenology to El Nino by machine learning algorithms.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e0255962. https://doi.org/10.1371/JOURNAL.PONE.0255962</w:t>
      </w:r>
    </w:p>
    <w:p w:rsidR="00000000" w:rsidDel="00000000" w:rsidP="00000000" w:rsidRDefault="00000000" w:rsidRPr="00000000" w14:paraId="000009D7">
      <w:pPr>
        <w:ind w:left="720"/>
        <w:rPr/>
      </w:pPr>
      <w:r w:rsidDel="00000000" w:rsidR="00000000" w:rsidRPr="00000000">
        <w:rPr>
          <w:rtl w:val="0"/>
        </w:rPr>
        <w:t xml:space="preserve">Lapola, D. M., Pinho, P., Barlow, J., Aragão, L. E. O. C., Berenguer, E., Carmenta, R., Liddy, H. M., Seixas, H., Silva, C. V. J., Silva, C. H. L., Alencar, A. A. C., Anderson, L. O., Armenteras, D., Brovkin, V., Calders, K., Chambers, J., Chini, L., Costa, M. H., Faria, B. L., … Walker, W. S. (2023). The drivers and impacts of Amazon forest degradation.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379</w:t>
      </w:r>
      <w:r w:rsidDel="00000000" w:rsidR="00000000" w:rsidRPr="00000000">
        <w:rPr>
          <w:rtl w:val="0"/>
        </w:rPr>
        <w:t xml:space="preserve">(6630). https://doi.org/10.1126/SCIENCE.ABP8622/SUPPL_FILE/SCIENCE.ABP8622_SM.PDF</w:t>
      </w:r>
    </w:p>
    <w:p w:rsidR="00000000" w:rsidDel="00000000" w:rsidP="00000000" w:rsidRDefault="00000000" w:rsidRPr="00000000" w14:paraId="000009D8">
      <w:pPr>
        <w:ind w:left="720"/>
        <w:rPr/>
      </w:pPr>
      <w:r w:rsidDel="00000000" w:rsidR="00000000" w:rsidRPr="00000000">
        <w:rPr>
          <w:rtl w:val="0"/>
        </w:rPr>
        <w:t xml:space="preserve">Lavigne, T., Liu, C., &amp; Liu, N. (2019). How Does the Trend in Thunder Days Relate to the Variation of Lightning Flash Density?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(9), 4955–4974. https://doi.org/10.1029/2018JD029920</w:t>
      </w:r>
    </w:p>
    <w:p w:rsidR="00000000" w:rsidDel="00000000" w:rsidP="00000000" w:rsidRDefault="00000000" w:rsidRPr="00000000" w14:paraId="000009D9">
      <w:pPr>
        <w:ind w:left="720"/>
        <w:rPr/>
      </w:pPr>
      <w:r w:rsidDel="00000000" w:rsidR="00000000" w:rsidRPr="00000000">
        <w:rPr>
          <w:rtl w:val="0"/>
        </w:rPr>
        <w:t xml:space="preserve">Lawrence, D., &amp; Vandecar, K. (2014). Effects of tropical deforestation on climate and agriculture. </w:t>
      </w:r>
      <w:r w:rsidDel="00000000" w:rsidR="00000000" w:rsidRPr="00000000">
        <w:rPr>
          <w:i w:val="1"/>
          <w:rtl w:val="0"/>
        </w:rPr>
        <w:t xml:space="preserve">Nature Climate Change 2015 5:1</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27–36. https://doi.org/10.1038/nclimate2430</w:t>
      </w:r>
    </w:p>
    <w:p w:rsidR="00000000" w:rsidDel="00000000" w:rsidP="00000000" w:rsidRDefault="00000000" w:rsidRPr="00000000" w14:paraId="000009DA">
      <w:pPr>
        <w:ind w:left="720"/>
        <w:rPr/>
      </w:pPr>
      <w:r w:rsidDel="00000000" w:rsidR="00000000" w:rsidRPr="00000000">
        <w:rPr>
          <w:rtl w:val="0"/>
        </w:rPr>
        <w:t xml:space="preserve">Leclère, D., Obersteiner, M., Barrett, M., Butchart, S. H. M., Chaudhary, A., de Palma, A., DeClerck, F. A. J., di Marco, M., Doelman, J. C., Dürauer, M., Freeman, R., Harfoot, M., Hasegawa, T., Hellweg, S., Hilbers, J. P., Hill, S. L. L., Humpenöder, F., Jennings, N., Krisztin, T., … Young, L. (2020). Bending the curve of terrestrial biodiversity needs an integrated strategy. </w:t>
      </w:r>
      <w:r w:rsidDel="00000000" w:rsidR="00000000" w:rsidRPr="00000000">
        <w:rPr>
          <w:i w:val="1"/>
          <w:rtl w:val="0"/>
        </w:rPr>
        <w:t xml:space="preserve">Nature 2020 585:7826</w:t>
      </w:r>
      <w:r w:rsidDel="00000000" w:rsidR="00000000" w:rsidRPr="00000000">
        <w:rPr>
          <w:rtl w:val="0"/>
        </w:rPr>
        <w:t xml:space="preserve">, </w:t>
      </w:r>
      <w:r w:rsidDel="00000000" w:rsidR="00000000" w:rsidRPr="00000000">
        <w:rPr>
          <w:i w:val="1"/>
          <w:rtl w:val="0"/>
        </w:rPr>
        <w:t xml:space="preserve">585</w:t>
      </w:r>
      <w:r w:rsidDel="00000000" w:rsidR="00000000" w:rsidRPr="00000000">
        <w:rPr>
          <w:rtl w:val="0"/>
        </w:rPr>
        <w:t xml:space="preserve">(7826), 551–556. https://doi.org/10.1038/s41586-020-2705-y</w:t>
      </w:r>
    </w:p>
    <w:p w:rsidR="00000000" w:rsidDel="00000000" w:rsidP="00000000" w:rsidRDefault="00000000" w:rsidRPr="00000000" w14:paraId="000009DB">
      <w:pPr>
        <w:ind w:left="720"/>
        <w:rPr/>
      </w:pPr>
      <w:r w:rsidDel="00000000" w:rsidR="00000000" w:rsidRPr="00000000">
        <w:rPr>
          <w:rtl w:val="0"/>
        </w:rPr>
        <w:t xml:space="preserve">Lee, X., Goulden, M. L., Hollinger, D. Y., Barr, A., Black, T. A., Bohrer, G., Bracho, R., Drake, B., Goldstein, A., Gu, L., Katul, G., Kolb, T., Law, B. E., Margolis, H., Meyers, T., Monson, R., Munger, W., Oren, R., Paw U, K. T., … Zhao, L. (2011). Observed increase in local cooling effect of deforestation at higher latitudes. </w:t>
      </w:r>
      <w:r w:rsidDel="00000000" w:rsidR="00000000" w:rsidRPr="00000000">
        <w:rPr>
          <w:i w:val="1"/>
          <w:rtl w:val="0"/>
        </w:rPr>
        <w:t xml:space="preserve">Nature 2011 479:7373</w:t>
      </w:r>
      <w:r w:rsidDel="00000000" w:rsidR="00000000" w:rsidRPr="00000000">
        <w:rPr>
          <w:rtl w:val="0"/>
        </w:rPr>
        <w:t xml:space="preserve">, </w:t>
      </w:r>
      <w:r w:rsidDel="00000000" w:rsidR="00000000" w:rsidRPr="00000000">
        <w:rPr>
          <w:i w:val="1"/>
          <w:rtl w:val="0"/>
        </w:rPr>
        <w:t xml:space="preserve">479</w:t>
      </w:r>
      <w:r w:rsidDel="00000000" w:rsidR="00000000" w:rsidRPr="00000000">
        <w:rPr>
          <w:rtl w:val="0"/>
        </w:rPr>
        <w:t xml:space="preserve">(7373), 384–387. https://doi.org/10.1038/nature10588</w:t>
      </w:r>
    </w:p>
    <w:p w:rsidR="00000000" w:rsidDel="00000000" w:rsidP="00000000" w:rsidRDefault="00000000" w:rsidRPr="00000000" w14:paraId="000009DC">
      <w:pPr>
        <w:ind w:left="720"/>
        <w:rPr/>
      </w:pPr>
      <w:r w:rsidDel="00000000" w:rsidR="00000000" w:rsidRPr="00000000">
        <w:rPr>
          <w:rtl w:val="0"/>
        </w:rPr>
        <w:t xml:space="preserve">Lei, R., Poe, J., Huntzinger, D., Liu, J., Stich, S., Baker, D. F., Feng, L., Gaeta, D. C., Huang, Z., &amp; Miller, S. M. (2024). The Orbiting Carbon Observatory-2 (OCO-2) and in situ CO2 data suggest a larger seasonal amplitude of the terrestrial carbon cycle compared to many dynamic global vegetation models.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 114326. https://doi.org/10.1016/J.RSE.2024.114326</w:t>
      </w:r>
    </w:p>
    <w:p w:rsidR="00000000" w:rsidDel="00000000" w:rsidP="00000000" w:rsidRDefault="00000000" w:rsidRPr="00000000" w14:paraId="000009DD">
      <w:pPr>
        <w:ind w:left="720"/>
        <w:rPr/>
      </w:pPr>
      <w:r w:rsidDel="00000000" w:rsidR="00000000" w:rsidRPr="00000000">
        <w:rPr>
          <w:rtl w:val="0"/>
        </w:rPr>
        <w:t xml:space="preserve">Leite‐Filho, A. T., de Sousa Pontes, V. Y., &amp; Costa, M. H. (2019). Effects of Deforestation on the Onset of the Rainy Season and the Duration of Dry Spells in Southern Amazonia.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(10), 5268–5281. https://doi.org/10.1029/2018JD029537</w:t>
      </w:r>
    </w:p>
    <w:p w:rsidR="00000000" w:rsidDel="00000000" w:rsidP="00000000" w:rsidRDefault="00000000" w:rsidRPr="00000000" w14:paraId="000009DE">
      <w:pPr>
        <w:ind w:left="720"/>
        <w:rPr/>
      </w:pPr>
      <w:r w:rsidDel="00000000" w:rsidR="00000000" w:rsidRPr="00000000">
        <w:rPr>
          <w:rtl w:val="0"/>
        </w:rPr>
        <w:t xml:space="preserve">Leite-Filho, A. T., Soares-Filho, B. S., Davis, J. L., Abrahão, G. M., &amp; Börner, J. (2021). Deforestation reduces rainfall and agricultural revenues in the Brazilian Amazon.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 https://doi.org/10.1038/s41467-021-22840-7</w:t>
      </w:r>
    </w:p>
    <w:p w:rsidR="00000000" w:rsidDel="00000000" w:rsidP="00000000" w:rsidRDefault="00000000" w:rsidRPr="00000000" w14:paraId="000009DF">
      <w:pPr>
        <w:ind w:left="720"/>
        <w:rPr/>
      </w:pPr>
      <w:r w:rsidDel="00000000" w:rsidR="00000000" w:rsidRPr="00000000">
        <w:rPr>
          <w:rtl w:val="0"/>
        </w:rPr>
        <w:t xml:space="preserve">Levine, N. M., Zhang, K., Longo, M., Baccini, A., Phillips, O. L., Lewis, S. L., Alvarez-Dávila, E., de Andrade, A. C. S., Brienen, R. J. W., Erwin, T. L., Feldpausch, T. R., Mendoza, A. L. M., Vargas, P. N., Prieto, A., Silva-Espejo, J. E., Malhi, Y., &amp; Moorcroft, P. R. (2016). Ecosystem heterogeneity determines the ecological resilience of the Amazon to climate change.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 793–797. https://doi.org/10.1073/PNAS.1511344112/SUPPL_FILE/PNAS.1511344112.SAPP.PDF</w:t>
      </w:r>
    </w:p>
    <w:p w:rsidR="00000000" w:rsidDel="00000000" w:rsidP="00000000" w:rsidRDefault="00000000" w:rsidRPr="00000000" w14:paraId="000009E0">
      <w:pPr>
        <w:ind w:left="720"/>
        <w:rPr/>
      </w:pPr>
      <w:r w:rsidDel="00000000" w:rsidR="00000000" w:rsidRPr="00000000">
        <w:rPr>
          <w:rtl w:val="0"/>
        </w:rPr>
        <w:t xml:space="preserve">Levis, C., Flores, B. M., Campos-Silva, J. V., Peroni, N., Staal, A., Padgurschi, M. C. G., Dorshow, W., Moraes, B., Schmidt, M., Kuikuro, T. W., Kuikuro, H., Wauja, K., Kuikuro, K., Kuikuro, A., Fausto, C., Franchetto, B., Watling, J., Lima, H., Heckenberger, M., &amp; Clement, C. R. (2024). Contributions of human cultures to biodiversity and ecosystem conservation. In </w:t>
      </w:r>
      <w:r w:rsidDel="00000000" w:rsidR="00000000" w:rsidRPr="00000000">
        <w:rPr>
          <w:i w:val="1"/>
          <w:rtl w:val="0"/>
        </w:rPr>
        <w:t xml:space="preserve">Nature Ecology and Evolution</w:t>
      </w:r>
      <w:r w:rsidDel="00000000" w:rsidR="00000000" w:rsidRPr="00000000">
        <w:rPr>
          <w:rtl w:val="0"/>
        </w:rPr>
        <w:t xml:space="preserve"> (Vol. 8, Issue 5, pp. 866–879). Nature Research. https://doi.org/10.1038/s41559-024-02356-1</w:t>
      </w:r>
    </w:p>
    <w:p w:rsidR="00000000" w:rsidDel="00000000" w:rsidP="00000000" w:rsidRDefault="00000000" w:rsidRPr="00000000" w14:paraId="000009E1">
      <w:pPr>
        <w:ind w:left="720"/>
        <w:rPr/>
      </w:pPr>
      <w:r w:rsidDel="00000000" w:rsidR="00000000" w:rsidRPr="00000000">
        <w:rPr>
          <w:rtl w:val="0"/>
        </w:rPr>
        <w:t xml:space="preserve">Levy, M. C., Lopes, A. v., Cohn, A., Larsen, L. G., &amp; Thompson, S. E. (2018). Land Use Change Increases Streamflow Across the Arc of Deforestation in Brazil.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(8), 3520–3530. https://doi.org/10.1002/2017GL076526</w:t>
      </w:r>
    </w:p>
    <w:p w:rsidR="00000000" w:rsidDel="00000000" w:rsidP="00000000" w:rsidRDefault="00000000" w:rsidRPr="00000000" w14:paraId="000009E2">
      <w:pPr>
        <w:ind w:left="720"/>
        <w:rPr/>
      </w:pPr>
      <w:r w:rsidDel="00000000" w:rsidR="00000000" w:rsidRPr="00000000">
        <w:rPr>
          <w:rtl w:val="0"/>
        </w:rPr>
        <w:t xml:space="preserve">Lewis, S. L., Edwards, D. P., &amp; Galbraith, D. (2015). Increasing human dominance of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349</w:t>
      </w:r>
      <w:r w:rsidDel="00000000" w:rsidR="00000000" w:rsidRPr="00000000">
        <w:rPr>
          <w:rtl w:val="0"/>
        </w:rPr>
        <w:t xml:space="preserve">(6250), 827–832. https://doi.org/10.1126/SCIENCE.AAA9932</w:t>
      </w:r>
    </w:p>
    <w:p w:rsidR="00000000" w:rsidDel="00000000" w:rsidP="00000000" w:rsidRDefault="00000000" w:rsidRPr="00000000" w14:paraId="000009E3">
      <w:pPr>
        <w:ind w:left="720"/>
        <w:rPr/>
      </w:pPr>
      <w:r w:rsidDel="00000000" w:rsidR="00000000" w:rsidRPr="00000000">
        <w:rPr>
          <w:rtl w:val="0"/>
        </w:rPr>
        <w:t xml:space="preserve">Li, Q., Chen, X., Yuan, W., Lu, H., Shen, R., Wu, S., Gong, F., Dai, Y., Liu, L., Sun, Q., Zhang, C., &amp; Su, Y. (2021). Remote Sensing of Seasonal Climatic Constraints on Leaf Phenology Across Pantropical Evergreen Forest Biome.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(9), e2021EF002160. https://doi.org/10.1029/2021EF002160</w:t>
      </w:r>
    </w:p>
    <w:p w:rsidR="00000000" w:rsidDel="00000000" w:rsidP="00000000" w:rsidRDefault="00000000" w:rsidRPr="00000000" w14:paraId="000009E4">
      <w:pPr>
        <w:ind w:left="720"/>
        <w:rPr/>
      </w:pPr>
      <w:r w:rsidDel="00000000" w:rsidR="00000000" w:rsidRPr="00000000">
        <w:rPr>
          <w:rtl w:val="0"/>
        </w:rPr>
        <w:t xml:space="preserve">Li, Y., Baker, J. C. A., Brando, P. M., Hoffman, F. M., Lawrence, D. M., Morton, D. C., Swann, A. L. S., Uribe, M. del R., &amp; Randerson, J. T. (2023). Future increases in Amazonia water stress from CO2 physiology and deforestation. </w:t>
      </w:r>
      <w:r w:rsidDel="00000000" w:rsidR="00000000" w:rsidRPr="00000000">
        <w:rPr>
          <w:i w:val="1"/>
          <w:rtl w:val="0"/>
        </w:rPr>
        <w:t xml:space="preserve">Nature Water</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(9). https://doi.org/10.1038/s44221-023-00128-y</w:t>
      </w:r>
    </w:p>
    <w:p w:rsidR="00000000" w:rsidDel="00000000" w:rsidP="00000000" w:rsidRDefault="00000000" w:rsidRPr="00000000" w14:paraId="000009E5">
      <w:pPr>
        <w:ind w:left="720"/>
        <w:rPr/>
      </w:pPr>
      <w:r w:rsidDel="00000000" w:rsidR="00000000" w:rsidRPr="00000000">
        <w:rPr>
          <w:rtl w:val="0"/>
        </w:rPr>
        <w:t xml:space="preserve">Li, Y., Randerson, J. T., Mahowald, N. M., &amp; Lawrence, P. J. (2021). Deforestation Strengthens Atmospheric Transport of Mineral Dust and Phosphorus from North Africa to the Amazon.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(15), 6087–6096. https://doi.org/10.1175/JCLI-D-20-0786.1</w:t>
      </w:r>
    </w:p>
    <w:p w:rsidR="00000000" w:rsidDel="00000000" w:rsidP="00000000" w:rsidRDefault="00000000" w:rsidRPr="00000000" w14:paraId="000009E6">
      <w:pPr>
        <w:ind w:left="720"/>
        <w:rPr/>
      </w:pPr>
      <w:r w:rsidDel="00000000" w:rsidR="00000000" w:rsidRPr="00000000">
        <w:rPr>
          <w:rtl w:val="0"/>
        </w:rPr>
        <w:t xml:space="preserve">Li, Y., Zhao, M., Motesharrei, S., Mu, Q., Kalnay, E., &amp; Li, S. (2015). Local cooling and warming effects of forests based on satellite observations. </w:t>
      </w:r>
      <w:r w:rsidDel="00000000" w:rsidR="00000000" w:rsidRPr="00000000">
        <w:rPr>
          <w:i w:val="1"/>
          <w:rtl w:val="0"/>
        </w:rPr>
        <w:t xml:space="preserve">Nature Communications 2015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1–8. https://doi.org/10.1038/ncomms7603</w:t>
      </w:r>
    </w:p>
    <w:p w:rsidR="00000000" w:rsidDel="00000000" w:rsidP="00000000" w:rsidRDefault="00000000" w:rsidRPr="00000000" w14:paraId="000009E7">
      <w:pPr>
        <w:ind w:left="720"/>
        <w:rPr/>
      </w:pPr>
      <w:r w:rsidDel="00000000" w:rsidR="00000000" w:rsidRPr="00000000">
        <w:rPr>
          <w:rtl w:val="0"/>
        </w:rPr>
        <w:t xml:space="preserve">Lintner, B. R., &amp; Neelin, J. D. (2009). Soil Moisture Impacts on Convective Margins.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(4), 1026–1039. https://doi.org/10.1175/2009JHM1094.1</w:t>
      </w:r>
    </w:p>
    <w:p w:rsidR="00000000" w:rsidDel="00000000" w:rsidP="00000000" w:rsidRDefault="00000000" w:rsidRPr="00000000" w14:paraId="000009E8">
      <w:pPr>
        <w:ind w:left="720"/>
        <w:rPr/>
      </w:pPr>
      <w:r w:rsidDel="00000000" w:rsidR="00000000" w:rsidRPr="00000000">
        <w:rPr>
          <w:rtl w:val="0"/>
        </w:rPr>
        <w:t xml:space="preserve">Liu, J., Baskaran, L., Bowman, K., Schimel, D., Anthony Bloom, A., Parazoo, C. N., Oda, T., Carroll, D., Menemenlis, D., Joiner, J., Commane, R., Daube, B., Gatti, V. L., McKain, K., Miller, J., Stephens, B. B., Sweeney, C., &amp; Wofsy, S. (2021). Carbon Monitoring System Flux Net Biosphere Exchange 2020 (CMS-Flux NBE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299–330. https://doi.org/10.5194/ESSD-13-299-2021</w:t>
      </w:r>
    </w:p>
    <w:p w:rsidR="00000000" w:rsidDel="00000000" w:rsidP="00000000" w:rsidRDefault="00000000" w:rsidRPr="00000000" w14:paraId="000009E9">
      <w:pPr>
        <w:ind w:left="720"/>
        <w:rPr/>
      </w:pPr>
      <w:r w:rsidDel="00000000" w:rsidR="00000000" w:rsidRPr="00000000">
        <w:rPr>
          <w:rtl w:val="0"/>
        </w:rPr>
        <w:t xml:space="preserve">Liu, J., Bowman, K., Palmer, P. I., Joiner, J., Levine, P., Bloom, A. A., Feng, L., Saatchi, S., Keller, M., Longo, M., Schimel, D., &amp; Wennberg, P. O. (2024a). Enhanced Carbon Flux Response to Atmospheric Aridity and Water Storage Deficit During the 2015–2016 El Niño Compromised Carbon Balance Recovery in Tropical South America.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(4), e2024AV001187. https://doi.org/10.1029/2024AV001187</w:t>
      </w:r>
    </w:p>
    <w:p w:rsidR="00000000" w:rsidDel="00000000" w:rsidP="00000000" w:rsidRDefault="00000000" w:rsidRPr="00000000" w14:paraId="000009EA">
      <w:pPr>
        <w:ind w:left="720"/>
        <w:rPr/>
      </w:pPr>
      <w:r w:rsidDel="00000000" w:rsidR="00000000" w:rsidRPr="00000000">
        <w:rPr>
          <w:rtl w:val="0"/>
        </w:rPr>
        <w:t xml:space="preserve">Liu, J., Bowman, K. W., Schimel, D. S., Parazoo, N. C., Jiang, Z., Lee, M., Bloom, A. A., Wunch, D., Frankenberg, C., Sun, Y., O’Dell, C. W., Gurney, K. R., Menemenlis, D., Gierach, M., Crisp, D., &amp; Eldering, A. (2017a). Contrasting carbon cycle responses of the tropical continents to the 2015–2016 El Niño.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358</w:t>
      </w:r>
      <w:r w:rsidDel="00000000" w:rsidR="00000000" w:rsidRPr="00000000">
        <w:rPr>
          <w:rtl w:val="0"/>
        </w:rPr>
        <w:t xml:space="preserve">(6360). https://doi.org/10.1126/SCIENCE.AAM5690/SUPPL_FILE/AAM5690_LIU_SM.PDF</w:t>
      </w:r>
    </w:p>
    <w:p w:rsidR="00000000" w:rsidDel="00000000" w:rsidP="00000000" w:rsidRDefault="00000000" w:rsidRPr="00000000" w14:paraId="000009EB">
      <w:pPr>
        <w:ind w:left="720"/>
        <w:rPr/>
      </w:pPr>
      <w:r w:rsidDel="00000000" w:rsidR="00000000" w:rsidRPr="00000000">
        <w:rPr>
          <w:rtl w:val="0"/>
        </w:rPr>
        <w:t xml:space="preserve">Liu, J., Dietz, T., Carpenter, S. R., Alberti, M., Folke, C., Moran, E., Pell, A. N., Deadman, P., Kratz, T., Lubchenco, J., Ostrom, E., Ouyang, Z., Provencher, W., Redman, C. L., Schneider, S. H., &amp; Taylor, W. W. (2007). Complexity of coupled human and natural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317</w:t>
      </w:r>
      <w:r w:rsidDel="00000000" w:rsidR="00000000" w:rsidRPr="00000000">
        <w:rPr>
          <w:rtl w:val="0"/>
        </w:rPr>
        <w:t xml:space="preserve">(5844), 1513–1516. https://doi.org/10.1126/SCIENCE.1144004/SUPPL_FILE/LIU.SOM.PDF</w:t>
      </w:r>
    </w:p>
    <w:p w:rsidR="00000000" w:rsidDel="00000000" w:rsidP="00000000" w:rsidRDefault="00000000" w:rsidRPr="00000000" w14:paraId="000009EC">
      <w:pPr>
        <w:ind w:left="720"/>
        <w:rPr/>
      </w:pPr>
      <w:r w:rsidDel="00000000" w:rsidR="00000000" w:rsidRPr="00000000">
        <w:rPr>
          <w:rtl w:val="0"/>
        </w:rPr>
        <w:t xml:space="preserve">Liu, L., Cheng, Y., Wang, S., Wei, C., Pöhlker, M. L., Pöhlker, C., Artaxo, P., Shrivastava, M., Andreae, M. O., Pöschl, U., &amp; Su, H. (2020a). Impact of biomass burning aerosols on radiation, clouds, and precipitation over the Amazon: relative importance of aerosol–cloud and aerosol–radiation interactions.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(21), 13283–13301. https://doi.org/10.5194/acp-20-13283-2020</w:t>
      </w:r>
    </w:p>
    <w:p w:rsidR="00000000" w:rsidDel="00000000" w:rsidP="00000000" w:rsidRDefault="00000000" w:rsidRPr="00000000" w14:paraId="000009ED">
      <w:pPr>
        <w:ind w:left="720"/>
        <w:rPr/>
      </w:pPr>
      <w:r w:rsidDel="00000000" w:rsidR="00000000" w:rsidRPr="00000000">
        <w:rPr>
          <w:rtl w:val="0"/>
        </w:rPr>
        <w:t xml:space="preserve">Liu, L., Cheng, Y., Wang, S., Wei, C., Pöhlker, M. L., Pöhlker, C., Artaxo, P., Shrivastava, M., Andreae, M. O., Pöschl, U., &amp; Su, H. (2020b). Impact of biomass burning aerosols on radiation, clouds, and precipitation over the Amazon: Relative importance of aerosol-cloud and aerosol-radiation interactions.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(21), 13283–13301. https://doi.org/10.5194/ACP-20-13283-2020</w:t>
      </w:r>
    </w:p>
    <w:p w:rsidR="00000000" w:rsidDel="00000000" w:rsidP="00000000" w:rsidRDefault="00000000" w:rsidRPr="00000000" w14:paraId="000009EE">
      <w:pPr>
        <w:ind w:left="720"/>
        <w:rPr/>
      </w:pPr>
      <w:r w:rsidDel="00000000" w:rsidR="00000000" w:rsidRPr="00000000">
        <w:rPr>
          <w:rtl w:val="0"/>
        </w:rPr>
        <w:t xml:space="preserve">Liu, W. ;, Zhang, X. ;, Xu, H. ;, Zhao, T. ;, Wang, J. ;, Li, Z. ;, Liu, L., Liu, W., Zhang, X., Xu, H., Zhao, T., Wang, J., Li, Z., &amp; Liu, L. (2024). Characterizing the Accelerated Global Carbon Emissions from Forest Loss during 1985–2020 Using Fine-Resolution Remote Sensing Datasets. </w:t>
      </w:r>
      <w:r w:rsidDel="00000000" w:rsidR="00000000" w:rsidRPr="00000000">
        <w:rPr>
          <w:i w:val="1"/>
          <w:rtl w:val="0"/>
        </w:rPr>
        <w:t xml:space="preserve">Remote Sensing 2024, Vol. 16, Page 978</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(6), 978. https://doi.org/10.3390/RS16060978</w:t>
      </w:r>
    </w:p>
    <w:p w:rsidR="00000000" w:rsidDel="00000000" w:rsidP="00000000" w:rsidRDefault="00000000" w:rsidRPr="00000000" w14:paraId="000009EF">
      <w:pPr>
        <w:ind w:left="720"/>
        <w:rPr/>
      </w:pPr>
      <w:r w:rsidDel="00000000" w:rsidR="00000000" w:rsidRPr="00000000">
        <w:rPr>
          <w:rtl w:val="0"/>
        </w:rPr>
        <w:t xml:space="preserve">Lloyd, M. K., Stein, R. A., Ibarra, D. E., Barclay, R. S., Wing, S. L., Stahle, D. W., Dawson, T. E., &amp; Stolper, D. A. (2023). Isotopic clumping in wood as a proxy for photorespiration in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(46), e2306736120. https://doi.org/10.1073/PNAS.2306736120/SUPPL_FILE/PNAS.2306736120.SD01.XLSX</w:t>
      </w:r>
    </w:p>
    <w:p w:rsidR="00000000" w:rsidDel="00000000" w:rsidP="00000000" w:rsidRDefault="00000000" w:rsidRPr="00000000" w14:paraId="000009F0">
      <w:pPr>
        <w:ind w:left="720"/>
        <w:rPr/>
      </w:pPr>
      <w:r w:rsidDel="00000000" w:rsidR="00000000" w:rsidRPr="00000000">
        <w:rPr>
          <w:rtl w:val="0"/>
        </w:rPr>
        <w:t xml:space="preserve">Londres, M., Salk, C., Andersson, K. P., Tengö, M., Brondizio, E. S., Russo Lopes, G., Siani, S. M. O., Molina-Garzón, A., Gonzales, T., Montoya, D. R., Futemma, C., de Castro, F., &amp; Tourne, D. C. M. (2023a). Place-based solutions for global social-ecological dilemmas: An analysis of locally grounded, diversified, and cross-scalar initiatives in the Amazon.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 102718. https://doi.org/10.1016/J.GLOENVCHA.2023.102718</w:t>
      </w:r>
    </w:p>
    <w:p w:rsidR="00000000" w:rsidDel="00000000" w:rsidP="00000000" w:rsidRDefault="00000000" w:rsidRPr="00000000" w14:paraId="000009F1">
      <w:pPr>
        <w:ind w:left="720"/>
        <w:rPr/>
      </w:pPr>
      <w:r w:rsidDel="00000000" w:rsidR="00000000" w:rsidRPr="00000000">
        <w:rPr>
          <w:rtl w:val="0"/>
        </w:rPr>
        <w:t xml:space="preserve">Londres, M., Salk, C., Andersson, K. P., Tengö, M., Brondizio, E. S., Russo Lopes, G., Siani, S. M. O., Molina-Garzón, A., Gonzales, T., Montoya, D. R., Futemma, C., de Castro, F., &amp; Tourne, D. C. M. (2023b). Place-based solutions for global social-ecological dilemmas: An analysis of locally grounded, diversified, and cross-scalar initiatives in the Amazon.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 102718. https://doi.org/10.1016/J.GLOENVCHA.2023.102718</w:t>
      </w:r>
    </w:p>
    <w:p w:rsidR="00000000" w:rsidDel="00000000" w:rsidP="00000000" w:rsidRDefault="00000000" w:rsidRPr="00000000" w14:paraId="000009F2">
      <w:pPr>
        <w:ind w:left="720"/>
        <w:rPr/>
      </w:pPr>
      <w:r w:rsidDel="00000000" w:rsidR="00000000" w:rsidRPr="00000000">
        <w:rPr>
          <w:rtl w:val="0"/>
        </w:rPr>
        <w:t xml:space="preserve">Longo, M., Knox, R. G., Medvigy, D. M., Levine, N. M., Dietze, M. C., Kim, Y., Swann, A. L. S., Zhang, K., Rollinson, C. R., Bras, R. L., Wofsy, S. C., &amp; Moorcroft, P. R. (2019). The biophysics, ecology, and biogeochemistry of functionally diverse, vertically and horizontally heterogeneous ecosystems: The Ecosystem Demography model, version 2.2-Part 1: Model description.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(10), 4309–4346. https://doi.org/10.5194/GMD-12-4309-2019</w:t>
      </w:r>
    </w:p>
    <w:p w:rsidR="00000000" w:rsidDel="00000000" w:rsidP="00000000" w:rsidRDefault="00000000" w:rsidRPr="00000000" w14:paraId="000009F3">
      <w:pPr>
        <w:ind w:left="720"/>
        <w:rPr/>
      </w:pPr>
      <w:r w:rsidDel="00000000" w:rsidR="00000000" w:rsidRPr="00000000">
        <w:rPr>
          <w:rtl w:val="0"/>
        </w:rPr>
        <w:t xml:space="preserve">Longo, M., Saatchi, S., Keller, M., Bowman, K., Ferraz, A., Moorcroft, P. R., Morton, D. C., Bonal, D., Brando, P., Burban, B., Derroire, G., dos-Santos, M. N., Meyer, V., Saleska, S., Trumbore, S., &amp; Vincent, G. (2020). Impacts of Degradation on Water, Energy, and Carbon Cycling of the Amazon Tropical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(8), e2020JG005677. https://doi.org/10.1029/2020JG005677</w:t>
      </w:r>
    </w:p>
    <w:p w:rsidR="00000000" w:rsidDel="00000000" w:rsidP="00000000" w:rsidRDefault="00000000" w:rsidRPr="00000000" w14:paraId="000009F4">
      <w:pPr>
        <w:ind w:left="720"/>
        <w:rPr/>
      </w:pPr>
      <w:r w:rsidDel="00000000" w:rsidR="00000000" w:rsidRPr="00000000">
        <w:rPr>
          <w:rtl w:val="0"/>
        </w:rPr>
        <w:t xml:space="preserve">Lopes, A. P., Nelson, B. W., Wu, J., Graça, P. M. L. de A., Tavares, J. V., Prohaska, N., Martins, G. A., &amp; Saleska, S. R. (2016). Leaf flush drives dry season green-up of the Central Amazon.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182</w:t>
      </w:r>
      <w:r w:rsidDel="00000000" w:rsidR="00000000" w:rsidRPr="00000000">
        <w:rPr>
          <w:rtl w:val="0"/>
        </w:rPr>
        <w:t xml:space="preserve">, 90–98. https://doi.org/10.1016/J.RSE.2016.05.009</w:t>
      </w:r>
    </w:p>
    <w:p w:rsidR="00000000" w:rsidDel="00000000" w:rsidP="00000000" w:rsidRDefault="00000000" w:rsidRPr="00000000" w14:paraId="000009F5">
      <w:pPr>
        <w:ind w:left="720"/>
        <w:rPr/>
      </w:pPr>
      <w:r w:rsidDel="00000000" w:rsidR="00000000" w:rsidRPr="00000000">
        <w:rPr>
          <w:rtl w:val="0"/>
        </w:rPr>
        <w:t xml:space="preserve">López-Ballesteros, A., Beck, J., Bombelli, A., Grieco, E., Lorencová, E. K., Merbold, L., Brümmer, C., Hugo, W., Scholes, R., Vačkář, D., Vermeulen, A., Acosta, M., Butterbach-Bahl, K., Helmschrot, J., Kim, D.-G., Jones, M., Jorch, V., Pavelka, M., Skjelvan, I., &amp; Saunders, M. (2018). Towards a feasible and representative pan-African research infrastructure network for GHG observations.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085003. https://doi.org/10.1088/1748-9326/aad66c</w:t>
      </w:r>
    </w:p>
    <w:p w:rsidR="00000000" w:rsidDel="00000000" w:rsidP="00000000" w:rsidRDefault="00000000" w:rsidRPr="00000000" w14:paraId="000009F6">
      <w:pPr>
        <w:ind w:left="720"/>
        <w:rPr/>
      </w:pPr>
      <w:r w:rsidDel="00000000" w:rsidR="00000000" w:rsidRPr="00000000">
        <w:rPr>
          <w:rtl w:val="0"/>
        </w:rPr>
        <w:t xml:space="preserve">Lorente, A., Borsdorff, T., Butz, A., Hasekamp, O., aan de Brugh, J., Schneider, A., Wu, L., Hase, F., Kivi, R., Wunch, D., Pollard, D. F., Shiomi, K., Deutscher, N. M., Velazco, V. A., Roehl, C. M., Wennberg, P. O., Warneke, T., &amp; Landgraf, J. (2021). Methane retrieved from TROPOMI: improvement of the data product and validation of the first 2 years of measurements.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665–684. https://doi.org/10.5194/amt-14-665-2021</w:t>
      </w:r>
    </w:p>
    <w:p w:rsidR="00000000" w:rsidDel="00000000" w:rsidP="00000000" w:rsidRDefault="00000000" w:rsidRPr="00000000" w14:paraId="000009F7">
      <w:pPr>
        <w:ind w:left="720"/>
        <w:rPr/>
      </w:pPr>
      <w:r w:rsidDel="00000000" w:rsidR="00000000" w:rsidRPr="00000000">
        <w:rPr>
          <w:rtl w:val="0"/>
        </w:rPr>
        <w:t xml:space="preserve">Lovejoy, T. E., &amp; Nobre, C. (2018). Amazon tipping point.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https://doi.org/10.1126/SCIADV.AAT2340/ASSET/18033208-1A01-4F0A-BABE-C4B8D81694CA/ASSETS/GRAPHIC/AAT2340-FB.JPEG</w:t>
      </w:r>
    </w:p>
    <w:p w:rsidR="00000000" w:rsidDel="00000000" w:rsidP="00000000" w:rsidRDefault="00000000" w:rsidRPr="00000000" w14:paraId="000009F8">
      <w:pPr>
        <w:ind w:left="720"/>
        <w:rPr/>
      </w:pPr>
      <w:r w:rsidDel="00000000" w:rsidR="00000000" w:rsidRPr="00000000">
        <w:rPr>
          <w:rtl w:val="0"/>
        </w:rPr>
        <w:t xml:space="preserve">Lunt, M. M., Palmer, P. P., Feng, L., Taylor, C. C., Boesch, H., &amp; Parker, R. R. (2019). An increase in methane emissions from tropical Africa between 2010 and 2016 inferred from satellite data.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14721–14740. https://doi.org/10.5194/ACP-19-14721-2019</w:t>
      </w:r>
    </w:p>
    <w:p w:rsidR="00000000" w:rsidDel="00000000" w:rsidP="00000000" w:rsidRDefault="00000000" w:rsidRPr="00000000" w14:paraId="000009F9">
      <w:pPr>
        <w:ind w:left="720"/>
        <w:rPr/>
      </w:pPr>
      <w:r w:rsidDel="00000000" w:rsidR="00000000" w:rsidRPr="00000000">
        <w:rPr>
          <w:rtl w:val="0"/>
        </w:rPr>
        <w:t xml:space="preserve">Luyssaert, S., Inglima, I., Jung, M., Richardson, A. D., Reichstein, M., Papale, D., Piao, S. L., Schulze, E. D., Wingate, L., Matteucci, G., Aragao, L., Aubinet, M., Beer, C., Bernhofer, C., Black, K. G., Bonal, D., Bonnefond, J. M., Chambers, J., Ciais, P., … Janssens, I. A. (2007). CO2 balance of boreal, temperate, and tropical forests derived from a global database.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(12), 2509–2537. https://doi.org/10.1111/j.1365-2486.2007.01439.x</w:t>
      </w:r>
    </w:p>
    <w:p w:rsidR="00000000" w:rsidDel="00000000" w:rsidP="00000000" w:rsidRDefault="00000000" w:rsidRPr="00000000" w14:paraId="000009FA">
      <w:pPr>
        <w:ind w:left="720"/>
        <w:rPr/>
      </w:pPr>
      <w:r w:rsidDel="00000000" w:rsidR="00000000" w:rsidRPr="00000000">
        <w:rPr>
          <w:rtl w:val="0"/>
        </w:rPr>
        <w:t xml:space="preserve">Lyu, M., Giardina, C. P., &amp; Litton, C. M. (2021). Interannual variation in rainfall modulates temperature sensitivity of carbon allocation and flux in a tropical montane wet forest.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(16), 3824–3836. https://doi.org/10.1111/gcb.15664</w:t>
      </w:r>
    </w:p>
    <w:p w:rsidR="00000000" w:rsidDel="00000000" w:rsidP="00000000" w:rsidRDefault="00000000" w:rsidRPr="00000000" w14:paraId="000009FB">
      <w:pPr>
        <w:ind w:left="720"/>
        <w:rPr/>
      </w:pPr>
      <w:r w:rsidDel="00000000" w:rsidR="00000000" w:rsidRPr="00000000">
        <w:rPr>
          <w:rtl w:val="0"/>
        </w:rPr>
        <w:t xml:space="preserve">Ma, A. L., Worden, J. R., Bloom, A. A., Data, D. J. J., Bloom, : A Anthony, Zhang, Y., Poulter, B., Jacob, D. J., Yin, Y., Pandey, S., Maasakkers, J. D., Lu, X., Shen, L., Sheng, J., Frankenberg, C., Miller, C. E., &amp; Cusworth, D. H. (2021). Satellite Constraints on the Latitudinal Distribution and Temperature Sensitivity of Wetland Methane Emissions.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e2021AV000408. https://doi.org/10.1029/2021AV000408</w:t>
      </w:r>
    </w:p>
    <w:p w:rsidR="00000000" w:rsidDel="00000000" w:rsidP="00000000" w:rsidRDefault="00000000" w:rsidRPr="00000000" w14:paraId="000009FC">
      <w:pPr>
        <w:ind w:left="720"/>
        <w:rPr/>
      </w:pPr>
      <w:r w:rsidDel="00000000" w:rsidR="00000000" w:rsidRPr="00000000">
        <w:rPr>
          <w:rtl w:val="0"/>
        </w:rPr>
        <w:t xml:space="preserve">Magnani, F., Mencuccini, M., Borghetti, M., Berbigier, P., Berninger, F., Delzon, S., Grelle, A., Hari, P., Jarvis, P. G., Kolari, P., Kowalski, A. S., Lankreijer, H., Law, B. E., Lindroth, A., Loustau, D., Manca, G., Moncrieff, J. B., Rayment, M., Tedeschi, V., … Grace, J. (2007). The human footprint in the carbon cycle of temperate and boreal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447</w:t>
      </w:r>
      <w:r w:rsidDel="00000000" w:rsidR="00000000" w:rsidRPr="00000000">
        <w:rPr>
          <w:rtl w:val="0"/>
        </w:rPr>
        <w:t xml:space="preserve">(7146), 849–851. https://doi.org/10.1038/nature05847</w:t>
      </w:r>
    </w:p>
    <w:p w:rsidR="00000000" w:rsidDel="00000000" w:rsidP="00000000" w:rsidRDefault="00000000" w:rsidRPr="00000000" w14:paraId="000009FD">
      <w:pPr>
        <w:ind w:left="720"/>
        <w:rPr/>
      </w:pPr>
      <w:r w:rsidDel="00000000" w:rsidR="00000000" w:rsidRPr="00000000">
        <w:rPr>
          <w:rtl w:val="0"/>
        </w:rPr>
        <w:t xml:space="preserve">Mahmood, R., Pielke, R. A., Hubbard, K. G., Niyogi, D., Dirmeyer, P. A., Mcalpine, C., Carleton, A. M., Hale, R., Gameda, S., Beltrán-Przekurat, A., Baker, B., Mcnider, R., Legates, D. R., Shepherd, M., Du, J., Blanken, P. D., Frauenfeld, O. W., Nair, U. S., &amp; Fall, S. (2014). Land cover changes and their biogeophysical effects on climate.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(4), 929–953. https://doi.org/10.1002/JOC.3736</w:t>
      </w:r>
    </w:p>
    <w:p w:rsidR="00000000" w:rsidDel="00000000" w:rsidP="00000000" w:rsidRDefault="00000000" w:rsidRPr="00000000" w14:paraId="000009FE">
      <w:pPr>
        <w:ind w:left="720"/>
        <w:rPr/>
      </w:pPr>
      <w:r w:rsidDel="00000000" w:rsidR="00000000" w:rsidRPr="00000000">
        <w:rPr>
          <w:rtl w:val="0"/>
        </w:rPr>
        <w:t xml:space="preserve">Malhi, Y., Adu-Bredu, S., Asare, R. A., Lewis, S. L., &amp; Mayaux, P. (2013). African rainforests: past, present and future.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https://doi.org/10.1098/RSTB.2012.0312</w:t>
      </w:r>
    </w:p>
    <w:p w:rsidR="00000000" w:rsidDel="00000000" w:rsidP="00000000" w:rsidRDefault="00000000" w:rsidRPr="00000000" w14:paraId="000009FF">
      <w:pPr>
        <w:ind w:left="720"/>
        <w:rPr/>
      </w:pPr>
      <w:r w:rsidDel="00000000" w:rsidR="00000000" w:rsidRPr="00000000">
        <w:rPr>
          <w:rtl w:val="0"/>
        </w:rPr>
        <w:t xml:space="preserve">Malhi, Y., Aragão, L. E. O. C., Galbraith, D., Huntingford, C., Fisher, R., Zelazowski, P., Sitch, S., McSweeney, C., &amp; Meir, P. (2009). Exploring the likelihood and mechanism of a climate-change-induced dieback of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(49), 20610–20615. https://doi.org/10.1073/PNAS.0804619106/SUPPL_FILE/0804619106SI.PDF</w:t>
      </w:r>
    </w:p>
    <w:p w:rsidR="00000000" w:rsidDel="00000000" w:rsidP="00000000" w:rsidRDefault="00000000" w:rsidRPr="00000000" w14:paraId="00000A00">
      <w:pPr>
        <w:ind w:left="720"/>
        <w:rPr/>
      </w:pPr>
      <w:r w:rsidDel="00000000" w:rsidR="00000000" w:rsidRPr="00000000">
        <w:rPr>
          <w:rtl w:val="0"/>
        </w:rPr>
        <w:t xml:space="preserve">Malhi, Y., Baldocchi, D. D., &amp; Jarvis, P. G. (1999). The carbon balance of tropical, temperate and boreal forests. </w:t>
      </w:r>
      <w:r w:rsidDel="00000000" w:rsidR="00000000" w:rsidRPr="00000000">
        <w:rPr>
          <w:i w:val="1"/>
          <w:rtl w:val="0"/>
        </w:rPr>
        <w:t xml:space="preserve">Plant, Cell &amp; Environment</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(6), 715–740. https://doi.org/10.1046/J.1365-3040.1999.00453.X</w:t>
      </w:r>
    </w:p>
    <w:p w:rsidR="00000000" w:rsidDel="00000000" w:rsidP="00000000" w:rsidRDefault="00000000" w:rsidRPr="00000000" w14:paraId="00000A01">
      <w:pPr>
        <w:ind w:left="720"/>
        <w:rPr/>
      </w:pPr>
      <w:r w:rsidDel="00000000" w:rsidR="00000000" w:rsidRPr="00000000">
        <w:rPr>
          <w:rtl w:val="0"/>
        </w:rPr>
        <w:t xml:space="preserve">Malhi, Y., Gardner, T. A., Goldsmith, G. R., Silman, M. R., &amp; Zelazowski, P. (2014). Tropical forests in the anthropocene.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(Volume 39, 2014), 125–159. https://doi.org/10.1146/ANNUREV-ENVIRON-030713-155141/CITE/REFWORKS</w:t>
      </w:r>
    </w:p>
    <w:p w:rsidR="00000000" w:rsidDel="00000000" w:rsidP="00000000" w:rsidRDefault="00000000" w:rsidRPr="00000000" w14:paraId="00000A02">
      <w:pPr>
        <w:ind w:left="720"/>
        <w:rPr/>
      </w:pPr>
      <w:r w:rsidDel="00000000" w:rsidR="00000000" w:rsidRPr="00000000">
        <w:rPr>
          <w:rtl w:val="0"/>
        </w:rPr>
        <w:t xml:space="preserve">Manoli, G., Meijide, A., Huth, N., Knohl, A., Kosugi, Y., Burlando, P., Ghazoul, J., &amp; Fatichi, S. (2018). Ecohydrological changes after tropical forest conversion to oil palm.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(6), 064035. https://doi.org/10.1088/1748-9326/AAC54E</w:t>
      </w:r>
    </w:p>
    <w:p w:rsidR="00000000" w:rsidDel="00000000" w:rsidP="00000000" w:rsidRDefault="00000000" w:rsidRPr="00000000" w14:paraId="00000A03">
      <w:pPr>
        <w:ind w:left="720"/>
        <w:rPr/>
      </w:pPr>
      <w:r w:rsidDel="00000000" w:rsidR="00000000" w:rsidRPr="00000000">
        <w:rPr>
          <w:rtl w:val="0"/>
        </w:rPr>
        <w:t xml:space="preserve">Manu, R., Corre, M. D., Aleeje, A., Mwanjalolo, M. J. G., Babweteera, F., Veldkamp, E., &amp; van Straaten, O. (2022). Responses of tree growth and biomass production to nutrient addition in a semi-deciduous tropical forest in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(6), 1–15. https://doi.org/10.1002/ecy.3659</w:t>
      </w:r>
    </w:p>
    <w:p w:rsidR="00000000" w:rsidDel="00000000" w:rsidP="00000000" w:rsidRDefault="00000000" w:rsidRPr="00000000" w14:paraId="00000A04">
      <w:pPr>
        <w:ind w:left="720"/>
        <w:rPr/>
      </w:pPr>
      <w:r w:rsidDel="00000000" w:rsidR="00000000" w:rsidRPr="00000000">
        <w:rPr>
          <w:rtl w:val="0"/>
        </w:rPr>
        <w:t xml:space="preserve">Manu, R., Iddris, N. A.-A., Corre, M. D., Aleeje, A., Mwanjalolo, M. J. G., van Straaten, O., &amp; Veldkamp, E. (2024). Response of tropical forest productivity to seasonal drought mediated by potassium and phosphorus availability.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(6), 524–531. https://doi.org/10.1038/s41561-024-01448-8</w:t>
      </w:r>
    </w:p>
    <w:p w:rsidR="00000000" w:rsidDel="00000000" w:rsidP="00000000" w:rsidRDefault="00000000" w:rsidRPr="00000000" w14:paraId="00000A05">
      <w:pPr>
        <w:ind w:left="720"/>
        <w:rPr/>
      </w:pPr>
      <w:r w:rsidDel="00000000" w:rsidR="00000000" w:rsidRPr="00000000">
        <w:rPr>
          <w:i w:val="1"/>
          <w:rtl w:val="0"/>
        </w:rPr>
        <w:t xml:space="preserve">Mapbiomas Alerta</w:t>
      </w:r>
      <w:r w:rsidDel="00000000" w:rsidR="00000000" w:rsidRPr="00000000">
        <w:rPr>
          <w:rtl w:val="0"/>
        </w:rPr>
        <w:t xml:space="preserve">. (n.d.). Retrieved September 16, 2024, from https://alerta.mapbiomas.org/en/relatorio/</w:t>
      </w:r>
    </w:p>
    <w:p w:rsidR="00000000" w:rsidDel="00000000" w:rsidP="00000000" w:rsidRDefault="00000000" w:rsidRPr="00000000" w14:paraId="00000A06">
      <w:pPr>
        <w:ind w:left="720"/>
        <w:rPr/>
      </w:pPr>
      <w:r w:rsidDel="00000000" w:rsidR="00000000" w:rsidRPr="00000000">
        <w:rPr>
          <w:rtl w:val="0"/>
        </w:rPr>
        <w:t xml:space="preserve">Marengo, J. A., &amp; Espinoza, J. C. (2016). Extreme seasonal droughts and floods in Amazonia: causes, trends and impacts.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(3), 1033–1050. https://doi.org/10.1002/JOC.4420</w:t>
      </w:r>
    </w:p>
    <w:p w:rsidR="00000000" w:rsidDel="00000000" w:rsidP="00000000" w:rsidRDefault="00000000" w:rsidRPr="00000000" w14:paraId="00000A07">
      <w:pPr>
        <w:ind w:left="720"/>
        <w:rPr/>
      </w:pPr>
      <w:r w:rsidDel="00000000" w:rsidR="00000000" w:rsidRPr="00000000">
        <w:rPr>
          <w:rtl w:val="0"/>
        </w:rPr>
        <w:t xml:space="preserve">Martin, R. E., Dana Chadwick, K., Brodrick, P. G., Carranza-Jimenez, L., Vaughn, N. R., &amp; Asner, G. P. (2018). An approach for foliar trait retrieval from airborne imaging spectroscopy of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https://doi.org/10.3390/rs10020199</w:t>
      </w:r>
    </w:p>
    <w:p w:rsidR="00000000" w:rsidDel="00000000" w:rsidP="00000000" w:rsidRDefault="00000000" w:rsidRPr="00000000" w14:paraId="00000A08">
      <w:pPr>
        <w:ind w:left="720"/>
        <w:rPr/>
      </w:pPr>
      <w:r w:rsidDel="00000000" w:rsidR="00000000" w:rsidRPr="00000000">
        <w:rPr>
          <w:rtl w:val="0"/>
        </w:rPr>
        <w:t xml:space="preserve">Martins, V. S., Novo, E. M. L. M., Lyapustin, A., Aragão, L. E. O. C., Freitas, S. R., &amp; Barbosa, C. C. F. (2018). Seasonal and interannual assessment of cloud cover and atmospheric constituents across the Amazon (2000–2015): Insights for remote sensing and climate analysis. </w:t>
      </w:r>
      <w:r w:rsidDel="00000000" w:rsidR="00000000" w:rsidRPr="00000000">
        <w:rPr>
          <w:i w:val="1"/>
          <w:rtl w:val="0"/>
        </w:rPr>
        <w:t xml:space="preserve">ISPRS Journal of Photogrammetry and Remote Sensing</w:t>
      </w:r>
      <w:r w:rsidDel="00000000" w:rsidR="00000000" w:rsidRPr="00000000">
        <w:rPr>
          <w:rtl w:val="0"/>
        </w:rPr>
        <w:t xml:space="preserve">, </w:t>
      </w:r>
      <w:r w:rsidDel="00000000" w:rsidR="00000000" w:rsidRPr="00000000">
        <w:rPr>
          <w:i w:val="1"/>
          <w:rtl w:val="0"/>
        </w:rPr>
        <w:t xml:space="preserve">145</w:t>
      </w:r>
      <w:r w:rsidDel="00000000" w:rsidR="00000000" w:rsidRPr="00000000">
        <w:rPr>
          <w:rtl w:val="0"/>
        </w:rPr>
        <w:t xml:space="preserve">, 309–327. https://doi.org/10.1016/j.isprsjprs.2018.05.013</w:t>
      </w:r>
    </w:p>
    <w:p w:rsidR="00000000" w:rsidDel="00000000" w:rsidP="00000000" w:rsidRDefault="00000000" w:rsidRPr="00000000" w14:paraId="00000A09">
      <w:pPr>
        <w:ind w:left="720"/>
        <w:rPr/>
      </w:pPr>
      <w:r w:rsidDel="00000000" w:rsidR="00000000" w:rsidRPr="00000000">
        <w:rPr>
          <w:rtl w:val="0"/>
        </w:rPr>
        <w:t xml:space="preserve">Marvin, D. C., Asner, G. P., Knapp, D. E., Anderson, C. B., Martin, R. E., Sinca, F., &amp; Tupayachi, R. (2014). Amazonian landscapes and the bias in field studies of forest structure and biomass.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(48), E5224–E5232. https://doi.org/10.1073/PNAS.1412999111/SUPPL_FILE/PNAS.201412999SI.PDF</w:t>
      </w:r>
    </w:p>
    <w:p w:rsidR="00000000" w:rsidDel="00000000" w:rsidP="00000000" w:rsidRDefault="00000000" w:rsidRPr="00000000" w14:paraId="00000A0A">
      <w:pPr>
        <w:ind w:left="720"/>
        <w:rPr/>
      </w:pPr>
      <w:r w:rsidDel="00000000" w:rsidR="00000000" w:rsidRPr="00000000">
        <w:rPr>
          <w:rtl w:val="0"/>
        </w:rPr>
        <w:t xml:space="preserve">Maxwell, S. L., Evans, T., Watson, J. E. M., Morel, A., Grantham, H., Duncan, A., Harris, N., Potapov, P., Runting, R. K., Venter, O., Wang, S., &amp; Malhi, Y. (2019). Degradation and forgone removals increase the carbon impact of intact forest loss by 626%.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(10). https://doi.org/10.1126/SCIADV.AAX2546/SUPPL_FILE/AAX2546_SM.PDF</w:t>
      </w:r>
    </w:p>
    <w:p w:rsidR="00000000" w:rsidDel="00000000" w:rsidP="00000000" w:rsidRDefault="00000000" w:rsidRPr="00000000" w14:paraId="00000A0B">
      <w:pPr>
        <w:ind w:left="720"/>
        <w:rPr/>
      </w:pPr>
      <w:r w:rsidDel="00000000" w:rsidR="00000000" w:rsidRPr="00000000">
        <w:rPr>
          <w:rtl w:val="0"/>
        </w:rPr>
        <w:t xml:space="preserve">Maynard, D. S., Bialic-Murphy, L., Zohner, C. M., Averill, C., van den Hoogen, J., Ma, H., Mo, L., Smith, G. R., Acosta, A. T. R., Aubin, I., Berenguer, E., Boonman, C. C. F., Catford, J. A., Cerabolini, B. E. L., Dias, A. S., González-Melo, A., Hietz, P., Lusk, C. H., Mori, A. S., … Crowther, T. W. (2022). Global relationships in tree functional traits.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1–12. https://doi.org/10.1038/s41467-022-30888-2</w:t>
      </w:r>
    </w:p>
    <w:p w:rsidR="00000000" w:rsidDel="00000000" w:rsidP="00000000" w:rsidRDefault="00000000" w:rsidRPr="00000000" w14:paraId="00000A0C">
      <w:pPr>
        <w:ind w:left="720"/>
        <w:rPr/>
      </w:pPr>
      <w:r w:rsidDel="00000000" w:rsidR="00000000" w:rsidRPr="00000000">
        <w:rPr>
          <w:rtl w:val="0"/>
        </w:rPr>
        <w:t xml:space="preserve">McDowell, N., Allen, C. D., Anderson-Teixeira, K., Brando, P., Brienen, R., Chambers, J., Christoffersen, B., Davies, S., Doughty, C., Duque, A., Espirito-Santo, F., Fisher, R., Fontes, C. G., Galbraith, D., Goodsman, D., Grossiord, C., Hartmann, H., Holm, J., Johnson, D. J., … Xu, X. (2018). Drivers and mechanisms of tree mortality in moist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851–869. https://doi.org/10.1111/NPH.15027</w:t>
      </w:r>
    </w:p>
    <w:p w:rsidR="00000000" w:rsidDel="00000000" w:rsidP="00000000" w:rsidRDefault="00000000" w:rsidRPr="00000000" w14:paraId="00000A0D">
      <w:pPr>
        <w:ind w:left="720"/>
        <w:rPr/>
      </w:pPr>
      <w:r w:rsidDel="00000000" w:rsidR="00000000" w:rsidRPr="00000000">
        <w:rPr>
          <w:rtl w:val="0"/>
        </w:rPr>
        <w:t xml:space="preserve">McDowell, N. G. (2011). Mechanisms Linking Drought, Hydraulics, Carbon Metabolism, and Vegetation Mortality. </w:t>
      </w:r>
      <w:r w:rsidDel="00000000" w:rsidR="00000000" w:rsidRPr="00000000">
        <w:rPr>
          <w:i w:val="1"/>
          <w:rtl w:val="0"/>
        </w:rPr>
        <w:t xml:space="preserve">Plant Physiology</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1051–1059. https://doi.org/10.1104/PP.110.170704</w:t>
      </w:r>
    </w:p>
    <w:p w:rsidR="00000000" w:rsidDel="00000000" w:rsidP="00000000" w:rsidRDefault="00000000" w:rsidRPr="00000000" w14:paraId="00000A0E">
      <w:pPr>
        <w:ind w:left="720"/>
        <w:rPr/>
      </w:pPr>
      <w:r w:rsidDel="00000000" w:rsidR="00000000" w:rsidRPr="00000000">
        <w:rPr>
          <w:rtl w:val="0"/>
        </w:rPr>
        <w:t xml:space="preserve">McDowell, N., Pockman, W. T., Allen, C. D., Breshears, D. D., Cobb, N., Kolb, T., Plaut, J., Sperry, J., West, A., Williams, D. G., &amp; Yepez, E. A. (2008). Mechanisms of plant survival and mortality during drought: why do some plants survive while others succumb to drought?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178</w:t>
      </w:r>
      <w:r w:rsidDel="00000000" w:rsidR="00000000" w:rsidRPr="00000000">
        <w:rPr>
          <w:rtl w:val="0"/>
        </w:rPr>
        <w:t xml:space="preserve">(4), 719–739. https://doi.org/10.1111/J.1469-8137.2008.02436.X</w:t>
      </w:r>
    </w:p>
    <w:p w:rsidR="00000000" w:rsidDel="00000000" w:rsidP="00000000" w:rsidRDefault="00000000" w:rsidRPr="00000000" w14:paraId="00000A0F">
      <w:pPr>
        <w:ind w:left="720"/>
        <w:rPr/>
      </w:pPr>
      <w:r w:rsidDel="00000000" w:rsidR="00000000" w:rsidRPr="00000000">
        <w:rPr>
          <w:rtl w:val="0"/>
        </w:rPr>
        <w:t xml:space="preserve">McGregor, I. R., Connette, G., &amp; Gray, J. M. (2024). A multi-source change detection algorithm supporting user customization and near real-time deforestation detections.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308</w:t>
      </w:r>
      <w:r w:rsidDel="00000000" w:rsidR="00000000" w:rsidRPr="00000000">
        <w:rPr>
          <w:rtl w:val="0"/>
        </w:rPr>
        <w:t xml:space="preserve">, 114195. https://doi.org/10.1016/J.RSE.2024.114195</w:t>
      </w:r>
    </w:p>
    <w:p w:rsidR="00000000" w:rsidDel="00000000" w:rsidP="00000000" w:rsidRDefault="00000000" w:rsidRPr="00000000" w14:paraId="00000A10">
      <w:pPr>
        <w:ind w:left="720"/>
        <w:rPr/>
      </w:pPr>
      <w:r w:rsidDel="00000000" w:rsidR="00000000" w:rsidRPr="00000000">
        <w:rPr>
          <w:rtl w:val="0"/>
        </w:rPr>
        <w:t xml:space="preserve">Melack, J. M., Basso, L. S., Fleischmann, A. S., Botía, S., Guo, M., Zhou, W., Barbosa, P. M., Amaral, J. H. F., &amp; MacIntyre, S. (2022). Challenges Regionalizing Methane Emissions Using Aquatic Environments in the Amazon Basin as Examples. In </w:t>
      </w:r>
      <w:r w:rsidDel="00000000" w:rsidR="00000000" w:rsidRPr="00000000">
        <w:rPr>
          <w:i w:val="1"/>
          <w:rtl w:val="0"/>
        </w:rPr>
        <w:t xml:space="preserve">Frontiers in Environmental Science</w:t>
      </w:r>
      <w:r w:rsidDel="00000000" w:rsidR="00000000" w:rsidRPr="00000000">
        <w:rPr>
          <w:rtl w:val="0"/>
        </w:rPr>
        <w:t xml:space="preserve"> (Vol. 10). https://doi.org/10.3389/fenvs.2022.866082</w:t>
      </w:r>
    </w:p>
    <w:p w:rsidR="00000000" w:rsidDel="00000000" w:rsidP="00000000" w:rsidRDefault="00000000" w:rsidRPr="00000000" w14:paraId="00000A11">
      <w:pPr>
        <w:ind w:left="720"/>
        <w:rPr/>
      </w:pPr>
      <w:r w:rsidDel="00000000" w:rsidR="00000000" w:rsidRPr="00000000">
        <w:rPr>
          <w:rtl w:val="0"/>
        </w:rPr>
        <w:t xml:space="preserve">Melton, J. R., Wania, R., Hodson, E. L., Poulter, B., Ringeval, B., Spahni, R., Bohn, T., Avis, C. A., Beerling, D. J., Chen, G., Eliseev, A. v., Denisov, S. N., Hopcroft, P. O., Lettenmaier, D. P., Riley, W. J., Singarayer, J. S., Subin, Z. M., Tian, H., Zürcher, S., … Kaplan, J. O. (2013). Present state of global wetland extent and wetland methane modelling: Conclusions from a model inter-comparison project (WETCHIMP).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https://doi.org/10.5194/bg-10-753-2013</w:t>
      </w:r>
    </w:p>
    <w:p w:rsidR="00000000" w:rsidDel="00000000" w:rsidP="00000000" w:rsidRDefault="00000000" w:rsidRPr="00000000" w14:paraId="00000A12">
      <w:pPr>
        <w:ind w:left="720"/>
        <w:rPr/>
      </w:pPr>
      <w:r w:rsidDel="00000000" w:rsidR="00000000" w:rsidRPr="00000000">
        <w:rPr>
          <w:rtl w:val="0"/>
        </w:rPr>
        <w:t xml:space="preserve">Mendoza-Ponce, A., Corona-Núñez, R., Kraxner, F., Leduc, S., &amp; Patrizio, P. (2018). Identifying effects of land use cover changes and climate change on terrestrial ecosystems and carbon stocks in Mexico.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12–23. https://doi.org/10.1016/J.GLOENVCHA.2018.08.004</w:t>
      </w:r>
    </w:p>
    <w:p w:rsidR="00000000" w:rsidDel="00000000" w:rsidP="00000000" w:rsidRDefault="00000000" w:rsidRPr="00000000" w14:paraId="00000A13">
      <w:pPr>
        <w:ind w:left="720"/>
        <w:rPr/>
      </w:pPr>
      <w:r w:rsidDel="00000000" w:rsidR="00000000" w:rsidRPr="00000000">
        <w:rPr>
          <w:rtl w:val="0"/>
        </w:rPr>
        <w:t xml:space="preserve">Meyfroidt, P., de Bremond, A., Ryan, C. M., Archer, E., Aspinall, R., Chhabra, A., Camara, G., Corbera, E., DeFries, R., Díaz, S., Dong, J., Ellis, E. C., Erb, K. H., Fisher, J. A., Garrett, R. D., Golubiewski, N. E., Grau, H. R., Grove, J. M., Haberl, H., … zu Ermgassen, E. K. H. J. (2022). Ten facts about land systems for sustainability.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(7), e2109217118. https://doi.org/10.1073/PNAS.2109217118</w:t>
      </w:r>
    </w:p>
    <w:p w:rsidR="00000000" w:rsidDel="00000000" w:rsidP="00000000" w:rsidRDefault="00000000" w:rsidRPr="00000000" w14:paraId="00000A14">
      <w:pPr>
        <w:ind w:left="720"/>
        <w:rPr/>
      </w:pPr>
      <w:r w:rsidDel="00000000" w:rsidR="00000000" w:rsidRPr="00000000">
        <w:rPr>
          <w:rtl w:val="0"/>
        </w:rPr>
        <w:t xml:space="preserve">Meyfroidt, P., Roy Chowdhury, R., de Bremond, A., Ellis, E. C., Erb, K. H., Filatova, T., Garrett, R. D., Grove, J. M., Heinimann, A., Kuemmerle, T., Kull, C. A., Lambin, E. F., Landon, Y., le Polain de Waroux, Y., Messerli, P., Müller, D., Nielsen, J., Peterson, G. D., Rodriguez García, V., … Verburg, P. H. (2018). Middle-range theories of land system change.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52–67. https://doi.org/10.1016/J.GLOENVCHA.2018.08.006</w:t>
      </w:r>
    </w:p>
    <w:p w:rsidR="00000000" w:rsidDel="00000000" w:rsidP="00000000" w:rsidRDefault="00000000" w:rsidRPr="00000000" w14:paraId="00000A15">
      <w:pPr>
        <w:ind w:left="720"/>
        <w:rPr/>
      </w:pPr>
      <w:r w:rsidDel="00000000" w:rsidR="00000000" w:rsidRPr="00000000">
        <w:rPr>
          <w:rtl w:val="0"/>
        </w:rPr>
        <w:t xml:space="preserve">Miller, S. D., Goulden, M. L., Hutyra, L. R., Keller, M., Saleska, S. R., Wofsy, S. C., Figueira, A. M. S., da Rocha, H. R., &amp; de Camargo, P. B. (2011). Reduced impact logging minimally alters tropical rainforest carbon and energy exchange.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(48), 19431–19435. https://doi.org/10.1073/pnas.1105068108</w:t>
      </w:r>
    </w:p>
    <w:p w:rsidR="00000000" w:rsidDel="00000000" w:rsidP="00000000" w:rsidRDefault="00000000" w:rsidRPr="00000000" w14:paraId="00000A16">
      <w:pPr>
        <w:ind w:left="720"/>
        <w:rPr/>
      </w:pPr>
      <w:r w:rsidDel="00000000" w:rsidR="00000000" w:rsidRPr="00000000">
        <w:rPr>
          <w:rtl w:val="0"/>
        </w:rPr>
        <w:t xml:space="preserve">Milodowski, D. T., Coomes, D. A., Swinfield, T., Jucker, T., Riutta, T., Malhi, Y., Svátek, M., Kvasnica, J., Burslem, D. F. R. P., Ewers, R. M., Teh, Y. A., &amp; Williams, M. (2021). The impact of logging on vertical canopy structure across a gradient of tropical forest degradation intensity in Borneo. </w:t>
      </w:r>
      <w:r w:rsidDel="00000000" w:rsidR="00000000" w:rsidRPr="00000000">
        <w:rPr>
          <w:i w:val="1"/>
          <w:rtl w:val="0"/>
        </w:rPr>
        <w:t xml:space="preserve">Journal of Applied Ecology</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(8), 1764–1775. https://doi.org/10.1111/1365-2664.13895</w:t>
      </w:r>
    </w:p>
    <w:p w:rsidR="00000000" w:rsidDel="00000000" w:rsidP="00000000" w:rsidRDefault="00000000" w:rsidRPr="00000000" w14:paraId="00000A17">
      <w:pPr>
        <w:ind w:left="720"/>
        <w:rPr/>
      </w:pPr>
      <w:r w:rsidDel="00000000" w:rsidR="00000000" w:rsidRPr="00000000">
        <w:rPr>
          <w:rtl w:val="0"/>
        </w:rPr>
        <w:t xml:space="preserve">Montini, T. L., Jones, C., &amp; Carvalho, L. M. V. (2019). The South American Low-Level Jet: A New Climatology, Variability, and Changes.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(3), 1200–1218. https://doi.org/10.1029/2018JD029634</w:t>
      </w:r>
    </w:p>
    <w:p w:rsidR="00000000" w:rsidDel="00000000" w:rsidP="00000000" w:rsidRDefault="00000000" w:rsidRPr="00000000" w14:paraId="00000A18">
      <w:pPr>
        <w:ind w:left="720"/>
        <w:rPr/>
      </w:pPr>
      <w:r w:rsidDel="00000000" w:rsidR="00000000" w:rsidRPr="00000000">
        <w:rPr>
          <w:rtl w:val="0"/>
        </w:rPr>
        <w:t xml:space="preserve">Morton, D. C., DeFries, R. S., Nagol, J., Souza, C. M., Kasischke, E. S., Hurtt, G. C., &amp; Dubayah, R. (2011). Mapping canopy damage from understory fires in Amazon forests using annual time series of Landsat and MODIS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(7), 1706–1720. https://doi.org/10.1016/J.RSE.2011.03.002</w:t>
      </w:r>
    </w:p>
    <w:p w:rsidR="00000000" w:rsidDel="00000000" w:rsidP="00000000" w:rsidRDefault="00000000" w:rsidRPr="00000000" w14:paraId="00000A19">
      <w:pPr>
        <w:ind w:left="720"/>
        <w:rPr/>
      </w:pPr>
      <w:r w:rsidDel="00000000" w:rsidR="00000000" w:rsidRPr="00000000">
        <w:rPr>
          <w:rtl w:val="0"/>
        </w:rPr>
        <w:t xml:space="preserve">Morton, D. C., Nagol, J., Carabajal, C. C., Rosette, J., Palace, M., Cook, B. D., Vermote, E. F., Harding, D. J., &amp; North, P. R. J. (2014). Amazon forests maintain consistent canopy structure and greenness during the dry season.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506</w:t>
      </w:r>
      <w:r w:rsidDel="00000000" w:rsidR="00000000" w:rsidRPr="00000000">
        <w:rPr>
          <w:rtl w:val="0"/>
        </w:rPr>
        <w:t xml:space="preserve">(7487), 221–224. https://doi.org/10.1038/NATURE13006</w:t>
      </w:r>
    </w:p>
    <w:p w:rsidR="00000000" w:rsidDel="00000000" w:rsidP="00000000" w:rsidRDefault="00000000" w:rsidRPr="00000000" w14:paraId="00000A1A">
      <w:pPr>
        <w:ind w:left="720"/>
        <w:rPr/>
      </w:pPr>
      <w:r w:rsidDel="00000000" w:rsidR="00000000" w:rsidRPr="00000000">
        <w:rPr>
          <w:rtl w:val="0"/>
        </w:rPr>
        <w:t xml:space="preserve">Muller-Landau, H. C., Cushman, K. C., Arroyo, E. E., Martinez Cano, I., Anderson-Teixeira, K. J., &amp; Backiel, B. (2021). Patterns and mechanisms of spatial variation in tropical forest productivity, woody residence time, and biomass.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229</w:t>
      </w:r>
      <w:r w:rsidDel="00000000" w:rsidR="00000000" w:rsidRPr="00000000">
        <w:rPr>
          <w:rtl w:val="0"/>
        </w:rPr>
        <w:t xml:space="preserve">(6), 3065–3087. https://doi.org/10.1111/NPH.17084</w:t>
      </w:r>
    </w:p>
    <w:p w:rsidR="00000000" w:rsidDel="00000000" w:rsidP="00000000" w:rsidRDefault="00000000" w:rsidRPr="00000000" w14:paraId="00000A1B">
      <w:pPr>
        <w:ind w:left="720"/>
        <w:rPr/>
      </w:pPr>
      <w:r w:rsidDel="00000000" w:rsidR="00000000" w:rsidRPr="00000000">
        <w:rPr>
          <w:rtl w:val="0"/>
        </w:rPr>
        <w:t xml:space="preserve">Muller-Landau, H. C., &amp; Hardesty, D. (2005). </w:t>
      </w:r>
      <w:r w:rsidDel="00000000" w:rsidR="00000000" w:rsidRPr="00000000">
        <w:rPr>
          <w:i w:val="1"/>
          <w:rtl w:val="0"/>
        </w:rPr>
        <w:t xml:space="preserve">Seed Dispersal of Woody Plants in Tropical Forests: Concepts, Examples and Future Directions</w:t>
      </w:r>
      <w:r w:rsidDel="00000000" w:rsidR="00000000" w:rsidRPr="00000000">
        <w:rPr>
          <w:rtl w:val="0"/>
        </w:rPr>
        <w:t xml:space="preserve">. http://repository.si.edu/xmlui/handle/10088/6680</w:t>
      </w:r>
    </w:p>
    <w:p w:rsidR="00000000" w:rsidDel="00000000" w:rsidP="00000000" w:rsidRDefault="00000000" w:rsidRPr="00000000" w14:paraId="00000A1C">
      <w:pPr>
        <w:ind w:left="720"/>
        <w:rPr/>
      </w:pPr>
      <w:r w:rsidDel="00000000" w:rsidR="00000000" w:rsidRPr="00000000">
        <w:rPr>
          <w:rtl w:val="0"/>
        </w:rPr>
        <w:t xml:space="preserve">Muller-Landau, H. C., &amp; Pacala, S. W. (2020). What Determines the Abundance of Lianas and Vines? In </w:t>
      </w:r>
      <w:r w:rsidDel="00000000" w:rsidR="00000000" w:rsidRPr="00000000">
        <w:rPr>
          <w:i w:val="1"/>
          <w:rtl w:val="0"/>
        </w:rPr>
        <w:t xml:space="preserve">Unsolved Problems in Ecology</w:t>
      </w:r>
      <w:r w:rsidDel="00000000" w:rsidR="00000000" w:rsidRPr="00000000">
        <w:rPr>
          <w:rtl w:val="0"/>
        </w:rPr>
        <w:t xml:space="preserve"> (pp. 239–264). Princeton University Press. https://doi.org/10.2307/j.ctvs9fh2n.23</w:t>
      </w:r>
    </w:p>
    <w:p w:rsidR="00000000" w:rsidDel="00000000" w:rsidP="00000000" w:rsidRDefault="00000000" w:rsidRPr="00000000" w14:paraId="00000A1D">
      <w:pPr>
        <w:ind w:left="720"/>
        <w:rPr/>
      </w:pPr>
      <w:r w:rsidDel="00000000" w:rsidR="00000000" w:rsidRPr="00000000">
        <w:rPr>
          <w:rtl w:val="0"/>
        </w:rPr>
        <w:t xml:space="preserve">Nagy, R. C., Balch, J. K., Bissell, E. K., Cattau, M. E., Glenn, N. F., Halpern, B. S., Ilangakoon, N., Johnson, B., Joseph, M. B., Marconi, S., O’Riordan, C., Sanovia, J., Swetnam, T. L., Travis, W. R., Wasser, L. A., Woolner, E., Zarnetske, P., Abdulrahim, M., Adler, J., … Zhu, K. (2021). Harnessing the NEON data revolution to advance open environmental science with a diverse and data-capable community.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(12). https://doi.org/10.1002/ecs2.3833</w:t>
      </w:r>
    </w:p>
    <w:p w:rsidR="00000000" w:rsidDel="00000000" w:rsidP="00000000" w:rsidRDefault="00000000" w:rsidRPr="00000000" w14:paraId="00000A1E">
      <w:pPr>
        <w:ind w:left="720"/>
        <w:rPr/>
      </w:pPr>
      <w:r w:rsidDel="00000000" w:rsidR="00000000" w:rsidRPr="00000000">
        <w:rPr>
          <w:rtl w:val="0"/>
        </w:rPr>
        <w:t xml:space="preserve">NASA. (n.d.). </w:t>
      </w:r>
      <w:r w:rsidDel="00000000" w:rsidR="00000000" w:rsidRPr="00000000">
        <w:rPr>
          <w:i w:val="1"/>
          <w:rtl w:val="0"/>
        </w:rPr>
        <w:t xml:space="preserve">Earth Science Enterprise Strategy National Aeronautics and Space Administration</w:t>
      </w:r>
      <w:r w:rsidDel="00000000" w:rsidR="00000000" w:rsidRPr="00000000">
        <w:rPr>
          <w:rtl w:val="0"/>
        </w:rPr>
        <w:t xml:space="preserve">. Retrieved September 16, 2024, from http://earth.nasa.gov</w:t>
      </w:r>
    </w:p>
    <w:p w:rsidR="00000000" w:rsidDel="00000000" w:rsidP="00000000" w:rsidRDefault="00000000" w:rsidRPr="00000000" w14:paraId="00000A1F">
      <w:pPr>
        <w:ind w:left="720"/>
        <w:rPr/>
      </w:pPr>
      <w:r w:rsidDel="00000000" w:rsidR="00000000" w:rsidRPr="00000000">
        <w:rPr>
          <w:rtl w:val="0"/>
        </w:rPr>
        <w:t xml:space="preserve">NASA. (2002). </w:t>
      </w:r>
      <w:r w:rsidDel="00000000" w:rsidR="00000000" w:rsidRPr="00000000">
        <w:rPr>
          <w:i w:val="1"/>
          <w:rtl w:val="0"/>
        </w:rPr>
        <w:t xml:space="preserve">EARTH SCIENCE ENTERPRISE APPLICATIONS STRATEGY for 2002-2012 National Aeronautics and Space Administration</w:t>
      </w:r>
      <w:r w:rsidDel="00000000" w:rsidR="00000000" w:rsidRPr="00000000">
        <w:rPr>
          <w:rtl w:val="0"/>
        </w:rPr>
        <w:t xml:space="preserve">. www.earth.nasa.gov.</w:t>
      </w:r>
    </w:p>
    <w:p w:rsidR="00000000" w:rsidDel="00000000" w:rsidP="00000000" w:rsidRDefault="00000000" w:rsidRPr="00000000" w14:paraId="00000A20">
      <w:pPr>
        <w:ind w:left="720"/>
        <w:rPr/>
      </w:pPr>
      <w:r w:rsidDel="00000000" w:rsidR="00000000" w:rsidRPr="00000000">
        <w:rPr>
          <w:rtl w:val="0"/>
        </w:rPr>
        <w:t xml:space="preserve">National Academies of Sciences, E. and M. (2018). Thriving on Our Changing Planet: A Decadal Strategy for Earth Observation from Space. </w:t>
      </w:r>
      <w:r w:rsidDel="00000000" w:rsidR="00000000" w:rsidRPr="00000000">
        <w:rPr>
          <w:i w:val="1"/>
          <w:rtl w:val="0"/>
        </w:rPr>
        <w:t xml:space="preserve">Thriving on Our Changing Planet</w:t>
      </w:r>
      <w:r w:rsidDel="00000000" w:rsidR="00000000" w:rsidRPr="00000000">
        <w:rPr>
          <w:rtl w:val="0"/>
        </w:rPr>
        <w:t xml:space="preserve">, 1–694. https://doi.org/10.17226/24938</w:t>
      </w:r>
    </w:p>
    <w:p w:rsidR="00000000" w:rsidDel="00000000" w:rsidP="00000000" w:rsidRDefault="00000000" w:rsidRPr="00000000" w14:paraId="00000A21">
      <w:pPr>
        <w:ind w:left="720"/>
        <w:rPr/>
      </w:pPr>
      <w:r w:rsidDel="00000000" w:rsidR="00000000" w:rsidRPr="00000000">
        <w:rPr>
          <w:rtl w:val="0"/>
        </w:rPr>
        <w:t xml:space="preserve">Ndehedehe, C. E., Anyah, R. O., Alsdorf, D., Agutu, N. O., &amp; Ferreira, V. G. (2019). Modelling the impacts of global multi-scale climatic drivers on hydro-climatic extremes (1901–2014) over the Congo basin.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651</w:t>
      </w:r>
      <w:r w:rsidDel="00000000" w:rsidR="00000000" w:rsidRPr="00000000">
        <w:rPr>
          <w:rtl w:val="0"/>
        </w:rPr>
        <w:t xml:space="preserve">, 1569–1587. https://doi.org/10.1016/J.SCITOTENV.2018.09.203</w:t>
      </w:r>
    </w:p>
    <w:p w:rsidR="00000000" w:rsidDel="00000000" w:rsidP="00000000" w:rsidRDefault="00000000" w:rsidRPr="00000000" w14:paraId="00000A22">
      <w:pPr>
        <w:ind w:left="720"/>
        <w:rPr/>
      </w:pPr>
      <w:r w:rsidDel="00000000" w:rsidR="00000000" w:rsidRPr="00000000">
        <w:rPr>
          <w:rtl w:val="0"/>
        </w:rPr>
        <w:t xml:space="preserve">Ndehedehe, C. E., Ferreira, V. G., Getirana, A., &amp; Agutu, N. O. (2022). </w:t>
      </w:r>
      <w:r w:rsidDel="00000000" w:rsidR="00000000" w:rsidRPr="00000000">
        <w:rPr>
          <w:i w:val="1"/>
          <w:rtl w:val="0"/>
        </w:rPr>
        <w:t xml:space="preserve">Understanding the Influence of Climate Variability on Surface Water Hydrology in the Congo Basin</w:t>
      </w:r>
      <w:r w:rsidDel="00000000" w:rsidR="00000000" w:rsidRPr="00000000">
        <w:rPr>
          <w:rtl w:val="0"/>
        </w:rPr>
        <w:t xml:space="preserve"> (pp. 63–81). https://doi.org/10.1002/9781119657002.ch5</w:t>
      </w:r>
    </w:p>
    <w:p w:rsidR="00000000" w:rsidDel="00000000" w:rsidP="00000000" w:rsidRDefault="00000000" w:rsidRPr="00000000" w14:paraId="00000A23">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(2018a).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24">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(2018b).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25">
      <w:pPr>
        <w:ind w:left="720"/>
        <w:rPr/>
      </w:pPr>
      <w:r w:rsidDel="00000000" w:rsidR="00000000" w:rsidRPr="00000000">
        <w:rPr>
          <w:rtl w:val="0"/>
        </w:rPr>
        <w:t xml:space="preserve">Nobre, C. A., Sampaio, G., Borma, L. S., Castilla-Rubio, J. C., Silva, J. S., &amp; Cardoso, M. (2016). Land-use and climate change risks in the amazon and the need of a novel sustainable development paradigm.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(39), 10759–10768. https://doi.org/10.1073/PNAS.1605516113/SUPPL_FILE/PNAS.201605516SI.PDF</w:t>
      </w:r>
    </w:p>
    <w:p w:rsidR="00000000" w:rsidDel="00000000" w:rsidP="00000000" w:rsidRDefault="00000000" w:rsidRPr="00000000" w14:paraId="00000A26">
      <w:pPr>
        <w:ind w:left="720"/>
        <w:rPr/>
      </w:pPr>
      <w:r w:rsidDel="00000000" w:rsidR="00000000" w:rsidRPr="00000000">
        <w:rPr>
          <w:rtl w:val="0"/>
        </w:rPr>
        <w:t xml:space="preserve">Nobre, C., Encalada, A., Anderson, E., Roca Alcazar, F., Bustamante, M., Mena, C., Peña-Claros, M., Poveda, G., Rodriguez, J., Saleska, S., Trumbore, S., Val, A., Villa Nova, L., Abramovay, R., Alencar, A., Alzza, A., Armenteras, D., Artaxo, P., Athayde, S., … van der Voort, H. (n.d.). </w:t>
      </w:r>
      <w:r w:rsidDel="00000000" w:rsidR="00000000" w:rsidRPr="00000000">
        <w:rPr>
          <w:i w:val="1"/>
          <w:rtl w:val="0"/>
        </w:rPr>
        <w:t xml:space="preserve">About the Science Panel for the Amazon (SPA)</w:t>
      </w:r>
      <w:r w:rsidDel="00000000" w:rsidR="00000000" w:rsidRPr="00000000">
        <w:rPr>
          <w:rtl w:val="0"/>
        </w:rPr>
        <w:t xml:space="preserve">.</w:t>
      </w:r>
    </w:p>
    <w:p w:rsidR="00000000" w:rsidDel="00000000" w:rsidP="00000000" w:rsidRDefault="00000000" w:rsidRPr="00000000" w14:paraId="00000A27">
      <w:pPr>
        <w:ind w:left="720"/>
        <w:rPr/>
      </w:pPr>
      <w:r w:rsidDel="00000000" w:rsidR="00000000" w:rsidRPr="00000000">
        <w:rPr>
          <w:rtl w:val="0"/>
        </w:rPr>
        <w:t xml:space="preserve">Nyasulu, M. K., Fetzer, I., Wang-Erlandsson, L., Stenzel, F., Gerten, D., Rockström, J., &amp; Falkenmark, M. (2024). African rainforest moisture contribution to continental agricultural water consumption.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346</w:t>
      </w:r>
      <w:r w:rsidDel="00000000" w:rsidR="00000000" w:rsidRPr="00000000">
        <w:rPr>
          <w:rtl w:val="0"/>
        </w:rPr>
        <w:t xml:space="preserve">, 109867. https://doi.org/10.1016/J.AGRFORMET.2023.109867</w:t>
      </w:r>
    </w:p>
    <w:p w:rsidR="00000000" w:rsidDel="00000000" w:rsidP="00000000" w:rsidRDefault="00000000" w:rsidRPr="00000000" w14:paraId="00000A28">
      <w:pPr>
        <w:ind w:left="720"/>
        <w:rPr/>
      </w:pPr>
      <w:r w:rsidDel="00000000" w:rsidR="00000000" w:rsidRPr="00000000">
        <w:rPr>
          <w:rtl w:val="0"/>
        </w:rPr>
        <w:t xml:space="preserve">Oliveira, W. L., Medeiros, M. B., Moser, P., &amp; Simon, M. F. (2021). Mega-dams and extreme rainfall: Disentangling the drivers of extensive impacts of a large flooding event on Amazon Forests.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(2), e0245991. https://doi.org/10.1371/journal.pone.0245991</w:t>
      </w:r>
    </w:p>
    <w:p w:rsidR="00000000" w:rsidDel="00000000" w:rsidP="00000000" w:rsidRDefault="00000000" w:rsidRPr="00000000" w14:paraId="00000A29">
      <w:pPr>
        <w:ind w:left="720"/>
        <w:rPr/>
      </w:pPr>
      <w:r w:rsidDel="00000000" w:rsidR="00000000" w:rsidRPr="00000000">
        <w:rPr>
          <w:rtl w:val="0"/>
        </w:rPr>
        <w:t xml:space="preserve">Ordway, E. M., &amp; Asner, G. P. (2020). Carbon declines along tropical forest edges correspond to heterogeneous effects on canopy structure and function.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(14), 7863–7870. https://doi.org/10.1073/PNAS.1914420117/SUPPL_FILE/PNAS.1914420117.SD06.CSV</w:t>
      </w:r>
    </w:p>
    <w:p w:rsidR="00000000" w:rsidDel="00000000" w:rsidP="00000000" w:rsidRDefault="00000000" w:rsidRPr="00000000" w14:paraId="00000A2A">
      <w:pPr>
        <w:ind w:left="720"/>
        <w:rPr/>
      </w:pPr>
      <w:r w:rsidDel="00000000" w:rsidR="00000000" w:rsidRPr="00000000">
        <w:rPr>
          <w:rtl w:val="0"/>
        </w:rPr>
        <w:t xml:space="preserve">Ordway, E. M., Asner, G. P., Burslem, D. F. R. P., Lewis, S. L., Nilus, R., Martin, R. E., O’Brien, M. J., Phillips, O. L., Qie, L., Vaughn, N. R., &amp; Moorcroft, P. R. (2022). Mapping tropical forest functional variation at satellite remote sensing resolutions depends on key traits.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247. https://doi.org/10.1038/s43247-022-00564-w</w:t>
      </w:r>
    </w:p>
    <w:p w:rsidR="00000000" w:rsidDel="00000000" w:rsidP="00000000" w:rsidRDefault="00000000" w:rsidRPr="00000000" w14:paraId="00000A2B">
      <w:pPr>
        <w:ind w:left="720"/>
        <w:rPr/>
      </w:pPr>
      <w:r w:rsidDel="00000000" w:rsidR="00000000" w:rsidRPr="00000000">
        <w:rPr>
          <w:rtl w:val="0"/>
        </w:rPr>
        <w:t xml:space="preserve">Ordway, E. M., Elmore, A. J., Kolstoe, S., Quinn, J. E., Swanwick, R., Cattau, M., Taillie, D., Guinn, S. M., Chadwick, K. D., Atkins, J. W., Blake, R. E., Chapman, M., Cobourn, K., Goulden, T., Helmus, M. R., Hondula, K., Hritz, C., Jensen, J., Julian, J. P., … Wilson, C. (2021). Leveraging the NEON Airborne Observation Platform for socio-environmental systems research.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(6). https://doi.org/10.1002/ecs2.3640</w:t>
      </w:r>
    </w:p>
    <w:p w:rsidR="00000000" w:rsidDel="00000000" w:rsidP="00000000" w:rsidRDefault="00000000" w:rsidRPr="00000000" w14:paraId="00000A2C">
      <w:pPr>
        <w:ind w:left="720"/>
        <w:rPr/>
      </w:pPr>
      <w:r w:rsidDel="00000000" w:rsidR="00000000" w:rsidRPr="00000000">
        <w:rPr>
          <w:rtl w:val="0"/>
        </w:rPr>
        <w:t xml:space="preserve">Ostrom, E. (2009). A general framework for analyzing sustainability of social-ecological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325</w:t>
      </w:r>
      <w:r w:rsidDel="00000000" w:rsidR="00000000" w:rsidRPr="00000000">
        <w:rPr>
          <w:rtl w:val="0"/>
        </w:rPr>
        <w:t xml:space="preserve">(5939), 419–422. https://doi.org/10.1126/SCIENCE.1172133/SUPPL_FILE/OSTROM.SOM.PDF</w:t>
      </w:r>
    </w:p>
    <w:p w:rsidR="00000000" w:rsidDel="00000000" w:rsidP="00000000" w:rsidRDefault="00000000" w:rsidRPr="00000000" w14:paraId="00000A2D">
      <w:pPr>
        <w:ind w:left="720"/>
        <w:rPr/>
      </w:pPr>
      <w:r w:rsidDel="00000000" w:rsidR="00000000" w:rsidRPr="00000000">
        <w:rPr>
          <w:rtl w:val="0"/>
        </w:rPr>
        <w:t xml:space="preserve">Osuri, A. M., Ratnam, J., Varma, V., Alvarez-Loayza, P., Astaiza, J. H., Bradford, M., Fletcher, C., Ndoundou-Hockemba, M., Jansen, P. A., Kenfack, D., Marshall, A. R., Ramesh, B. R., Rovero, F., &amp; Sankaran, M. (2016). Contrasting effects of defaunation on aboveground carbon storage across the global tropics. </w:t>
      </w:r>
      <w:r w:rsidDel="00000000" w:rsidR="00000000" w:rsidRPr="00000000">
        <w:rPr>
          <w:i w:val="1"/>
          <w:rtl w:val="0"/>
        </w:rPr>
        <w:t xml:space="preserve">Nature Communications 2016 7:1</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 1–7. https://doi.org/10.1038/ncomms11351</w:t>
      </w:r>
    </w:p>
    <w:p w:rsidR="00000000" w:rsidDel="00000000" w:rsidP="00000000" w:rsidRDefault="00000000" w:rsidRPr="00000000" w14:paraId="00000A2E">
      <w:pPr>
        <w:ind w:left="720"/>
        <w:rPr/>
      </w:pPr>
      <w:r w:rsidDel="00000000" w:rsidR="00000000" w:rsidRPr="00000000">
        <w:rPr>
          <w:rtl w:val="0"/>
        </w:rPr>
        <w:t xml:space="preserve">Palmer, P. I., Feng, L., Baker, D., Chevallier, F., Bösch, H., &amp; Somkuti, P. (2019a). Net carbon emissions from African biosphere dominate pan-tropical atmospheric CO2 signal.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1–9. https://doi.org/10.1038/s41467-019-11097-w</w:t>
      </w:r>
    </w:p>
    <w:p w:rsidR="00000000" w:rsidDel="00000000" w:rsidP="00000000" w:rsidRDefault="00000000" w:rsidRPr="00000000" w14:paraId="00000A2F">
      <w:pPr>
        <w:ind w:left="720"/>
        <w:rPr/>
      </w:pPr>
      <w:r w:rsidDel="00000000" w:rsidR="00000000" w:rsidRPr="00000000">
        <w:rPr>
          <w:rtl w:val="0"/>
        </w:rPr>
        <w:t xml:space="preserve">Palmer, P. I., Feng, L., Baker, D., Chevallier, F., Bösch, H., &amp; Somkuti, P. (2019b). Net carbon emissions from African biosphere dominate pan-tropical atmospheric CO2 signal.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1–9. https://doi.org/10.1038/s41467-019-11097-w</w:t>
      </w:r>
    </w:p>
    <w:p w:rsidR="00000000" w:rsidDel="00000000" w:rsidP="00000000" w:rsidRDefault="00000000" w:rsidRPr="00000000" w14:paraId="00000A30">
      <w:pPr>
        <w:ind w:left="720"/>
        <w:rPr/>
      </w:pPr>
      <w:r w:rsidDel="00000000" w:rsidR="00000000" w:rsidRPr="00000000">
        <w:rPr>
          <w:rtl w:val="0"/>
        </w:rPr>
        <w:t xml:space="preserve">Pan, Y., Birdsey, R. A., Phillips, O. L., Houghton, R. A., Fang, J., Kauppi, P. E., Keith, H., Kurz, W. A., Ito, A., Lewis, S. L., Nabuurs, G. J., Shvidenko, A., Hashimoto, S., Lerink, B., Schepaschenko, D., Castanho, A., &amp; Murdiyarso, D. (2024). The enduring world forest carbon sink.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563–569. https://doi.org/10.1038/s41586-024-07602-x</w:t>
      </w:r>
    </w:p>
    <w:p w:rsidR="00000000" w:rsidDel="00000000" w:rsidP="00000000" w:rsidRDefault="00000000" w:rsidRPr="00000000" w14:paraId="00000A31">
      <w:pPr>
        <w:ind w:left="720"/>
        <w:rPr/>
      </w:pPr>
      <w:r w:rsidDel="00000000" w:rsidR="00000000" w:rsidRPr="00000000">
        <w:rPr>
          <w:rtl w:val="0"/>
        </w:rPr>
        <w:t xml:space="preserve">Pangala, S. R., Enrich-Prast, A., Basso, L. S., Peixoto, R. B., Bastviken, D., Hornibrook, E. R. C., Gatti, L. v., Marotta, H., Calazans, L. S. B., Sakuragui, C. M., Bastos, W. R., Malm, O., Gloor, E., Miller, J. B., &amp; Gauci, V. (2017). Large emissions from floodplain trees close the Amazon methane budget. </w:t>
      </w:r>
      <w:r w:rsidDel="00000000" w:rsidR="00000000" w:rsidRPr="00000000">
        <w:rPr>
          <w:i w:val="1"/>
          <w:rtl w:val="0"/>
        </w:rPr>
        <w:t xml:space="preserve">Nature 2017 552:7684</w:t>
      </w:r>
      <w:r w:rsidDel="00000000" w:rsidR="00000000" w:rsidRPr="00000000">
        <w:rPr>
          <w:rtl w:val="0"/>
        </w:rPr>
        <w:t xml:space="preserve">, </w:t>
      </w:r>
      <w:r w:rsidDel="00000000" w:rsidR="00000000" w:rsidRPr="00000000">
        <w:rPr>
          <w:i w:val="1"/>
          <w:rtl w:val="0"/>
        </w:rPr>
        <w:t xml:space="preserve">552</w:t>
      </w:r>
      <w:r w:rsidDel="00000000" w:rsidR="00000000" w:rsidRPr="00000000">
        <w:rPr>
          <w:rtl w:val="0"/>
        </w:rPr>
        <w:t xml:space="preserve">(7684), 230–234. https://doi.org/10.1038/nature24639</w:t>
      </w:r>
    </w:p>
    <w:p w:rsidR="00000000" w:rsidDel="00000000" w:rsidP="00000000" w:rsidRDefault="00000000" w:rsidRPr="00000000" w14:paraId="00000A32">
      <w:pPr>
        <w:ind w:left="720"/>
        <w:rPr/>
      </w:pPr>
      <w:r w:rsidDel="00000000" w:rsidR="00000000" w:rsidRPr="00000000">
        <w:rPr>
          <w:rtl w:val="0"/>
        </w:rPr>
        <w:t xml:space="preserve">Parker, R. J., Boesch, H., McNorton, J., Comyn-Platt, E., Gloor, M., Wilson, C., Chipperfield, M. P., Hayman, G. D., &amp; Bloom, A. A. (2018). Evaluating year-to-year anomalies in tropical wetland methane emissions using satellite CH4 observations.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211</w:t>
      </w:r>
      <w:r w:rsidDel="00000000" w:rsidR="00000000" w:rsidRPr="00000000">
        <w:rPr>
          <w:rtl w:val="0"/>
        </w:rPr>
        <w:t xml:space="preserve">, 261–275. https://doi.org/10.1016/J.RSE.2018.02.011</w:t>
      </w:r>
    </w:p>
    <w:p w:rsidR="00000000" w:rsidDel="00000000" w:rsidP="00000000" w:rsidRDefault="00000000" w:rsidRPr="00000000" w14:paraId="00000A33">
      <w:pPr>
        <w:ind w:left="720"/>
        <w:rPr/>
      </w:pPr>
      <w:r w:rsidDel="00000000" w:rsidR="00000000" w:rsidRPr="00000000">
        <w:rPr>
          <w:rtl w:val="0"/>
        </w:rPr>
        <w:t xml:space="preserve">Parolin, P., Ferreira, L. V., Albernaz, A. L. K. M., &amp; Almeida, S. S. (2004). Tree species distribution in várzea forests of Brazilian Amazonia. </w:t>
      </w:r>
      <w:r w:rsidDel="00000000" w:rsidR="00000000" w:rsidRPr="00000000">
        <w:rPr>
          <w:i w:val="1"/>
          <w:rtl w:val="0"/>
        </w:rPr>
        <w:t xml:space="preserve">Folia Geobotanica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(4), 371–383. https://doi.org/10.1007/BF02803209/METRICS</w:t>
      </w:r>
    </w:p>
    <w:p w:rsidR="00000000" w:rsidDel="00000000" w:rsidP="00000000" w:rsidRDefault="00000000" w:rsidRPr="00000000" w14:paraId="00000A34">
      <w:pPr>
        <w:ind w:left="720"/>
        <w:rPr/>
      </w:pPr>
      <w:r w:rsidDel="00000000" w:rsidR="00000000" w:rsidRPr="00000000">
        <w:rPr>
          <w:rtl w:val="0"/>
        </w:rPr>
        <w:t xml:space="preserve">Parolin, P., Ferreira, L. v, Teresa Piedade, M. F., Nunes da Cunha, C., Wittmann, F., Arias, M. E., Parolin, P., Klein Flottbek, B., Garden, B., Ferreira, L., Piedade, M., &amp; da Cunha, C. (2016). Flood Tolerant Trees in Seasonally Inundated Lowland Tropical Floodplains. </w:t>
      </w:r>
      <w:r w:rsidDel="00000000" w:rsidR="00000000" w:rsidRPr="00000000">
        <w:rPr>
          <w:i w:val="1"/>
          <w:rtl w:val="0"/>
        </w:rPr>
        <w:t xml:space="preserve">Tree Physiology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127–147. https://doi.org/10.1007/978-3-319-27422-5_6</w:t>
      </w:r>
    </w:p>
    <w:p w:rsidR="00000000" w:rsidDel="00000000" w:rsidP="00000000" w:rsidRDefault="00000000" w:rsidRPr="00000000" w14:paraId="00000A35">
      <w:pPr>
        <w:ind w:left="720"/>
        <w:rPr/>
      </w:pPr>
      <w:r w:rsidDel="00000000" w:rsidR="00000000" w:rsidRPr="00000000">
        <w:rPr>
          <w:rtl w:val="0"/>
        </w:rPr>
        <w:t xml:space="preserve">Pascual, U., Balvanera, P., Díaz, S., Pataki, G., Roth, E., Stenseke, M., Watson, R. T., Başak Dessane, E., Islar, M., Kelemen, E., Maris, V., Quaas, M., Subramanian, S. M., Wittmer, H., Adlan, A., Ahn, S. E., Al-Hafedh, Y. S., Amankwah, E., Asah, S. T., … Yagi, N. (2017). Valuing nature’s contributions to people: the IPBES approach. </w:t>
      </w:r>
      <w:r w:rsidDel="00000000" w:rsidR="00000000" w:rsidRPr="00000000">
        <w:rPr>
          <w:i w:val="1"/>
          <w:rtl w:val="0"/>
        </w:rPr>
        <w:t xml:space="preserve">Current Opinion in Environmental Sustainability</w:t>
      </w:r>
      <w:r w:rsidDel="00000000" w:rsidR="00000000" w:rsidRPr="00000000">
        <w:rPr>
          <w:rtl w:val="0"/>
        </w:rPr>
        <w:t xml:space="preserve">, </w:t>
      </w:r>
      <w:r w:rsidDel="00000000" w:rsidR="00000000" w:rsidRPr="00000000">
        <w:rPr>
          <w:i w:val="1"/>
          <w:rtl w:val="0"/>
        </w:rPr>
        <w:t xml:space="preserve">26–27</w:t>
      </w:r>
      <w:r w:rsidDel="00000000" w:rsidR="00000000" w:rsidRPr="00000000">
        <w:rPr>
          <w:rtl w:val="0"/>
        </w:rPr>
        <w:t xml:space="preserve">, 7–16. https://doi.org/10.1016/J.COSUST.2016.12.006</w:t>
      </w:r>
    </w:p>
    <w:p w:rsidR="00000000" w:rsidDel="00000000" w:rsidP="00000000" w:rsidRDefault="00000000" w:rsidRPr="00000000" w14:paraId="00000A36">
      <w:pPr>
        <w:ind w:left="720"/>
        <w:rPr/>
      </w:pPr>
      <w:r w:rsidDel="00000000" w:rsidR="00000000" w:rsidRPr="00000000">
        <w:rPr>
          <w:rtl w:val="0"/>
        </w:rPr>
        <w:t xml:space="preserve">Pau, S., Okin, G. S., &amp; Gillespie, T. W. (2010). Asynchronous Response of Tropical Forest Leaf Phenology to Seasonal and El Niño-Driven Drought.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(6), e11325. https://doi.org/10.1371/JOURNAL.PONE.0011325</w:t>
      </w:r>
    </w:p>
    <w:p w:rsidR="00000000" w:rsidDel="00000000" w:rsidP="00000000" w:rsidRDefault="00000000" w:rsidRPr="00000000" w14:paraId="00000A37">
      <w:pPr>
        <w:ind w:left="720"/>
        <w:rPr/>
      </w:pPr>
      <w:r w:rsidDel="00000000" w:rsidR="00000000" w:rsidRPr="00000000">
        <w:rPr>
          <w:rtl w:val="0"/>
        </w:rPr>
        <w:t xml:space="preserve">Paz‐Kagan, T., &amp; Asner, G. P. (2017). Drivers of woody canopy water content responses to drought in a Mediterranean‐type ecosystem.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2220–2233. https://doi.org/10.1002/eap.1603</w:t>
      </w:r>
    </w:p>
    <w:p w:rsidR="00000000" w:rsidDel="00000000" w:rsidP="00000000" w:rsidRDefault="00000000" w:rsidRPr="00000000" w14:paraId="00000A38">
      <w:pPr>
        <w:ind w:left="720"/>
        <w:rPr/>
      </w:pPr>
      <w:r w:rsidDel="00000000" w:rsidR="00000000" w:rsidRPr="00000000">
        <w:rPr>
          <w:rtl w:val="0"/>
        </w:rPr>
        <w:t xml:space="preserve">Peltola, O., Vesala, T., Gao, Y., Räty, O., Alekseychik, P., Aurela, M., Chojnicki, B., Desai, A. R., Dolman, A. J., Euskirchen, E. S., Friborg, T., Göckede, M., Helbig, M., Humphreys, E., Jackson, R. B., Jocher, G., Joos, F., Klatt, J., Knox, S. H., … Aalto, T. (2019). Monthly gridded data product of northern wetland methane emissions based on upscaling eddy covariance observations.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https://doi.org/10.5194/essd-11-1263-2019</w:t>
      </w:r>
    </w:p>
    <w:p w:rsidR="00000000" w:rsidDel="00000000" w:rsidP="00000000" w:rsidRDefault="00000000" w:rsidRPr="00000000" w14:paraId="00000A39">
      <w:pPr>
        <w:ind w:left="720"/>
        <w:rPr/>
      </w:pPr>
      <w:r w:rsidDel="00000000" w:rsidR="00000000" w:rsidRPr="00000000">
        <w:rPr>
          <w:rtl w:val="0"/>
        </w:rPr>
        <w:t xml:space="preserve">Peng, S., Lin, X., Thompson, R. L., Xi, Y., Liu, G., Hauglustaine, D., Lan, X., Poulter, B., Ramonet, M., Saunois, M., Yin, Y., Zhang, Z., Zheng, B., &amp; Ciais, P. (2022). Wetland emission and atmospheric sink changes explain methane growth in 2020.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612</w:t>
      </w:r>
      <w:r w:rsidDel="00000000" w:rsidR="00000000" w:rsidRPr="00000000">
        <w:rPr>
          <w:rtl w:val="0"/>
        </w:rPr>
        <w:t xml:space="preserve">(7940). https://doi.org/10.1038/s41586-022-05447-w</w:t>
      </w:r>
    </w:p>
    <w:p w:rsidR="00000000" w:rsidDel="00000000" w:rsidP="00000000" w:rsidRDefault="00000000" w:rsidRPr="00000000" w14:paraId="00000A3A">
      <w:pPr>
        <w:ind w:left="720"/>
        <w:rPr/>
      </w:pPr>
      <w:r w:rsidDel="00000000" w:rsidR="00000000" w:rsidRPr="00000000">
        <w:rPr>
          <w:rtl w:val="0"/>
        </w:rPr>
        <w:t xml:space="preserve">Peres, C. A., Emilio, T., Schietti, J., Desmoulière, S. J. M., &amp; Levi, T. (2016). Dispersal limitation induces long-term biomass collapse in overhunted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(4), 892–897. https://doi.org/10.1073/PNAS.1516525113/SUPPL_FILE/PNAS.201516525SI.PDF</w:t>
      </w:r>
    </w:p>
    <w:p w:rsidR="00000000" w:rsidDel="00000000" w:rsidP="00000000" w:rsidRDefault="00000000" w:rsidRPr="00000000" w14:paraId="00000A3B">
      <w:pPr>
        <w:ind w:left="720"/>
        <w:rPr/>
      </w:pPr>
      <w:r w:rsidDel="00000000" w:rsidR="00000000" w:rsidRPr="00000000">
        <w:rPr>
          <w:rtl w:val="0"/>
        </w:rPr>
        <w:t xml:space="preserve">Philip, S., Johnson, M. S., Baker, D. F., Basu, S., Tiwari, Y. K., Indira, N. K., Ramonet, M., &amp; Poulter, B. (2022). OCO-2 Satellite-Imposed Constraints on Terrestrial Biospheric CO2 Fluxes Over South Asia.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(3), e2021JD035035. https://doi.org/10.1029/2021JD035035</w:t>
      </w:r>
    </w:p>
    <w:p w:rsidR="00000000" w:rsidDel="00000000" w:rsidP="00000000" w:rsidRDefault="00000000" w:rsidRPr="00000000" w14:paraId="00000A3C">
      <w:pPr>
        <w:ind w:left="720"/>
        <w:rPr/>
      </w:pPr>
      <w:r w:rsidDel="00000000" w:rsidR="00000000" w:rsidRPr="00000000">
        <w:rPr>
          <w:rtl w:val="0"/>
        </w:rPr>
        <w:t xml:space="preserve">Philippon, N., Cornu, G., Monteil, L., Gond, V., Moron, V., Pergaud, J., Sèze, G., Bigot, S., Camberlin, P., Doumenge, C., Fayolle, A., &amp; Ngomanda, A. (2019). The light-deficient climates of western Central African evergreen forests.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(3), 034007. https://doi.org/10.1088/1748-9326/AAF5D8</w:t>
      </w:r>
    </w:p>
    <w:p w:rsidR="00000000" w:rsidDel="00000000" w:rsidP="00000000" w:rsidRDefault="00000000" w:rsidRPr="00000000" w14:paraId="00000A3D">
      <w:pPr>
        <w:ind w:left="720"/>
        <w:rPr/>
      </w:pPr>
      <w:r w:rsidDel="00000000" w:rsidR="00000000" w:rsidRPr="00000000">
        <w:rPr>
          <w:rtl w:val="0"/>
        </w:rPr>
        <w:t xml:space="preserve">Phillips, O. L. (2023). Sensing Forests Directly: The Power of Permanent Plots. </w:t>
      </w:r>
      <w:r w:rsidDel="00000000" w:rsidR="00000000" w:rsidRPr="00000000">
        <w:rPr>
          <w:i w:val="1"/>
          <w:rtl w:val="0"/>
        </w:rPr>
        <w:t xml:space="preserve">Plants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(21). https://doi.org/10.3390/plants12213710</w:t>
      </w:r>
    </w:p>
    <w:p w:rsidR="00000000" w:rsidDel="00000000" w:rsidP="00000000" w:rsidRDefault="00000000" w:rsidRPr="00000000" w14:paraId="00000A3E">
      <w:pPr>
        <w:ind w:left="720"/>
        <w:rPr/>
      </w:pPr>
      <w:r w:rsidDel="00000000" w:rsidR="00000000" w:rsidRPr="00000000">
        <w:rPr>
          <w:rtl w:val="0"/>
        </w:rPr>
        <w:t xml:space="preserve">Phillips, O. L., Aragão, L. E. O. C., Lewis, S. L., Fisher, J. B., Lloyd, J., López-González, G., Malhi, Y., Monteagudo, A., Peacock, J., Quesada, C. A., van der Heijden, G., Almeida, S., Amaral, I., Arroyo, L., Aymard, G., Baker, T. R., Bánki, O., Blanc, L., Bonal, D., … Torres-Lezama, A. (2009). Drought sensitivity of the amazon rainforest.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323</w:t>
      </w:r>
      <w:r w:rsidDel="00000000" w:rsidR="00000000" w:rsidRPr="00000000">
        <w:rPr>
          <w:rtl w:val="0"/>
        </w:rPr>
        <w:t xml:space="preserve">(5919), 1344–1347. https://doi.org/10.1126/SCIENCE.1164033/SUPPL_FILE/PHILLIPS.SOM.PDF</w:t>
      </w:r>
    </w:p>
    <w:p w:rsidR="00000000" w:rsidDel="00000000" w:rsidP="00000000" w:rsidRDefault="00000000" w:rsidRPr="00000000" w14:paraId="00000A3F">
      <w:pPr>
        <w:ind w:left="720"/>
        <w:rPr/>
      </w:pPr>
      <w:r w:rsidDel="00000000" w:rsidR="00000000" w:rsidRPr="00000000">
        <w:rPr>
          <w:rtl w:val="0"/>
        </w:rPr>
        <w:t xml:space="preserve">Phillips, O. L., Vésquez Martínez, R., Arroyo, L., Baker, T. R., Killeen, T., Lewis, S. L., Malhi, Y., Monteagudo Mendoza, A., Neill, D., Núñez Vargas, P., Alexiades, M., Cerón, C., di Flore, A., Erwin, T., Jardim, A., Palacios, W., Saldias, M., &amp; Vinceti, B. (2002). Increasing dominance of large lianas in Amazonian forests. </w:t>
      </w:r>
      <w:r w:rsidDel="00000000" w:rsidR="00000000" w:rsidRPr="00000000">
        <w:rPr>
          <w:i w:val="1"/>
          <w:rtl w:val="0"/>
        </w:rPr>
        <w:t xml:space="preserve">Nature 2002 418:6899</w:t>
      </w:r>
      <w:r w:rsidDel="00000000" w:rsidR="00000000" w:rsidRPr="00000000">
        <w:rPr>
          <w:rtl w:val="0"/>
        </w:rPr>
        <w:t xml:space="preserve">, </w:t>
      </w:r>
      <w:r w:rsidDel="00000000" w:rsidR="00000000" w:rsidRPr="00000000">
        <w:rPr>
          <w:i w:val="1"/>
          <w:rtl w:val="0"/>
        </w:rPr>
        <w:t xml:space="preserve">418</w:t>
      </w:r>
      <w:r w:rsidDel="00000000" w:rsidR="00000000" w:rsidRPr="00000000">
        <w:rPr>
          <w:rtl w:val="0"/>
        </w:rPr>
        <w:t xml:space="preserve">(6899), 770–774. https://doi.org/10.1038/nature00926</w:t>
      </w:r>
    </w:p>
    <w:p w:rsidR="00000000" w:rsidDel="00000000" w:rsidP="00000000" w:rsidRDefault="00000000" w:rsidRPr="00000000" w14:paraId="00000A40">
      <w:pPr>
        <w:ind w:left="720"/>
        <w:rPr/>
      </w:pPr>
      <w:r w:rsidDel="00000000" w:rsidR="00000000" w:rsidRPr="00000000">
        <w:rPr>
          <w:rtl w:val="0"/>
        </w:rPr>
        <w:t xml:space="preserve">Pillay, R., Venter, M., Aragon-Osejo, J., González-del-Pliego, P., Hansen, A. J., Watson, J. E. M., &amp; Venter, O. (2022). Tropical forests are home to over half of the world’s vertebrate species.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(1), 10–15. https://doi.org/10.1002/FEE.2420</w:t>
      </w:r>
    </w:p>
    <w:p w:rsidR="00000000" w:rsidDel="00000000" w:rsidP="00000000" w:rsidRDefault="00000000" w:rsidRPr="00000000" w14:paraId="00000A41">
      <w:pPr>
        <w:ind w:left="720"/>
        <w:rPr/>
      </w:pPr>
      <w:r w:rsidDel="00000000" w:rsidR="00000000" w:rsidRPr="00000000">
        <w:rPr>
          <w:rtl w:val="0"/>
        </w:rPr>
        <w:t xml:space="preserve">Pohl, M. J., Lehnert, L., Bader, M. Y., Gradstein, S. R., Viehweger, J., &amp; Bendix, J. (2021a). A new fog and low stratus retrieval for tropical South America reveals widespread fog in lowland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264</w:t>
      </w:r>
      <w:r w:rsidDel="00000000" w:rsidR="00000000" w:rsidRPr="00000000">
        <w:rPr>
          <w:rtl w:val="0"/>
        </w:rPr>
        <w:t xml:space="preserve">, 112620. https://doi.org/10.1016/j.rse.2021.112620</w:t>
      </w:r>
    </w:p>
    <w:p w:rsidR="00000000" w:rsidDel="00000000" w:rsidP="00000000" w:rsidRDefault="00000000" w:rsidRPr="00000000" w14:paraId="00000A42">
      <w:pPr>
        <w:ind w:left="720"/>
        <w:rPr/>
      </w:pPr>
      <w:r w:rsidDel="00000000" w:rsidR="00000000" w:rsidRPr="00000000">
        <w:rPr>
          <w:rtl w:val="0"/>
        </w:rPr>
        <w:t xml:space="preserve">Pohl, M. J., Lehnert, L., Bader, M. Y., Gradstein, S. R., Viehweger, J., &amp; Bendix, J. (2021b). A new fog and low stratus retrieval for tropical South America reveals widespread fog in lowland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264</w:t>
      </w:r>
      <w:r w:rsidDel="00000000" w:rsidR="00000000" w:rsidRPr="00000000">
        <w:rPr>
          <w:rtl w:val="0"/>
        </w:rPr>
        <w:t xml:space="preserve">, 112620. https://doi.org/10.1016/J.RSE.2021.112620</w:t>
      </w:r>
    </w:p>
    <w:p w:rsidR="00000000" w:rsidDel="00000000" w:rsidP="00000000" w:rsidRDefault="00000000" w:rsidRPr="00000000" w14:paraId="00000A43">
      <w:pPr>
        <w:ind w:left="720"/>
        <w:rPr/>
      </w:pPr>
      <w:r w:rsidDel="00000000" w:rsidR="00000000" w:rsidRPr="00000000">
        <w:rPr>
          <w:rtl w:val="0"/>
        </w:rPr>
        <w:t xml:space="preserve">Poorter, L., Bongers, F., Aide, T. M., Almeyda Zambrano, A. M., Balvanera, P., Becknell, J. M., Boukili, V., Brancalion, P. H. S., Broadbent, E. N., Chazdon, R. L., Craven, D., de Almeida-Cortez, J. S., Cabral, G. A. L., de Jong, B. H. J., Denslow, J. S., Dent, D. H., DeWalt, S. J., Dupuy, J. M., Durán, S. M., … Rozendaal, D. M. A. (2016). Biomass resilience of Neotropical secondary forests. </w:t>
      </w:r>
      <w:r w:rsidDel="00000000" w:rsidR="00000000" w:rsidRPr="00000000">
        <w:rPr>
          <w:i w:val="1"/>
          <w:rtl w:val="0"/>
        </w:rPr>
        <w:t xml:space="preserve">Nature 2016 530:7589</w:t>
      </w:r>
      <w:r w:rsidDel="00000000" w:rsidR="00000000" w:rsidRPr="00000000">
        <w:rPr>
          <w:rtl w:val="0"/>
        </w:rPr>
        <w:t xml:space="preserve">, </w:t>
      </w:r>
      <w:r w:rsidDel="00000000" w:rsidR="00000000" w:rsidRPr="00000000">
        <w:rPr>
          <w:i w:val="1"/>
          <w:rtl w:val="0"/>
        </w:rPr>
        <w:t xml:space="preserve">530</w:t>
      </w:r>
      <w:r w:rsidDel="00000000" w:rsidR="00000000" w:rsidRPr="00000000">
        <w:rPr>
          <w:rtl w:val="0"/>
        </w:rPr>
        <w:t xml:space="preserve">(7589), 211–214. https://doi.org/10.1038/nature16512</w:t>
      </w:r>
    </w:p>
    <w:p w:rsidR="00000000" w:rsidDel="00000000" w:rsidP="00000000" w:rsidRDefault="00000000" w:rsidRPr="00000000" w14:paraId="00000A44">
      <w:pPr>
        <w:ind w:left="720"/>
        <w:rPr/>
      </w:pPr>
      <w:r w:rsidDel="00000000" w:rsidR="00000000" w:rsidRPr="00000000">
        <w:rPr>
          <w:rtl w:val="0"/>
        </w:rPr>
        <w:t xml:space="preserve">Potapov, P., Turubanova, S., Hansen, M. C., Tyukavina, A., Zalles, V., Khan, A., Song, X. P., Pickens, A., Shen, Q., &amp; Cortez, J. (2021). Global maps of cropland extent and change show accelerated cropland expansion in the twenty-first century. </w:t>
      </w:r>
      <w:r w:rsidDel="00000000" w:rsidR="00000000" w:rsidRPr="00000000">
        <w:rPr>
          <w:i w:val="1"/>
          <w:rtl w:val="0"/>
        </w:rPr>
        <w:t xml:space="preserve">Nature Food 2021 3:1</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19–28. https://doi.org/10.1038/s43016-021-00429-z</w:t>
      </w:r>
    </w:p>
    <w:p w:rsidR="00000000" w:rsidDel="00000000" w:rsidP="00000000" w:rsidRDefault="00000000" w:rsidRPr="00000000" w14:paraId="00000A45">
      <w:pPr>
        <w:ind w:left="720"/>
        <w:rPr/>
      </w:pPr>
      <w:r w:rsidDel="00000000" w:rsidR="00000000" w:rsidRPr="00000000">
        <w:rPr>
          <w:rtl w:val="0"/>
        </w:rPr>
        <w:t xml:space="preserve">Potter, C. S., Randerson, J. T., Field, C. B., Matson, P. A., Vitousek, P. M., Mooney, H. A., &amp; Klooster, S. A. (1993). Terrestrial ecosystem production: A process model based on global satellite and surface data.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811–841. https://doi.org/10.1029/93GB02725</w:t>
      </w:r>
    </w:p>
    <w:p w:rsidR="00000000" w:rsidDel="00000000" w:rsidP="00000000" w:rsidRDefault="00000000" w:rsidRPr="00000000" w14:paraId="00000A46">
      <w:pPr>
        <w:ind w:left="720"/>
        <w:rPr/>
      </w:pPr>
      <w:r w:rsidDel="00000000" w:rsidR="00000000" w:rsidRPr="00000000">
        <w:rPr>
          <w:rtl w:val="0"/>
        </w:rPr>
        <w:t xml:space="preserve">Powell, T. L., Koven, C. D., Johnson, D. J., Faybishenko, B., Fisher, R. A., Knox, R. G., McDowell, N. G., Condit, R., Hubbell, S. P., Wright, S. J., Chambers, J. Q., &amp; Kueppers, L. M. (2018). Variation in hydroclimate sustains tropical forest biomass and promotes functional diversity.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https://doi.org/10.1111/nph.15271</w:t>
      </w:r>
    </w:p>
    <w:p w:rsidR="00000000" w:rsidDel="00000000" w:rsidP="00000000" w:rsidRDefault="00000000" w:rsidRPr="00000000" w14:paraId="00000A47">
      <w:pPr>
        <w:ind w:left="720"/>
        <w:rPr/>
      </w:pPr>
      <w:r w:rsidDel="00000000" w:rsidR="00000000" w:rsidRPr="00000000">
        <w:rPr>
          <w:rtl w:val="0"/>
        </w:rPr>
        <w:t xml:space="preserve">Pugh, T. A. M., Rademacher, T., Shafer, S. L., Steinkamp, J., Barichivich, J., Beckage, B., Haverd, V., Harper, A., Heinke, J., Nishina, K., Rammig, A., Sato, H., Arneth, A., Hantson, S., Hickler, T., Kautz, M., Quesada, B., Smith, B., &amp; Thonicke, K. (2020). Understanding the uncertainty in global forest carbon turnover.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(15). https://doi.org/10.5194/bg-17-3961-2020</w:t>
      </w:r>
    </w:p>
    <w:p w:rsidR="00000000" w:rsidDel="00000000" w:rsidP="00000000" w:rsidRDefault="00000000" w:rsidRPr="00000000" w14:paraId="00000A48">
      <w:pPr>
        <w:ind w:left="720"/>
        <w:rPr/>
      </w:pPr>
      <w:r w:rsidDel="00000000" w:rsidR="00000000" w:rsidRPr="00000000">
        <w:rPr>
          <w:rtl w:val="0"/>
        </w:rPr>
        <w:t xml:space="preserve">Qie, L., Lewis, S. L., Sullivan, M. J. P., Lopez-Gonzalez, G., Pickavance, G. C., Sunderland, T., Ashton, P., Hubau, W., Abu Salim, K., Aiba, S. I., Banin, L. F., Berry, N., Brearley, F. Q., Burslem, D. F. R. P., Dančák, M., Davies, S. J., Fredriksson, G., Hamer, K. C., Hédl, R., … Phillips, O. L. (2017). Long-term carbon sink in Borneo’s forests halted by drought and vulnerable to edge effects. </w:t>
      </w:r>
      <w:r w:rsidDel="00000000" w:rsidR="00000000" w:rsidRPr="00000000">
        <w:rPr>
          <w:i w:val="1"/>
          <w:rtl w:val="0"/>
        </w:rPr>
        <w:t xml:space="preserve">Nature Communications 2017 8:1</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1–11. https://doi.org/10.1038/s41467-017-01997-0</w:t>
      </w:r>
    </w:p>
    <w:p w:rsidR="00000000" w:rsidDel="00000000" w:rsidP="00000000" w:rsidRDefault="00000000" w:rsidRPr="00000000" w14:paraId="00000A49">
      <w:pPr>
        <w:ind w:left="720"/>
        <w:rPr/>
      </w:pPr>
      <w:r w:rsidDel="00000000" w:rsidR="00000000" w:rsidRPr="00000000">
        <w:rPr>
          <w:rtl w:val="0"/>
        </w:rPr>
        <w:t xml:space="preserve">Qin, Y., Xiao, X., Wigneron, J. P., Ciais, P., Brandt, M., Fan, L., Li, X., Crowell, S., Wu, X., Doughty, R., Zhang, Y., Liu, F., Sitch, S., &amp; Moore, B. (2021). Carbon loss from forest degradation exceeds that from deforestation in the Brazilian Amazon. </w:t>
      </w:r>
      <w:r w:rsidDel="00000000" w:rsidR="00000000" w:rsidRPr="00000000">
        <w:rPr>
          <w:i w:val="1"/>
          <w:rtl w:val="0"/>
        </w:rPr>
        <w:t xml:space="preserve">Nature Climate Change 2021 11:5</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442–448. https://doi.org/10.1038/s41558-021-01026-5</w:t>
      </w:r>
    </w:p>
    <w:p w:rsidR="00000000" w:rsidDel="00000000" w:rsidP="00000000" w:rsidRDefault="00000000" w:rsidRPr="00000000" w14:paraId="00000A4A">
      <w:pPr>
        <w:ind w:left="720"/>
        <w:rPr/>
      </w:pPr>
      <w:r w:rsidDel="00000000" w:rsidR="00000000" w:rsidRPr="00000000">
        <w:rPr>
          <w:rtl w:val="0"/>
        </w:rPr>
        <w:t xml:space="preserve">Quesada, C. A., Lloyd, J., Schwarz, M., Patiño, S., Baker, T. R., Czimczik, C., Fyllas, N. M., Martinelli, L., Nardoto, G. B., Schmerler, J., Santos, A. J. B., Hodnett, M. G., Herrera, R., Luizão, F. J., Arneth, A., Lloyd, G., Dezzeo, N., Hilke, I., Kuhlmann, I., … Paiva, R. (2010). Variations in chemical and physical properties of Amazon forest soils in relation to their genesis.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(5), 1515–1541. https://doi.org/10.5194/BG-7-1515-2010</w:t>
      </w:r>
    </w:p>
    <w:p w:rsidR="00000000" w:rsidDel="00000000" w:rsidP="00000000" w:rsidRDefault="00000000" w:rsidRPr="00000000" w14:paraId="00000A4B">
      <w:pPr>
        <w:ind w:left="720"/>
        <w:rPr/>
      </w:pPr>
      <w:r w:rsidDel="00000000" w:rsidR="00000000" w:rsidRPr="00000000">
        <w:rPr>
          <w:rtl w:val="0"/>
        </w:rPr>
        <w:t xml:space="preserve">Quesada, C. A., Phillips, O. L., Schwarz, M., Czimczik, C. I., Baker, T. R., Patiño, S., Fyllas, N. M., Hodnett, M. G., Herrera, R., Almeida, S., Alvarez Dávila, E., Arneth, A., Arroyo, L., Chao, K. J., Dezzeo, N., Erwin, T., di Fiore, A., Higuchi, N., Honorio Coronado, E., … Lloyd, J. (2012). Basin-wide variations in Amazon forest structure and function are mediated by both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(6), 2203–2246. https://doi.org/10.5194/bg-9-2203-2012</w:t>
      </w:r>
    </w:p>
    <w:p w:rsidR="00000000" w:rsidDel="00000000" w:rsidP="00000000" w:rsidRDefault="00000000" w:rsidRPr="00000000" w14:paraId="00000A4C">
      <w:pPr>
        <w:ind w:left="720"/>
        <w:rPr/>
      </w:pPr>
      <w:r w:rsidDel="00000000" w:rsidR="00000000" w:rsidRPr="00000000">
        <w:rPr>
          <w:rtl w:val="0"/>
        </w:rPr>
        <w:t xml:space="preserve">Raghavendra, A., Zhou, L., Jiang, Y., &amp; Hua, W. (2018). Increasing extent and intensity of thunderstorms observed over the Congo Basin from 1982 to 2016. </w:t>
      </w:r>
      <w:r w:rsidDel="00000000" w:rsidR="00000000" w:rsidRPr="00000000">
        <w:rPr>
          <w:i w:val="1"/>
          <w:rtl w:val="0"/>
        </w:rPr>
        <w:t xml:space="preserve">Atmospheric Research</w:t>
      </w:r>
      <w:r w:rsidDel="00000000" w:rsidR="00000000" w:rsidRPr="00000000">
        <w:rPr>
          <w:rtl w:val="0"/>
        </w:rPr>
        <w:t xml:space="preserve">, </w:t>
      </w:r>
      <w:r w:rsidDel="00000000" w:rsidR="00000000" w:rsidRPr="00000000">
        <w:rPr>
          <w:i w:val="1"/>
          <w:rtl w:val="0"/>
        </w:rPr>
        <w:t xml:space="preserve">213</w:t>
      </w:r>
      <w:r w:rsidDel="00000000" w:rsidR="00000000" w:rsidRPr="00000000">
        <w:rPr>
          <w:rtl w:val="0"/>
        </w:rPr>
        <w:t xml:space="preserve">, 17–26. https://doi.org/10.1016/j.atmosres.2018.05.028</w:t>
      </w:r>
    </w:p>
    <w:p w:rsidR="00000000" w:rsidDel="00000000" w:rsidP="00000000" w:rsidRDefault="00000000" w:rsidRPr="00000000" w14:paraId="00000A4D">
      <w:pPr>
        <w:ind w:left="720"/>
        <w:rPr/>
      </w:pPr>
      <w:r w:rsidDel="00000000" w:rsidR="00000000" w:rsidRPr="00000000">
        <w:rPr>
          <w:rtl w:val="0"/>
        </w:rPr>
        <w:t xml:space="preserve">Raghavendra, A., Zhou, L., Roundy, P. E., Jiang, Y., Milrad, S. M., Hua, W., &amp; Xia, G. (2020). The MJO’s impact on rainfall trends over the Congo rainforest.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(5–6), 2683–2695. https://doi.org/10.1007/S00382-020-05133-5/FIGURES/7</w:t>
      </w:r>
    </w:p>
    <w:p w:rsidR="00000000" w:rsidDel="00000000" w:rsidP="00000000" w:rsidRDefault="00000000" w:rsidRPr="00000000" w14:paraId="00000A4E">
      <w:pPr>
        <w:ind w:left="720"/>
        <w:rPr/>
      </w:pPr>
      <w:r w:rsidDel="00000000" w:rsidR="00000000" w:rsidRPr="00000000">
        <w:rPr>
          <w:rtl w:val="0"/>
        </w:rPr>
        <w:t xml:space="preserve">Rangel Pinagé, E., Bell, D. M., Longo, M., Silva, C. A., Csillik, O., &amp; Huete, A. (2023). Surface Energy Dynamics and Canopy Structural Properties in Intact and Disturbed Forests in the Southern Amazon.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(9). https://doi.org/10.1029/2023JG007465</w:t>
      </w:r>
    </w:p>
    <w:p w:rsidR="00000000" w:rsidDel="00000000" w:rsidP="00000000" w:rsidRDefault="00000000" w:rsidRPr="00000000" w14:paraId="00000A4F">
      <w:pPr>
        <w:ind w:left="720"/>
        <w:rPr/>
      </w:pPr>
      <w:r w:rsidDel="00000000" w:rsidR="00000000" w:rsidRPr="00000000">
        <w:rPr>
          <w:rtl w:val="0"/>
        </w:rPr>
        <w:t xml:space="preserve">Ranjbar, S., Losos, D., Hoffman, S., Cuntz, M., &amp; Stoy, P. C. (2024). Geostationary Satellite Observations Can Accurately Estimate Ecosystem Carbon Uptake and Respiration at Half Hourly Time Steps at Eddy Covariance Sites (preprint). </w:t>
      </w:r>
      <w:r w:rsidDel="00000000" w:rsidR="00000000" w:rsidRPr="00000000">
        <w:rPr>
          <w:i w:val="1"/>
          <w:rtl w:val="0"/>
        </w:rPr>
        <w:t xml:space="preserve">SSRN</w:t>
      </w:r>
      <w:r w:rsidDel="00000000" w:rsidR="00000000" w:rsidRPr="00000000">
        <w:rPr>
          <w:rtl w:val="0"/>
        </w:rPr>
        <w:t xml:space="preserve">.</w:t>
      </w:r>
    </w:p>
    <w:p w:rsidR="00000000" w:rsidDel="00000000" w:rsidP="00000000" w:rsidRDefault="00000000" w:rsidRPr="00000000" w14:paraId="00000A50">
      <w:pPr>
        <w:ind w:left="720"/>
        <w:rPr/>
      </w:pPr>
      <w:r w:rsidDel="00000000" w:rsidR="00000000" w:rsidRPr="00000000">
        <w:rPr>
          <w:rtl w:val="0"/>
        </w:rPr>
        <w:t xml:space="preserve">Raven, P. H., Gereau, R. E., Phillipson, P. B., Chatelain, C., Jenkins, C. N., &amp; Ulloa Ulloa, C. (2020). The distribution of biodiversity richness in the tropics.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(37). https://doi.org/10.1126/sciadv.abc6228</w:t>
      </w:r>
    </w:p>
    <w:p w:rsidR="00000000" w:rsidDel="00000000" w:rsidP="00000000" w:rsidRDefault="00000000" w:rsidRPr="00000000" w14:paraId="00000A51">
      <w:pPr>
        <w:ind w:left="720"/>
        <w:rPr/>
      </w:pPr>
      <w:r w:rsidDel="00000000" w:rsidR="00000000" w:rsidRPr="00000000">
        <w:rPr>
          <w:rtl w:val="0"/>
        </w:rPr>
        <w:t xml:space="preserve">Rehbein, A., &amp; Ambrizzi, T. (2023). Mesoscale convective systems over the Amazon basin in a changing climate under global warming.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61</w:t>
      </w:r>
      <w:r w:rsidDel="00000000" w:rsidR="00000000" w:rsidRPr="00000000">
        <w:rPr>
          <w:rtl w:val="0"/>
        </w:rPr>
        <w:t xml:space="preserve">(3–4), 1815–1827. https://doi.org/10.1007/S00382-022-06657-8/FIGURES/7</w:t>
      </w:r>
    </w:p>
    <w:p w:rsidR="00000000" w:rsidDel="00000000" w:rsidP="00000000" w:rsidRDefault="00000000" w:rsidRPr="00000000" w14:paraId="00000A52">
      <w:pPr>
        <w:ind w:left="720"/>
        <w:rPr/>
      </w:pPr>
      <w:r w:rsidDel="00000000" w:rsidR="00000000" w:rsidRPr="00000000">
        <w:rPr>
          <w:rtl w:val="0"/>
        </w:rPr>
        <w:t xml:space="preserve">Rehbein, A., Ambrizzi, T., &amp; Mechoso, C. R. (2018). Mesoscale convective systems over the Amazon basin. Part I: climatological aspects.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(1), 215–229. https://doi.org/10.1002/JOC.5171</w:t>
      </w:r>
    </w:p>
    <w:p w:rsidR="00000000" w:rsidDel="00000000" w:rsidP="00000000" w:rsidRDefault="00000000" w:rsidRPr="00000000" w14:paraId="00000A53">
      <w:pPr>
        <w:ind w:left="720"/>
        <w:rPr/>
      </w:pPr>
      <w:r w:rsidDel="00000000" w:rsidR="00000000" w:rsidRPr="00000000">
        <w:rPr>
          <w:rtl w:val="0"/>
        </w:rPr>
        <w:t xml:space="preserve">Reich, P. B. (2014). The world-wide ‘fast–slow’ plant economics spectrum: a traits manifesto.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102</w:t>
      </w:r>
      <w:r w:rsidDel="00000000" w:rsidR="00000000" w:rsidRPr="00000000">
        <w:rPr>
          <w:rtl w:val="0"/>
        </w:rPr>
        <w:t xml:space="preserve">(2), 275–301. https://doi.org/10.1111/1365-2745.12211</w:t>
      </w:r>
    </w:p>
    <w:p w:rsidR="00000000" w:rsidDel="00000000" w:rsidP="00000000" w:rsidRDefault="00000000" w:rsidRPr="00000000" w14:paraId="00000A54">
      <w:pPr>
        <w:ind w:left="720"/>
        <w:rPr/>
      </w:pPr>
      <w:r w:rsidDel="00000000" w:rsidR="00000000" w:rsidRPr="00000000">
        <w:rPr>
          <w:rtl w:val="0"/>
        </w:rPr>
        <w:t xml:space="preserve">Richey, J. E., Melack, J. M., Aufdenkampe, A. K., Ballester, V. M., &amp; Hess, L. L. (2002). Outgassing from Amazonian rivers and wetlands as a large tropical source of atmospheric CO2. </w:t>
      </w:r>
      <w:r w:rsidDel="00000000" w:rsidR="00000000" w:rsidRPr="00000000">
        <w:rPr>
          <w:i w:val="1"/>
          <w:rtl w:val="0"/>
        </w:rPr>
        <w:t xml:space="preserve">Nature 2002 416:6881</w:t>
      </w:r>
      <w:r w:rsidDel="00000000" w:rsidR="00000000" w:rsidRPr="00000000">
        <w:rPr>
          <w:rtl w:val="0"/>
        </w:rPr>
        <w:t xml:space="preserve">, </w:t>
      </w:r>
      <w:r w:rsidDel="00000000" w:rsidR="00000000" w:rsidRPr="00000000">
        <w:rPr>
          <w:i w:val="1"/>
          <w:rtl w:val="0"/>
        </w:rPr>
        <w:t xml:space="preserve">416</w:t>
      </w:r>
      <w:r w:rsidDel="00000000" w:rsidR="00000000" w:rsidRPr="00000000">
        <w:rPr>
          <w:rtl w:val="0"/>
        </w:rPr>
        <w:t xml:space="preserve">(6881), 617–620. https://doi.org/10.1038/416617a</w:t>
      </w:r>
    </w:p>
    <w:p w:rsidR="00000000" w:rsidDel="00000000" w:rsidP="00000000" w:rsidRDefault="00000000" w:rsidRPr="00000000" w14:paraId="00000A55">
      <w:pPr>
        <w:ind w:left="720"/>
        <w:rPr/>
      </w:pPr>
      <w:r w:rsidDel="00000000" w:rsidR="00000000" w:rsidRPr="00000000">
        <w:rPr>
          <w:rtl w:val="0"/>
        </w:rPr>
        <w:t xml:space="preserve">Robinson, W. C. (1973). Review symposium. </w:t>
      </w:r>
      <w:r w:rsidDel="00000000" w:rsidR="00000000" w:rsidRPr="00000000">
        <w:rPr>
          <w:i w:val="1"/>
          <w:rtl w:val="0"/>
        </w:rPr>
        <w:t xml:space="preserve">Demography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289–299. https://doi.org/10.2307/2060819</w:t>
      </w:r>
    </w:p>
    <w:p w:rsidR="00000000" w:rsidDel="00000000" w:rsidP="00000000" w:rsidRDefault="00000000" w:rsidRPr="00000000" w14:paraId="00000A56">
      <w:pPr>
        <w:ind w:left="720"/>
        <w:rPr/>
      </w:pPr>
      <w:r w:rsidDel="00000000" w:rsidR="00000000" w:rsidRPr="00000000">
        <w:rPr>
          <w:rtl w:val="0"/>
        </w:rPr>
        <w:t xml:space="preserve">Rosan, T. M., Sitch, S., O’Sullivan, M., Basso, L. S., Wilson, C., Silva, C., Gloor, E., Fawcett, D., Heinrich, V., Souza, J. G., Bezerra, F. G. S., von Randow, C., Mercado, L. M., Gatti, L., Wiltshire, A., Friedlingstein, P., Pongratz, J., Schwingshackl, C., Williams, M., … Aragão, L. E. O. C. (2024). Synthesis of the land carbon fluxes of the Amazon region between 2010 and 2020.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46. https://doi.org/10.1038/s43247-024-01205-0</w:t>
      </w:r>
    </w:p>
    <w:p w:rsidR="00000000" w:rsidDel="00000000" w:rsidP="00000000" w:rsidRDefault="00000000" w:rsidRPr="00000000" w14:paraId="00000A57">
      <w:pPr>
        <w:ind w:left="720"/>
        <w:rPr/>
      </w:pPr>
      <w:r w:rsidDel="00000000" w:rsidR="00000000" w:rsidRPr="00000000">
        <w:rPr>
          <w:rtl w:val="0"/>
        </w:rPr>
        <w:t xml:space="preserve">Rosentreter, J. A., Borges, A. v., Deemer, B. R., Holgerson, M. A., Liu, S., Song, C., Melack, J., Raymond, P. A., Duarte, C. M., Allen, G. H., Olefeldt, D., Poulter, B., Battin, T. I., &amp; Eyre, B. D. (2021). Half of global methane emissions come from highly variable aquatic ecosystem sources.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https://doi.org/10.1038/s41561-021-00715-2</w:t>
      </w:r>
    </w:p>
    <w:p w:rsidR="00000000" w:rsidDel="00000000" w:rsidP="00000000" w:rsidRDefault="00000000" w:rsidRPr="00000000" w14:paraId="00000A58">
      <w:pPr>
        <w:ind w:left="720"/>
        <w:rPr/>
      </w:pPr>
      <w:r w:rsidDel="00000000" w:rsidR="00000000" w:rsidRPr="00000000">
        <w:rPr>
          <w:rtl w:val="0"/>
        </w:rPr>
        <w:t xml:space="preserve">Rozendaal, D. M. A., Phillips, O. L., Lewis, S. L., Affum-Baffoe, K., Alvarez-Davila, E., Andrade, A., Aragão, L. E. O. C., Araujo-Murakami, A., Baker, T. R., Bánki, O., Brienen, R. J. W., Camargo, J. L. C., Comiskey, J. A., Djuikouo Kamdem, M. N., Fauset, S., Feldpausch, T. R., Killeen, T. J., Laurance, W. F., Laurance, S. G. W., … Vanderwel, M. C. (2020). Competition influences tree growth, but not mortality, across environmental gradients in Amazonia and tropical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101</w:t>
      </w:r>
      <w:r w:rsidDel="00000000" w:rsidR="00000000" w:rsidRPr="00000000">
        <w:rPr>
          <w:rtl w:val="0"/>
        </w:rPr>
        <w:t xml:space="preserve">(7), e03052. https://doi.org/10.1002/ECY.3052</w:t>
      </w:r>
    </w:p>
    <w:p w:rsidR="00000000" w:rsidDel="00000000" w:rsidP="00000000" w:rsidRDefault="00000000" w:rsidRPr="00000000" w14:paraId="00000A59">
      <w:pPr>
        <w:ind w:left="720"/>
        <w:rPr/>
      </w:pPr>
      <w:r w:rsidDel="00000000" w:rsidR="00000000" w:rsidRPr="00000000">
        <w:rPr>
          <w:rtl w:val="0"/>
        </w:rPr>
        <w:t xml:space="preserve">Rueda-Trujillo, M. A., Veldhuis, M. P., van Bodegom, P. M., de Deurwaerder, H. P. T., &amp; Visser, M. (2024). Global increase of lianas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(8), e17485. https://doi.org/10.1111/GCB.17485</w:t>
      </w:r>
    </w:p>
    <w:p w:rsidR="00000000" w:rsidDel="00000000" w:rsidP="00000000" w:rsidRDefault="00000000" w:rsidRPr="00000000" w14:paraId="00000A5A">
      <w:pPr>
        <w:ind w:left="720"/>
        <w:rPr/>
      </w:pPr>
      <w:r w:rsidDel="00000000" w:rsidR="00000000" w:rsidRPr="00000000">
        <w:rPr>
          <w:rtl w:val="0"/>
        </w:rPr>
        <w:t xml:space="preserve">Rüger, N., Comita, L. S., Condit, R., Purves, D., Rosenbaum, B., Visser, M. D., Wright, S. J., &amp; Wirth, C. (2018). Beyond the fast–slow continuum: demographic dimensions structuring a tropical tree community.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1075–1084. https://doi.org/10.1111/ELE.12974</w:t>
      </w:r>
    </w:p>
    <w:p w:rsidR="00000000" w:rsidDel="00000000" w:rsidP="00000000" w:rsidRDefault="00000000" w:rsidRPr="00000000" w14:paraId="00000A5B">
      <w:pPr>
        <w:ind w:left="720"/>
        <w:rPr/>
      </w:pPr>
      <w:r w:rsidDel="00000000" w:rsidR="00000000" w:rsidRPr="00000000">
        <w:rPr>
          <w:rtl w:val="0"/>
        </w:rPr>
        <w:t xml:space="preserve">Saatchi, S., Asefi-Najafabady, S., Malhi, Y., Aragão, L. E. O. C., Anderson, L. O., Myneni, R. B., &amp; Nemani, R. (2013). Persistent effects of a severe drought on Amazonian forest canopy.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 565–570. https://doi.org/10.1073/PNAS.1204651110/SUPPL_FILE/PNAS.201204651SI.PDF</w:t>
      </w:r>
    </w:p>
    <w:p w:rsidR="00000000" w:rsidDel="00000000" w:rsidP="00000000" w:rsidRDefault="00000000" w:rsidRPr="00000000" w14:paraId="00000A5C">
      <w:pPr>
        <w:ind w:left="720"/>
        <w:rPr/>
      </w:pPr>
      <w:r w:rsidDel="00000000" w:rsidR="00000000" w:rsidRPr="00000000">
        <w:rPr>
          <w:rtl w:val="0"/>
        </w:rPr>
        <w:t xml:space="preserve">Saatchi, S., Longo, M., Xu, L., Yang, Y., Abe, H., André, M., Aukema, J. E., Carvalhais, N., Cadillo-Quiroz, H., Cerbu, G. A., Chernela, J. M., Covey, K., Sánchez-Clavijo, L. M., Cubillos, I. v., Davies, S. J., de Sy, V., de Vleeschouwer, F., Duque, A., Sybille Durieux, A. M., … Elmore, A. C. (2021). Detecting vulnerability of humid tropical forests to multiple stressors. </w:t>
      </w:r>
      <w:r w:rsidDel="00000000" w:rsidR="00000000" w:rsidRPr="00000000">
        <w:rPr>
          <w:i w:val="1"/>
          <w:rtl w:val="0"/>
        </w:rPr>
        <w:t xml:space="preserve">One Earth</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(7), 988–1003. https://doi.org/10.1016/J.ONEEAR.2021.06.002</w:t>
      </w:r>
    </w:p>
    <w:p w:rsidR="00000000" w:rsidDel="00000000" w:rsidP="00000000" w:rsidRDefault="00000000" w:rsidRPr="00000000" w14:paraId="00000A5D">
      <w:pPr>
        <w:ind w:left="720"/>
        <w:rPr/>
      </w:pPr>
      <w:r w:rsidDel="00000000" w:rsidR="00000000" w:rsidRPr="00000000">
        <w:rPr>
          <w:rtl w:val="0"/>
        </w:rPr>
        <w:t xml:space="preserve">Saatchi, S., Mascaro, J., Xu, L., Keller, M., Yang, Y., Duffy, P., Espírito-Santo, F., Baccini, A., Chambers, J., &amp; Schimel, D. (2015). Seeing the forest beyond the trees.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(5), 606–610. https://doi.org/10.1111/GEB.12256/SUPPINFO</w:t>
      </w:r>
    </w:p>
    <w:p w:rsidR="00000000" w:rsidDel="00000000" w:rsidP="00000000" w:rsidRDefault="00000000" w:rsidRPr="00000000" w14:paraId="00000A5E">
      <w:pPr>
        <w:ind w:left="720"/>
        <w:rPr/>
      </w:pPr>
      <w:r w:rsidDel="00000000" w:rsidR="00000000" w:rsidRPr="00000000">
        <w:rPr>
          <w:rtl w:val="0"/>
        </w:rPr>
        <w:t xml:space="preserve">Sabatini, J., Wang, Z., &amp; O’Reilly, T. (2019). Relating Reading Comprehension to Oral Reading Performance in the NAEP Fourth-Grade Special Study of Oral Reading. </w:t>
      </w:r>
      <w:r w:rsidDel="00000000" w:rsidR="00000000" w:rsidRPr="00000000">
        <w:rPr>
          <w:i w:val="1"/>
          <w:rtl w:val="0"/>
        </w:rPr>
        <w:t xml:space="preserve">Reading Research Quarterly</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253–271. https://doi.org/10.1002/RRQ.226</w:t>
      </w:r>
    </w:p>
    <w:p w:rsidR="00000000" w:rsidDel="00000000" w:rsidP="00000000" w:rsidRDefault="00000000" w:rsidRPr="00000000" w14:paraId="00000A5F">
      <w:pPr>
        <w:ind w:left="720"/>
        <w:rPr/>
      </w:pPr>
      <w:r w:rsidDel="00000000" w:rsidR="00000000" w:rsidRPr="00000000">
        <w:rPr>
          <w:rtl w:val="0"/>
        </w:rPr>
        <w:t xml:space="preserve">Sakschewski, B., von Bloh, W., Boit, A., Poorter, L., Peña-Claros, M., Heinke, J., Joshi, J., &amp; Thonicke, K. (2016). Resilience of Amazon forests emerges from plant trait diversity.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1032–1036. https://doi.org/10.1038/nclimate3109</w:t>
      </w:r>
    </w:p>
    <w:p w:rsidR="00000000" w:rsidDel="00000000" w:rsidP="00000000" w:rsidRDefault="00000000" w:rsidRPr="00000000" w14:paraId="00000A60">
      <w:pPr>
        <w:ind w:left="720"/>
        <w:rPr/>
      </w:pPr>
      <w:r w:rsidDel="00000000" w:rsidR="00000000" w:rsidRPr="00000000">
        <w:rPr>
          <w:rtl w:val="0"/>
        </w:rPr>
        <w:t xml:space="preserve">Salati, E., Dall’Olio, A., Matsui, E., &amp; Gat, J. R. (1979). Recycling of water in the Amazon Basin: An isotopic study.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1250–1258. https://doi.org/10.1029/WR015I005P01250</w:t>
      </w:r>
    </w:p>
    <w:p w:rsidR="00000000" w:rsidDel="00000000" w:rsidP="00000000" w:rsidRDefault="00000000" w:rsidRPr="00000000" w14:paraId="00000A61">
      <w:pPr>
        <w:ind w:left="720"/>
        <w:rPr/>
      </w:pPr>
      <w:r w:rsidDel="00000000" w:rsidR="00000000" w:rsidRPr="00000000">
        <w:rPr>
          <w:rtl w:val="0"/>
        </w:rPr>
        <w:t xml:space="preserve">Saleska, S. R., Didan, K., Huete, A. R., &amp; da Rocha, H. R. (2007). Amazon forests green-up during 2005 drought.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318</w:t>
      </w:r>
      <w:r w:rsidDel="00000000" w:rsidR="00000000" w:rsidRPr="00000000">
        <w:rPr>
          <w:rtl w:val="0"/>
        </w:rPr>
        <w:t xml:space="preserve">(5850), 612. https://doi.org/10.1126/SCIENCE.1146663/SUPPL_FILE/SALESKA.SOM.PDF</w:t>
      </w:r>
    </w:p>
    <w:p w:rsidR="00000000" w:rsidDel="00000000" w:rsidP="00000000" w:rsidRDefault="00000000" w:rsidRPr="00000000" w14:paraId="00000A62">
      <w:pPr>
        <w:ind w:left="720"/>
        <w:rPr/>
      </w:pPr>
      <w:r w:rsidDel="00000000" w:rsidR="00000000" w:rsidRPr="00000000">
        <w:rPr>
          <w:rtl w:val="0"/>
        </w:rPr>
        <w:t xml:space="preserve">Saleska, S. R., Miller, S. D., Matross, D. M., Goulden, M. L., Wofsy, S. C., da Rocha, H. R., de Camargo, P. B., Crill, P., Daube, B. C., de Freitas, H. C., Hutyra, L., Keller, M., Kirchhoff, V., Menton, M., Munger, J. W., Pyle, E. H., Rice, A. H., &amp; Silva, H. (2003). Carbon in Amazon Forests: Unexpected Seasonal Fluxes and Disturbance-Induced Losses.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302</w:t>
      </w:r>
      <w:r w:rsidDel="00000000" w:rsidR="00000000" w:rsidRPr="00000000">
        <w:rPr>
          <w:rtl w:val="0"/>
        </w:rPr>
        <w:t xml:space="preserve">(5650), 1554–1557. https://doi.org/10.1126/science.1091165</w:t>
      </w:r>
    </w:p>
    <w:p w:rsidR="00000000" w:rsidDel="00000000" w:rsidP="00000000" w:rsidRDefault="00000000" w:rsidRPr="00000000" w14:paraId="00000A63">
      <w:pPr>
        <w:ind w:left="720"/>
        <w:rPr/>
      </w:pPr>
      <w:r w:rsidDel="00000000" w:rsidR="00000000" w:rsidRPr="00000000">
        <w:rPr>
          <w:rtl w:val="0"/>
        </w:rPr>
        <w:t xml:space="preserve">Sampaio, G., Nobre, C., Costa, M. H., Satyamurty, P., Soares-Filho, B. S., &amp; Cardoso, M. (2007). Regional climate change over eastern Amazonia caused by pasture and soybean cropland expansion.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(17), 17709. https://doi.org/10.1029/2007GL030612</w:t>
      </w:r>
    </w:p>
    <w:p w:rsidR="00000000" w:rsidDel="00000000" w:rsidP="00000000" w:rsidRDefault="00000000" w:rsidRPr="00000000" w14:paraId="00000A64">
      <w:pPr>
        <w:ind w:left="720"/>
        <w:rPr/>
      </w:pPr>
      <w:r w:rsidDel="00000000" w:rsidR="00000000" w:rsidRPr="00000000">
        <w:rPr>
          <w:rtl w:val="0"/>
        </w:rPr>
        <w:t xml:space="preserve">Sampaio, G., Shimizu, M. H., Guimarães-Júnior, C. A., Alexandre, F., Guatura, M., Cardoso, M., Domingues, T. F., Rammig, A., von Randow, C., Rezende, L. F. C., &amp; Lapola, D. M. (2021). CO2 physiological effect can cause rainfall decrease as strong as large-scale deforestation in the Amazon.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(8), 2511–2525. https://doi.org/10.5194/bg-18-2511-2021</w:t>
      </w:r>
    </w:p>
    <w:p w:rsidR="00000000" w:rsidDel="00000000" w:rsidP="00000000" w:rsidRDefault="00000000" w:rsidRPr="00000000" w14:paraId="00000A65">
      <w:pPr>
        <w:ind w:left="720"/>
        <w:rPr/>
      </w:pPr>
      <w:r w:rsidDel="00000000" w:rsidR="00000000" w:rsidRPr="00000000">
        <w:rPr>
          <w:rtl w:val="0"/>
        </w:rPr>
        <w:t xml:space="preserve">Saunois, M., Martinez, A., Poulter, B., Zhang, Z., Raymond, P., Regnier, P., Canadell, J. G., Jackson, R. B., Patra, P. K., Bousquet, P., Ciais, P., Dlugokencky, E. J., Lan, X., Allen, G. H., Bastviken, D., Beerling, D. J., Belikov, D. A., Blake, D. R., Castaldi, S., … Zhuang, Q. (2024). Global Methane Budget 2000–2020. </w:t>
      </w:r>
      <w:r w:rsidDel="00000000" w:rsidR="00000000" w:rsidRPr="00000000">
        <w:rPr>
          <w:i w:val="1"/>
          <w:rtl w:val="0"/>
        </w:rPr>
        <w:t xml:space="preserve">Earth System Science Data Discussions</w:t>
      </w:r>
      <w:r w:rsidDel="00000000" w:rsidR="00000000" w:rsidRPr="00000000">
        <w:rPr>
          <w:rtl w:val="0"/>
        </w:rPr>
        <w:t xml:space="preserve">, </w:t>
      </w:r>
      <w:r w:rsidDel="00000000" w:rsidR="00000000" w:rsidRPr="00000000">
        <w:rPr>
          <w:i w:val="1"/>
          <w:rtl w:val="0"/>
        </w:rPr>
        <w:t xml:space="preserve">2024</w:t>
      </w:r>
      <w:r w:rsidDel="00000000" w:rsidR="00000000" w:rsidRPr="00000000">
        <w:rPr>
          <w:rtl w:val="0"/>
        </w:rPr>
        <w:t xml:space="preserve">, 1–147. https://doi.org/10.5194/essd-2024-115</w:t>
      </w:r>
    </w:p>
    <w:p w:rsidR="00000000" w:rsidDel="00000000" w:rsidP="00000000" w:rsidRDefault="00000000" w:rsidRPr="00000000" w14:paraId="00000A66">
      <w:pPr>
        <w:ind w:left="720"/>
        <w:rPr/>
      </w:pPr>
      <w:r w:rsidDel="00000000" w:rsidR="00000000" w:rsidRPr="00000000">
        <w:rPr>
          <w:rtl w:val="0"/>
        </w:rPr>
        <w:t xml:space="preserve">Saunois, M., R. Stavert, A., Poulter, B., Bousquet, P., G. Canadell, J., B. Jackson, R., A. Raymond, P., J. Dlugokencky, E., Houweling, S., K. Patra, P., Ciais, P., K. Arora, V., Bastviken, D., Bergamaschi, P., R. Blake, D., Brailsford, G., Bruhwiler, L., M. Carlson, K., Carrol, M., … Zhuang, Q. (2020). The global methane budget 2000-2017.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1561–1623. https://doi.org/10.5194/ESSD-12-1561-2020</w:t>
      </w:r>
    </w:p>
    <w:p w:rsidR="00000000" w:rsidDel="00000000" w:rsidP="00000000" w:rsidRDefault="00000000" w:rsidRPr="00000000" w14:paraId="00000A67">
      <w:pPr>
        <w:ind w:left="720"/>
        <w:rPr/>
      </w:pPr>
      <w:r w:rsidDel="00000000" w:rsidR="00000000" w:rsidRPr="00000000">
        <w:rPr>
          <w:rtl w:val="0"/>
        </w:rPr>
        <w:t xml:space="preserve">Scheffer, M., Carpenter, S., Foley, J. A., Folke, C., &amp; Walker, B. (2001). Catastrophic shifts in ecosystems. </w:t>
      </w:r>
      <w:r w:rsidDel="00000000" w:rsidR="00000000" w:rsidRPr="00000000">
        <w:rPr>
          <w:i w:val="1"/>
          <w:rtl w:val="0"/>
        </w:rPr>
        <w:t xml:space="preserve">Nature 2001 413:6856</w:t>
      </w:r>
      <w:r w:rsidDel="00000000" w:rsidR="00000000" w:rsidRPr="00000000">
        <w:rPr>
          <w:rtl w:val="0"/>
        </w:rPr>
        <w:t xml:space="preserve">, </w:t>
      </w:r>
      <w:r w:rsidDel="00000000" w:rsidR="00000000" w:rsidRPr="00000000">
        <w:rPr>
          <w:i w:val="1"/>
          <w:rtl w:val="0"/>
        </w:rPr>
        <w:t xml:space="preserve">413</w:t>
      </w:r>
      <w:r w:rsidDel="00000000" w:rsidR="00000000" w:rsidRPr="00000000">
        <w:rPr>
          <w:rtl w:val="0"/>
        </w:rPr>
        <w:t xml:space="preserve">(6856), 591–596. https://doi.org/10.1038/35098000</w:t>
      </w:r>
    </w:p>
    <w:p w:rsidR="00000000" w:rsidDel="00000000" w:rsidP="00000000" w:rsidRDefault="00000000" w:rsidRPr="00000000" w14:paraId="00000A68">
      <w:pPr>
        <w:ind w:left="720"/>
        <w:rPr/>
      </w:pPr>
      <w:r w:rsidDel="00000000" w:rsidR="00000000" w:rsidRPr="00000000">
        <w:rPr>
          <w:rtl w:val="0"/>
        </w:rPr>
        <w:t xml:space="preserve">Schimel, D., Pavlick, R., Fisher, J. B., Asner, G. P., Saatchi, S., Townsend, P., Miller, C., Frankenberg, C., Hibbard, K., &amp; Cox, P. (2015). Observing terrestrial ecosystems and the carbon cycle from space.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(5), 1762–1776. https://doi.org/10.1111/GCB.12822</w:t>
      </w:r>
    </w:p>
    <w:p w:rsidR="00000000" w:rsidDel="00000000" w:rsidP="00000000" w:rsidRDefault="00000000" w:rsidRPr="00000000" w14:paraId="00000A69">
      <w:pPr>
        <w:ind w:left="720"/>
        <w:rPr/>
      </w:pPr>
      <w:r w:rsidDel="00000000" w:rsidR="00000000" w:rsidRPr="00000000">
        <w:rPr>
          <w:rtl w:val="0"/>
        </w:rPr>
        <w:t xml:space="preserve">Schimel, D., Schneider, F. D., Carbon, J., &amp; Participants, E. (2019). Flux towers in the sky: global ecology from space.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224</w:t>
      </w:r>
      <w:r w:rsidDel="00000000" w:rsidR="00000000" w:rsidRPr="00000000">
        <w:rPr>
          <w:rtl w:val="0"/>
        </w:rPr>
        <w:t xml:space="preserve">(2), 570–584. https://doi.org/10.1111/NPH.15934</w:t>
      </w:r>
    </w:p>
    <w:p w:rsidR="00000000" w:rsidDel="00000000" w:rsidP="00000000" w:rsidRDefault="00000000" w:rsidRPr="00000000" w14:paraId="00000A6A">
      <w:pPr>
        <w:ind w:left="720"/>
        <w:rPr/>
      </w:pPr>
      <w:r w:rsidDel="00000000" w:rsidR="00000000" w:rsidRPr="00000000">
        <w:rPr>
          <w:rtl w:val="0"/>
        </w:rPr>
        <w:t xml:space="preserve">Schmitt, S., Maréchaux, I., Chave, J., Fischer, F. J., Piponiot, C., Traissac, S., &amp; Hérault, B. (2020). Functional diversity improves tropical forest resilience: Insights from a long-term virtual experiment.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(3), 831–843. https://doi.org/10.1111/1365-2745.13320</w:t>
      </w:r>
    </w:p>
    <w:p w:rsidR="00000000" w:rsidDel="00000000" w:rsidP="00000000" w:rsidRDefault="00000000" w:rsidRPr="00000000" w14:paraId="00000A6B">
      <w:pPr>
        <w:ind w:left="720"/>
        <w:rPr/>
      </w:pPr>
      <w:r w:rsidDel="00000000" w:rsidR="00000000" w:rsidRPr="00000000">
        <w:rPr>
          <w:rtl w:val="0"/>
        </w:rPr>
        <w:t xml:space="preserve">Schneider, F. D., Ferraz, A., Hancock, S., Duncanson, L. I., Dubayah, R. O., Pavlick, R. P., &amp; Schimel, D. S. (2020). Towards mapping the diversity of canopy structure from space with GEDI.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115006. https://doi.org/10.1088/1748-9326/ab9e99</w:t>
      </w:r>
    </w:p>
    <w:p w:rsidR="00000000" w:rsidDel="00000000" w:rsidP="00000000" w:rsidRDefault="00000000" w:rsidRPr="00000000" w14:paraId="00000A6C">
      <w:pPr>
        <w:ind w:left="720"/>
        <w:rPr/>
      </w:pPr>
      <w:r w:rsidDel="00000000" w:rsidR="00000000" w:rsidRPr="00000000">
        <w:rPr>
          <w:rtl w:val="0"/>
        </w:rPr>
        <w:t xml:space="preserve">Schneider, F. D., Kükenbrink, D., Schaepman, M. E., Schimel, D. S., &amp; Morsdorf, F. (2019). Quantifying 3D structure and occlusion in dense tropical and temperate forests using close-range LiDAR.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249–257. https://doi.org/10.1016/j.agrformet.2019.01.033</w:t>
      </w:r>
    </w:p>
    <w:p w:rsidR="00000000" w:rsidDel="00000000" w:rsidP="00000000" w:rsidRDefault="00000000" w:rsidRPr="00000000" w14:paraId="00000A6D">
      <w:pPr>
        <w:ind w:left="720"/>
        <w:rPr/>
      </w:pPr>
      <w:r w:rsidDel="00000000" w:rsidR="00000000" w:rsidRPr="00000000">
        <w:rPr>
          <w:rtl w:val="0"/>
        </w:rPr>
        <w:t xml:space="preserve">Schneider, F. D., Longo, M., Paul-Limoges, E., Scholl, V. M., Schmid, B., Morsdorf, F., Pavlick, R. P., Schimel, D. S., Schaepman, M. E., &amp; Moorcroft, P. R. (2023). Remote Sensing-Based Forest Modeling Reveals Positive Effects of Functional Diversity on Productivity at Local Spatial Scale.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(6), e2023JG007421. https://doi.org/10.1029/2023JG007421</w:t>
      </w:r>
    </w:p>
    <w:p w:rsidR="00000000" w:rsidDel="00000000" w:rsidP="00000000" w:rsidRDefault="00000000" w:rsidRPr="00000000" w14:paraId="00000A6E">
      <w:pPr>
        <w:ind w:left="720"/>
        <w:rPr/>
      </w:pPr>
      <w:r w:rsidDel="00000000" w:rsidR="00000000" w:rsidRPr="00000000">
        <w:rPr>
          <w:rtl w:val="0"/>
        </w:rPr>
        <w:t xml:space="preserve">Schneider, T., Bischoff, T., &amp; Haug, G. H. (2014). Migrations and dynamics of the intertropical convergence zone. </w:t>
      </w:r>
      <w:r w:rsidDel="00000000" w:rsidR="00000000" w:rsidRPr="00000000">
        <w:rPr>
          <w:i w:val="1"/>
          <w:rtl w:val="0"/>
        </w:rPr>
        <w:t xml:space="preserve">Nature 2014 513:7516</w:t>
      </w:r>
      <w:r w:rsidDel="00000000" w:rsidR="00000000" w:rsidRPr="00000000">
        <w:rPr>
          <w:rtl w:val="0"/>
        </w:rPr>
        <w:t xml:space="preserve">, </w:t>
      </w:r>
      <w:r w:rsidDel="00000000" w:rsidR="00000000" w:rsidRPr="00000000">
        <w:rPr>
          <w:i w:val="1"/>
          <w:rtl w:val="0"/>
        </w:rPr>
        <w:t xml:space="preserve">513</w:t>
      </w:r>
      <w:r w:rsidDel="00000000" w:rsidR="00000000" w:rsidRPr="00000000">
        <w:rPr>
          <w:rtl w:val="0"/>
        </w:rPr>
        <w:t xml:space="preserve">(7516), 45–53. https://doi.org/10.1038/nature13636</w:t>
      </w:r>
    </w:p>
    <w:p w:rsidR="00000000" w:rsidDel="00000000" w:rsidP="00000000" w:rsidRDefault="00000000" w:rsidRPr="00000000" w14:paraId="00000A6F">
      <w:pPr>
        <w:ind w:left="720"/>
        <w:rPr/>
      </w:pPr>
      <w:r w:rsidDel="00000000" w:rsidR="00000000" w:rsidRPr="00000000">
        <w:rPr>
          <w:rtl w:val="0"/>
        </w:rPr>
        <w:t xml:space="preserve">Schnitzer, S. A., &amp; Bongers, F. (2011). Increasing liana abundance and biomass in tropical forests: Emerging patterns and putative mechanisms.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397–406. https://doi.org/10.1111/J.1461-0248.2011.01590.X</w:t>
      </w:r>
    </w:p>
    <w:p w:rsidR="00000000" w:rsidDel="00000000" w:rsidP="00000000" w:rsidRDefault="00000000" w:rsidRPr="00000000" w14:paraId="00000A70">
      <w:pPr>
        <w:ind w:left="720"/>
        <w:rPr/>
      </w:pPr>
      <w:r w:rsidDel="00000000" w:rsidR="00000000" w:rsidRPr="00000000">
        <w:rPr>
          <w:rtl w:val="0"/>
        </w:rPr>
        <w:t xml:space="preserve">Schnitzer, S. A., DeFilippis, D. M., Visser, M., Estrada-Villegas, S., Rivera-Camaña, R., Bernal, B., Peréz, S., Valdéz, A., Valdéz, S., Aguilar, A., Dalling, J. W., Broadbent, E. N., Almeyda Zambrano, A. M., Hubbell, S. P., &amp; Garcia-Leon, M. (2021). Local canopy disturbance as an explanation for long-term increases in liana abundance.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(12), 2635–2647. https://doi.org/10.1111/ELE.13881</w:t>
      </w:r>
    </w:p>
    <w:p w:rsidR="00000000" w:rsidDel="00000000" w:rsidP="00000000" w:rsidRDefault="00000000" w:rsidRPr="00000000" w14:paraId="00000A71">
      <w:pPr>
        <w:ind w:left="720"/>
        <w:rPr/>
      </w:pPr>
      <w:r w:rsidDel="00000000" w:rsidR="00000000" w:rsidRPr="00000000">
        <w:rPr>
          <w:rtl w:val="0"/>
        </w:rPr>
        <w:t xml:space="preserve">Schwartz, N. B., Uriarte, M., DeFries, R., Bedka, K. M., Fernandes, K., Gutiérrez‐Vélez, V., &amp; Pinedo‐Vasquez, M. A. (2017). Fragmentation increases wind disturbance impacts on forest structure and carbon stocks in a western Amazonian landscape.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(6), 1901–1915. https://doi.org/10.1002/eap.1576</w:t>
      </w:r>
    </w:p>
    <w:p w:rsidR="00000000" w:rsidDel="00000000" w:rsidP="00000000" w:rsidRDefault="00000000" w:rsidRPr="00000000" w14:paraId="00000A72">
      <w:pPr>
        <w:ind w:left="720"/>
        <w:rPr/>
      </w:pPr>
      <w:r w:rsidDel="00000000" w:rsidR="00000000" w:rsidRPr="00000000">
        <w:rPr>
          <w:rFonts w:ascii="Arial Unicode MS" w:cs="Arial Unicode MS" w:eastAsia="Arial Unicode MS" w:hAnsi="Arial Unicode MS"/>
          <w:rtl w:val="0"/>
        </w:rPr>
        <w:t xml:space="preserve">Seinfeld, J. H., Bretherton, C., Carslaw, K. S., Coe, H., DeMott, P. J., Dunlea, E. J., Feingold, G., Ghan, S., Guenther, A. B., Kahn, R., Kraucunas, I., Kreidenweis, S. M., Molina, M. J., Nenes, A., Penner, J. E., Prather, K. A., Ramanathan, V., Ramaswamy, V., Rasch, P. J., … Wood, R. (2016). Improving our fundamental understanding of the role of aerosol−cloud interactions in the climate system.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(21), 5781–5790. https://doi.org/10.1073/pnas.1514043113</w:t>
      </w:r>
    </w:p>
    <w:p w:rsidR="00000000" w:rsidDel="00000000" w:rsidP="00000000" w:rsidRDefault="00000000" w:rsidRPr="00000000" w14:paraId="00000A73">
      <w:pPr>
        <w:ind w:left="720"/>
        <w:rPr/>
      </w:pPr>
      <w:r w:rsidDel="00000000" w:rsidR="00000000" w:rsidRPr="00000000">
        <w:rPr>
          <w:rtl w:val="0"/>
        </w:rPr>
        <w:t xml:space="preserve">Seneviratne, S. I., Corti, T., Davin, E. L., Hirschi, M., Jaeger, E. B., Lehner, I., Orlowsky, B., &amp; Teuling, A. J. (2010). Investigating soil moisture–climate interactions in a changing climate: A review. </w:t>
      </w:r>
      <w:r w:rsidDel="00000000" w:rsidR="00000000" w:rsidRPr="00000000">
        <w:rPr>
          <w:i w:val="1"/>
          <w:rtl w:val="0"/>
        </w:rPr>
        <w:t xml:space="preserve">Earth-Science Reviews</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(3–4), 125–161. https://doi.org/10.1016/J.EARSCIREV.2010.02.004</w:t>
      </w:r>
    </w:p>
    <w:p w:rsidR="00000000" w:rsidDel="00000000" w:rsidP="00000000" w:rsidRDefault="00000000" w:rsidRPr="00000000" w14:paraId="00000A74">
      <w:pPr>
        <w:ind w:left="720"/>
        <w:rPr/>
      </w:pPr>
      <w:r w:rsidDel="00000000" w:rsidR="00000000" w:rsidRPr="00000000">
        <w:rPr>
          <w:rtl w:val="0"/>
        </w:rPr>
        <w:t xml:space="preserve">Shapiro, A., d’Annunzio, R., Desclée, B., Jungers, Q., Kondjo, H. K., Iyanga, J. M., Gangyo, F. I., Nana, T., Obame, C. V., Milandou, C., Rambaud, P., Sonwa, D. J., Mertens, B., Tchana, E., Khasa, D., Bourgoin, C., Ouissika, C. B., &amp; Kipute, D. D. (2023). Small scale agriculture continues to drive deforestation and degradation in fragmented forests in the Congo Basin (2015–2020). </w:t>
      </w:r>
      <w:r w:rsidDel="00000000" w:rsidR="00000000" w:rsidRPr="00000000">
        <w:rPr>
          <w:i w:val="1"/>
          <w:rtl w:val="0"/>
        </w:rPr>
        <w:t xml:space="preserve">Land Use Policy</w:t>
      </w:r>
      <w:r w:rsidDel="00000000" w:rsidR="00000000" w:rsidRPr="00000000">
        <w:rPr>
          <w:rtl w:val="0"/>
        </w:rPr>
        <w:t xml:space="preserve">, </w:t>
      </w:r>
      <w:r w:rsidDel="00000000" w:rsidR="00000000" w:rsidRPr="00000000">
        <w:rPr>
          <w:i w:val="1"/>
          <w:rtl w:val="0"/>
        </w:rPr>
        <w:t xml:space="preserve">134</w:t>
      </w:r>
      <w:r w:rsidDel="00000000" w:rsidR="00000000" w:rsidRPr="00000000">
        <w:rPr>
          <w:rtl w:val="0"/>
        </w:rPr>
        <w:t xml:space="preserve">, 106922. https://doi.org/10.1016/J.LANDUSEPOL.2023.106922</w:t>
      </w:r>
    </w:p>
    <w:p w:rsidR="00000000" w:rsidDel="00000000" w:rsidP="00000000" w:rsidRDefault="00000000" w:rsidRPr="00000000" w14:paraId="00000A75">
      <w:pPr>
        <w:ind w:left="720"/>
        <w:rPr/>
      </w:pPr>
      <w:r w:rsidDel="00000000" w:rsidR="00000000" w:rsidRPr="00000000">
        <w:rPr>
          <w:rtl w:val="0"/>
        </w:rPr>
        <w:t xml:space="preserve">Shi, M., Keller, M., Bomfim, B., Li, L., Koven, C., Kueppers, L., Knox, R., Needham, J., Kao, S., Thornton, P. E., Thornton, M. M., &amp; Leung, L. R. (2024). Functionally Assembled Terrestrial Ecosystem Simulator (FATES) for Hurricane Disturbance and Recovery.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 https://doi.org/10.1029/2023MS003679</w:t>
      </w:r>
    </w:p>
    <w:p w:rsidR="00000000" w:rsidDel="00000000" w:rsidP="00000000" w:rsidRDefault="00000000" w:rsidRPr="00000000" w14:paraId="00000A76">
      <w:pPr>
        <w:ind w:left="720"/>
        <w:rPr/>
      </w:pPr>
      <w:r w:rsidDel="00000000" w:rsidR="00000000" w:rsidRPr="00000000">
        <w:rPr>
          <w:rtl w:val="0"/>
        </w:rPr>
        <w:t xml:space="preserve">Sibret, T., Bauters, M., Bulonza, E., Lefevre, L., Cerutti, P. O., Lokonda, M., Mbifo, J., Michel, B., Verbeeck, H., &amp; Boeckx, P. (2022). CongoFlux – The First Eddy Covariance Flux Tower in the Congo Basin. </w:t>
      </w:r>
      <w:r w:rsidDel="00000000" w:rsidR="00000000" w:rsidRPr="00000000">
        <w:rPr>
          <w:i w:val="1"/>
          <w:rtl w:val="0"/>
        </w:rPr>
        <w:t xml:space="preserve">Frontiers in Soil Science</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 https://doi.org/10.3389/fsoil.2022.883236</w:t>
      </w:r>
    </w:p>
    <w:p w:rsidR="00000000" w:rsidDel="00000000" w:rsidP="00000000" w:rsidRDefault="00000000" w:rsidRPr="00000000" w14:paraId="00000A77">
      <w:pPr>
        <w:ind w:left="720"/>
        <w:rPr/>
      </w:pPr>
      <w:r w:rsidDel="00000000" w:rsidR="00000000" w:rsidRPr="00000000">
        <w:rPr>
          <w:rtl w:val="0"/>
        </w:rPr>
        <w:t xml:space="preserve">Silva, C. H. L., Aragão, L. E. O. C., Anderson, L. O., Fonseca, M. G., Shimabukuro, Y. E., Vancutsem, C., Achard, F., Beuchle, R., Numata, I., Silva, C. A., Maeda, E. E., Longo, M., &amp; Saatchi, S. S. (2020). Persistent collapse of biomass in Amazonian forest edges following deforestation leads to unaccounted carbon losses.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(40). https://doi.org/10.1126/SCIADV.AAZ8360/SUPPL_FILE/AAZ8360_SM.PDF</w:t>
      </w:r>
    </w:p>
    <w:p w:rsidR="00000000" w:rsidDel="00000000" w:rsidP="00000000" w:rsidRDefault="00000000" w:rsidRPr="00000000" w14:paraId="00000A78">
      <w:pPr>
        <w:ind w:left="720"/>
        <w:rPr/>
      </w:pPr>
      <w:r w:rsidDel="00000000" w:rsidR="00000000" w:rsidRPr="00000000">
        <w:rPr>
          <w:rtl w:val="0"/>
        </w:rPr>
        <w:t xml:space="preserve">Silvério, D. v., Brando, P. M., Bustamante, M. M. C., Putz, F. E., Marra, D. M., Levick, S. R., &amp; Trumbore, S. E. (2019). Fire, fragmentation, and windstorms: A recipe for tropical forest degradation.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(2), 656–667. https://doi.org/10.1111/1365-2745.13076</w:t>
      </w:r>
    </w:p>
    <w:p w:rsidR="00000000" w:rsidDel="00000000" w:rsidP="00000000" w:rsidRDefault="00000000" w:rsidRPr="00000000" w14:paraId="00000A79">
      <w:pPr>
        <w:ind w:left="720"/>
        <w:rPr/>
      </w:pPr>
      <w:r w:rsidDel="00000000" w:rsidR="00000000" w:rsidRPr="00000000">
        <w:rPr>
          <w:rtl w:val="0"/>
        </w:rPr>
        <w:t xml:space="preserve">Siyum, Z. G. (2020). Tropical dry forest dynamics in the context of climate change: syntheses of drivers, gaps, and management perspectives.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1–16. https://doi.org/10.1186/S13717-020-00229-6/FIGURES/4</w:t>
      </w:r>
    </w:p>
    <w:p w:rsidR="00000000" w:rsidDel="00000000" w:rsidP="00000000" w:rsidRDefault="00000000" w:rsidRPr="00000000" w14:paraId="00000A7A">
      <w:pPr>
        <w:ind w:left="720"/>
        <w:rPr/>
      </w:pPr>
      <w:r w:rsidDel="00000000" w:rsidR="00000000" w:rsidRPr="00000000">
        <w:rPr>
          <w:rtl w:val="0"/>
        </w:rPr>
        <w:t xml:space="preserve">Sjögersten, S., Black, C. R., Evers, S., Hoyos-Santillan, J., Wright, E. L., &amp; Turner, B. L. (2014). Tropical wetlands: A missing link in the global carbon cycle?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(12), 1371–1386. https://doi.org/10.1002/2014GB004844</w:t>
      </w:r>
    </w:p>
    <w:p w:rsidR="00000000" w:rsidDel="00000000" w:rsidP="00000000" w:rsidRDefault="00000000" w:rsidRPr="00000000" w14:paraId="00000A7B">
      <w:pPr>
        <w:ind w:left="720"/>
        <w:rPr/>
      </w:pPr>
      <w:r w:rsidDel="00000000" w:rsidR="00000000" w:rsidRPr="00000000">
        <w:rPr>
          <w:rtl w:val="0"/>
        </w:rPr>
        <w:t xml:space="preserve">Skidmore, A. K., Coops, N. C., Neinavaz, E., Ali, A., Schaepman, M. E., Paganini, M., Kissling, W. D., Vihervaara, P., Darvishzadeh, R., Feilhauer, H., Fernandez, M., Fernández, N., Gorelick, N., Geijzendorffer, I., Heiden, U., Heurich, M., Hobern, D., Holzwarth, S., Muller-Karger, F. E., … Wingate, V. (2021). Priority list of biodiversity metrics to observe from space. In </w:t>
      </w:r>
      <w:r w:rsidDel="00000000" w:rsidR="00000000" w:rsidRPr="00000000">
        <w:rPr>
          <w:i w:val="1"/>
          <w:rtl w:val="0"/>
        </w:rPr>
        <w:t xml:space="preserve">Nature Ecology and Evolution</w:t>
      </w:r>
      <w:r w:rsidDel="00000000" w:rsidR="00000000" w:rsidRPr="00000000">
        <w:rPr>
          <w:rtl w:val="0"/>
        </w:rPr>
        <w:t xml:space="preserve"> (Vol. 5, Issue 7, pp. 896–906). Nature Research. https://doi.org/10.1038/s41559-021-01451-x</w:t>
      </w:r>
    </w:p>
    <w:p w:rsidR="00000000" w:rsidDel="00000000" w:rsidP="00000000" w:rsidRDefault="00000000" w:rsidRPr="00000000" w14:paraId="00000A7C">
      <w:pPr>
        <w:ind w:left="720"/>
        <w:rPr/>
      </w:pPr>
      <w:r w:rsidDel="00000000" w:rsidR="00000000" w:rsidRPr="00000000">
        <w:rPr>
          <w:rtl w:val="0"/>
        </w:rPr>
        <w:t xml:space="preserve">Skole, D., &amp; Tucker, C. (1993). Tropical Deforestation and Habitat Fragmentation in the Amazon: Satellite Data from 1978 to 1988.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(5116), 1905–1910. https://doi.org/10.1126/SCIENCE.260.5116.1905</w:t>
      </w:r>
    </w:p>
    <w:p w:rsidR="00000000" w:rsidDel="00000000" w:rsidP="00000000" w:rsidRDefault="00000000" w:rsidRPr="00000000" w14:paraId="00000A7D">
      <w:pPr>
        <w:ind w:left="720"/>
        <w:rPr/>
      </w:pPr>
      <w:r w:rsidDel="00000000" w:rsidR="00000000" w:rsidRPr="00000000">
        <w:rPr>
          <w:rtl w:val="0"/>
        </w:rPr>
        <w:t xml:space="preserve">Slik, J. W. F., Arroyo-Rodríguez, V., Aiba, S. I., Alvarez-Loayza, P., Alves, L. F., Ashton, P., Balvanera, P., Bastian, M. L., Bellingham, P. J., van den Berg, E., Bernacci, L., da Conceição Bispo, P., Blanc, L., Böhning-Gaese, K., Boeckx, P., Bongers, F., Boyle, B., Bradford, M., Brearley, F. Q., … Venticinque, E. M. (2015). An estimate of the number of tropical tree species.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(24), 7472–7477. https://doi.org/10.1073/PNAS.1423147112/SUPPL_FILE/PNAS.1423147112.SD01.XLSX</w:t>
      </w:r>
    </w:p>
    <w:p w:rsidR="00000000" w:rsidDel="00000000" w:rsidP="00000000" w:rsidRDefault="00000000" w:rsidRPr="00000000" w14:paraId="00000A7E">
      <w:pPr>
        <w:ind w:left="720"/>
        <w:rPr/>
      </w:pPr>
      <w:r w:rsidDel="00000000" w:rsidR="00000000" w:rsidRPr="00000000">
        <w:rPr>
          <w:rtl w:val="0"/>
        </w:rPr>
        <w:t xml:space="preserve">Slik, J. W. F., Franklin, J., Arroyo-Rodríguez, V., Field, R., Aguilar, S., Aguirre, N., Ahumada, J., Aiba, S.-I., Alves, L. F., K, A., Avella, A., Mora, F., Aymard C., G. A., Báez, S., Balvanera, P., Bastian, M. L., Bastin, J.-F., Bellingham, P. J., van den Berg, E., … Zang, R. (2018). Phylogenetic classification of the world’s tropical forests.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(8), 1837–1842. https://doi.org/10.1073/pnas.1714977115</w:t>
      </w:r>
    </w:p>
    <w:p w:rsidR="00000000" w:rsidDel="00000000" w:rsidP="00000000" w:rsidRDefault="00000000" w:rsidRPr="00000000" w14:paraId="00000A7F">
      <w:pPr>
        <w:ind w:left="720"/>
        <w:rPr/>
      </w:pPr>
      <w:r w:rsidDel="00000000" w:rsidR="00000000" w:rsidRPr="00000000">
        <w:rPr>
          <w:rtl w:val="0"/>
        </w:rPr>
        <w:t xml:space="preserve">Slot, M., &amp; Winter, K. (2017). In situ temperature response of photosynthesis of 42 tree and liana species in the canopy of two Panamanian lowland tropical forests with contrasting rainfall regimes.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214</w:t>
      </w:r>
      <w:r w:rsidDel="00000000" w:rsidR="00000000" w:rsidRPr="00000000">
        <w:rPr>
          <w:rtl w:val="0"/>
        </w:rPr>
        <w:t xml:space="preserve">(3), 1103–1117. https://doi.org/10.1111/NPH.14469</w:t>
      </w:r>
    </w:p>
    <w:p w:rsidR="00000000" w:rsidDel="00000000" w:rsidP="00000000" w:rsidRDefault="00000000" w:rsidRPr="00000000" w14:paraId="00000A80">
      <w:pPr>
        <w:ind w:left="720"/>
        <w:rPr/>
      </w:pPr>
      <w:r w:rsidDel="00000000" w:rsidR="00000000" w:rsidRPr="00000000">
        <w:rPr>
          <w:rtl w:val="0"/>
        </w:rPr>
        <w:t xml:space="preserve">Smith, C., Baker, J. C. A., &amp; Spracklen, D. v. (2023). Tropical deforestation causes large reductions in observed precipitation.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(7951), 270–275. https://doi.org/10.1038/s41586-022-05690-1</w:t>
      </w:r>
    </w:p>
    <w:p w:rsidR="00000000" w:rsidDel="00000000" w:rsidP="00000000" w:rsidRDefault="00000000" w:rsidRPr="00000000" w14:paraId="00000A81">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(2020a).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82">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(2020b).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83">
      <w:pPr>
        <w:ind w:left="720"/>
        <w:rPr/>
      </w:pPr>
      <w:r w:rsidDel="00000000" w:rsidR="00000000" w:rsidRPr="00000000">
        <w:rPr>
          <w:rtl w:val="0"/>
        </w:rPr>
        <w:t xml:space="preserve">Smith-Martin, C. M., Muscarella, R., Hammond, W. M., Jansen, S., Brodribb, T. J., Choat, B., Johnson, D. M., Vargas-G, G., &amp; Uriarte, M. (2023). Hydraulic variability of tropical forests is largely independent of water availability.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(11), 1829–1839. https://doi.org/10.1111/ELE.14314</w:t>
      </w:r>
    </w:p>
    <w:p w:rsidR="00000000" w:rsidDel="00000000" w:rsidP="00000000" w:rsidRDefault="00000000" w:rsidRPr="00000000" w14:paraId="00000A84">
      <w:pPr>
        <w:ind w:left="720"/>
        <w:rPr/>
      </w:pPr>
      <w:r w:rsidDel="00000000" w:rsidR="00000000" w:rsidRPr="00000000">
        <w:rPr>
          <w:rtl w:val="0"/>
        </w:rPr>
        <w:t xml:space="preserve">Snyder, P. K. (2010). The Influence of Tropical Deforestation on the Northern Hemisphere Climate by Atmospheric Teleconnections.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1–34. https://doi.org/10.1175/2010EI280.1</w:t>
      </w:r>
    </w:p>
    <w:p w:rsidR="00000000" w:rsidDel="00000000" w:rsidP="00000000" w:rsidRDefault="00000000" w:rsidRPr="00000000" w14:paraId="00000A85">
      <w:pPr>
        <w:ind w:left="720"/>
        <w:rPr/>
      </w:pPr>
      <w:r w:rsidDel="00000000" w:rsidR="00000000" w:rsidRPr="00000000">
        <w:rPr>
          <w:rtl w:val="0"/>
        </w:rPr>
        <w:t xml:space="preserve">Sonwa, D. J., Somorin, O. A., Jum, C., Bele, M. Y., &amp; Nkem, J. N. (2012). Vulnerability, forest-related sectors and climate change adaptation: The case of Cameroon. </w:t>
      </w:r>
      <w:r w:rsidDel="00000000" w:rsidR="00000000" w:rsidRPr="00000000">
        <w:rPr>
          <w:i w:val="1"/>
          <w:rtl w:val="0"/>
        </w:rPr>
        <w:t xml:space="preserve">Forest Policy and Economics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 1–9. https://doi.org/10.1016/J.FORPOL.2012.06.009</w:t>
      </w:r>
    </w:p>
    <w:p w:rsidR="00000000" w:rsidDel="00000000" w:rsidP="00000000" w:rsidRDefault="00000000" w:rsidRPr="00000000" w14:paraId="00000A86">
      <w:pPr>
        <w:ind w:left="720"/>
        <w:rPr/>
      </w:pPr>
      <w:r w:rsidDel="00000000" w:rsidR="00000000" w:rsidRPr="00000000">
        <w:rPr>
          <w:rtl w:val="0"/>
        </w:rPr>
        <w:t xml:space="preserve">Sorí, R., Stojanovic, M., Nieto, R., Liberato, M. L. R., &amp; Gimeno, L. (2022). Spatiotemporal Variability of Droughts in the Congo River Basin. In </w:t>
      </w:r>
      <w:r w:rsidDel="00000000" w:rsidR="00000000" w:rsidRPr="00000000">
        <w:rPr>
          <w:i w:val="1"/>
          <w:rtl w:val="0"/>
        </w:rPr>
        <w:t xml:space="preserve">Congo Basin Hydrology, Climate, and Biogeochemistry: A Foundation for the Future</w:t>
      </w:r>
      <w:r w:rsidDel="00000000" w:rsidR="00000000" w:rsidRPr="00000000">
        <w:rPr>
          <w:rtl w:val="0"/>
        </w:rPr>
        <w:t xml:space="preserve"> (pp. 187–203). https://doi.org/10.1002/9781119657002.ch11</w:t>
      </w:r>
    </w:p>
    <w:p w:rsidR="00000000" w:rsidDel="00000000" w:rsidP="00000000" w:rsidRDefault="00000000" w:rsidRPr="00000000" w14:paraId="00000A87">
      <w:pPr>
        <w:ind w:left="720"/>
        <w:rPr/>
      </w:pPr>
      <w:r w:rsidDel="00000000" w:rsidR="00000000" w:rsidRPr="00000000">
        <w:rPr>
          <w:rtl w:val="0"/>
        </w:rPr>
        <w:t xml:space="preserve">Souza-Filho, P. W. M., de Souza, E. B., Silva Júnior, R. O., Nascimento, W. R., Versiani de Mendonça, B. R., Guimarães, J. T. F., Dall’Agnol, R., &amp; Siqueira, J. O. (2016). Four decades of land-cover, land-use and hydroclimatology changes in the Itacaiúnas River watershed, southeastern Amazon.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167</w:t>
      </w:r>
      <w:r w:rsidDel="00000000" w:rsidR="00000000" w:rsidRPr="00000000">
        <w:rPr>
          <w:rtl w:val="0"/>
        </w:rPr>
        <w:t xml:space="preserve">, 175–184. https://doi.org/10.1016/J.JENVMAN.2015.11.039</w:t>
      </w:r>
    </w:p>
    <w:p w:rsidR="00000000" w:rsidDel="00000000" w:rsidP="00000000" w:rsidRDefault="00000000" w:rsidRPr="00000000" w14:paraId="00000A88">
      <w:pPr>
        <w:ind w:left="720"/>
        <w:rPr/>
      </w:pPr>
      <w:r w:rsidDel="00000000" w:rsidR="00000000" w:rsidRPr="00000000">
        <w:rPr>
          <w:rtl w:val="0"/>
        </w:rPr>
        <w:t xml:space="preserve">St Germain, K. (n.d.). </w:t>
      </w:r>
      <w:r w:rsidDel="00000000" w:rsidR="00000000" w:rsidRPr="00000000">
        <w:rPr>
          <w:i w:val="1"/>
          <w:rtl w:val="0"/>
        </w:rPr>
        <w:t xml:space="preserve">Earth Science to Action Strategy 2023-2024</w:t>
      </w:r>
      <w:r w:rsidDel="00000000" w:rsidR="00000000" w:rsidRPr="00000000">
        <w:rPr>
          <w:rtl w:val="0"/>
        </w:rPr>
        <w:t xml:space="preserve">.</w:t>
      </w:r>
    </w:p>
    <w:p w:rsidR="00000000" w:rsidDel="00000000" w:rsidP="00000000" w:rsidRDefault="00000000" w:rsidRPr="00000000" w14:paraId="00000A89">
      <w:pPr>
        <w:ind w:left="720"/>
        <w:rPr/>
      </w:pPr>
      <w:r w:rsidDel="00000000" w:rsidR="00000000" w:rsidRPr="00000000">
        <w:rPr>
          <w:rtl w:val="0"/>
        </w:rPr>
        <w:t xml:space="preserve">Staal, A., Flores, B. M., Aguiar, A. P. D., Bosmans, J. H. C., Fetzer, I., &amp; Tuinenburg, O. A. (2020a).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8A">
      <w:pPr>
        <w:ind w:left="720"/>
        <w:rPr/>
      </w:pPr>
      <w:r w:rsidDel="00000000" w:rsidR="00000000" w:rsidRPr="00000000">
        <w:rPr>
          <w:rtl w:val="0"/>
        </w:rPr>
        <w:t xml:space="preserve">Staal, A., Flores, B. M., Aguiar, A. P. D., Bosmans, J. H. C., Fetzer, I., &amp; Tuinenburg, O. A. (2020b).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8B">
      <w:pPr>
        <w:ind w:left="720"/>
        <w:rPr/>
      </w:pPr>
      <w:r w:rsidDel="00000000" w:rsidR="00000000" w:rsidRPr="00000000">
        <w:rPr>
          <w:rtl w:val="0"/>
        </w:rPr>
        <w:t xml:space="preserve">Staal, A., Koren, G., Tejada, G., &amp; Gatti, L. v. (2023). Moisture origins of the Amazon carbon source region.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044027. https://doi.org/10.1088/1748-9326/acc676</w:t>
      </w:r>
    </w:p>
    <w:p w:rsidR="00000000" w:rsidDel="00000000" w:rsidP="00000000" w:rsidRDefault="00000000" w:rsidRPr="00000000" w14:paraId="00000A8C">
      <w:pPr>
        <w:ind w:left="720"/>
        <w:rPr/>
      </w:pPr>
      <w:r w:rsidDel="00000000" w:rsidR="00000000" w:rsidRPr="00000000">
        <w:rPr>
          <w:rtl w:val="0"/>
        </w:rPr>
        <w:t xml:space="preserve">Staal, A., Tuinenburg, O. A., Bosmans, J. H. C., Holmgren, M., van Nes, E. H., Scheffer, M., Zemp, D. C., &amp; Dekker, S. C. (2018a).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8D">
      <w:pPr>
        <w:ind w:left="720"/>
        <w:rPr/>
      </w:pPr>
      <w:r w:rsidDel="00000000" w:rsidR="00000000" w:rsidRPr="00000000">
        <w:rPr>
          <w:rtl w:val="0"/>
        </w:rPr>
        <w:t xml:space="preserve">Staal, A., Tuinenburg, O. A., Bosmans, J. H. C., Holmgren, M., van Nes, E. H., Scheffer, M., Zemp, D. C., &amp; Dekker, S. C. (2018b).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8E">
      <w:pPr>
        <w:ind w:left="720"/>
        <w:rPr/>
      </w:pPr>
      <w:r w:rsidDel="00000000" w:rsidR="00000000" w:rsidRPr="00000000">
        <w:rPr>
          <w:rtl w:val="0"/>
        </w:rPr>
        <w:t xml:space="preserve">Stanley, E. H., Loken, L. C., Casson, N. J., Oliver, S. K., Sponseller, R. A., Wallin, M. B., Zhang, L., &amp; Rocher-Ros, G. (2023). GRiMeDB: the Global River Methane Database of concentrations and fluxes.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(7). https://doi.org/10.5194/essd-15-2879-2023</w:t>
      </w:r>
    </w:p>
    <w:p w:rsidR="00000000" w:rsidDel="00000000" w:rsidP="00000000" w:rsidRDefault="00000000" w:rsidRPr="00000000" w14:paraId="00000A8F">
      <w:pPr>
        <w:ind w:left="720"/>
        <w:rPr/>
      </w:pPr>
      <w:r w:rsidDel="00000000" w:rsidR="00000000" w:rsidRPr="00000000">
        <w:rPr>
          <w:rtl w:val="0"/>
        </w:rPr>
        <w:t xml:space="preserve">Stark, S. C., Leitold, V., Wu, J. L., Hunter, M. O., de Castilho, C. v., Costa, F. R. C., Mcmahon, S. M., Parker, G. G., Shimabukuro, M. T., Lefsky, M. A., Keller, M., Alves, L. F., Schietti, J., Shimabukuro, Y. E., Brandão, D. O., Woodcock, T. K., Higuchi, N., de Camargo, P. B., de Oliveira, R. C., &amp; Saleska, S. R. (2012). Amazon forest carbon dynamics predicted by profiles of canopy leaf area and light environment.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1406–1414. https://doi.org/10.1111/J.1461-0248.2012.01864.X</w:t>
      </w:r>
    </w:p>
    <w:p w:rsidR="00000000" w:rsidDel="00000000" w:rsidP="00000000" w:rsidRDefault="00000000" w:rsidRPr="00000000" w14:paraId="00000A90">
      <w:pPr>
        <w:ind w:left="720"/>
        <w:rPr/>
      </w:pPr>
      <w:r w:rsidDel="00000000" w:rsidR="00000000" w:rsidRPr="00000000">
        <w:rPr>
          <w:rtl w:val="0"/>
        </w:rPr>
        <w:t xml:space="preserve">Stocker, B. D., Zscheischler, J., Keenan, T. F., Prentice, I. C., Peñuelas, J., &amp; Seneviratne, S. I. (2018). Quantifying soil moisture impacts on light use efficiency across biomes.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218</w:t>
      </w:r>
      <w:r w:rsidDel="00000000" w:rsidR="00000000" w:rsidRPr="00000000">
        <w:rPr>
          <w:rtl w:val="0"/>
        </w:rPr>
        <w:t xml:space="preserve">(4), 1430–1449. https://doi.org/10.1111/nph.15123</w:t>
      </w:r>
    </w:p>
    <w:p w:rsidR="00000000" w:rsidDel="00000000" w:rsidP="00000000" w:rsidRDefault="00000000" w:rsidRPr="00000000" w14:paraId="00000A91">
      <w:pPr>
        <w:ind w:left="720"/>
        <w:rPr/>
      </w:pPr>
      <w:r w:rsidDel="00000000" w:rsidR="00000000" w:rsidRPr="00000000">
        <w:rPr>
          <w:rtl w:val="0"/>
        </w:rPr>
        <w:t xml:space="preserve">Su, Y., Zhang, C., Ciais, P., Zeng, Z., Cescatti, A., Shang, J., Chen, J. M., Liu, J., Wang, Y. P., Yuan, W., Peng, S., Lee, X., Zhu, Z., Fan, L., Liu, X., Liu, L., Lafortezza, R., Li, Y., Ren, J., … Chen, X. (2023). Asymmetric influence of forest cover gain and loss on land surface temperature. </w:t>
      </w:r>
      <w:r w:rsidDel="00000000" w:rsidR="00000000" w:rsidRPr="00000000">
        <w:rPr>
          <w:i w:val="1"/>
          <w:rtl w:val="0"/>
        </w:rPr>
        <w:t xml:space="preserve">Nature Climate Change 2023 13:8</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823–831. https://doi.org/10.1038/s41558-023-01757-7</w:t>
      </w:r>
    </w:p>
    <w:p w:rsidR="00000000" w:rsidDel="00000000" w:rsidP="00000000" w:rsidRDefault="00000000" w:rsidRPr="00000000" w14:paraId="00000A92">
      <w:pPr>
        <w:ind w:left="720"/>
        <w:rPr/>
      </w:pPr>
      <w:r w:rsidDel="00000000" w:rsidR="00000000" w:rsidRPr="00000000">
        <w:rPr>
          <w:rtl w:val="0"/>
        </w:rP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(6493), 869–874. https://doi.org/10.1126/SCIENCE.AAW7578/SUPPL_FILE/AAW7578_SULLIVAN_SM.PDF</w:t>
      </w:r>
    </w:p>
    <w:p w:rsidR="00000000" w:rsidDel="00000000" w:rsidP="00000000" w:rsidRDefault="00000000" w:rsidRPr="00000000" w14:paraId="00000A93">
      <w:pPr>
        <w:ind w:left="720"/>
        <w:rPr/>
      </w:pPr>
      <w:r w:rsidDel="00000000" w:rsidR="00000000" w:rsidRPr="00000000">
        <w:rPr>
          <w:i w:val="1"/>
          <w:rtl w:val="0"/>
        </w:rPr>
        <w:t xml:space="preserve">Sustainable Rural Livelihoods: A Framework for Analysis - Institute of Development Studies</w:t>
      </w:r>
      <w:r w:rsidDel="00000000" w:rsidR="00000000" w:rsidRPr="00000000">
        <w:rPr>
          <w:rtl w:val="0"/>
        </w:rPr>
        <w:t xml:space="preserve">. (n.d.). Retrieved September 16, 2024, from https://www.ids.ac.uk/publications/sustainable-rural-livelihoods-a-framework-for-analysis/</w:t>
      </w:r>
    </w:p>
    <w:p w:rsidR="00000000" w:rsidDel="00000000" w:rsidP="00000000" w:rsidRDefault="00000000" w:rsidRPr="00000000" w14:paraId="00000A94">
      <w:pPr>
        <w:ind w:left="720"/>
        <w:rPr/>
      </w:pPr>
      <w:r w:rsidDel="00000000" w:rsidR="00000000" w:rsidRPr="00000000">
        <w:rPr>
          <w:rtl w:val="0"/>
        </w:rPr>
        <w:t xml:space="preserve">Swyngedouw, E. (1999). Modernity and Hybridity: Nature, Regeneracionismo, and the Production of the Spanish Waterscape, 1890–1930. </w:t>
      </w:r>
      <w:r w:rsidDel="00000000" w:rsidR="00000000" w:rsidRPr="00000000">
        <w:rPr>
          <w:i w:val="1"/>
          <w:rtl w:val="0"/>
        </w:rPr>
        <w:t xml:space="preserve">Annals of the Association of American Geographers</w:t>
      </w:r>
      <w:r w:rsidDel="00000000" w:rsidR="00000000" w:rsidRPr="00000000">
        <w:rPr>
          <w:rtl w:val="0"/>
        </w:rPr>
        <w:t xml:space="preserve">, </w:t>
      </w:r>
      <w:r w:rsidDel="00000000" w:rsidR="00000000" w:rsidRPr="00000000">
        <w:rPr>
          <w:i w:val="1"/>
          <w:rtl w:val="0"/>
        </w:rPr>
        <w:t xml:space="preserve">89</w:t>
      </w:r>
      <w:r w:rsidDel="00000000" w:rsidR="00000000" w:rsidRPr="00000000">
        <w:rPr>
          <w:rtl w:val="0"/>
        </w:rPr>
        <w:t xml:space="preserve">(3), 443–465. https://doi.org/10.1111/0004-5608.00157</w:t>
      </w:r>
    </w:p>
    <w:p w:rsidR="00000000" w:rsidDel="00000000" w:rsidP="00000000" w:rsidRDefault="00000000" w:rsidRPr="00000000" w14:paraId="00000A95">
      <w:pPr>
        <w:ind w:left="720"/>
        <w:rPr/>
      </w:pPr>
      <w:r w:rsidDel="00000000" w:rsidR="00000000" w:rsidRPr="00000000">
        <w:rPr>
          <w:rtl w:val="0"/>
        </w:rPr>
        <w:t xml:space="preserve">Sze, J. S., Childs, D. Z., Carrasco, L. R., &amp; Edwards, D. P. (2022). Indigenous lands in protected areas have high forest integrity across the tropics. </w:t>
      </w:r>
      <w:r w:rsidDel="00000000" w:rsidR="00000000" w:rsidRPr="00000000">
        <w:rPr>
          <w:i w:val="1"/>
          <w:rtl w:val="0"/>
        </w:rPr>
        <w:t xml:space="preserve">Current Biology</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(22), 4949-4956.e3. https://doi.org/10.1016/j.cub.2022.09.040</w:t>
      </w:r>
    </w:p>
    <w:p w:rsidR="00000000" w:rsidDel="00000000" w:rsidP="00000000" w:rsidRDefault="00000000" w:rsidRPr="00000000" w14:paraId="00000A96">
      <w:pPr>
        <w:ind w:left="720"/>
        <w:rPr/>
      </w:pPr>
      <w:r w:rsidDel="00000000" w:rsidR="00000000" w:rsidRPr="00000000">
        <w:rPr>
          <w:rtl w:val="0"/>
        </w:rPr>
        <w:t xml:space="preserve">Sze, J. S., Childs, D. Z., Carrasco, L. R., Fernández-Llamazares, Á., Garnett, S. T., &amp; Edwards, D. P. (2024). Indigenous Peoples’ Lands are critical for safeguarding vertebrate diversity across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(1), e16981. https://doi.org/10.1111/GCB.16981</w:t>
      </w:r>
    </w:p>
    <w:p w:rsidR="00000000" w:rsidDel="00000000" w:rsidP="00000000" w:rsidRDefault="00000000" w:rsidRPr="00000000" w14:paraId="00000A97">
      <w:pPr>
        <w:ind w:left="720"/>
        <w:rPr/>
      </w:pPr>
      <w:r w:rsidDel="00000000" w:rsidR="00000000" w:rsidRPr="00000000">
        <w:rPr>
          <w:rtl w:val="0"/>
        </w:rPr>
        <w:t xml:space="preserve">Tang, H., &amp; Dubayah, R. (2017a). Light-driven growth in Amazon evergreen forests explained by seasonal variations of vertical canopy structure.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https://doi.org/10.1073/PNAS.1616943114/SUPPL_FILE/PNAS.201616943SI.PDF</w:t>
      </w:r>
    </w:p>
    <w:p w:rsidR="00000000" w:rsidDel="00000000" w:rsidP="00000000" w:rsidRDefault="00000000" w:rsidRPr="00000000" w14:paraId="00000A98">
      <w:pPr>
        <w:ind w:left="720"/>
        <w:rPr/>
      </w:pPr>
      <w:r w:rsidDel="00000000" w:rsidR="00000000" w:rsidRPr="00000000">
        <w:rPr>
          <w:rtl w:val="0"/>
        </w:rPr>
        <w:t xml:space="preserve">Tang, H., &amp; Dubayah, R. (2017b). Light-driven growth in Amazon evergreen forests explained by seasonal variations of vertical canopy structure.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w:t>
      </w:r>
    </w:p>
    <w:p w:rsidR="00000000" w:rsidDel="00000000" w:rsidP="00000000" w:rsidRDefault="00000000" w:rsidRPr="00000000" w14:paraId="00000A99">
      <w:pPr>
        <w:ind w:left="720"/>
        <w:rPr/>
      </w:pPr>
      <w:r w:rsidDel="00000000" w:rsidR="00000000" w:rsidRPr="00000000">
        <w:rPr>
          <w:rtl w:val="0"/>
        </w:rPr>
        <w:t xml:space="preserve">Tao, S., Chave, J., Frison, P. L., le Toan, T., Ciais, P., Fang, J., Wigneron, J. P., Santoro, M., Yang, H., Li, X., Labriere, N., &amp; Saatchi, S. (2022). Increasing and widespread vulnerability of intact tropical rainforests to repeated droughts.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(37), e2116626119. https://doi.org/10.1073/PNAS.2116626119/SUPPL_FILE/PNAS.2116626119.SAPP.PDF</w:t>
      </w:r>
    </w:p>
    <w:p w:rsidR="00000000" w:rsidDel="00000000" w:rsidP="00000000" w:rsidRDefault="00000000" w:rsidRPr="00000000" w14:paraId="00000A9A">
      <w:pPr>
        <w:ind w:left="720"/>
        <w:rPr/>
      </w:pPr>
      <w:r w:rsidDel="00000000" w:rsidR="00000000" w:rsidRPr="00000000">
        <w:rPr>
          <w:rtl w:val="0"/>
        </w:rPr>
        <w:t xml:space="preserve">Tavares, J. V., Oliveira, R. S., Mencuccini, M., Signori-Müller, C., Pereira, L., Diniz, F. C., Gilpin, M., Marca Zevallos, M. J., Salas Yupayccana, C. A., Acosta, M., Pérez Mullisaca, F. M., Barros, F. de v., Bittencourt, P., Jancoski, H., Scalon, M. C., Marimon, B. S., Oliveras Menor, I., Marimon, B. H., Fancourt, M., … Galbraith, D. R. (2023). Basin-wide variation in tree hydraulic safety margins predicts the carbon balance of Amazon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617</w:t>
      </w:r>
      <w:r w:rsidDel="00000000" w:rsidR="00000000" w:rsidRPr="00000000">
        <w:rPr>
          <w:rtl w:val="0"/>
        </w:rPr>
        <w:t xml:space="preserve">(7959), 111–117. https://doi.org/10.1038/s41586-023-05971-3</w:t>
      </w:r>
    </w:p>
    <w:p w:rsidR="00000000" w:rsidDel="00000000" w:rsidP="00000000" w:rsidRDefault="00000000" w:rsidRPr="00000000" w14:paraId="00000A9B">
      <w:pPr>
        <w:ind w:left="720"/>
        <w:rPr/>
      </w:pPr>
      <w:r w:rsidDel="00000000" w:rsidR="00000000" w:rsidRPr="00000000">
        <w:rPr>
          <w:rtl w:val="0"/>
        </w:rPr>
        <w:t xml:space="preserve">Taylor, C. M., Fink, A. H., Klein, C., Parker, D. J., Guichard, F., Harris, P. P., &amp; Knapp, K. R. (2018). Earlier Seasonal Onset of Intense Mesoscale Convective Systems in the Congo Basin Since 1999.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(24), 13,458-13,467. https://doi.org/10.1029/2018GL080516</w:t>
      </w:r>
    </w:p>
    <w:p w:rsidR="00000000" w:rsidDel="00000000" w:rsidP="00000000" w:rsidRDefault="00000000" w:rsidRPr="00000000" w14:paraId="00000A9C">
      <w:pPr>
        <w:ind w:left="720"/>
        <w:rPr/>
      </w:pPr>
      <w:r w:rsidDel="00000000" w:rsidR="00000000" w:rsidRPr="00000000">
        <w:rPr>
          <w:rtl w:val="0"/>
        </w:rPr>
        <w:t xml:space="preserve">Taylor, C. M., Klein, C., Parker, D. J., Gerard, F., Semeena, V. S., Barton, E. J., &amp; Harris, B. L. (2022). “Late-stage” deforestation enhances storm trends in coastal West Africa.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(2). https://doi.org/10.1073/pnas.2109285119</w:t>
      </w:r>
    </w:p>
    <w:p w:rsidR="00000000" w:rsidDel="00000000" w:rsidP="00000000" w:rsidRDefault="00000000" w:rsidRPr="00000000" w14:paraId="00000A9D">
      <w:pPr>
        <w:ind w:left="720"/>
        <w:rPr/>
      </w:pPr>
      <w:r w:rsidDel="00000000" w:rsidR="00000000" w:rsidRPr="00000000">
        <w:rPr>
          <w:rtl w:val="0"/>
        </w:rPr>
        <w:t xml:space="preserve">Taylor, P. G., Cleveland, C. C., Wieder, W. R., Sullivan, B. W., Doughty, C. E., Dobrowski, S. Z., &amp; Townsend, A. R. (2017). Temperature and rainfall interact to control carbon cycling in tropical forests.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779–788. https://doi.org/10.1111/ELE.12765</w:t>
      </w:r>
    </w:p>
    <w:p w:rsidR="00000000" w:rsidDel="00000000" w:rsidP="00000000" w:rsidRDefault="00000000" w:rsidRPr="00000000" w14:paraId="00000A9E">
      <w:pPr>
        <w:ind w:left="720"/>
        <w:rPr/>
      </w:pPr>
      <w:r w:rsidDel="00000000" w:rsidR="00000000" w:rsidRPr="00000000">
        <w:rPr>
          <w:rtl w:val="0"/>
        </w:rPr>
        <w:t xml:space="preserve">te Wierik, S. A., Keune, J., Miralles, D. G., Gupta, J., Artzy‐Randrup, Y. A., Gimeno, L., Nieto, R., &amp; Cammeraat, L. H. (2022a).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A9F">
      <w:pPr>
        <w:ind w:left="720"/>
        <w:rPr/>
      </w:pPr>
      <w:r w:rsidDel="00000000" w:rsidR="00000000" w:rsidRPr="00000000">
        <w:rPr>
          <w:rtl w:val="0"/>
        </w:rPr>
        <w:t xml:space="preserve">te Wierik, S. A., Keune, J., Miralles, D. G., Gupta, J., Artzy‐Randrup, Y. A., Gimeno, L., Nieto, R., &amp; Cammeraat, L. H. (2022b).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AA0">
      <w:pPr>
        <w:ind w:left="720"/>
        <w:rPr/>
      </w:pPr>
      <w:r w:rsidDel="00000000" w:rsidR="00000000" w:rsidRPr="00000000">
        <w:rPr>
          <w:rtl w:val="0"/>
        </w:rPr>
        <w:t xml:space="preserve">Terryn, L., Calders, K., Bartholomeus, H., Bartolo, R. E., Brede, B., D’hont, B., Disney, M., Herold, M., Lau, A., Shenkin, A., Whiteside, T. G., Wilkes, P., &amp; Verbeeck, H. (2022). Quantifying tropical forest structure through terrestrial and UAV laser scanning fusion in Australian rainforests.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271</w:t>
      </w:r>
      <w:r w:rsidDel="00000000" w:rsidR="00000000" w:rsidRPr="00000000">
        <w:rPr>
          <w:rtl w:val="0"/>
        </w:rPr>
        <w:t xml:space="preserve">, 112912. https://doi.org/10.1016/j.rse.2022.112912</w:t>
      </w:r>
    </w:p>
    <w:p w:rsidR="00000000" w:rsidDel="00000000" w:rsidP="00000000" w:rsidRDefault="00000000" w:rsidRPr="00000000" w14:paraId="00000AA1">
      <w:pPr>
        <w:ind w:left="720"/>
        <w:rPr/>
      </w:pPr>
      <w:r w:rsidDel="00000000" w:rsidR="00000000" w:rsidRPr="00000000">
        <w:rPr>
          <w:rtl w:val="0"/>
        </w:rPr>
        <w:t xml:space="preserve">Theeuwen, J. J. E., Staal, A., Tuinenburg, O. A., Hamelers, B. V. M., &amp; Dekker, S. C. (2023). Local moisture recycling across the globe.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1457–1476. https://doi.org/10.5194/hess-27-1457-2023</w:t>
      </w:r>
    </w:p>
    <w:p w:rsidR="00000000" w:rsidDel="00000000" w:rsidP="00000000" w:rsidRDefault="00000000" w:rsidRPr="00000000" w14:paraId="00000AA2">
      <w:pPr>
        <w:ind w:left="720"/>
        <w:rPr/>
      </w:pPr>
      <w:r w:rsidDel="00000000" w:rsidR="00000000" w:rsidRPr="00000000">
        <w:rPr>
          <w:rtl w:val="0"/>
        </w:rPr>
        <w:t xml:space="preserve">Thomas, C. D., Cameron, A., Green, R. E., Bakkenes, M., Beaumont, L. J., Collingham, Y. C., Erasmus, B. F. N., de Siqueira, M. F., Grainger, A., Hannah, L., Hughes, L., Huntley, B., van Jaarsveld, A. S., Midgley, G. F., Miles, L., Ortega-Huerta, M. A., Townsend Peterson, A., Phillips, O. L., &amp; Williams, S. E. (2004). Extinction risk from climate change.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427</w:t>
      </w:r>
      <w:r w:rsidDel="00000000" w:rsidR="00000000" w:rsidRPr="00000000">
        <w:rPr>
          <w:rtl w:val="0"/>
        </w:rPr>
        <w:t xml:space="preserve">(6970), 145–148. https://doi.org/10.1038/nature02121</w:t>
      </w:r>
    </w:p>
    <w:p w:rsidR="00000000" w:rsidDel="00000000" w:rsidP="00000000" w:rsidRDefault="00000000" w:rsidRPr="00000000" w14:paraId="00000AA3">
      <w:pPr>
        <w:ind w:left="720"/>
        <w:rPr/>
      </w:pPr>
      <w:r w:rsidDel="00000000" w:rsidR="00000000" w:rsidRPr="00000000">
        <w:rPr>
          <w:rtl w:val="0"/>
        </w:rPr>
        <w:t xml:space="preserve">Thornton, P. E., Law, B. E., Gholz, H. L., Clark, K. L., Falge, E., Ellsworth, D. S., Goldstein, A. H., Monson, R. K., Hollinger, D., Falk, M., Chen, J., &amp; Sparks, J. P. (2002). Modeling and measuring the effects of disturbance history and climate on carbon and water budgets in evergreen needleleaf forests.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(1–4), 185–222. https://doi.org/10.1016/S0168-1923(02)00108-9</w:t>
      </w:r>
    </w:p>
    <w:p w:rsidR="00000000" w:rsidDel="00000000" w:rsidP="00000000" w:rsidRDefault="00000000" w:rsidRPr="00000000" w14:paraId="00000AA4">
      <w:pPr>
        <w:ind w:left="720"/>
        <w:rPr/>
      </w:pPr>
      <w:r w:rsidDel="00000000" w:rsidR="00000000" w:rsidRPr="00000000">
        <w:rPr>
          <w:rtl w:val="0"/>
        </w:rPr>
        <w:t xml:space="preserve">Tollefson, J. (2015). Climate modellers take tropical approach: Ten-year US-led project seeks to plug gaps in global-warming simulations. In </w:t>
      </w:r>
      <w:r w:rsidDel="00000000" w:rsidR="00000000" w:rsidRPr="00000000">
        <w:rPr>
          <w:i w:val="1"/>
          <w:rtl w:val="0"/>
        </w:rPr>
        <w:t xml:space="preserve">Nature</w:t>
      </w:r>
      <w:r w:rsidDel="00000000" w:rsidR="00000000" w:rsidRPr="00000000">
        <w:rPr>
          <w:rtl w:val="0"/>
        </w:rPr>
        <w:t xml:space="preserve"> (Vol. 519, Issue 7544, pp. 398–399). Nature Publishing Group. https://doi.org/10.1038/519398a</w:t>
      </w:r>
    </w:p>
    <w:p w:rsidR="00000000" w:rsidDel="00000000" w:rsidP="00000000" w:rsidRDefault="00000000" w:rsidRPr="00000000" w14:paraId="00000AA5">
      <w:pPr>
        <w:ind w:left="720"/>
        <w:rPr/>
      </w:pPr>
      <w:r w:rsidDel="00000000" w:rsidR="00000000" w:rsidRPr="00000000">
        <w:rPr>
          <w:rtl w:val="0"/>
        </w:rPr>
        <w:t xml:space="preserve">Tollefson, J. (2022). Scientists raise alarm over ‘dangerously fast’ growth in atmospheric methane. </w:t>
      </w:r>
      <w:r w:rsidDel="00000000" w:rsidR="00000000" w:rsidRPr="00000000">
        <w:rPr>
          <w:i w:val="1"/>
          <w:rtl w:val="0"/>
        </w:rPr>
        <w:t xml:space="preserve">Nature</w:t>
      </w:r>
      <w:r w:rsidDel="00000000" w:rsidR="00000000" w:rsidRPr="00000000">
        <w:rPr>
          <w:rtl w:val="0"/>
        </w:rPr>
        <w:t xml:space="preserve">. https://doi.org/10.1038/D41586-022-00312-2</w:t>
      </w:r>
    </w:p>
    <w:p w:rsidR="00000000" w:rsidDel="00000000" w:rsidP="00000000" w:rsidRDefault="00000000" w:rsidRPr="00000000" w14:paraId="00000AA6">
      <w:pPr>
        <w:ind w:left="720"/>
        <w:rPr/>
      </w:pPr>
      <w:r w:rsidDel="00000000" w:rsidR="00000000" w:rsidRPr="00000000">
        <w:rPr>
          <w:rtl w:val="0"/>
        </w:rPr>
        <w:t xml:space="preserve">Tosca, M. G., Diner, D. J., Garay, M. J., &amp; Kalashnikova, O. v. (2015). Human-caused fires limit convection in tropical Africa: First temporal observations and attribution.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(15), 6492–6501. https://doi.org/10.1002/2015GL065063</w:t>
      </w:r>
    </w:p>
    <w:p w:rsidR="00000000" w:rsidDel="00000000" w:rsidP="00000000" w:rsidRDefault="00000000" w:rsidRPr="00000000" w14:paraId="00000AA7">
      <w:pPr>
        <w:ind w:left="720"/>
        <w:rPr/>
      </w:pPr>
      <w:r w:rsidDel="00000000" w:rsidR="00000000" w:rsidRPr="00000000">
        <w:rPr>
          <w:rtl w:val="0"/>
        </w:rPr>
        <w:t xml:space="preserve">Townsend, A. R., Asner, G. P., &amp; Cleveland, C. C. (2008a).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AA8">
      <w:pPr>
        <w:ind w:left="720"/>
        <w:rPr/>
      </w:pPr>
      <w:r w:rsidDel="00000000" w:rsidR="00000000" w:rsidRPr="00000000">
        <w:rPr>
          <w:rtl w:val="0"/>
        </w:rPr>
        <w:t xml:space="preserve">Townsend, A. R., Asner, G. P., &amp; Cleveland, C. C. (2008b).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AA9">
      <w:pPr>
        <w:ind w:left="720"/>
        <w:rPr/>
      </w:pPr>
      <w:r w:rsidDel="00000000" w:rsidR="00000000" w:rsidRPr="00000000">
        <w:rPr>
          <w:rtl w:val="0"/>
        </w:rPr>
        <w:t xml:space="preserve">Trenberth, K. E., Dai, A., van der Schrier, G., Jones, P. D., Barichivich, J., Briffa, K. R., &amp; Sheffield, J. (2014). Global warming and changes in drought.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 17–22. https://doi.org/10.1038/nclimate2067</w:t>
      </w:r>
    </w:p>
    <w:p w:rsidR="00000000" w:rsidDel="00000000" w:rsidP="00000000" w:rsidRDefault="00000000" w:rsidRPr="00000000" w14:paraId="00000AAA">
      <w:pPr>
        <w:ind w:left="720"/>
        <w:rPr/>
      </w:pPr>
      <w:r w:rsidDel="00000000" w:rsidR="00000000" w:rsidRPr="00000000">
        <w:rPr>
          <w:rtl w:val="0"/>
        </w:rPr>
        <w:t xml:space="preserve">Trugman, A. T., Detto, M., Bartlett, M. K., Medvigy, D., Anderegg, W. R. L., Schwalm, C., Schaffer, B., &amp; Pacala, S. W. (2018). Tree carbon allocation explains forest drought-kill and recovery patterns.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(10), 1552–1560. https://doi.org/10.1111/ELE.13136</w:t>
      </w:r>
    </w:p>
    <w:p w:rsidR="00000000" w:rsidDel="00000000" w:rsidP="00000000" w:rsidRDefault="00000000" w:rsidRPr="00000000" w14:paraId="00000AAB">
      <w:pPr>
        <w:ind w:left="720"/>
        <w:rPr/>
      </w:pPr>
      <w:r w:rsidDel="00000000" w:rsidR="00000000" w:rsidRPr="00000000">
        <w:rPr>
          <w:rtl w:val="0"/>
        </w:rPr>
        <w:t xml:space="preserve">Turner, A. J., Frankenberg, C., &amp; Kort, E. A. (2019). Interpreting contemporary trends in atmospheric methane.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(8), 2805–2813. https://doi.org/10.1073/PNAS.1814297116/ASSET/544D3468-43B3-4943-871F-5D182DBDB501/ASSETS/GRAPHIC/PNAS.1814297116FIG03.JPEG</w:t>
      </w:r>
    </w:p>
    <w:p w:rsidR="00000000" w:rsidDel="00000000" w:rsidP="00000000" w:rsidRDefault="00000000" w:rsidRPr="00000000" w14:paraId="00000AAC">
      <w:pPr>
        <w:ind w:left="720"/>
        <w:rPr/>
      </w:pPr>
      <w:r w:rsidDel="00000000" w:rsidR="00000000" w:rsidRPr="00000000">
        <w:rPr>
          <w:rtl w:val="0"/>
        </w:rPr>
        <w:t xml:space="preserve">Tyukavina, A., Hansen, M. C., Potapov, P., Parker, D., Okpa, C., Stehman, S. v., Kommareddy, I., &amp; Turubanova, S. (2018). Congo Basin forest loss dominated by increasing smallholder clearing.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(11). https://doi.org/10.1126/SCIADV.AAT2993/SUPPL_FILE/AAT2993_SM.PDF</w:t>
      </w:r>
    </w:p>
    <w:p w:rsidR="00000000" w:rsidDel="00000000" w:rsidP="00000000" w:rsidRDefault="00000000" w:rsidRPr="00000000" w14:paraId="00000AAD">
      <w:pPr>
        <w:ind w:left="720"/>
        <w:rPr/>
      </w:pPr>
      <w:r w:rsidDel="00000000" w:rsidR="00000000" w:rsidRPr="00000000">
        <w:rPr>
          <w:rtl w:val="0"/>
        </w:rPr>
        <w:t xml:space="preserve">Tyukavina, A., Potapov, P., Hansen, M. C., Pickens, A. H., Stehman, S. v., Turubanova, S., Parker, D., Zalles, V., Lima, A., Kommareddy, I., Song, X. P., Wang, L., &amp; Harris, N. (2022). Global Trends of Forest Loss Due to Fire From 2001 to 2019. </w:t>
      </w:r>
      <w:r w:rsidDel="00000000" w:rsidR="00000000" w:rsidRPr="00000000">
        <w:rPr>
          <w:i w:val="1"/>
          <w:rtl w:val="0"/>
        </w:rPr>
        <w:t xml:space="preserve">Frontiers in Remote Sensing</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825190. https://doi.org/10.3389/FRSEN.2022.825190/BIBTEX</w:t>
      </w:r>
    </w:p>
    <w:p w:rsidR="00000000" w:rsidDel="00000000" w:rsidP="00000000" w:rsidRDefault="00000000" w:rsidRPr="00000000" w14:paraId="00000AAE">
      <w:pPr>
        <w:ind w:left="720"/>
        <w:rPr/>
      </w:pPr>
      <w:r w:rsidDel="00000000" w:rsidR="00000000" w:rsidRPr="00000000">
        <w:rPr>
          <w:rtl w:val="0"/>
        </w:rPr>
        <w:t xml:space="preserve">Ukkola, A. M., de Kauwe, M. G., Roderick, M. L., Abramowitz, G., &amp; Pitman, A. J. (2020). Robust Future Changes in Meteorological Drought in &lt;scp&gt;CMIP6&lt;/scp&gt; Projections Despite Uncertainty in Precipitation.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(11). https://doi.org/10.1029/2020GL087820</w:t>
      </w:r>
    </w:p>
    <w:p w:rsidR="00000000" w:rsidDel="00000000" w:rsidP="00000000" w:rsidRDefault="00000000" w:rsidRPr="00000000" w14:paraId="00000AAF">
      <w:pPr>
        <w:ind w:left="720"/>
        <w:rPr/>
      </w:pPr>
      <w:r w:rsidDel="00000000" w:rsidR="00000000" w:rsidRPr="00000000">
        <w:rPr>
          <w:rtl w:val="0"/>
        </w:rPr>
        <w:t xml:space="preserve">Uriarte, M., Thompson, J., &amp; Zimmerman, J. K. (2019). Hurricane María tripled stem breaks and doubled tree mortality relative to other major storms.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1–7. https://doi.org/10.1038/s41467-019-09319-2</w:t>
      </w:r>
    </w:p>
    <w:p w:rsidR="00000000" w:rsidDel="00000000" w:rsidP="00000000" w:rsidRDefault="00000000" w:rsidRPr="00000000" w14:paraId="00000AB0">
      <w:pPr>
        <w:ind w:left="720"/>
        <w:rPr/>
      </w:pPr>
      <w:r w:rsidDel="00000000" w:rsidR="00000000" w:rsidRPr="00000000">
        <w:rPr>
          <w:rtl w:val="0"/>
        </w:rPr>
        <w:t xml:space="preserve">van der Ent, R. J., Savenije, H. H. G., Schaefli, B., &amp; Steele-Dunne, S. C. (2010). Origin and fate of atmospheric moisture over continents.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(9), 9525. https://doi.org/10.1029/2010WR009127</w:t>
      </w:r>
    </w:p>
    <w:p w:rsidR="00000000" w:rsidDel="00000000" w:rsidP="00000000" w:rsidRDefault="00000000" w:rsidRPr="00000000" w14:paraId="00000AB1">
      <w:pPr>
        <w:ind w:left="720"/>
        <w:rPr/>
      </w:pPr>
      <w:r w:rsidDel="00000000" w:rsidR="00000000" w:rsidRPr="00000000">
        <w:rPr>
          <w:rtl w:val="0"/>
        </w:rPr>
        <w:t xml:space="preserve">van der Ent, R. J., Savenije, H. H. G., Schaefli, B., &amp; Steele‐Dunne, S. C. (2010). Origin and fate of atmospheric moisture over continents.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(9). https://doi.org/10.1029/2010WR009127</w:t>
      </w:r>
    </w:p>
    <w:p w:rsidR="00000000" w:rsidDel="00000000" w:rsidP="00000000" w:rsidRDefault="00000000" w:rsidRPr="00000000" w14:paraId="00000AB2">
      <w:pPr>
        <w:ind w:left="720"/>
        <w:rPr/>
      </w:pPr>
      <w:r w:rsidDel="00000000" w:rsidR="00000000" w:rsidRPr="00000000">
        <w:rPr>
          <w:rtl w:val="0"/>
        </w:rPr>
        <w:t xml:space="preserve">van der Heijden, G. M. F., Powers, J. S., &amp; Schnitzer, S. A. (2015a). Lianas reduce carbon accumulation and storage in tropical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13267–13271. https://doi.org/10.1073/PNAS.1504869112/SUPPL_FILE/PNAS.1504869112.SAPP.PDF</w:t>
      </w:r>
    </w:p>
    <w:p w:rsidR="00000000" w:rsidDel="00000000" w:rsidP="00000000" w:rsidRDefault="00000000" w:rsidRPr="00000000" w14:paraId="00000AB3">
      <w:pPr>
        <w:ind w:left="720"/>
        <w:rPr/>
      </w:pPr>
      <w:r w:rsidDel="00000000" w:rsidR="00000000" w:rsidRPr="00000000">
        <w:rPr>
          <w:rtl w:val="0"/>
        </w:rPr>
        <w:t xml:space="preserve">van der Heijden, G. M. F., Powers, J. S., &amp; Schnitzer, S. A. (2015b). Lianas reduce carbon accumulation and storage in tropical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13267–13271. https://doi.org/10.1073/PNAS.1504869112/SUPPL_FILE/PNAS.1504869112.SAPP.PDF</w:t>
      </w:r>
    </w:p>
    <w:p w:rsidR="00000000" w:rsidDel="00000000" w:rsidP="00000000" w:rsidRDefault="00000000" w:rsidRPr="00000000" w14:paraId="00000AB4">
      <w:pPr>
        <w:ind w:left="720"/>
        <w:rPr/>
      </w:pPr>
      <w:r w:rsidDel="00000000" w:rsidR="00000000" w:rsidRPr="00000000">
        <w:rPr>
          <w:rtl w:val="0"/>
        </w:rPr>
        <w:t xml:space="preserve">van der Heijden, G. M. F., Proctor, A. D. C., Calders, K., Chandler, C. J., Field, R., Foody, G. M., Krishna Moorthy, S. M., Schnitzer, S. A., Waite, C. E., &amp; Boyd, D. S. (2022). Making (remote) sense of lianas.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(3), 498–513. https://doi.org/10.1111/1365-2745.13844</w:t>
      </w:r>
    </w:p>
    <w:p w:rsidR="00000000" w:rsidDel="00000000" w:rsidP="00000000" w:rsidRDefault="00000000" w:rsidRPr="00000000" w14:paraId="00000AB5">
      <w:pPr>
        <w:ind w:left="720"/>
        <w:rPr/>
      </w:pPr>
      <w:r w:rsidDel="00000000" w:rsidR="00000000" w:rsidRPr="00000000">
        <w:rPr>
          <w:rtl w:val="0"/>
        </w:rPr>
        <w:t xml:space="preserve">van der Heijden, G. M., Schnitzer, S. A., Powers, J. S., &amp; Phillips, O. L. (2013). Liana impacts on carbon cycling, storage and sequestration in tropical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(6), 682–692. https://doi.org/10.1111/BTP.12060</w:t>
      </w:r>
    </w:p>
    <w:p w:rsidR="00000000" w:rsidDel="00000000" w:rsidP="00000000" w:rsidRDefault="00000000" w:rsidRPr="00000000" w14:paraId="00000AB6">
      <w:pPr>
        <w:ind w:left="720"/>
        <w:rPr/>
      </w:pPr>
      <w:r w:rsidDel="00000000" w:rsidR="00000000" w:rsidRPr="00000000">
        <w:rPr>
          <w:rtl w:val="0"/>
        </w:rPr>
        <w:t xml:space="preserve">van Wees, D., van der Werf, G. R., Randerson, J. T., Andela, N., Chen, Y., &amp; Morton, D. C. (2021). The role of fire in global forest loss dynamics.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(11), 2377–2391. https://doi.org/10.1111/GCB.15591</w:t>
      </w:r>
    </w:p>
    <w:p w:rsidR="00000000" w:rsidDel="00000000" w:rsidP="00000000" w:rsidRDefault="00000000" w:rsidRPr="00000000" w14:paraId="00000AB7">
      <w:pPr>
        <w:ind w:left="720"/>
        <w:rPr/>
      </w:pPr>
      <w:r w:rsidDel="00000000" w:rsidR="00000000" w:rsidRPr="00000000">
        <w:rPr>
          <w:rtl w:val="0"/>
        </w:rPr>
        <w:t xml:space="preserve">Verbesselt, J., Umlauf, N., Hirota, M., Holmgren, M., van Nes, E. H., Herold, M., Zeileis, A., &amp; Scheffer, M. (2016). Remotely sensed resilience of tropical forests.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1028–1031. https://doi.org/10.1038/nclimate3108</w:t>
      </w:r>
    </w:p>
    <w:p w:rsidR="00000000" w:rsidDel="00000000" w:rsidP="00000000" w:rsidRDefault="00000000" w:rsidRPr="00000000" w14:paraId="00000AB8">
      <w:pPr>
        <w:ind w:left="720"/>
        <w:rPr/>
      </w:pPr>
      <w:r w:rsidDel="00000000" w:rsidR="00000000" w:rsidRPr="00000000">
        <w:rPr>
          <w:rtl w:val="0"/>
        </w:rPr>
        <w:t xml:space="preserve">Villarreal, S., &amp; Vargas, R. (2021). Representativeness of FLUXNET Sites Across Latin America.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(3). https://doi.org/10.1029/2020JG006090</w:t>
      </w:r>
    </w:p>
    <w:p w:rsidR="00000000" w:rsidDel="00000000" w:rsidP="00000000" w:rsidRDefault="00000000" w:rsidRPr="00000000" w14:paraId="00000AB9">
      <w:pPr>
        <w:ind w:left="720"/>
        <w:rPr/>
      </w:pPr>
      <w:r w:rsidDel="00000000" w:rsidR="00000000" w:rsidRPr="00000000">
        <w:rPr>
          <w:rtl w:val="0"/>
        </w:rPr>
        <w:t xml:space="preserve">Virkkala, A. M., Aalto, J., Rogers, B. M., Tagesson, T., Treat, C. C., Natali, S. M., Watts, J. D., Potter, S., Lehtonen, A., Mauritz, M., Schuur, E. A. G., Kochendorfer, J., Zona, D., Oechel, W., Kobayashi, H., Humphreys, E., Goeckede, M., Iwata, H., Lafleur, P. M., … Luoto, M. (2021). Statistical upscaling of ecosystem CO2 fluxes across the terrestrial tundra and boreal domain: Regional patterns and uncertainties.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(17). https://doi.org/10.1111/gcb.15659</w:t>
      </w:r>
    </w:p>
    <w:p w:rsidR="00000000" w:rsidDel="00000000" w:rsidP="00000000" w:rsidRDefault="00000000" w:rsidRPr="00000000" w14:paraId="00000ABA">
      <w:pPr>
        <w:ind w:left="720"/>
        <w:rPr/>
      </w:pPr>
      <w:r w:rsidDel="00000000" w:rsidR="00000000" w:rsidRPr="00000000">
        <w:rPr>
          <w:rtl w:val="0"/>
        </w:rPr>
        <w:t xml:space="preserve">Visser, M. D., Schnitzer, S. A., Muller-Landau, H. C., Jongejans, E., de Kroon, H., Comita, L. S., Hubbell, S. P., &amp; Wright, S. J. (2018). Tree species vary widely in their tolerance for liana infestation: A case study of differential host response to generalist parasites.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(2), 781–794. https://doi.org/10.1111/1365-2745.12815</w:t>
      </w:r>
    </w:p>
    <w:p w:rsidR="00000000" w:rsidDel="00000000" w:rsidP="00000000" w:rsidRDefault="00000000" w:rsidRPr="00000000" w14:paraId="00000ABB">
      <w:pPr>
        <w:ind w:left="720"/>
        <w:rPr/>
      </w:pPr>
      <w:r w:rsidDel="00000000" w:rsidR="00000000" w:rsidRPr="00000000">
        <w:rPr>
          <w:rtl w:val="0"/>
        </w:rPr>
        <w:t xml:space="preserve">Vogel, M. M., Hauser, M., &amp; Seneviratne, S. I. (2020). Projected changes in hot, dry and wet extreme events’ clusters in CMIP6 multi-model ensemble.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(9), 094021. https://doi.org/10.1088/1748-9326/ab90a7</w:t>
      </w:r>
    </w:p>
    <w:p w:rsidR="00000000" w:rsidDel="00000000" w:rsidP="00000000" w:rsidRDefault="00000000" w:rsidRPr="00000000" w14:paraId="00000ABC">
      <w:pPr>
        <w:ind w:left="720"/>
        <w:rPr/>
      </w:pPr>
      <w:r w:rsidDel="00000000" w:rsidR="00000000" w:rsidRPr="00000000">
        <w:rPr>
          <w:rtl w:val="0"/>
        </w:rPr>
        <w:t xml:space="preserve">Wagner, F. H., Hérault, B., Rossi, V., Hilker, T., Maeda, E. E., Sanchez, A., Lyapustin, A. I., Galvão, L. S., Wang, Y., &amp; Aragão, L. E. O. C. (2017). Climate drivers of the Amazon forest greening.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 e0180932. https://doi.org/10.1371/JOURNAL.PONE.0180932</w:t>
      </w:r>
    </w:p>
    <w:p w:rsidR="00000000" w:rsidDel="00000000" w:rsidP="00000000" w:rsidRDefault="00000000" w:rsidRPr="00000000" w14:paraId="00000ABD">
      <w:pPr>
        <w:ind w:left="720"/>
        <w:rPr/>
      </w:pPr>
      <w:r w:rsidDel="00000000" w:rsidR="00000000" w:rsidRPr="00000000">
        <w:rPr>
          <w:rtl w:val="0"/>
        </w:rPr>
        <w:t xml:space="preserve">Wang, J., Cho, K., Negron‐Juarez, R. I., Colliander, A., Caravasi, E. C., &amp; Revilla, N. S. (2024). A Theory of Maximum Entropy Production and Its Application to Microwave Remote Sensing—Simultaneous Retrieval of Soil Moisture and Vegetation Water Content. </w:t>
      </w:r>
      <w:r w:rsidDel="00000000" w:rsidR="00000000" w:rsidRPr="00000000">
        <w:rPr>
          <w:i w:val="1"/>
          <w:rtl w:val="0"/>
        </w:rPr>
        <w:t xml:space="preserve">Earth and Space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https://doi.org/10.1029/2023EA003119</w:t>
      </w:r>
    </w:p>
    <w:p w:rsidR="00000000" w:rsidDel="00000000" w:rsidP="00000000" w:rsidRDefault="00000000" w:rsidRPr="00000000" w14:paraId="00000ABE">
      <w:pPr>
        <w:ind w:left="720"/>
        <w:rPr/>
      </w:pPr>
      <w:r w:rsidDel="00000000" w:rsidR="00000000" w:rsidRPr="00000000">
        <w:rPr>
          <w:rtl w:val="0"/>
        </w:rPr>
        <w:t xml:space="preserve">Wang, J., Song, G., Liddell, M., Morellato, P., Lee, C. K. F., Yang, D., Alberton, B., Detto, M., Ma, X., Zhao, Y., Yeung, H. C. H., Zhang, H., Ng, M., Nelson, B. W., Huete, A., &amp; Wu, J. (2023). An ecologically-constrained deep learning model for tropical leaf phenology monitoring using PlanetScope satellites.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286</w:t>
      </w:r>
      <w:r w:rsidDel="00000000" w:rsidR="00000000" w:rsidRPr="00000000">
        <w:rPr>
          <w:rtl w:val="0"/>
        </w:rPr>
        <w:t xml:space="preserve">, 113429. https://doi.org/10.1016/j.rse.2022.113429</w:t>
      </w:r>
    </w:p>
    <w:p w:rsidR="00000000" w:rsidDel="00000000" w:rsidP="00000000" w:rsidRDefault="00000000" w:rsidRPr="00000000" w14:paraId="00000ABF">
      <w:pPr>
        <w:ind w:left="720"/>
        <w:rPr/>
      </w:pPr>
      <w:r w:rsidDel="00000000" w:rsidR="00000000" w:rsidRPr="00000000">
        <w:rPr>
          <w:rtl w:val="0"/>
        </w:rPr>
        <w:t xml:space="preserve">Wang, J., Zeng, N., Wang, M., Jiang, F., Chevallier, F., Crowell, S., He, W., Johnson, M. S., Liu, J., Liu, Z., Miller, S. M., Philip, S., Wang, H., Wu, M., Ju, W., Feng, S., &amp; Jia, M. (2023). Anomalous Net Biome Exchange Over Amazonian Rainforests Induced by the 2015/16 El Niño: Soil Dryness-Shaped Spatial Pattern but Temperature-dominated Total Flux.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50</w:t>
      </w:r>
      <w:r w:rsidDel="00000000" w:rsidR="00000000" w:rsidRPr="00000000">
        <w:rPr>
          <w:rtl w:val="0"/>
        </w:rPr>
        <w:t xml:space="preserve">(11), e2023GL103379. https://doi.org/10.1029/2023GL103379</w:t>
      </w:r>
    </w:p>
    <w:p w:rsidR="00000000" w:rsidDel="00000000" w:rsidP="00000000" w:rsidRDefault="00000000" w:rsidRPr="00000000" w14:paraId="00000AC0">
      <w:pPr>
        <w:ind w:left="720"/>
        <w:rPr/>
      </w:pPr>
      <w:r w:rsidDel="00000000" w:rsidR="00000000" w:rsidRPr="00000000">
        <w:rPr>
          <w:rtl w:val="0"/>
        </w:rPr>
        <w:t xml:space="preserve">Wearn, O. R., Reuman, D. C., &amp; Ewers, R. M. (2012). Extinction debt and windows of conservation opportunity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337</w:t>
      </w:r>
      <w:r w:rsidDel="00000000" w:rsidR="00000000" w:rsidRPr="00000000">
        <w:rPr>
          <w:rtl w:val="0"/>
        </w:rPr>
        <w:t xml:space="preserve">(6091), 228–232. https://doi.org/10.1126/SCIENCE.1219013/SUPPL_FILE/WEARN.SM.PDF</w:t>
      </w:r>
    </w:p>
    <w:p w:rsidR="00000000" w:rsidDel="00000000" w:rsidP="00000000" w:rsidRDefault="00000000" w:rsidRPr="00000000" w14:paraId="00000AC1">
      <w:pPr>
        <w:ind w:left="720"/>
        <w:rPr/>
      </w:pPr>
      <w:r w:rsidDel="00000000" w:rsidR="00000000" w:rsidRPr="00000000">
        <w:rPr>
          <w:rtl w:val="0"/>
        </w:rPr>
        <w:t xml:space="preserve">Weerasinghe, I., Bastiaanssen, W., Mul, M., Jia, L., &amp; van Griensven, A. (2020). Can we trust remote sensing evapotranspiration products over Africa?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(3), 1565–1586. https://doi.org/10.5194/hess-24-1565-2020</w:t>
      </w:r>
    </w:p>
    <w:p w:rsidR="00000000" w:rsidDel="00000000" w:rsidP="00000000" w:rsidRDefault="00000000" w:rsidRPr="00000000" w14:paraId="00000AC2">
      <w:pPr>
        <w:ind w:left="720"/>
        <w:rPr/>
      </w:pPr>
      <w:r w:rsidDel="00000000" w:rsidR="00000000" w:rsidRPr="00000000">
        <w:rPr>
          <w:rtl w:val="0"/>
        </w:rPr>
        <w:t xml:space="preserve">Wei, N., Xia, J., Zhou, J., Jiang, L., Cui, E., Ping, J., &amp; Luo, Y. (2022). Evolution of Uncertainty in Terrestrial Carbon Storage in Earth System Models from CMIP5 to CMIP6.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(17), 5483–5499. https://doi.org/10.1175/JCLI-D-21-0763.1</w:t>
      </w:r>
    </w:p>
    <w:p w:rsidR="00000000" w:rsidDel="00000000" w:rsidP="00000000" w:rsidRDefault="00000000" w:rsidRPr="00000000" w14:paraId="00000AC3">
      <w:pPr>
        <w:ind w:left="720"/>
        <w:rPr/>
      </w:pPr>
      <w:r w:rsidDel="00000000" w:rsidR="00000000" w:rsidRPr="00000000">
        <w:rPr>
          <w:rtl w:val="0"/>
        </w:rPr>
        <w:t xml:space="preserve">Welsink, A. J., Reiche, J., de Sy, V., Carter, S., Slagter, B., Suarez, D. R., Batros, B., Peña-Claros, M., &amp; Herold, M. (2023). Towards the use of satellite-based tropical forest disturbance alerts to assess selective logging intensities.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(5), 054023. https://doi.org/10.1088/1748-9326/ACD018</w:t>
      </w:r>
    </w:p>
    <w:p w:rsidR="00000000" w:rsidDel="00000000" w:rsidP="00000000" w:rsidRDefault="00000000" w:rsidRPr="00000000" w14:paraId="00000AC4">
      <w:pPr>
        <w:ind w:left="720"/>
        <w:rPr/>
      </w:pPr>
      <w:r w:rsidDel="00000000" w:rsidR="00000000" w:rsidRPr="00000000">
        <w:rPr>
          <w:rtl w:val="0"/>
        </w:rPr>
        <w:t xml:space="preserve">Wiersum, K. F. (1997). From natural forest to tree crops, co-domestication of forests and tree species: an overview. </w:t>
      </w:r>
      <w:r w:rsidDel="00000000" w:rsidR="00000000" w:rsidRPr="00000000">
        <w:rPr>
          <w:i w:val="1"/>
          <w:rtl w:val="0"/>
        </w:rPr>
        <w:t xml:space="preserve">Netherlands Journal of Agricultural Science</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(4), 425–438. https://doi.org/10.18174/NJAS.V45I4.503</w:t>
      </w:r>
    </w:p>
    <w:p w:rsidR="00000000" w:rsidDel="00000000" w:rsidP="00000000" w:rsidRDefault="00000000" w:rsidRPr="00000000" w14:paraId="00000AC5">
      <w:pPr>
        <w:ind w:left="720"/>
        <w:rPr/>
      </w:pPr>
      <w:r w:rsidDel="00000000" w:rsidR="00000000" w:rsidRPr="00000000">
        <w:rPr>
          <w:rtl w:val="0"/>
        </w:rPr>
        <w:t xml:space="preserve">Wilkinson, M. D., Dumontier, M., Aalbersberg, Ij. J., Appleton, G., Axton, M., Baak, A., Blomberg, N., Boiten, J. W., da Silva Santos, L. B., Bourne, P. E., Bouwman, J., Brookes, A. J., Clark, T., Crosas, M., Dillo, I., Dumon, O., Edmunds, S., Evelo, C. T., Finkers, R., … Mons, B. (2016). The FAIR Guiding Principles for scientific data management and stewardship. </w:t>
      </w:r>
      <w:r w:rsidDel="00000000" w:rsidR="00000000" w:rsidRPr="00000000">
        <w:rPr>
          <w:i w:val="1"/>
          <w:rtl w:val="0"/>
        </w:rPr>
        <w:t xml:space="preserve">Scientific Data</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https://doi.org/10.1038/sdata.2016.18</w:t>
      </w:r>
    </w:p>
    <w:p w:rsidR="00000000" w:rsidDel="00000000" w:rsidP="00000000" w:rsidRDefault="00000000" w:rsidRPr="00000000" w14:paraId="00000AC6">
      <w:pPr>
        <w:ind w:left="720"/>
        <w:rPr/>
      </w:pPr>
      <w:r w:rsidDel="00000000" w:rsidR="00000000" w:rsidRPr="00000000">
        <w:rPr>
          <w:rtl w:val="0"/>
        </w:rPr>
        <w:t xml:space="preserve">Williams, L. J., Bunyavejchewin, S., &amp; Baker, P. J. (2008a). Deciduousness in a seasonal tropical forest in western Thailand: Interannual and intraspecific variation in timing, duration and environmental cues.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571–582. https://doi.org/10.1007/S00442-007-0938-1/FIGURES/5</w:t>
      </w:r>
    </w:p>
    <w:p w:rsidR="00000000" w:rsidDel="00000000" w:rsidP="00000000" w:rsidRDefault="00000000" w:rsidRPr="00000000" w14:paraId="00000AC7">
      <w:pPr>
        <w:ind w:left="720"/>
        <w:rPr/>
      </w:pPr>
      <w:r w:rsidDel="00000000" w:rsidR="00000000" w:rsidRPr="00000000">
        <w:rPr>
          <w:rtl w:val="0"/>
        </w:rPr>
        <w:t xml:space="preserve">Williams, L. J., Bunyavejchewin, S., &amp; Baker, P. J. (2008b). Deciduousness in a seasonal tropical forest in western Thailand: interannual and intraspecific variation in timing, duration and environmental cues.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571–582. https://doi.org/10.1007/s00442-007-0938-1</w:t>
      </w:r>
    </w:p>
    <w:p w:rsidR="00000000" w:rsidDel="00000000" w:rsidP="00000000" w:rsidRDefault="00000000" w:rsidRPr="00000000" w14:paraId="00000AC8">
      <w:pPr>
        <w:ind w:left="720"/>
        <w:rPr/>
      </w:pPr>
      <w:r w:rsidDel="00000000" w:rsidR="00000000" w:rsidRPr="00000000">
        <w:rPr>
          <w:rtl w:val="0"/>
        </w:rPr>
        <w:t xml:space="preserve">Winter, K., &amp; Roelfsema, E. R. (2024). Are tropical forests approaching critical temperature thresholds? </w:t>
      </w:r>
      <w:r w:rsidDel="00000000" w:rsidR="00000000" w:rsidRPr="00000000">
        <w:rPr>
          <w:i w:val="1"/>
          <w:rtl w:val="0"/>
        </w:rPr>
        <w:t xml:space="preserve">Plant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(4), 495–498. https://doi.org/10.1111/PLB.13638</w:t>
      </w:r>
    </w:p>
    <w:p w:rsidR="00000000" w:rsidDel="00000000" w:rsidP="00000000" w:rsidRDefault="00000000" w:rsidRPr="00000000" w14:paraId="00000AC9">
      <w:pPr>
        <w:ind w:left="720"/>
        <w:rPr/>
      </w:pPr>
      <w:r w:rsidDel="00000000" w:rsidR="00000000" w:rsidRPr="00000000">
        <w:rPr>
          <w:rtl w:val="0"/>
        </w:rPr>
        <w:t xml:space="preserve">Worden, J., Saatchi, S., Keller, M., Bloom, A. A., Liu, J., Parazoo, N., Fisher, J. B., Bowman, K., Reager, J. T., Fahy, K., Schimel, D., Fu, R., Worden, S., Yin, Y., Gentine, P., Konings, A. G., Quetin, G. R., Williams, M., Worden, H., … Barkhordarian, A. (2021). Satellite Observations of the Tropical Terrestrial Carbon Balance and Interactions With the Water Cycle During the 21st Century.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59</w:t>
      </w:r>
      <w:r w:rsidDel="00000000" w:rsidR="00000000" w:rsidRPr="00000000">
        <w:rPr>
          <w:rtl w:val="0"/>
        </w:rPr>
        <w:t xml:space="preserve">(1), e2020RG000711. https://doi.org/10.1029/2020RG000711</w:t>
      </w:r>
    </w:p>
    <w:p w:rsidR="00000000" w:rsidDel="00000000" w:rsidP="00000000" w:rsidRDefault="00000000" w:rsidRPr="00000000" w14:paraId="00000ACA">
      <w:pPr>
        <w:ind w:left="720"/>
        <w:rPr/>
      </w:pPr>
      <w:r w:rsidDel="00000000" w:rsidR="00000000" w:rsidRPr="00000000">
        <w:rPr>
          <w:rtl w:val="0"/>
        </w:rPr>
        <w:t xml:space="preserve">Worden, S., Fu, R., Chakraborty, S., Liu, J., &amp; Worden, J. (2021). Where Does Moisture Come From Over the Congo Basin?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(8), e2020JG006024. https://doi.org/10.1029/2020JG006024</w:t>
      </w:r>
    </w:p>
    <w:p w:rsidR="00000000" w:rsidDel="00000000" w:rsidP="00000000" w:rsidRDefault="00000000" w:rsidRPr="00000000" w14:paraId="00000ACB">
      <w:pPr>
        <w:ind w:left="720"/>
        <w:rPr/>
      </w:pPr>
      <w:r w:rsidDel="00000000" w:rsidR="00000000" w:rsidRPr="00000000">
        <w:rPr>
          <w:rtl w:val="0"/>
        </w:rPr>
        <w:t xml:space="preserve">Wright, J. S., Fu, R., Worden, J. R., Chakraborty, S., Clinton, N. E., Risi, C., Sun, Y., &amp; Yin, L. (2017a). Rainforest-initiated wet season onset over the southern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(32), 8481–8486. https://doi.org/10.1073/pnas.1621516114</w:t>
      </w:r>
    </w:p>
    <w:p w:rsidR="00000000" w:rsidDel="00000000" w:rsidP="00000000" w:rsidRDefault="00000000" w:rsidRPr="00000000" w14:paraId="00000ACC">
      <w:pPr>
        <w:ind w:left="720"/>
        <w:rPr/>
      </w:pPr>
      <w:r w:rsidDel="00000000" w:rsidR="00000000" w:rsidRPr="00000000">
        <w:rPr>
          <w:rtl w:val="0"/>
        </w:rPr>
        <w:t xml:space="preserve">Wright, J. S., Fu, R., Worden, J. R., Chakraborty, S., Clinton, N. E., Risi, C., Sun, Y., &amp; Yin, L. (2017b). Rainforest-initiated wet season onset over the southern Amazon.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(32), 8481–8486. https://doi.org/10.1073/PNAS.1621516114/SUPPL_FILE/PNAS.201621516SI.PDF</w:t>
      </w:r>
    </w:p>
    <w:p w:rsidR="00000000" w:rsidDel="00000000" w:rsidP="00000000" w:rsidRDefault="00000000" w:rsidRPr="00000000" w14:paraId="00000ACD">
      <w:pPr>
        <w:ind w:left="720"/>
        <w:rPr/>
      </w:pPr>
      <w:r w:rsidDel="00000000" w:rsidR="00000000" w:rsidRPr="00000000">
        <w:rPr>
          <w:rtl w:val="0"/>
        </w:rPr>
        <w:t xml:space="preserve">Wright, S. J., Hernandéz, A., &amp; Condit, R. (2007). The Bushmeat Harvest Alters Seedling Banks by Favoring Lianas, Large Seeds, and Seeds Dispersed by Bats, Birds, and Wind.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(3), 363–371. https://doi.org/10.1111/J.1744-7429.2007.00289.X</w:t>
      </w:r>
    </w:p>
    <w:p w:rsidR="00000000" w:rsidDel="00000000" w:rsidP="00000000" w:rsidRDefault="00000000" w:rsidRPr="00000000" w14:paraId="00000ACE">
      <w:pPr>
        <w:ind w:left="720"/>
        <w:rPr/>
      </w:pPr>
      <w:r w:rsidDel="00000000" w:rsidR="00000000" w:rsidRPr="00000000">
        <w:rPr>
          <w:rtl w:val="0"/>
        </w:rPr>
        <w:t xml:space="preserve">Wright, S. J., &amp; van Schaik, C. P. (1994). Light and the Phenology of Tropical Trees. </w:t>
      </w:r>
      <w:r w:rsidDel="00000000" w:rsidR="00000000" w:rsidRPr="00000000">
        <w:rPr>
          <w:i w:val="1"/>
          <w:rtl w:val="0"/>
        </w:rPr>
        <w:t xml:space="preserve">Https://Doi.Org/10.1086/285600</w:t>
      </w:r>
      <w:r w:rsidDel="00000000" w:rsidR="00000000" w:rsidRPr="00000000">
        <w:rPr>
          <w:rtl w:val="0"/>
        </w:rPr>
        <w:t xml:space="preserve">, </w:t>
      </w:r>
      <w:r w:rsidDel="00000000" w:rsidR="00000000" w:rsidRPr="00000000">
        <w:rPr>
          <w:i w:val="1"/>
          <w:rtl w:val="0"/>
        </w:rPr>
        <w:t xml:space="preserve">143</w:t>
      </w:r>
      <w:r w:rsidDel="00000000" w:rsidR="00000000" w:rsidRPr="00000000">
        <w:rPr>
          <w:rtl w:val="0"/>
        </w:rPr>
        <w:t xml:space="preserve">(1), 192–199. https://doi.org/10.1086/285600</w:t>
      </w:r>
    </w:p>
    <w:p w:rsidR="00000000" w:rsidDel="00000000" w:rsidP="00000000" w:rsidRDefault="00000000" w:rsidRPr="00000000" w14:paraId="00000ACF">
      <w:pPr>
        <w:ind w:left="720"/>
        <w:rPr/>
      </w:pPr>
      <w:r w:rsidDel="00000000" w:rsidR="00000000" w:rsidRPr="00000000">
        <w:rPr>
          <w:rtl w:val="0"/>
        </w:rPr>
        <w:t xml:space="preserve">Wright, S. J., Yavitt, J. B., Wurzburger, N., Turner, B. I., Tanner, E. V. J., Sayer, E. J., Santiago, L. S., Kaspari, M., Hedin, L. O., Harms, K. E., Garcia, M. N., &amp; Corre, M. D. (2011). Potassium, phosphorus, or nitrogen limit root allocation, tree growth, or litter production in a lowland 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(8), 1616–1625. https://doi.org/10.1890/10-1558.1</w:t>
      </w:r>
    </w:p>
    <w:p w:rsidR="00000000" w:rsidDel="00000000" w:rsidP="00000000" w:rsidRDefault="00000000" w:rsidRPr="00000000" w14:paraId="00000AD0">
      <w:pPr>
        <w:ind w:left="720"/>
        <w:rPr/>
      </w:pPr>
      <w:r w:rsidDel="00000000" w:rsidR="00000000" w:rsidRPr="00000000">
        <w:rPr>
          <w:rtl w:val="0"/>
        </w:rPr>
        <w:t xml:space="preserve">Wu, J., Albert, L. P., Lopes, A. P., Restrepo-Coupe, N., Hayek, M., Wiedemann, K. T., Guan, K., Stark, S. C., Christoffersen, B., Prohaska, N., Tavares, J. v., Marostica, S., Kobayashi, H., Ferreira, M. L., Campos, K. S., Dda Silva, R., Brando, P. M., Dye, D. G., Huxman, T. E., … Saleska, S. R. (2016a). Leaf development and demography explain photosynthetic seasonality in Amazon evergreen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(6276), 972–976. https://doi.org/10.1126/SCIENCE.AAD5068/SUPPL_FILE/WU.SM.PDF</w:t>
      </w:r>
    </w:p>
    <w:p w:rsidR="00000000" w:rsidDel="00000000" w:rsidP="00000000" w:rsidRDefault="00000000" w:rsidRPr="00000000" w14:paraId="00000AD1">
      <w:pPr>
        <w:ind w:left="720"/>
        <w:rPr/>
      </w:pPr>
      <w:r w:rsidDel="00000000" w:rsidR="00000000" w:rsidRPr="00000000">
        <w:rPr>
          <w:rtl w:val="0"/>
        </w:rPr>
        <w:t xml:space="preserve">Wu, J., Albert, L. P., Lopes, A. P., Restrepo-Coupe, N., Hayek, M., Wiedemann, K. T., Guan, K., Stark, S. C., Christoffersen, B., Prohaska, N., Tavares, J. v., Marostica, S., Kobayashi, H., Ferreira, M. L., Campos, K. S., Dda Silva, R., Brando, P. M., Dye, D. G., Huxman, T. E., … Saleska, S. R. (2016b). Leaf development and demography explain photosynthetic seasonality in Amazon evergreen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(6276), 972–976. https://doi.org/10.1126/SCIENCE.AAD5068/SUPPL_FILE/WU.SM.PDF</w:t>
      </w:r>
    </w:p>
    <w:p w:rsidR="00000000" w:rsidDel="00000000" w:rsidP="00000000" w:rsidRDefault="00000000" w:rsidRPr="00000000" w14:paraId="00000AD2">
      <w:pPr>
        <w:ind w:left="720"/>
        <w:rPr/>
      </w:pPr>
      <w:r w:rsidDel="00000000" w:rsidR="00000000" w:rsidRPr="00000000">
        <w:rPr>
          <w:rtl w:val="0"/>
        </w:rPr>
        <w:t xml:space="preserve">Wu, J., Guan, K., Hayek, M., Restrepo-Coupe, N., Wiedemann, K. T., Xu, X., Wehr, R., Christoffersen, B. O., Miao, G., da Silva, R., de Araujo, A. C., Oliviera, R. C., Camargo, P. B., Monson, R. K., Huete, A. R., &amp; Saleska, S. R. (2017). Partitioning controls on Amazon forest photosynthesis between environmental and biotic factors at hourly to interannual timescales.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(3), 1240–1257. https://doi.org/10.1111/GCB.13509</w:t>
      </w:r>
    </w:p>
    <w:p w:rsidR="00000000" w:rsidDel="00000000" w:rsidP="00000000" w:rsidRDefault="00000000" w:rsidRPr="00000000" w14:paraId="00000AD3">
      <w:pPr>
        <w:ind w:left="720"/>
        <w:rPr/>
      </w:pPr>
      <w:r w:rsidDel="00000000" w:rsidR="00000000" w:rsidRPr="00000000">
        <w:rPr>
          <w:rtl w:val="0"/>
        </w:rPr>
        <w:t xml:space="preserve">Wu, J., Serbin, S. P., Xu, X., Albert, L. P., Chen, M., Meng, R., Saleska, S. R., &amp; Rogers, A. (2017). The phenology of leaf quality and its within-canopy variation is essential for accurate modeling of photosynthesis in tropical evergreen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(11), 4814–4827. https://doi.org/10.1111/GCB.13725</w:t>
      </w:r>
    </w:p>
    <w:p w:rsidR="00000000" w:rsidDel="00000000" w:rsidP="00000000" w:rsidRDefault="00000000" w:rsidRPr="00000000" w14:paraId="00000AD4">
      <w:pPr>
        <w:ind w:left="720"/>
        <w:rPr/>
      </w:pPr>
      <w:r w:rsidDel="00000000" w:rsidR="00000000" w:rsidRPr="00000000">
        <w:rPr>
          <w:rtl w:val="0"/>
        </w:rPr>
        <w:t xml:space="preserve">Wunderle, J. M. (1997). The role of animal seed dispersal in accelerating native forest regeneration on degraded tropical lands.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(1–2), 223–235. https://doi.org/10.1016/S0378-1127(97)00208-9</w:t>
      </w:r>
    </w:p>
    <w:p w:rsidR="00000000" w:rsidDel="00000000" w:rsidP="00000000" w:rsidRDefault="00000000" w:rsidRPr="00000000" w14:paraId="00000AD5">
      <w:pPr>
        <w:ind w:left="720"/>
        <w:rPr/>
      </w:pPr>
      <w:r w:rsidDel="00000000" w:rsidR="00000000" w:rsidRPr="00000000">
        <w:rPr>
          <w:rtl w:val="0"/>
        </w:rPr>
        <w:t xml:space="preserve">Wunderling, N., Staal, A., Sakschewski, B., Hirota, M., Tuinenburg, O. A., Donges, J. F., Barbosa, H. M. J., &amp; Winkelmann, R. (2022). Recurrent droughts increase risk of cascading tipping events by outpacing adaptive capacities in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(32), e2120777119. https://doi.org/10.1073/PNAS.2120777119/SUPPL_FILE/PNAS.2120777119.SAPP.PDF</w:t>
      </w:r>
    </w:p>
    <w:p w:rsidR="00000000" w:rsidDel="00000000" w:rsidP="00000000" w:rsidRDefault="00000000" w:rsidRPr="00000000" w14:paraId="00000AD6">
      <w:pPr>
        <w:ind w:left="720"/>
        <w:rPr/>
      </w:pPr>
      <w:r w:rsidDel="00000000" w:rsidR="00000000" w:rsidRPr="00000000">
        <w:rPr>
          <w:rtl w:val="0"/>
        </w:rPr>
        <w:t xml:space="preserve">Wunderling, N., von der Heydt, A. S., Aksenov, Y., Barker, S., Bastiaansen, R., Brovkin, V., Brunetti, M., Couplet, V., Kleinen, T., Lear, C. H., Lohmann, J., Roman-Cuesta, R. M., Sinet, S., Swingedouw, D., Winkelmann, R., Anand, P., Barichivich, J., Bathiany, S., Baudena, M., … Willeit, M. (2024). Climate tipping point interactions and cascades: A review. </w:t>
      </w:r>
      <w:r w:rsidDel="00000000" w:rsidR="00000000" w:rsidRPr="00000000">
        <w:rPr>
          <w:i w:val="1"/>
          <w:rtl w:val="0"/>
        </w:rPr>
        <w:t xml:space="preserve">Earth System Dynamics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41–74. https://doi.org/10.5194/ESD-15-41-2024</w:t>
      </w:r>
    </w:p>
    <w:p w:rsidR="00000000" w:rsidDel="00000000" w:rsidP="00000000" w:rsidRDefault="00000000" w:rsidRPr="00000000" w14:paraId="00000AD7">
      <w:pPr>
        <w:ind w:left="720"/>
        <w:rPr/>
      </w:pPr>
      <w:r w:rsidDel="00000000" w:rsidR="00000000" w:rsidRPr="00000000">
        <w:rPr>
          <w:rtl w:val="0"/>
        </w:rPr>
        <w:t xml:space="preserve">Xu, L., Saatchi, S. S., Yang, Y., Yu, Y., Pongratz, J., Anthony Bloom, A., Bowman, K., Worden, J., Liu, J., Yin, Y., Domke, G., McRoberts, R. E., Woodall, C., Nabuurs, G. J., De-Miguel, S., Keller, M., Harris, N., Maxwell, S., &amp; Schimel, D. (2021). Changes in global terrestrial live biomass over the 21st century.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(27). https://doi.org/10.1126/SCIADV.ABE9829/SUPPL_FILE/ABE9829_SM.PDF</w:t>
      </w:r>
    </w:p>
    <w:p w:rsidR="00000000" w:rsidDel="00000000" w:rsidP="00000000" w:rsidRDefault="00000000" w:rsidRPr="00000000" w14:paraId="00000AD8">
      <w:pPr>
        <w:ind w:left="720"/>
        <w:rPr/>
      </w:pPr>
      <w:r w:rsidDel="00000000" w:rsidR="00000000" w:rsidRPr="00000000">
        <w:rPr>
          <w:rtl w:val="0"/>
        </w:rPr>
        <w:t xml:space="preserve">Xu, X., Medvigy, D., Powers, J. S., Becknell, J. M., &amp; Guan, K. (2016). Diversity in plant hydraulic traits explains seasonal and inter-annual variations of vegetation dynamics in seasonally dry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212</w:t>
      </w:r>
      <w:r w:rsidDel="00000000" w:rsidR="00000000" w:rsidRPr="00000000">
        <w:rPr>
          <w:rtl w:val="0"/>
        </w:rPr>
        <w:t xml:space="preserve">(1), 80–95. https://doi.org/10.1111/NPH.14009</w:t>
      </w:r>
    </w:p>
    <w:p w:rsidR="00000000" w:rsidDel="00000000" w:rsidP="00000000" w:rsidRDefault="00000000" w:rsidRPr="00000000" w14:paraId="00000AD9">
      <w:pPr>
        <w:ind w:left="720"/>
        <w:rPr/>
      </w:pPr>
      <w:r w:rsidDel="00000000" w:rsidR="00000000" w:rsidRPr="00000000">
        <w:rPr>
          <w:rtl w:val="0"/>
        </w:rPr>
        <w:t xml:space="preserve">Xu, X., Zhang, X., Riley, W. J., Xue, Y., Nobre, C. A., Lovejoy, T. E., &amp; Jia, G. (2022). Deforestation triggering irreversible transition in Amazon hydrological cycle.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(3), 034037. https://doi.org/10.1088/1748-9326/AC4C1D</w:t>
      </w:r>
    </w:p>
    <w:p w:rsidR="00000000" w:rsidDel="00000000" w:rsidP="00000000" w:rsidRDefault="00000000" w:rsidRPr="00000000" w14:paraId="00000ADA">
      <w:pPr>
        <w:ind w:left="720"/>
        <w:rPr/>
      </w:pPr>
      <w:r w:rsidDel="00000000" w:rsidR="00000000" w:rsidRPr="00000000">
        <w:rPr>
          <w:rtl w:val="0"/>
        </w:rPr>
        <w:t xml:space="preserve">Yang, D., Liu, Y., Feng, L., Wang, J., Yao, L., Cai, Z., Zhu, S., Lu, N., &amp; Lyu, D. (2021). The First Global Carbon Dioxide Flux Map Derived from TanSat Measurements. </w:t>
      </w:r>
      <w:r w:rsidDel="00000000" w:rsidR="00000000" w:rsidRPr="00000000">
        <w:rPr>
          <w:i w:val="1"/>
          <w:rtl w:val="0"/>
        </w:rPr>
        <w:t xml:space="preserve">Advances in Atmospheric Sciences 2021 38:9</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(9), 1433–1443. https://doi.org/10.1007/S00376-021-1179-7</w:t>
      </w:r>
    </w:p>
    <w:p w:rsidR="00000000" w:rsidDel="00000000" w:rsidP="00000000" w:rsidRDefault="00000000" w:rsidRPr="00000000" w14:paraId="00000ADB">
      <w:pPr>
        <w:ind w:left="720"/>
        <w:rPr/>
      </w:pPr>
      <w:r w:rsidDel="00000000" w:rsidR="00000000" w:rsidRPr="00000000">
        <w:rPr>
          <w:rtl w:val="0"/>
        </w:rPr>
        <w:t xml:space="preserve">Yang, H., Ciais, P., Frappart, F., Li, X., Brandt, M., Fensholt, R., Fan, L., Saatchi, S., Besnard, S., Deng, Z., Bowring, S., &amp; Wigneron, J. P. (2023). Global increase in biomass carbon stock dominated by growth of northern young forests over past decade. </w:t>
      </w:r>
      <w:r w:rsidDel="00000000" w:rsidR="00000000" w:rsidRPr="00000000">
        <w:rPr>
          <w:i w:val="1"/>
          <w:rtl w:val="0"/>
        </w:rPr>
        <w:t xml:space="preserve">Nature Geoscience 2023 16:10</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(10), 886–892. https://doi.org/10.1038/s41561-023-01274-4</w:t>
      </w:r>
    </w:p>
    <w:p w:rsidR="00000000" w:rsidDel="00000000" w:rsidP="00000000" w:rsidRDefault="00000000" w:rsidRPr="00000000" w14:paraId="00000ADC">
      <w:pPr>
        <w:ind w:left="720"/>
        <w:rPr/>
      </w:pPr>
      <w:r w:rsidDel="00000000" w:rsidR="00000000" w:rsidRPr="00000000">
        <w:rPr>
          <w:rtl w:val="0"/>
        </w:rPr>
        <w:t xml:space="preserve">Yang, X., Wu, J., Chen, X., Ciais, P., Maignan, F., Yuan, W., Piao, S., Yang, S., Gong, F., Su, Y., Dai, Y., Liu, L., Zhang, H., Bonal, D., Liu, H., Chen, G., Lu, H., Wu, S., Fan, L., … Wright‬, S. J. (2021a).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https://doi.org/10.1016/j.xinn.2021.100154</w:t>
      </w:r>
    </w:p>
    <w:p w:rsidR="00000000" w:rsidDel="00000000" w:rsidP="00000000" w:rsidRDefault="00000000" w:rsidRPr="00000000" w14:paraId="00000ADD">
      <w:pPr>
        <w:ind w:left="720"/>
        <w:rPr/>
      </w:pPr>
      <w:r w:rsidDel="00000000" w:rsidR="00000000" w:rsidRPr="00000000">
        <w:rPr>
          <w:rtl w:val="0"/>
        </w:rPr>
        <w:t xml:space="preserve">Yang, X., Wu, J., Chen, X., Ciais, P., Maignan, F., Yuan, W., Piao, S., Yang, S., Gong, F., Su, Y., Dai, Y., Liu, L., Zhang, H., Bonal, D., Liu, H., Chen, G., Lu, H., Wu, S., Fan, L., … Wright‬, S. J. (2021b).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100154. https://doi.org/10.1016/J.XINN.2021.100154/ATTACHMENT/0D7D2CAB-AFC3-421E-BD50-DAC6A1DDD5E0/MMC4.PDF</w:t>
      </w:r>
    </w:p>
    <w:p w:rsidR="00000000" w:rsidDel="00000000" w:rsidP="00000000" w:rsidRDefault="00000000" w:rsidRPr="00000000" w14:paraId="00000ADE">
      <w:pPr>
        <w:ind w:left="720"/>
        <w:rPr/>
      </w:pPr>
      <w:r w:rsidDel="00000000" w:rsidR="00000000" w:rsidRPr="00000000">
        <w:rPr>
          <w:rtl w:val="0"/>
        </w:rPr>
        <w:t xml:space="preserve">Yeh, C., Perez, A., Driscoll, A., Azzari, G., Tang, Z., Lobell, D., Ermon, S., &amp; Burke, M. (2020). Using publicly available satellite imagery and deep learning to understand economic well-being in Africa.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2583. https://doi.org/10.1038/s41467-020-16185-w</w:t>
      </w:r>
    </w:p>
    <w:p w:rsidR="00000000" w:rsidDel="00000000" w:rsidP="00000000" w:rsidRDefault="00000000" w:rsidRPr="00000000" w14:paraId="00000ADF">
      <w:pPr>
        <w:ind w:left="720"/>
        <w:rPr/>
      </w:pPr>
      <w:r w:rsidDel="00000000" w:rsidR="00000000" w:rsidRPr="00000000">
        <w:rPr>
          <w:rtl w:val="0"/>
        </w:rPr>
        <w:t xml:space="preserve">Yin, L., Fu, R., Zhang, Y. F., Arias, P. A., Nelun Fernando, D., Li, W., Fernandes, K., &amp; Bowerman, A. R. (2014). What controls the interannual variation of the wet season onsets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(5), 2314–2328. https://doi.org/10.1002/2013JD021349</w:t>
      </w:r>
    </w:p>
    <w:p w:rsidR="00000000" w:rsidDel="00000000" w:rsidP="00000000" w:rsidRDefault="00000000" w:rsidRPr="00000000" w14:paraId="00000AE0">
      <w:pPr>
        <w:ind w:left="720"/>
        <w:rPr/>
      </w:pPr>
      <w:r w:rsidDel="00000000" w:rsidR="00000000" w:rsidRPr="00000000">
        <w:rPr>
          <w:rtl w:val="0"/>
        </w:rPr>
        <w:t xml:space="preserve">Yu, X., Millet, D. B., Henze, D. K., Turner, A. J., Delgado, A. L., Bloom, A. A., &amp; Sheng, J. (2023). A high-resolution satellite-based map of global methane emissions reveals missing wetland, fossil fuel, and monsoon sources.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3325–3346. https://doi.org/10.5194/ACP-23-3325-2023</w:t>
      </w:r>
    </w:p>
    <w:p w:rsidR="00000000" w:rsidDel="00000000" w:rsidP="00000000" w:rsidRDefault="00000000" w:rsidRPr="00000000" w14:paraId="00000AE1">
      <w:pPr>
        <w:ind w:left="720"/>
        <w:rPr/>
      </w:pPr>
      <w:r w:rsidDel="00000000" w:rsidR="00000000" w:rsidRPr="00000000">
        <w:rPr>
          <w:rtl w:val="0"/>
        </w:rPr>
        <w:t xml:space="preserve">Zemp, D. C., Schleussner, C.-F., Barbosa, H. M. J., Hirota, M., Montade, V., Sampaio, G., Staal, A., Wang-Erlandsson, L., &amp; Rammig, A. (2017). Self-amplified Amazon forest loss due to vegetation-atmosphere feedbacks.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14681. https://doi.org/10.1038/ncomms14681</w:t>
      </w:r>
    </w:p>
    <w:p w:rsidR="00000000" w:rsidDel="00000000" w:rsidP="00000000" w:rsidRDefault="00000000" w:rsidRPr="00000000" w14:paraId="00000AE2">
      <w:pPr>
        <w:ind w:left="720"/>
        <w:rPr/>
      </w:pPr>
      <w:r w:rsidDel="00000000" w:rsidR="00000000" w:rsidRPr="00000000">
        <w:rPr>
          <w:rtl w:val="0"/>
        </w:rPr>
        <w:t xml:space="preserve">Zhang, J., Bras, R. L., Longo, M., &amp; Heartsill Scalley, T. (2022). The impact of hurricane disturbances on a tropical forest: implementing a palm plant functional type and hurricane disturbance module in ED2-HuDi V1.0.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(13), 5107–5126. https://doi.org/10.5194/gmd-15-5107-2022</w:t>
      </w:r>
    </w:p>
    <w:p w:rsidR="00000000" w:rsidDel="00000000" w:rsidP="00000000" w:rsidRDefault="00000000" w:rsidRPr="00000000" w14:paraId="00000AE3">
      <w:pPr>
        <w:ind w:left="720"/>
        <w:rPr/>
      </w:pPr>
      <w:r w:rsidDel="00000000" w:rsidR="00000000" w:rsidRPr="00000000">
        <w:rPr>
          <w:rtl w:val="0"/>
        </w:rPr>
        <w:t xml:space="preserve">Zhang, Y., Fu, R., Yu, H., Dickinson, R. E., Negron Juarez, R., Chin, M., Wang, H., Zhang, C. :, Fu, R., Yu, H., Dickinson, R. E., Juarez, R. N., Chin, M., &amp; Wang, H. (2008). A regional climate model study of how biomass burning aerosol impacts land-atmosphere interactions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(D14), 14–15. https://doi.org/10.1029/2007JD009449</w:t>
      </w:r>
    </w:p>
    <w:p w:rsidR="00000000" w:rsidDel="00000000" w:rsidP="00000000" w:rsidRDefault="00000000" w:rsidRPr="00000000" w14:paraId="00000AE4">
      <w:pPr>
        <w:ind w:left="720"/>
        <w:rPr/>
      </w:pPr>
      <w:r w:rsidDel="00000000" w:rsidR="00000000" w:rsidRPr="00000000">
        <w:rPr>
          <w:rtl w:val="0"/>
        </w:rPr>
        <w:t xml:space="preserve">Zhang, Y., Wang, X., Lian, X., Li, S., Li, Y., Chen, C., &amp; Piao, S. (2024). Asymmetric impacts of forest gain and loss on tropical land surface temperature. </w:t>
      </w:r>
      <w:r w:rsidDel="00000000" w:rsidR="00000000" w:rsidRPr="00000000">
        <w:rPr>
          <w:i w:val="1"/>
          <w:rtl w:val="0"/>
        </w:rPr>
        <w:t xml:space="preserve">Nature Geoscience 2024 17:5</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(5), 426–432. https://doi.org/10.1038/s41561-024-01423-3</w:t>
      </w:r>
    </w:p>
    <w:p w:rsidR="00000000" w:rsidDel="00000000" w:rsidP="00000000" w:rsidRDefault="00000000" w:rsidRPr="00000000" w14:paraId="00000AE5">
      <w:pPr>
        <w:ind w:left="720"/>
        <w:rPr/>
      </w:pPr>
      <w:r w:rsidDel="00000000" w:rsidR="00000000" w:rsidRPr="00000000">
        <w:rPr>
          <w:rtl w:val="0"/>
        </w:rPr>
        <w:t xml:space="preserve">Zhang, Y., &amp; Ye, A. (2021). Would the obtainable gross primary productivity (GPP) products stand up? A critical assessment of 45 global GPP products.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783</w:t>
      </w:r>
      <w:r w:rsidDel="00000000" w:rsidR="00000000" w:rsidRPr="00000000">
        <w:rPr>
          <w:rtl w:val="0"/>
        </w:rPr>
        <w:t xml:space="preserve">, 146965. https://doi.org/10.1016/j.scitotenv.2021.146965</w:t>
      </w:r>
    </w:p>
    <w:p w:rsidR="00000000" w:rsidDel="00000000" w:rsidP="00000000" w:rsidRDefault="00000000" w:rsidRPr="00000000" w14:paraId="00000AE6">
      <w:pPr>
        <w:ind w:left="720"/>
        <w:rPr/>
      </w:pPr>
      <w:r w:rsidDel="00000000" w:rsidR="00000000" w:rsidRPr="00000000">
        <w:rPr>
          <w:rtl w:val="0"/>
        </w:rPr>
        <w:t xml:space="preserve">Zhou, J., Xia, J., Wei, N., Liu, Y., Bian, C., Bai, Y., &amp; Luo, Y. (2021). A traceability analysis system for model evaluation on land carbon dynamics: design and applications.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12. https://doi.org/10.1186/s13717-021-00281-w</w:t>
      </w:r>
    </w:p>
    <w:p w:rsidR="00000000" w:rsidDel="00000000" w:rsidP="00000000" w:rsidRDefault="00000000" w:rsidRPr="00000000" w14:paraId="00000AE7">
      <w:pPr>
        <w:ind w:left="720"/>
        <w:rPr/>
      </w:pPr>
      <w:r w:rsidDel="00000000" w:rsidR="00000000" w:rsidRPr="00000000">
        <w:rPr>
          <w:rtl w:val="0"/>
        </w:rPr>
        <w:t xml:space="preserve">Zhou, L., Tian, Y., Myneni, R. B., Ciais, P., Saatchi, S., Liu, Y. Y., Piao, S., Chen, H., Vermote, E. F., Song, C., &amp; Hwang, T. (2014). Widespread decline of Congo rainforest greenness in the past decade. </w:t>
      </w:r>
      <w:r w:rsidDel="00000000" w:rsidR="00000000" w:rsidRPr="00000000">
        <w:rPr>
          <w:i w:val="1"/>
          <w:rtl w:val="0"/>
        </w:rPr>
        <w:t xml:space="preserve">Nature 2014 509:7498</w:t>
      </w:r>
      <w:r w:rsidDel="00000000" w:rsidR="00000000" w:rsidRPr="00000000">
        <w:rPr>
          <w:rtl w:val="0"/>
        </w:rPr>
        <w:t xml:space="preserve">, </w:t>
      </w:r>
      <w:r w:rsidDel="00000000" w:rsidR="00000000" w:rsidRPr="00000000">
        <w:rPr>
          <w:i w:val="1"/>
          <w:rtl w:val="0"/>
        </w:rPr>
        <w:t xml:space="preserve">509</w:t>
      </w:r>
      <w:r w:rsidDel="00000000" w:rsidR="00000000" w:rsidRPr="00000000">
        <w:rPr>
          <w:rtl w:val="0"/>
        </w:rPr>
        <w:t xml:space="preserve">(7498), 86–90. https://doi.org/10.1038/nature13265</w:t>
      </w:r>
    </w:p>
    <w:p w:rsidR="00000000" w:rsidDel="00000000" w:rsidP="00000000" w:rsidRDefault="00000000" w:rsidRPr="00000000" w14:paraId="00000AE8">
      <w:pPr>
        <w:ind w:left="720"/>
        <w:rPr/>
      </w:pPr>
      <w:r w:rsidDel="00000000" w:rsidR="00000000" w:rsidRPr="00000000">
        <w:rPr>
          <w:rtl w:val="0"/>
        </w:rPr>
        <w:t xml:space="preserve">Zhou, S., Williams, A. P., Lintner, B. R., Berg, A. M., Zhang, Y., Keenan, T. F., Cook, B. I., Hagemann, S., Seneviratne, S. I., &amp; Gentine, P. (2021). Soil moisture–atmosphere feedbacks mitigate declining water availability in drylands. </w:t>
      </w:r>
      <w:r w:rsidDel="00000000" w:rsidR="00000000" w:rsidRPr="00000000">
        <w:rPr>
          <w:i w:val="1"/>
          <w:rtl w:val="0"/>
        </w:rPr>
        <w:t xml:space="preserve">Nature Climate Change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38–44. https://doi.org/10.1038/s41558-020-00945-z</w:t>
      </w:r>
    </w:p>
    <w:p w:rsidR="00000000" w:rsidDel="00000000" w:rsidP="00000000" w:rsidRDefault="00000000" w:rsidRPr="00000000" w14:paraId="00000AE9">
      <w:pPr>
        <w:ind w:left="720"/>
        <w:rPr/>
      </w:pPr>
      <w:r w:rsidDel="00000000" w:rsidR="00000000" w:rsidRPr="00000000">
        <w:rPr>
          <w:rtl w:val="0"/>
        </w:rPr>
        <w:t xml:space="preserve">Zhou, W., Xie, S. P., &amp; Yang, D. (2019). Enhanced equatorial warming causes deep-tropical contraction and subtropical monsoon shift. </w:t>
      </w:r>
      <w:r w:rsidDel="00000000" w:rsidR="00000000" w:rsidRPr="00000000">
        <w:rPr>
          <w:i w:val="1"/>
          <w:rtl w:val="0"/>
        </w:rPr>
        <w:t xml:space="preserve">Nature Climate Change 2019 9:11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(11), 834–839. https://doi.org/10.1038/s41558-019-0603-9</w:t>
      </w:r>
    </w:p>
    <w:p w:rsidR="00000000" w:rsidDel="00000000" w:rsidP="00000000" w:rsidRDefault="00000000" w:rsidRPr="00000000" w14:paraId="00000AEA">
      <w:pPr>
        <w:ind w:left="720"/>
        <w:rPr>
          <w:sz w:val="24"/>
          <w:szCs w:val="24"/>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pStyle w:val="Heading2"/>
        <w:rPr/>
      </w:pPr>
      <w:bookmarkStart w:colFirst="0" w:colLast="0" w:name="_z4vei7kqp4a" w:id="71"/>
      <w:bookmarkEnd w:id="71"/>
      <w:r w:rsidDel="00000000" w:rsidR="00000000" w:rsidRPr="00000000">
        <w:rPr>
          <w:rtl w:val="0"/>
        </w:rPr>
        <w:t xml:space="preserve">11. Figure and Photograph and Credits</w:t>
      </w:r>
    </w:p>
    <w:p w:rsidR="00000000" w:rsidDel="00000000" w:rsidP="00000000" w:rsidRDefault="00000000" w:rsidRPr="00000000" w14:paraId="00000AED">
      <w:pPr>
        <w:pStyle w:val="Heading2"/>
        <w:rPr/>
      </w:pPr>
      <w:bookmarkStart w:colFirst="0" w:colLast="0" w:name="_crm1yggb334o" w:id="72"/>
      <w:bookmarkEnd w:id="72"/>
      <w:commentRangeStart w:id="773"/>
      <w:r w:rsidDel="00000000" w:rsidR="00000000" w:rsidRPr="00000000">
        <w:rPr>
          <w:rtl w:val="0"/>
        </w:rPr>
        <w:t xml:space="preserve">12. Glossary</w:t>
      </w:r>
      <w:commentRangeEnd w:id="773"/>
      <w:r w:rsidDel="00000000" w:rsidR="00000000" w:rsidRPr="00000000">
        <w:commentReference w:id="773"/>
      </w:r>
      <w:r w:rsidDel="00000000" w:rsidR="00000000" w:rsidRPr="00000000">
        <w:rPr>
          <w:rtl w:val="0"/>
        </w:rPr>
      </w:r>
    </w:p>
    <w:p w:rsidR="00000000" w:rsidDel="00000000" w:rsidP="00000000" w:rsidRDefault="00000000" w:rsidRPr="00000000" w14:paraId="00000AEE">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62">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AEF">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AF0">
      <w:pPr>
        <w:numPr>
          <w:ilvl w:val="0"/>
          <w:numId w:val="16"/>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AF1">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AF2">
      <w:pPr>
        <w:spacing w:before="0" w:lineRule="auto"/>
        <w:rPr/>
      </w:pPr>
      <w:r w:rsidDel="00000000" w:rsidR="00000000" w:rsidRPr="00000000">
        <w:rPr>
          <w:rtl w:val="0"/>
        </w:rPr>
      </w:r>
    </w:p>
    <w:p w:rsidR="00000000" w:rsidDel="00000000" w:rsidP="00000000" w:rsidRDefault="00000000" w:rsidRPr="00000000" w14:paraId="00000AF3">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AF4">
      <w:pPr>
        <w:ind w:left="0" w:firstLine="0"/>
        <w:rPr/>
      </w:pPr>
      <w:r w:rsidDel="00000000" w:rsidR="00000000" w:rsidRPr="00000000">
        <w:rPr>
          <w:rtl w:val="0"/>
        </w:rPr>
      </w:r>
    </w:p>
    <w:p w:rsidR="00000000" w:rsidDel="00000000" w:rsidP="00000000" w:rsidRDefault="00000000" w:rsidRPr="00000000" w14:paraId="00000AF5">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774"/>
      <w:hyperlink r:id="rId163">
        <w:r w:rsidDel="00000000" w:rsidR="00000000" w:rsidRPr="00000000">
          <w:rPr>
            <w:color w:val="3c78d8"/>
            <w:rtl w:val="0"/>
          </w:rPr>
          <w:t xml:space="preserve">https://doi.org/10.1038/s41559-024-02356-1</w:t>
        </w:r>
      </w:hyperlink>
      <w:commentRangeEnd w:id="774"/>
      <w:r w:rsidDel="00000000" w:rsidR="00000000" w:rsidRPr="00000000">
        <w:commentReference w:id="774"/>
      </w:r>
      <w:r w:rsidDel="00000000" w:rsidR="00000000" w:rsidRPr="00000000">
        <w:rPr>
          <w:color w:val="3c78d8"/>
          <w:rtl w:val="0"/>
        </w:rPr>
        <w:t xml:space="preserve"> </w:t>
      </w:r>
    </w:p>
    <w:p w:rsidR="00000000" w:rsidDel="00000000" w:rsidP="00000000" w:rsidRDefault="00000000" w:rsidRPr="00000000" w14:paraId="00000AF6">
      <w:pPr>
        <w:ind w:left="0" w:firstLine="0"/>
        <w:rPr>
          <w:b w:val="1"/>
          <w:i w:val="1"/>
        </w:rPr>
      </w:pPr>
      <w:r w:rsidDel="00000000" w:rsidR="00000000" w:rsidRPr="00000000">
        <w:rPr>
          <w:rtl w:val="0"/>
        </w:rPr>
      </w:r>
    </w:p>
    <w:p w:rsidR="00000000" w:rsidDel="00000000" w:rsidP="00000000" w:rsidRDefault="00000000" w:rsidRPr="00000000" w14:paraId="00000AF7">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775"/>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775"/>
      <w:r w:rsidDel="00000000" w:rsidR="00000000" w:rsidRPr="00000000">
        <w:commentReference w:id="775"/>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64">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AF8">
      <w:pPr>
        <w:ind w:left="0" w:firstLine="0"/>
        <w:rPr>
          <w:color w:val="ff0000"/>
        </w:rPr>
      </w:pPr>
      <w:r w:rsidDel="00000000" w:rsidR="00000000" w:rsidRPr="00000000">
        <w:rPr>
          <w:rtl w:val="0"/>
        </w:rPr>
      </w:r>
    </w:p>
    <w:p w:rsidR="00000000" w:rsidDel="00000000" w:rsidP="00000000" w:rsidRDefault="00000000" w:rsidRPr="00000000" w14:paraId="00000AF9">
      <w:pPr>
        <w:ind w:left="0" w:firstLine="0"/>
        <w:rPr/>
      </w:pPr>
      <w:commentRangeStart w:id="776"/>
      <w:commentRangeStart w:id="777"/>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776"/>
      <w:r w:rsidDel="00000000" w:rsidR="00000000" w:rsidRPr="00000000">
        <w:commentReference w:id="776"/>
      </w:r>
      <w:commentRangeEnd w:id="777"/>
      <w:r w:rsidDel="00000000" w:rsidR="00000000" w:rsidRPr="00000000">
        <w:commentReference w:id="777"/>
      </w:r>
      <w:r w:rsidDel="00000000" w:rsidR="00000000" w:rsidRPr="00000000">
        <w:rPr>
          <w:rtl w:val="0"/>
        </w:rPr>
      </w:r>
    </w:p>
    <w:p w:rsidR="00000000" w:rsidDel="00000000" w:rsidP="00000000" w:rsidRDefault="00000000" w:rsidRPr="00000000" w14:paraId="00000AFA">
      <w:pPr>
        <w:ind w:left="0" w:firstLine="0"/>
        <w:rPr>
          <w:b w:val="1"/>
          <w:i w:val="1"/>
        </w:rPr>
      </w:pPr>
      <w:r w:rsidDel="00000000" w:rsidR="00000000" w:rsidRPr="00000000">
        <w:rPr>
          <w:rtl w:val="0"/>
        </w:rPr>
      </w:r>
    </w:p>
    <w:p w:rsidR="00000000" w:rsidDel="00000000" w:rsidP="00000000" w:rsidRDefault="00000000" w:rsidRPr="00000000" w14:paraId="00000AFB">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AFC">
      <w:pPr>
        <w:ind w:left="0" w:firstLine="0"/>
        <w:rPr>
          <w:b w:val="1"/>
          <w:i w:val="1"/>
        </w:rPr>
      </w:pPr>
      <w:r w:rsidDel="00000000" w:rsidR="00000000" w:rsidRPr="00000000">
        <w:rPr>
          <w:rtl w:val="0"/>
        </w:rPr>
      </w:r>
    </w:p>
    <w:p w:rsidR="00000000" w:rsidDel="00000000" w:rsidP="00000000" w:rsidRDefault="00000000" w:rsidRPr="00000000" w14:paraId="00000AFD">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AFE">
      <w:pPr>
        <w:ind w:left="0" w:firstLine="0"/>
        <w:rPr>
          <w:b w:val="1"/>
          <w:i w:val="1"/>
        </w:rPr>
      </w:pPr>
      <w:r w:rsidDel="00000000" w:rsidR="00000000" w:rsidRPr="00000000">
        <w:rPr>
          <w:rtl w:val="0"/>
        </w:rPr>
      </w:r>
    </w:p>
    <w:p w:rsidR="00000000" w:rsidDel="00000000" w:rsidP="00000000" w:rsidRDefault="00000000" w:rsidRPr="00000000" w14:paraId="00000AFF">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B00">
      <w:pPr>
        <w:ind w:left="0" w:firstLine="0"/>
        <w:rPr>
          <w:b w:val="1"/>
          <w:i w:val="1"/>
        </w:rPr>
      </w:pPr>
      <w:r w:rsidDel="00000000" w:rsidR="00000000" w:rsidRPr="00000000">
        <w:rPr>
          <w:rtl w:val="0"/>
        </w:rPr>
      </w:r>
    </w:p>
    <w:p w:rsidR="00000000" w:rsidDel="00000000" w:rsidP="00000000" w:rsidRDefault="00000000" w:rsidRPr="00000000" w14:paraId="00000B01">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B02">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B03">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B04">
      <w:pPr>
        <w:ind w:left="0" w:firstLine="0"/>
        <w:rPr>
          <w:b w:val="1"/>
          <w:i w:val="1"/>
        </w:rPr>
      </w:pPr>
      <w:r w:rsidDel="00000000" w:rsidR="00000000" w:rsidRPr="00000000">
        <w:rPr>
          <w:rtl w:val="0"/>
        </w:rPr>
      </w:r>
    </w:p>
    <w:p w:rsidR="00000000" w:rsidDel="00000000" w:rsidP="00000000" w:rsidRDefault="00000000" w:rsidRPr="00000000" w14:paraId="00000B05">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B06">
      <w:pPr>
        <w:ind w:left="0" w:firstLine="0"/>
        <w:rPr>
          <w:b w:val="1"/>
          <w:i w:val="1"/>
        </w:rPr>
      </w:pPr>
      <w:r w:rsidDel="00000000" w:rsidR="00000000" w:rsidRPr="00000000">
        <w:rPr>
          <w:rtl w:val="0"/>
        </w:rPr>
      </w:r>
    </w:p>
    <w:p w:rsidR="00000000" w:rsidDel="00000000" w:rsidP="00000000" w:rsidRDefault="00000000" w:rsidRPr="00000000" w14:paraId="00000B07">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B08">
      <w:pPr>
        <w:ind w:left="0" w:firstLine="0"/>
        <w:rPr/>
      </w:pPr>
      <w:r w:rsidDel="00000000" w:rsidR="00000000" w:rsidRPr="00000000">
        <w:rPr>
          <w:rtl w:val="0"/>
        </w:rPr>
      </w:r>
    </w:p>
    <w:p w:rsidR="00000000" w:rsidDel="00000000" w:rsidP="00000000" w:rsidRDefault="00000000" w:rsidRPr="00000000" w14:paraId="00000B09">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B0A">
      <w:pPr>
        <w:ind w:left="0" w:firstLine="0"/>
        <w:rPr>
          <w:b w:val="1"/>
          <w:i w:val="1"/>
        </w:rPr>
      </w:pPr>
      <w:r w:rsidDel="00000000" w:rsidR="00000000" w:rsidRPr="00000000">
        <w:rPr>
          <w:rtl w:val="0"/>
        </w:rPr>
      </w:r>
    </w:p>
    <w:p w:rsidR="00000000" w:rsidDel="00000000" w:rsidP="00000000" w:rsidRDefault="00000000" w:rsidRPr="00000000" w14:paraId="00000B0B">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65">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0C">
      <w:pPr>
        <w:ind w:left="0" w:firstLine="0"/>
        <w:rPr>
          <w:b w:val="1"/>
          <w:i w:val="1"/>
          <w:highlight w:val="yellow"/>
        </w:rPr>
      </w:pPr>
      <w:r w:rsidDel="00000000" w:rsidR="00000000" w:rsidRPr="00000000">
        <w:rPr>
          <w:rtl w:val="0"/>
        </w:rPr>
      </w:r>
    </w:p>
    <w:p w:rsidR="00000000" w:rsidDel="00000000" w:rsidP="00000000" w:rsidRDefault="00000000" w:rsidRPr="00000000" w14:paraId="00000B0D">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B0E">
      <w:pPr>
        <w:ind w:left="0" w:firstLine="0"/>
        <w:rPr>
          <w:b w:val="1"/>
          <w:i w:val="1"/>
        </w:rPr>
      </w:pPr>
      <w:r w:rsidDel="00000000" w:rsidR="00000000" w:rsidRPr="00000000">
        <w:rPr>
          <w:rtl w:val="0"/>
        </w:rPr>
      </w:r>
    </w:p>
    <w:p w:rsidR="00000000" w:rsidDel="00000000" w:rsidP="00000000" w:rsidRDefault="00000000" w:rsidRPr="00000000" w14:paraId="00000B0F">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B10">
      <w:pPr>
        <w:ind w:left="0" w:firstLine="0"/>
        <w:rPr>
          <w:b w:val="1"/>
          <w:i w:val="1"/>
        </w:rPr>
      </w:pPr>
      <w:r w:rsidDel="00000000" w:rsidR="00000000" w:rsidRPr="00000000">
        <w:rPr>
          <w:rtl w:val="0"/>
        </w:rPr>
      </w:r>
    </w:p>
    <w:p w:rsidR="00000000" w:rsidDel="00000000" w:rsidP="00000000" w:rsidRDefault="00000000" w:rsidRPr="00000000" w14:paraId="00000B11">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B12">
      <w:pPr>
        <w:pStyle w:val="Heading2"/>
        <w:rPr/>
      </w:pPr>
      <w:bookmarkStart w:colFirst="0" w:colLast="0" w:name="_pzrw4c5s7tpd" w:id="73"/>
      <w:bookmarkEnd w:id="73"/>
      <w:r w:rsidDel="00000000" w:rsidR="00000000" w:rsidRPr="00000000">
        <w:rPr>
          <w:rtl w:val="0"/>
        </w:rPr>
        <w:t xml:space="preserve">13. List of Acronyms</w:t>
      </w:r>
    </w:p>
    <w:p w:rsidR="00000000" w:rsidDel="00000000" w:rsidP="00000000" w:rsidRDefault="00000000" w:rsidRPr="00000000" w14:paraId="00000B13">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B14">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B15">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B16">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B17">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B18">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B19">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B1A">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B1B">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B1C">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B1D">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B1E">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B1F">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B20">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B21">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B22">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B23">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B24">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B25">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B26">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B27">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B28">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B29">
      <w:pPr>
        <w:pStyle w:val="Heading2"/>
        <w:rPr/>
      </w:pPr>
      <w:bookmarkStart w:colFirst="0" w:colLast="0" w:name="_rymy755ymrd5" w:id="74"/>
      <w:bookmarkEnd w:id="74"/>
      <w:r w:rsidDel="00000000" w:rsidR="00000000" w:rsidRPr="00000000">
        <w:rPr>
          <w:rtl w:val="0"/>
        </w:rPr>
        <w:t xml:space="preserve">14. Appendices</w:t>
      </w:r>
    </w:p>
    <w:p w:rsidR="00000000" w:rsidDel="00000000" w:rsidP="00000000" w:rsidRDefault="00000000" w:rsidRPr="00000000" w14:paraId="00000B2A">
      <w:pPr>
        <w:pStyle w:val="Heading3"/>
        <w:rPr/>
      </w:pPr>
      <w:bookmarkStart w:colFirst="0" w:colLast="0" w:name="_1737u9tquxno" w:id="75"/>
      <w:bookmarkEnd w:id="75"/>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B2B">
      <w:pPr>
        <w:numPr>
          <w:ilvl w:val="0"/>
          <w:numId w:val="44"/>
        </w:numPr>
        <w:ind w:left="720" w:hanging="360"/>
        <w:rPr>
          <w:i w:val="1"/>
          <w:color w:val="000000"/>
          <w:sz w:val="22"/>
          <w:szCs w:val="22"/>
        </w:rPr>
      </w:pPr>
      <w:commentRangeStart w:id="778"/>
      <w:commentRangeStart w:id="779"/>
      <w:r w:rsidDel="00000000" w:rsidR="00000000" w:rsidRPr="00000000">
        <w:rPr>
          <w:i w:val="1"/>
          <w:rtl w:val="0"/>
        </w:rPr>
        <w:t xml:space="preserve">Coordinating</w:t>
      </w:r>
      <w:commentRangeEnd w:id="778"/>
      <w:r w:rsidDel="00000000" w:rsidR="00000000" w:rsidRPr="00000000">
        <w:commentReference w:id="778"/>
      </w:r>
      <w:commentRangeEnd w:id="779"/>
      <w:r w:rsidDel="00000000" w:rsidR="00000000" w:rsidRPr="00000000">
        <w:commentReference w:id="779"/>
      </w:r>
      <w:r w:rsidDel="00000000" w:rsidR="00000000" w:rsidRPr="00000000">
        <w:rPr>
          <w:i w:val="1"/>
          <w:rtl w:val="0"/>
        </w:rPr>
        <w:t xml:space="preserve"> with </w:t>
      </w:r>
      <w:commentRangeStart w:id="780"/>
      <w:r w:rsidDel="00000000" w:rsidR="00000000" w:rsidRPr="00000000">
        <w:rPr>
          <w:i w:val="1"/>
          <w:rtl w:val="0"/>
        </w:rPr>
        <w:t xml:space="preserve">existing external efforts</w:t>
      </w:r>
      <w:commentRangeEnd w:id="780"/>
      <w:r w:rsidDel="00000000" w:rsidR="00000000" w:rsidRPr="00000000">
        <w:commentReference w:id="780"/>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B2C">
      <w:pPr>
        <w:numPr>
          <w:ilvl w:val="0"/>
          <w:numId w:val="44"/>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B2D">
      <w:pPr>
        <w:numPr>
          <w:ilvl w:val="0"/>
          <w:numId w:val="44"/>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B2E">
      <w:pPr>
        <w:pStyle w:val="Heading3"/>
        <w:rPr/>
      </w:pPr>
      <w:bookmarkStart w:colFirst="0" w:colLast="0" w:name="_kcoizpaqw0dm" w:id="76"/>
      <w:bookmarkEnd w:id="76"/>
      <w:r w:rsidDel="00000000" w:rsidR="00000000" w:rsidRPr="00000000">
        <w:rPr>
          <w:rtl w:val="0"/>
        </w:rPr>
      </w:r>
    </w:p>
    <w:p w:rsidR="00000000" w:rsidDel="00000000" w:rsidP="00000000" w:rsidRDefault="00000000" w:rsidRPr="00000000" w14:paraId="00000B2F">
      <w:pPr>
        <w:pStyle w:val="Heading3"/>
        <w:rPr/>
      </w:pPr>
      <w:bookmarkStart w:colFirst="0" w:colLast="0" w:name="_98hy2rarbqxy" w:id="77"/>
      <w:bookmarkEnd w:id="77"/>
      <w:r w:rsidDel="00000000" w:rsidR="00000000" w:rsidRPr="00000000">
        <w:rPr>
          <w:rtl w:val="0"/>
        </w:rPr>
        <w:t xml:space="preserve">B - Engagement during the Scoping Campaign </w:t>
      </w:r>
    </w:p>
    <w:p w:rsidR="00000000" w:rsidDel="00000000" w:rsidP="00000000" w:rsidRDefault="00000000" w:rsidRPr="00000000" w14:paraId="00000B30">
      <w:pPr>
        <w:spacing w:after="160" w:line="259" w:lineRule="auto"/>
        <w:rPr/>
      </w:pPr>
      <w:commentRangeStart w:id="781"/>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B31">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B32">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B33">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B34">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781"/>
      <w:r w:rsidDel="00000000" w:rsidR="00000000" w:rsidRPr="00000000">
        <w:commentReference w:id="781"/>
      </w:r>
      <w:r w:rsidDel="00000000" w:rsidR="00000000" w:rsidRPr="00000000">
        <w:rPr>
          <w:rtl w:val="0"/>
        </w:rPr>
      </w:r>
    </w:p>
    <w:p w:rsidR="00000000" w:rsidDel="00000000" w:rsidP="00000000" w:rsidRDefault="00000000" w:rsidRPr="00000000" w14:paraId="00000B35">
      <w:pPr>
        <w:pStyle w:val="Heading3"/>
        <w:rPr/>
      </w:pPr>
      <w:bookmarkStart w:colFirst="0" w:colLast="0" w:name="_969urlcnvqlw" w:id="78"/>
      <w:bookmarkEnd w:id="78"/>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B36">
      <w:pPr>
        <w:pStyle w:val="Heading3"/>
        <w:rPr/>
      </w:pPr>
      <w:bookmarkStart w:colFirst="0" w:colLast="0" w:name="_79hvy15uphw" w:id="79"/>
      <w:bookmarkEnd w:id="79"/>
      <w:r w:rsidDel="00000000" w:rsidR="00000000" w:rsidRPr="00000000">
        <w:rPr>
          <w:rtl w:val="0"/>
        </w:rPr>
        <w:t xml:space="preserve">D - Summary of Level II and III Ecoregions in PANGEA Study Region </w:t>
      </w:r>
    </w:p>
    <w:p w:rsidR="00000000" w:rsidDel="00000000" w:rsidP="00000000" w:rsidRDefault="00000000" w:rsidRPr="00000000" w14:paraId="00000B37">
      <w:pPr>
        <w:pStyle w:val="Heading3"/>
        <w:rPr/>
      </w:pPr>
      <w:bookmarkStart w:colFirst="0" w:colLast="0" w:name="_6akhrmoqr5g7" w:id="80"/>
      <w:bookmarkEnd w:id="80"/>
      <w:r w:rsidDel="00000000" w:rsidR="00000000" w:rsidRPr="00000000">
        <w:rPr>
          <w:rtl w:val="0"/>
        </w:rPr>
        <w:t xml:space="preserve">E – Summary of Airborne and Spaceborne Remote Sensing Systems for PANGEA </w:t>
      </w:r>
    </w:p>
    <w:p w:rsidR="00000000" w:rsidDel="00000000" w:rsidP="00000000" w:rsidRDefault="00000000" w:rsidRPr="00000000" w14:paraId="00000B38">
      <w:pPr>
        <w:pStyle w:val="Heading3"/>
        <w:rPr/>
      </w:pPr>
      <w:bookmarkStart w:colFirst="0" w:colLast="0" w:name="_ud6tg3r5l8q3" w:id="81"/>
      <w:bookmarkEnd w:id="81"/>
      <w:r w:rsidDel="00000000" w:rsidR="00000000" w:rsidRPr="00000000">
        <w:rPr>
          <w:rtl w:val="0"/>
        </w:rPr>
        <w:t xml:space="preserve">F - </w:t>
      </w:r>
      <w:commentRangeStart w:id="782"/>
      <w:commentRangeStart w:id="783"/>
      <w:r w:rsidDel="00000000" w:rsidR="00000000" w:rsidRPr="00000000">
        <w:rPr>
          <w:rtl w:val="0"/>
        </w:rPr>
        <w:t xml:space="preserve">Summary of PANGEA Participants</w:t>
      </w:r>
      <w:commentRangeEnd w:id="782"/>
      <w:r w:rsidDel="00000000" w:rsidR="00000000" w:rsidRPr="00000000">
        <w:commentReference w:id="782"/>
      </w:r>
      <w:commentRangeEnd w:id="783"/>
      <w:r w:rsidDel="00000000" w:rsidR="00000000" w:rsidRPr="00000000">
        <w:commentReference w:id="783"/>
      </w: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B3B">
      <w:pPr>
        <w:spacing w:after="0" w:before="0" w:line="240" w:lineRule="auto"/>
        <w:rPr/>
      </w:pPr>
      <w:r w:rsidDel="00000000" w:rsidR="00000000" w:rsidRPr="00000000">
        <w:rPr>
          <w:rtl w:val="0"/>
        </w:rPr>
      </w:r>
    </w:p>
    <w:p w:rsidR="00000000" w:rsidDel="00000000" w:rsidP="00000000" w:rsidRDefault="00000000" w:rsidRPr="00000000" w14:paraId="00000B3C">
      <w:pPr>
        <w:numPr>
          <w:ilvl w:val="0"/>
          <w:numId w:val="18"/>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B3D">
      <w:pPr>
        <w:numPr>
          <w:ilvl w:val="1"/>
          <w:numId w:val="18"/>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B3E">
      <w:pPr>
        <w:numPr>
          <w:ilvl w:val="1"/>
          <w:numId w:val="18"/>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B3F">
      <w:pPr>
        <w:numPr>
          <w:ilvl w:val="1"/>
          <w:numId w:val="18"/>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B40">
      <w:pPr>
        <w:numPr>
          <w:ilvl w:val="1"/>
          <w:numId w:val="18"/>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B41">
      <w:pPr>
        <w:numPr>
          <w:ilvl w:val="1"/>
          <w:numId w:val="18"/>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B42">
      <w:pPr>
        <w:numPr>
          <w:ilvl w:val="1"/>
          <w:numId w:val="18"/>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B43">
      <w:pPr>
        <w:numPr>
          <w:ilvl w:val="1"/>
          <w:numId w:val="18"/>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B44">
      <w:pPr>
        <w:numPr>
          <w:ilvl w:val="1"/>
          <w:numId w:val="18"/>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B45">
      <w:pPr>
        <w:numPr>
          <w:ilvl w:val="1"/>
          <w:numId w:val="18"/>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B46">
      <w:pPr>
        <w:numPr>
          <w:ilvl w:val="1"/>
          <w:numId w:val="18"/>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B47">
      <w:pPr>
        <w:numPr>
          <w:ilvl w:val="1"/>
          <w:numId w:val="18"/>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B48">
      <w:pPr>
        <w:numPr>
          <w:ilvl w:val="1"/>
          <w:numId w:val="18"/>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B49">
      <w:pPr>
        <w:numPr>
          <w:ilvl w:val="0"/>
          <w:numId w:val="18"/>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B4A">
      <w:pPr>
        <w:numPr>
          <w:ilvl w:val="1"/>
          <w:numId w:val="18"/>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B4B">
      <w:pPr>
        <w:numPr>
          <w:ilvl w:val="1"/>
          <w:numId w:val="18"/>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B4C">
      <w:pPr>
        <w:numPr>
          <w:ilvl w:val="1"/>
          <w:numId w:val="18"/>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B4D">
      <w:pPr>
        <w:numPr>
          <w:ilvl w:val="1"/>
          <w:numId w:val="18"/>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B4E">
      <w:pPr>
        <w:numPr>
          <w:ilvl w:val="1"/>
          <w:numId w:val="18"/>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B4F">
      <w:pPr>
        <w:numPr>
          <w:ilvl w:val="1"/>
          <w:numId w:val="18"/>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B50">
      <w:pPr>
        <w:numPr>
          <w:ilvl w:val="1"/>
          <w:numId w:val="18"/>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B51">
      <w:pPr>
        <w:numPr>
          <w:ilvl w:val="1"/>
          <w:numId w:val="18"/>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B52">
      <w:pPr>
        <w:numPr>
          <w:ilvl w:val="1"/>
          <w:numId w:val="18"/>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B53">
      <w:pPr>
        <w:numPr>
          <w:ilvl w:val="1"/>
          <w:numId w:val="18"/>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B54">
      <w:pPr>
        <w:numPr>
          <w:ilvl w:val="1"/>
          <w:numId w:val="18"/>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B55">
      <w:pPr>
        <w:numPr>
          <w:ilvl w:val="1"/>
          <w:numId w:val="18"/>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B56">
      <w:pPr>
        <w:numPr>
          <w:ilvl w:val="0"/>
          <w:numId w:val="18"/>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B57">
      <w:pPr>
        <w:numPr>
          <w:ilvl w:val="1"/>
          <w:numId w:val="18"/>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B58">
      <w:pPr>
        <w:numPr>
          <w:ilvl w:val="1"/>
          <w:numId w:val="18"/>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B59">
      <w:pPr>
        <w:numPr>
          <w:ilvl w:val="1"/>
          <w:numId w:val="18"/>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B5A">
      <w:pPr>
        <w:numPr>
          <w:ilvl w:val="1"/>
          <w:numId w:val="18"/>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B5B">
      <w:pPr>
        <w:numPr>
          <w:ilvl w:val="1"/>
          <w:numId w:val="18"/>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B5C">
      <w:pPr>
        <w:numPr>
          <w:ilvl w:val="0"/>
          <w:numId w:val="18"/>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B5D">
      <w:pPr>
        <w:numPr>
          <w:ilvl w:val="1"/>
          <w:numId w:val="18"/>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pStyle w:val="Heading3"/>
        <w:rPr/>
      </w:pPr>
      <w:bookmarkStart w:colFirst="0" w:colLast="0" w:name="_lknrb566psmv" w:id="82"/>
      <w:bookmarkEnd w:id="82"/>
      <w:r w:rsidDel="00000000" w:rsidR="00000000" w:rsidRPr="00000000">
        <w:rPr>
          <w:rtl w:val="0"/>
        </w:rPr>
        <w:t xml:space="preserve">G - PANGEA Training Activities</w:t>
      </w:r>
    </w:p>
    <w:p w:rsidR="00000000" w:rsidDel="00000000" w:rsidP="00000000" w:rsidRDefault="00000000" w:rsidRPr="00000000" w14:paraId="00000B60">
      <w:pPr>
        <w:rPr/>
      </w:pPr>
      <w:r w:rsidDel="00000000" w:rsidR="00000000" w:rsidRPr="00000000">
        <w:rPr>
          <w:rtl w:val="0"/>
        </w:rPr>
      </w:r>
    </w:p>
    <w:tbl>
      <w:tblPr>
        <w:tblStyle w:val="Table2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rFonts w:ascii="Avenir" w:cs="Avenir" w:eastAsia="Avenir" w:hAnsi="Avenir"/>
                <w:sz w:val="18"/>
                <w:szCs w:val="18"/>
              </w:rPr>
            </w:pPr>
            <w:commentRangeStart w:id="784"/>
            <w:r w:rsidDel="00000000" w:rsidR="00000000" w:rsidRPr="00000000">
              <w:rPr>
                <w:rFonts w:ascii="Avenir" w:cs="Avenir" w:eastAsia="Avenir" w:hAnsi="Avenir"/>
                <w:sz w:val="18"/>
                <w:szCs w:val="18"/>
                <w:rtl w:val="0"/>
              </w:rPr>
              <w:t xml:space="preserve">Partner</w:t>
            </w:r>
            <w:commentRangeEnd w:id="784"/>
            <w:r w:rsidDel="00000000" w:rsidR="00000000" w:rsidRPr="00000000">
              <w:commentReference w:id="784"/>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pStyle w:val="Heading3"/>
        <w:rPr/>
      </w:pPr>
      <w:bookmarkStart w:colFirst="0" w:colLast="0" w:name="_u0cqs6788e4p" w:id="83"/>
      <w:bookmarkEnd w:id="83"/>
      <w:r w:rsidDel="00000000" w:rsidR="00000000" w:rsidRPr="00000000">
        <w:rPr>
          <w:rtl w:val="0"/>
        </w:rPr>
        <w:t xml:space="preserve">H</w:t>
      </w:r>
      <w:commentRangeStart w:id="785"/>
      <w:commentRangeStart w:id="786"/>
      <w:r w:rsidDel="00000000" w:rsidR="00000000" w:rsidRPr="00000000">
        <w:rPr>
          <w:rtl w:val="0"/>
        </w:rPr>
        <w:t xml:space="preserve"> - Letters of Support</w:t>
      </w:r>
      <w:commentRangeEnd w:id="785"/>
      <w:r w:rsidDel="00000000" w:rsidR="00000000" w:rsidRPr="00000000">
        <w:commentReference w:id="785"/>
      </w:r>
      <w:commentRangeEnd w:id="786"/>
      <w:r w:rsidDel="00000000" w:rsidR="00000000" w:rsidRPr="00000000">
        <w:commentReference w:id="786"/>
      </w:r>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numPr>
          <w:ilvl w:val="0"/>
          <w:numId w:val="33"/>
        </w:numPr>
        <w:ind w:left="720" w:hanging="360"/>
      </w:pPr>
      <w:r w:rsidDel="00000000" w:rsidR="00000000" w:rsidRPr="00000000">
        <w:rPr>
          <w:rtl w:val="0"/>
        </w:rPr>
        <w:t xml:space="preserve">Alliance Bioversity &amp; CIAT</w:t>
        <w:br w:type="textWrapping"/>
      </w:r>
      <w:hyperlink r:id="rId166">
        <w:r w:rsidDel="00000000" w:rsidR="00000000" w:rsidRPr="00000000">
          <w:rPr>
            <w:color w:val="1155cc"/>
            <w:u w:val="single"/>
            <w:rtl w:val="0"/>
          </w:rPr>
          <w:t xml:space="preserve">https://alliancebioversityciat.org/</w:t>
        </w:r>
      </w:hyperlink>
      <w:r w:rsidDel="00000000" w:rsidR="00000000" w:rsidRPr="00000000">
        <w:rPr>
          <w:rtl w:val="0"/>
        </w:rPr>
        <w:t xml:space="preserve"> </w:t>
        <w:br w:type="textWrapping"/>
      </w:r>
    </w:p>
    <w:p w:rsidR="00000000" w:rsidDel="00000000" w:rsidP="00000000" w:rsidRDefault="00000000" w:rsidRPr="00000000" w14:paraId="00000C46">
      <w:pPr>
        <w:numPr>
          <w:ilvl w:val="0"/>
          <w:numId w:val="33"/>
        </w:numPr>
        <w:ind w:left="720" w:hanging="360"/>
      </w:pPr>
      <w:r w:rsidDel="00000000" w:rsidR="00000000" w:rsidRPr="00000000">
        <w:rPr>
          <w:rtl w:val="0"/>
        </w:rPr>
        <w:t xml:space="preserve">Climate Modeling Alliance</w:t>
        <w:br w:type="textWrapping"/>
        <w:t xml:space="preserve">Caltech, MIT, and NASA’s Jet Propulsion Laboratory</w:t>
        <w:br w:type="textWrapping"/>
      </w:r>
      <w:hyperlink r:id="rId167">
        <w:r w:rsidDel="00000000" w:rsidR="00000000" w:rsidRPr="00000000">
          <w:rPr>
            <w:color w:val="1155cc"/>
            <w:u w:val="single"/>
            <w:rtl w:val="0"/>
          </w:rPr>
          <w:t xml:space="preserve">https://clima.caltech.edu/</w:t>
        </w:r>
      </w:hyperlink>
      <w:r w:rsidDel="00000000" w:rsidR="00000000" w:rsidRPr="00000000">
        <w:rPr>
          <w:rtl w:val="0"/>
        </w:rPr>
        <w:br w:type="textWrapping"/>
      </w:r>
    </w:p>
    <w:p w:rsidR="00000000" w:rsidDel="00000000" w:rsidP="00000000" w:rsidRDefault="00000000" w:rsidRPr="00000000" w14:paraId="00000C47">
      <w:pPr>
        <w:numPr>
          <w:ilvl w:val="0"/>
          <w:numId w:val="33"/>
        </w:numPr>
        <w:ind w:left="720" w:hanging="360"/>
      </w:pPr>
      <w:r w:rsidDel="00000000" w:rsidR="00000000" w:rsidRPr="00000000">
        <w:rPr>
          <w:rtl w:val="0"/>
        </w:rPr>
        <w:t xml:space="preserve">National University of Piura, PERU</w:t>
        <w:br w:type="textWrapping"/>
        <w:t xml:space="preserve">Agronomy Department</w:t>
        <w:br w:type="textWrapping"/>
      </w:r>
      <w:hyperlink r:id="rId168">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C48">
      <w:pPr>
        <w:ind w:left="720" w:firstLine="0"/>
        <w:rPr/>
      </w:pPr>
      <w:r w:rsidDel="00000000" w:rsidR="00000000" w:rsidRPr="00000000">
        <w:rPr>
          <w:rtl w:val="0"/>
        </w:rPr>
      </w:r>
    </w:p>
    <w:p w:rsidR="00000000" w:rsidDel="00000000" w:rsidP="00000000" w:rsidRDefault="00000000" w:rsidRPr="00000000" w14:paraId="00000C49">
      <w:pPr>
        <w:numPr>
          <w:ilvl w:val="0"/>
          <w:numId w:val="33"/>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69">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C4A">
      <w:pPr>
        <w:ind w:left="720" w:firstLine="0"/>
        <w:rPr/>
      </w:pPr>
      <w:r w:rsidDel="00000000" w:rsidR="00000000" w:rsidRPr="00000000">
        <w:rPr>
          <w:rtl w:val="0"/>
        </w:rPr>
      </w:r>
    </w:p>
    <w:p w:rsidR="00000000" w:rsidDel="00000000" w:rsidP="00000000" w:rsidRDefault="00000000" w:rsidRPr="00000000" w14:paraId="00000C4B">
      <w:pPr>
        <w:numPr>
          <w:ilvl w:val="0"/>
          <w:numId w:val="33"/>
        </w:numPr>
        <w:ind w:left="720" w:hanging="360"/>
        <w:rPr>
          <w:u w:val="none"/>
        </w:rPr>
      </w:pPr>
      <w:r w:rsidDel="00000000" w:rsidR="00000000" w:rsidRPr="00000000">
        <w:rPr>
          <w:rtl w:val="0"/>
        </w:rPr>
        <w:t xml:space="preserve">Society for the Protection of Underground Networks</w:t>
        <w:br w:type="textWrapping"/>
      </w:r>
      <w:hyperlink r:id="rId170">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C4C">
      <w:pPr>
        <w:numPr>
          <w:ilvl w:val="0"/>
          <w:numId w:val="33"/>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71">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color w:val="ff0000"/>
        </w:rPr>
      </w:pPr>
      <w:commentRangeStart w:id="787"/>
      <w:r w:rsidDel="00000000" w:rsidR="00000000" w:rsidRPr="00000000">
        <w:rPr>
          <w:color w:val="ff0000"/>
          <w:rtl w:val="0"/>
        </w:rPr>
        <w:t xml:space="preserve">Critical letters: </w:t>
      </w:r>
    </w:p>
    <w:p w:rsidR="00000000" w:rsidDel="00000000" w:rsidP="00000000" w:rsidRDefault="00000000" w:rsidRPr="00000000" w14:paraId="00000C4F">
      <w:pPr>
        <w:numPr>
          <w:ilvl w:val="0"/>
          <w:numId w:val="20"/>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C50">
      <w:pPr>
        <w:numPr>
          <w:ilvl w:val="0"/>
          <w:numId w:val="20"/>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C51">
      <w:pPr>
        <w:numPr>
          <w:ilvl w:val="0"/>
          <w:numId w:val="20"/>
        </w:numPr>
        <w:ind w:left="720" w:hanging="360"/>
        <w:rPr>
          <w:color w:val="ff0000"/>
        </w:rPr>
      </w:pPr>
      <w:r w:rsidDel="00000000" w:rsidR="00000000" w:rsidRPr="00000000">
        <w:rPr>
          <w:color w:val="ff0000"/>
          <w:rtl w:val="0"/>
        </w:rPr>
        <w:t xml:space="preserve">Other space agencies - connect with Pamela Collins about this (</w:t>
      </w:r>
      <w:hyperlink r:id="rId172">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C52">
      <w:pPr>
        <w:numPr>
          <w:ilvl w:val="0"/>
          <w:numId w:val="20"/>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C53">
      <w:pPr>
        <w:numPr>
          <w:ilvl w:val="0"/>
          <w:numId w:val="20"/>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C54">
      <w:pPr>
        <w:numPr>
          <w:ilvl w:val="0"/>
          <w:numId w:val="20"/>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C55">
      <w:pPr>
        <w:numPr>
          <w:ilvl w:val="0"/>
          <w:numId w:val="20"/>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C56">
      <w:pPr>
        <w:numPr>
          <w:ilvl w:val="0"/>
          <w:numId w:val="20"/>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C57">
      <w:pPr>
        <w:numPr>
          <w:ilvl w:val="0"/>
          <w:numId w:val="20"/>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C58">
      <w:pPr>
        <w:numPr>
          <w:ilvl w:val="0"/>
          <w:numId w:val="20"/>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C59">
      <w:pPr>
        <w:numPr>
          <w:ilvl w:val="0"/>
          <w:numId w:val="20"/>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C5A">
      <w:pPr>
        <w:numPr>
          <w:ilvl w:val="1"/>
          <w:numId w:val="20"/>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C5B">
      <w:pPr>
        <w:numPr>
          <w:ilvl w:val="0"/>
          <w:numId w:val="20"/>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C5C">
      <w:pPr>
        <w:numPr>
          <w:ilvl w:val="1"/>
          <w:numId w:val="20"/>
        </w:numPr>
        <w:ind w:left="1440" w:hanging="360"/>
        <w:rPr>
          <w:color w:val="ff0000"/>
        </w:rPr>
      </w:pPr>
      <w:r w:rsidDel="00000000" w:rsidR="00000000" w:rsidRPr="00000000">
        <w:rPr>
          <w:rtl w:val="0"/>
        </w:rPr>
      </w:r>
    </w:p>
    <w:p w:rsidR="00000000" w:rsidDel="00000000" w:rsidP="00000000" w:rsidRDefault="00000000" w:rsidRPr="00000000" w14:paraId="00000C5D">
      <w:pPr>
        <w:numPr>
          <w:ilvl w:val="1"/>
          <w:numId w:val="20"/>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C5E">
      <w:pPr>
        <w:numPr>
          <w:ilvl w:val="1"/>
          <w:numId w:val="20"/>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C5F">
      <w:pPr>
        <w:numPr>
          <w:ilvl w:val="1"/>
          <w:numId w:val="20"/>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C60">
      <w:pPr>
        <w:numPr>
          <w:ilvl w:val="1"/>
          <w:numId w:val="20"/>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C61">
      <w:pPr>
        <w:numPr>
          <w:ilvl w:val="2"/>
          <w:numId w:val="20"/>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C62">
      <w:pPr>
        <w:numPr>
          <w:ilvl w:val="2"/>
          <w:numId w:val="20"/>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C63">
      <w:pPr>
        <w:numPr>
          <w:ilvl w:val="0"/>
          <w:numId w:val="20"/>
        </w:numPr>
        <w:ind w:left="720" w:hanging="360"/>
        <w:rPr>
          <w:color w:val="ff0000"/>
        </w:rPr>
      </w:pPr>
      <w:r w:rsidDel="00000000" w:rsidR="00000000" w:rsidRPr="00000000">
        <w:rPr>
          <w:color w:val="ff0000"/>
          <w:rtl w:val="0"/>
        </w:rPr>
        <w:t xml:space="preserve">Roger Wakimoto - Elsa will work on this</w:t>
      </w:r>
      <w:commentRangeEnd w:id="787"/>
      <w:r w:rsidDel="00000000" w:rsidR="00000000" w:rsidRPr="00000000">
        <w:commentReference w:id="787"/>
      </w:r>
      <w:r w:rsidDel="00000000" w:rsidR="00000000" w:rsidRPr="00000000">
        <w:rPr>
          <w:rtl w:val="0"/>
        </w:rPr>
      </w:r>
    </w:p>
    <w:p w:rsidR="00000000" w:rsidDel="00000000" w:rsidP="00000000" w:rsidRDefault="00000000" w:rsidRPr="00000000" w14:paraId="00000C64">
      <w:pPr>
        <w:rPr>
          <w:color w:val="ff0000"/>
        </w:rPr>
      </w:pPr>
      <w:r w:rsidDel="00000000" w:rsidR="00000000" w:rsidRPr="00000000">
        <w:rPr>
          <w:rtl w:val="0"/>
        </w:rPr>
      </w:r>
    </w:p>
    <w:p w:rsidR="00000000" w:rsidDel="00000000" w:rsidP="00000000" w:rsidRDefault="00000000" w:rsidRPr="00000000" w14:paraId="00000C65">
      <w:pPr>
        <w:rPr>
          <w:color w:val="ff0000"/>
        </w:rPr>
      </w:pPr>
      <w:r w:rsidDel="00000000" w:rsidR="00000000" w:rsidRPr="00000000">
        <w:rPr>
          <w:color w:val="ff0000"/>
          <w:rtl w:val="0"/>
        </w:rPr>
        <w:t xml:space="preserve">Maybe important?</w:t>
      </w:r>
    </w:p>
    <w:p w:rsidR="00000000" w:rsidDel="00000000" w:rsidP="00000000" w:rsidRDefault="00000000" w:rsidRPr="00000000" w14:paraId="00000C66">
      <w:pPr>
        <w:numPr>
          <w:ilvl w:val="0"/>
          <w:numId w:val="20"/>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pStyle w:val="Heading3"/>
        <w:rPr/>
      </w:pPr>
      <w:bookmarkStart w:colFirst="0" w:colLast="0" w:name="_ffo9zvtu7fi" w:id="84"/>
      <w:bookmarkEnd w:id="84"/>
      <w:r w:rsidDel="00000000" w:rsidR="00000000" w:rsidRPr="00000000">
        <w:rPr>
          <w:rtl w:val="0"/>
        </w:rPr>
        <w:t xml:space="preserve">I - Stuff that’s beyond scope that could be developed in collaboration with PANGEA</w:t>
      </w:r>
    </w:p>
    <w:p w:rsidR="00000000" w:rsidDel="00000000" w:rsidP="00000000" w:rsidRDefault="00000000" w:rsidRPr="00000000" w14:paraId="00000C69">
      <w:pPr>
        <w:numPr>
          <w:ilvl w:val="0"/>
          <w:numId w:val="14"/>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C6A">
      <w:pPr>
        <w:numPr>
          <w:ilvl w:val="0"/>
          <w:numId w:val="14"/>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rtl w:val="0"/>
        </w:rPr>
      </w:r>
    </w:p>
    <w:p w:rsidR="00000000" w:rsidDel="00000000" w:rsidP="00000000" w:rsidRDefault="00000000" w:rsidRPr="00000000" w14:paraId="00000C6D">
      <w:pPr>
        <w:rPr/>
      </w:pPr>
      <w:r w:rsidDel="00000000" w:rsidR="00000000" w:rsidRPr="00000000">
        <w:rPr>
          <w:rtl w:val="0"/>
        </w:rPr>
        <w:t xml:space="preserve">—------------------------------------</w:t>
      </w:r>
    </w:p>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C72">
      <w:pPr>
        <w:numPr>
          <w:ilvl w:val="1"/>
          <w:numId w:val="44"/>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C73">
      <w:pPr>
        <w:numPr>
          <w:ilvl w:val="1"/>
          <w:numId w:val="44"/>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C74">
      <w:pPr>
        <w:numPr>
          <w:ilvl w:val="2"/>
          <w:numId w:val="44"/>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C75">
      <w:pPr>
        <w:numPr>
          <w:ilvl w:val="3"/>
          <w:numId w:val="44"/>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C76">
      <w:pPr>
        <w:numPr>
          <w:ilvl w:val="3"/>
          <w:numId w:val="44"/>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C77">
      <w:pPr>
        <w:numPr>
          <w:ilvl w:val="3"/>
          <w:numId w:val="44"/>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C78">
      <w:pPr>
        <w:numPr>
          <w:ilvl w:val="2"/>
          <w:numId w:val="44"/>
        </w:numPr>
        <w:ind w:left="2160" w:hanging="360"/>
        <w:rPr>
          <w:i w:val="1"/>
        </w:rPr>
      </w:pPr>
      <w:r w:rsidDel="00000000" w:rsidR="00000000" w:rsidRPr="00000000">
        <w:rPr>
          <w:i w:val="1"/>
          <w:rtl w:val="0"/>
        </w:rPr>
        <w:t xml:space="preserve">Members</w:t>
      </w:r>
    </w:p>
    <w:p w:rsidR="00000000" w:rsidDel="00000000" w:rsidP="00000000" w:rsidRDefault="00000000" w:rsidRPr="00000000" w14:paraId="00000C79">
      <w:pPr>
        <w:numPr>
          <w:ilvl w:val="3"/>
          <w:numId w:val="44"/>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C7A">
      <w:pPr>
        <w:numPr>
          <w:ilvl w:val="3"/>
          <w:numId w:val="44"/>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C7B">
      <w:pPr>
        <w:numPr>
          <w:ilvl w:val="2"/>
          <w:numId w:val="44"/>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C7C">
      <w:pPr>
        <w:numPr>
          <w:ilvl w:val="3"/>
          <w:numId w:val="44"/>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C7D">
      <w:pPr>
        <w:numPr>
          <w:ilvl w:val="3"/>
          <w:numId w:val="44"/>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C7E">
      <w:pPr>
        <w:numPr>
          <w:ilvl w:val="3"/>
          <w:numId w:val="44"/>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C7F">
      <w:pPr>
        <w:numPr>
          <w:ilvl w:val="1"/>
          <w:numId w:val="44"/>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C80">
      <w:pPr>
        <w:numPr>
          <w:ilvl w:val="2"/>
          <w:numId w:val="44"/>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C81">
      <w:pPr>
        <w:numPr>
          <w:ilvl w:val="2"/>
          <w:numId w:val="44"/>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C82">
      <w:pPr>
        <w:numPr>
          <w:ilvl w:val="2"/>
          <w:numId w:val="44"/>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C83">
      <w:pPr>
        <w:numPr>
          <w:ilvl w:val="3"/>
          <w:numId w:val="44"/>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C84">
      <w:pPr>
        <w:numPr>
          <w:ilvl w:val="3"/>
          <w:numId w:val="44"/>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C85">
      <w:pPr>
        <w:numPr>
          <w:ilvl w:val="3"/>
          <w:numId w:val="44"/>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C86">
      <w:pPr>
        <w:numPr>
          <w:ilvl w:val="4"/>
          <w:numId w:val="44"/>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C87">
      <w:pPr>
        <w:numPr>
          <w:ilvl w:val="4"/>
          <w:numId w:val="44"/>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C88">
      <w:pPr>
        <w:numPr>
          <w:ilvl w:val="4"/>
          <w:numId w:val="44"/>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C89">
      <w:pPr>
        <w:numPr>
          <w:ilvl w:val="5"/>
          <w:numId w:val="44"/>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C8A">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C8B">
      <w:pPr>
        <w:numPr>
          <w:ilvl w:val="5"/>
          <w:numId w:val="44"/>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C8C">
      <w:pPr>
        <w:numPr>
          <w:ilvl w:val="5"/>
          <w:numId w:val="44"/>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C8D">
      <w:pPr>
        <w:numPr>
          <w:ilvl w:val="2"/>
          <w:numId w:val="44"/>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C8E">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C8F">
      <w:pPr>
        <w:numPr>
          <w:ilvl w:val="0"/>
          <w:numId w:val="26"/>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C90">
      <w:pPr>
        <w:numPr>
          <w:ilvl w:val="0"/>
          <w:numId w:val="26"/>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C91">
      <w:pPr>
        <w:numPr>
          <w:ilvl w:val="0"/>
          <w:numId w:val="26"/>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C92">
      <w:pPr>
        <w:numPr>
          <w:ilvl w:val="0"/>
          <w:numId w:val="44"/>
        </w:numPr>
        <w:ind w:left="720" w:hanging="360"/>
        <w:rPr>
          <w:i w:val="1"/>
          <w:u w:val="no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630" w:date="2024-09-10T20:06:43Z">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17" w:date="2024-08-27T16:52:26Z">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623" w:date="2024-09-10T19:59:58Z">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627" w:date="2024-09-10T20:03:32Z">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20" w:date="2024-08-27T16:55:08Z">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82" w:date="2024-09-10T20:06:32Z">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81" w:date="2024-09-10T20:06:11Z">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74" w:date="2024-09-10T20:03:23Z">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1" w:date="2024-08-27T16:58:48Z">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71" w:date="2024-09-10T19:49:08Z">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72" w:date="2024-09-10T19:49:22Z">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90" w:date="2024-09-16T20:01:21Z">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25" w:date="2024-08-27T16:43:27Z">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Timothy Filley" w:id="11" w:date="2024-09-17T14:09:41Z">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include a statement? ", as well as many of the agroecosystems they are converted to,"</w:t>
      </w:r>
    </w:p>
  </w:comment>
  <w:comment w:author="Matthew Johnson" w:id="118" w:date="2024-08-27T16:53:14Z">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26" w:date="2024-08-27T16:43:44Z">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58" w:date="2024-09-17T14:21:45Z">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thew Johnson" w:id="162" w:date="2024-09-17T14:22:04Z">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Le Bienfaiteur Sagang Takougoum" w:id="55" w:date="2024-09-17T14:22:57Z">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tthew Johnson" w:id="127" w:date="2024-08-27T16:50:25Z">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55" w:date="2024-09-17T14:20:15Z">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Helene Muller-Landau" w:id="467" w:date="2024-09-17T13:52:44Z">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does not equal diversity.    "Ecosystem diversity" to me means that there is variation among ecosystems in things like structural complexity, that is some forests are complex and some aren't.  so this all seems a bit off.</w:t>
      </w:r>
    </w:p>
  </w:comment>
  <w:comment w:author="Matthew Johnson" w:id="157" w:date="2024-09-17T14:20:58Z">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119" w:date="2024-08-27T16:54:04Z">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28" w:date="2024-08-27T16:43:59Z">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71" w:date="2024-09-05T23:52:06Z">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70" w:date="2024-09-05T23:51:40Z">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55" w:date="2024-09-05T23:57:00Z">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85" w:date="2024-09-10T20:25:46Z">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Yanlei Feng" w:id="137" w:date="2024-09-17T15:02:37Z">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texts have been moved to 3.1.1 Carbon stock and fluxes. I suggest either paraphrasing or deleting it here.</w:t>
      </w:r>
    </w:p>
  </w:comment>
  <w:comment w:author="Sarah Worden" w:id="254" w:date="2024-09-05T23:56:33Z">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Timothy Filley" w:id="62" w:date="2024-09-17T14:56:46Z">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Pendrill, F., Gardner, T.A., Meyfroidt, P., Persson, U.M., Adams, J., Azevedo, T., Bastos Lima, M. G., Baumann, M., Curtis, P. G., De Sy, V., Garrett, R., Godar, J., Dow Goldman, E., Hansen, M. C., Heilmayr, R., Herold, M., Kuemmerle, T., Lathuillière, M. J., Ribeiro, V., Tyukavina, A., Weisse, M. J. and West, C. (2022). Disentangling the numbers behind agriculture-driven tropical deforestation. Science 377, abm9267. https://doi.org/10.1126/science.abm9267</w:t>
      </w:r>
    </w:p>
  </w:comment>
  <w:comment w:author="Sarah Worden" w:id="490" w:date="2024-09-10T20:40:44Z">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488" w:date="2024-09-10T20:38:40Z">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89" w:date="2024-09-05T23:40:04Z">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79" w:date="2024-09-10T20:05:39Z">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767" w:date="2024-08-27T14:41:13Z">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484" w:date="2024-09-10T20:05:30Z">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46" w:date="2024-08-27T16:21:21Z">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47" w:date="2024-09-17T02:31:30Z">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48" w:date="2024-09-05T23:52:48Z">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80" w:date="2024-09-10T20:05:57Z">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48" w:date="2024-08-27T16:21:47Z">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69" w:date="2024-09-05T23:51:10Z">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51" w:date="2024-09-05T23:54:29Z">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68" w:date="2024-09-05T23:50:42Z">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83" w:date="2024-09-10T20:05:11Z">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50" w:date="2024-09-05T23:53:56Z">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49" w:date="2024-09-05T23:53:35Z">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769" w:date="2024-08-27T14:47:56Z">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76" w:date="2024-09-10T20:04:08Z">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75" w:date="2024-09-10T20:03:50Z">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58" w:date="2024-09-05T23:46:51Z">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624" w:date="2024-09-10T20:01:00Z">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625" w:date="2024-09-13T16:33:12Z">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626" w:date="2024-09-17T02:49:40Z">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78" w:date="2024-09-10T20:04:51Z">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Sarah Worden" w:id="278" w:date="2024-09-05T23:46:19Z">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90" w:date="2024-09-05T23:40:38Z">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77" w:date="2024-09-10T20:04:31Z">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602" w:date="2024-08-27T14:23:35Z">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595" w:date="2024-08-27T14:27:57Z">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594" w:date="2024-08-27T14:28:23Z">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 w:date="2024-08-07T17:41:27Z">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768" w:date="2024-08-27T14:29:55Z">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63" w:date="2024-09-17T15:05:57Z">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https://www.cell.com/one-earth/fulltext/S2590-3322(24)00315-4</w:t>
      </w:r>
    </w:p>
  </w:comment>
  <w:comment w:author="Michelle Wong" w:id="603" w:date="2024-08-27T14:25:39Z">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600" w:date="2024-08-27T14:21:26Z">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601" w:date="2024-08-27T14:21:55Z">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atthew Johnson" w:id="642" w:date="2024-09-05T15:38:47Z">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643" w:date="2024-09-09T05:20:52Z">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Sarah Worden" w:id="487" w:date="2024-09-10T20:36:43Z">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Sarah Worden" w:id="486" w:date="2024-09-10T20:37:28Z">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Michelle Wong" w:id="598" w:date="2024-08-27T14:19:14Z">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31" w:date="2024-09-16T16:27:01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Helene Muller-Landau" w:id="130" w:date="2024-09-16T16:26:48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Elsa Ordway" w:id="618" w:date="2024-09-17T15:40:01Z">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 Bennett et al., “Resistance of African tropical forests to an extreme climate anomaly,” Proc Natl Acad Sci U S A, vol. 118, no. 21, pp. 1–12, 2021, doi: 10.1073/pnas.2003169118</w:t>
      </w:r>
    </w:p>
  </w:comment>
  <w:comment w:author="Helene Muller-Landau" w:id="132" w:date="2024-09-16T16:27:15Z">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599" w:date="2024-08-27T14:20:09Z">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596" w:date="2024-08-27T14:16:57Z">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593" w:date="2024-08-27T14:16:03Z">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ichelle Wong" w:id="597" w:date="2024-08-27T14:17:40Z">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Elsa Ordway" w:id="104" w:date="2024-09-02T00:13:38Z">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310" w:date="2024-08-27T17:53:39Z">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19" w:date="2024-09-17T15:40:36Z">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Liu et al., “Contrasting carbon cycle responses of the tropical continents to the 2015–2016 El Niño,” Science (1979), vol. 358, no. 6360, Oct. 2017, doi: 10.1126/science.aam5690.</w:t>
      </w:r>
    </w:p>
  </w:comment>
  <w:comment w:author="Elsa Ordway" w:id="617" w:date="2024-09-17T15:39:40Z">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Hubau et al., “Asynchronous carbon sink saturation in African and Amazonian tropical forests,” Nature, vol. 579, no. 7797, pp. 80–87, Mar. 2020, doi: 10.1038/s41586-020-2035-0.</w:t>
      </w:r>
    </w:p>
  </w:comment>
  <w:comment w:author="Elsa Ordway" w:id="64" w:date="2024-09-16T16:22:27Z">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Elsa Ordway" w:id="620" w:date="2024-09-17T15:40:54Z">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I. Palmer, L. Feng, D. Baker, F. Chevallier, H. Bösch, and P. Somkuti, “Net carbon emissions from African biosphere dominate pan-tropical atmospheric CO2 signal,” Nat Commun, vol. 10, no. 1, Dec. 2019, doi: 10.1038/s41467-019-11097-w.</w:t>
      </w:r>
    </w:p>
  </w:comment>
  <w:comment w:author="Helene Muller-Landau" w:id="129" w:date="2024-09-16T16:26:27Z">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591" w:date="2024-08-27T17:55:45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09" w:date="2024-08-27T17:30:26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Maria Santos" w:id="531" w:date="2024-09-17T18:55:03Z">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https://www.sciencedirect.com/science/article/pii/S1470160X05000361?casa_token=HKsxnFVeK28AAAAA:8gwGAjZwOHHydzjmZgXjJsNmWgMGNZQiOuOLsHBepzNFZhSFNoJ7zrjV3Int1Pb1JALjNA-z1A</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https://www.sciencedirect.com/science/article/pii/S0304380001003593?casa_token=Ed7mDGsdY1QAAAAA:IERhIn2Bhn9zU4xCdRgtnQBwtExtubBGv8y3RR35uNlfqe0CGTKN1QbUHoRbaVHuwTomNORd2w</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https://journals.plos.org/plosone/article?id=10.1371/journal.pone.0195900</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https://conbio.onlinelibrary.wiley.com/doi/abs/10.1111/j.1523-1739.2009.01332.x?casa_token=75-Z6IIJt4UAAAAA%3AH_Cc9mlSWmaNL2LJLaWeydeoMJNYLbi2eBczJ2CfDCI15EPlG9PXj-Z03-4JAt8KkoTFlP0Q111JTA</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https://iopscience.iop.org/article/10.1088/1748-9326/7/4/044009/meta</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https://link.springer.com/article/10.1007/s13280-020-01325-9</w:t>
      </w:r>
    </w:p>
  </w:comment>
  <w:comment w:author="Adia Bey" w:id="730" w:date="2024-09-11T13:22:55Z">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31" w:date="2024-09-17T02:32:32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93" w:date="2024-09-13T21:02:08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1" w:date="2024-09-16T15:59:56Z">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Maria Santos" w:id="530" w:date="2024-09-17T18:52:03Z">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there be a pattern question on this topic -- or mention existing activities that already address this and therefore make it clear why we are focusing on process and not pattern of land use, or pattern of socio-economic conditions, all important variables for the modeling of SES as a whole as well as agent based models that will examine choice options and outcomes of those choices?</w:t>
      </w:r>
    </w:p>
  </w:comment>
  <w:comment w:author="Elsa Ordway" w:id="60" w:date="2024-09-16T16:01:23Z">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26" w:date="2024-09-16T12:17:57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497" w:date="2024-09-16T12:17:57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MARIUS VON ESSEN" w:id="299" w:date="2024-08-27T17:23:59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03" w:date="2024-08-27T17:26:02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305" w:date="2024-08-27T17:28:14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300" w:date="2024-08-27T17:24:32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ARIUS VON ESSEN" w:id="304" w:date="2024-08-27T17:28:15Z">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307" w:date="2024-08-27T17:29:42Z">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306" w:date="2024-08-27T17:29:39Z">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Helene Muller-Landau" w:id="139" w:date="2024-09-16T15:41:45Z">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a Santos" w:id="533" w:date="2024-09-17T19:00:58Z">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https://www.sciencedirect.com/science/article/pii/S0959378016305933</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https://www.tandfonline.com/doi/abs/10.3763/cpol.2003.0316?casa_token=I2TFUnBCJI0AAAAA:J2jIXYrg8sNoBwRd3G82EfbcG-1nDlNFJI3BXt9BAe88X8isYnoTqv9t96u4MIp0bjn3qACkxWff</w:t>
      </w:r>
    </w:p>
  </w:comment>
  <w:comment w:author="MARIUS VON ESSEN" w:id="302" w:date="2024-08-27T17:25:23Z">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301" w:date="2024-08-27T17:24:59Z">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55" w:date="2024-09-13T20:29:19Z">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66" w:date="2024-09-13T20:05:30Z">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52" w:date="2024-09-13T20:35:51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140" w:date="2024-09-16T12:11:12Z">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aria Santos" w:id="532" w:date="2024-09-17T18:58:09Z">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https://www.nature.com/articles/nclimate3108</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https://royalsocietypublishing.org/doi/full/10.1098/rsbl.2020.0005</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https://www.science.org/doi/full/10.1126/science.1210657?casa_token=7OTSYMUcCPAAAAAA%3A_Ijo8kSw-i3Fvqu4oZ0EuvbsyHBLCdIUE5VOEHShlK_o0c03E_sL3wiORpnv29Aj3M_lNax9e0oNxQ</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https://www.nature.com/articles/s41586-022-04959-9</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https://onlinelibrary.wiley.com/doi/abs/10.1111/gcb.16046?casa_token=cRCLh4Oqi-oAAAAA:UJJGh_H0yMsxt79YyHa_n82QAwdZ9y7pQDNV-mjiHincSZ_Ot6VzM3tQ-TQlhiA-DFc41cnfIxPJTA</w:t>
      </w:r>
    </w:p>
  </w:comment>
  <w:comment w:author="Michael Keller" w:id="72" w:date="2024-09-13T20:15:28Z">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73" w:date="2024-09-13T20:16:22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74" w:date="2024-09-13T20:16:56Z">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1" w:date="2024-09-13T20:12:49Z">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Helene Muller-Landau" w:id="143" w:date="2024-09-16T15:50:39Z">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27" w:date="2024-09-16T12:19:44Z">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499" w:date="2024-09-16T12:19:44Z">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Maria Santos" w:id="538" w:date="2024-09-17T19:34:16Z">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https://www.sciencedirect.com/science/article/pii/S0921800914000093?casa_token=l03Vrr5bjiYAAAAA:Q9dgK4aOFacjdgOP_7ZWGpSdfd-txEG-xl12mmoVHncjLwp9E2NN7FwAtOtZTS8BguVDsdtBHg</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https://www.sciencedirect.com/science/article/pii/S0921800915000932?casa_token=xhwuA158INIAAAAA:u_fDAPKazyV5gtdn_UGSJNA31lvmXHzjmnOy2niuEIhuYH-MvxJdtkXCgLwtuNhm54tSciNdGA</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https://www.sciencedirect.com/science/article/pii/S0959378017313109?casa_token=clj2OmRot-kAAAAA:PKhGSjrQCA-NJ5iZb4c5zcjfKPo6-pLyYt-OBMWxIBjVMP0-4dPNvifr4PAkJQaJUYkUQUwcFA</w:t>
      </w:r>
    </w:p>
  </w:comment>
  <w:comment w:author="Elsa Ordway" w:id="15" w:date="2024-09-16T15:08:13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90" w:date="2024-09-16T11:29:49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Maria Santos" w:id="540" w:date="2024-09-17T19:34:58Z">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https://www.nature.com/articles/s41893-019-0384-1</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Elsa Ordway" w:id="781" w:date="2024-09-01T23:36:13Z">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787" w:date="2024-09-01T23:34:39Z">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76" w:date="2024-09-01T23:43:18Z">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777" w:date="2024-09-04T00:55:48Z">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32" w:date="2024-09-16T11:38:27Z">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36" w:date="2024-09-16T11:40:58Z">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van Gora" w:id="335" w:date="2024-09-16T11:40:39Z">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Maria Santos" w:id="536" w:date="2024-09-17T19:32:42Z">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Evan Gora" w:id="337" w:date="2024-09-16T11:42:41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Maria Santos" w:id="535" w:date="2024-09-17T19:30:28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https://www.cell.com/ajhg/abstract/S0169-5347(08)00040-2</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https://www.sciencedirect.com/science/article/pii/S0921800907001668?casa_token=y2QgY-cvRuEAAAAA:ZzKV0W1Z8iPpMEDQZH2Im77EEtw3nUzg-V36cDRjNDXBDyk0B9V0oMQU_xu0yUf0pqiA38W2og</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Maria Santos" w:id="537" w:date="2024-09-17T19:33:43Z">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https://www.sciencedirect.com/science/article/pii/S0921800907001668?casa_token=O2p6oKj45iIAAAAA:bB90q7IQNzJicqzYPG7_5dkizaF2JXY8QDlEB4uEqtHRycLYwPqkdt4DncSInX3j8jU6-S-ufQ</w:t>
      </w:r>
    </w:p>
  </w:comment>
  <w:comment w:author="Evan Gora" w:id="334" w:date="2024-09-16T11:39:21Z">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333" w:date="2024-09-16T11:39:05Z">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98" w:date="2024-08-27T17:19:37Z">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2" w:date="2024-08-27T17:04:14Z">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38" w:date="2024-09-16T11:42:55Z">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621" w:date="2024-09-01T21:32:39Z">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308" w:date="2024-08-27T17:06:47Z">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61" w:date="2024-08-27T15:22:25Z">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50" w:date="2024-09-01T23:22:58Z">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ria Santos" w:id="534" w:date="2024-09-17T19:30:06Z">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https://royalsocietypublishing.org/doi/full/10.1098/rstb.2007.0029</w:t>
      </w:r>
    </w:p>
  </w:comment>
  <w:comment w:author="Elsa Ordway" w:id="204" w:date="2024-09-16T21:36:01Z">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222" w:date="2024-09-16T21:27:52Z">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384" w:date="2024-09-16T21:36:05Z">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220" w:date="2024-09-16T21:28:50Z">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83" w:date="2024-09-13T17:12:48Z">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385" w:date="2024-09-16T21:36:24Z">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216" w:date="2024-09-16T21:29:16Z">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217" w:date="2024-09-16T21:29:38Z">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218" w:date="2024-09-16T21:30:01Z">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219" w:date="2024-09-16T21:30:21Z">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76" w:date="2024-09-16T21:32:49Z">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62" w:date="2024-09-16T21:32:49Z">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09" w:date="2024-09-16T21:18:24Z">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59" w:date="2024-09-16T21:18:24Z">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377" w:date="2024-09-17T01:35:23Z">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63" w:date="2024-09-17T01:35:23Z">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410" w:date="2024-09-16T21:18:52Z">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60" w:date="2024-09-16T21:18:52Z">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228" w:date="2024-09-16T21:22:14Z">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78" w:date="2024-09-17T01:36:18Z">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64" w:date="2024-09-17T01:36:18Z">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411" w:date="2024-09-16T21:19:20Z">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61" w:date="2024-09-16T21:19:20Z">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229" w:date="2024-09-16T21:22:34Z">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225" w:date="2024-09-16T21:24:07Z">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224" w:date="2024-09-16T21:27:06Z">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226" w:date="2024-09-16T21:24:18Z">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221" w:date="2024-09-16T21:27:25Z">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402" w:date="2024-09-16T21:13:58Z">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406" w:date="2024-09-16T21:17:05Z">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227" w:date="2024-09-16T21:24:44Z">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91" w:date="2024-09-16T21:14:35Z">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407" w:date="2024-09-16T21:17:19Z">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223" w:date="2024-09-16T21:26:26Z">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lsa Ordway" w:id="517" w:date="2024-09-18T02:57:39Z">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Michael Keller" w:id="88" w:date="2024-09-13T17:42:59Z">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408" w:date="2024-09-16T21:17:58Z">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58" w:date="2024-09-16T21:17:58Z">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14" w:date="2024-09-16T21:21:18Z">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15" w:date="2024-09-16T21:21:33Z">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97" w:date="2024-09-16T21:12:39Z">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12" w:date="2024-09-16T21:20:16Z">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398" w:date="2024-09-16T21:13:06Z">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13" w:date="2024-09-16T21:20:48Z">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404" w:date="2024-09-16T21:16:16Z">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05" w:date="2024-09-16T21:16:36Z">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400" w:date="2024-09-16T21:13:39Z">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515" w:date="2024-09-16T21:43:50Z">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516" w:date="2024-09-16T21:44:06Z">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Elsa Ordway" w:id="351" w:date="2024-09-18T02:40:53Z">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https://onlinelibrary.wiley.com/doi/pdf/10.1111/gcb.15591</w:t>
      </w:r>
    </w:p>
  </w:comment>
  <w:comment w:author="Michelle Wong" w:id="774" w:date="2024-09-17T02:19:33Z">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Renato Braghiere" w:id="690" w:date="2024-09-13T16:41:13Z">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691" w:date="2024-09-13T16:46:45Z">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692" w:date="2024-09-13T16:47:19Z">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508" w:date="2024-09-16T21:46:56Z">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509" w:date="2024-09-16T21:46:29Z">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lsa Ordway" w:id="749" w:date="2024-09-13T16:45:44Z">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https://www.research.ed.ac.uk/en/publications/the-care-principles-for-indigenous-data-governance</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Carroll, S., Garba, I., Figueroa-Rodríguez, O., Holbrook, J., Lovett, R., Materechera, S., Parsons, M., Raseroka, K., Rodriguez-Lonebear, D., Rowe, R. and Sara, R., 2020. The CARE principles for indigenous data governance. Data science journal, 19.</w:t>
      </w:r>
    </w:p>
  </w:comment>
  <w:comment w:author="Evan Gora" w:id="391" w:date="2024-09-16T21:39:42Z">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85" w:date="2024-09-10T18:17:14Z">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512" w:date="2024-09-16T21:42:27Z">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ichelle Wong" w:id="462" w:date="2024-09-18T02:47:41Z">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Stopped here</w:t>
      </w:r>
    </w:p>
  </w:comment>
  <w:comment w:author="Evan Gora" w:id="514" w:date="2024-09-16T21:43:28Z">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388" w:date="2024-09-16T21:38:10Z">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382" w:date="2024-09-16T21:35:04Z">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389" w:date="2024-09-16T21:38:43Z">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Evan Gora" w:id="383" w:date="2024-09-16T21:35:42Z">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394" w:date="2024-09-16T21:41:08Z">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Evan Gora" w:id="390" w:date="2024-09-16T21:39:17Z">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392" w:date="2024-09-16T21:40:16Z">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79" w:date="2024-09-16T21:33:44Z">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65" w:date="2024-09-16T21:33:44Z">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393" w:date="2024-09-16T21:40:39Z">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203" w:date="2024-09-16T21:34:01Z">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82" w:date="2024-09-13T17:11:44Z">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386" w:date="2024-09-16T21:36:47Z">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380" w:date="2024-09-16T21:34:13Z">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387" w:date="2024-09-16T21:37:22Z">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202" w:date="2024-09-16T21:34:18Z">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381" w:date="2024-09-16T21:34:36Z">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Félicien Meunier" w:id="699" w:date="2024-09-17T17:46:18Z">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column for the models?</w:t>
      </w:r>
    </w:p>
  </w:comment>
  <w:comment w:author="Marcos Longo" w:id="700" w:date="2024-09-17T17:51:15Z">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about it, but I think it will be difficult in this format, unless the table goes to a landscape page.</w:t>
      </w:r>
    </w:p>
  </w:comment>
  <w:comment w:author="Marcos Longo" w:id="701" w:date="2024-09-17T17:42:05Z">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@ane@ipam.org.br  @maria.j.santos@geo.uzh.ch I made an attempt to including agent-based models here following your suggestion, and using information on the science hypotheses and questions spreadsheet.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familiar with these models, would you mind checking this row and edit it as you see fit? Thanks!</w:t>
      </w:r>
    </w:p>
  </w:comment>
  <w:comment w:author="Maria Santos" w:id="702" w:date="2024-09-17T18:36:53Z">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think what you have is a great start and I added a few more variables from other ABM implementations that expand especially on socio-economic parameters</w:t>
      </w:r>
    </w:p>
  </w:comment>
  <w:comment w:author="Marcos Longo" w:id="703" w:date="2024-09-17T18:48:21Z">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thanks for the edits and additions!</w:t>
      </w:r>
    </w:p>
  </w:comment>
  <w:comment w:author="Helene Muller-Landau" w:id="505" w:date="2024-09-18T03:33:36Z">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Helene Muller-Landau" w:id="506" w:date="2024-09-18T03:31:28Z">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think pangea is well positioned to look at how species richness relates to ecosystem function.  And there are so many other more obvious and important knowledge gaps related to biodiversity - in particular, related to how plant functional composition relates to structure, productivity, and resilience under different climate conditions.</w:t>
      </w:r>
    </w:p>
  </w:comment>
  <w:comment w:author="Marcos Longo" w:id="573" w:date="2024-09-16T22:06:16Z">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39" w:date="2024-09-16T21:53:44Z">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lsa Ordway" w:id="544" w:date="2024-09-17T17:27:41Z">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Helene Muller-Landau" w:id="495" w:date="2024-09-18T03:24:44Z">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changes?  And does "vary" refer to spatial variation?  This question is hard to parse.  Even after rereading it  multiple times, I'm still not sure what it means.</w:t>
      </w:r>
    </w:p>
  </w:comment>
  <w:comment w:author="Elsa Ordway" w:id="543" w:date="2024-09-17T17:27:54Z">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Elsa Ordway" w:id="235" w:date="2024-09-16T21:50:20Z">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511" w:date="2024-09-16T21:47:39Z">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65" w:date="2024-09-16T21:50:56Z">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84" w:date="2024-09-10T18:17:32Z">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Helene Muller-Landau" w:id="498" w:date="2024-09-18T03:26:47Z">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"data products"?</w:t>
      </w:r>
    </w:p>
  </w:comment>
  <w:comment w:author="Sarah Worden" w:id="586" w:date="2024-09-10T18:16:33Z">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588" w:date="2024-09-10T18:16:53Z">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79" w:date="2024-09-10T18:18:59Z">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Helene Muller-Landau" w:id="583" w:date="2024-09-18T03:17:13Z">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space?  in time? among models? clarify</w:t>
      </w:r>
    </w:p>
  </w:comment>
  <w:comment w:author="Sarah Worden" w:id="577" w:date="2024-09-10T18:20:02Z">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Helene Muller-Landau" w:id="569" w:date="2024-09-18T03:13:50Z">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I don't understand how the final clause fits.</w:t>
      </w:r>
    </w:p>
  </w:comment>
  <w:comment w:author="Sarah Worden" w:id="578" w:date="2024-09-10T18:19:26Z">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arcos Longo" w:id="528" w:date="2024-09-17T18:18:41Z">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https://doi.org/10.1029/2023MS003679</w:t>
      </w:r>
    </w:p>
  </w:comment>
  <w:comment w:author="Elsa Ordway" w:id="208" w:date="2024-09-18T03:16:10Z">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single paragraph</w:t>
      </w:r>
    </w:p>
  </w:comment>
  <w:comment w:author="Marcos Longo" w:id="529" w:date="2024-09-17T18:19:40Z">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https://dx.doi.org/10.5194/gmd-15-5107-2022</w:t>
      </w:r>
    </w:p>
  </w:comment>
  <w:comment w:author="Junjie Liu" w:id="28" w:date="2024-09-16T22:16:38Z">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Helene Muller-Landau" w:id="582" w:date="2024-09-18T03:16:41Z">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arcos Longo" w:id="527" w:date="2024-09-17T18:22:12Z">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https://doi.org/10.1016/j.gecco.2015.03.004</w:t>
      </w:r>
    </w:p>
  </w:comment>
  <w:comment w:author="Marcos Longo" w:id="572" w:date="2024-09-16T22:05:38Z">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496" w:date="2024-09-18T03:25:49Z">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most fuel dead?</w:t>
      </w:r>
    </w:p>
  </w:comment>
  <w:comment w:author="Renato Braghiere" w:id="96" w:date="2024-09-17T18:04:20Z">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@elsa.ordway@gmail.com, can you send me this map in netcdf?</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elsa.ordway@gmail.com_</w:t>
      </w:r>
    </w:p>
  </w:comment>
  <w:comment w:author="Helene Muller-Landau" w:id="136" w:date="2024-09-16T17:25:25Z">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Renato Braghiere" w:id="612" w:date="2024-09-17T18:02:37Z">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an opportunity here to mention collaboration with SPUN and mycorrhizal mapping since it is estimated that 80% of N and 40% of P comes via mycorrhizal associations (Braghiere et al., 2022) and spatial distribution of mycorrhizae, especially in the tropics is highly uncertain (Braghiere et al., 2021).</w:t>
      </w:r>
    </w:p>
  </w:comment>
  <w:comment w:author="Marcos Longo" w:id="698" w:date="2024-09-17T18:04:39Z">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Numbers are the "Updated #" from the PANGEA_v2 tab in the PANGEA Questions &amp; Hypotheses spreadsheet</w:t>
      </w:r>
    </w:p>
  </w:comment>
  <w:comment w:author="Marcos Longo" w:id="570" w:date="2024-09-16T22:04:42Z">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Helene Muller-Landau" w:id="580" w:date="2024-09-18T03:15:13Z">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say "whose accuracy can vary significantly within the tropics"?</w:t>
      </w:r>
    </w:p>
  </w:comment>
  <w:comment w:author="Helene Muller-Landau" w:id="581" w:date="2024-09-18T03:16:19Z">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what is said later in the paragraph, I think this is about variation between different models and reanalysis products  - is that right?  If so, this needs to be reworded to make that clear earlier.</w:t>
      </w:r>
    </w:p>
  </w:comment>
  <w:comment w:author="Sarah Worden" w:id="286" w:date="2024-09-16T17:48:54Z">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616" w:date="2024-09-17T02:53:52Z">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75" w:date="2024-09-16T22:07:24Z">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76" w:date="2024-09-16T22:07:55Z">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Cesar Terrer" w:id="451" w:date="2024-09-17T18:12:50Z">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we mention soil carbon stocks, which are likely important in terms of changes in PgC. One one hand, warming may decrease SOC, but greening and even increased mortality may increase inputs into the soil. The net effect of these outputs and inputs is completely ignored, as permanent plot do not quantify SOC –i.e. we lack temporal tropical SOC series altogether. One idea would be to re-measure SOC now in locations in the tropics where SOC was measured decades ago. With at least two measurements spaced out some time we can get an idea of whether SOC is increasing or decreasing, where and why. Just an idea</w:t>
      </w:r>
    </w:p>
  </w:comment>
  <w:comment w:author="Helene Muller-Landau" w:id="138" w:date="2024-09-16T17:38:21Z">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85" w:date="2024-09-16T17:49:07Z">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71" w:date="2024-09-16T22:11:02Z">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Marcos Longo" w:id="574" w:date="2024-09-16T22:06:54Z">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639" w:date="2024-09-11T00:01:56Z">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640" w:date="2024-09-17T02:38:10Z">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694" w:date="2024-09-17T17:47:32Z">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https://dx.doi.org/https://doi.org/10.1016/j.gloenvcha.2024.102891</w:t>
      </w:r>
    </w:p>
  </w:comment>
  <w:comment w:author="Helene Muller-Landau" w:id="206" w:date="2024-09-16T17:46:45Z">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arcos Longo" w:id="693" w:date="2024-09-17T17:48:19Z">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https://doi.org/10.1016/j.ecolecon.2016.12.033</w:t>
      </w:r>
    </w:p>
  </w:comment>
  <w:comment w:author="Michelle Wong" w:id="615" w:date="2024-09-17T02:50:08Z">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695" w:date="2024-09-17T17:49:36Z">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https://dx.doi.org/10.18564/jasss.4951</w:t>
      </w:r>
    </w:p>
  </w:comment>
  <w:comment w:author="Robinson Negron-Juarez" w:id="676" w:date="2024-09-17T02:51:59Z">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59" w:date="2024-09-10T19:20:11Z">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60" w:date="2024-09-17T02:28:15Z">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135" w:date="2024-09-16T16:47:36Z">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65" w:date="2024-09-17T04:16:53Z">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715" w:date="2024-09-16T22:44:41Z">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Elsa Ordway" w:id="762" w:date="2024-09-17T04:33:15Z">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ael Keller" w:id="68" w:date="2024-09-16T22:48:55Z">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70" w:date="2024-09-16T22:53:04Z">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34" w:date="2024-09-16T16:40:06Z">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69" w:date="2024-09-16T22:41:16Z">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Maria Santos" w:id="704" w:date="2024-09-17T18:33:24Z">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https://sourceforge.net/projects/repast/</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https://www.sciencedirect.com/science/article/pii/S0143622810000512?casa_token=AgmOGCkcaoYAAAAA:xy37mciuLOLDdt6FWq-Zwx-FiUUc3EXWC5r_Vw2_byJ4BPRwTPWvfVt4uApCxmLKKDZhRN8tPQ#fig3</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to mention this one is because part of the data and the funding comes from NASA, so it might be a good example to mention</w:t>
      </w:r>
    </w:p>
  </w:comment>
  <w:comment w:author="Marcos Longo" w:id="526" w:date="2024-09-17T18:23:39Z">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https://doi.org/10.1186/s40663-017-0126-7</w:t>
      </w:r>
    </w:p>
  </w:comment>
  <w:comment w:author="Sarah Worden" w:id="587" w:date="2024-09-10T18:20:41Z">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22" w:date="2024-09-16T22:23:24Z">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67" w:date="2024-09-16T22:49:37Z">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23" w:date="2024-09-16T22:26:22Z">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83" w:date="2024-09-10T19:42:50Z">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84" w:date="2024-09-12T10:56:10Z">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66" w:date="2024-09-17T04:17:13Z">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75" w:date="2024-09-16T23:09:09Z">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76" w:date="2024-09-16T23:10:40Z">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45" w:date="2024-09-13T18:19:36Z">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92" w:date="2024-09-13T18:36:24Z">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321" w:date="2024-09-11T04:04:14Z">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322" w:date="2024-09-11T04:04:27Z">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40" w:date="2024-09-13T18:19:06Z">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37" w:date="2024-09-13T18:24:36Z">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416" w:date="2024-09-17T12:51:40Z">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title, a large proportion of text in this section is about the research plan.</w:t>
      </w:r>
    </w:p>
  </w:comment>
  <w:comment w:author="Marcos Longo" w:id="679" w:date="2024-08-29T22:01:11Z">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42" w:date="2024-09-13T18:36:43Z">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429" w:date="2024-09-17T12:52:40Z">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section is about research plans, not knowledge gaps or questions.  Is this really the preferred organization?</w:t>
      </w:r>
    </w:p>
  </w:comment>
  <w:comment w:author="Helene Muller-Landau" w:id="246" w:date="2024-09-13T18:20:11Z">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43" w:date="2024-09-13T18:37:19Z">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40" w:date="2024-09-16T20:30:28Z">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687" w:date="2024-08-29T22:05:52Z">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Robinson Negron-Juarez" w:id="283" w:date="2024-09-18T05:04:02Z">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https://doi.org/10.1029/2011GL047436</w:t>
      </w:r>
    </w:p>
  </w:comment>
  <w:comment w:author="Evan Gora" w:id="341" w:date="2024-09-16T20:31:42Z">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81" w:date="2024-08-29T22:02:07Z">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44" w:date="2024-09-13T18:24:47Z">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78" w:date="2024-08-29T22:00:39Z">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Le Bienfaiteur Sagang Takougoum" w:id="311" w:date="2024-09-18T05:06:53Z">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2" w:date="2024-09-18T05:16:18Z">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rcos Longo" w:id="677" w:date="2024-08-29T22:00:01Z">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83" w:date="2024-08-29T22:03:14Z">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674" w:date="2024-08-29T21:58:54Z">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75" w:date="2024-08-29T21:59:37Z">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66" w:date="2024-09-10T19:48:15Z">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31" w:date="2024-09-16T20:41:13Z">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42" w:date="2024-09-16T20:41:13Z">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Marcos Longo" w:id="680" w:date="2024-08-29T22:01:37Z">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58" w:date="2024-09-10T19:46:25Z">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59" w:date="2024-09-10T19:46:47Z">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91" w:date="2024-09-11T03:53:03Z">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Helene Muller-Landau" w:id="214" w:date="2024-09-17T12:32:27Z">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https://doi.org/10.1111/gcb.17485</w:t>
      </w:r>
    </w:p>
  </w:comment>
  <w:comment w:author="Le Bienfaiteur Sagang Takougoum" w:id="294" w:date="2024-09-18T04:46:02Z">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elene Muller-Landau" w:id="460" w:date="2024-09-17T13:48:45Z">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  Do we need the ground data just to calibrate / give perspective on the remote sensing measurements (so temporary), or will we always need ground measurements?</w:t>
      </w:r>
    </w:p>
  </w:comment>
  <w:comment w:author="Michael Keller" w:id="77" w:date="2024-09-13T17:58:25Z">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689" w:date="2024-08-29T22:08:40Z">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Le Bienfaiteur Sagang Takougoum" w:id="177" w:date="2024-09-17T22:45:46Z">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39" w:date="2024-09-16T20:29:51Z">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41" w:date="2024-09-13T18:25:53Z">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84" w:date="2024-08-29T22:04:44Z">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85" w:date="2024-08-29T22:05:03Z">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ichael Keller" w:id="89" w:date="2024-09-13T18:11:38Z">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688" w:date="2024-08-29T22:07:32Z">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36" w:date="2024-09-13T18:29:18Z">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Marcos Longo" w:id="686" w:date="2024-08-29T22:06:50Z">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arcos Longo" w:id="682" w:date="2024-08-29T22:02:42Z">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638" w:date="2024-09-10T21:27:42Z">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622" w:date="2024-09-16T04:06:27Z">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Sarah Worden" w:id="489" w:date="2024-09-10T20:49:55Z">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Sarah Worden" w:id="491" w:date="2024-09-10T20:44:49Z">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Helene Muller-Landau" w:id="375" w:date="2024-09-17T12:14:19Z">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Michael Keller" w:id="614" w:date="2024-09-17T11:26:19Z">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doi:10.1038/nature10717</w:t>
      </w:r>
    </w:p>
  </w:comment>
  <w:comment w:author="Helene Muller-Landau" w:id="401" w:date="2024-09-17T12:17:27Z">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for one site for 5 years...</w:t>
      </w:r>
    </w:p>
  </w:comment>
  <w:comment w:author="Helene Muller-Landau" w:id="295" w:date="2024-09-17T11:49:55Z">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paragraph really add to the proposal?</w:t>
      </w:r>
    </w:p>
  </w:comment>
  <w:comment w:author="Maria Santos" w:id="296" w:date="2024-09-17T18:45:01Z">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so, as this is the conceptual thinking and causal diagrams that depict SES as a system. This means what are key principles and variables, and what are the different dimensions that have to date been examined in SES research. If it helps, we could move it to the paragraph that starts as 'These human activities create complex feedbacks between social and ecological systems, resulting in a cascade of environmental and social impacts (REF).'. The way we see it is a way to first draft a mental model of which feedbacks and variables are important for understanding SES dynamics. This links to the questions that remain outstanding</w:t>
      </w:r>
    </w:p>
  </w:comment>
  <w:comment w:author="Maria Santos" w:id="297" w:date="2024-09-17T19:50:51Z">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also preparing a diagram that addresses this conceptualization of a SES, as this might help explaining what we mean by this term building on this diverse literature</w:t>
      </w:r>
    </w:p>
  </w:comment>
  <w:comment w:author="Helene Muller-Landau" w:id="213" w:date="2024-09-16T14:24:08Z">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201" w:date="2024-09-16T14:21:26Z">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15" w:date="2024-09-16T14:24:29Z">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5" w:date="2024-09-16T14:21:59Z">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87" w:date="2024-09-17T11:41:05Z">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capacity only under extreme conditions?  the wording "capacity" suggests it would be under all conditions.</w:t>
      </w:r>
    </w:p>
  </w:comment>
  <w:comment w:author="Helene Muller-Landau" w:id="211" w:date="2024-09-16T14:23:04Z">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10" w:date="2024-09-16T14:22:48Z">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Helene Muller-Landau" w:id="209" w:date="2024-09-16T14:22:34Z">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7" w:date="2024-09-16T14:22:14Z">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12" w:date="2024-09-16T14:23:33Z">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Helene Muller-Landau" w:id="292" w:date="2024-09-17T11:42:22Z">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or otherwise reword</w:t>
      </w:r>
    </w:p>
  </w:comment>
  <w:comment w:author="Elsa Ordway" w:id="503" w:date="2024-09-13T23:31:03Z">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Elsa Ordway" w:id="502" w:date="2024-09-13T23:30:22Z">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189" w:date="2024-09-13T12:57:41Z">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Elsa Ordway" w:id="653" w:date="2024-09-18T20:15:06Z">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Elsa Ordway" w:id="756" w:date="2024-09-18T20:12:29Z">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@chadwic@jpl.caltech.edu</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chadwic@jpl.caltech.edu_</w:t>
      </w:r>
    </w:p>
  </w:comment>
  <w:comment w:author="Elsa Ordway" w:id="725" w:date="2024-09-18T20:49:24Z">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Sep 20 draft</w:t>
      </w:r>
    </w:p>
  </w:comment>
  <w:comment w:author="Elsa Ordway" w:id="758" w:date="2024-09-18T20:59:45Z">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 can you add a link to this?</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Elsa Ordway" w:id="757" w:date="2024-09-18T20:34:31Z">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Elsa Ordway" w:id="42" w:date="2024-09-16T15:02:08Z">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Evan Gora" w:id="513" w:date="2024-09-17T00:22:19Z">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500" w:date="2024-09-17T00:22:51Z">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Michelle Wong" w:id="444" w:date="2024-09-18T21:21:01Z">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10.1126/science.1091165</w:t>
      </w:r>
    </w:p>
  </w:comment>
  <w:comment w:author="Elsa Ordway" w:id="501" w:date="2024-09-17T00:23:17Z">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66" w:date="2024-09-16T21:02:53Z">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elle Wong" w:id="438" w:date="2024-09-18T21:05:36Z">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https://link.springer.com/article/10.1007/s00468-013-0975-9</w:t>
      </w:r>
    </w:p>
  </w:comment>
  <w:comment w:author="Michelle Wong" w:id="446" w:date="2024-09-18T21:08:55Z">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10.5194/bg-9-2203-2012</w:t>
      </w:r>
    </w:p>
  </w:comment>
  <w:comment w:author="Michael Keller" w:id="632" w:date="2024-08-26T21:41:03Z">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ichelle Wong" w:id="445" w:date="2024-09-18T21:06:50Z">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https://agupubs.onlinelibrary.wiley.com/doi/full/10.1029/2020JG006090</w:t>
      </w:r>
    </w:p>
  </w:comment>
  <w:comment w:author="Michelle Wong" w:id="437" w:date="2024-09-18T21:05:11Z">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https://nph.onlinelibrary.wiley.com/doi/full/10.1111/nph.15123</w:t>
      </w:r>
    </w:p>
  </w:comment>
  <w:comment w:author="Michelle Wong" w:id="440" w:date="2024-09-18T21:10:53Z">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10.1111/geb.12985</w:t>
      </w:r>
    </w:p>
  </w:comment>
  <w:comment w:author="Evan Gora" w:id="371" w:date="2024-09-17T00:21:23Z">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43" w:date="2024-09-18T21:18:32Z">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10.1029/2007JG000632</w:t>
      </w:r>
    </w:p>
  </w:comment>
  <w:comment w:author="Elsa Ordway" w:id="657" w:date="2024-09-13T22:36:17Z">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399" w:date="2024-09-17T00:21:09Z">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41" w:date="2024-09-18T21:13:13Z">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10.1111/j.1365-2486.2007.01439.x</w:t>
      </w:r>
    </w:p>
  </w:comment>
  <w:comment w:author="Evan Gora" w:id="403" w:date="2024-09-17T00:21:15Z">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447" w:date="2024-09-17T22:56:18Z">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https://dx.doi.org/10.1029/2010WR009127</w:t>
      </w:r>
    </w:p>
  </w:comment>
  <w:comment w:author="Michelle Wong" w:id="442" w:date="2024-09-18T21:16:03Z">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10.1016/S0168-1923(02)00108-9</w:t>
      </w:r>
    </w:p>
  </w:comment>
  <w:comment w:author="Michelle Wong" w:id="439" w:date="2024-09-18T21:10:11Z">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10.1038/nature05847</w:t>
      </w:r>
    </w:p>
  </w:comment>
  <w:comment w:author="Elsa Ordway" w:id="192" w:date="2024-09-16T21:15:13Z">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74" w:date="2024-09-16T21:08:37Z">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395" w:date="2024-09-16T21:09:29Z">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97" w:date="2024-09-17T01:02:46Z">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28" w:date="2024-09-10T16:35:41Z">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29" w:date="2024-09-17T02:33:02Z">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69" w:date="2024-09-16T21:04:16Z">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72" w:date="2024-09-16T21:07:49Z">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73" w:date="2024-09-16T21:08:13Z">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68" w:date="2024-09-16T21:03:45Z">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65" w:date="2024-09-16T21:02:18Z">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62" w:date="2024-09-16T21:00:57Z">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63" w:date="2024-09-16T21:01:13Z">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64" w:date="2024-09-16T21:01:29Z">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70" w:date="2024-09-16T21:04:51Z">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Michelle Wong" w:id="494" w:date="2024-09-18T02:13:03Z">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van Gora" w:id="367" w:date="2024-09-16T21:03:23Z">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Elsa Ordway" w:id="98" w:date="2024-09-12T23:53:33Z">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628" w:date="2024-08-27T20:37:07Z">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771" w:date="2024-09-13T00:07:05Z">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772" w:date="2024-09-17T02:22:55Z">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62" w:date="2024-08-27T21:44:06Z">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629" w:date="2024-08-27T20:37:23Z">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65" w:date="2024-08-27T21:26:50Z">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68" w:date="2024-08-27T21:25:13Z">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67" w:date="2024-08-27T21:26:18Z">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73" w:date="2024-08-27T21:25:46Z">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70" w:date="2024-08-27T21:24:23Z">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26" w:date="2024-09-16T00:53:20Z">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710" w:date="2024-08-27T20:26:13Z">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711" w:date="2024-08-29T20:50:33Z">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Félicien Meunier" w:id="712" w:date="2024-09-17T08:01:21Z">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https://assets-eu.researchsquare.com/files/rs-4659226/v1_covered_767c9d9f-0d29-4caf-af36-f37e85eaff37.pdf?c=1725902471</w:t>
      </w:r>
    </w:p>
  </w:comment>
  <w:comment w:author="Renato Braghiere" w:id="664" w:date="2024-08-27T21:20:50Z">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69" w:date="2024-08-27T21:22:31Z">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Renato Braghiere" w:id="666" w:date="2024-08-27T21:21:42Z">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72" w:date="2024-08-27T21:29:58Z">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71" w:date="2024-08-27T21:29:24Z">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324" w:date="2024-09-13T10:35:09Z">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328" w:date="2024-09-16T00:29:18Z">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99" w:date="2024-09-10T07:44:12Z">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100" w:date="2024-09-10T07:45:59Z">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40" w:date="2024-09-12T23:23:14Z">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41" w:date="2024-09-16T22:07:09Z">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714" w:date="2024-09-16T18:39:21Z">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60" w:date="2024-08-27T23:23:59Z">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15" w:date="2024-08-27T23:29:01Z">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32" w:date="2024-09-10T07:33:32Z">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30" w:date="2024-09-10T07:33:51Z">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Helene Muller-Landau" w:id="14" w:date="2024-09-16T00:29:41Z">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Fabian Schneider" w:id="231" w:date="2024-09-10T07:33:17Z">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Evan Gora" w:id="519" w:date="2024-09-16T00:44:50Z">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518" w:date="2024-09-16T00:44:29Z">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785" w:date="2024-08-01T15:27:42Z">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86" w:date="2024-08-03T00:27:02Z">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101" w:date="2024-09-10T07:46:24Z">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Evan Gora" w:id="522" w:date="2024-09-16T00:46:18Z">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Sarah Worden" w:id="279" w:date="2024-09-16T18:29:22Z">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44" w:date="2024-08-20T18:23:53Z">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45" w:date="2024-08-26T11:32:32Z">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33" w:date="2024-09-15T23:28:04Z">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5" w:date="2024-09-16T18:31:21Z">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80" w:date="2024-09-15T23:40:35Z">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81" w:date="2024-09-16T12:45:49Z">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709" w:date="2024-09-16T18:32:54Z">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63" w:date="2024-08-27T21:19:54Z">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13" w:date="2024-08-27T22:59:25Z">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66" w:date="2024-09-12T18:54:19Z">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16" w:date="2024-09-16T00:30:22Z">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81" w:date="2024-09-16T18:33:52Z">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67" w:date="2024-09-12T18:54:36Z">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68" w:date="2024-09-12T18:54:49Z">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38" w:date="2024-09-12T23:19:03Z">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39" w:date="2024-09-16T22:05:40Z">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548" w:date="2024-09-12T18:55:35Z">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330" w:date="2024-09-16T00:31:06Z">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Elsa Ordway" w:id="658" w:date="2024-09-15T22:30:41Z">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Anabelle Cardoso" w:id="651" w:date="2024-09-16T08:08:46Z">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52" w:date="2024-09-16T08:08:46Z">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590" w:date="2024-08-27T14:05:18Z">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589" w:date="2024-08-27T14:11:33Z">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713" w:date="2024-09-16T18:15:12Z">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Elsa Ordway" w:id="647" w:date="2024-08-30T14:46:54Z">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Sarah Worden" w:id="276" w:date="2024-09-16T18:25:23Z">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Helene Muller-Landau" w:id="186" w:date="2024-09-16T18:16:57Z">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80" w:date="2024-09-16T18:15:36Z">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778" w:date="2024-08-20T18:15:31Z">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779" w:date="2024-08-22T21:35:42Z">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592" w:date="2024-08-27T14:14:13Z">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Liane S. Guild" w:id="153" w:date="2024-09-16T23:57:45Z">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8" w:date="2024-09-16T18:06:03Z">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Matthew Johnson" w:id="424" w:date="2024-09-10T14:18:31Z">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25" w:date="2024-09-04T03:49:31Z">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20" w:date="2024-09-10T14:17:08Z">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21" w:date="2024-09-10T14:17:37Z">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102" w:date="2024-09-16T04:25:22Z">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22" w:date="2024-09-10T14:17:41Z">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23" w:date="2024-09-10T14:18:28Z">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Sarah Worden" w:id="492" w:date="2024-09-10T20:47:59Z">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19" w:date="2024-09-10T14:16:53Z">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493" w:date="2024-09-10T23:59:05Z">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54" w:date="2024-09-15T19:36:36Z">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Matthew Johnson" w:id="418" w:date="2024-09-10T14:16:40Z">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55" w:date="2024-09-15T19:49:01Z">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1" w:date="2024-08-26T21:53:06Z">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68" w:date="2024-09-09T19:09:13Z">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69" w:date="2024-09-09T19:11:39Z">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552" w:date="2024-09-12T21:56:28Z">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53" w:date="2024-09-12T21:58:16Z">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551" w:date="2024-09-12T21:55:53Z">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550" w:date="2024-09-12T21:53:16Z">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56" w:date="2024-09-12T21:59:06Z">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28" w:date="2024-09-09T19:22:54Z">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54" w:date="2024-09-12T21:58:35Z">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549" w:date="2024-09-12T21:51:45Z">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70" w:date="2024-09-09T19:12:07Z">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55" w:date="2024-09-12T21:58:49Z">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57" w:date="2024-09-12T21:59:35Z">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1" w:date="2024-09-11T20:25:49Z">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Michael Keller" w:id="78" w:date="2024-09-11T20:35:06Z">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Helene Muller-Landau" w:id="9" w:date="2024-09-15T12:45:17Z">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Michelle Wong" w:id="507" w:date="2024-09-18T02:03:23Z">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8" w:date="2024-09-15T12:43:28Z">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elle Wong" w:id="524" w:date="2024-09-18T01:58:31Z">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ael Keller" w:id="80" w:date="2024-09-11T20:33:07Z">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Elsa Ordway" w:id="142" w:date="2024-09-18T02:06:35Z">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comment>
  <w:comment w:author="Michael Keller" w:id="79" w:date="2024-09-11T20:27:10Z">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86" w:date="2024-09-11T21:07:05Z">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93" w:date="2024-09-13T08:34:16Z">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63" w:date="2024-09-11T20:40:44Z">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64" w:date="2024-09-17T02:26:52Z">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656" w:date="2024-09-18T18:43:53Z">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1-2 sentence overview of GEO-TREES as it relates to supporting/aligning with PANGEA ground measurements?</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arcos Longo" w:id="13" w:date="2024-08-26T15:09:16Z">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12" w:date="2024-08-26T15:08:45Z">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4" w:date="2024-08-26T14:59:24Z">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3" w:date="2024-08-26T14:58:24Z">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5" w:date="2024-08-26T15:00:06Z">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7" w:date="2024-08-26T15:00:43Z">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cos Longo" w:id="6" w:date="2024-08-26T15:01:17Z">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54" w:date="2024-09-11T22:28:15Z">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Michael Keller" w:id="87" w:date="2024-09-11T21:16:39Z">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57" w:date="2024-08-26T14:57:48Z">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85" w:date="2024-09-11T21:13:04Z">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84" w:date="2024-09-11T21:10:28Z">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58" w:date="2024-08-28T18:14:31Z">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59" w:date="2024-08-28T18:15:43Z">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82" w:date="2024-09-12T18:11:46Z">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Matthew Johnson" w:id="160" w:date="2024-08-26T22:58:21Z">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61" w:date="2024-08-26T22:58:42Z">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780" w:date="2024-09-04T17:22:27Z">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32" w:date="2024-09-12T22:35:28Z">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20" w:date="2024-08-26T22:39:44Z">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50" w:date="2024-08-26T22:56:52Z">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56" w:date="2024-08-26T22:57:17Z">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33" w:date="2024-09-12T22:11:31Z">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27" w:date="2024-09-12T22:09:18Z">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59" w:date="2024-08-26T22:57:59Z">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19" w:date="2024-08-26T21:56:07Z">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37" w:date="2024-08-26T22:29:13Z">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38" w:date="2024-09-09T10:48:43Z">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39" w:date="2024-09-09T16:14:47Z">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53" w:date="2024-09-09T20:10:06Z">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23" w:date="2024-08-26T22:14:18Z">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heus Henrique Nunes" w:id="463" w:date="2024-09-09T16:13:05Z">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61" w:date="2024-09-09T16:12:14Z">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64" w:date="2024-09-09T16:14:15Z">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43" w:date="2024-09-09T10:54:44Z">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40" w:date="2024-08-26T16:29:42Z">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16" w:date="2024-09-09T11:24:55Z">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25" w:date="2024-08-26T16:14:19Z">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1" w:date="2024-08-26T16:32:00Z">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47" w:date="2024-08-26T16:22:30Z">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49" w:date="2024-08-26T16:26:00Z">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46" w:date="2024-08-26T16:20:34Z">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48" w:date="2024-08-26T16:25:15Z">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0" w:date="2024-08-26T16:27:10Z">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29" w:date="2024-08-26T16:27:55Z">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24" w:date="2024-08-26T15:49:36Z">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65" w:date="2024-09-09T16:14:52Z">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50" w:date="2024-09-09T16:10:58Z">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51" w:date="2024-09-17T02:30:36Z">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45" w:date="2024-08-26T16:22:00Z">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tthew Johnson" w:id="17" w:date="2024-08-26T15:44:59Z">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8" w:date="2024-08-26T15:45:24Z">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51" w:date="2024-09-12T20:49:56Z">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44" w:date="2024-09-12T20:51:02Z">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722" w:date="2024-09-12T21:11:41Z">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Michael Keller" w:id="723" w:date="2024-09-17T21:08:28Z">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 priority now.  The fact that we already have a set of community guidelines speaks volumes.</w:t>
      </w:r>
    </w:p>
  </w:comment>
  <w:comment w:author="Elsa Ordway" w:id="716" w:date="2024-09-11T17:23:20Z">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Elsa Ordway" w:id="724" w:date="2024-07-29T03:25:15Z">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07" w:date="2024-09-09T11:23:41Z">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8" w:date="2024-09-09T14:32:23Z">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09" w:date="2024-09-16T20:43:27Z">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van Gora" w:id="427" w:date="2024-09-16T01:02:38Z">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25" w:date="2024-09-16T01:01:59Z">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520" w:date="2024-09-16T01:14:44Z">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11" w:date="2024-09-09T11:29:33Z">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12" w:date="2024-09-09T11:33:35Z">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10" w:date="2024-09-09T11:32:07Z">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521" w:date="2024-09-16T01:15:11Z">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73" w:date="2024-09-16T01:28:30Z">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44" w:date="2024-08-26T15:40:01Z">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45" w:date="2024-09-13T21:10:30Z">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7" w:date="2024-09-12T11:30:20Z">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35" w:date="2024-08-10T19:41:58Z">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36" w:date="2024-08-20T15:23:10Z">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37" w:date="2024-08-23T15:20:07Z">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26" w:date="2024-08-26T18:06:45Z">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Sarah Worden" w:id="275" w:date="2024-09-09T17:05:33Z">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775" w:date="2024-09-08T21:31:37Z">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57" w:date="2024-08-26T23:57:37Z">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2" w:date="2024-08-26T23:46:52Z">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yovita ivanova" w:id="742" w:date="2024-08-10T19:17:42Z">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323" w:date="2024-09-13T10:21:35Z">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43" w:date="2024-08-10T19:23:09Z">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Adia Bey" w:id="782" w:date="2024-07-15T17:44:40Z">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783" w:date="2024-08-27T00:33:54Z">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30" w:date="2024-08-26T16:59:12Z">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1" w:date="2024-08-26T16:58:30Z">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Marcos Longo" w:id="44" w:date="2024-08-26T16:55:57Z">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29" w:date="2024-09-09T17:22:28Z">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609" w:date="2024-09-17T21:13:43Z">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https://doi.org/10.1073/pnas.1920849117</w:t>
      </w:r>
    </w:p>
  </w:comment>
  <w:comment w:author="Le Bienfaiteur Sagang Takougoum" w:id="396" w:date="2024-09-18T06:10:19Z">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7" w:date="2024-09-18T05:41:32Z">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4" w:date="2024-09-18T05:23:11Z">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3" w:date="2024-09-18T05:22:46Z">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6" w:date="2024-09-18T05:25:14Z">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5" w:date="2024-09-18T05:23:46Z">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0" w:date="2024-09-18T05:31:34Z">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9" w:date="2024-09-18T05:28:05Z">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6" w:date="2024-09-18T05:41:05Z">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8" w:date="2024-09-18T05:27:02Z">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7" w:date="2024-09-18T05:25:27Z">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49" w:date="2024-09-16T20:45:39Z">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48" w:date="2024-09-16T20:45:10Z">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54" w:date="2024-09-14T21:32:11Z">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Helene Muller-Landau" w:id="456" w:date="2024-09-14T21:31:40Z">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44" w:date="2024-09-16T20:42:59Z">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103" w:date="2024-09-16T20:42:39Z">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47" w:date="2024-09-16T20:44:38Z">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199" w:date="2024-09-14T21:38:58Z">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43" w:date="2024-09-16T20:42:39Z">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55" w:date="2024-09-14T21:37:15Z">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46" w:date="2024-09-16T20:44:04Z">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Michael Keller" w:id="95" w:date="2024-09-18T11:11:30Z">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w:t>
      </w:r>
    </w:p>
  </w:comment>
  <w:comment w:author="Michael Keller" w:id="94" w:date="2024-09-18T11:11:14Z">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"Optimal" suggests that something has been optimized (i.e. we set some sort of cost function and tested out designs against that function).  Of course, we did no such thing.  So, perhaps we call this "Ideal?"</w:t>
      </w:r>
    </w:p>
  </w:comment>
  <w:comment w:author="Liane S. Guild" w:id="152" w:date="2024-09-10T01:01:21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Liane S. Guild" w:id="154" w:date="2024-09-17T22:05:44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453" w:date="2024-09-14T21:32:47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45" w:date="2024-09-16T20:43:19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14" w:date="2024-09-08T18:36:05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3" w:date="2024-09-08T18:36:05Z">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Michelle Wong" w:id="234" w:date="2024-09-18T22:32:56Z">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10.1029/2023JG007421</w:t>
      </w:r>
    </w:p>
  </w:comment>
  <w:comment w:author="Evan Gora" w:id="361" w:date="2024-09-16T21:00:29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41" w:date="2024-09-08T19:12:03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59" w:date="2024-09-16T20:56:39Z">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238" w:date="2024-09-18T22:25:12Z">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358" w:date="2024-09-16T20:56:03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57" w:date="2024-09-16T20:55:19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56" w:date="2024-09-16T20:54:33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Michelle Wong" w:id="247" w:date="2024-09-18T22:34:09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Elsa Ordway" w:id="641" w:date="2024-09-15T01:47:04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don't call functional requirements - not necessary needed at the white paper stage</w:t>
      </w:r>
    </w:p>
  </w:comment>
  <w:comment w:author="Elsa Ordway" w:id="637" w:date="2024-09-15T01:38:26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55" w:date="2024-09-16T20:53:58Z">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631" w:date="2024-09-15T01:41:15Z">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636" w:date="2024-09-15T01:35:18Z">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Le Bienfaiteur Sagang Takougoum" w:id="124" w:date="2024-09-17T22:26:01Z">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60" w:date="2024-09-16T20:57:05Z">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53" w:date="2024-09-16T20:50:43Z">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52" w:date="2024-09-16T20:50:19Z">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54" w:date="2024-09-16T20:53:09Z">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50" w:date="2024-09-16T20:49:40Z">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633" w:date="2024-09-15T01:34:04Z">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634" w:date="2024-09-17T02:41:40Z">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635" w:date="2024-09-15T01:34:26Z">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05" w:date="2024-09-08T19:25:30Z">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1" w:date="2024-08-13T22:15:28Z">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Le Bienfaiteur Sagang Takougoum" w:id="52" w:date="2024-09-17T14:16:52Z">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the ref for Baldocchi 2022? I only found Baldocchi 2024</w:t>
      </w:r>
    </w:p>
  </w:comment>
  <w:comment w:author="Michael Keller" w:id="53" w:date="2024-09-17T17:28:11Z">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to 2020 =  https://doi.org/10.1111/gcb.14807</w:t>
      </w:r>
    </w:p>
  </w:comment>
  <w:comment w:author="Adia Bey" w:id="734" w:date="2024-08-08T16:47:57Z">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200" w:date="2024-09-14T20:39:53Z">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61" w:date="2024-09-11T16:41:43Z">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Sarah Worden" w:id="288" w:date="2024-09-05T21:57:48Z">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84" w:date="2024-09-05T21:57:07Z">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82" w:date="2024-09-05T21:56:38Z">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52" w:date="2024-09-14T20:51:29Z">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54" w:date="2024-08-13T22:47:33Z">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8" w:date="2024-09-14T20:43:58Z">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59" w:date="2024-09-12T21:15:10Z">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elle Wong" w:id="430" w:date="2024-09-18T14:06:33Z">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10.5194/amt-10-59-2017</w:t>
      </w:r>
    </w:p>
  </w:comment>
  <w:comment w:author="Michael Keller" w:id="56" w:date="2024-08-13T22:47:10Z">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Robinson Negron-Juarez" w:id="523" w:date="2024-09-18T18:15:54Z">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Robinson Negron-Juarez" w:id="510" w:date="2024-09-18T18:13:47Z">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Michelle Wong" w:id="431" w:date="2024-09-18T14:07:30Z">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10.5194/amt-14-665-2021</w:t>
      </w:r>
    </w:p>
  </w:comment>
  <w:comment w:author="Helene Muller-Landau" w:id="197" w:date="2024-09-14T20:36:30Z">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6" w:date="2024-09-14T20:36:13Z">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06" w:date="2024-08-02T18:56:30Z">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707" w:date="2024-09-18T16:27:22Z">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https://gmd.copernicus.org/articles/16/4017/2023/</w:t>
      </w:r>
    </w:p>
  </w:comment>
  <w:comment w:author="Robinson Negron-Juarez" w:id="649" w:date="2024-09-02T01:00:49Z">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706" w:date="2024-09-18T16:25:52Z">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https://agupubs.onlinelibrary.wiley.com/doi/full/10.1029/2023MS004097</w:t>
      </w:r>
    </w:p>
  </w:comment>
  <w:comment w:author="Robinson Negron-Juarez" w:id="648" w:date="2024-09-02T01:01:37Z">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08" w:date="2024-09-18T16:27:05Z">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https://www.researchsquare.com/article/rs-4161696/v1</w:t>
      </w:r>
    </w:p>
  </w:comment>
  <w:comment w:author="Elsa Ordway" w:id="705" w:date="2024-09-18T16:20:37Z">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this into a box?</w:t>
      </w:r>
    </w:p>
  </w:comment>
  <w:comment w:author="Elsa Ordway" w:id="449" w:date="2024-09-09T01:17:19Z">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48" w:date="2024-09-09T01:16:43Z">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50" w:date="2024-09-09T01:19:01Z">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Marcos Longo" w:id="696" w:date="2024-09-17T15:57:48Z">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edit this table, so I am working on this Google Doc: https://docs.google.com/document/d/1QOKvVmyhJQfntofnmo-R2ug6ekbVXlwLbLQWL2WSckw/edit?usp=sharing</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@renatob@caltech.edu @renato.braghiere@gmail.com @Felicien.Meunier@ugent.be @cterrer@mit.edu @ylfeng@berkeley.edu @Junjie.Liu@jpl.nasa.gov would you mind helping me to fill in the table in the other file if you have a chance? Thanks!</w:t>
      </w:r>
    </w:p>
  </w:comment>
  <w:comment w:author="Félicien Meunier" w:id="697" w:date="2024-09-17T17:45:18Z">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table!!</w:t>
      </w:r>
    </w:p>
  </w:comment>
  <w:comment w:author="Elsa Ordway" w:id="417" w:date="2024-09-09T00:40:33Z">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ia Santos" w:id="539" w:date="2024-09-17T19:34:43Z">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https://www.nature.com/articles/s41893-022-00886-9</w:t>
      </w:r>
    </w:p>
  </w:comment>
  <w:comment w:author="Maria Santos" w:id="542" w:date="2024-09-17T19:35:35Z">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Maria Santos" w:id="541" w:date="2024-09-17T19:35:23Z">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https://iopscience.iop.org/article/10.1088/1748-9326/ab4551/meta</w:t>
      </w:r>
    </w:p>
  </w:comment>
  <w:comment w:author="Maria Santos" w:id="545" w:date="2024-09-17T19:52:34Z">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https://www.nature.com/articles/s43016-024-01018-6</w:t>
      </w:r>
    </w:p>
  </w:comment>
  <w:comment w:author="Michelle Wong" w:id="435" w:date="2024-09-18T14:13:35Z">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https://www.nature.com/articles/nature12291</w:t>
      </w:r>
    </w:p>
  </w:comment>
  <w:comment w:author="Michelle Wong" w:id="436" w:date="2024-09-18T14:14:46Z">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https://www.nature.com/articles/nclimate2253</w:t>
      </w:r>
    </w:p>
  </w:comment>
  <w:comment w:author="Yanlei Feng" w:id="525" w:date="2024-09-17T19:47:07Z">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Heinrich, V.H.A., Vancutsem, C., Dalagnol, R., Rosan, T.M., Fawcett, D., Silva-Junior, C.H.L., Cassol, H.L.G., et al. (2023), “The carbon sink of secondary and degraded humid tropical forests”, Nature, Nature Publishing Group, Vol. 615 No. 7952, pp. 436–442, doi: 10.1038/s41586-022-05679-w.</w:t>
      </w:r>
    </w:p>
  </w:comment>
  <w:comment w:author="Elsa Ordway" w:id="173" w:date="2024-09-18T15:29:54Z">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https://iopscience.iop.org/article/10.1088/1748-9326/ad677b</w:t>
      </w:r>
    </w:p>
  </w:comment>
  <w:comment w:author="Elsa Ordway" w:id="164" w:date="2024-09-18T15:27:09Z">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https://www.nature.com/articles/nature21048</w:t>
      </w:r>
    </w:p>
  </w:comment>
  <w:comment w:author="Elsa Ordway" w:id="174" w:date="2024-09-18T15:29:28Z">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https://onlinelibrary.wiley.com/doi/pdf/10.1111/j.1365-2486.2011.02504.x</w:t>
      </w:r>
    </w:p>
  </w:comment>
  <w:comment w:author="Elsa Ordway" w:id="167" w:date="2024-09-18T15:27:52Z">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https://www.pnas.org/doi/10.1073/pnas.1801317115</w:t>
      </w:r>
    </w:p>
  </w:comment>
  <w:comment w:author="Elsa Ordway" w:id="175" w:date="2024-09-18T15:30:17Z">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https://onlinelibrary.wiley.com/doi/full/10.1002/hyp.14690</w:t>
      </w:r>
    </w:p>
  </w:comment>
  <w:comment w:author="Elsa Ordway" w:id="646" w:date="2024-08-02T22:14:30Z">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Elsa Ordway" w:id="166" w:date="2024-09-18T15:27:39Z">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5" w:date="2024-09-18T15:27:20Z">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https://www.nature.com/articles/s41561-022-00966-7.pdf</w:t>
      </w:r>
    </w:p>
  </w:comment>
  <w:comment w:author="Elsa Ordway" w:id="163" w:date="2024-09-18T15:26:58Z">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https://www.nature.com/articles/s41893-021-00803-6</w:t>
      </w:r>
    </w:p>
  </w:comment>
  <w:comment w:author="Elsa Ordway" w:id="613" w:date="2024-09-17T19:53:36Z">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ability to interpret satellite data</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Remote sensing has great potential, especially instruments coming on line in coming years, but lack of ground data hinders accurate and precise interpretation</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Scales mismatch</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Model-[RS] data integration: </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we need to get right in models</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vegetation (incl post-disturbance recovery and structural and functional diversity)</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 water use efficiency</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Drought stress response (incl. natural vs. managed lands)</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Partitioning of ET</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redistribution</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Root-groundwater interactions</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Surface water quality</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Planetary boundary layer diurnal evolution, advection, and entrainment</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Drivers of land-use change?</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of climate change in tropics on people (e.g., ag production, water quantity and quality, fire &amp; air quality)</w:t>
      </w:r>
    </w:p>
  </w:comment>
  <w:comment w:author="Elsa Ordway" w:id="0" w:date="2024-08-02T21:43:31Z">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aria Santos" w:id="546" w:date="2024-09-17T19:53:56Z">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https://www.nature.com/articles/s41597-022-01332-3</w:t>
      </w:r>
    </w:p>
  </w:comment>
  <w:comment w:author="Robinson Negron-Juarez" w:id="434" w:date="2024-09-18T14:55:26Z">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@junjie.liu@jpl.nasa.gov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 Jackson is leading a project measuring methane emissions in tropical forests, utilizing two AndesFlux towers, one in French Guiana, and others in Brazil.</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Robinson Negron-Juarez" w:id="36" w:date="2024-09-18T14:58:43Z">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https://doi.org/10.1088/1748-9326/10/6/064017</w:t>
      </w:r>
    </w:p>
  </w:comment>
  <w:comment w:author="Helene Muller-Landau" w:id="193" w:date="2024-09-14T18:14:22Z">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5" w:date="2024-09-14T18:19:39Z">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Maria Santos" w:id="547" w:date="2024-09-17T20:00:47Z">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https://www.nature.com/articles/s41467-020-16185-w</w:t>
      </w:r>
    </w:p>
  </w:comment>
  <w:comment w:author="Helene Muller-Landau" w:id="194" w:date="2024-09-14T18:18:26Z">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45" w:date="2024-09-08T20:22:18Z">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46" w:date="2024-09-08T19:46:02Z">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47" w:date="2024-09-09T20:06:36Z">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48" w:date="2024-09-09T20:07:13Z">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49" w:date="2024-09-10T00:51:56Z">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Elsa Ordway" w:id="172" w:date="2024-09-18T15:29:15Z">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https://www.nature.com/articles/s41561-021-00785-2</w:t>
      </w:r>
    </w:p>
  </w:comment>
  <w:comment w:author="Elsa Ordway" w:id="176" w:date="2024-09-18T15:30:27Z">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https://doi.org/10.1016/j.earscirev.2019.05.014</w:t>
      </w:r>
    </w:p>
  </w:comment>
  <w:comment w:author="Elsa Ordway" w:id="170" w:date="2024-09-18T15:28:20Z">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8" w:date="2024-09-18T15:28:04Z">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https://www.nature.com/articles/s41561-020-0575-4</w:t>
      </w:r>
    </w:p>
  </w:comment>
  <w:comment w:author="Elsa Ordway" w:id="171" w:date="2024-09-18T15:28:54Z">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https://conbio.onlinelibrary.wiley.com/doi/full/10.1111/cobi.12925</w:t>
      </w:r>
    </w:p>
  </w:comment>
  <w:comment w:author="Elsa Ordway" w:id="169" w:date="2024-09-18T15:28:34Z">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https://www.nature.com/articles/s41561-022-00923-4</w:t>
      </w:r>
    </w:p>
  </w:comment>
  <w:comment w:author="Elsa Ordway" w:id="91" w:date="2024-09-09T04:20:12Z">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717" w:date="2024-09-05T00:09:51Z">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504" w:date="2024-09-09T19:37:28Z">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719" w:date="2024-09-05T00:10:42Z">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77" w:date="2024-09-09T03:43:30Z">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611" w:date="2024-09-17T21:07:36Z">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https://dx.doi.org/10.1016/j.flora.2020.151609</w:t>
      </w:r>
    </w:p>
  </w:comment>
  <w:comment w:author="Marcos Longo" w:id="608" w:date="2024-09-17T21:06:30Z">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https://dx.doi.org/10.1038/s43247-024-01205-0</w:t>
      </w:r>
    </w:p>
  </w:comment>
  <w:comment w:author="sarah worden" w:id="257" w:date="2024-09-09T02:10:09Z">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72" w:date="2024-09-09T02:09:03Z">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720" w:date="2024-09-05T00:11:23Z">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61" w:date="2024-09-09T02:05:04Z">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04" w:date="2024-09-17T21:04:35Z">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https://dx.doi.org/10.1029/2020GL087820</w:t>
      </w:r>
    </w:p>
  </w:comment>
  <w:comment w:author="Marcos Longo" w:id="721" w:date="2024-09-05T00:12:01Z">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67" w:date="2024-09-09T02:08:16Z">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Marcos Longo" w:id="605" w:date="2024-09-17T21:04:58Z">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https://dx.doi.org/10.1088/1748-9326/ab90a7</w:t>
      </w:r>
    </w:p>
  </w:comment>
  <w:comment w:author="sarah worden" w:id="266" w:date="2024-09-09T02:07:58Z">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74" w:date="2024-09-09T02:09:52Z">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773" w:date="2024-09-09T02:13:48Z">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73" w:date="2024-09-09T02:09:26Z">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718" w:date="2024-09-05T00:17:00Z">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Marcos Longo" w:id="606" w:date="2024-09-17T21:05:30Z">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https://dx.doi.org/10.5194/bg-18-2511-2021</w:t>
      </w:r>
    </w:p>
  </w:comment>
  <w:comment w:author="Elsa Ordway" w:id="178" w:date="2024-09-09T02:13:30Z">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79" w:date="2024-09-11T16:00:53Z">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Marcos Longo" w:id="607" w:date="2024-09-17T21:06:07Z">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https://dx.doi.org/10.1126/sciadv.abj3309</w:t>
      </w:r>
    </w:p>
  </w:comment>
  <w:comment w:author="sarah worden" w:id="256" w:date="2024-09-09T02:03:29Z">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Adia Bey" w:id="770" w:date="2024-09-03T18:59:48Z">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2" w:date="2024-08-15T15:21:38Z">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3" w:date="2024-08-26T16:55:15Z">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4" w:date="2024-08-15T15:21:38Z">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5" w:date="2024-08-26T16:55:15Z">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10" w:date="2024-09-17T21:06:59Z">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https://dx.doi.org/10.1111/gcb.14709</w:t>
      </w:r>
    </w:p>
  </w:comment>
  <w:comment w:author="sarah worden" w:id="260" w:date="2024-09-09T02:04:26Z">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65" w:date="2024-09-09T02:07:48Z">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59" w:date="2024-09-09T02:04:02Z">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64" w:date="2024-09-09T02:07:26Z">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784" w:date="2024-09-03T19:34:02Z">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432" w:date="2024-09-09T01:34:27Z">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63" w:date="2024-09-09T02:06:47Z">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33" w:date="2024-09-09T01:34:05Z">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62" w:date="2024-09-09T02:06:05Z">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53" w:date="2024-09-09T02:02:26Z">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0" w:date="2024-08-15T15:15:22Z">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52" w:date="2024-09-09T02:01:42Z">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95">
    <w:pPr>
      <w:rPr>
        <w:color w:val="0000ff"/>
      </w:rPr>
    </w:pPr>
    <w:r w:rsidDel="00000000" w:rsidR="00000000" w:rsidRPr="00000000">
      <w:rPr>
        <w:rtl w:val="0"/>
      </w:rPr>
    </w:r>
  </w:p>
  <w:p w:rsidR="00000000" w:rsidDel="00000000" w:rsidP="00000000" w:rsidRDefault="00000000" w:rsidRPr="00000000" w14:paraId="00000C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C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29.0" w:type="dxa"/>
        <w:left w:w="43.0" w:type="dxa"/>
        <w:bottom w:w="29.0" w:type="dxa"/>
        <w:right w:w="43.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29.0" w:type="dxa"/>
        <w:left w:w="43.0" w:type="dxa"/>
        <w:bottom w:w="29.0" w:type="dxa"/>
        <w:right w:w="43.0" w:type="dxa"/>
      </w:tblCellMar>
    </w:tblPr>
  </w:style>
  <w:style w:type="table" w:styleId="Table12">
    <w:basedOn w:val="TableNormal"/>
    <w:tblPr>
      <w:tblStyleRowBandSize w:val="1"/>
      <w:tblStyleColBandSize w:val="1"/>
      <w:tblCellMar>
        <w:top w:w="29.0" w:type="dxa"/>
        <w:left w:w="43.0" w:type="dxa"/>
        <w:bottom w:w="29.0" w:type="dxa"/>
        <w:right w:w="43.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2/2016RG000517" TargetMode="External"/><Relationship Id="rId42" Type="http://schemas.openxmlformats.org/officeDocument/2006/relationships/hyperlink" Target="https://doi.org/10.1007/BF02803209" TargetMode="External"/><Relationship Id="rId41" Type="http://schemas.openxmlformats.org/officeDocument/2006/relationships/hyperlink" Target="https://doi.org/10.1111/btp.12315" TargetMode="External"/><Relationship Id="rId44" Type="http://schemas.openxmlformats.org/officeDocument/2006/relationships/hyperlink" Target="https://doi.org/10.1073/pnas.1714597115" TargetMode="External"/><Relationship Id="rId43" Type="http://schemas.openxmlformats.org/officeDocument/2006/relationships/hyperlink" Target="https://doi.org/10.1007/978-3-319-27422-5_6" TargetMode="External"/><Relationship Id="rId46" Type="http://schemas.openxmlformats.org/officeDocument/2006/relationships/hyperlink" Target="https://doi.org/10.1016/j.rse.2021.112620" TargetMode="External"/><Relationship Id="rId45" Type="http://schemas.openxmlformats.org/officeDocument/2006/relationships/hyperlink" Target="https://doi.org/10.1038/s41467-021-25428-3" TargetMode="External"/><Relationship Id="rId107" Type="http://schemas.openxmlformats.org/officeDocument/2006/relationships/hyperlink" Target="https://link.springer.com/article/10.1007/s00382-020-05133-5" TargetMode="External"/><Relationship Id="rId106" Type="http://schemas.openxmlformats.org/officeDocument/2006/relationships/hyperlink" Target="https://doi.org/10.1029/2018JD029634" TargetMode="External"/><Relationship Id="rId105" Type="http://schemas.openxmlformats.org/officeDocument/2006/relationships/hyperlink" Target="https://link.springer.com/article/10.1007/s00382-019-04728-x" TargetMode="External"/><Relationship Id="rId104" Type="http://schemas.openxmlformats.org/officeDocument/2006/relationships/hyperlink" Target="https://link.springer.com/article/10.1007/s00382-019-05033-3" TargetMode="External"/><Relationship Id="rId109" Type="http://schemas.openxmlformats.org/officeDocument/2006/relationships/hyperlink" Target="https://www.sciencedirect.com/science/article/pii/S0048969718336489?casa_token=oSJiFPgcdAYAAAAA:Js7DfKa7_T4JbahgzIGAPO0CZ2fPKZT1yC1hpZOG8glUpVcXpfS0ZzL4Y4_YYvqIDxrnqRdDjtk" TargetMode="External"/><Relationship Id="rId108" Type="http://schemas.openxmlformats.org/officeDocument/2006/relationships/hyperlink" Target="https://doi.org/10.1002/2017JD026526" TargetMode="External"/><Relationship Id="rId48" Type="http://schemas.openxmlformats.org/officeDocument/2006/relationships/hyperlink" Target="https://doi.org/10.1111/gcb.14666" TargetMode="External"/><Relationship Id="rId47" Type="http://schemas.openxmlformats.org/officeDocument/2006/relationships/hyperlink" Target="https://doi.org/10.1016/j.agrformet.2018.05.015" TargetMode="External"/><Relationship Id="rId49" Type="http://schemas.openxmlformats.org/officeDocument/2006/relationships/hyperlink" Target="https://paperpile.com/c/ovIUza/iirc+CruA" TargetMode="External"/><Relationship Id="rId103" Type="http://schemas.openxmlformats.org/officeDocument/2006/relationships/hyperlink" Target="https://link.springer.com/article/10.1007/s40641-019-00130-1" TargetMode="External"/><Relationship Id="rId102" Type="http://schemas.openxmlformats.org/officeDocument/2006/relationships/hyperlink" Target="https://link.springer.com/article/10.1007/s40641-018-0110-5#ref-CR26" TargetMode="External"/><Relationship Id="rId101" Type="http://schemas.openxmlformats.org/officeDocument/2006/relationships/hyperlink" Target="https://www.nature.com/articles/nature13636" TargetMode="External"/><Relationship Id="rId100" Type="http://schemas.openxmlformats.org/officeDocument/2006/relationships/hyperlink" Target="https://www.nature.com/articles/s41558-019-0603-9" TargetMode="External"/><Relationship Id="rId31" Type="http://schemas.openxmlformats.org/officeDocument/2006/relationships/hyperlink" Target="https://paperpile.com/c/ovIUza/FPcy+yMq6"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FPcy+yMq6"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37" Type="http://schemas.openxmlformats.org/officeDocument/2006/relationships/hyperlink" Target="https://rmets.onlinelibrary.wiley.com/doi/full/10.1002/joc.5171" TargetMode="External"/><Relationship Id="rId36" Type="http://schemas.openxmlformats.org/officeDocument/2006/relationships/hyperlink" Target="https://doi.org/10.1007/s00382-023-06903-7" TargetMode="External"/><Relationship Id="rId39" Type="http://schemas.openxmlformats.org/officeDocument/2006/relationships/hyperlink" Target="https://doi.org/10.1038/s41467-022-35570-1" TargetMode="External"/><Relationship Id="rId38" Type="http://schemas.openxmlformats.org/officeDocument/2006/relationships/hyperlink" Target="https://iopscience.iop.org/article/10.1088/1748-9326/aabe9f/meta" TargetMode="External"/><Relationship Id="rId20" Type="http://schemas.openxmlformats.org/officeDocument/2006/relationships/hyperlink" Target="https://doi.org/10.1371/journal.pclm.0000054" TargetMode="External"/><Relationship Id="rId22" Type="http://schemas.openxmlformats.org/officeDocument/2006/relationships/hyperlink" Target="https://paperpile.com/c/ovIUza/J2Id+7TNp+vM0J" TargetMode="External"/><Relationship Id="rId21" Type="http://schemas.openxmlformats.org/officeDocument/2006/relationships/hyperlink" Target="https://paperpile.com/c/ovIUza/J2Id+7TNp+vM0J"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paperpile.com/c/ovIUza/zrGk+iDoN+6fAo+yCO2" TargetMode="External"/><Relationship Id="rId128" Type="http://schemas.openxmlformats.org/officeDocument/2006/relationships/hyperlink" Target="https://royalsocietypublishing.org/doi/10.1098/rstb.2012.0312" TargetMode="External"/><Relationship Id="rId127" Type="http://schemas.openxmlformats.org/officeDocument/2006/relationships/hyperlink" Target="https://onlinelibrary.wiley.com/doi/full/10.1111/gcb.14413"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www.nature.com/articles/s41558-023-01776-4"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www.pnas.org/doi/abs/10.1073/pnas.2003169118" TargetMode="External"/><Relationship Id="rId28" Type="http://schemas.openxmlformats.org/officeDocument/2006/relationships/hyperlink" Target="https://paperpile.com/c/ovIUza/LDiS"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onlinelibrary.wiley.com/doi/full/10.1111/gcb.14413" TargetMode="External"/><Relationship Id="rId29" Type="http://schemas.openxmlformats.org/officeDocument/2006/relationships/hyperlink" Target="https://paperpile.com/c/ovIUza/LDiS"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doi.org/10.1029/2018JD029537" TargetMode="External"/><Relationship Id="rId122" Type="http://schemas.openxmlformats.org/officeDocument/2006/relationships/hyperlink" Target="https://onlinelibrary.wiley.com/doi/full/10.1111/gcb.14413" TargetMode="External"/><Relationship Id="rId95" Type="http://schemas.openxmlformats.org/officeDocument/2006/relationships/hyperlink" Target="https://doi.org/10.5194/acp-20-13283-2020" TargetMode="External"/><Relationship Id="rId94" Type="http://schemas.openxmlformats.org/officeDocument/2006/relationships/hyperlink" Target="https://paperpile.com/c/ovIUza/YQKg" TargetMode="External"/><Relationship Id="rId97" Type="http://schemas.openxmlformats.org/officeDocument/2006/relationships/hyperlink" Target="https://doi.org/10.5194/acp-22-8639-2022" TargetMode="External"/><Relationship Id="rId96" Type="http://schemas.openxmlformats.org/officeDocument/2006/relationships/hyperlink" Target="https://doi.org/10.1029/2007JD009449"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1175/JCLI-D-14-00230.1"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02/2015GL065063" TargetMode="External"/><Relationship Id="rId13" Type="http://schemas.openxmlformats.org/officeDocument/2006/relationships/footer" Target="footer1.xml"/><Relationship Id="rId12" Type="http://schemas.openxmlformats.org/officeDocument/2006/relationships/header" Target="header1.xml"/><Relationship Id="rId91" Type="http://schemas.openxmlformats.org/officeDocument/2006/relationships/hyperlink" Target="https://paperpile.com/c/ovIUza/YQKg" TargetMode="External"/><Relationship Id="rId90" Type="http://schemas.openxmlformats.org/officeDocument/2006/relationships/hyperlink" Target="https://paperpile.com/c/ovIUza/YQKg" TargetMode="External"/><Relationship Id="rId93" Type="http://schemas.openxmlformats.org/officeDocument/2006/relationships/hyperlink" Target="https://doi.org/10.1073/pnas.1906091116" TargetMode="External"/><Relationship Id="rId92" Type="http://schemas.openxmlformats.org/officeDocument/2006/relationships/hyperlink" Target="https://paperpile.com/c/ovIUza/YQKg" TargetMode="External"/><Relationship Id="rId118" Type="http://schemas.openxmlformats.org/officeDocument/2006/relationships/hyperlink" Target="https://doi.org/10.1098/rstb.2012.0306" TargetMode="External"/><Relationship Id="rId117" Type="http://schemas.openxmlformats.org/officeDocument/2006/relationships/hyperlink" Target="https://www.pnas.org/doi/abs/10.1073/pnas.2116626119" TargetMode="External"/><Relationship Id="rId116" Type="http://schemas.openxmlformats.org/officeDocument/2006/relationships/hyperlink" Target="https://paperpile.com/c/gMdJbo/Kyl6g+xVK1H+gc1mx" TargetMode="External"/><Relationship Id="rId115" Type="http://schemas.openxmlformats.org/officeDocument/2006/relationships/hyperlink" Target="https://paperpile.com/c/gMdJbo/Kyl6g+xVK1H+gc1mx" TargetMode="External"/><Relationship Id="rId119" Type="http://schemas.openxmlformats.org/officeDocument/2006/relationships/hyperlink" Target="https://doi.org/10.1073/pnas.1204651110" TargetMode="External"/><Relationship Id="rId15" Type="http://schemas.openxmlformats.org/officeDocument/2006/relationships/image" Target="media/image2.jpg"/><Relationship Id="rId110" Type="http://schemas.openxmlformats.org/officeDocument/2006/relationships/hyperlink" Target="https://www.nature.com/articles/s41558-019-0512-y" TargetMode="External"/><Relationship Id="rId14" Type="http://schemas.openxmlformats.org/officeDocument/2006/relationships/hyperlink" Target="https://www.nature.com/articles/s41586-024-07602-x" TargetMode="External"/><Relationship Id="rId17" Type="http://schemas.openxmlformats.org/officeDocument/2006/relationships/hyperlink" Target="https://doi.org/10.1029/2020JG006024" TargetMode="External"/><Relationship Id="rId16" Type="http://schemas.openxmlformats.org/officeDocument/2006/relationships/hyperlink" Target="https://doi.org/10.1002/9781119657002.ch11" TargetMode="External"/><Relationship Id="rId19" Type="http://schemas.openxmlformats.org/officeDocument/2006/relationships/hyperlink" Target="https://doi.org/10.1038/s41558-018-0177-y" TargetMode="External"/><Relationship Id="rId114" Type="http://schemas.openxmlformats.org/officeDocument/2006/relationships/hyperlink" Target="https://paperpile.com/c/gMdJbo/Kyl6g+xVK1H+gc1mx" TargetMode="External"/><Relationship Id="rId18" Type="http://schemas.openxmlformats.org/officeDocument/2006/relationships/hyperlink" Target="https://doi.org/10.1029/2010WR009127" TargetMode="External"/><Relationship Id="rId113" Type="http://schemas.openxmlformats.org/officeDocument/2006/relationships/hyperlink" Target="https://link.springer.com/article/10.1007/s00382-022-06657-8" TargetMode="External"/><Relationship Id="rId112" Type="http://schemas.openxmlformats.org/officeDocument/2006/relationships/hyperlink" Target="https://www.nature.com/articles/nature13265" TargetMode="External"/><Relationship Id="rId111" Type="http://schemas.openxmlformats.org/officeDocument/2006/relationships/hyperlink" Target="https://iopscience.iop.org/article/10.1088/1748-9326/ab738e/meta"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9zs5+pHwu" TargetMode="External"/><Relationship Id="rId85" Type="http://schemas.openxmlformats.org/officeDocument/2006/relationships/hyperlink" Target="https://paperpile.com/c/ovIUza/9zs5+pHwu" TargetMode="External"/><Relationship Id="rId88" Type="http://schemas.openxmlformats.org/officeDocument/2006/relationships/hyperlink" Target="https://paperpile.com/c/ovIUza/9zs5+pHwu" TargetMode="External"/><Relationship Id="rId150" Type="http://schemas.openxmlformats.org/officeDocument/2006/relationships/hyperlink" Target="https://arcticdrones.org/" TargetMode="External"/><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XlMK+2OlF+Ykxm"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carlos-alberto-silva.github.io/silvalab/cms4d/cms4d_workshop.html" TargetMode="External"/><Relationship Id="rId4" Type="http://schemas.openxmlformats.org/officeDocument/2006/relationships/fontTable" Target="fontTable.xml"/><Relationship Id="rId148" Type="http://schemas.openxmlformats.org/officeDocument/2006/relationships/image" Target="media/image3.png"/><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www.sciencedirect.com/science/article/pii/S0048969721020350" TargetMode="External"/><Relationship Id="rId142" Type="http://schemas.openxmlformats.org/officeDocument/2006/relationships/hyperlink" Target="https://doi.org/10.5194/hess-24-1565-2020" TargetMode="External"/><Relationship Id="rId141" Type="http://schemas.openxmlformats.org/officeDocument/2006/relationships/hyperlink" Target="https://doi.org/10.5194/hess-25-2279-2021" TargetMode="External"/><Relationship Id="rId140" Type="http://schemas.openxmlformats.org/officeDocument/2006/relationships/hyperlink" Target="https://doi.org/10.1073/pnas.1514043113" TargetMode="External"/><Relationship Id="rId5" Type="http://schemas.openxmlformats.org/officeDocument/2006/relationships/footnotes" Target="footnotes.xml"/><Relationship Id="rId147" Type="http://schemas.openxmlformats.org/officeDocument/2006/relationships/hyperlink" Target="https://doi.org/10.3390/plants12213710" TargetMode="External"/><Relationship Id="rId6" Type="http://schemas.openxmlformats.org/officeDocument/2006/relationships/numbering" Target="numbering.xml"/><Relationship Id="rId146" Type="http://schemas.openxmlformats.org/officeDocument/2006/relationships/hyperlink" Target="https://doi.org/10.1002/ecs2.3833" TargetMode="External"/><Relationship Id="rId7" Type="http://schemas.openxmlformats.org/officeDocument/2006/relationships/styles" Target="styles.xml"/><Relationship Id="rId145" Type="http://schemas.openxmlformats.org/officeDocument/2006/relationships/hyperlink" Target="https://doi.org/10.1073/pnas.1514043113"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www.nature.com/articles/s41467-020-20482-9" TargetMode="External"/><Relationship Id="rId73" Type="http://schemas.openxmlformats.org/officeDocument/2006/relationships/hyperlink" Target="https://www.sciencedirect.com/science/article/pii/S0301479715303935?via%3Dihub#bib10" TargetMode="External"/><Relationship Id="rId72" Type="http://schemas.openxmlformats.org/officeDocument/2006/relationships/hyperlink" Target="http://dx.doi.org/10.1016/S0022-1694(03)00267-1" TargetMode="External"/><Relationship Id="rId75" Type="http://schemas.openxmlformats.org/officeDocument/2006/relationships/hyperlink" Target="https://agupubs.onlinelibrary.wiley.com/doi/full/10.1002/2014JD022586" TargetMode="External"/><Relationship Id="rId74" Type="http://schemas.openxmlformats.org/officeDocument/2006/relationships/hyperlink" Target="https://iopscience.iop.org/article/10.1088/1748-9326/ac4c1d/meta" TargetMode="External"/><Relationship Id="rId77" Type="http://schemas.openxmlformats.org/officeDocument/2006/relationships/hyperlink" Target="https://paperpile.com/c/ovIUza/XlMK+2OlF+Ykxm" TargetMode="External"/><Relationship Id="rId76" Type="http://schemas.openxmlformats.org/officeDocument/2006/relationships/hyperlink" Target="https://www.nature.com/articles/s41586-022-05690-1" TargetMode="External"/><Relationship Id="rId79" Type="http://schemas.openxmlformats.org/officeDocument/2006/relationships/hyperlink" Target="https://paperpile.com/c/ovIUza/XlMK+2OlF+Ykxm" TargetMode="External"/><Relationship Id="rId78" Type="http://schemas.openxmlformats.org/officeDocument/2006/relationships/hyperlink" Target="https://paperpile.com/c/ovIUza/qpFq" TargetMode="External"/><Relationship Id="rId71" Type="http://schemas.openxmlformats.org/officeDocument/2006/relationships/hyperlink" Target="https://agupubs.onlinelibrary.wiley.com/doi/full/10.1002/2017GL076526"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iopscience.iop.org/article/10.1088/1748-9326/aad66c/meta" TargetMode="External"/><Relationship Id="rId138" Type="http://schemas.openxmlformats.org/officeDocument/2006/relationships/hyperlink" Target="https://doi.org/10.1002/2016RG000517" TargetMode="External"/><Relationship Id="rId137" Type="http://schemas.openxmlformats.org/officeDocument/2006/relationships/hyperlink" Target="https://doi.org/10.3389/fsoil.2022.883236"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paperpile.com/c/ovIUza/zrGk+iDoN+6fAo+yCO2" TargetMode="External"/><Relationship Id="rId136" Type="http://schemas.openxmlformats.org/officeDocument/2006/relationships/hyperlink" Target="https://doi.org/10.1111/j.1365-2486.2008.01813.x"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FoUS+HHQU+ZxJz+MUqe"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FoUS+HHQU+ZxJz+MUqe" TargetMode="External"/><Relationship Id="rId66" Type="http://schemas.openxmlformats.org/officeDocument/2006/relationships/hyperlink" Target="https://paperpile.com/c/ovIUza/FoUS+HHQU+ZxJz+MUqe" TargetMode="External"/><Relationship Id="rId172" Type="http://schemas.openxmlformats.org/officeDocument/2006/relationships/hyperlink" Target="mailto:pamela.collins@nasa.gov" TargetMode="External"/><Relationship Id="rId65" Type="http://schemas.openxmlformats.org/officeDocument/2006/relationships/hyperlink" Target="https://paperpile.com/c/ovIUza/FoUS+HHQU+ZxJz+MUqe" TargetMode="External"/><Relationship Id="rId171" Type="http://schemas.openxmlformats.org/officeDocument/2006/relationships/hyperlink" Target="https://uclouvain.be/en/research-institutes/eli" TargetMode="External"/><Relationship Id="rId68" Type="http://schemas.openxmlformats.org/officeDocument/2006/relationships/hyperlink" Target="https://paperpile.com/c/ovIUza/FoUS+HHQU+ZxJz+MUqe" TargetMode="External"/><Relationship Id="rId170" Type="http://schemas.openxmlformats.org/officeDocument/2006/relationships/hyperlink" Target="https://www.spun.earth/" TargetMode="External"/><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apps.ipcc.ch/glossary/"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apps.ipcc.ch/glossary/" TargetMode="External"/><Relationship Id="rId163" Type="http://schemas.openxmlformats.org/officeDocument/2006/relationships/hyperlink" Target="https://doi.org/10.1038/s41559-024-02356-1" TargetMode="External"/><Relationship Id="rId162" Type="http://schemas.openxmlformats.org/officeDocument/2006/relationships/hyperlink" Target="https://apps.ipcc.ch/glossary/" TargetMode="External"/><Relationship Id="rId169" Type="http://schemas.openxmlformats.org/officeDocument/2006/relationships/hyperlink" Target="https://www.met.psu.edu/" TargetMode="External"/><Relationship Id="rId168" Type="http://schemas.openxmlformats.org/officeDocument/2006/relationships/hyperlink" Target="https://www.gob.pe/unp" TargetMode="External"/><Relationship Id="rId167" Type="http://schemas.openxmlformats.org/officeDocument/2006/relationships/hyperlink" Target="https://clima.caltech.edu/" TargetMode="External"/><Relationship Id="rId166" Type="http://schemas.openxmlformats.org/officeDocument/2006/relationships/hyperlink" Target="https://alliancebioversityciat.org/" TargetMode="External"/><Relationship Id="rId51" Type="http://schemas.openxmlformats.org/officeDocument/2006/relationships/hyperlink" Target="https://paperpile.com/c/ovIUza/iirc+CruA" TargetMode="External"/><Relationship Id="rId50" Type="http://schemas.openxmlformats.org/officeDocument/2006/relationships/hyperlink" Target="https://paperpile.com/c/ovIUza/iirc+CruA"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MoNo" TargetMode="External"/><Relationship Id="rId161" Type="http://schemas.openxmlformats.org/officeDocument/2006/relationships/image" Target="media/image4.png"/><Relationship Id="rId54" Type="http://schemas.openxmlformats.org/officeDocument/2006/relationships/hyperlink" Target="https://paperpile.com/c/ovIUza/MoNo" TargetMode="External"/><Relationship Id="rId160" Type="http://schemas.openxmlformats.org/officeDocument/2006/relationships/hyperlink" Target="https://nasa.github.io/Transform-to-Open-Science/os101-modules/" TargetMode="External"/><Relationship Id="rId57" Type="http://schemas.openxmlformats.org/officeDocument/2006/relationships/hyperlink" Target="https://paperpile.com/c/ovIUza/Chrq+nNbr" TargetMode="External"/><Relationship Id="rId56" Type="http://schemas.openxmlformats.org/officeDocument/2006/relationships/hyperlink" Target="https://paperpile.com/c/ovIUza/MoNo" TargetMode="External"/><Relationship Id="rId159" Type="http://schemas.openxmlformats.org/officeDocument/2006/relationships/hyperlink" Target="https://www.earthdata.nasa.gov/esds/maap" TargetMode="External"/><Relationship Id="rId59" Type="http://schemas.openxmlformats.org/officeDocument/2006/relationships/hyperlink" Target="https://paperpile.com/c/ovIUza/Chrq+nNbr" TargetMode="External"/><Relationship Id="rId154" Type="http://schemas.openxmlformats.org/officeDocument/2006/relationships/hyperlink" Target="https://drive.google.com/drive/u/1/folders/1Gw5jlwLzT7Z_KHRGMwto6nnl4nSpxRIX" TargetMode="External"/><Relationship Id="rId58" Type="http://schemas.openxmlformats.org/officeDocument/2006/relationships/hyperlink" Target="https://paperpile.com/c/ovIUza/Chrq+nNbr" TargetMode="External"/><Relationship Id="rId153" Type="http://schemas.openxmlformats.org/officeDocument/2006/relationships/hyperlink" Target="https://drive.google.com/drive/u/1/folders/1Gw5jlwLzT7Z_KHRGMwto6nnl4nSpxRIX" TargetMode="External"/><Relationship Id="rId152" Type="http://schemas.openxmlformats.org/officeDocument/2006/relationships/image" Target="media/image1.png"/><Relationship Id="rId151" Type="http://schemas.openxmlformats.org/officeDocument/2006/relationships/hyperlink" Target="https://www.spun.earth/" TargetMode="External"/><Relationship Id="rId158" Type="http://schemas.openxmlformats.org/officeDocument/2006/relationships/hyperlink" Target="https://www.earthdata.nasa.gov/esds/veda" TargetMode="External"/><Relationship Id="rId157" Type="http://schemas.openxmlformats.org/officeDocument/2006/relationships/hyperlink" Target="https://kadi-project.eu/" TargetMode="External"/><Relationship Id="rId156" Type="http://schemas.openxmlformats.org/officeDocument/2006/relationships/hyperlink" Target="https://www.earthdata.nasa.gov/s3fs-public/2022-07/ESDS-RFC-042VERSION1.pdf" TargetMode="External"/><Relationship Id="rId155" Type="http://schemas.openxmlformats.org/officeDocument/2006/relationships/hyperlink" Target="https://www.earthdata.nasa.gov/esdis/esco/standards-and-practices/preservation-content-spe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