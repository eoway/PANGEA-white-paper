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D">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3">
      <w:pPr>
        <w:numPr>
          <w:ilvl w:val="0"/>
          <w:numId w:val="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6">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120" w:before="316.8" w:line="276" w:lineRule="auto"/>
        <w:ind w:left="0" w:right="0" w:firstLine="0"/>
        <w:rPr>
          <w:b w:val="1"/>
          <w:sz w:val="27.959999084472656"/>
          <w:szCs w:val="27.959999084472656"/>
        </w:rPr>
      </w:pPr>
      <w:commentRangeStart w:id="7"/>
      <w:commentRangeStart w:id="8"/>
      <w:commentRangeStart w:id="9"/>
      <w:r w:rsidDel="00000000" w:rsidR="00000000" w:rsidRPr="00000000">
        <w:rPr>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urgent need for PANGEA</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 Carbon Stocks and Fluxes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 Knowledge Gaps</w:t>
              <w:tab/>
              <w:t xml:space="preserve">38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 Knowledge Gaps</w:t>
              <w:tab/>
              <w:t xml:space="preserve">40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Prediction/Projection Knowledge Gaps</w:t>
              <w:tab/>
              <w:t xml:space="preserve">41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44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47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48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Studies, Experiments</w:t>
              <w:tab/>
              <w:t xml:space="preserve">48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48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&amp; Data Integration approach</w:t>
              <w:tab/>
              <w:t xml:space="preserve">48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52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Scaling Strategy</w:t>
              <w:tab/>
              <w:t xml:space="preserve">52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Modeling and data integration timeline</w:t>
              <w:tab/>
              <w:t xml:space="preserve">53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Candidate Study Sites / Regions</w:t>
              <w:tab/>
              <w:t xml:space="preserve">54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58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59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59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60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60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62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International and Other Agreements</w:t>
              <w:tab/>
              <w:t xml:space="preserve">64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Other section for govt agreements and MOUs?</w:t>
              <w:tab/>
              <w:t xml:space="preserve">65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NASA airborne campaign Indigenous agreements, permissions, and treaties (KEEP this section)</w:t>
              <w:tab/>
              <w:t xml:space="preserve">65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Community Engagement Strategy</w:t>
              <w:tab/>
              <w:t xml:space="preserve">65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PANGEA Partners</w:t>
              <w:tab/>
              <w:t xml:space="preserve">68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Cost Estimates</w:t>
              <w:tab/>
              <w:t xml:space="preserve">70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Co-funding</w:t>
              <w:tab/>
              <w:t xml:space="preserve">71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Open Science / Data Management and Sharing</w:t>
              <w:tab/>
              <w:t xml:space="preserve">72</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Timetable</w:t>
              <w:tab/>
              <w:t xml:space="preserve">75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Risk and Risk Mitigation / Risk Assessment</w:t>
              <w:tab/>
              <w:t xml:space="preserve">76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Substantive applications of PANGEA research outputs</w:t>
              <w:tab/>
              <w:t xml:space="preserve">77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w:t>
              <w:tab/>
              <w:t xml:space="preserve">77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77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77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78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79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81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88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88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88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89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90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90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91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91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91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91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92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93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2"/>
      <w:bookmarkEnd w:id="2"/>
      <w:r w:rsidDel="00000000" w:rsidR="00000000" w:rsidRPr="00000000">
        <w:rPr>
          <w:rtl w:val="0"/>
        </w:rPr>
        <w:t xml:space="preserve">1. </w:t>
      </w:r>
      <w:commentRangeStart w:id="10"/>
      <w:r w:rsidDel="00000000" w:rsidR="00000000" w:rsidRPr="00000000">
        <w:rPr>
          <w:rtl w:val="0"/>
        </w:rPr>
        <w:t xml:space="preserve">Introduction</w:t>
      </w:r>
      <w:commentRangeEnd w:id="10"/>
      <w:r w:rsidDel="00000000" w:rsidR="00000000" w:rsidRPr="00000000">
        <w:commentReference w:id="10"/>
      </w:r>
      <w:r w:rsidDel="00000000" w:rsidR="00000000" w:rsidRPr="00000000">
        <w:rPr>
          <w:rtl w:val="0"/>
        </w:rPr>
        <w:t xml:space="preserve"> and </w:t>
      </w:r>
      <w:commentRangeStart w:id="11"/>
      <w:r w:rsidDel="00000000" w:rsidR="00000000" w:rsidRPr="00000000">
        <w:rPr>
          <w:rtl w:val="0"/>
        </w:rPr>
        <w:t xml:space="preserve">Motivation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12"/>
      <w:r w:rsidDel="00000000" w:rsidR="00000000" w:rsidRPr="00000000">
        <w:rPr>
          <w:rtl w:val="0"/>
        </w:rPr>
        <w:t xml:space="preserve">Tropical forests regulate climate</w:t>
      </w:r>
      <w:commentRangeEnd w:id="12"/>
      <w:r w:rsidDel="00000000" w:rsidR="00000000" w:rsidRPr="00000000">
        <w:commentReference w:id="12"/>
      </w:r>
      <w:r w:rsidDel="00000000" w:rsidR="00000000" w:rsidRPr="00000000">
        <w:rPr>
          <w:rtl w:val="0"/>
        </w:rPr>
        <w:t xml:space="preserve"> locally, regionally, and globally and retain the greatest share of biodiversity of any terrestrial biome. Tropical forests also store vast amounts of carbon; moist tropical forests in particular comprise about 40% of global biomass (</w:t>
      </w:r>
      <w:commentRangeStart w:id="13"/>
      <w:r w:rsidDel="00000000" w:rsidR="00000000" w:rsidRPr="00000000">
        <w:rPr>
          <w:rtl w:val="0"/>
        </w:rPr>
        <w:t xml:space="preserve">Xu et al., 2021</w:t>
      </w:r>
      <w:commentRangeEnd w:id="13"/>
      <w:r w:rsidDel="00000000" w:rsidR="00000000" w:rsidRPr="00000000">
        <w:commentReference w:id="13"/>
      </w:r>
      <w:r w:rsidDel="00000000" w:rsidR="00000000" w:rsidRPr="00000000">
        <w:rPr>
          <w:rtl w:val="0"/>
        </w:rPr>
        <w:t xml:space="preserve">, </w:t>
      </w:r>
      <w:commentRangeStart w:id="14"/>
      <w:r w:rsidDel="00000000" w:rsidR="00000000" w:rsidRPr="00000000">
        <w:rPr>
          <w:rtl w:val="0"/>
        </w:rPr>
        <w:t xml:space="preserve">Pan et al. 2011</w:t>
      </w:r>
      <w:commentRangeEnd w:id="14"/>
      <w:r w:rsidDel="00000000" w:rsidR="00000000" w:rsidRPr="00000000">
        <w:commentReference w:id="14"/>
      </w:r>
      <w:r w:rsidDel="00000000" w:rsidR="00000000" w:rsidRPr="00000000">
        <w:rPr>
          <w:rtl w:val="0"/>
        </w:rPr>
        <w:t xml:space="preserve">) and provide the critical global service of removing carbon dioxide from the atmosphere rapidly. </w:t>
      </w:r>
      <w:commentRangeStart w:id="15"/>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hot equatorial regions will soon experience the highest known temperatures since the Eocene which, combined with land-use change, will lead to increasing atmospheric dryness and water stress (</w:t>
      </w:r>
      <w:commentRangeStart w:id="16"/>
      <w:r w:rsidDel="00000000" w:rsidR="00000000" w:rsidRPr="00000000">
        <w:rPr>
          <w:rtl w:val="0"/>
        </w:rPr>
        <w:t xml:space="preserve">Barkhordarian et al 2019</w:t>
      </w:r>
      <w:commentRangeEnd w:id="16"/>
      <w:r w:rsidDel="00000000" w:rsidR="00000000" w:rsidRPr="00000000">
        <w:commentReference w:id="16"/>
      </w:r>
      <w:r w:rsidDel="00000000" w:rsidR="00000000" w:rsidRPr="00000000">
        <w:rPr>
          <w:rtl w:val="0"/>
        </w:rPr>
        <w:t xml:space="preserve">). Tropical tree mortality rates are rising differentially across the tropics due to increases in drought duration and severity and storm intensity (</w:t>
      </w:r>
      <w:commentRangeStart w:id="17"/>
      <w:r w:rsidDel="00000000" w:rsidR="00000000" w:rsidRPr="00000000">
        <w:rPr>
          <w:rtl w:val="0"/>
        </w:rPr>
        <w:t xml:space="preserve">Allen et al 2010</w:t>
      </w:r>
      <w:commentRangeEnd w:id="17"/>
      <w:r w:rsidDel="00000000" w:rsidR="00000000" w:rsidRPr="00000000">
        <w:commentReference w:id="17"/>
      </w:r>
      <w:r w:rsidDel="00000000" w:rsidR="00000000" w:rsidRPr="00000000">
        <w:rPr>
          <w:rtl w:val="0"/>
        </w:rPr>
        <w:t xml:space="preserve">, </w:t>
      </w:r>
      <w:commentRangeStart w:id="18"/>
      <w:r w:rsidDel="00000000" w:rsidR="00000000" w:rsidRPr="00000000">
        <w:rPr>
          <w:rtl w:val="0"/>
        </w:rPr>
        <w:t xml:space="preserve">McDowell et al 2018</w:t>
      </w:r>
      <w:commentRangeEnd w:id="18"/>
      <w:r w:rsidDel="00000000" w:rsidR="00000000" w:rsidRPr="00000000">
        <w:commentReference w:id="18"/>
      </w:r>
      <w:r w:rsidDel="00000000" w:rsidR="00000000" w:rsidRPr="00000000">
        <w:rPr>
          <w:rtl w:val="0"/>
        </w:rPr>
        <w:t xml:space="preserve">, </w:t>
      </w:r>
      <w:commentRangeStart w:id="19"/>
      <w:commentRangeStart w:id="20"/>
      <w:r w:rsidDel="00000000" w:rsidR="00000000" w:rsidRPr="00000000">
        <w:rPr>
          <w:rtl w:val="0"/>
        </w:rPr>
        <w:t xml:space="preserve">Choat et al 2012</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21"/>
      <w:r w:rsidDel="00000000" w:rsidR="00000000" w:rsidRPr="00000000">
        <w:rPr>
          <w:rtl w:val="0"/>
        </w:rPr>
        <w:t xml:space="preserve">Doughty et al. 2023</w:t>
      </w:r>
      <w:commentRangeEnd w:id="21"/>
      <w:r w:rsidDel="00000000" w:rsidR="00000000" w:rsidRPr="00000000">
        <w:commentReference w:id="21"/>
      </w:r>
      <w:r w:rsidDel="00000000" w:rsidR="00000000" w:rsidRPr="00000000">
        <w:rPr>
          <w:rtl w:val="0"/>
        </w:rPr>
        <w:t xml:space="preserve">). Unprecedented rates of anthropogenic land-use change in recent decades (</w:t>
      </w:r>
      <w:commentRangeStart w:id="22"/>
      <w:r w:rsidDel="00000000" w:rsidR="00000000" w:rsidRPr="00000000">
        <w:rPr>
          <w:rtl w:val="0"/>
        </w:rPr>
        <w:t xml:space="preserve">DeFries et al 2004, Gibbs et al 2010a, Hosonuma et al 2012</w:t>
      </w:r>
      <w:commentRangeEnd w:id="22"/>
      <w:r w:rsidDel="00000000" w:rsidR="00000000" w:rsidRPr="00000000">
        <w:commentReference w:id="22"/>
      </w:r>
      <w:r w:rsidDel="00000000" w:rsidR="00000000" w:rsidRPr="00000000">
        <w:rPr>
          <w:rtl w:val="0"/>
        </w:rPr>
        <w:t xml:space="preserve">) have resulted in some tropical forests becoming net-sources of carbon to the atmosphere (</w:t>
      </w:r>
      <w:commentRangeStart w:id="23"/>
      <w:r w:rsidDel="00000000" w:rsidR="00000000" w:rsidRPr="00000000">
        <w:rPr>
          <w:rtl w:val="0"/>
        </w:rPr>
        <w:t xml:space="preserve">Gatti et al 2021</w:t>
      </w:r>
      <w:commentRangeEnd w:id="23"/>
      <w:r w:rsidDel="00000000" w:rsidR="00000000" w:rsidRPr="00000000">
        <w:commentReference w:id="23"/>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4"/>
      <w:r w:rsidDel="00000000" w:rsidR="00000000" w:rsidRPr="00000000">
        <w:rPr>
          <w:rtl w:val="0"/>
        </w:rPr>
        <w:t xml:space="preserve">Brando et al. 2020</w:t>
      </w:r>
      <w:commentRangeEnd w:id="24"/>
      <w:r w:rsidDel="00000000" w:rsidR="00000000" w:rsidRPr="00000000">
        <w:commentReference w:id="24"/>
      </w:r>
      <w:r w:rsidDel="00000000" w:rsidR="00000000" w:rsidRPr="00000000">
        <w:rPr>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Even as young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laden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5"/>
      <w:r w:rsidDel="00000000" w:rsidR="00000000" w:rsidRPr="00000000">
        <w:rPr>
          <w:rtl w:val="0"/>
        </w:rPr>
        <w:t xml:space="preserve">Sjögersten et al., 2014</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Peng et al., 2022</w:t>
      </w:r>
      <w:commentRangeEnd w:id="26"/>
      <w:r w:rsidDel="00000000" w:rsidR="00000000" w:rsidRPr="00000000">
        <w:commentReference w:id="2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7"/>
      <w:r w:rsidDel="00000000" w:rsidR="00000000" w:rsidRPr="00000000">
        <w:rPr>
          <w:rtl w:val="0"/>
        </w:rPr>
        <w:t xml:space="preserve">GHG</w:t>
      </w:r>
      <w:commentRangeEnd w:id="27"/>
      <w:r w:rsidDel="00000000" w:rsidR="00000000" w:rsidRPr="00000000">
        <w:commentReference w:id="27"/>
      </w:r>
      <w:r w:rsidDel="00000000" w:rsidR="00000000" w:rsidRPr="00000000">
        <w:rPr>
          <w:rtl w:val="0"/>
        </w:rPr>
        <w:t xml:space="preserve">) (</w:t>
      </w:r>
      <w:commentRangeStart w:id="28"/>
      <w:r w:rsidDel="00000000" w:rsidR="00000000" w:rsidRPr="00000000">
        <w:rPr>
          <w:rtl w:val="0"/>
        </w:rPr>
        <w:t xml:space="preserve">Turner et al., 2019</w:t>
      </w:r>
      <w:commentRangeEnd w:id="28"/>
      <w:r w:rsidDel="00000000" w:rsidR="00000000" w:rsidRPr="00000000">
        <w:commentReference w:id="28"/>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0"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9"/>
      <w:r w:rsidDel="00000000" w:rsidR="00000000" w:rsidRPr="00000000">
        <w:rPr>
          <w:rtl w:val="0"/>
        </w:rPr>
        <w:t xml:space="preserve">Masson-Delmotte et al., 2021</w:t>
      </w:r>
      <w:commentRangeEnd w:id="29"/>
      <w:r w:rsidDel="00000000" w:rsidR="00000000" w:rsidRPr="00000000">
        <w:commentReference w:id="29"/>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30"/>
      <w:r w:rsidDel="00000000" w:rsidR="00000000" w:rsidRPr="00000000">
        <w:rPr>
          <w:rtl w:val="0"/>
        </w:rPr>
        <w:t xml:space="preserve">Saunois et al., 2020</w:t>
      </w:r>
      <w:commentRangeEnd w:id="30"/>
      <w:r w:rsidDel="00000000" w:rsidR="00000000" w:rsidRPr="00000000">
        <w:commentReference w:id="30"/>
      </w:r>
      <w:r w:rsidDel="00000000" w:rsidR="00000000" w:rsidRPr="00000000">
        <w:rPr>
          <w:rtl w:val="0"/>
        </w:rPr>
        <w:t xml:space="preserve">; </w:t>
      </w:r>
      <w:commentRangeStart w:id="31"/>
      <w:r w:rsidDel="00000000" w:rsidR="00000000" w:rsidRPr="00000000">
        <w:rPr>
          <w:rtl w:val="0"/>
        </w:rPr>
        <w:t xml:space="preserve">Peng et al., 2022</w:t>
      </w:r>
      <w:commentRangeEnd w:id="31"/>
      <w:r w:rsidDel="00000000" w:rsidR="00000000" w:rsidRPr="00000000">
        <w:commentReference w:id="31"/>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32"/>
      <w:r w:rsidDel="00000000" w:rsidR="00000000" w:rsidRPr="00000000">
        <w:rPr>
          <w:rtl w:val="0"/>
        </w:rPr>
        <w:t xml:space="preserve">Saunois et al., 2020</w:t>
      </w:r>
      <w:commentRangeEnd w:id="32"/>
      <w:r w:rsidDel="00000000" w:rsidR="00000000" w:rsidRPr="00000000">
        <w:commentReference w:id="32"/>
      </w:r>
      <w:r w:rsidDel="00000000" w:rsidR="00000000" w:rsidRPr="00000000">
        <w:rPr>
          <w:rtl w:val="0"/>
        </w:rPr>
        <w:t xml:space="preserve">, </w:t>
      </w:r>
      <w:commentRangeStart w:id="33"/>
      <w:r w:rsidDel="00000000" w:rsidR="00000000" w:rsidRPr="00000000">
        <w:rPr>
          <w:rtl w:val="0"/>
        </w:rPr>
        <w:t xml:space="preserve">2024</w:t>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34"/>
      <w:r w:rsidDel="00000000" w:rsidR="00000000" w:rsidRPr="00000000">
        <w:rPr>
          <w:rtl w:val="0"/>
        </w:rPr>
        <w:t xml:space="preserve">Salati et al. 1979</w:t>
      </w:r>
      <w:commentRangeEnd w:id="34"/>
      <w:r w:rsidDel="00000000" w:rsidR="00000000" w:rsidRPr="00000000">
        <w:commentReference w:id="34"/>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5"/>
      <w:r w:rsidDel="00000000" w:rsidR="00000000" w:rsidRPr="00000000">
        <w:rPr>
          <w:rtl w:val="0"/>
        </w:rPr>
        <w:t xml:space="preserve">Sampaio et al. 2007</w:t>
      </w:r>
      <w:commentRangeEnd w:id="35"/>
      <w:r w:rsidDel="00000000" w:rsidR="00000000" w:rsidRPr="00000000">
        <w:commentReference w:id="35"/>
      </w:r>
      <w:r w:rsidDel="00000000" w:rsidR="00000000" w:rsidRPr="00000000">
        <w:rPr>
          <w:rtl w:val="0"/>
        </w:rPr>
        <w:t xml:space="preserve">; </w:t>
      </w:r>
      <w:commentRangeStart w:id="36"/>
      <w:r w:rsidDel="00000000" w:rsidR="00000000" w:rsidRPr="00000000">
        <w:rPr>
          <w:rtl w:val="0"/>
        </w:rPr>
        <w:t xml:space="preserve">Longo et al. 2020</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Zemp et al., 2017</w:t>
      </w:r>
      <w:commentRangeEnd w:id="37"/>
      <w:r w:rsidDel="00000000" w:rsidR="00000000" w:rsidRPr="00000000">
        <w:commentReference w:id="37"/>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8"/>
      <w:r w:rsidDel="00000000" w:rsidR="00000000" w:rsidRPr="00000000">
        <w:rPr>
          <w:rtl w:val="0"/>
        </w:rPr>
        <w:t xml:space="preserve">tipping point</w:t>
      </w:r>
      <w:commentRangeEnd w:id="38"/>
      <w:r w:rsidDel="00000000" w:rsidR="00000000" w:rsidRPr="00000000">
        <w:commentReference w:id="38"/>
      </w:r>
      <w:r w:rsidDel="00000000" w:rsidR="00000000" w:rsidRPr="00000000">
        <w:rPr>
          <w:rtl w:val="0"/>
        </w:rPr>
        <w:t xml:space="preserve">” (</w:t>
      </w:r>
      <w:commentRangeStart w:id="39"/>
      <w:r w:rsidDel="00000000" w:rsidR="00000000" w:rsidRPr="00000000">
        <w:rPr>
          <w:rtl w:val="0"/>
        </w:rPr>
        <w:t xml:space="preserve">Xu et al., 2022</w:t>
      </w:r>
      <w:commentRangeEnd w:id="39"/>
      <w:r w:rsidDel="00000000" w:rsidR="00000000" w:rsidRPr="00000000">
        <w:commentReference w:id="39"/>
      </w:r>
      <w:r w:rsidDel="00000000" w:rsidR="00000000" w:rsidRPr="00000000">
        <w:rPr>
          <w:rtl w:val="0"/>
        </w:rPr>
        <w:t xml:space="preserve">,Lovejoy and Nobre 2018).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Current research has exposed our lack of knowledge regarding how differences in the diversity of tropical forests’ </w:t>
      </w:r>
      <w:commentRangeStart w:id="40"/>
      <w:r w:rsidDel="00000000" w:rsidR="00000000" w:rsidRPr="00000000">
        <w:rPr>
          <w:rtl w:val="0"/>
        </w:rPr>
        <w:t xml:space="preserve">species composition, structure, and functional traits across continents control responses to climate change and other anthropogenic changes</w:t>
      </w:r>
      <w:commentRangeEnd w:id="40"/>
      <w:r w:rsidDel="00000000" w:rsidR="00000000" w:rsidRPr="00000000">
        <w:commentReference w:id="40"/>
      </w:r>
      <w:r w:rsidDel="00000000" w:rsidR="00000000" w:rsidRPr="00000000">
        <w:rPr>
          <w:rtl w:val="0"/>
        </w:rPr>
        <w:t xml:space="preserve">. Differences in the evolutionary history of tropical ecosystems across continents directly affects their vulnerability and resilience, i.e., the ability to withstand and recover from changes is directly linked to the conditions under which these systems evolved. This knowledge gap is greater in the</w:t>
      </w:r>
      <w:ins w:author="Michael Keller" w:id="1" w:date="2024-09-03T16:48:14Z">
        <w:r w:rsidDel="00000000" w:rsidR="00000000" w:rsidRPr="00000000">
          <w:rPr>
            <w:rtl w:val="0"/>
          </w:rPr>
          <w:t xml:space="preserve"> humid</w:t>
        </w:r>
      </w:ins>
      <w:r w:rsidDel="00000000" w:rsidR="00000000" w:rsidRPr="00000000">
        <w:rPr>
          <w:rtl w:val="0"/>
        </w:rPr>
        <w:t xml:space="preserve"> tropics than in other biomes (e.g., </w:t>
      </w:r>
      <w:commentRangeStart w:id="41"/>
      <w:r w:rsidDel="00000000" w:rsidR="00000000" w:rsidRPr="00000000">
        <w:rPr>
          <w:rtl w:val="0"/>
        </w:rPr>
        <w:t xml:space="preserve">dryland</w:t>
      </w:r>
      <w:commentRangeEnd w:id="41"/>
      <w:r w:rsidDel="00000000" w:rsidR="00000000" w:rsidRPr="00000000">
        <w:commentReference w:id="41"/>
      </w:r>
      <w:r w:rsidDel="00000000" w:rsidR="00000000" w:rsidRPr="00000000">
        <w:rPr>
          <w:rtl w:val="0"/>
        </w:rPr>
        <w:t xml:space="preserve">, boreal or temperate </w:t>
      </w:r>
      <w:ins w:author="Michael Keller" w:id="2" w:date="2024-09-03T16:48:33Z">
        <w:commentRangeStart w:id="42"/>
        <w:r w:rsidDel="00000000" w:rsidR="00000000" w:rsidRPr="00000000">
          <w:rPr>
            <w:rtl w:val="0"/>
          </w:rPr>
          <w:t xml:space="preserve">forest </w:t>
        </w:r>
      </w:ins>
      <w:commentRangeEnd w:id="42"/>
      <w:r w:rsidDel="00000000" w:rsidR="00000000" w:rsidRPr="00000000">
        <w:commentReference w:id="42"/>
      </w:r>
      <w:r w:rsidDel="00000000" w:rsidR="00000000" w:rsidRPr="00000000">
        <w:rPr>
          <w:rtl w:val="0"/>
        </w:rPr>
        <w:t xml:space="preserve">ecosystems).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different mechanisms that indicate differences in the stability of the carbon sink and will require regionally specific management to mitigate.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t xml:space="preserve">Results from partitioning the sources of CO</w:t>
      </w:r>
      <w:r w:rsidDel="00000000" w:rsidR="00000000" w:rsidRPr="00000000">
        <w:rPr>
          <w:vertAlign w:val="subscript"/>
          <w:rtl w:val="0"/>
        </w:rPr>
        <w:t xml:space="preserve">2</w:t>
      </w:r>
      <w:r w:rsidDel="00000000" w:rsidR="00000000" w:rsidRPr="00000000">
        <w:rPr>
          <w:rtl w:val="0"/>
        </w:rPr>
        <w:t xml:space="preserve"> concentrations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3"/>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4"/>
      <w:commentRangeStart w:id="45"/>
      <w:r w:rsidDel="00000000" w:rsidR="00000000" w:rsidRPr="00000000">
        <w:rPr>
          <w:rtl w:val="0"/>
        </w:rPr>
        <w:t xml:space="preserve">Arora et al. 2020</w:t>
      </w:r>
      <w:commentRangeEnd w:id="44"/>
      <w:r w:rsidDel="00000000" w:rsidR="00000000" w:rsidRPr="00000000">
        <w:commentReference w:id="44"/>
      </w:r>
      <w:r w:rsidDel="00000000" w:rsidR="00000000" w:rsidRPr="00000000">
        <w:rPr>
          <w:rtl w:val="0"/>
        </w:rPr>
        <w:t xml:space="preserve">; </w:t>
      </w:r>
      <w:commentRangeStart w:id="46"/>
      <w:commentRangeStart w:id="47"/>
      <w:commentRangeStart w:id="48"/>
      <w:r w:rsidDel="00000000" w:rsidR="00000000" w:rsidRPr="00000000">
        <w:rPr>
          <w:rtl w:val="0"/>
        </w:rPr>
        <w:t xml:space="preserve">Friedlingstein et al </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2014; </w:t>
      </w:r>
      <w:commentRangeStart w:id="49"/>
      <w:commentRangeStart w:id="50"/>
      <w:r w:rsidDel="00000000" w:rsidR="00000000" w:rsidRPr="00000000">
        <w:rPr>
          <w:rtl w:val="0"/>
        </w:rPr>
        <w:t xml:space="preserve">Friedlingstein et al 20</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06</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51"/>
      <w:r w:rsidDel="00000000" w:rsidR="00000000" w:rsidRPr="00000000">
        <w:rPr>
          <w:rtl w:val="0"/>
        </w:rPr>
        <w:t xml:space="preserve">Cavaleri et al 2015</w:t>
      </w:r>
      <w:commentRangeEnd w:id="51"/>
      <w:r w:rsidDel="00000000" w:rsidR="00000000" w:rsidRPr="00000000">
        <w:commentReference w:id="51"/>
      </w:r>
      <w:r w:rsidDel="00000000" w:rsidR="00000000" w:rsidRPr="00000000">
        <w:rPr>
          <w:rtl w:val="0"/>
        </w:rPr>
        <w:t xml:space="preserve">). </w:t>
      </w:r>
      <w:commentRangeStart w:id="52"/>
      <w:commentRangeStart w:id="53"/>
      <w:r w:rsidDel="00000000" w:rsidR="00000000" w:rsidRPr="00000000">
        <w:rPr>
          <w:rtl w:val="0"/>
        </w:rPr>
        <w:t xml:space="preserve">[</w:t>
      </w:r>
      <w:r w:rsidDel="00000000" w:rsidR="00000000" w:rsidRPr="00000000">
        <w:rPr>
          <w:i w:val="1"/>
          <w:rtl w:val="0"/>
        </w:rPr>
        <w:t xml:space="preserve">more here - reference </w:t>
      </w:r>
      <w:commentRangeStart w:id="54"/>
      <w:commentRangeStart w:id="55"/>
      <w:r w:rsidDel="00000000" w:rsidR="00000000" w:rsidRPr="00000000">
        <w:rPr>
          <w:i w:val="1"/>
          <w:rtl w:val="0"/>
        </w:rPr>
        <w:t xml:space="preserve">Friedlingstein et al 202</w:t>
      </w:r>
      <w:commentRangeEnd w:id="54"/>
      <w:r w:rsidDel="00000000" w:rsidR="00000000" w:rsidRPr="00000000">
        <w:commentReference w:id="54"/>
      </w:r>
      <w:commentRangeEnd w:id="55"/>
      <w:r w:rsidDel="00000000" w:rsidR="00000000" w:rsidRPr="00000000">
        <w:commentReference w:id="55"/>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6"/>
      <w:r w:rsidDel="00000000" w:rsidR="00000000" w:rsidRPr="00000000">
        <w:rPr>
          <w:i w:val="1"/>
          <w:rtl w:val="0"/>
        </w:rPr>
        <w:t xml:space="preserve">Braghiere et al., 2021</w:t>
      </w:r>
      <w:commentRangeEnd w:id="56"/>
      <w:r w:rsidDel="00000000" w:rsidR="00000000" w:rsidRPr="00000000">
        <w:commentReference w:id="56"/>
      </w:r>
      <w:r w:rsidDel="00000000" w:rsidR="00000000" w:rsidRPr="00000000">
        <w:rPr>
          <w:i w:val="1"/>
          <w:rtl w:val="0"/>
        </w:rPr>
        <w:t xml:space="preserve">), have a more detailed radiative transfer model, spectrally resolved (</w:t>
      </w:r>
      <w:commentRangeStart w:id="57"/>
      <w:r w:rsidDel="00000000" w:rsidR="00000000" w:rsidRPr="00000000">
        <w:rPr>
          <w:i w:val="1"/>
          <w:rtl w:val="0"/>
        </w:rPr>
        <w:t xml:space="preserve">Braghiere et al. 2023</w:t>
      </w:r>
      <w:commentRangeEnd w:id="57"/>
      <w:r w:rsidDel="00000000" w:rsidR="00000000" w:rsidRPr="00000000">
        <w:commentReference w:id="57"/>
      </w:r>
      <w:r w:rsidDel="00000000" w:rsidR="00000000" w:rsidRPr="00000000">
        <w:rPr>
          <w:i w:val="1"/>
          <w:rtl w:val="0"/>
        </w:rPr>
        <w:t xml:space="preserve">), directly linking traits to spectral/physiological forest properties, etc. As well as models that learn directly from data such as CARDAMOM (</w:t>
      </w:r>
      <w:commentRangeStart w:id="58"/>
      <w:r w:rsidDel="00000000" w:rsidR="00000000" w:rsidRPr="00000000">
        <w:rPr>
          <w:i w:val="1"/>
          <w:rtl w:val="0"/>
        </w:rPr>
        <w:t xml:space="preserve">Bloom et al. 2016</w:t>
      </w:r>
      <w:commentRangeEnd w:id="58"/>
      <w:r w:rsidDel="00000000" w:rsidR="00000000" w:rsidRPr="00000000">
        <w:commentReference w:id="58"/>
      </w:r>
      <w:r w:rsidDel="00000000" w:rsidR="00000000" w:rsidRPr="00000000">
        <w:rPr>
          <w:i w:val="1"/>
          <w:rtl w:val="0"/>
        </w:rPr>
        <w:t xml:space="preserve">), AI (</w:t>
      </w:r>
      <w:commentRangeStart w:id="59"/>
      <w:r w:rsidDel="00000000" w:rsidR="00000000" w:rsidRPr="00000000">
        <w:rPr>
          <w:i w:val="1"/>
          <w:rtl w:val="0"/>
        </w:rPr>
        <w:t xml:space="preserve">Massoud et al. 2023</w:t>
      </w:r>
      <w:commentRangeEnd w:id="59"/>
      <w:r w:rsidDel="00000000" w:rsidR="00000000" w:rsidRPr="00000000">
        <w:commentReference w:id="59"/>
      </w:r>
      <w:r w:rsidDel="00000000" w:rsidR="00000000" w:rsidRPr="00000000">
        <w:rPr>
          <w:i w:val="1"/>
          <w:rtl w:val="0"/>
        </w:rPr>
        <w:t xml:space="preserve">) and Pierre Gentine’s papers</w:t>
      </w:r>
      <w:r w:rsidDel="00000000" w:rsidR="00000000" w:rsidRPr="00000000">
        <w:rPr>
          <w:rtl w:val="0"/>
        </w:rPr>
        <w:t xml:space="preserve">]</w:t>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br w:type="textWrapping"/>
        <w:t xml:space="preserve">Traditionally, ESMs represent forest canopies in simple and aggregated ways and </w:t>
      </w:r>
      <w:commentRangeStart w:id="60"/>
      <w:r w:rsidDel="00000000" w:rsidR="00000000" w:rsidRPr="00000000">
        <w:rPr>
          <w:rtl w:val="0"/>
        </w:rPr>
        <w:t xml:space="preserve">thus fail to capture how disturbance history affects biomass accumulation and ecosystem stability</w:t>
      </w:r>
      <w:commentRangeEnd w:id="60"/>
      <w:r w:rsidDel="00000000" w:rsidR="00000000" w:rsidRPr="00000000">
        <w:commentReference w:id="60"/>
      </w:r>
      <w:r w:rsidDel="00000000" w:rsidR="00000000" w:rsidRPr="00000000">
        <w:rPr>
          <w:rtl w:val="0"/>
        </w:rPr>
        <w:t xml:space="preserve"> (</w:t>
      </w:r>
      <w:commentRangeStart w:id="61"/>
      <w:r w:rsidDel="00000000" w:rsidR="00000000" w:rsidRPr="00000000">
        <w:rPr>
          <w:rtl w:val="0"/>
        </w:rPr>
        <w:t xml:space="preserve">Levine et al. 2016</w:t>
      </w:r>
      <w:commentRangeEnd w:id="61"/>
      <w:r w:rsidDel="00000000" w:rsidR="00000000" w:rsidRPr="00000000">
        <w:commentReference w:id="61"/>
      </w:r>
      <w:r w:rsidDel="00000000" w:rsidR="00000000" w:rsidRPr="00000000">
        <w:rPr>
          <w:rtl w:val="0"/>
        </w:rPr>
        <w:t xml:space="preserve">; </w:t>
      </w:r>
      <w:commentRangeStart w:id="62"/>
      <w:r w:rsidDel="00000000" w:rsidR="00000000" w:rsidRPr="00000000">
        <w:rPr>
          <w:rtl w:val="0"/>
        </w:rPr>
        <w:t xml:space="preserve">Yang et al. 2023</w:t>
      </w:r>
      <w:commentRangeEnd w:id="62"/>
      <w:r w:rsidDel="00000000" w:rsidR="00000000" w:rsidRPr="00000000">
        <w:commentReference w:id="62"/>
      </w:r>
      <w:r w:rsidDel="00000000" w:rsidR="00000000" w:rsidRPr="00000000">
        <w:rPr>
          <w:rtl w:val="0"/>
        </w:rPr>
        <w:t xml:space="preserve">). The need for representing ecological processes of diverse ecosystems is becoming increasingly recognized by the modeling community (</w:t>
      </w:r>
      <w:commentRangeStart w:id="63"/>
      <w:r w:rsidDel="00000000" w:rsidR="00000000" w:rsidRPr="00000000">
        <w:rPr>
          <w:rtl w:val="0"/>
        </w:rPr>
        <w:t xml:space="preserve">Bonan et al. 2024</w:t>
      </w:r>
      <w:commentRangeEnd w:id="63"/>
      <w:r w:rsidDel="00000000" w:rsidR="00000000" w:rsidRPr="00000000">
        <w:commentReference w:id="63"/>
      </w:r>
      <w:r w:rsidDel="00000000" w:rsidR="00000000" w:rsidRPr="00000000">
        <w:rPr>
          <w:rtl w:val="0"/>
        </w:rPr>
        <w:t xml:space="preserve">). Newer generations of terrestrial biosphere models—vegetation demography models (</w:t>
      </w:r>
      <w:commentRangeStart w:id="64"/>
      <w:r w:rsidDel="00000000" w:rsidR="00000000" w:rsidRPr="00000000">
        <w:rPr>
          <w:rtl w:val="0"/>
        </w:rPr>
        <w:t xml:space="preserve">Fisher et al. 2018</w:t>
      </w:r>
      <w:commentRangeEnd w:id="64"/>
      <w:r w:rsidDel="00000000" w:rsidR="00000000" w:rsidRPr="00000000">
        <w:commentReference w:id="64"/>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65"/>
      <w:r w:rsidDel="00000000" w:rsidR="00000000" w:rsidRPr="00000000">
        <w:rPr>
          <w:rtl w:val="0"/>
        </w:rPr>
        <w:t xml:space="preserve">Longo et al. 2019</w:t>
      </w:r>
      <w:commentRangeEnd w:id="65"/>
      <w:r w:rsidDel="00000000" w:rsidR="00000000" w:rsidRPr="00000000">
        <w:commentReference w:id="65"/>
      </w:r>
      <w:r w:rsidDel="00000000" w:rsidR="00000000" w:rsidRPr="00000000">
        <w:rPr>
          <w:rtl w:val="0"/>
        </w:rPr>
        <w:t xml:space="preserve">; </w:t>
      </w:r>
      <w:commentRangeStart w:id="66"/>
      <w:r w:rsidDel="00000000" w:rsidR="00000000" w:rsidRPr="00000000">
        <w:rPr>
          <w:rtl w:val="0"/>
        </w:rPr>
        <w:t xml:space="preserve">Koven et al. 2020</w:t>
      </w:r>
      <w:commentRangeEnd w:id="66"/>
      <w:r w:rsidDel="00000000" w:rsidR="00000000" w:rsidRPr="00000000">
        <w:commentReference w:id="66"/>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7"/>
      <w:r w:rsidDel="00000000" w:rsidR="00000000" w:rsidRPr="00000000">
        <w:rPr>
          <w:rtl w:val="0"/>
        </w:rPr>
        <w:t xml:space="preserve">Marvin et al. 2014</w:t>
      </w:r>
      <w:commentRangeEnd w:id="67"/>
      <w:r w:rsidDel="00000000" w:rsidR="00000000" w:rsidRPr="00000000">
        <w:commentReference w:id="67"/>
      </w:r>
      <w:r w:rsidDel="00000000" w:rsidR="00000000" w:rsidRPr="00000000">
        <w:rPr>
          <w:rtl w:val="0"/>
        </w:rPr>
        <w:t xml:space="preserve">). Second, existing model benchmarking systems, such as the International Land Model Benchmarking (ILAMB; </w:t>
      </w:r>
      <w:commentRangeStart w:id="68"/>
      <w:r w:rsidDel="00000000" w:rsidR="00000000" w:rsidRPr="00000000">
        <w:rPr>
          <w:rtl w:val="0"/>
        </w:rPr>
        <w:t xml:space="preserve">Collier et al. 2018</w:t>
      </w:r>
      <w:commentRangeEnd w:id="68"/>
      <w:r w:rsidDel="00000000" w:rsidR="00000000" w:rsidRPr="00000000">
        <w:commentReference w:id="68"/>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69"/>
      <w:r w:rsidDel="00000000" w:rsidR="00000000" w:rsidRPr="00000000">
        <w:rPr>
          <w:rtl w:val="0"/>
        </w:rPr>
        <w:t xml:space="preserve">Schimel et al. 2019</w:t>
      </w:r>
      <w:commentRangeEnd w:id="69"/>
      <w:r w:rsidDel="00000000" w:rsidR="00000000" w:rsidRPr="00000000">
        <w:commentReference w:id="69"/>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70"/>
      <w:r w:rsidDel="00000000" w:rsidR="00000000" w:rsidRPr="00000000">
        <w:rPr>
          <w:rtl w:val="0"/>
        </w:rPr>
        <w:t xml:space="preserve">(Baldocchi et al 2022, Schimel et al. 2015)</w:t>
      </w:r>
      <w:commentRangeEnd w:id="70"/>
      <w:r w:rsidDel="00000000" w:rsidR="00000000" w:rsidRPr="00000000">
        <w:commentReference w:id="70"/>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i w:val="1"/>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critical timing of PANGEA - many efforts trying to ameliorate this with respect to XYZ, but still critical need to fill knowledge, data, and methods gaps - PANGEA will fill these gaps while coordianting with and reinforcing existing activities and preparing the next generation to continue leading this work into the future</w:t>
      </w:r>
      <w:r w:rsidDel="00000000" w:rsidR="00000000" w:rsidRPr="00000000">
        <w:rPr>
          <w:i w:val="1"/>
          <w:highlight w:val="white"/>
          <w:rtl w:val="0"/>
        </w:rPr>
        <w:t xml:space="preserve">] </w:t>
      </w:r>
      <w:r w:rsidDel="00000000" w:rsidR="00000000" w:rsidRPr="00000000">
        <w:rPr>
          <w:i w:val="1"/>
          <w:highlight w:val="white"/>
          <w:rtl w:val="0"/>
        </w:rPr>
        <w:t xml:space="preserve">A</w:t>
      </w:r>
      <w:r w:rsidDel="00000000" w:rsidR="00000000" w:rsidRPr="00000000">
        <w:rPr>
          <w:i w:val="1"/>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9">
      <w:pPr>
        <w:numPr>
          <w:ilvl w:val="0"/>
          <w:numId w:val="46"/>
        </w:numPr>
        <w:spacing w:after="0" w:afterAutospacing="0"/>
        <w:ind w:left="720" w:hanging="360"/>
        <w:rPr>
          <w:i w:val="1"/>
        </w:rPr>
      </w:pPr>
      <w:r w:rsidDel="00000000" w:rsidR="00000000" w:rsidRPr="00000000">
        <w:rPr>
          <w:i w:val="1"/>
          <w:rtl w:val="0"/>
        </w:rPr>
        <w:t xml:space="preserve">equitable science and not extractive science</w:t>
      </w:r>
    </w:p>
    <w:p w:rsidR="00000000" w:rsidDel="00000000" w:rsidP="00000000" w:rsidRDefault="00000000" w:rsidRPr="00000000" w14:paraId="000000AA">
      <w:pPr>
        <w:numPr>
          <w:ilvl w:val="0"/>
          <w:numId w:val="46"/>
        </w:numPr>
        <w:spacing w:after="0" w:afterAutospacing="0" w:before="0" w:beforeAutospacing="0" w:lineRule="auto"/>
        <w:ind w:left="720" w:hanging="360"/>
        <w:rPr>
          <w:i w:val="1"/>
        </w:rPr>
      </w:pPr>
      <w:r w:rsidDel="00000000" w:rsidR="00000000" w:rsidRPr="00000000">
        <w:rPr>
          <w:b w:val="1"/>
          <w:i w:val="1"/>
          <w:rtl w:val="0"/>
        </w:rPr>
        <w:t xml:space="preserve">Urgency/Timeliness </w:t>
      </w:r>
      <w:r w:rsidDel="00000000" w:rsidR="00000000" w:rsidRPr="00000000">
        <w:rPr>
          <w:i w:val="1"/>
          <w:rtl w:val="0"/>
        </w:rPr>
        <w:t xml:space="preserve">- need to do this now - why this should be the next campaign; why we can’t wait another 5-10 years </w:t>
      </w:r>
    </w:p>
    <w:p w:rsidR="00000000" w:rsidDel="00000000" w:rsidP="00000000" w:rsidRDefault="00000000" w:rsidRPr="00000000" w14:paraId="000000AB">
      <w:pPr>
        <w:numPr>
          <w:ilvl w:val="1"/>
          <w:numId w:val="46"/>
        </w:numPr>
        <w:spacing w:after="0" w:afterAutospacing="0" w:before="0" w:beforeAutospacing="0" w:lineRule="auto"/>
        <w:ind w:left="1440" w:hanging="360"/>
        <w:rPr>
          <w:i w:val="1"/>
        </w:rPr>
      </w:pPr>
      <w:r w:rsidDel="00000000" w:rsidR="00000000" w:rsidRPr="00000000">
        <w:rPr>
          <w:i w:val="1"/>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C">
      <w:pPr>
        <w:numPr>
          <w:ilvl w:val="0"/>
          <w:numId w:val="46"/>
        </w:numPr>
        <w:spacing w:after="0" w:afterAutospacing="0" w:before="0" w:beforeAutospacing="0" w:lineRule="auto"/>
        <w:ind w:left="720" w:hanging="360"/>
        <w:rPr>
          <w:i w:val="1"/>
        </w:rPr>
      </w:pPr>
      <w:r w:rsidDel="00000000" w:rsidR="00000000" w:rsidRPr="00000000">
        <w:rPr>
          <w:b w:val="1"/>
          <w:i w:val="1"/>
          <w:rtl w:val="0"/>
        </w:rPr>
        <w:t xml:space="preserve">Societal need </w:t>
      </w:r>
      <w:r w:rsidDel="00000000" w:rsidR="00000000" w:rsidRPr="00000000">
        <w:rPr>
          <w:i w:val="1"/>
          <w:rtl w:val="0"/>
        </w:rPr>
        <w:t xml:space="preserve">- lots of people depend on those forests</w:t>
      </w:r>
    </w:p>
    <w:p w:rsidR="00000000" w:rsidDel="00000000" w:rsidP="00000000" w:rsidRDefault="00000000" w:rsidRPr="00000000" w14:paraId="000000AD">
      <w:pPr>
        <w:numPr>
          <w:ilvl w:val="1"/>
          <w:numId w:val="46"/>
        </w:numPr>
        <w:spacing w:after="0" w:afterAutospacing="0" w:before="0" w:beforeAutospacing="0" w:lineRule="auto"/>
        <w:ind w:left="1440" w:hanging="360"/>
        <w:rPr>
          <w:i w:val="1"/>
        </w:rPr>
      </w:pPr>
      <w:r w:rsidDel="00000000" w:rsidR="00000000" w:rsidRPr="00000000">
        <w:rPr>
          <w:i w:val="1"/>
          <w:rtl w:val="0"/>
        </w:rPr>
        <w:t xml:space="preserve">local, regionally, or globally </w:t>
      </w:r>
    </w:p>
    <w:p w:rsidR="00000000" w:rsidDel="00000000" w:rsidP="00000000" w:rsidRDefault="00000000" w:rsidRPr="00000000" w14:paraId="000000AE">
      <w:pPr>
        <w:numPr>
          <w:ilvl w:val="0"/>
          <w:numId w:val="46"/>
        </w:numPr>
        <w:ind w:left="720" w:hanging="360"/>
        <w:rPr>
          <w:i w:val="1"/>
        </w:rPr>
      </w:pPr>
      <w:r w:rsidDel="00000000" w:rsidR="00000000" w:rsidRPr="00000000">
        <w:rPr>
          <w:i w:val="1"/>
          <w:rtl w:val="0"/>
        </w:rPr>
        <w:t xml:space="preserve">state that this is feasible and necessary</w:t>
        <w:tab/>
      </w:r>
    </w:p>
    <w:p w:rsidR="00000000" w:rsidDel="00000000" w:rsidP="00000000" w:rsidRDefault="00000000" w:rsidRPr="00000000" w14:paraId="000000AF">
      <w:pPr>
        <w:numPr>
          <w:ilvl w:val="1"/>
          <w:numId w:val="46"/>
        </w:numPr>
        <w:ind w:left="1440" w:hanging="360"/>
        <w:rPr>
          <w:i w:val="1"/>
        </w:rPr>
      </w:pPr>
      <w:r w:rsidDel="00000000" w:rsidR="00000000" w:rsidRPr="00000000">
        <w:rPr>
          <w:i w:val="1"/>
          <w:rtl w:val="0"/>
        </w:rPr>
        <w:t xml:space="preserve">the lack of cal-val data in the tropics, XXX</w:t>
      </w:r>
    </w:p>
    <w:p w:rsidR="00000000" w:rsidDel="00000000" w:rsidP="00000000" w:rsidRDefault="00000000" w:rsidRPr="00000000" w14:paraId="000000B0">
      <w:pPr>
        <w:numPr>
          <w:ilvl w:val="1"/>
          <w:numId w:val="46"/>
        </w:numPr>
        <w:spacing w:after="0" w:afterAutospacing="0"/>
        <w:ind w:left="1440" w:hanging="360"/>
        <w:rPr>
          <w:i w:val="1"/>
        </w:rPr>
      </w:pPr>
      <w:r w:rsidDel="00000000" w:rsidR="00000000" w:rsidRPr="00000000">
        <w:rPr>
          <w:i w:val="1"/>
          <w:rtl w:val="0"/>
        </w:rPr>
        <w:t xml:space="preserve">we HAVE to do this to understand XYZ</w:t>
      </w:r>
    </w:p>
    <w:p w:rsidR="00000000" w:rsidDel="00000000" w:rsidP="00000000" w:rsidRDefault="00000000" w:rsidRPr="00000000" w14:paraId="000000B1">
      <w:pPr>
        <w:numPr>
          <w:ilvl w:val="1"/>
          <w:numId w:val="46"/>
        </w:numPr>
        <w:spacing w:after="0" w:afterAutospacing="0" w:before="0" w:beforeAutospacing="0" w:lineRule="auto"/>
        <w:ind w:left="1440" w:hanging="360"/>
        <w:rPr>
          <w:i w:val="1"/>
        </w:rPr>
      </w:pPr>
      <w:r w:rsidDel="00000000" w:rsidR="00000000" w:rsidRPr="00000000">
        <w:rPr>
          <w:i w:val="1"/>
          <w:rtl w:val="0"/>
        </w:rPr>
        <w:t xml:space="preserve">we need this global context that we can only get from remote sensing</w:t>
      </w:r>
    </w:p>
    <w:p w:rsidR="00000000" w:rsidDel="00000000" w:rsidP="00000000" w:rsidRDefault="00000000" w:rsidRPr="00000000" w14:paraId="000000B2">
      <w:pPr>
        <w:numPr>
          <w:ilvl w:val="0"/>
          <w:numId w:val="46"/>
        </w:numPr>
        <w:spacing w:after="0" w:afterAutospacing="0" w:before="0" w:beforeAutospacing="0" w:lineRule="auto"/>
        <w:ind w:left="720" w:hanging="360"/>
        <w:rPr>
          <w:i w:val="1"/>
        </w:rPr>
      </w:pPr>
      <w:r w:rsidDel="00000000" w:rsidR="00000000" w:rsidRPr="00000000">
        <w:rPr>
          <w:i w:val="1"/>
          <w:rtl w:val="0"/>
        </w:rPr>
        <w:t xml:space="preserve">we learned from LBA that by adding new components and integrating / interdisciplinarity results in the pie growing for everybody</w:t>
      </w:r>
    </w:p>
    <w:p w:rsidR="00000000" w:rsidDel="00000000" w:rsidP="00000000" w:rsidRDefault="00000000" w:rsidRPr="00000000" w14:paraId="000000B3">
      <w:pPr>
        <w:numPr>
          <w:ilvl w:val="0"/>
          <w:numId w:val="46"/>
        </w:numPr>
        <w:spacing w:after="0" w:afterAutospacing="0" w:before="0" w:beforeAutospacing="0" w:lineRule="auto"/>
        <w:ind w:left="720" w:hanging="360"/>
        <w:rPr>
          <w:i w:val="1"/>
        </w:rPr>
      </w:pPr>
      <w:r w:rsidDel="00000000" w:rsidR="00000000" w:rsidRPr="00000000">
        <w:rPr>
          <w:b w:val="1"/>
          <w:i w:val="1"/>
          <w:rtl w:val="0"/>
        </w:rPr>
        <w:t xml:space="preserve">Embed within Earth Science to Action Strategy </w:t>
      </w:r>
    </w:p>
    <w:p w:rsidR="00000000" w:rsidDel="00000000" w:rsidP="00000000" w:rsidRDefault="00000000" w:rsidRPr="00000000" w14:paraId="000000B4">
      <w:pPr>
        <w:numPr>
          <w:ilvl w:val="1"/>
          <w:numId w:val="46"/>
        </w:numPr>
        <w:spacing w:after="0" w:afterAutospacing="0" w:before="0" w:beforeAutospacing="0" w:lineRule="auto"/>
        <w:ind w:left="1440" w:hanging="360"/>
        <w:rPr>
          <w:i w:val="1"/>
        </w:rPr>
      </w:pPr>
      <w:r w:rsidDel="00000000" w:rsidR="00000000" w:rsidRPr="00000000">
        <w:rPr>
          <w:i w:val="1"/>
          <w:rtl w:val="0"/>
        </w:rPr>
        <w:t xml:space="preserve">PANGEA is an opportunity to integrate!!!</w:t>
      </w:r>
      <w:r w:rsidDel="00000000" w:rsidR="00000000" w:rsidRPr="00000000">
        <w:rPr>
          <w:rtl w:val="0"/>
        </w:rPr>
      </w:r>
    </w:p>
    <w:p w:rsidR="00000000" w:rsidDel="00000000" w:rsidP="00000000" w:rsidRDefault="00000000" w:rsidRPr="00000000" w14:paraId="000000B5">
      <w:pPr>
        <w:numPr>
          <w:ilvl w:val="1"/>
          <w:numId w:val="46"/>
        </w:numPr>
        <w:spacing w:after="0" w:afterAutospacing="0" w:before="0" w:beforeAutospacing="0" w:lineRule="auto"/>
        <w:ind w:left="1440" w:hanging="360"/>
        <w:rPr>
          <w:i w:val="1"/>
        </w:rPr>
      </w:pPr>
      <w:r w:rsidDel="00000000" w:rsidR="00000000" w:rsidRPr="00000000">
        <w:rPr>
          <w:i w:val="1"/>
          <w:rtl w:val="0"/>
        </w:rPr>
        <w:t xml:space="preserve">CC&amp;E umbrella logical place to start</w:t>
      </w:r>
    </w:p>
    <w:p w:rsidR="00000000" w:rsidDel="00000000" w:rsidP="00000000" w:rsidRDefault="00000000" w:rsidRPr="00000000" w14:paraId="000000B6">
      <w:pPr>
        <w:numPr>
          <w:ilvl w:val="1"/>
          <w:numId w:val="46"/>
        </w:numPr>
        <w:spacing w:after="0" w:afterAutospacing="0" w:before="0" w:beforeAutospacing="0" w:lineRule="auto"/>
        <w:ind w:left="1440" w:hanging="360"/>
        <w:rPr>
          <w:i w:val="1"/>
        </w:rPr>
      </w:pPr>
      <w:r w:rsidDel="00000000" w:rsidR="00000000" w:rsidRPr="00000000">
        <w:rPr>
          <w:i w:val="1"/>
          <w:rtl w:val="0"/>
        </w:rPr>
        <w:t xml:space="preserve">but emphasize integration beyond CC&amp;E</w:t>
      </w:r>
    </w:p>
    <w:p w:rsidR="00000000" w:rsidDel="00000000" w:rsidP="00000000" w:rsidRDefault="00000000" w:rsidRPr="00000000" w14:paraId="000000B7">
      <w:pPr>
        <w:numPr>
          <w:ilvl w:val="1"/>
          <w:numId w:val="46"/>
        </w:numPr>
        <w:spacing w:after="240" w:before="0" w:beforeAutospacing="0" w:lineRule="auto"/>
        <w:ind w:left="1440" w:hanging="360"/>
        <w:rPr>
          <w:i w:val="1"/>
        </w:rPr>
      </w:pPr>
      <w:r w:rsidDel="00000000" w:rsidR="00000000" w:rsidRPr="00000000">
        <w:rPr>
          <w:i w:val="1"/>
          <w:rtl w:val="0"/>
        </w:rPr>
        <w:t xml:space="preserve">integrate across R&amp;A and Applied</w:t>
      </w:r>
    </w:p>
    <w:p w:rsidR="00000000" w:rsidDel="00000000" w:rsidP="00000000" w:rsidRDefault="00000000" w:rsidRPr="00000000" w14:paraId="000000B8">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9">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A">
      <w:pPr>
        <w:spacing w:after="160" w:before="240" w:line="276" w:lineRule="auto"/>
        <w:rPr>
          <w:b w:val="1"/>
        </w:rPr>
      </w:pPr>
      <w:r w:rsidDel="00000000" w:rsidR="00000000" w:rsidRPr="00000000">
        <w:rPr>
          <w:rtl w:val="0"/>
        </w:rPr>
        <w:t xml:space="preserve">Over the past century, the tropical forest carbon flux has represented a global sink of atmospheric carbon. As a result of climate change, land-use change, and biodiversity loss, this carbon balance is now often reversing to become a source of carbon emissions. However, this reversal does not appear uniform, with tropical forest landscapes differing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by answering: </w:t>
      </w:r>
      <w:r w:rsidDel="00000000" w:rsidR="00000000" w:rsidRPr="00000000">
        <w:rPr>
          <w:b w:val="1"/>
          <w:rtl w:val="0"/>
        </w:rPr>
        <w:t xml:space="preserve">How are changing tropical forest landscapes driving carbon cycle and climate perturbations across the globe?</w:t>
      </w:r>
    </w:p>
    <w:p w:rsidR="00000000" w:rsidDel="00000000" w:rsidP="00000000" w:rsidRDefault="00000000" w:rsidRPr="00000000" w14:paraId="000000BB">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C">
      <w:pPr>
        <w:spacing w:line="276" w:lineRule="auto"/>
        <w:rPr>
          <w:sz w:val="14"/>
          <w:szCs w:val="14"/>
        </w:rPr>
      </w:pPr>
      <w:r w:rsidDel="00000000" w:rsidR="00000000" w:rsidRPr="00000000">
        <w:rPr>
          <w:rtl w:val="0"/>
        </w:rPr>
      </w:r>
    </w:p>
    <w:p w:rsidR="00000000" w:rsidDel="00000000" w:rsidP="00000000" w:rsidRDefault="00000000" w:rsidRPr="00000000" w14:paraId="000000BD">
      <w:pPr>
        <w:numPr>
          <w:ilvl w:val="0"/>
          <w:numId w:val="12"/>
        </w:numPr>
        <w:spacing w:line="276" w:lineRule="auto"/>
        <w:ind w:left="720" w:hanging="360"/>
        <w:rPr>
          <w:highlight w:val="white"/>
        </w:rPr>
      </w:pPr>
      <w:r w:rsidDel="00000000" w:rsidR="00000000" w:rsidRPr="00000000">
        <w:rPr>
          <w:highlight w:val="white"/>
          <w:rtl w:val="0"/>
        </w:rPr>
        <w:t xml:space="preserve">What are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5-30 years) within and between tropical forests, and how are those changes reshaping landscape states, dynamics, and feedbacks?</w:t>
      </w:r>
      <w:r w:rsidDel="00000000" w:rsidR="00000000" w:rsidRPr="00000000">
        <w:rPr>
          <w:rtl w:val="0"/>
        </w:rPr>
      </w:r>
    </w:p>
    <w:p w:rsidR="00000000" w:rsidDel="00000000" w:rsidP="00000000" w:rsidRDefault="00000000" w:rsidRPr="00000000" w14:paraId="000000BE">
      <w:pPr>
        <w:numPr>
          <w:ilvl w:val="0"/>
          <w:numId w:val="12"/>
        </w:numPr>
        <w:spacing w:line="276"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and resilience of tropical forest socio-ecological systems to carbon cycle perturbations in the Anthropocene?</w:t>
      </w:r>
    </w:p>
    <w:p w:rsidR="00000000" w:rsidDel="00000000" w:rsidP="00000000" w:rsidRDefault="00000000" w:rsidRPr="00000000" w14:paraId="000000BF">
      <w:pPr>
        <w:numPr>
          <w:ilvl w:val="0"/>
          <w:numId w:val="12"/>
        </w:numPr>
        <w:spacing w:line="276" w:lineRule="auto"/>
        <w:ind w:left="720" w:hanging="360"/>
        <w:rPr>
          <w:highlight w:val="white"/>
        </w:rPr>
      </w:pPr>
      <w:r w:rsidDel="00000000" w:rsidR="00000000" w:rsidRPr="00000000">
        <w:rPr>
          <w:highlight w:val="white"/>
          <w:rtl w:val="0"/>
        </w:rPr>
        <w:t xml:space="preserve">How will </w:t>
      </w:r>
      <w:r w:rsidDel="00000000" w:rsidR="00000000" w:rsidRPr="00000000">
        <w:rPr>
          <w:b w:val="1"/>
          <w:highlight w:val="white"/>
          <w:rtl w:val="0"/>
        </w:rPr>
        <w:t xml:space="preserve">projected </w:t>
      </w:r>
      <w:r w:rsidDel="00000000" w:rsidR="00000000" w:rsidRPr="00000000">
        <w:rPr>
          <w:highlight w:val="white"/>
          <w:rtl w:val="0"/>
        </w:rPr>
        <w:t xml:space="preserve">tropical forest changes influence positive and negative feedbacks to local, regional, and global social-ecological systems?</w:t>
      </w:r>
      <w:r w:rsidDel="00000000" w:rsidR="00000000" w:rsidRPr="00000000">
        <w:rPr>
          <w:rtl w:val="0"/>
        </w:rPr>
      </w:r>
    </w:p>
    <w:p w:rsidR="00000000" w:rsidDel="00000000" w:rsidP="00000000" w:rsidRDefault="00000000" w:rsidRPr="00000000" w14:paraId="000000C0">
      <w:pPr>
        <w:spacing w:line="276" w:lineRule="auto"/>
        <w:ind w:left="0" w:firstLine="0"/>
        <w:rPr>
          <w:b w:val="1"/>
        </w:rPr>
      </w:pPr>
      <w:r w:rsidDel="00000000" w:rsidR="00000000" w:rsidRPr="00000000">
        <w:rPr>
          <w:rtl w:val="0"/>
        </w:rPr>
      </w:r>
    </w:p>
    <w:p w:rsidR="00000000" w:rsidDel="00000000" w:rsidP="00000000" w:rsidRDefault="00000000" w:rsidRPr="00000000" w14:paraId="000000C1">
      <w:pPr>
        <w:spacing w:line="276" w:lineRule="auto"/>
        <w:ind w:left="0" w:firstLine="0"/>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C2">
      <w:pPr>
        <w:spacing w:line="276" w:lineRule="auto"/>
        <w:ind w:left="720" w:firstLine="0"/>
        <w:rPr>
          <w:b w:val="1"/>
        </w:rPr>
      </w:pPr>
      <w:r w:rsidDel="00000000" w:rsidR="00000000" w:rsidRPr="00000000">
        <w:rPr>
          <w:rtl w:val="0"/>
        </w:rPr>
      </w:r>
    </w:p>
    <w:p w:rsidR="00000000" w:rsidDel="00000000" w:rsidP="00000000" w:rsidRDefault="00000000" w:rsidRPr="00000000" w14:paraId="000000C3">
      <w:pPr>
        <w:numPr>
          <w:ilvl w:val="0"/>
          <w:numId w:val="88"/>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4">
      <w:pPr>
        <w:numPr>
          <w:ilvl w:val="0"/>
          <w:numId w:val="88"/>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5">
      <w:pPr>
        <w:numPr>
          <w:ilvl w:val="0"/>
          <w:numId w:val="88"/>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b w:val="1"/>
          <w:color w:val="ff0000"/>
        </w:rPr>
      </w:pPr>
      <w:commentRangeStart w:id="71"/>
      <w:r w:rsidDel="00000000" w:rsidR="00000000" w:rsidRPr="00000000">
        <w:rPr>
          <w:rtl w:val="0"/>
        </w:rPr>
        <w:t xml:space="preserve">PANGEA</w:t>
      </w:r>
      <w:commentRangeEnd w:id="71"/>
      <w:r w:rsidDel="00000000" w:rsidR="00000000" w:rsidRPr="00000000">
        <w:commentReference w:id="71"/>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8">
      <w:pPr>
        <w:spacing w:line="276" w:lineRule="auto"/>
        <w:rPr>
          <w:b w:val="1"/>
          <w:color w:val="ff0000"/>
        </w:rPr>
      </w:pPr>
      <w:r w:rsidDel="00000000" w:rsidR="00000000" w:rsidRPr="00000000">
        <w:rPr>
          <w:rtl w:val="0"/>
        </w:rPr>
      </w:r>
    </w:p>
    <w:p w:rsidR="00000000" w:rsidDel="00000000" w:rsidP="00000000" w:rsidRDefault="00000000" w:rsidRPr="00000000" w14:paraId="000000C9">
      <w:pPr>
        <w:numPr>
          <w:ilvl w:val="0"/>
          <w:numId w:val="55"/>
        </w:numPr>
        <w:spacing w:line="276" w:lineRule="auto"/>
        <w:ind w:left="720" w:hanging="360"/>
        <w:rPr>
          <w:u w:val="none"/>
        </w:rPr>
      </w:pPr>
      <w:r w:rsidDel="00000000" w:rsidR="00000000" w:rsidRPr="00000000">
        <w:rPr>
          <w:b w:val="1"/>
          <w:rtl w:val="0"/>
        </w:rPr>
        <w:t xml:space="preserve">Biogeochemcial Cycles / Carbon Stocks &amp; Fluxes </w:t>
      </w:r>
      <w:r w:rsidDel="00000000" w:rsidR="00000000" w:rsidRPr="00000000">
        <w:rPr>
          <w:rtl w:val="0"/>
        </w:rPr>
        <w:t xml:space="preserve">…</w:t>
      </w:r>
    </w:p>
    <w:p w:rsidR="00000000" w:rsidDel="00000000" w:rsidP="00000000" w:rsidRDefault="00000000" w:rsidRPr="00000000" w14:paraId="000000CA">
      <w:pPr>
        <w:numPr>
          <w:ilvl w:val="0"/>
          <w:numId w:val="55"/>
        </w:numPr>
        <w:spacing w:line="276" w:lineRule="auto"/>
        <w:ind w:left="720" w:hanging="360"/>
        <w:rPr>
          <w:u w:val="none"/>
        </w:rPr>
      </w:pPr>
      <w:r w:rsidDel="00000000" w:rsidR="00000000" w:rsidRPr="00000000">
        <w:rPr>
          <w:b w:val="1"/>
          <w:rtl w:val="0"/>
        </w:rPr>
        <w:t xml:space="preserve">Biodiversity </w:t>
      </w:r>
      <w:r w:rsidDel="00000000" w:rsidR="00000000" w:rsidRPr="00000000">
        <w:rPr>
          <w:rtl w:val="0"/>
        </w:rPr>
        <w:t xml:space="preserve">…</w:t>
      </w:r>
    </w:p>
    <w:p w:rsidR="00000000" w:rsidDel="00000000" w:rsidP="00000000" w:rsidRDefault="00000000" w:rsidRPr="00000000" w14:paraId="000000CB">
      <w:pPr>
        <w:numPr>
          <w:ilvl w:val="0"/>
          <w:numId w:val="55"/>
        </w:numPr>
        <w:spacing w:line="276" w:lineRule="auto"/>
        <w:ind w:left="720" w:hanging="360"/>
        <w:rPr>
          <w:u w:val="none"/>
        </w:rPr>
      </w:pPr>
      <w:r w:rsidDel="00000000" w:rsidR="00000000" w:rsidRPr="00000000">
        <w:rPr>
          <w:b w:val="1"/>
          <w:rtl w:val="0"/>
        </w:rPr>
        <w:t xml:space="preserve">Climate Interactions and Feedbacks </w:t>
      </w:r>
      <w:r w:rsidDel="00000000" w:rsidR="00000000" w:rsidRPr="00000000">
        <w:rPr>
          <w:rtl w:val="0"/>
        </w:rPr>
        <w:t xml:space="preserve">…</w:t>
      </w:r>
    </w:p>
    <w:p w:rsidR="00000000" w:rsidDel="00000000" w:rsidP="00000000" w:rsidRDefault="00000000" w:rsidRPr="00000000" w14:paraId="000000CC">
      <w:pPr>
        <w:numPr>
          <w:ilvl w:val="0"/>
          <w:numId w:val="55"/>
        </w:numPr>
        <w:spacing w:line="276" w:lineRule="auto"/>
        <w:ind w:left="720" w:hanging="360"/>
        <w:rPr>
          <w:u w:val="none"/>
        </w:rPr>
      </w:pPr>
      <w:r w:rsidDel="00000000" w:rsidR="00000000" w:rsidRPr="00000000">
        <w:rPr>
          <w:b w:val="1"/>
          <w:rtl w:val="0"/>
        </w:rPr>
        <w:t xml:space="preserve">Social-Ecological Systems </w:t>
      </w:r>
      <w:r w:rsidDel="00000000" w:rsidR="00000000" w:rsidRPr="00000000">
        <w:rPr>
          <w:rtl w:val="0"/>
        </w:rPr>
        <w:t xml:space="preserve">are the </w:t>
      </w:r>
      <w:r w:rsidDel="00000000" w:rsidR="00000000" w:rsidRPr="00000000">
        <w:rPr>
          <w:rtl w:val="0"/>
        </w:rPr>
        <w:t xml:space="preserve">interactions and feedbacks between social and ecological systems, including the impacts of human activities on the Earth system and interactions from which co-benefits for nature and societies arise across scales, such as food, water, energy and livelihood security, biodiversity conservation, retention of organic matter and nutrients, and resilience of tropical systems.</w:t>
      </w:r>
      <w:r w:rsidDel="00000000" w:rsidR="00000000" w:rsidRPr="00000000">
        <w:rPr>
          <w:rtl w:val="0"/>
        </w:rPr>
      </w:r>
    </w:p>
    <w:p w:rsidR="00000000" w:rsidDel="00000000" w:rsidP="00000000" w:rsidRDefault="00000000" w:rsidRPr="00000000" w14:paraId="000000CD">
      <w:pPr>
        <w:numPr>
          <w:ilvl w:val="0"/>
          <w:numId w:val="55"/>
        </w:numPr>
        <w:spacing w:line="276" w:lineRule="auto"/>
        <w:ind w:left="720" w:hanging="360"/>
        <w:rPr>
          <w:u w:val="none"/>
        </w:rPr>
      </w:pPr>
      <w:r w:rsidDel="00000000" w:rsidR="00000000" w:rsidRPr="00000000">
        <w:rPr>
          <w:b w:val="1"/>
          <w:rtl w:val="0"/>
        </w:rPr>
        <w:t xml:space="preserve">Disturbance Dynamics </w:t>
      </w:r>
      <w:r w:rsidDel="00000000" w:rsidR="00000000" w:rsidRPr="00000000">
        <w:rPr>
          <w:rtl w:val="0"/>
        </w:rPr>
        <w:t xml:space="preserve">…</w:t>
      </w:r>
    </w:p>
    <w:p w:rsidR="00000000" w:rsidDel="00000000" w:rsidP="00000000" w:rsidRDefault="00000000" w:rsidRPr="00000000" w14:paraId="000000CE">
      <w:pPr>
        <w:pStyle w:val="Heading3"/>
        <w:rPr/>
      </w:pPr>
      <w:bookmarkStart w:colFirst="0" w:colLast="0" w:name="_521zhe1ijge9" w:id="4"/>
      <w:bookmarkEnd w:id="4"/>
      <w:r w:rsidDel="00000000" w:rsidR="00000000" w:rsidRPr="00000000">
        <w:rPr>
          <w:rtl w:val="0"/>
        </w:rPr>
        <w:t xml:space="preserve">1.2 </w:t>
      </w:r>
      <w:commentRangeStart w:id="72"/>
      <w:r w:rsidDel="00000000" w:rsidR="00000000" w:rsidRPr="00000000">
        <w:rPr>
          <w:rtl w:val="0"/>
        </w:rPr>
        <w:t xml:space="preserve">Role of Remote Sensing Observations</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CF">
      <w:pPr>
        <w:spacing w:after="240" w:before="240" w:lineRule="auto"/>
        <w:rPr>
          <w:i w:val="1"/>
        </w:rPr>
      </w:pPr>
      <w:commentRangeStart w:id="73"/>
      <w:r w:rsidDel="00000000" w:rsidR="00000000" w:rsidRPr="00000000">
        <w:rPr>
          <w:rFonts w:ascii="Arial Unicode MS" w:cs="Arial Unicode MS" w:eastAsia="Arial Unicode MS" w:hAnsi="Arial Unicode MS"/>
          <w:i w:val="1"/>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D0">
      <w:pPr>
        <w:numPr>
          <w:ilvl w:val="0"/>
          <w:numId w:val="74"/>
        </w:numPr>
        <w:spacing w:after="0" w:afterAutospacing="0" w:before="240" w:lineRule="auto"/>
        <w:ind w:left="720" w:hanging="360"/>
        <w:rPr>
          <w:i w:val="1"/>
        </w:rPr>
      </w:pPr>
      <w:r w:rsidDel="00000000" w:rsidR="00000000" w:rsidRPr="00000000">
        <w:rPr>
          <w:i w:val="1"/>
          <w:rtl w:val="0"/>
        </w:rPr>
        <w:t xml:space="preserve">Data-rich and model-rich moment</w:t>
      </w:r>
    </w:p>
    <w:p w:rsidR="00000000" w:rsidDel="00000000" w:rsidP="00000000" w:rsidRDefault="00000000" w:rsidRPr="00000000" w14:paraId="000000D1">
      <w:pPr>
        <w:numPr>
          <w:ilvl w:val="0"/>
          <w:numId w:val="74"/>
        </w:numPr>
        <w:spacing w:after="0" w:afterAutospacing="0" w:before="0" w:beforeAutospacing="0" w:lineRule="auto"/>
        <w:ind w:left="720" w:hanging="360"/>
        <w:rPr>
          <w:i w:val="1"/>
        </w:rPr>
      </w:pPr>
      <w:r w:rsidDel="00000000" w:rsidR="00000000" w:rsidRPr="00000000">
        <w:rPr>
          <w:i w:val="1"/>
          <w:rtl w:val="0"/>
        </w:rPr>
        <w:t xml:space="preserve">We now have remote sensing capabilities that allow for more direct measurement of diversity (structural, functional, maybe taxonomic)</w:t>
      </w:r>
    </w:p>
    <w:p w:rsidR="00000000" w:rsidDel="00000000" w:rsidP="00000000" w:rsidRDefault="00000000" w:rsidRPr="00000000" w14:paraId="000000D2">
      <w:pPr>
        <w:numPr>
          <w:ilvl w:val="0"/>
          <w:numId w:val="74"/>
        </w:numPr>
        <w:spacing w:after="0" w:afterAutospacing="0" w:before="0" w:beforeAutospacing="0" w:lineRule="auto"/>
        <w:ind w:left="720" w:hanging="360"/>
        <w:rPr>
          <w:i w:val="1"/>
        </w:rPr>
      </w:pPr>
      <w:r w:rsidDel="00000000" w:rsidR="00000000" w:rsidRPr="00000000">
        <w:rPr>
          <w:i w:val="1"/>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D3">
      <w:pPr>
        <w:numPr>
          <w:ilvl w:val="0"/>
          <w:numId w:val="74"/>
        </w:numPr>
        <w:spacing w:after="0" w:afterAutospacing="0" w:before="0" w:beforeAutospacing="0" w:lineRule="auto"/>
        <w:ind w:left="720" w:hanging="360"/>
        <w:rPr>
          <w:i w:val="1"/>
        </w:rPr>
      </w:pPr>
      <w:r w:rsidDel="00000000" w:rsidR="00000000" w:rsidRPr="00000000">
        <w:rPr>
          <w:i w:val="1"/>
          <w:rtl w:val="0"/>
        </w:rPr>
        <w:t xml:space="preserve">Also cloud computing / computational resources</w:t>
      </w:r>
    </w:p>
    <w:p w:rsidR="00000000" w:rsidDel="00000000" w:rsidP="00000000" w:rsidRDefault="00000000" w:rsidRPr="00000000" w14:paraId="000000D4">
      <w:pPr>
        <w:numPr>
          <w:ilvl w:val="0"/>
          <w:numId w:val="74"/>
        </w:numPr>
        <w:spacing w:after="0" w:afterAutospacing="0" w:before="0" w:beforeAutospacing="0" w:lineRule="auto"/>
        <w:ind w:left="720" w:hanging="360"/>
        <w:rPr>
          <w:i w:val="1"/>
        </w:rPr>
      </w:pPr>
      <w:r w:rsidDel="00000000" w:rsidR="00000000" w:rsidRPr="00000000">
        <w:rPr>
          <w:i w:val="1"/>
          <w:rtl w:val="0"/>
        </w:rPr>
        <w:t xml:space="preserve">But we can’t use those satellite data effectively without coordinated cal/val measurements</w:t>
      </w:r>
    </w:p>
    <w:p w:rsidR="00000000" w:rsidDel="00000000" w:rsidP="00000000" w:rsidRDefault="00000000" w:rsidRPr="00000000" w14:paraId="000000D5">
      <w:pPr>
        <w:numPr>
          <w:ilvl w:val="0"/>
          <w:numId w:val="74"/>
        </w:numPr>
        <w:spacing w:after="0" w:afterAutospacing="0" w:before="0" w:beforeAutospacing="0" w:lineRule="auto"/>
        <w:ind w:left="720" w:hanging="360"/>
        <w:rPr>
          <w:i w:val="1"/>
        </w:rPr>
      </w:pPr>
      <w:r w:rsidDel="00000000" w:rsidR="00000000" w:rsidRPr="00000000">
        <w:rPr>
          <w:i w:val="1"/>
          <w:rtl w:val="0"/>
        </w:rPr>
        <w:t xml:space="preserve">Cut and paste from ROSES solicitation, and reviewer comments, and slide that emphasizes things from solicitation</w:t>
      </w:r>
    </w:p>
    <w:p w:rsidR="00000000" w:rsidDel="00000000" w:rsidP="00000000" w:rsidRDefault="00000000" w:rsidRPr="00000000" w14:paraId="000000D6">
      <w:pPr>
        <w:numPr>
          <w:ilvl w:val="0"/>
          <w:numId w:val="74"/>
        </w:numPr>
        <w:spacing w:after="240" w:before="0" w:beforeAutospacing="0" w:lineRule="auto"/>
        <w:ind w:left="720" w:hanging="360"/>
        <w:rPr>
          <w:i w:val="1"/>
        </w:rPr>
      </w:pPr>
      <w:r w:rsidDel="00000000" w:rsidR="00000000" w:rsidRPr="00000000">
        <w:rPr>
          <w:i w:val="1"/>
          <w:rtl w:val="0"/>
        </w:rPr>
        <w:t xml:space="preserve">Tropical forests have a major role on global climate and teleconnections with non-tropical climate</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Notes from breakout:</w:t>
      </w:r>
    </w:p>
    <w:p w:rsidR="00000000" w:rsidDel="00000000" w:rsidP="00000000" w:rsidRDefault="00000000" w:rsidRPr="00000000" w14:paraId="000000D8">
      <w:pPr>
        <w:numPr>
          <w:ilvl w:val="0"/>
          <w:numId w:val="23"/>
        </w:numPr>
        <w:ind w:left="720" w:hanging="360"/>
        <w:rPr>
          <w:u w:val="none"/>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D9">
      <w:pPr>
        <w:numPr>
          <w:ilvl w:val="0"/>
          <w:numId w:val="23"/>
        </w:numPr>
        <w:ind w:left="720" w:hanging="360"/>
        <w:rPr>
          <w:u w:val="none"/>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DA">
      <w:pPr>
        <w:numPr>
          <w:ilvl w:val="0"/>
          <w:numId w:val="23"/>
        </w:numPr>
        <w:ind w:left="720" w:hanging="360"/>
        <w:rPr>
          <w:u w:val="none"/>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DB">
      <w:pPr>
        <w:numPr>
          <w:ilvl w:val="0"/>
          <w:numId w:val="23"/>
        </w:numPr>
        <w:ind w:left="720" w:hanging="360"/>
        <w:rPr>
          <w:u w:val="none"/>
        </w:rPr>
      </w:pPr>
      <w:r w:rsidDel="00000000" w:rsidR="00000000" w:rsidRPr="00000000">
        <w:rPr>
          <w:rtl w:val="0"/>
        </w:rPr>
        <w:t xml:space="preserve">Use models to select sites</w:t>
      </w:r>
    </w:p>
    <w:p w:rsidR="00000000" w:rsidDel="00000000" w:rsidP="00000000" w:rsidRDefault="00000000" w:rsidRPr="00000000" w14:paraId="000000DC">
      <w:pPr>
        <w:numPr>
          <w:ilvl w:val="0"/>
          <w:numId w:val="23"/>
        </w:numPr>
        <w:ind w:left="720" w:hanging="360"/>
        <w:rPr>
          <w:u w:val="none"/>
        </w:rPr>
      </w:pPr>
      <w:r w:rsidDel="00000000" w:rsidR="00000000" w:rsidRPr="00000000">
        <w:rPr>
          <w:rtl w:val="0"/>
        </w:rPr>
        <w:t xml:space="preserve">Space for time time series to constrain modeling</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numPr>
          <w:ilvl w:val="0"/>
          <w:numId w:val="37"/>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F">
      <w:pPr>
        <w:numPr>
          <w:ilvl w:val="0"/>
          <w:numId w:val="37"/>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E0">
      <w:pPr>
        <w:numPr>
          <w:ilvl w:val="1"/>
          <w:numId w:val="37"/>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E2">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E3">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E4">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E5">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E6">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E7">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E8">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rPr/>
      </w:pPr>
      <w:commentRangeStart w:id="74"/>
      <w:r w:rsidDel="00000000" w:rsidR="00000000" w:rsidRPr="00000000">
        <w:rPr>
          <w:rtl w:val="0"/>
        </w:rPr>
        <w:t xml:space="preserve">RS related methods advances enabled by PANGEA</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0EB">
      <w:pPr>
        <w:numPr>
          <w:ilvl w:val="0"/>
          <w:numId w:val="79"/>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EC">
      <w:pPr>
        <w:numPr>
          <w:ilvl w:val="1"/>
          <w:numId w:val="79"/>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ED">
      <w:pPr>
        <w:numPr>
          <w:ilvl w:val="1"/>
          <w:numId w:val="79"/>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E">
      <w:pPr>
        <w:numPr>
          <w:ilvl w:val="0"/>
          <w:numId w:val="79"/>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F">
      <w:pPr>
        <w:widowControl w:val="0"/>
        <w:numPr>
          <w:ilvl w:val="1"/>
          <w:numId w:val="79"/>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F0">
      <w:pPr>
        <w:widowControl w:val="0"/>
        <w:numPr>
          <w:ilvl w:val="2"/>
          <w:numId w:val="79"/>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F1">
      <w:pPr>
        <w:widowControl w:val="0"/>
        <w:numPr>
          <w:ilvl w:val="2"/>
          <w:numId w:val="79"/>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F2">
      <w:pPr>
        <w:widowControl w:val="0"/>
        <w:numPr>
          <w:ilvl w:val="2"/>
          <w:numId w:val="79"/>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F3">
      <w:pPr>
        <w:widowControl w:val="0"/>
        <w:numPr>
          <w:ilvl w:val="2"/>
          <w:numId w:val="79"/>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F4">
      <w:pPr>
        <w:widowControl w:val="0"/>
        <w:numPr>
          <w:ilvl w:val="2"/>
          <w:numId w:val="79"/>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F5">
      <w:pPr>
        <w:widowControl w:val="0"/>
        <w:numPr>
          <w:ilvl w:val="2"/>
          <w:numId w:val="79"/>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F6">
      <w:pPr>
        <w:widowControl w:val="0"/>
        <w:numPr>
          <w:ilvl w:val="2"/>
          <w:numId w:val="79"/>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F7">
      <w:pPr>
        <w:widowControl w:val="0"/>
        <w:numPr>
          <w:ilvl w:val="2"/>
          <w:numId w:val="79"/>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F8">
      <w:pPr>
        <w:numPr>
          <w:ilvl w:val="2"/>
          <w:numId w:val="79"/>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F9">
      <w:pPr>
        <w:numPr>
          <w:ilvl w:val="2"/>
          <w:numId w:val="79"/>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FA">
      <w:pPr>
        <w:numPr>
          <w:ilvl w:val="0"/>
          <w:numId w:val="79"/>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FB">
      <w:pPr>
        <w:numPr>
          <w:ilvl w:val="1"/>
          <w:numId w:val="79"/>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FC">
      <w:pPr>
        <w:numPr>
          <w:ilvl w:val="1"/>
          <w:numId w:val="79"/>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FD">
      <w:pPr>
        <w:numPr>
          <w:ilvl w:val="1"/>
          <w:numId w:val="79"/>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E">
      <w:pPr>
        <w:numPr>
          <w:ilvl w:val="0"/>
          <w:numId w:val="79"/>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F">
      <w:pPr>
        <w:numPr>
          <w:ilvl w:val="1"/>
          <w:numId w:val="79"/>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100">
      <w:pPr>
        <w:numPr>
          <w:ilvl w:val="1"/>
          <w:numId w:val="79"/>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101">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102">
      <w:pPr>
        <w:ind w:left="0" w:firstLine="0"/>
        <w:rPr>
          <w:ins w:author="Lola Fatoyinbo" w:id="3" w:date="2024-08-27T23:39:48Z"/>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ins w:author="Lola Fatoyinbo" w:id="3" w:date="2024-08-27T23:39:48Z">
        <w:commentRangeStart w:id="75"/>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the Americas.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103">
      <w:pPr>
        <w:rPr>
          <w:ins w:author="Lola Fatoyinbo" w:id="3" w:date="2024-08-27T23:39:48Z"/>
        </w:rPr>
      </w:pPr>
      <w:ins w:author="Lola Fatoyinbo" w:id="3" w:date="2024-08-27T23:39:48Z">
        <w:r w:rsidDel="00000000" w:rsidR="00000000" w:rsidRPr="00000000">
          <w:rPr>
            <w:rtl w:val="0"/>
          </w:rPr>
          <w:tab/>
          <w:tab/>
          <w:tab/>
          <w:tab/>
        </w:r>
        <w:r w:rsidDel="00000000" w:rsidR="00000000" w:rsidRPr="00000000">
          <w:rPr>
            <w:rtl w:val="0"/>
          </w:rPr>
        </w:r>
      </w:ins>
    </w:p>
    <w:p w:rsidR="00000000" w:rsidDel="00000000" w:rsidP="00000000" w:rsidRDefault="00000000" w:rsidRPr="00000000" w14:paraId="00000104">
      <w:pPr>
        <w:numPr>
          <w:ilvl w:val="0"/>
          <w:numId w:val="65"/>
        </w:numPr>
        <w:ind w:left="720" w:hanging="360"/>
        <w:rPr>
          <w:u w:val="none"/>
        </w:rPr>
      </w:pPr>
      <w:commentRangeEnd w:id="75"/>
      <w:r w:rsidDel="00000000" w:rsidR="00000000" w:rsidRPr="00000000">
        <w:commentReference w:id="75"/>
      </w:r>
      <w:r w:rsidDel="00000000" w:rsidR="00000000" w:rsidRPr="00000000">
        <w:rPr>
          <w:rtl w:val="0"/>
        </w:rPr>
        <w:t xml:space="preserve">Modeling and satellite RS at pan-tropical scale</w:t>
      </w:r>
    </w:p>
    <w:p w:rsidR="00000000" w:rsidDel="00000000" w:rsidP="00000000" w:rsidRDefault="00000000" w:rsidRPr="00000000" w14:paraId="00000105">
      <w:pPr>
        <w:numPr>
          <w:ilvl w:val="1"/>
          <w:numId w:val="65"/>
        </w:numPr>
        <w:ind w:left="1440" w:hanging="360"/>
        <w:rPr>
          <w:u w:val="none"/>
        </w:rPr>
      </w:pPr>
      <w:commentRangeStart w:id="76"/>
      <w:r w:rsidDel="00000000" w:rsidR="00000000" w:rsidRPr="00000000">
        <w:rPr>
          <w:rtl w:val="0"/>
        </w:rPr>
        <w:t xml:space="preserve">Specify domain still - see FAO boundaries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106">
      <w:pPr>
        <w:numPr>
          <w:ilvl w:val="1"/>
          <w:numId w:val="65"/>
        </w:numPr>
        <w:ind w:left="1440" w:hanging="360"/>
        <w:rPr>
          <w:u w:val="none"/>
        </w:rPr>
      </w:pPr>
      <w:r w:rsidDel="00000000" w:rsidR="00000000" w:rsidRPr="00000000">
        <w:rPr>
          <w:rtl w:val="0"/>
        </w:rPr>
        <w:t xml:space="preserve">include </w:t>
      </w:r>
      <w:commentRangeStart w:id="77"/>
      <w:commentRangeStart w:id="78"/>
      <w:r w:rsidDel="00000000" w:rsidR="00000000" w:rsidRPr="00000000">
        <w:rPr>
          <w:rtl w:val="0"/>
        </w:rPr>
        <w:t xml:space="preserve">montane forests??</w:t>
      </w:r>
      <w:commentRangeEnd w:id="77"/>
      <w:r w:rsidDel="00000000" w:rsidR="00000000" w:rsidRPr="00000000">
        <w:commentReference w:id="77"/>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107">
      <w:pPr>
        <w:numPr>
          <w:ilvl w:val="0"/>
          <w:numId w:val="65"/>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108">
      <w:pPr>
        <w:numPr>
          <w:ilvl w:val="1"/>
          <w:numId w:val="65"/>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109">
      <w:pPr>
        <w:numPr>
          <w:ilvl w:val="0"/>
          <w:numId w:val="65"/>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10A">
      <w:pPr>
        <w:numPr>
          <w:ilvl w:val="0"/>
          <w:numId w:val="65"/>
        </w:numPr>
        <w:ind w:left="720" w:hanging="360"/>
        <w:rPr>
          <w:highlight w:val="yellow"/>
        </w:rPr>
      </w:pPr>
      <w:r w:rsidDel="00000000" w:rsidR="00000000" w:rsidRPr="00000000">
        <w:rPr>
          <w:highlight w:val="yellow"/>
          <w:rtl w:val="0"/>
        </w:rPr>
        <w:t xml:space="preserve">Include variability analysis map here or in Overall Study Design section or in Candidate Study Sites / Regions section?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and equitable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E">
      <w:pPr>
        <w:pStyle w:val="Heading3"/>
        <w:rPr/>
      </w:pPr>
      <w:bookmarkStart w:colFirst="0" w:colLast="0" w:name="_w9c58goeuy6v" w:id="7"/>
      <w:bookmarkEnd w:id="7"/>
      <w:r w:rsidDel="00000000" w:rsidR="00000000" w:rsidRPr="00000000">
        <w:rPr>
          <w:rtl w:val="0"/>
        </w:rPr>
        <w:t xml:space="preserve">1.5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10F">
      <w:pPr>
        <w:numPr>
          <w:ilvl w:val="0"/>
          <w:numId w:val="24"/>
        </w:numPr>
        <w:ind w:left="720" w:hanging="360"/>
        <w:rPr>
          <w:i w:val="1"/>
        </w:rPr>
      </w:pPr>
      <w:r w:rsidDel="00000000" w:rsidR="00000000" w:rsidRPr="00000000">
        <w:rPr>
          <w:i w:val="1"/>
          <w:color w:val="444746"/>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10">
      <w:pPr>
        <w:numPr>
          <w:ilvl w:val="0"/>
          <w:numId w:val="24"/>
        </w:numPr>
        <w:ind w:left="720" w:hanging="360"/>
        <w:rPr>
          <w:i w:val="1"/>
          <w:color w:val="444746"/>
        </w:rPr>
      </w:pPr>
      <w:r w:rsidDel="00000000" w:rsidR="00000000" w:rsidRPr="00000000">
        <w:rPr>
          <w:i w:val="1"/>
          <w:color w:val="444746"/>
          <w:rtl w:val="0"/>
        </w:rPr>
        <w:t xml:space="preserve">Clearly articulate</w:t>
      </w:r>
      <w:r w:rsidDel="00000000" w:rsidR="00000000" w:rsidRPr="00000000">
        <w:rPr>
          <w:rtl w:val="0"/>
        </w:rPr>
      </w:r>
    </w:p>
    <w:p w:rsidR="00000000" w:rsidDel="00000000" w:rsidP="00000000" w:rsidRDefault="00000000" w:rsidRPr="00000000" w14:paraId="00000111">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12">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13">
      <w:pPr>
        <w:numPr>
          <w:ilvl w:val="0"/>
          <w:numId w:val="35"/>
        </w:numPr>
        <w:ind w:left="720" w:hanging="360"/>
        <w:rPr>
          <w:color w:val="1b1b1b"/>
        </w:rPr>
      </w:pPr>
      <w:r w:rsidDel="00000000" w:rsidR="00000000" w:rsidRPr="00000000">
        <w:rPr>
          <w:color w:val="1b1b1b"/>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14">
      <w:pPr>
        <w:numPr>
          <w:ilvl w:val="0"/>
          <w:numId w:val="35"/>
        </w:numPr>
        <w:ind w:left="720" w:hanging="360"/>
        <w:rPr>
          <w:color w:val="1b1b1b"/>
        </w:rPr>
      </w:pPr>
      <w:r w:rsidDel="00000000" w:rsidR="00000000" w:rsidRPr="00000000">
        <w:rPr>
          <w:color w:val="1b1b1b"/>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15">
      <w:pPr>
        <w:numPr>
          <w:ilvl w:val="0"/>
          <w:numId w:val="35"/>
        </w:numPr>
        <w:ind w:left="720" w:hanging="360"/>
        <w:rPr>
          <w:color w:val="1b1b1b"/>
        </w:rPr>
      </w:pPr>
      <w:r w:rsidDel="00000000" w:rsidR="00000000" w:rsidRPr="00000000">
        <w:rPr>
          <w:color w:val="1b1b1b"/>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16">
      <w:pPr>
        <w:shd w:fill="ffffff" w:val="clear"/>
        <w:ind w:left="3080" w:firstLine="0"/>
        <w:rPr>
          <w:color w:val="1b1b1b"/>
        </w:rPr>
      </w:pPr>
      <w:r w:rsidDel="00000000" w:rsidR="00000000" w:rsidRPr="00000000">
        <w:rPr>
          <w:rtl w:val="0"/>
        </w:rPr>
      </w:r>
    </w:p>
    <w:p w:rsidR="00000000" w:rsidDel="00000000" w:rsidP="00000000" w:rsidRDefault="00000000" w:rsidRPr="00000000" w14:paraId="00000117">
      <w:pPr>
        <w:rPr>
          <w:i w:val="1"/>
        </w:rPr>
      </w:pPr>
      <w:commentRangeStart w:id="79"/>
      <w:r w:rsidDel="00000000" w:rsidR="00000000" w:rsidRPr="00000000">
        <w:rPr>
          <w:i w:val="1"/>
          <w:rtl w:val="0"/>
        </w:rPr>
        <w:t xml:space="preserve">Thriving on Our Changing Planet: A Decadal Strategy for Earth Observations from Space</w:t>
      </w:r>
      <w:commentRangeEnd w:id="79"/>
      <w:r w:rsidDel="00000000" w:rsidR="00000000" w:rsidRPr="00000000">
        <w:commentReference w:id="79"/>
      </w:r>
      <w:r w:rsidDel="00000000" w:rsidR="00000000" w:rsidRPr="00000000">
        <w:rPr>
          <w:i w:val="1"/>
          <w:rtl w:val="0"/>
        </w:rPr>
        <w:t xml:space="preserve"> directs us to “</w:t>
      </w:r>
      <w:commentRangeStart w:id="80"/>
      <w:r w:rsidDel="00000000" w:rsidR="00000000" w:rsidRPr="00000000">
        <w:rPr>
          <w:i w:val="1"/>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18">
      <w:pPr>
        <w:rPr>
          <w:i w:val="1"/>
        </w:rPr>
      </w:pPr>
      <w:r w:rsidDel="00000000" w:rsidR="00000000" w:rsidRPr="00000000">
        <w:rPr>
          <w:i w:val="1"/>
          <w:rtl w:val="0"/>
        </w:rPr>
        <w:t xml:space="preserve">analysis to the nation and to the world in a way that delivers great value ….</w:t>
      </w:r>
      <w:commentRangeEnd w:id="80"/>
      <w:r w:rsidDel="00000000" w:rsidR="00000000" w:rsidRPr="00000000">
        <w:commentReference w:id="80"/>
      </w:r>
      <w:r w:rsidDel="00000000" w:rsidR="00000000" w:rsidRPr="00000000">
        <w:rPr>
          <w:i w:val="1"/>
          <w:rtl w:val="0"/>
        </w:rPr>
        <w:t xml:space="preserve">”</w:t>
      </w:r>
    </w:p>
    <w:p w:rsidR="00000000" w:rsidDel="00000000" w:rsidP="00000000" w:rsidRDefault="00000000" w:rsidRPr="00000000" w14:paraId="00000119">
      <w:pPr>
        <w:pStyle w:val="Heading3"/>
        <w:rPr>
          <w:highlight w:val="yellow"/>
        </w:rPr>
      </w:pPr>
      <w:bookmarkStart w:colFirst="0" w:colLast="0" w:name="_hdu9d9eixcm8" w:id="9"/>
      <w:bookmarkEnd w:id="9"/>
      <w:r w:rsidDel="00000000" w:rsidR="00000000" w:rsidRPr="00000000">
        <w:rPr>
          <w:rtl w:val="0"/>
        </w:rPr>
        <w:t xml:space="preserve">1.7 </w:t>
      </w:r>
      <w:r w:rsidDel="00000000" w:rsidR="00000000" w:rsidRPr="00000000">
        <w:rPr>
          <w:highlight w:val="yellow"/>
          <w:rtl w:val="0"/>
        </w:rPr>
        <w:t xml:space="preserve">[What PANGEA is and is not - section title TBE] - section that explicitly defines what NASA PANGEA covers</w:t>
      </w:r>
    </w:p>
    <w:p w:rsidR="00000000" w:rsidDel="00000000" w:rsidP="00000000" w:rsidRDefault="00000000" w:rsidRPr="00000000" w14:paraId="0000011A">
      <w:pPr>
        <w:numPr>
          <w:ilvl w:val="0"/>
          <w:numId w:val="10"/>
        </w:numPr>
        <w:ind w:left="720" w:hanging="360"/>
        <w:rPr>
          <w:u w:val="none"/>
        </w:rPr>
      </w:pPr>
      <w:r w:rsidDel="00000000" w:rsidR="00000000" w:rsidRPr="00000000">
        <w:rPr>
          <w:rtl w:val="0"/>
        </w:rPr>
        <w:t xml:space="preserve">What NASA funded elements of PANGEA covers</w:t>
      </w:r>
    </w:p>
    <w:p w:rsidR="00000000" w:rsidDel="00000000" w:rsidP="00000000" w:rsidRDefault="00000000" w:rsidRPr="00000000" w14:paraId="0000011B">
      <w:pPr>
        <w:numPr>
          <w:ilvl w:val="1"/>
          <w:numId w:val="10"/>
        </w:numPr>
        <w:ind w:left="1440" w:hanging="360"/>
        <w:rPr>
          <w:u w:val="none"/>
        </w:rPr>
      </w:pPr>
      <w:r w:rsidDel="00000000" w:rsidR="00000000" w:rsidRPr="00000000">
        <w:rPr>
          <w:rtl w:val="0"/>
        </w:rPr>
        <w:t xml:space="preserve">Science themes</w:t>
      </w:r>
    </w:p>
    <w:p w:rsidR="00000000" w:rsidDel="00000000" w:rsidP="00000000" w:rsidRDefault="00000000" w:rsidRPr="00000000" w14:paraId="0000011C">
      <w:pPr>
        <w:numPr>
          <w:ilvl w:val="2"/>
          <w:numId w:val="10"/>
        </w:numPr>
        <w:ind w:left="2160" w:hanging="360"/>
        <w:rPr>
          <w:u w:val="none"/>
        </w:rPr>
      </w:pPr>
      <w:r w:rsidDel="00000000" w:rsidR="00000000" w:rsidRPr="00000000">
        <w:rPr>
          <w:rtl w:val="0"/>
        </w:rPr>
        <w:t xml:space="preserve">Data collection </w:t>
      </w:r>
    </w:p>
    <w:p w:rsidR="00000000" w:rsidDel="00000000" w:rsidP="00000000" w:rsidRDefault="00000000" w:rsidRPr="00000000" w14:paraId="0000011D">
      <w:pPr>
        <w:numPr>
          <w:ilvl w:val="2"/>
          <w:numId w:val="10"/>
        </w:numPr>
        <w:ind w:left="2160" w:hanging="360"/>
        <w:rPr>
          <w:u w:val="none"/>
        </w:rPr>
      </w:pPr>
      <w:r w:rsidDel="00000000" w:rsidR="00000000" w:rsidRPr="00000000">
        <w:rPr>
          <w:rtl w:val="0"/>
        </w:rPr>
        <w:t xml:space="preserve">Data curation</w:t>
      </w:r>
    </w:p>
    <w:p w:rsidR="00000000" w:rsidDel="00000000" w:rsidP="00000000" w:rsidRDefault="00000000" w:rsidRPr="00000000" w14:paraId="0000011E">
      <w:pPr>
        <w:numPr>
          <w:ilvl w:val="2"/>
          <w:numId w:val="10"/>
        </w:numPr>
        <w:ind w:left="2160" w:hanging="360"/>
        <w:rPr>
          <w:u w:val="none"/>
        </w:rPr>
      </w:pPr>
      <w:r w:rsidDel="00000000" w:rsidR="00000000" w:rsidRPr="00000000">
        <w:rPr>
          <w:rtl w:val="0"/>
        </w:rPr>
        <w:t xml:space="preserve">Open science</w:t>
      </w:r>
    </w:p>
    <w:p w:rsidR="00000000" w:rsidDel="00000000" w:rsidP="00000000" w:rsidRDefault="00000000" w:rsidRPr="00000000" w14:paraId="0000011F">
      <w:pPr>
        <w:numPr>
          <w:ilvl w:val="1"/>
          <w:numId w:val="10"/>
        </w:numPr>
        <w:ind w:left="144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20">
      <w:pPr>
        <w:numPr>
          <w:ilvl w:val="1"/>
          <w:numId w:val="10"/>
        </w:numPr>
        <w:ind w:left="1440" w:hanging="360"/>
        <w:rPr>
          <w:u w:val="none"/>
        </w:rPr>
      </w:pPr>
      <w:r w:rsidDel="00000000" w:rsidR="00000000" w:rsidRPr="00000000">
        <w:rPr>
          <w:rtl w:val="0"/>
        </w:rPr>
        <w:t xml:space="preserve">Community </w:t>
      </w:r>
      <w:ins w:author="Alejandra Echeverri Ochoa" w:id="4" w:date="2024-09-04T04:02:28Z">
        <w:r w:rsidDel="00000000" w:rsidR="00000000" w:rsidRPr="00000000">
          <w:rPr>
            <w:rtl w:val="0"/>
          </w:rPr>
          <w:t xml:space="preserve">engagement</w:t>
        </w:r>
      </w:ins>
      <w:del w:author="Alejandra Echeverri Ochoa" w:id="4" w:date="2024-09-04T04:02:28Z">
        <w:r w:rsidDel="00000000" w:rsidR="00000000" w:rsidRPr="00000000">
          <w:rPr>
            <w:rtl w:val="0"/>
          </w:rPr>
          <w:delText xml:space="preserve">engagment</w:delText>
        </w:r>
      </w:del>
      <w:r w:rsidDel="00000000" w:rsidR="00000000" w:rsidRPr="00000000">
        <w:rPr>
          <w:rtl w:val="0"/>
        </w:rPr>
        <w:t xml:space="preserve">, including engagement w partners who are: </w:t>
      </w:r>
    </w:p>
    <w:p w:rsidR="00000000" w:rsidDel="00000000" w:rsidP="00000000" w:rsidRDefault="00000000" w:rsidRPr="00000000" w14:paraId="00000121">
      <w:pPr>
        <w:numPr>
          <w:ilvl w:val="2"/>
          <w:numId w:val="10"/>
        </w:numPr>
        <w:ind w:left="216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22">
      <w:pPr>
        <w:numPr>
          <w:ilvl w:val="2"/>
          <w:numId w:val="10"/>
        </w:numPr>
        <w:ind w:left="216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23">
      <w:pPr>
        <w:numPr>
          <w:ilvl w:val="0"/>
          <w:numId w:val="10"/>
        </w:numPr>
        <w:ind w:left="720" w:hanging="360"/>
        <w:rPr>
          <w:u w:val="none"/>
        </w:rPr>
      </w:pPr>
      <w:r w:rsidDel="00000000" w:rsidR="00000000" w:rsidRPr="00000000">
        <w:rPr>
          <w:rtl w:val="0"/>
        </w:rPr>
        <w:t xml:space="preserve">What complementary funding towards PANGEA can cover</w:t>
      </w:r>
    </w:p>
    <w:p w:rsidR="00000000" w:rsidDel="00000000" w:rsidP="00000000" w:rsidRDefault="00000000" w:rsidRPr="00000000" w14:paraId="00000124">
      <w:pPr>
        <w:numPr>
          <w:ilvl w:val="1"/>
          <w:numId w:val="10"/>
        </w:numPr>
        <w:ind w:left="1440" w:hanging="360"/>
        <w:rPr>
          <w:u w:val="none"/>
        </w:rPr>
      </w:pPr>
      <w:r w:rsidDel="00000000" w:rsidR="00000000" w:rsidRPr="00000000">
        <w:rPr>
          <w:rtl w:val="0"/>
        </w:rPr>
        <w:t xml:space="preserve">Specify where we have commitments and where we do not</w:t>
      </w:r>
    </w:p>
    <w:p w:rsidR="00000000" w:rsidDel="00000000" w:rsidP="00000000" w:rsidRDefault="00000000" w:rsidRPr="00000000" w14:paraId="00000125">
      <w:pPr>
        <w:numPr>
          <w:ilvl w:val="0"/>
          <w:numId w:val="10"/>
        </w:numPr>
        <w:ind w:left="720" w:hanging="360"/>
        <w:rPr>
          <w:ins w:author="Alejandra Echeverri Ochoa" w:id="5" w:date="2024-09-04T04:02:35Z"/>
          <w:u w:val="none"/>
        </w:rPr>
      </w:pPr>
      <w:r w:rsidDel="00000000" w:rsidR="00000000" w:rsidRPr="00000000">
        <w:rPr>
          <w:rtl w:val="0"/>
        </w:rPr>
        <w:t xml:space="preserve">How PANGEA is coordinated with other activities (CBSI, GEO-TREES, …)</w:t>
      </w:r>
      <w:ins w:author="Alejandra Echeverri Ochoa" w:id="5" w:date="2024-09-04T04:02:35Z">
        <w:r w:rsidDel="00000000" w:rsidR="00000000" w:rsidRPr="00000000">
          <w:rPr>
            <w:rtl w:val="0"/>
          </w:rPr>
        </w:r>
      </w:ins>
    </w:p>
    <w:p w:rsidR="00000000" w:rsidDel="00000000" w:rsidP="00000000" w:rsidRDefault="00000000" w:rsidRPr="00000000" w14:paraId="00000126">
      <w:pPr>
        <w:numPr>
          <w:ilvl w:val="0"/>
          <w:numId w:val="10"/>
        </w:numPr>
        <w:ind w:left="720" w:hanging="360"/>
        <w:rPr>
          <w:u w:val="none"/>
        </w:rPr>
      </w:pPr>
      <w:ins w:author="Alejandra Echeverri Ochoa" w:id="5" w:date="2024-09-04T04:02:35Z">
        <w:r w:rsidDel="00000000" w:rsidR="00000000" w:rsidRPr="00000000">
          <w:rPr>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ins>
      <w:r w:rsidDel="00000000" w:rsidR="00000000" w:rsidRPr="00000000">
        <w:rPr>
          <w:rtl w:val="0"/>
        </w:rPr>
      </w:r>
    </w:p>
    <w:p w:rsidR="00000000" w:rsidDel="00000000" w:rsidP="00000000" w:rsidRDefault="00000000" w:rsidRPr="00000000" w14:paraId="00000127">
      <w:pPr>
        <w:pStyle w:val="Heading2"/>
        <w:rPr>
          <w:i w:val="1"/>
        </w:rPr>
      </w:pPr>
      <w:bookmarkStart w:colFirst="0" w:colLast="0" w:name="_67ufwhve0n98" w:id="10"/>
      <w:bookmarkEnd w:id="10"/>
      <w:r w:rsidDel="00000000" w:rsidR="00000000" w:rsidRPr="00000000">
        <w:rPr>
          <w:rtl w:val="0"/>
        </w:rPr>
        <w:t xml:space="preserve">2. </w:t>
      </w:r>
      <w:commentRangeStart w:id="81"/>
      <w:r w:rsidDel="00000000" w:rsidR="00000000" w:rsidRPr="00000000">
        <w:rPr>
          <w:rtl w:val="0"/>
        </w:rPr>
        <w:t xml:space="preserve">PANGEA</w:t>
      </w:r>
      <w:commentRangeEnd w:id="81"/>
      <w:r w:rsidDel="00000000" w:rsidR="00000000" w:rsidRPr="00000000">
        <w:commentReference w:id="81"/>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to science. Understanding patterns and processes and constraining prediction uncertainty requires diverse expertise and coordinated collaboration. PANGEA engages diverse expertise and bridges disciplines and ways of knowing to co-produce science that will address specific knowledge gaps and support urgently needed applications. In the following sections we parse the current state-of-the-science by thematic area, and then present PANGEA’s integrated science questions in response to scientific knowledge gaps related to pattern, process, and predictions. Section 3 describes how addressing these questions will yield major, scientific advancements. </w:t>
      </w:r>
    </w:p>
    <w:p w:rsidR="00000000" w:rsidDel="00000000" w:rsidP="00000000" w:rsidRDefault="00000000" w:rsidRPr="00000000" w14:paraId="00000129">
      <w:pPr>
        <w:pStyle w:val="Heading3"/>
        <w:rPr>
          <w:color w:val="ff0000"/>
        </w:rPr>
      </w:pPr>
      <w:bookmarkStart w:colFirst="0" w:colLast="0" w:name="_ykkfx91lnxr" w:id="11"/>
      <w:bookmarkEnd w:id="11"/>
      <w:r w:rsidDel="00000000" w:rsidR="00000000" w:rsidRPr="00000000">
        <w:rPr>
          <w:rtl w:val="0"/>
        </w:rPr>
        <w:t xml:space="preserve">2.1 </w:t>
      </w:r>
      <w:commentRangeStart w:id="82"/>
      <w:r w:rsidDel="00000000" w:rsidR="00000000" w:rsidRPr="00000000">
        <w:rPr>
          <w:rtl w:val="0"/>
        </w:rPr>
        <w:t xml:space="preserve">Biogeochemical</w:t>
      </w:r>
      <w:commentRangeEnd w:id="82"/>
      <w:r w:rsidDel="00000000" w:rsidR="00000000" w:rsidRPr="00000000">
        <w:commentReference w:id="82"/>
      </w:r>
      <w:r w:rsidDel="00000000" w:rsidR="00000000" w:rsidRPr="00000000">
        <w:rPr>
          <w:rtl w:val="0"/>
        </w:rPr>
        <w:t xml:space="preserve"> Cycles / </w:t>
      </w:r>
      <w:commentRangeStart w:id="83"/>
      <w:r w:rsidDel="00000000" w:rsidR="00000000" w:rsidRPr="00000000">
        <w:rPr>
          <w:color w:val="ff0000"/>
          <w:rtl w:val="0"/>
        </w:rPr>
        <w:t xml:space="preserve">Carbon</w:t>
      </w:r>
      <w:commentRangeEnd w:id="83"/>
      <w:r w:rsidDel="00000000" w:rsidR="00000000" w:rsidRPr="00000000">
        <w:commentReference w:id="83"/>
      </w:r>
      <w:r w:rsidDel="00000000" w:rsidR="00000000" w:rsidRPr="00000000">
        <w:rPr>
          <w:color w:val="ff0000"/>
          <w:rtl w:val="0"/>
        </w:rPr>
        <w:t xml:space="preserve"> Stocks and </w:t>
      </w:r>
      <w:commentRangeStart w:id="84"/>
      <w:r w:rsidDel="00000000" w:rsidR="00000000" w:rsidRPr="00000000">
        <w:rPr>
          <w:color w:val="ff0000"/>
          <w:rtl w:val="0"/>
        </w:rPr>
        <w:t xml:space="preserve">Fluxes</w:t>
      </w:r>
      <w:commentRangeEnd w:id="84"/>
      <w:r w:rsidDel="00000000" w:rsidR="00000000" w:rsidRPr="00000000">
        <w:commentReference w:id="84"/>
      </w:r>
      <w:r w:rsidDel="00000000" w:rsidR="00000000" w:rsidRPr="00000000">
        <w:rPr>
          <w:color w:val="ff0000"/>
          <w:rtl w:val="0"/>
        </w:rPr>
        <w:t xml:space="preserve"> </w:t>
      </w:r>
    </w:p>
    <w:p w:rsidR="00000000" w:rsidDel="00000000" w:rsidP="00000000" w:rsidRDefault="00000000" w:rsidRPr="00000000" w14:paraId="0000012A">
      <w:pPr>
        <w:spacing w:after="240" w:before="240" w:lineRule="auto"/>
        <w:rPr>
          <w:color w:val="ff0000"/>
        </w:rPr>
      </w:pPr>
      <w:commentRangeStart w:id="85"/>
      <w:r w:rsidDel="00000000" w:rsidR="00000000" w:rsidRPr="00000000">
        <w:rPr>
          <w:b w:val="1"/>
          <w:rtl w:val="0"/>
        </w:rPr>
        <w:t xml:space="preserve">PANGEA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12B">
      <w:pPr>
        <w:keepNext w:val="1"/>
        <w:widowControl w:val="0"/>
        <w:rPr/>
      </w:pPr>
      <w:commentRangeStart w:id="86"/>
      <w:r w:rsidDel="00000000" w:rsidR="00000000" w:rsidRPr="00000000">
        <w:rPr>
          <w:rtl w:val="0"/>
        </w:rPr>
        <w:t xml:space="preserve">The</w:t>
      </w:r>
      <w:commentRangeEnd w:id="86"/>
      <w:r w:rsidDel="00000000" w:rsidR="00000000" w:rsidRPr="00000000">
        <w:commentReference w:id="86"/>
      </w:r>
      <w:r w:rsidDel="00000000" w:rsidR="00000000" w:rsidRPr="00000000">
        <w:rPr>
          <w:rtl w:val="0"/>
        </w:rPr>
        <w:t xml:space="preserve"> </w:t>
      </w:r>
      <w:commentRangeStart w:id="87"/>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NEE estimated at 3.3 GtC yr-1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highlight w:val="yellow"/>
          <w:rtl w:val="0"/>
        </w:rPr>
        <w:t xml:space="preserve">REFS</w:t>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88"/>
      <w:r w:rsidDel="00000000" w:rsidR="00000000" w:rsidRPr="00000000">
        <w:rPr>
          <w:rtl w:val="0"/>
        </w:rPr>
        <w:t xml:space="preserve">Friedlingstein et al., 2023</w:t>
      </w:r>
      <w:commentRangeEnd w:id="88"/>
      <w:r w:rsidDel="00000000" w:rsidR="00000000" w:rsidRPr="00000000">
        <w:commentReference w:id="88"/>
      </w:r>
      <w:r w:rsidDel="00000000" w:rsidR="00000000" w:rsidRPr="00000000">
        <w:rPr>
          <w:rtl w:val="0"/>
        </w:rPr>
        <w:t xml:space="preserve">). Tropical lands play a critical role in the global CO</w:t>
      </w:r>
      <w:r w:rsidDel="00000000" w:rsidR="00000000" w:rsidRPr="00000000">
        <w:rPr>
          <w:vertAlign w:val="subscript"/>
          <w:rtl w:val="0"/>
        </w:rPr>
        <w:t xml:space="preserve">2</w:t>
      </w:r>
      <w:r w:rsidDel="00000000" w:rsidR="00000000" w:rsidRPr="00000000">
        <w:rPr>
          <w:rtl w:val="0"/>
        </w:rPr>
        <w:t xml:space="preserve">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 (</w:t>
      </w:r>
      <w:commentRangeStart w:id="89"/>
      <w:r w:rsidDel="00000000" w:rsidR="00000000" w:rsidRPr="00000000">
        <w:rPr>
          <w:rtl w:val="0"/>
        </w:rPr>
        <w:t xml:space="preserve">Ahlström et al., 2015</w:t>
      </w:r>
      <w:commentRangeEnd w:id="89"/>
      <w:r w:rsidDel="00000000" w:rsidR="00000000" w:rsidRPr="00000000">
        <w:commentReference w:id="89"/>
      </w:r>
      <w:r w:rsidDel="00000000" w:rsidR="00000000" w:rsidRPr="00000000">
        <w:rPr>
          <w:rtl w:val="0"/>
        </w:rPr>
        <w:t xml:space="preserve">).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90"/>
      <w:r w:rsidDel="00000000" w:rsidR="00000000" w:rsidRPr="00000000">
        <w:rPr>
          <w:rtl w:val="0"/>
        </w:rPr>
        <w:t xml:space="preserve">Saunois et al., 2024</w:t>
      </w:r>
      <w:commentRangeEnd w:id="90"/>
      <w:r w:rsidDel="00000000" w:rsidR="00000000" w:rsidRPr="00000000">
        <w:commentReference w:id="90"/>
      </w:r>
      <w:r w:rsidDel="00000000" w:rsidR="00000000" w:rsidRPr="00000000">
        <w:rPr>
          <w:rtl w:val="0"/>
        </w:rPr>
        <w:t xml:space="preserve">), the tropics are the largest regional source of CH</w:t>
      </w:r>
      <w:r w:rsidDel="00000000" w:rsidR="00000000" w:rsidRPr="00000000">
        <w:rPr>
          <w:vertAlign w:val="subscript"/>
          <w:rtl w:val="0"/>
        </w:rPr>
        <w:t xml:space="preserve">4</w:t>
      </w:r>
      <w:r w:rsidDel="00000000" w:rsidR="00000000" w:rsidRPr="00000000">
        <w:rPr>
          <w:rtl w:val="0"/>
        </w:rPr>
        <w:t xml:space="preserve"> to the atmosphere contributing ~65% of total global emissions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w:t>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12C">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Mention Global importance of tropical forest carbon stocks and fluxes Stocks relative to C in atmosphere </w:t>
      </w:r>
    </w:p>
    <w:p w:rsidR="00000000" w:rsidDel="00000000" w:rsidP="00000000" w:rsidRDefault="00000000" w:rsidRPr="00000000" w14:paraId="0000012D">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Fluxes - NPP, GPP, methane emissions, lateral C fluxes in tropics, but situated within global contex</w:t>
      </w:r>
    </w:p>
    <w:p w:rsidR="00000000" w:rsidDel="00000000" w:rsidP="00000000" w:rsidRDefault="00000000" w:rsidRPr="00000000" w14:paraId="0000012E">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Net flux - on average C sink over recent decades, but not everywhere or always</w:t>
      </w:r>
    </w:p>
    <w:p w:rsidR="00000000" w:rsidDel="00000000" w:rsidP="00000000" w:rsidRDefault="00000000" w:rsidRPr="00000000" w14:paraId="0000012F">
      <w:pPr>
        <w:spacing w:after="240" w:before="240" w:lineRule="auto"/>
        <w:rPr/>
      </w:pPr>
      <w:commentRangeStart w:id="91"/>
      <w:r w:rsidDel="00000000" w:rsidR="00000000" w:rsidRPr="00000000">
        <w:rPr>
          <w:rtl w:val="0"/>
        </w:rPr>
        <w:t xml:space="preserve">As a result of </w:t>
      </w:r>
      <w:r w:rsidDel="00000000" w:rsidR="00000000" w:rsidRPr="00000000">
        <w:rPr>
          <w:rtl w:val="0"/>
        </w:rPr>
        <w:t xml:space="preserve">climate and </w:t>
      </w:r>
      <w:commentRangeStart w:id="92"/>
      <w:r w:rsidDel="00000000" w:rsidR="00000000" w:rsidRPr="00000000">
        <w:rPr>
          <w:rtl w:val="0"/>
        </w:rPr>
        <w:t xml:space="preserve">land-use change</w:t>
      </w:r>
      <w:commentRangeEnd w:id="92"/>
      <w:r w:rsidDel="00000000" w:rsidR="00000000" w:rsidRPr="00000000">
        <w:commentReference w:id="92"/>
      </w:r>
      <w:r w:rsidDel="00000000" w:rsidR="00000000" w:rsidRPr="00000000">
        <w:rPr>
          <w:rtl w:val="0"/>
        </w:rPr>
        <w:t xml:space="preserve">, the tropical carbon sink is now fragile, at times reversing to become a </w:t>
      </w:r>
      <w:commentRangeStart w:id="93"/>
      <w:r w:rsidDel="00000000" w:rsidR="00000000" w:rsidRPr="00000000">
        <w:rPr>
          <w:rtl w:val="0"/>
        </w:rPr>
        <w:t xml:space="preserve">source of carbon emissions to the atmosphere</w:t>
      </w:r>
      <w:commentRangeEnd w:id="93"/>
      <w:r w:rsidDel="00000000" w:rsidR="00000000" w:rsidRPr="00000000">
        <w:commentReference w:id="93"/>
      </w:r>
      <w:r w:rsidDel="00000000" w:rsidR="00000000" w:rsidRPr="00000000">
        <w:rPr>
          <w:rtl w:val="0"/>
        </w:rPr>
        <w:t xml:space="preserve">. Critically, tropical forests appear to differ in their sensitivity to extreme events and future climate and land-use change feedbacks (e.g. Habau et al., 2020). </w:t>
      </w:r>
      <w:commentRangeEnd w:id="91"/>
      <w:r w:rsidDel="00000000" w:rsidR="00000000" w:rsidRPr="00000000">
        <w:commentReference w:id="91"/>
      </w:r>
      <w:r w:rsidDel="00000000" w:rsidR="00000000" w:rsidRPr="00000000">
        <w:rPr>
          <w:rtl w:val="0"/>
        </w:rPr>
        <w:t xml:space="preserve">Divergent evolutionary histories, climatic conditions, human activities, water and nutrient availability, as well as edaphic properties drive variation in rates of photosynthesis, respiration, growth, recruitment, and mortality tree species across the tropics, as well as </w:t>
      </w:r>
      <w:commentRangeStart w:id="94"/>
      <w:r w:rsidDel="00000000" w:rsidR="00000000" w:rsidRPr="00000000">
        <w:rPr>
          <w:rtl w:val="0"/>
        </w:rPr>
        <w:t xml:space="preserve">XYZ</w:t>
      </w:r>
      <w:commentRangeEnd w:id="94"/>
      <w:r w:rsidDel="00000000" w:rsidR="00000000" w:rsidRPr="00000000">
        <w:commentReference w:id="94"/>
      </w:r>
      <w:r w:rsidDel="00000000" w:rsidR="00000000" w:rsidRPr="00000000">
        <w:rPr>
          <w:rtl w:val="0"/>
        </w:rPr>
        <w:t xml:space="preserve">. In general, productivity typically increases with temperature until water is limiting, and productivity typically increases with soil fertility (Muller Landau et al., 2021). </w:t>
      </w:r>
    </w:p>
    <w:p w:rsidR="00000000" w:rsidDel="00000000" w:rsidP="00000000" w:rsidRDefault="00000000" w:rsidRPr="00000000" w14:paraId="00000130">
      <w:pPr>
        <w:widowControl w:val="0"/>
        <w:numPr>
          <w:ilvl w:val="0"/>
          <w:numId w:val="86"/>
        </w:numPr>
        <w:ind w:left="720" w:hanging="360"/>
        <w:rPr/>
      </w:pPr>
      <w:commentRangeStart w:id="95"/>
      <w:commentRangeStart w:id="96"/>
      <w:r w:rsidDel="00000000" w:rsidR="00000000" w:rsidRPr="00000000">
        <w:rPr>
          <w:rtl w:val="0"/>
        </w:rPr>
        <w:t xml:space="preserve">Heterogeneity</w:t>
      </w:r>
      <w:commentRangeEnd w:id="96"/>
      <w:r w:rsidDel="00000000" w:rsidR="00000000" w:rsidRPr="00000000">
        <w:commentReference w:id="96"/>
      </w:r>
      <w:r w:rsidDel="00000000" w:rsidR="00000000" w:rsidRPr="00000000">
        <w:rPr>
          <w:rtl w:val="0"/>
        </w:rPr>
      </w:r>
    </w:p>
    <w:p w:rsidR="00000000" w:rsidDel="00000000" w:rsidP="00000000" w:rsidRDefault="00000000" w:rsidRPr="00000000" w14:paraId="00000131">
      <w:pPr>
        <w:widowControl w:val="0"/>
        <w:numPr>
          <w:ilvl w:val="1"/>
          <w:numId w:val="86"/>
        </w:numPr>
        <w:ind w:left="1440" w:hanging="360"/>
        <w:rPr/>
      </w:pPr>
      <w:r w:rsidDel="00000000" w:rsidR="00000000" w:rsidRPr="00000000">
        <w:rPr>
          <w:highlight w:val="white"/>
          <w:rtl w:val="0"/>
        </w:rPr>
        <w:t xml:space="preserve">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132">
      <w:pPr>
        <w:widowControl w:val="0"/>
        <w:numPr>
          <w:ilvl w:val="1"/>
          <w:numId w:val="86"/>
        </w:numPr>
        <w:ind w:left="1440" w:hanging="360"/>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33">
      <w:pPr>
        <w:widowControl w:val="0"/>
        <w:numPr>
          <w:ilvl w:val="1"/>
          <w:numId w:val="86"/>
        </w:numPr>
        <w:ind w:left="1440" w:hanging="360"/>
        <w:rPr/>
      </w:pPr>
      <w:r w:rsidDel="00000000" w:rsidR="00000000" w:rsidRPr="00000000">
        <w:rPr>
          <w:rtl w:val="0"/>
        </w:rPr>
        <w:t xml:space="preserve">In geomorphology, soils</w:t>
      </w:r>
    </w:p>
    <w:p w:rsidR="00000000" w:rsidDel="00000000" w:rsidP="00000000" w:rsidRDefault="00000000" w:rsidRPr="00000000" w14:paraId="00000134">
      <w:pPr>
        <w:widowControl w:val="0"/>
        <w:numPr>
          <w:ilvl w:val="1"/>
          <w:numId w:val="86"/>
        </w:numPr>
        <w:ind w:left="1440" w:hanging="360"/>
        <w:rPr/>
      </w:pPr>
      <w:commentRangeStart w:id="97"/>
      <w:r w:rsidDel="00000000" w:rsidR="00000000" w:rsidRPr="00000000">
        <w:rPr>
          <w:rtl w:val="0"/>
        </w:rPr>
        <w:t xml:space="preserve">in biotic factors such as biodiversity (addressed more later)</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135">
      <w:pPr>
        <w:widowControl w:val="0"/>
        <w:numPr>
          <w:ilvl w:val="1"/>
          <w:numId w:val="86"/>
        </w:numPr>
        <w:ind w:left="1440" w:hanging="360"/>
        <w:rPr/>
      </w:pPr>
      <w:r w:rsidDel="00000000" w:rsidR="00000000" w:rsidRPr="00000000">
        <w:rPr>
          <w:rtl w:val="0"/>
        </w:rPr>
        <w:t xml:space="preserve">This heterogeneity matters for responses to global change</w:t>
      </w:r>
    </w:p>
    <w:p w:rsidR="00000000" w:rsidDel="00000000" w:rsidP="00000000" w:rsidRDefault="00000000" w:rsidRPr="00000000" w14:paraId="00000136">
      <w:pPr>
        <w:widowControl w:val="0"/>
        <w:rPr/>
      </w:pPr>
      <w:r w:rsidDel="00000000" w:rsidR="00000000" w:rsidRPr="00000000">
        <w:rPr>
          <w:color w:val="ff0000"/>
          <w:rtl w:val="0"/>
        </w:rPr>
        <w:t xml:space="preserve">[paragraph]</w:t>
      </w:r>
      <w:r w:rsidDel="00000000" w:rsidR="00000000" w:rsidRPr="00000000">
        <w:rPr>
          <w:rtl w:val="0"/>
        </w:rPr>
        <w:t xml:space="preserve"> spatial variation in tropical forest aboveground woody biomass carbon stocks - knowns, unknowns, needs, potential advances</w:t>
      </w:r>
    </w:p>
    <w:p w:rsidR="00000000" w:rsidDel="00000000" w:rsidP="00000000" w:rsidRDefault="00000000" w:rsidRPr="00000000" w14:paraId="00000137">
      <w:pPr>
        <w:widowControl w:val="0"/>
        <w:numPr>
          <w:ilvl w:val="0"/>
          <w:numId w:val="67"/>
        </w:numPr>
        <w:ind w:left="720" w:hanging="360"/>
      </w:pPr>
      <w:r w:rsidDel="00000000" w:rsidR="00000000" w:rsidRPr="00000000">
        <w:rPr>
          <w:rtl w:val="0"/>
        </w:rPr>
        <w:t xml:space="preserve">Field methods - ground plots, biomass allometry equations, </w:t>
      </w:r>
    </w:p>
    <w:p w:rsidR="00000000" w:rsidDel="00000000" w:rsidP="00000000" w:rsidRDefault="00000000" w:rsidRPr="00000000" w14:paraId="00000138">
      <w:pPr>
        <w:widowControl w:val="0"/>
        <w:numPr>
          <w:ilvl w:val="0"/>
          <w:numId w:val="67"/>
        </w:numPr>
        <w:ind w:left="720" w:hanging="360"/>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39">
      <w:pPr>
        <w:widowControl w:val="0"/>
        <w:numPr>
          <w:ilvl w:val="0"/>
          <w:numId w:val="67"/>
        </w:numPr>
        <w:ind w:left="720" w:hanging="360"/>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3A">
      <w:pPr>
        <w:widowControl w:val="0"/>
        <w:numPr>
          <w:ilvl w:val="0"/>
          <w:numId w:val="67"/>
        </w:numPr>
        <w:ind w:left="720" w:hanging="360"/>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3B">
      <w:pPr>
        <w:widowControl w:val="0"/>
        <w:numPr>
          <w:ilvl w:val="0"/>
          <w:numId w:val="67"/>
        </w:numPr>
        <w:ind w:left="720" w:hanging="360"/>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3C">
      <w:pPr>
        <w:widowControl w:val="0"/>
        <w:numPr>
          <w:ilvl w:val="0"/>
          <w:numId w:val="67"/>
        </w:numPr>
        <w:ind w:left="720" w:hanging="360"/>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3D">
      <w:pPr>
        <w:widowControl w:val="0"/>
        <w:numPr>
          <w:ilvl w:val="0"/>
          <w:numId w:val="67"/>
        </w:numPr>
        <w:ind w:left="720" w:hanging="360"/>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3E">
      <w:pPr>
        <w:widowControl w:val="0"/>
        <w:numPr>
          <w:ilvl w:val="0"/>
          <w:numId w:val="67"/>
        </w:numPr>
        <w:ind w:left="720" w:hanging="360"/>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3F">
      <w:pPr>
        <w:widowControl w:val="0"/>
        <w:numPr>
          <w:ilvl w:val="1"/>
          <w:numId w:val="67"/>
        </w:numPr>
        <w:ind w:left="1440" w:hanging="360"/>
      </w:pPr>
      <w:r w:rsidDel="00000000" w:rsidR="00000000" w:rsidRPr="00000000">
        <w:rPr>
          <w:rtl w:val="0"/>
        </w:rPr>
        <w:t xml:space="preserve">(GEOTREES is a start, but need more…)</w:t>
      </w:r>
    </w:p>
    <w:p w:rsidR="00000000" w:rsidDel="00000000" w:rsidP="00000000" w:rsidRDefault="00000000" w:rsidRPr="00000000" w14:paraId="00000140">
      <w:pPr>
        <w:widowControl w:val="0"/>
        <w:numPr>
          <w:ilvl w:val="0"/>
          <w:numId w:val="67"/>
        </w:numPr>
        <w:ind w:left="720" w:hanging="360"/>
      </w:pPr>
      <w:r w:rsidDel="00000000" w:rsidR="00000000" w:rsidRPr="00000000">
        <w:rPr>
          <w:rtl w:val="0"/>
        </w:rPr>
        <w:t xml:space="preserve">Potential payoff: </w:t>
      </w:r>
    </w:p>
    <w:p w:rsidR="00000000" w:rsidDel="00000000" w:rsidP="00000000" w:rsidRDefault="00000000" w:rsidRPr="00000000" w14:paraId="00000141">
      <w:pPr>
        <w:widowControl w:val="0"/>
        <w:numPr>
          <w:ilvl w:val="1"/>
          <w:numId w:val="67"/>
        </w:numPr>
        <w:ind w:left="1440" w:hanging="360"/>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42">
      <w:pPr>
        <w:widowControl w:val="0"/>
        <w:numPr>
          <w:ilvl w:val="1"/>
          <w:numId w:val="67"/>
        </w:numPr>
        <w:ind w:left="1440" w:hanging="360"/>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43">
      <w:pPr>
        <w:widowControl w:val="0"/>
        <w:rPr/>
      </w:pPr>
      <w:r w:rsidDel="00000000" w:rsidR="00000000" w:rsidRPr="00000000">
        <w:rPr>
          <w:rtl w:val="0"/>
        </w:rPr>
      </w:r>
    </w:p>
    <w:p w:rsidR="00000000" w:rsidDel="00000000" w:rsidP="00000000" w:rsidRDefault="00000000" w:rsidRPr="00000000" w14:paraId="00000144">
      <w:pPr>
        <w:widowControl w:val="0"/>
        <w:rPr/>
      </w:pPr>
      <w:r w:rsidDel="00000000" w:rsidR="00000000" w:rsidRPr="00000000">
        <w:rPr>
          <w:rtl w:val="0"/>
        </w:rPr>
        <w:t xml:space="preserve">[paragraph]: spatial and temporal variation in tropical forest aboveground woody biomass productivity, mortality, and net change fluxes - knowns, unknowns, </w:t>
      </w:r>
      <w:commentRangeStart w:id="98"/>
      <w:r w:rsidDel="00000000" w:rsidR="00000000" w:rsidRPr="00000000">
        <w:rPr>
          <w:rtl w:val="0"/>
        </w:rPr>
        <w:t xml:space="preserve">needs, potential advances</w:t>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145">
      <w:pPr>
        <w:widowControl w:val="0"/>
        <w:numPr>
          <w:ilvl w:val="0"/>
          <w:numId w:val="2"/>
        </w:numPr>
        <w:ind w:left="720" w:hanging="360"/>
      </w:pPr>
      <w:r w:rsidDel="00000000" w:rsidR="00000000" w:rsidRPr="00000000">
        <w:rPr>
          <w:rtl w:val="0"/>
        </w:rPr>
        <w:t xml:space="preserve">Ground-based: </w:t>
      </w:r>
    </w:p>
    <w:p w:rsidR="00000000" w:rsidDel="00000000" w:rsidP="00000000" w:rsidRDefault="00000000" w:rsidRPr="00000000" w14:paraId="00000146">
      <w:pPr>
        <w:widowControl w:val="0"/>
        <w:numPr>
          <w:ilvl w:val="1"/>
          <w:numId w:val="2"/>
        </w:numPr>
        <w:ind w:left="1440" w:hanging="360"/>
      </w:pPr>
      <w:r w:rsidDel="00000000" w:rsidR="00000000" w:rsidRPr="00000000">
        <w:rPr>
          <w:rtl w:val="0"/>
        </w:rPr>
        <w:t xml:space="preserve">Methods: ground plots, biomass allometry equations…  differenced!</w:t>
      </w:r>
    </w:p>
    <w:p w:rsidR="00000000" w:rsidDel="00000000" w:rsidP="00000000" w:rsidRDefault="00000000" w:rsidRPr="00000000" w14:paraId="00000147">
      <w:pPr>
        <w:widowControl w:val="0"/>
        <w:numPr>
          <w:ilvl w:val="1"/>
          <w:numId w:val="2"/>
        </w:numPr>
        <w:ind w:left="1440" w:hanging="360"/>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48">
      <w:pPr>
        <w:widowControl w:val="0"/>
        <w:numPr>
          <w:ilvl w:val="1"/>
          <w:numId w:val="2"/>
        </w:numPr>
        <w:ind w:left="1440" w:hanging="360"/>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49">
      <w:pPr>
        <w:widowControl w:val="0"/>
        <w:numPr>
          <w:ilvl w:val="1"/>
          <w:numId w:val="2"/>
        </w:numPr>
        <w:ind w:left="1440" w:hanging="360"/>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4A">
      <w:pPr>
        <w:widowControl w:val="0"/>
        <w:numPr>
          <w:ilvl w:val="0"/>
          <w:numId w:val="2"/>
        </w:numPr>
        <w:ind w:left="720" w:hanging="360"/>
      </w:pPr>
      <w:r w:rsidDel="00000000" w:rsidR="00000000" w:rsidRPr="00000000">
        <w:rPr>
          <w:rtl w:val="0"/>
        </w:rPr>
        <w:t xml:space="preserve">Remote sensing - </w:t>
      </w:r>
    </w:p>
    <w:p w:rsidR="00000000" w:rsidDel="00000000" w:rsidP="00000000" w:rsidRDefault="00000000" w:rsidRPr="00000000" w14:paraId="0000014B">
      <w:pPr>
        <w:widowControl w:val="0"/>
        <w:numPr>
          <w:ilvl w:val="1"/>
          <w:numId w:val="2"/>
        </w:numPr>
        <w:ind w:left="1440" w:hanging="360"/>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4C">
      <w:pPr>
        <w:widowControl w:val="0"/>
        <w:numPr>
          <w:ilvl w:val="1"/>
          <w:numId w:val="2"/>
        </w:numPr>
        <w:ind w:left="1440" w:hanging="360"/>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4D">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4E">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4F">
      <w:pPr>
        <w:widowControl w:val="0"/>
        <w:numPr>
          <w:ilvl w:val="0"/>
          <w:numId w:val="2"/>
        </w:numPr>
        <w:ind w:left="720" w:hanging="360"/>
      </w:pPr>
      <w:r w:rsidDel="00000000" w:rsidR="00000000" w:rsidRPr="00000000">
        <w:rPr>
          <w:rtl w:val="0"/>
        </w:rPr>
        <w:t xml:space="preserve">Knowns: </w:t>
      </w:r>
    </w:p>
    <w:p w:rsidR="00000000" w:rsidDel="00000000" w:rsidP="00000000" w:rsidRDefault="00000000" w:rsidRPr="00000000" w14:paraId="00000150">
      <w:pPr>
        <w:widowControl w:val="0"/>
        <w:numPr>
          <w:ilvl w:val="1"/>
          <w:numId w:val="2"/>
        </w:numPr>
        <w:ind w:left="1440" w:hanging="360"/>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51">
      <w:pPr>
        <w:widowControl w:val="0"/>
        <w:numPr>
          <w:ilvl w:val="1"/>
          <w:numId w:val="2"/>
        </w:numPr>
        <w:ind w:left="1440" w:hanging="360"/>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52">
      <w:pPr>
        <w:widowControl w:val="0"/>
        <w:numPr>
          <w:ilvl w:val="0"/>
          <w:numId w:val="2"/>
        </w:numPr>
        <w:ind w:left="720" w:hanging="360"/>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53">
      <w:pPr>
        <w:widowControl w:val="0"/>
        <w:numPr>
          <w:ilvl w:val="0"/>
          <w:numId w:val="2"/>
        </w:numPr>
        <w:ind w:left="720" w:hanging="360"/>
      </w:pPr>
      <w:r w:rsidDel="00000000" w:rsidR="00000000" w:rsidRPr="00000000">
        <w:rPr>
          <w:rtl w:val="0"/>
        </w:rPr>
        <w:t xml:space="preserve">Needs: </w:t>
      </w:r>
    </w:p>
    <w:p w:rsidR="00000000" w:rsidDel="00000000" w:rsidP="00000000" w:rsidRDefault="00000000" w:rsidRPr="00000000" w14:paraId="00000154">
      <w:pPr>
        <w:widowControl w:val="0"/>
        <w:numPr>
          <w:ilvl w:val="1"/>
          <w:numId w:val="2"/>
        </w:numPr>
        <w:ind w:left="1440" w:hanging="360"/>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55">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56">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57">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58">
      <w:pPr>
        <w:widowControl w:val="0"/>
        <w:rPr/>
      </w:pPr>
      <w:r w:rsidDel="00000000" w:rsidR="00000000" w:rsidRPr="00000000">
        <w:rPr>
          <w:rtl w:val="0"/>
        </w:rPr>
      </w:r>
    </w:p>
    <w:p w:rsidR="00000000" w:rsidDel="00000000" w:rsidP="00000000" w:rsidRDefault="00000000" w:rsidRPr="00000000" w14:paraId="00000159">
      <w:pPr>
        <w:widowControl w:val="0"/>
        <w:rPr/>
      </w:pPr>
      <w:r w:rsidDel="00000000" w:rsidR="00000000" w:rsidRPr="00000000">
        <w:rPr>
          <w:rtl w:val="0"/>
        </w:rPr>
        <w:t xml:space="preserve">[paragraph] spatial and temporal variation in tropical forest </w:t>
      </w:r>
      <w:commentRangeStart w:id="99"/>
      <w:r w:rsidDel="00000000" w:rsidR="00000000" w:rsidRPr="00000000">
        <w:rPr>
          <w:rtl w:val="0"/>
        </w:rPr>
        <w:t xml:space="preserve">GPP and NEP</w:t>
      </w:r>
      <w:commentRangeEnd w:id="99"/>
      <w:r w:rsidDel="00000000" w:rsidR="00000000" w:rsidRPr="00000000">
        <w:commentReference w:id="99"/>
      </w:r>
      <w:r w:rsidDel="00000000" w:rsidR="00000000" w:rsidRPr="00000000">
        <w:rPr>
          <w:rtl w:val="0"/>
        </w:rPr>
        <w:t xml:space="preserve"> - knowns, unknowns, needs, potential advances</w:t>
      </w:r>
    </w:p>
    <w:p w:rsidR="00000000" w:rsidDel="00000000" w:rsidP="00000000" w:rsidRDefault="00000000" w:rsidRPr="00000000" w14:paraId="0000015A">
      <w:pPr>
        <w:widowControl w:val="0"/>
        <w:numPr>
          <w:ilvl w:val="0"/>
          <w:numId w:val="49"/>
        </w:numPr>
        <w:ind w:left="720" w:hanging="360"/>
      </w:pPr>
      <w:r w:rsidDel="00000000" w:rsidR="00000000" w:rsidRPr="00000000">
        <w:rPr>
          <w:rtl w:val="0"/>
        </w:rPr>
        <w:t xml:space="preserve">Ground methods: eddy flux, very limited availability</w:t>
      </w:r>
    </w:p>
    <w:p w:rsidR="00000000" w:rsidDel="00000000" w:rsidP="00000000" w:rsidRDefault="00000000" w:rsidRPr="00000000" w14:paraId="0000015B">
      <w:pPr>
        <w:widowControl w:val="0"/>
        <w:numPr>
          <w:ilvl w:val="0"/>
          <w:numId w:val="49"/>
        </w:numPr>
        <w:ind w:left="720" w:hanging="360"/>
      </w:pPr>
      <w:r w:rsidDel="00000000" w:rsidR="00000000" w:rsidRPr="00000000">
        <w:rPr>
          <w:rtl w:val="0"/>
        </w:rPr>
        <w:t xml:space="preserve">Remote sensing methods: </w:t>
      </w:r>
    </w:p>
    <w:p w:rsidR="00000000" w:rsidDel="00000000" w:rsidP="00000000" w:rsidRDefault="00000000" w:rsidRPr="00000000" w14:paraId="0000015C">
      <w:pPr>
        <w:widowControl w:val="0"/>
        <w:numPr>
          <w:ilvl w:val="1"/>
          <w:numId w:val="49"/>
        </w:numPr>
        <w:ind w:left="1440" w:hanging="360"/>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5D">
      <w:pPr>
        <w:widowControl w:val="0"/>
        <w:numPr>
          <w:ilvl w:val="1"/>
          <w:numId w:val="49"/>
        </w:numPr>
        <w:ind w:left="1440" w:hanging="360"/>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5E">
      <w:pPr>
        <w:widowControl w:val="0"/>
        <w:numPr>
          <w:ilvl w:val="0"/>
          <w:numId w:val="49"/>
        </w:numPr>
        <w:ind w:left="720" w:hanging="360"/>
      </w:pPr>
      <w:r w:rsidDel="00000000" w:rsidR="00000000" w:rsidRPr="00000000">
        <w:rPr>
          <w:rtl w:val="0"/>
        </w:rPr>
        <w:t xml:space="preserve">Knowns: </w:t>
      </w:r>
    </w:p>
    <w:p w:rsidR="00000000" w:rsidDel="00000000" w:rsidP="00000000" w:rsidRDefault="00000000" w:rsidRPr="00000000" w14:paraId="0000015F">
      <w:pPr>
        <w:widowControl w:val="0"/>
        <w:numPr>
          <w:ilvl w:val="1"/>
          <w:numId w:val="49"/>
        </w:numPr>
        <w:ind w:left="1440" w:hanging="360"/>
      </w:pPr>
      <w:r w:rsidDel="00000000" w:rsidR="00000000" w:rsidRPr="00000000">
        <w:rPr>
          <w:rtl w:val="0"/>
        </w:rPr>
        <w:t xml:space="preserve">diurnal, seasonal, interannual patterns within sites with eddy flux</w:t>
      </w:r>
    </w:p>
    <w:p w:rsidR="00000000" w:rsidDel="00000000" w:rsidP="00000000" w:rsidRDefault="00000000" w:rsidRPr="00000000" w14:paraId="00000160">
      <w:pPr>
        <w:widowControl w:val="0"/>
        <w:numPr>
          <w:ilvl w:val="1"/>
          <w:numId w:val="49"/>
        </w:numPr>
        <w:ind w:left="1440" w:hanging="360"/>
      </w:pPr>
      <w:r w:rsidDel="00000000" w:rsidR="00000000" w:rsidRPr="00000000">
        <w:rPr>
          <w:rtl w:val="0"/>
        </w:rPr>
        <w:t xml:space="preserve">Spatial variation…. ?</w:t>
      </w:r>
    </w:p>
    <w:p w:rsidR="00000000" w:rsidDel="00000000" w:rsidP="00000000" w:rsidRDefault="00000000" w:rsidRPr="00000000" w14:paraId="00000161">
      <w:pPr>
        <w:widowControl w:val="0"/>
        <w:numPr>
          <w:ilvl w:val="0"/>
          <w:numId w:val="49"/>
        </w:numPr>
        <w:ind w:left="720" w:hanging="360"/>
      </w:pPr>
      <w:r w:rsidDel="00000000" w:rsidR="00000000" w:rsidRPr="00000000">
        <w:rPr>
          <w:rtl w:val="0"/>
        </w:rPr>
        <w:t xml:space="preserve">Unknowns</w:t>
      </w:r>
    </w:p>
    <w:p w:rsidR="00000000" w:rsidDel="00000000" w:rsidP="00000000" w:rsidRDefault="00000000" w:rsidRPr="00000000" w14:paraId="00000162">
      <w:pPr>
        <w:widowControl w:val="0"/>
        <w:numPr>
          <w:ilvl w:val="0"/>
          <w:numId w:val="49"/>
        </w:numPr>
        <w:ind w:left="720" w:hanging="360"/>
      </w:pPr>
      <w:r w:rsidDel="00000000" w:rsidR="00000000" w:rsidRPr="00000000">
        <w:rPr>
          <w:rtl w:val="0"/>
        </w:rPr>
        <w:t xml:space="preserve">Needs</w:t>
      </w:r>
    </w:p>
    <w:p w:rsidR="00000000" w:rsidDel="00000000" w:rsidP="00000000" w:rsidRDefault="00000000" w:rsidRPr="00000000" w14:paraId="00000163">
      <w:pPr>
        <w:widowControl w:val="0"/>
        <w:numPr>
          <w:ilvl w:val="0"/>
          <w:numId w:val="49"/>
        </w:numPr>
        <w:ind w:left="720" w:hanging="360"/>
      </w:pPr>
      <w:r w:rsidDel="00000000" w:rsidR="00000000" w:rsidRPr="00000000">
        <w:rPr>
          <w:rtl w:val="0"/>
        </w:rPr>
        <w:t xml:space="preserve">Potential payoff</w:t>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164">
      <w:pPr>
        <w:widowControl w:val="0"/>
        <w:rPr/>
      </w:pP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66">
      <w:pPr>
        <w:widowControl w:val="0"/>
        <w:numPr>
          <w:ilvl w:val="0"/>
          <w:numId w:val="84"/>
        </w:numPr>
        <w:ind w:left="720" w:hanging="360"/>
        <w:rPr/>
      </w:pPr>
      <w:r w:rsidDel="00000000" w:rsidR="00000000" w:rsidRPr="00000000">
        <w:rPr>
          <w:rtl w:val="0"/>
        </w:rPr>
        <w:t xml:space="preserve">Knowns</w:t>
      </w:r>
    </w:p>
    <w:p w:rsidR="00000000" w:rsidDel="00000000" w:rsidP="00000000" w:rsidRDefault="00000000" w:rsidRPr="00000000" w14:paraId="00000167">
      <w:pPr>
        <w:widowControl w:val="0"/>
        <w:numPr>
          <w:ilvl w:val="1"/>
          <w:numId w:val="84"/>
        </w:numPr>
        <w:ind w:left="1440" w:hanging="360"/>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68">
      <w:pPr>
        <w:widowControl w:val="0"/>
        <w:numPr>
          <w:ilvl w:val="1"/>
          <w:numId w:val="84"/>
        </w:numPr>
        <w:ind w:left="1440" w:hanging="360"/>
        <w:rPr/>
      </w:pPr>
      <w:r w:rsidDel="00000000" w:rsidR="00000000" w:rsidRPr="00000000">
        <w:rPr>
          <w:rtl w:val="0"/>
        </w:rPr>
        <w:t xml:space="preserve">Leaf phenology patterns from satellite data</w:t>
      </w:r>
    </w:p>
    <w:p w:rsidR="00000000" w:rsidDel="00000000" w:rsidP="00000000" w:rsidRDefault="00000000" w:rsidRPr="00000000" w14:paraId="00000169">
      <w:pPr>
        <w:widowControl w:val="0"/>
        <w:numPr>
          <w:ilvl w:val="1"/>
          <w:numId w:val="84"/>
        </w:numPr>
        <w:ind w:left="1440" w:hanging="360"/>
      </w:pPr>
      <w:r w:rsidDel="00000000" w:rsidR="00000000" w:rsidRPr="00000000">
        <w:rPr>
          <w:rtl w:val="0"/>
        </w:rPr>
        <w:t xml:space="preserve">Phenomenological models grounded in current remote sensing estimates</w:t>
      </w:r>
    </w:p>
    <w:p w:rsidR="00000000" w:rsidDel="00000000" w:rsidP="00000000" w:rsidRDefault="00000000" w:rsidRPr="00000000" w14:paraId="0000016A">
      <w:pPr>
        <w:widowControl w:val="0"/>
        <w:numPr>
          <w:ilvl w:val="1"/>
          <w:numId w:val="84"/>
        </w:numPr>
        <w:ind w:left="1440" w:hanging="360"/>
      </w:pPr>
      <w:r w:rsidDel="00000000" w:rsidR="00000000" w:rsidRPr="00000000">
        <w:rPr>
          <w:rtl w:val="0"/>
        </w:rPr>
        <w:t xml:space="preserve">Mechanistic models in ESMs…  but only weakly linked to data</w:t>
      </w:r>
    </w:p>
    <w:p w:rsidR="00000000" w:rsidDel="00000000" w:rsidP="00000000" w:rsidRDefault="00000000" w:rsidRPr="00000000" w14:paraId="0000016B">
      <w:pPr>
        <w:widowControl w:val="0"/>
        <w:numPr>
          <w:ilvl w:val="0"/>
          <w:numId w:val="84"/>
        </w:numPr>
        <w:ind w:left="720" w:hanging="360"/>
      </w:pPr>
      <w:r w:rsidDel="00000000" w:rsidR="00000000" w:rsidRPr="00000000">
        <w:rPr>
          <w:rtl w:val="0"/>
        </w:rPr>
        <w:t xml:space="preserve">Unknowns</w:t>
      </w:r>
    </w:p>
    <w:p w:rsidR="00000000" w:rsidDel="00000000" w:rsidP="00000000" w:rsidRDefault="00000000" w:rsidRPr="00000000" w14:paraId="0000016C">
      <w:pPr>
        <w:widowControl w:val="0"/>
        <w:numPr>
          <w:ilvl w:val="1"/>
          <w:numId w:val="84"/>
        </w:numPr>
        <w:ind w:left="1440" w:hanging="360"/>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6D">
      <w:pPr>
        <w:widowControl w:val="0"/>
        <w:numPr>
          <w:ilvl w:val="1"/>
          <w:numId w:val="84"/>
        </w:numPr>
        <w:ind w:left="1440" w:hanging="360"/>
      </w:pPr>
      <w:r w:rsidDel="00000000" w:rsidR="00000000" w:rsidRPr="00000000">
        <w:rPr>
          <w:rtl w:val="0"/>
        </w:rPr>
        <w:t xml:space="preserve">Quantitative patterns, interactions, generality/specificity</w:t>
      </w:r>
    </w:p>
    <w:p w:rsidR="00000000" w:rsidDel="00000000" w:rsidP="00000000" w:rsidRDefault="00000000" w:rsidRPr="00000000" w14:paraId="0000016E">
      <w:pPr>
        <w:widowControl w:val="0"/>
        <w:numPr>
          <w:ilvl w:val="1"/>
          <w:numId w:val="84"/>
        </w:numPr>
        <w:ind w:left="1440" w:hanging="360"/>
      </w:pPr>
      <w:r w:rsidDel="00000000" w:rsidR="00000000" w:rsidRPr="00000000">
        <w:rPr>
          <w:rtl w:val="0"/>
        </w:rPr>
        <w:t xml:space="preserve">True mechanisms, accurate and precise mechanistic models</w:t>
      </w:r>
    </w:p>
    <w:p w:rsidR="00000000" w:rsidDel="00000000" w:rsidP="00000000" w:rsidRDefault="00000000" w:rsidRPr="00000000" w14:paraId="0000016F">
      <w:pPr>
        <w:widowControl w:val="0"/>
        <w:numPr>
          <w:ilvl w:val="0"/>
          <w:numId w:val="84"/>
        </w:numPr>
        <w:ind w:left="720" w:hanging="360"/>
      </w:pPr>
      <w:r w:rsidDel="00000000" w:rsidR="00000000" w:rsidRPr="00000000">
        <w:rPr>
          <w:rtl w:val="0"/>
        </w:rPr>
        <w:t xml:space="preserve">Needs: </w:t>
      </w:r>
    </w:p>
    <w:p w:rsidR="00000000" w:rsidDel="00000000" w:rsidP="00000000" w:rsidRDefault="00000000" w:rsidRPr="00000000" w14:paraId="00000170">
      <w:pPr>
        <w:widowControl w:val="0"/>
        <w:numPr>
          <w:ilvl w:val="1"/>
          <w:numId w:val="84"/>
        </w:numPr>
        <w:ind w:left="1440" w:hanging="360"/>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71">
      <w:pPr>
        <w:widowControl w:val="0"/>
        <w:numPr>
          <w:ilvl w:val="1"/>
          <w:numId w:val="84"/>
        </w:numPr>
        <w:ind w:left="1440" w:hanging="360"/>
      </w:pPr>
      <w:r w:rsidDel="00000000" w:rsidR="00000000" w:rsidRPr="00000000">
        <w:rPr>
          <w:rtl w:val="0"/>
        </w:rPr>
        <w:t xml:space="preserve">Improved satellite-based leaf phenology estimates?</w:t>
      </w:r>
    </w:p>
    <w:p w:rsidR="00000000" w:rsidDel="00000000" w:rsidP="00000000" w:rsidRDefault="00000000" w:rsidRPr="00000000" w14:paraId="00000172">
      <w:pPr>
        <w:widowControl w:val="0"/>
        <w:numPr>
          <w:ilvl w:val="1"/>
          <w:numId w:val="84"/>
        </w:numPr>
        <w:ind w:left="1440" w:hanging="360"/>
      </w:pPr>
      <w:r w:rsidDel="00000000" w:rsidR="00000000" w:rsidRPr="00000000">
        <w:rPr>
          <w:rtl w:val="0"/>
        </w:rPr>
        <w:t xml:space="preserve">Data to inform key parameters in mechanistic models?  </w:t>
      </w:r>
    </w:p>
    <w:p w:rsidR="00000000" w:rsidDel="00000000" w:rsidP="00000000" w:rsidRDefault="00000000" w:rsidRPr="00000000" w14:paraId="00000173">
      <w:pPr>
        <w:widowControl w:val="0"/>
        <w:numPr>
          <w:ilvl w:val="0"/>
          <w:numId w:val="84"/>
        </w:numPr>
        <w:ind w:left="720" w:hanging="360"/>
      </w:pPr>
      <w:r w:rsidDel="00000000" w:rsidR="00000000" w:rsidRPr="00000000">
        <w:rPr>
          <w:rtl w:val="0"/>
        </w:rPr>
        <w:t xml:space="preserve">Potential payoffs:</w:t>
      </w:r>
    </w:p>
    <w:p w:rsidR="00000000" w:rsidDel="00000000" w:rsidP="00000000" w:rsidRDefault="00000000" w:rsidRPr="00000000" w14:paraId="00000174">
      <w:pPr>
        <w:widowControl w:val="0"/>
        <w:numPr>
          <w:ilvl w:val="1"/>
          <w:numId w:val="84"/>
        </w:numPr>
        <w:ind w:left="1440" w:hanging="360"/>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75">
      <w:pPr>
        <w:widowControl w:val="0"/>
        <w:rPr/>
      </w:pPr>
      <w:r w:rsidDel="00000000" w:rsidR="00000000" w:rsidRPr="00000000">
        <w:rPr>
          <w:rtl w:val="0"/>
        </w:rPr>
      </w:r>
    </w:p>
    <w:p w:rsidR="00000000" w:rsidDel="00000000" w:rsidP="00000000" w:rsidRDefault="00000000" w:rsidRPr="00000000" w14:paraId="00000176">
      <w:pPr>
        <w:widowControl w:val="0"/>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w:t>
      </w:r>
      <w:r w:rsidDel="00000000" w:rsidR="00000000" w:rsidRPr="00000000">
        <w:rPr>
          <w:highlight w:val="yellow"/>
          <w:rtl w:val="0"/>
        </w:rPr>
        <w:t xml:space="preserve">REFS</w:t>
      </w:r>
      <w:r w:rsidDel="00000000" w:rsidR="00000000" w:rsidRPr="00000000">
        <w:rPr>
          <w:rtl w:val="0"/>
        </w:rPr>
        <w:t xml:space="preserve">). Low nutrient availability leads to large uncertainties around nutrient constraints on the CO2 fertilization effect (</w:t>
      </w:r>
      <w:commentRangeStart w:id="100"/>
      <w:r w:rsidDel="00000000" w:rsidR="00000000" w:rsidRPr="00000000">
        <w:rPr>
          <w:rtl w:val="0"/>
        </w:rPr>
        <w:t xml:space="preserve">Fleischer and Terrer 2022</w:t>
      </w:r>
      <w:commentRangeEnd w:id="100"/>
      <w:r w:rsidDel="00000000" w:rsidR="00000000" w:rsidRPr="00000000">
        <w:commentReference w:id="100"/>
      </w:r>
      <w:r w:rsidDel="00000000" w:rsidR="00000000" w:rsidRPr="00000000">
        <w:rPr>
          <w:rtl w:val="0"/>
        </w:rPr>
        <w:t xml:space="preserve">). For example, phosphorus is expected to constrain forest growth responses to increased CO2 by about 50% (</w:t>
      </w:r>
      <w:commentRangeStart w:id="101"/>
      <w:r w:rsidDel="00000000" w:rsidR="00000000" w:rsidRPr="00000000">
        <w:rPr>
          <w:rtl w:val="0"/>
        </w:rPr>
        <w:t xml:space="preserve">Fleischer et al., 2019</w:t>
      </w:r>
      <w:commentRangeEnd w:id="101"/>
      <w:r w:rsidDel="00000000" w:rsidR="00000000" w:rsidRPr="00000000">
        <w:commentReference w:id="101"/>
      </w:r>
      <w:r w:rsidDel="00000000" w:rsidR="00000000" w:rsidRPr="00000000">
        <w:rPr>
          <w:rtl w:val="0"/>
        </w:rPr>
        <w:t xml:space="preserve">; </w:t>
      </w:r>
      <w:commentRangeStart w:id="102"/>
      <w:r w:rsidDel="00000000" w:rsidR="00000000" w:rsidRPr="00000000">
        <w:rPr>
          <w:rtl w:val="0"/>
        </w:rPr>
        <w:t xml:space="preserve">Braghiere et al. 2022</w:t>
      </w:r>
      <w:commentRangeEnd w:id="102"/>
      <w:r w:rsidDel="00000000" w:rsidR="00000000" w:rsidRPr="00000000">
        <w:commentReference w:id="102"/>
      </w:r>
      <w:r w:rsidDel="00000000" w:rsidR="00000000" w:rsidRPr="00000000">
        <w:rPr>
          <w:rtl w:val="0"/>
        </w:rPr>
        <w:t xml:space="preserve">). In addition, land-use change can displace large quantities of nutrients (</w:t>
      </w:r>
      <w:commentRangeStart w:id="103"/>
      <w:r w:rsidDel="00000000" w:rsidR="00000000" w:rsidRPr="00000000">
        <w:rPr>
          <w:rtl w:val="0"/>
        </w:rPr>
        <w:t xml:space="preserve">Bauters et al. 2022</w:t>
      </w:r>
      <w:commentRangeEnd w:id="103"/>
      <w:r w:rsidDel="00000000" w:rsidR="00000000" w:rsidRPr="00000000">
        <w:commentReference w:id="103"/>
      </w:r>
      <w:r w:rsidDel="00000000" w:rsidR="00000000" w:rsidRPr="00000000">
        <w:rPr>
          <w:rtl w:val="0"/>
        </w:rPr>
        <w:t xml:space="preserve">;​​ </w:t>
      </w:r>
      <w:commentRangeStart w:id="104"/>
      <w:r w:rsidDel="00000000" w:rsidR="00000000" w:rsidRPr="00000000">
        <w:rPr>
          <w:rtl w:val="0"/>
        </w:rPr>
        <w:t xml:space="preserve">2018</w:t>
      </w:r>
      <w:commentRangeEnd w:id="104"/>
      <w:r w:rsidDel="00000000" w:rsidR="00000000" w:rsidRPr="00000000">
        <w:commentReference w:id="104"/>
      </w:r>
      <w:r w:rsidDel="00000000" w:rsidR="00000000" w:rsidRPr="00000000">
        <w:rPr>
          <w:rtl w:val="0"/>
        </w:rPr>
        <w:t xml:space="preserve">; </w:t>
      </w:r>
      <w:commentRangeStart w:id="105"/>
      <w:r w:rsidDel="00000000" w:rsidR="00000000" w:rsidRPr="00000000">
        <w:rPr>
          <w:rtl w:val="0"/>
        </w:rPr>
        <w:t xml:space="preserve">2021</w:t>
      </w:r>
      <w:commentRangeEnd w:id="105"/>
      <w:r w:rsidDel="00000000" w:rsidR="00000000" w:rsidRPr="00000000">
        <w:commentReference w:id="105"/>
      </w:r>
      <w:r w:rsidDel="00000000" w:rsidR="00000000" w:rsidRPr="00000000">
        <w:rPr>
          <w:rtl w:val="0"/>
        </w:rPr>
        <w:t xml:space="preserve">, </w:t>
      </w:r>
      <w:commentRangeStart w:id="106"/>
      <w:r w:rsidDel="00000000" w:rsidR="00000000" w:rsidRPr="00000000">
        <w:rPr>
          <w:rtl w:val="0"/>
        </w:rPr>
        <w:t xml:space="preserve">Kauffman et al., 1995</w:t>
      </w:r>
      <w:commentRangeEnd w:id="106"/>
      <w:r w:rsidDel="00000000" w:rsidR="00000000" w:rsidRPr="00000000">
        <w:commentReference w:id="106"/>
      </w:r>
      <w:r w:rsidDel="00000000" w:rsidR="00000000" w:rsidRPr="00000000">
        <w:rPr>
          <w:rtl w:val="0"/>
        </w:rPr>
        <w:t xml:space="preserve">), </w:t>
      </w:r>
      <w:commentRangeStart w:id="107"/>
      <w:r w:rsidDel="00000000" w:rsidR="00000000" w:rsidRPr="00000000">
        <w:rPr>
          <w:rtl w:val="0"/>
        </w:rPr>
        <w:t xml:space="preserve">leading to </w:t>
      </w:r>
      <w:commentRangeEnd w:id="107"/>
      <w:r w:rsidDel="00000000" w:rsidR="00000000" w:rsidRPr="00000000">
        <w:commentReference w:id="107"/>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08"/>
      <w:r w:rsidDel="00000000" w:rsidR="00000000" w:rsidRPr="00000000">
        <w:rPr>
          <w:rtl w:val="0"/>
        </w:rPr>
        <w:t xml:space="preserve">Cunha et al., 2022</w:t>
      </w:r>
      <w:commentRangeEnd w:id="108"/>
      <w:r w:rsidDel="00000000" w:rsidR="00000000" w:rsidRPr="00000000">
        <w:commentReference w:id="108"/>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09"/>
      <w:r w:rsidDel="00000000" w:rsidR="00000000" w:rsidRPr="00000000">
        <w:rPr>
          <w:rtl w:val="0"/>
        </w:rPr>
        <w:t xml:space="preserve">Davidson et al., 2004</w:t>
      </w:r>
      <w:commentRangeEnd w:id="109"/>
      <w:r w:rsidDel="00000000" w:rsidR="00000000" w:rsidRPr="00000000">
        <w:commentReference w:id="109"/>
      </w:r>
      <w:r w:rsidDel="00000000" w:rsidR="00000000" w:rsidRPr="00000000">
        <w:rPr>
          <w:rtl w:val="0"/>
        </w:rPr>
        <w:t xml:space="preserve">, </w:t>
      </w:r>
      <w:commentRangeStart w:id="110"/>
      <w:r w:rsidDel="00000000" w:rsidR="00000000" w:rsidRPr="00000000">
        <w:rPr>
          <w:rtl w:val="0"/>
        </w:rPr>
        <w:t xml:space="preserve">Wright et al., 2011</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Manu et al., 2022</w:t>
      </w:r>
      <w:commentRangeEnd w:id="111"/>
      <w:r w:rsidDel="00000000" w:rsidR="00000000" w:rsidRPr="00000000">
        <w:commentReference w:id="111"/>
      </w:r>
      <w:r w:rsidDel="00000000" w:rsidR="00000000" w:rsidRPr="00000000">
        <w:rPr>
          <w:rtl w:val="0"/>
        </w:rPr>
        <w:t xml:space="preserve">; </w:t>
      </w:r>
      <w:commentRangeStart w:id="112"/>
      <w:r w:rsidDel="00000000" w:rsidR="00000000" w:rsidRPr="00000000">
        <w:rPr>
          <w:rtl w:val="0"/>
        </w:rPr>
        <w:t xml:space="preserve">2024</w:t>
      </w:r>
      <w:commentRangeEnd w:id="112"/>
      <w:r w:rsidDel="00000000" w:rsidR="00000000" w:rsidRPr="00000000">
        <w:commentReference w:id="112"/>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13"/>
      <w:r w:rsidDel="00000000" w:rsidR="00000000" w:rsidRPr="00000000">
        <w:rPr>
          <w:rtl w:val="0"/>
        </w:rPr>
        <w:t xml:space="preserve">Townsend et al., 2008</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Chadwick and Asner 2016</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2018</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Martins et al. 2018</w:t>
      </w:r>
      <w:commentRangeEnd w:id="116"/>
      <w:r w:rsidDel="00000000" w:rsidR="00000000" w:rsidRPr="00000000">
        <w:commentReference w:id="116"/>
      </w:r>
      <w:r w:rsidDel="00000000" w:rsidR="00000000" w:rsidRPr="00000000">
        <w:rPr>
          <w:rtl w:val="0"/>
        </w:rPr>
        <w:t xml:space="preserve">).</w:t>
      </w:r>
    </w:p>
    <w:p w:rsidR="00000000" w:rsidDel="00000000" w:rsidP="00000000" w:rsidRDefault="00000000" w:rsidRPr="00000000" w14:paraId="00000177">
      <w:pPr>
        <w:keepNext w:val="1"/>
        <w:widowControl w:val="0"/>
        <w:rPr/>
      </w:pPr>
      <w:r w:rsidDel="00000000" w:rsidR="00000000" w:rsidRPr="00000000">
        <w:rPr>
          <w:rtl w:val="0"/>
        </w:rPr>
      </w:r>
    </w:p>
    <w:p w:rsidR="00000000" w:rsidDel="00000000" w:rsidP="00000000" w:rsidRDefault="00000000" w:rsidRPr="00000000" w14:paraId="00000178">
      <w:pPr>
        <w:keepNext w:val="1"/>
        <w:widowControl w:val="0"/>
        <w:rPr/>
      </w:pPr>
      <w:commentRangeStart w:id="117"/>
      <w:r w:rsidDel="00000000" w:rsidR="00000000" w:rsidRPr="00000000">
        <w:rPr>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18"/>
      <w:r w:rsidDel="00000000" w:rsidR="00000000" w:rsidRPr="00000000">
        <w:rPr>
          <w:rtl w:val="0"/>
        </w:rPr>
        <w:t xml:space="preserve">Lira-Martins et al., 2019</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Heineman et al., 2016</w:t>
      </w:r>
      <w:commentRangeEnd w:id="119"/>
      <w:r w:rsidDel="00000000" w:rsidR="00000000" w:rsidRPr="00000000">
        <w:commentReference w:id="119"/>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179">
      <w:pPr>
        <w:widowControl w:val="0"/>
        <w:rPr/>
      </w:pPr>
      <w:r w:rsidDel="00000000" w:rsidR="00000000" w:rsidRPr="00000000">
        <w:rPr>
          <w:rtl w:val="0"/>
        </w:rPr>
      </w:r>
    </w:p>
    <w:p w:rsidR="00000000" w:rsidDel="00000000" w:rsidP="00000000" w:rsidRDefault="00000000" w:rsidRPr="00000000" w14:paraId="0000017A">
      <w:pPr>
        <w:widowControl w:val="0"/>
        <w:rPr/>
      </w:pPr>
      <w:commentRangeStart w:id="120"/>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7B">
      <w:pPr>
        <w:widowControl w:val="0"/>
        <w:numPr>
          <w:ilvl w:val="0"/>
          <w:numId w:val="6"/>
        </w:numPr>
        <w:ind w:left="720" w:hanging="360"/>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7C">
      <w:pPr>
        <w:widowControl w:val="0"/>
        <w:numPr>
          <w:ilvl w:val="0"/>
          <w:numId w:val="6"/>
        </w:numPr>
        <w:ind w:left="720" w:hanging="360"/>
      </w:pPr>
      <w:r w:rsidDel="00000000" w:rsidR="00000000" w:rsidRPr="00000000">
        <w:rPr>
          <w:rtl w:val="0"/>
        </w:rPr>
        <w:t xml:space="preserve">Past methods</w:t>
      </w:r>
    </w:p>
    <w:p w:rsidR="00000000" w:rsidDel="00000000" w:rsidP="00000000" w:rsidRDefault="00000000" w:rsidRPr="00000000" w14:paraId="0000017D">
      <w:pPr>
        <w:widowControl w:val="0"/>
        <w:numPr>
          <w:ilvl w:val="1"/>
          <w:numId w:val="6"/>
        </w:numPr>
        <w:ind w:left="1440" w:hanging="360"/>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7E">
      <w:pPr>
        <w:widowControl w:val="0"/>
        <w:numPr>
          <w:ilvl w:val="1"/>
          <w:numId w:val="6"/>
        </w:numPr>
        <w:ind w:left="1440" w:hanging="360"/>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7F">
      <w:pPr>
        <w:widowControl w:val="0"/>
        <w:numPr>
          <w:ilvl w:val="1"/>
          <w:numId w:val="6"/>
        </w:numPr>
        <w:ind w:left="1440" w:hanging="360"/>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80">
      <w:pPr>
        <w:widowControl w:val="0"/>
        <w:numPr>
          <w:ilvl w:val="0"/>
          <w:numId w:val="6"/>
        </w:numPr>
        <w:ind w:left="720" w:hanging="360"/>
      </w:pPr>
      <w:r w:rsidDel="00000000" w:rsidR="00000000" w:rsidRPr="00000000">
        <w:rPr>
          <w:rtl w:val="0"/>
        </w:rPr>
        <w:t xml:space="preserve">Knowns</w:t>
      </w:r>
    </w:p>
    <w:p w:rsidR="00000000" w:rsidDel="00000000" w:rsidP="00000000" w:rsidRDefault="00000000" w:rsidRPr="00000000" w14:paraId="00000181">
      <w:pPr>
        <w:widowControl w:val="0"/>
        <w:numPr>
          <w:ilvl w:val="1"/>
          <w:numId w:val="6"/>
        </w:numPr>
        <w:ind w:left="1440" w:hanging="360"/>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82">
      <w:pPr>
        <w:widowControl w:val="0"/>
        <w:numPr>
          <w:ilvl w:val="1"/>
          <w:numId w:val="6"/>
        </w:numPr>
        <w:ind w:left="1440" w:hanging="360"/>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83">
      <w:pPr>
        <w:widowControl w:val="0"/>
        <w:numPr>
          <w:ilvl w:val="1"/>
          <w:numId w:val="6"/>
        </w:numPr>
        <w:ind w:left="1440" w:hanging="360"/>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84">
      <w:pPr>
        <w:widowControl w:val="0"/>
        <w:numPr>
          <w:ilvl w:val="0"/>
          <w:numId w:val="6"/>
        </w:numPr>
        <w:ind w:left="720" w:hanging="360"/>
      </w:pPr>
      <w:r w:rsidDel="00000000" w:rsidR="00000000" w:rsidRPr="00000000">
        <w:rPr>
          <w:rtl w:val="0"/>
        </w:rPr>
        <w:t xml:space="preserve">Unknowns</w:t>
      </w:r>
    </w:p>
    <w:p w:rsidR="00000000" w:rsidDel="00000000" w:rsidP="00000000" w:rsidRDefault="00000000" w:rsidRPr="00000000" w14:paraId="00000185">
      <w:pPr>
        <w:widowControl w:val="0"/>
        <w:numPr>
          <w:ilvl w:val="1"/>
          <w:numId w:val="6"/>
        </w:numPr>
        <w:ind w:left="1440" w:hanging="360"/>
      </w:pPr>
      <w:r w:rsidDel="00000000" w:rsidR="00000000" w:rsidRPr="00000000">
        <w:rPr>
          <w:rtl w:val="0"/>
        </w:rPr>
        <w:t xml:space="preserve">Which nutrients are how limiting and where/when</w:t>
      </w:r>
    </w:p>
    <w:p w:rsidR="00000000" w:rsidDel="00000000" w:rsidP="00000000" w:rsidRDefault="00000000" w:rsidRPr="00000000" w14:paraId="00000186">
      <w:pPr>
        <w:widowControl w:val="0"/>
        <w:numPr>
          <w:ilvl w:val="1"/>
          <w:numId w:val="6"/>
        </w:numPr>
        <w:ind w:left="1440" w:hanging="360"/>
      </w:pPr>
      <w:r w:rsidDel="00000000" w:rsidR="00000000" w:rsidRPr="00000000">
        <w:rPr>
          <w:rtl w:val="0"/>
        </w:rPr>
        <w:t xml:space="preserve">How nutrient limitation will affect responses to global change</w:t>
      </w:r>
    </w:p>
    <w:p w:rsidR="00000000" w:rsidDel="00000000" w:rsidP="00000000" w:rsidRDefault="00000000" w:rsidRPr="00000000" w14:paraId="00000187">
      <w:pPr>
        <w:widowControl w:val="0"/>
        <w:numPr>
          <w:ilvl w:val="1"/>
          <w:numId w:val="6"/>
        </w:numPr>
        <w:ind w:left="1440" w:hanging="360"/>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88">
      <w:pPr>
        <w:widowControl w:val="0"/>
        <w:numPr>
          <w:ilvl w:val="0"/>
          <w:numId w:val="6"/>
        </w:numPr>
        <w:ind w:left="720" w:hanging="360"/>
      </w:pPr>
      <w:r w:rsidDel="00000000" w:rsidR="00000000" w:rsidRPr="00000000">
        <w:rPr>
          <w:rtl w:val="0"/>
        </w:rPr>
        <w:t xml:space="preserve">Planned work</w:t>
      </w:r>
    </w:p>
    <w:p w:rsidR="00000000" w:rsidDel="00000000" w:rsidP="00000000" w:rsidRDefault="00000000" w:rsidRPr="00000000" w14:paraId="00000189">
      <w:pPr>
        <w:widowControl w:val="0"/>
        <w:numPr>
          <w:ilvl w:val="1"/>
          <w:numId w:val="6"/>
        </w:numPr>
        <w:ind w:left="1440" w:hanging="360"/>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8A">
      <w:pPr>
        <w:widowControl w:val="0"/>
        <w:numPr>
          <w:ilvl w:val="1"/>
          <w:numId w:val="6"/>
        </w:numPr>
        <w:ind w:left="1440" w:hanging="360"/>
      </w:pPr>
      <w:r w:rsidDel="00000000" w:rsidR="00000000" w:rsidRPr="00000000">
        <w:rPr>
          <w:rtl w:val="0"/>
        </w:rPr>
        <w:t xml:space="preserve">Pantropical maps of leaf and soil nutrient availability</w:t>
      </w:r>
    </w:p>
    <w:p w:rsidR="00000000" w:rsidDel="00000000" w:rsidP="00000000" w:rsidRDefault="00000000" w:rsidRPr="00000000" w14:paraId="0000018B">
      <w:pPr>
        <w:widowControl w:val="0"/>
        <w:numPr>
          <w:ilvl w:val="1"/>
          <w:numId w:val="6"/>
        </w:numPr>
        <w:ind w:left="1440" w:hanging="360"/>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8C">
      <w:pPr>
        <w:widowControl w:val="0"/>
        <w:numPr>
          <w:ilvl w:val="0"/>
          <w:numId w:val="6"/>
        </w:numPr>
        <w:ind w:left="720" w:hanging="360"/>
      </w:pPr>
      <w:r w:rsidDel="00000000" w:rsidR="00000000" w:rsidRPr="00000000">
        <w:rPr>
          <w:rtl w:val="0"/>
        </w:rPr>
        <w:t xml:space="preserve">Potential payoff</w:t>
      </w:r>
    </w:p>
    <w:p w:rsidR="00000000" w:rsidDel="00000000" w:rsidP="00000000" w:rsidRDefault="00000000" w:rsidRPr="00000000" w14:paraId="0000018D">
      <w:pPr>
        <w:widowControl w:val="0"/>
        <w:numPr>
          <w:ilvl w:val="1"/>
          <w:numId w:val="6"/>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commentRangeEnd w:id="120"/>
      <w:r w:rsidDel="00000000" w:rsidR="00000000" w:rsidRPr="00000000">
        <w:commentReference w:id="120"/>
      </w:r>
      <w:r w:rsidDel="00000000" w:rsidR="00000000" w:rsidRPr="00000000">
        <w:rPr>
          <w:rtl w:val="0"/>
        </w:rPr>
      </w:r>
    </w:p>
    <w:p w:rsidR="00000000" w:rsidDel="00000000" w:rsidP="00000000" w:rsidRDefault="00000000" w:rsidRPr="00000000" w14:paraId="0000018E">
      <w:pPr>
        <w:widowControl w:val="0"/>
        <w:rPr/>
      </w:pPr>
      <w:r w:rsidDel="00000000" w:rsidR="00000000" w:rsidRPr="00000000">
        <w:rPr>
          <w:rtl w:val="0"/>
        </w:rPr>
      </w:r>
    </w:p>
    <w:p w:rsidR="00000000" w:rsidDel="00000000" w:rsidP="00000000" w:rsidRDefault="00000000" w:rsidRPr="00000000" w14:paraId="0000018F">
      <w:pPr>
        <w:spacing w:after="240" w:lineRule="auto"/>
        <w:rPr/>
      </w:pPr>
      <w:r w:rsidDel="00000000" w:rsidR="00000000" w:rsidRPr="00000000">
        <w:rPr>
          <w:rtl w:val="0"/>
        </w:rPr>
        <w:t xml:space="preserve">A large proportion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21"/>
      <w:r w:rsidDel="00000000" w:rsidR="00000000" w:rsidRPr="00000000">
        <w:rPr>
          <w:rtl w:val="0"/>
        </w:rPr>
        <w:t xml:space="preserve">Aselmann and Crutzen, 1989</w:t>
      </w:r>
      <w:commentRangeEnd w:id="121"/>
      <w:r w:rsidDel="00000000" w:rsidR="00000000" w:rsidRPr="00000000">
        <w:commentReference w:id="121"/>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22"/>
      <w:r w:rsidDel="00000000" w:rsidR="00000000" w:rsidRPr="00000000">
        <w:rPr>
          <w:rtl w:val="0"/>
        </w:rPr>
        <w:t xml:space="preserve">Helfter et al., 2021</w:t>
      </w:r>
      <w:commentRangeEnd w:id="122"/>
      <w:r w:rsidDel="00000000" w:rsidR="00000000" w:rsidRPr="00000000">
        <w:commentReference w:id="122"/>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23"/>
      <w:r w:rsidDel="00000000" w:rsidR="00000000" w:rsidRPr="00000000">
        <w:rPr>
          <w:rtl w:val="0"/>
        </w:rPr>
        <w:t xml:space="preserve">Masson-Delmotte et al., 2021</w:t>
      </w:r>
      <w:commentRangeEnd w:id="123"/>
      <w:r w:rsidDel="00000000" w:rsidR="00000000" w:rsidRPr="00000000">
        <w:commentReference w:id="123"/>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4"/>
      <w:r w:rsidDel="00000000" w:rsidR="00000000" w:rsidRPr="00000000">
        <w:rPr>
          <w:rtl w:val="0"/>
        </w:rPr>
        <w:t xml:space="preserve">Turner et al., 2019</w:t>
      </w:r>
      <w:commentRangeEnd w:id="124"/>
      <w:r w:rsidDel="00000000" w:rsidR="00000000" w:rsidRPr="00000000">
        <w:commentReference w:id="124"/>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25"/>
      <w:r w:rsidDel="00000000" w:rsidR="00000000" w:rsidRPr="00000000">
        <w:rPr>
          <w:rtl w:val="0"/>
        </w:rPr>
        <w:t xml:space="preserve">Tollefson, 2022</w:t>
      </w:r>
      <w:commentRangeEnd w:id="125"/>
      <w:r w:rsidDel="00000000" w:rsidR="00000000" w:rsidRPr="00000000">
        <w:commentReference w:id="125"/>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90">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26"/>
      <w:r w:rsidDel="00000000" w:rsidR="00000000" w:rsidRPr="00000000">
        <w:rPr>
          <w:rtl w:val="0"/>
        </w:rPr>
        <w:t xml:space="preserve">Johnson et al., 2022</w:t>
      </w:r>
      <w:commentRangeEnd w:id="126"/>
      <w:r w:rsidDel="00000000" w:rsidR="00000000" w:rsidRPr="00000000">
        <w:commentReference w:id="126"/>
      </w:r>
      <w:r w:rsidDel="00000000" w:rsidR="00000000" w:rsidRPr="00000000">
        <w:rPr>
          <w:rtl w:val="0"/>
        </w:rPr>
        <w:t xml:space="preserve">; </w:t>
      </w:r>
      <w:commentRangeStart w:id="127"/>
      <w:r w:rsidDel="00000000" w:rsidR="00000000" w:rsidRPr="00000000">
        <w:rPr>
          <w:rtl w:val="0"/>
        </w:rPr>
        <w:t xml:space="preserve">Melack et al., 2022</w:t>
      </w:r>
      <w:commentRangeEnd w:id="127"/>
      <w:r w:rsidDel="00000000" w:rsidR="00000000" w:rsidRPr="00000000">
        <w:commentReference w:id="127"/>
      </w:r>
      <w:r w:rsidDel="00000000" w:rsidR="00000000" w:rsidRPr="00000000">
        <w:rPr>
          <w:rtl w:val="0"/>
        </w:rPr>
        <w:t xml:space="preserve">; </w:t>
      </w:r>
      <w:commentRangeStart w:id="128"/>
      <w:r w:rsidDel="00000000" w:rsidR="00000000" w:rsidRPr="00000000">
        <w:rPr>
          <w:rtl w:val="0"/>
        </w:rPr>
        <w:t xml:space="preserve">Stanley et al., 2023</w:t>
      </w:r>
      <w:commentRangeEnd w:id="128"/>
      <w:r w:rsidDel="00000000" w:rsidR="00000000" w:rsidRPr="00000000">
        <w:commentReference w:id="128"/>
      </w:r>
      <w:r w:rsidDel="00000000" w:rsidR="00000000" w:rsidRPr="00000000">
        <w:rPr>
          <w:rtl w:val="0"/>
        </w:rPr>
        <w:t xml:space="preserve">). The lack of flux observations for use in mechanistic model development and statistical upscaling has led to poorly quantified tropical wetland (</w:t>
      </w:r>
      <w:commentRangeStart w:id="129"/>
      <w:r w:rsidDel="00000000" w:rsidR="00000000" w:rsidRPr="00000000">
        <w:rPr>
          <w:rtl w:val="0"/>
        </w:rPr>
        <w:t xml:space="preserve">Ganesan et al., 2019</w:t>
      </w:r>
      <w:commentRangeEnd w:id="129"/>
      <w:r w:rsidDel="00000000" w:rsidR="00000000" w:rsidRPr="00000000">
        <w:commentReference w:id="129"/>
      </w:r>
      <w:r w:rsidDel="00000000" w:rsidR="00000000" w:rsidRPr="00000000">
        <w:rPr>
          <w:rtl w:val="0"/>
        </w:rPr>
        <w:t xml:space="preserve">) and inland water system (</w:t>
      </w:r>
      <w:commentRangeStart w:id="130"/>
      <w:r w:rsidDel="00000000" w:rsidR="00000000" w:rsidRPr="00000000">
        <w:rPr>
          <w:rtl w:val="0"/>
        </w:rPr>
        <w:t xml:space="preserve">Rosentreter et al., 2021</w:t>
      </w:r>
      <w:commentRangeEnd w:id="130"/>
      <w:r w:rsidDel="00000000" w:rsidR="00000000" w:rsidRPr="00000000">
        <w:commentReference w:id="130"/>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31"/>
      <w:r w:rsidDel="00000000" w:rsidR="00000000" w:rsidRPr="00000000">
        <w:rPr>
          <w:rtl w:val="0"/>
        </w:rPr>
        <w:t xml:space="preserve">Melton et al., 2013</w:t>
      </w:r>
      <w:commentRangeEnd w:id="131"/>
      <w:r w:rsidDel="00000000" w:rsidR="00000000" w:rsidRPr="00000000">
        <w:commentReference w:id="131"/>
      </w:r>
      <w:r w:rsidDel="00000000" w:rsidR="00000000" w:rsidRPr="00000000">
        <w:rPr>
          <w:rtl w:val="0"/>
        </w:rPr>
        <w:t xml:space="preserve">; </w:t>
      </w:r>
      <w:commentRangeStart w:id="132"/>
      <w:r w:rsidDel="00000000" w:rsidR="00000000" w:rsidRPr="00000000">
        <w:rPr>
          <w:rtl w:val="0"/>
        </w:rPr>
        <w:t xml:space="preserve">Bloom et al., 2017</w:t>
      </w:r>
      <w:commentRangeEnd w:id="132"/>
      <w:r w:rsidDel="00000000" w:rsidR="00000000" w:rsidRPr="00000000">
        <w:commentReference w:id="132"/>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91">
      <w:pPr>
        <w:spacing w:after="240" w:lineRule="auto"/>
        <w:rPr/>
      </w:pPr>
      <w:r w:rsidDel="00000000" w:rsidR="00000000" w:rsidRPr="00000000">
        <w:rPr>
          <w:rtl w:val="0"/>
        </w:rPr>
        <w:t xml:space="preserve">Spaceborne remote-sensing and top-down emission estimates in the tropics are known to be challenging (</w:t>
      </w:r>
      <w:commentRangeStart w:id="133"/>
      <w:r w:rsidDel="00000000" w:rsidR="00000000" w:rsidRPr="00000000">
        <w:rPr>
          <w:rtl w:val="0"/>
        </w:rPr>
        <w:t xml:space="preserve">Tunnicliffe et al., 2020</w:t>
      </w:r>
      <w:commentRangeEnd w:id="133"/>
      <w:r w:rsidDel="00000000" w:rsidR="00000000" w:rsidRPr="00000000">
        <w:commentReference w:id="133"/>
      </w:r>
      <w:r w:rsidDel="00000000" w:rsidR="00000000" w:rsidRPr="00000000">
        <w:rPr>
          <w:rtl w:val="0"/>
        </w:rPr>
        <w:t xml:space="preserve">, </w:t>
      </w:r>
      <w:commentRangeStart w:id="134"/>
      <w:r w:rsidDel="00000000" w:rsidR="00000000" w:rsidRPr="00000000">
        <w:rPr>
          <w:rtl w:val="0"/>
        </w:rPr>
        <w:t xml:space="preserve">Wilson et al., 2021</w:t>
      </w:r>
      <w:commentRangeEnd w:id="134"/>
      <w:r w:rsidDel="00000000" w:rsidR="00000000" w:rsidRPr="00000000">
        <w:commentReference w:id="134"/>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92">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35"/>
      <w:r w:rsidDel="00000000" w:rsidR="00000000" w:rsidRPr="00000000">
        <w:rPr>
          <w:rtl w:val="0"/>
        </w:rPr>
        <w:t xml:space="preserve">Miller et al., 2007</w:t>
      </w:r>
      <w:commentRangeEnd w:id="135"/>
      <w:r w:rsidDel="00000000" w:rsidR="00000000" w:rsidRPr="00000000">
        <w:commentReference w:id="135"/>
      </w:r>
      <w:r w:rsidDel="00000000" w:rsidR="00000000" w:rsidRPr="00000000">
        <w:rPr>
          <w:rtl w:val="0"/>
        </w:rPr>
        <w:t xml:space="preserve">, </w:t>
      </w:r>
      <w:commentRangeStart w:id="136"/>
      <w:r w:rsidDel="00000000" w:rsidR="00000000" w:rsidRPr="00000000">
        <w:rPr>
          <w:rtl w:val="0"/>
        </w:rPr>
        <w:t xml:space="preserve">Beck et al., 2012</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Wilson et al., 2016</w:t>
      </w:r>
      <w:commentRangeEnd w:id="137"/>
      <w:r w:rsidDel="00000000" w:rsidR="00000000" w:rsidRPr="00000000">
        <w:commentReference w:id="137"/>
      </w:r>
      <w:r w:rsidDel="00000000" w:rsidR="00000000" w:rsidRPr="00000000">
        <w:rPr>
          <w:rtl w:val="0"/>
        </w:rPr>
        <w:t xml:space="preserve">, </w:t>
      </w:r>
      <w:commentRangeStart w:id="138"/>
      <w:r w:rsidDel="00000000" w:rsidR="00000000" w:rsidRPr="00000000">
        <w:rPr>
          <w:rtl w:val="0"/>
        </w:rPr>
        <w:t xml:space="preserve">Basso et al., 2021</w:t>
      </w:r>
      <w:commentRangeEnd w:id="138"/>
      <w:r w:rsidDel="00000000" w:rsidR="00000000" w:rsidRPr="00000000">
        <w:commentReference w:id="138"/>
      </w:r>
      <w:r w:rsidDel="00000000" w:rsidR="00000000" w:rsidRPr="00000000">
        <w:rPr>
          <w:rtl w:val="0"/>
        </w:rPr>
        <w:t xml:space="preserve">) and Africa (</w:t>
      </w:r>
      <w:commentRangeStart w:id="139"/>
      <w:r w:rsidDel="00000000" w:rsidR="00000000" w:rsidRPr="00000000">
        <w:rPr>
          <w:rtl w:val="0"/>
        </w:rPr>
        <w:t xml:space="preserve">Shaw et al., 2022</w:t>
      </w:r>
      <w:commentRangeEnd w:id="139"/>
      <w:r w:rsidDel="00000000" w:rsidR="00000000" w:rsidRPr="00000000">
        <w:commentReference w:id="139"/>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r w:rsidDel="00000000" w:rsidR="00000000" w:rsidRPr="00000000">
        <w:rPr>
          <w:rtl w:val="0"/>
        </w:rPr>
      </w:r>
    </w:p>
    <w:p w:rsidR="00000000" w:rsidDel="00000000" w:rsidP="00000000" w:rsidRDefault="00000000" w:rsidRPr="00000000" w14:paraId="00000193">
      <w:pPr>
        <w:widowControl w:val="0"/>
        <w:ind w:left="0" w:firstLine="0"/>
        <w:rPr/>
      </w:pPr>
      <w:commentRangeStart w:id="140"/>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 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High biodiversity in tropical forests causes results from manipulative experiments that test where and when nutrient limitation affects productivity to be highly localized. Remote sensing allows for the detection of foliar chemistry and canopy structure that can inform coordinated belowground soil processes across larger scales (Townsend et al 2008, Chadwick and Asner 2016b,2018).</w:t>
      </w:r>
      <w:commentRangeEnd w:id="140"/>
      <w:r w:rsidDel="00000000" w:rsidR="00000000" w:rsidRPr="00000000">
        <w:commentReference w:id="140"/>
      </w:r>
      <w:r w:rsidDel="00000000" w:rsidR="00000000" w:rsidRPr="00000000">
        <w:rPr>
          <w:rtl w:val="0"/>
        </w:rPr>
      </w:r>
    </w:p>
    <w:p w:rsidR="00000000" w:rsidDel="00000000" w:rsidP="00000000" w:rsidRDefault="00000000" w:rsidRPr="00000000" w14:paraId="0000019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95">
      <w:pPr>
        <w:spacing w:after="240" w:before="240" w:lineRule="auto"/>
        <w:rPr/>
      </w:pPr>
      <w:commentRangeStart w:id="141"/>
      <w:commentRangeStart w:id="142"/>
      <w:r w:rsidDel="00000000" w:rsidR="00000000" w:rsidRPr="00000000">
        <w:rPr>
          <w:rtl w:val="0"/>
        </w:rPr>
        <w:t xml:space="preserve">1-2 paragraphs on the science of satellite remote-sensing GHG fluxes in the tropics</w:t>
      </w:r>
      <w:commentRangeEnd w:id="141"/>
      <w:r w:rsidDel="00000000" w:rsidR="00000000" w:rsidRPr="00000000">
        <w:commentReference w:id="141"/>
      </w:r>
      <w:commentRangeEnd w:id="142"/>
      <w:r w:rsidDel="00000000" w:rsidR="00000000" w:rsidRPr="00000000">
        <w:commentReference w:id="142"/>
      </w:r>
      <w:r w:rsidDel="00000000" w:rsidR="00000000" w:rsidRPr="00000000">
        <w:rPr>
          <w:rtl w:val="0"/>
        </w:rPr>
      </w:r>
    </w:p>
    <w:p w:rsidR="00000000" w:rsidDel="00000000" w:rsidP="00000000" w:rsidRDefault="00000000" w:rsidRPr="00000000" w14:paraId="00000196">
      <w:pPr>
        <w:spacing w:after="240" w:before="240" w:lineRule="auto"/>
        <w:ind w:left="0" w:firstLine="0"/>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The tropical CO2 terrestrial budget has been constrained using satellite remote-sensing XCO2 data from GOSAT, OCO-2, and TanSat (e.g., </w:t>
      </w:r>
      <w:commentRangeStart w:id="143"/>
      <w:r w:rsidDel="00000000" w:rsidR="00000000" w:rsidRPr="00000000">
        <w:rPr>
          <w:rtl w:val="0"/>
        </w:rPr>
        <w:t xml:space="preserve">Liu et al., 2016</w:t>
      </w:r>
      <w:commentRangeEnd w:id="143"/>
      <w:r w:rsidDel="00000000" w:rsidR="00000000" w:rsidRPr="00000000">
        <w:commentReference w:id="143"/>
      </w:r>
      <w:r w:rsidDel="00000000" w:rsidR="00000000" w:rsidRPr="00000000">
        <w:rPr>
          <w:rtl w:val="0"/>
        </w:rPr>
        <w:t xml:space="preserve">;</w:t>
      </w:r>
      <w:commentRangeStart w:id="144"/>
      <w:r w:rsidDel="00000000" w:rsidR="00000000" w:rsidRPr="00000000">
        <w:rPr>
          <w:rtl w:val="0"/>
        </w:rPr>
        <w:t xml:space="preserve"> Lunt et al., 2019</w:t>
      </w:r>
      <w:commentRangeEnd w:id="144"/>
      <w:r w:rsidDel="00000000" w:rsidR="00000000" w:rsidRPr="00000000">
        <w:commentReference w:id="144"/>
      </w:r>
      <w:r w:rsidDel="00000000" w:rsidR="00000000" w:rsidRPr="00000000">
        <w:rPr>
          <w:rtl w:val="0"/>
        </w:rPr>
        <w:t xml:space="preserve">; </w:t>
      </w:r>
      <w:commentRangeStart w:id="145"/>
      <w:r w:rsidDel="00000000" w:rsidR="00000000" w:rsidRPr="00000000">
        <w:rPr>
          <w:rtl w:val="0"/>
        </w:rPr>
        <w:t xml:space="preserve">Crowell et al., 2019</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Palmer et al., 2019</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Yang et al., 2021</w:t>
      </w:r>
      <w:commentRangeEnd w:id="147"/>
      <w:r w:rsidDel="00000000" w:rsidR="00000000" w:rsidRPr="00000000">
        <w:commentReference w:id="147"/>
      </w:r>
      <w:r w:rsidDel="00000000" w:rsidR="00000000" w:rsidRPr="00000000">
        <w:rPr>
          <w:rtl w:val="0"/>
        </w:rPr>
        <w:t xml:space="preserve">).Tropical wetland emissions of CH4 have been estimated using satellite retrievals of XCH4 from GOSAT and TROPOMI (e.g., </w:t>
      </w:r>
      <w:commentRangeStart w:id="148"/>
      <w:r w:rsidDel="00000000" w:rsidR="00000000" w:rsidRPr="00000000">
        <w:rPr>
          <w:rtl w:val="0"/>
        </w:rPr>
        <w:t xml:space="preserve">Parker et al., 2018</w:t>
      </w:r>
      <w:commentRangeEnd w:id="148"/>
      <w:r w:rsidDel="00000000" w:rsidR="00000000" w:rsidRPr="00000000">
        <w:commentReference w:id="148"/>
      </w:r>
      <w:r w:rsidDel="00000000" w:rsidR="00000000" w:rsidRPr="00000000">
        <w:rPr>
          <w:rtl w:val="0"/>
        </w:rPr>
        <w:t xml:space="preserve">; </w:t>
      </w:r>
      <w:commentRangeStart w:id="149"/>
      <w:r w:rsidDel="00000000" w:rsidR="00000000" w:rsidRPr="00000000">
        <w:rPr>
          <w:rtl w:val="0"/>
        </w:rPr>
        <w:t xml:space="preserve">Ma et al., 2021</w:t>
      </w:r>
      <w:commentRangeEnd w:id="149"/>
      <w:r w:rsidDel="00000000" w:rsidR="00000000" w:rsidRPr="00000000">
        <w:commentReference w:id="149"/>
      </w:r>
      <w:r w:rsidDel="00000000" w:rsidR="00000000" w:rsidRPr="00000000">
        <w:rPr>
          <w:rtl w:val="0"/>
        </w:rPr>
        <w:t xml:space="preserve">; </w:t>
      </w:r>
      <w:commentRangeStart w:id="150"/>
      <w:r w:rsidDel="00000000" w:rsidR="00000000" w:rsidRPr="00000000">
        <w:rPr>
          <w:rtl w:val="0"/>
        </w:rPr>
        <w:t xml:space="preserve">Feng et al., 2022</w:t>
      </w:r>
      <w:commentRangeEnd w:id="150"/>
      <w:r w:rsidDel="00000000" w:rsidR="00000000" w:rsidRPr="00000000">
        <w:commentReference w:id="150"/>
      </w:r>
      <w:r w:rsidDel="00000000" w:rsidR="00000000" w:rsidRPr="00000000">
        <w:rPr>
          <w:rtl w:val="0"/>
        </w:rPr>
        <w:t xml:space="preserve">; </w:t>
      </w:r>
      <w:commentRangeStart w:id="151"/>
      <w:r w:rsidDel="00000000" w:rsidR="00000000" w:rsidRPr="00000000">
        <w:rPr>
          <w:rtl w:val="0"/>
        </w:rPr>
        <w:t xml:space="preserve">Yu et al., 2023</w:t>
      </w:r>
      <w:commentRangeEnd w:id="151"/>
      <w:r w:rsidDel="00000000" w:rsidR="00000000" w:rsidRPr="00000000">
        <w:commentReference w:id="151"/>
      </w: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97">
      <w:pPr>
        <w:pStyle w:val="Heading3"/>
        <w:rPr/>
      </w:pPr>
      <w:bookmarkStart w:colFirst="0" w:colLast="0" w:name="_h53zsa9y2giw" w:id="12"/>
      <w:bookmarkEnd w:id="12"/>
      <w:r w:rsidDel="00000000" w:rsidR="00000000" w:rsidRPr="00000000">
        <w:rPr>
          <w:rtl w:val="0"/>
        </w:rPr>
        <w:t xml:space="preserve">2.2 </w:t>
      </w:r>
      <w:commentRangeStart w:id="152"/>
      <w:commentRangeStart w:id="153"/>
      <w:commentRangeStart w:id="154"/>
      <w:commentRangeStart w:id="155"/>
      <w:commentRangeStart w:id="156"/>
      <w:commentRangeStart w:id="157"/>
      <w:r w:rsidDel="00000000" w:rsidR="00000000" w:rsidRPr="00000000">
        <w:rPr>
          <w:rtl w:val="0"/>
        </w:rPr>
        <w:t xml:space="preserve">Biodiversity</w:t>
      </w:r>
      <w:commentRangeEnd w:id="152"/>
      <w:r w:rsidDel="00000000" w:rsidR="00000000" w:rsidRPr="00000000">
        <w:commentReference w:id="152"/>
      </w:r>
      <w:commentRangeEnd w:id="153"/>
      <w:r w:rsidDel="00000000" w:rsidR="00000000" w:rsidRPr="00000000">
        <w:commentReference w:id="153"/>
      </w:r>
      <w:commentRangeEnd w:id="154"/>
      <w:r w:rsidDel="00000000" w:rsidR="00000000" w:rsidRPr="00000000">
        <w:commentReference w:id="154"/>
      </w:r>
      <w:commentRangeEnd w:id="155"/>
      <w:r w:rsidDel="00000000" w:rsidR="00000000" w:rsidRPr="00000000">
        <w:commentReference w:id="155"/>
      </w:r>
      <w:commentRangeEnd w:id="156"/>
      <w:r w:rsidDel="00000000" w:rsidR="00000000" w:rsidRPr="00000000">
        <w:commentReference w:id="156"/>
      </w:r>
      <w:commentRangeEnd w:id="157"/>
      <w:r w:rsidDel="00000000" w:rsidR="00000000" w:rsidRPr="00000000">
        <w:commentReference w:id="157"/>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Biodiversity is the variation of life on Earth, including genetic diversity, species diversity, functional trait diversity, and ecosystem diversity in the form of structural and functional diversity. </w:t>
      </w:r>
      <w:r w:rsidDel="00000000" w:rsidR="00000000" w:rsidRPr="00000000">
        <w:rPr>
          <w:color w:val="ff0000"/>
          <w:rtl w:val="0"/>
        </w:rPr>
        <w:t xml:space="preserve">inter-species trait variation and the diversity of functions that each organism, species, ecosystem possesses to access and create resources for life to persist. </w:t>
      </w:r>
      <w:r w:rsidDel="00000000" w:rsidR="00000000" w:rsidRPr="00000000">
        <w:rPr>
          <w:rtl w:val="0"/>
        </w:rPr>
        <w:t xml:space="preserve">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58"/>
      <w:r w:rsidDel="00000000" w:rsidR="00000000" w:rsidRPr="00000000">
        <w:rPr>
          <w:rtl w:val="0"/>
        </w:rPr>
        <w:t xml:space="preserve">(ref</w:t>
      </w:r>
      <w:commentRangeEnd w:id="158"/>
      <w:r w:rsidDel="00000000" w:rsidR="00000000" w:rsidRPr="00000000">
        <w:commentReference w:id="158"/>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6"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59"/>
      <w:r w:rsidDel="00000000" w:rsidR="00000000" w:rsidRPr="00000000">
        <w:rPr>
          <w:rtl w:val="0"/>
        </w:rPr>
        <w:t xml:space="preserve">. </w:t>
      </w:r>
      <w:commentRangeEnd w:id="159"/>
      <w:r w:rsidDel="00000000" w:rsidR="00000000" w:rsidRPr="00000000">
        <w:commentReference w:id="159"/>
      </w: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60"/>
      <w:r w:rsidDel="00000000" w:rsidR="00000000" w:rsidRPr="00000000">
        <w:rPr>
          <w:color w:val="000000"/>
          <w:sz w:val="22"/>
          <w:szCs w:val="22"/>
          <w:rtl w:val="0"/>
        </w:rPr>
        <w:t xml:space="preserve">Valencia et al.)</w:t>
      </w:r>
      <w:commentRangeEnd w:id="160"/>
      <w:r w:rsidDel="00000000" w:rsidR="00000000" w:rsidRPr="00000000">
        <w:commentReference w:id="160"/>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61"/>
      <w:r w:rsidDel="00000000" w:rsidR="00000000" w:rsidRPr="00000000">
        <w:rPr>
          <w:rtl w:val="0"/>
        </w:rPr>
        <w:t xml:space="preserve">ref</w:t>
      </w:r>
      <w:commentRangeEnd w:id="161"/>
      <w:r w:rsidDel="00000000" w:rsidR="00000000" w:rsidRPr="00000000">
        <w:commentReference w:id="161"/>
      </w:r>
      <w:r w:rsidDel="00000000" w:rsidR="00000000" w:rsidRPr="00000000">
        <w:rPr>
          <w:rtl w:val="0"/>
        </w:rPr>
        <w:t xml:space="preserve">).    </w:t>
      </w:r>
    </w:p>
    <w:p w:rsidR="00000000" w:rsidDel="00000000" w:rsidP="00000000" w:rsidRDefault="00000000" w:rsidRPr="00000000" w14:paraId="000001A5">
      <w:pPr>
        <w:spacing w:after="240" w:before="240" w:lineRule="auto"/>
        <w:ind w:left="0" w:firstLine="0"/>
        <w:rPr>
          <w:i w:val="1"/>
          <w:color w:val="ff0000"/>
        </w:rPr>
      </w:pPr>
      <w:r w:rsidDel="00000000" w:rsidR="00000000" w:rsidRPr="00000000">
        <w:rPr>
          <w:i w:val="1"/>
          <w:color w:val="ff0000"/>
          <w:rtl w:val="0"/>
        </w:rPr>
        <w:t xml:space="preserve">Genetic adaption - too slow; </w:t>
      </w:r>
      <w:commentRangeStart w:id="162"/>
      <w:r w:rsidDel="00000000" w:rsidR="00000000" w:rsidRPr="00000000">
        <w:rPr>
          <w:i w:val="1"/>
          <w:color w:val="ff0000"/>
          <w:rtl w:val="0"/>
        </w:rPr>
        <w:t xml:space="preserve">Migration - too slow</w:t>
      </w:r>
      <w:commentRangeEnd w:id="162"/>
      <w:r w:rsidDel="00000000" w:rsidR="00000000" w:rsidRPr="00000000">
        <w:commentReference w:id="162"/>
      </w:r>
      <w:r w:rsidDel="00000000" w:rsidR="00000000" w:rsidRPr="00000000">
        <w:rPr>
          <w:i w:val="1"/>
          <w:color w:val="ff0000"/>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A6">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A7">
      <w:pPr>
        <w:ind w:left="0" w:firstLine="0"/>
        <w:rPr>
          <w:ins w:author="Sarah Worden" w:id="7" w:date="2024-09-04T19:39:10Z"/>
        </w:rPr>
      </w:pPr>
      <w:ins w:author="Sarah Worden" w:id="7" w:date="2024-09-04T19:39:10Z">
        <w:r w:rsidDel="00000000" w:rsidR="00000000" w:rsidRPr="00000000">
          <w:rPr>
            <w:rtl w:val="0"/>
          </w:rPr>
        </w:r>
      </w:ins>
    </w:p>
    <w:p w:rsidR="00000000" w:rsidDel="00000000" w:rsidP="00000000" w:rsidRDefault="00000000" w:rsidRPr="00000000" w14:paraId="000001A8">
      <w:pPr>
        <w:ind w:left="0" w:firstLine="0"/>
        <w:rPr/>
      </w:pPr>
      <w:r w:rsidDel="00000000" w:rsidR="00000000" w:rsidRPr="00000000">
        <w:rPr>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t>
      </w:r>
      <w:hyperlink r:id="rId13">
        <w:r w:rsidDel="00000000" w:rsidR="00000000" w:rsidRPr="00000000">
          <w:rPr>
            <w:color w:val="1155cc"/>
            <w:u w:val="single"/>
            <w:rtl w:val="0"/>
          </w:rPr>
          <w:t xml:space="preserve">2018</w:t>
        </w:r>
      </w:hyperlink>
      <w:r w:rsidDel="00000000" w:rsidR="00000000" w:rsidRPr="00000000">
        <w:rPr>
          <w:rtl w:val="0"/>
        </w:rPr>
        <w:t xml:space="preserve">; </w:t>
      </w:r>
      <w:hyperlink r:id="rId14">
        <w:r w:rsidDel="00000000" w:rsidR="00000000" w:rsidRPr="00000000">
          <w:rPr>
            <w:color w:val="1155cc"/>
            <w:u w:val="single"/>
            <w:rtl w:val="0"/>
          </w:rPr>
          <w:t xml:space="preserve">2019</w:t>
        </w:r>
      </w:hyperlink>
      <w:r w:rsidDel="00000000" w:rsidR="00000000" w:rsidRPr="00000000">
        <w:rPr>
          <w:rtl w:val="0"/>
        </w:rPr>
        <w: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6">
        <w:r w:rsidDel="00000000" w:rsidR="00000000" w:rsidRPr="00000000">
          <w:rPr>
            <w:color w:val="1155cc"/>
            <w:u w:val="single"/>
            <w:rtl w:val="0"/>
          </w:rPr>
          <w:t xml:space="preserve">Doughty et al., 2023</w:t>
        </w:r>
      </w:hyperlink>
      <w:r w:rsidDel="00000000" w:rsidR="00000000" w:rsidRPr="00000000">
        <w:rPr>
          <w:rtl w:val="0"/>
        </w:rPr>
        <w:t xml:space="preserve">). Meanwhile,</w:t>
      </w:r>
      <w:r w:rsidDel="00000000" w:rsidR="00000000" w:rsidRPr="00000000">
        <w:rPr>
          <w:rtl w:val="0"/>
        </w:rPr>
        <w:t xml:space="preserve"> tropical forests are able to alter surface properties, including land surface albedo, latent and sensible heat fluxes, and roughness, which in turn exerts biophysical climate feedbacks </w:t>
      </w:r>
      <w:hyperlink r:id="rId17">
        <w:r w:rsidDel="00000000" w:rsidR="00000000" w:rsidRPr="00000000">
          <w:rPr>
            <w:color w:val="1155cc"/>
            <w:u w:val="single"/>
            <w:rtl w:val="0"/>
          </w:rPr>
          <w:t xml:space="preserve">(Bonan 2008; Lee et al. 2011; Chen et al. 2020</w:t>
        </w:r>
      </w:hyperlink>
      <w:r w:rsidDel="00000000" w:rsidR="00000000" w:rsidRPr="00000000">
        <w:rPr>
          <w:rtl w:val="0"/>
        </w:rPr>
        <w:t xml:space="preserve">). For example, moisture recycling from tropical rainforests influences the onset and timing of their own rainy seasons and provides large proportions of atmospheric moisture for rainfall not just locally but also for regions downwind (</w:t>
      </w:r>
      <w:hyperlink r:id="rId18">
        <w:r w:rsidDel="00000000" w:rsidR="00000000" w:rsidRPr="00000000">
          <w:rPr>
            <w:color w:val="1155cc"/>
            <w:u w:val="single"/>
            <w:rtl w:val="0"/>
          </w:rPr>
          <w:t xml:space="preserve">Wright et al., 2017</w:t>
        </w:r>
      </w:hyperlink>
      <w:r w:rsidDel="00000000" w:rsidR="00000000" w:rsidRPr="00000000">
        <w:rPr>
          <w:rtl w:val="0"/>
        </w:rPr>
        <w:t xml:space="preserve">, </w:t>
      </w:r>
      <w:hyperlink r:id="rId19">
        <w:r w:rsidDel="00000000" w:rsidR="00000000" w:rsidRPr="00000000">
          <w:rPr>
            <w:color w:val="1155cc"/>
            <w:u w:val="single"/>
            <w:rtl w:val="0"/>
          </w:rPr>
          <w:t xml:space="preserve">Sori et al., 2022</w:t>
        </w:r>
      </w:hyperlink>
      <w:r w:rsidDel="00000000" w:rsidR="00000000" w:rsidRPr="00000000">
        <w:rPr>
          <w:rtl w:val="0"/>
        </w:rPr>
        <w:t xml:space="preserve">, </w:t>
      </w:r>
      <w:hyperlink r:id="rId20">
        <w:r w:rsidDel="00000000" w:rsidR="00000000" w:rsidRPr="00000000">
          <w:rPr>
            <w:color w:val="1155cc"/>
            <w:u w:val="single"/>
            <w:rtl w:val="0"/>
          </w:rPr>
          <w:t xml:space="preserve">Worden et al., 2021</w:t>
        </w:r>
      </w:hyperlink>
      <w:r w:rsidDel="00000000" w:rsidR="00000000" w:rsidRPr="00000000">
        <w:rPr>
          <w:rtl w:val="0"/>
        </w:rPr>
        <w:t xml:space="preserve">, </w:t>
      </w:r>
      <w:hyperlink r:id="rId21">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2">
        <w:r w:rsidDel="00000000" w:rsidR="00000000" w:rsidRPr="00000000">
          <w:rPr>
            <w:color w:val="1155cc"/>
            <w:u w:val="single"/>
            <w:rtl w:val="0"/>
          </w:rPr>
          <w:t xml:space="preserve">Staal et al., 201</w:t>
        </w:r>
      </w:hyperlink>
      <w:r w:rsidDel="00000000" w:rsidR="00000000" w:rsidRPr="00000000">
        <w:rPr>
          <w:rtl w:val="0"/>
        </w:rPr>
        <w:t xml:space="preserve">8).  Additionally, forest rooting systems and soil texture will regulate soil moisture </w:t>
      </w:r>
      <w:hyperlink r:id="rId23">
        <w:r w:rsidDel="00000000" w:rsidR="00000000" w:rsidRPr="00000000">
          <w:rPr>
            <w:color w:val="1155cc"/>
            <w:u w:val="single"/>
            <w:rtl w:val="0"/>
          </w:rPr>
          <w:t xml:space="preserve">(Fan et al. 2017)</w:t>
        </w:r>
      </w:hyperlink>
      <w:r w:rsidDel="00000000" w:rsidR="00000000" w:rsidRPr="00000000">
        <w:rPr>
          <w:rtl w:val="0"/>
        </w:rPr>
        <w:t xml:space="preserve">, exerting strong impacts on surface energy and water balances </w:t>
      </w:r>
      <w:hyperlink r:id="rId24">
        <w:r w:rsidDel="00000000" w:rsidR="00000000" w:rsidRPr="00000000">
          <w:rPr>
            <w:color w:val="1155cc"/>
            <w:u w:val="single"/>
            <w:rtl w:val="0"/>
          </w:rPr>
          <w:t xml:space="preserve">(Seneviratne et al. 2010; Zhou et al. 2021)</w:t>
        </w:r>
      </w:hyperlink>
      <w:r w:rsidDel="00000000" w:rsidR="00000000" w:rsidRPr="00000000">
        <w:rPr>
          <w:rtl w:val="0"/>
        </w:rPr>
        <w:t xml:space="preserve">.</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t>
      </w:r>
      <w:hyperlink r:id="rId25">
        <w:r w:rsidDel="00000000" w:rsidR="00000000" w:rsidRPr="00000000">
          <w:rPr>
            <w:color w:val="1155cc"/>
            <w:u w:val="single"/>
            <w:rtl w:val="0"/>
          </w:rPr>
          <w:t xml:space="preserve">Baker et al., 2021</w:t>
        </w:r>
      </w:hyperlink>
      <w:r w:rsidDel="00000000" w:rsidR="00000000" w:rsidRPr="00000000">
        <w:rPr>
          <w:rtl w:val="0"/>
        </w:rPr>
        <w:t xml:space="preserve">, </w:t>
      </w:r>
      <w:hyperlink r:id="rId26">
        <w:r w:rsidDel="00000000" w:rsidR="00000000" w:rsidRPr="00000000">
          <w:rPr>
            <w:color w:val="1155cc"/>
            <w:u w:val="single"/>
            <w:rtl w:val="0"/>
          </w:rPr>
          <w:t xml:space="preserve">Crowhurst et al., 2021</w:t>
        </w:r>
      </w:hyperlink>
      <w:r w:rsidDel="00000000" w:rsidR="00000000" w:rsidRPr="00000000">
        <w:rPr>
          <w:rtl w:val="0"/>
        </w:rPr>
        <w:t xml:space="preserve">, </w:t>
      </w:r>
      <w:hyperlink r:id="rId2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28">
        <w:r w:rsidDel="00000000" w:rsidR="00000000" w:rsidRPr="00000000">
          <w:rPr>
            <w:color w:val="1155cc"/>
            <w:u w:val="single"/>
            <w:rtl w:val="0"/>
          </w:rPr>
          <w:t xml:space="preserve">Macharia et al 2022</w:t>
        </w:r>
      </w:hyperlink>
      <w:r w:rsidDel="00000000" w:rsidR="00000000" w:rsidRPr="00000000">
        <w:rPr>
          <w:rtl w:val="0"/>
        </w:rPr>
        <w:t xml:space="preserve">, </w:t>
      </w:r>
      <w:hyperlink r:id="rId29">
        <w:r w:rsidDel="00000000" w:rsidR="00000000" w:rsidRPr="00000000">
          <w:rPr>
            <w:color w:val="1155cc"/>
            <w:u w:val="single"/>
            <w:rtl w:val="0"/>
          </w:rPr>
          <w:t xml:space="preserve">Zhang and Ye 2021</w:t>
        </w:r>
      </w:hyperlink>
      <w:r w:rsidDel="00000000" w:rsidR="00000000" w:rsidRPr="00000000">
        <w:rPr>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30">
        <w:r w:rsidDel="00000000" w:rsidR="00000000" w:rsidRPr="00000000">
          <w:rPr>
            <w:color w:val="1155cc"/>
            <w:u w:val="single"/>
            <w:rtl w:val="0"/>
          </w:rPr>
          <w:t xml:space="preserve">Fisher et al., 2009</w:t>
        </w:r>
      </w:hyperlink>
      <w:r w:rsidDel="00000000" w:rsidR="00000000" w:rsidRPr="00000000">
        <w:rPr>
          <w:rtl w:val="0"/>
        </w:rPr>
        <w:t xml:space="preserve">, </w:t>
      </w:r>
      <w:hyperlink r:id="rId31">
        <w:r w:rsidDel="00000000" w:rsidR="00000000" w:rsidRPr="00000000">
          <w:rPr>
            <w:color w:val="1155cc"/>
            <w:u w:val="single"/>
            <w:rtl w:val="0"/>
          </w:rPr>
          <w:t xml:space="preserve">Sibret et al., 2022</w:t>
        </w:r>
      </w:hyperlink>
      <w:r w:rsidDel="00000000" w:rsidR="00000000" w:rsidRPr="00000000">
        <w:rPr>
          <w:rtl w:val="0"/>
        </w:rPr>
        <w:t xml:space="preserve">,</w:t>
      </w:r>
      <w:hyperlink r:id="rId32">
        <w:r w:rsidDel="00000000" w:rsidR="00000000" w:rsidRPr="00000000">
          <w:rPr>
            <w:color w:val="1155cc"/>
            <w:u w:val="single"/>
            <w:rtl w:val="0"/>
          </w:rPr>
          <w:t xml:space="preserve"> Alsdorf et al., 2016</w:t>
        </w:r>
      </w:hyperlink>
      <w:r w:rsidDel="00000000" w:rsidR="00000000" w:rsidRPr="00000000">
        <w:rPr>
          <w:rtl w:val="0"/>
        </w:rPr>
        <w:t xml:space="preserve">, </w:t>
      </w:r>
      <w:hyperlink r:id="rId33">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34">
        <w:r w:rsidDel="00000000" w:rsidR="00000000" w:rsidRPr="00000000">
          <w:rPr>
            <w:color w:val="1155cc"/>
            <w:u w:val="single"/>
            <w:rtl w:val="0"/>
          </w:rPr>
          <w:t xml:space="preserve">Seinfeld et al., 2016</w:t>
        </w:r>
      </w:hyperlink>
      <w:hyperlink r:id="rId35">
        <w:r w:rsidDel="00000000" w:rsidR="00000000" w:rsidRPr="00000000">
          <w:rPr>
            <w:rtl w:val="0"/>
          </w:rPr>
          <w:t xml:space="preserve">, </w:t>
        </w:r>
      </w:hyperlink>
      <w:commentRangeStart w:id="163"/>
      <w:r w:rsidDel="00000000" w:rsidR="00000000" w:rsidRPr="00000000">
        <w:rPr>
          <w:rtl w:val="0"/>
        </w:rPr>
        <w:t xml:space="preserve">Negron-Juarez et al. 2024</w:t>
      </w:r>
      <w:commentRangeEnd w:id="163"/>
      <w:r w:rsidDel="00000000" w:rsidR="00000000" w:rsidRPr="00000000">
        <w:commentReference w:id="163"/>
      </w:r>
      <w:r w:rsidDel="00000000" w:rsidR="00000000" w:rsidRPr="00000000">
        <w:rPr>
          <w:rtl w:val="0"/>
        </w:rPr>
        <w:t xml:space="preserve">).</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del w:author="Sarah Worden" w:id="8" w:date="2024-09-04T19:34:46Z"/>
        </w:rPr>
      </w:pPr>
      <w:r w:rsidDel="00000000" w:rsidR="00000000" w:rsidRPr="00000000">
        <w:rPr>
          <w:rtl w:val="0"/>
        </w:rPr>
        <w: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t>
      </w:r>
      <w:hyperlink r:id="rId36">
        <w:r w:rsidDel="00000000" w:rsidR="00000000" w:rsidRPr="00000000">
          <w:rPr>
            <w:color w:val="1155cc"/>
            <w:u w:val="single"/>
            <w:rtl w:val="0"/>
          </w:rPr>
          <w:t xml:space="preserve">Zhang et al., 2015</w:t>
        </w:r>
      </w:hyperlink>
      <w:r w:rsidDel="00000000" w:rsidR="00000000" w:rsidRPr="00000000">
        <w:rPr>
          <w:rtl w:val="0"/>
        </w:rPr>
        <w:t xml:space="preserve">, </w:t>
      </w:r>
      <w:commentRangeStart w:id="164"/>
      <w:r w:rsidDel="00000000" w:rsidR="00000000" w:rsidRPr="00000000">
        <w:rPr>
          <w:rtl w:val="0"/>
        </w:rPr>
        <w:t xml:space="preserve">Gentine et al., 2019</w:t>
      </w:r>
      <w:commentRangeEnd w:id="164"/>
      <w:r w:rsidDel="00000000" w:rsidR="00000000" w:rsidRPr="00000000">
        <w:commentReference w:id="164"/>
      </w:r>
      <w:r w:rsidDel="00000000" w:rsidR="00000000" w:rsidRPr="00000000">
        <w:rPr>
          <w:rtl w:val="0"/>
        </w:rPr>
        <w:t xml:space="preserve">,</w:t>
      </w:r>
      <w:commentRangeStart w:id="165"/>
      <w:commentRangeStart w:id="166"/>
      <w:r w:rsidDel="00000000" w:rsidR="00000000" w:rsidRPr="00000000">
        <w:rPr>
          <w:rtl w:val="0"/>
        </w:rPr>
        <w:t xml:space="preserve"> </w:t>
      </w:r>
      <w:r w:rsidDel="00000000" w:rsidR="00000000" w:rsidRPr="00000000">
        <w:rPr>
          <w:rtl w:val="0"/>
        </w:rPr>
        <w:t xml:space="preserve">Negron-Juarez et al. 2015</w:t>
      </w:r>
      <w:commentRangeEnd w:id="165"/>
      <w:r w:rsidDel="00000000" w:rsidR="00000000" w:rsidRPr="00000000">
        <w:commentReference w:id="165"/>
      </w:r>
      <w:commentRangeEnd w:id="166"/>
      <w:r w:rsidDel="00000000" w:rsidR="00000000" w:rsidRPr="00000000">
        <w:commentReference w:id="166"/>
      </w:r>
      <w:r w:rsidDel="00000000" w:rsidR="00000000" w:rsidRPr="00000000">
        <w:rPr>
          <w:rtl w:val="0"/>
        </w:rPr>
        <w:t xml:space="preserve">). This initiative includes investigating and quantifying the extent to which these interactions are distinct both within and between the major tropical rainforests (e.g., Amazon, Congo, and east Asian).  </w:t>
      </w:r>
      <w:del w:author="Sarah Worden" w:id="8" w:date="2024-09-04T19:34:46Z">
        <w:r w:rsidDel="00000000" w:rsidR="00000000" w:rsidRPr="00000000">
          <w:rPr>
            <w:rtl w:val="0"/>
          </w:rPr>
          <w:delText xml:space="preserve">In particular, we aim to address the following overarching scientific questions: </w:delText>
        </w:r>
        <w:r w:rsidDel="00000000" w:rsidR="00000000" w:rsidRPr="00000000">
          <w:rPr>
            <w:rtl w:val="0"/>
          </w:rPr>
        </w:r>
      </w:del>
    </w:p>
    <w:p w:rsidR="00000000" w:rsidDel="00000000" w:rsidP="00000000" w:rsidRDefault="00000000" w:rsidRPr="00000000" w14:paraId="000001AD">
      <w:pPr>
        <w:ind w:left="0" w:firstLine="0"/>
        <w:rPr>
          <w:rFonts w:ascii="Arial" w:cs="Arial" w:eastAsia="Arial" w:hAnsi="Arial"/>
          <w:b w:val="0"/>
          <w:i w:val="0"/>
          <w:smallCaps w:val="0"/>
          <w:strike w:val="0"/>
          <w:color w:val="000000"/>
          <w:sz w:val="22"/>
          <w:szCs w:val="22"/>
          <w:u w:val="none"/>
          <w:shd w:fill="auto" w:val="clear"/>
          <w:vertAlign w:val="baseline"/>
          <w:rPrChange w:author="Sarah Worden" w:id="10" w:date="2024-09-04T19:34:46Z">
            <w:rPr/>
          </w:rPrChange>
        </w:rPr>
        <w:pPrChange w:author="Sarah Worden" w:id="0" w:date="2024-09-04T19:34:46Z">
          <w:pPr>
            <w:spacing w:after="240" w:before="240" w:lineRule="auto"/>
            <w:ind w:left="0" w:firstLine="0"/>
          </w:pPr>
        </w:pPrChange>
      </w:pPr>
      <w:commentRangeStart w:id="167"/>
      <w:commentRangeStart w:id="168"/>
      <w:r w:rsidDel="00000000" w:rsidR="00000000" w:rsidRPr="00000000">
        <w:rPr>
          <w:rtl w:val="0"/>
        </w:rPr>
        <w:t xml:space="preserve">Tropical</w:t>
      </w:r>
      <w:commentRangeEnd w:id="167"/>
      <w:r w:rsidDel="00000000" w:rsidR="00000000" w:rsidRPr="00000000">
        <w:commentReference w:id="167"/>
      </w:r>
      <w:commentRangeEnd w:id="168"/>
      <w:r w:rsidDel="00000000" w:rsidR="00000000" w:rsidRPr="00000000">
        <w:commentReference w:id="168"/>
      </w:r>
      <w:r w:rsidDel="00000000" w:rsidR="00000000" w:rsidRPr="00000000">
        <w:rPr>
          <w:rtl w:val="0"/>
        </w:rPr>
        <w:t xml:space="preserve"> forests play a crucial role in moderating energy, water, and momentum exchanges between the surface and atmosphere (e.g., </w:t>
      </w:r>
      <w:hyperlink r:id="rId37">
        <w:r w:rsidDel="00000000" w:rsidR="00000000" w:rsidRPr="00000000">
          <w:rPr>
            <w:color w:val="1155cc"/>
            <w:u w:val="single"/>
            <w:rtl w:val="0"/>
          </w:rPr>
          <w:t xml:space="preserve">Bonan, 2008</w:t>
        </w:r>
      </w:hyperlink>
      <w:r w:rsidDel="00000000" w:rsidR="00000000" w:rsidRPr="00000000">
        <w:rPr>
          <w:rtl w:val="0"/>
        </w:rPr>
        <w:t xml:space="preserve">). They are characterized by lower albedo, higher evapotranspiration rates, and greater surface roughness lengths than other terrestrial landscapes (</w:t>
      </w:r>
      <w:hyperlink r:id="rId38">
        <w:r w:rsidDel="00000000" w:rsidR="00000000" w:rsidRPr="00000000">
          <w:rPr>
            <w:color w:val="1155cc"/>
            <w:u w:val="single"/>
            <w:rtl w:val="0"/>
          </w:rPr>
          <w:t xml:space="preserve">Bell et al., 2015</w:t>
        </w:r>
      </w:hyperlink>
      <w:r w:rsidDel="00000000" w:rsidR="00000000" w:rsidRPr="00000000">
        <w:rPr>
          <w:rtl w:val="0"/>
        </w:rPr>
        <w:t xml:space="preserve">, </w:t>
      </w:r>
      <w:hyperlink r:id="rId39">
        <w:r w:rsidDel="00000000" w:rsidR="00000000" w:rsidRPr="00000000">
          <w:rPr>
            <w:color w:val="1155cc"/>
            <w:u w:val="single"/>
            <w:rtl w:val="0"/>
          </w:rPr>
          <w:t xml:space="preserve">Shuttleworth et al., 1989</w:t>
        </w:r>
      </w:hyperlink>
      <w:r w:rsidDel="00000000" w:rsidR="00000000" w:rsidRPr="00000000">
        <w:rPr>
          <w:rtl w:val="0"/>
        </w:rPr>
        <w: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t>
      </w:r>
      <w:hyperlink r:id="rId40">
        <w:r w:rsidDel="00000000" w:rsidR="00000000" w:rsidRPr="00000000">
          <w:rPr>
            <w:color w:val="1155cc"/>
            <w:u w:val="single"/>
            <w:rtl w:val="0"/>
          </w:rPr>
          <w:t xml:space="preserve">Artaxo et al., 2022</w:t>
        </w:r>
      </w:hyperlink>
      <w:r w:rsidDel="00000000" w:rsidR="00000000" w:rsidRPr="00000000">
        <w:rPr>
          <w:rtl w:val="0"/>
        </w:rPr>
        <w:t xml:space="preserve">). These aerosols can also interact with turbulent fluxes and other aerosols to alter the vertical profile of the atmosphere, and in turn, feedback to tropical convection and rainfall on time scales ranging from diurnal to decadal </w:t>
      </w:r>
      <w:hyperlink r:id="rId41">
        <w:r w:rsidDel="00000000" w:rsidR="00000000" w:rsidRPr="00000000">
          <w:rPr>
            <w:rtl w:val="0"/>
          </w:rPr>
          <w:t xml:space="preserve">(</w:t>
        </w:r>
      </w:hyperlink>
      <w:r w:rsidDel="00000000" w:rsidR="00000000" w:rsidRPr="00000000">
        <w:rPr>
          <w:rtl w:val="0"/>
        </w:rPr>
        <w:t xml:space="preserve"> </w:t>
      </w:r>
      <w:hyperlink r:id="rId42">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43">
        <w:r w:rsidDel="00000000" w:rsidR="00000000" w:rsidRPr="00000000">
          <w:rPr>
            <w:color w:val="1155cc"/>
            <w:u w:val="single"/>
            <w:rtl w:val="0"/>
          </w:rPr>
          <w:t xml:space="preserve">Chakraborty et al., 2021</w:t>
        </w:r>
      </w:hyperlink>
      <w:r w:rsidDel="00000000" w:rsidR="00000000" w:rsidRPr="00000000">
        <w:rPr>
          <w:rtl w:val="0"/>
        </w:rPr>
        <w:t xml:space="preserve">).</w:t>
      </w:r>
      <w:ins w:author="Robinson Negron-Juarez" w:id="9" w:date="2024-09-02T03:39:57Z">
        <w:r w:rsidDel="00000000" w:rsidR="00000000" w:rsidRPr="00000000">
          <w:rPr>
            <w:rtl w:val="0"/>
          </w:rPr>
          <w:t xml:space="preserve"> </w:t>
        </w:r>
        <w:commentRangeStart w:id="169"/>
        <w:r w:rsidDel="00000000" w:rsidR="00000000" w:rsidRPr="00000000">
          <w:rPr>
            <w:rtl w:val="0"/>
          </w:rPr>
          <w:t xml:space="preserve">PANGEA can provide new </w:t>
        </w:r>
        <w:r w:rsidDel="00000000" w:rsidR="00000000" w:rsidRPr="00000000">
          <w:rPr>
            <w:rtl w:val="0"/>
          </w:rPr>
          <w:t xml:space="preserve">insights</w:t>
        </w:r>
        <w:r w:rsidDel="00000000" w:rsidR="00000000" w:rsidRPr="00000000">
          <w:rPr>
            <w:rtl w:val="0"/>
          </w:rPr>
          <w:t xml:space="preserve"> on ..</w:t>
        </w:r>
      </w:ins>
      <w:commentRangeEnd w:id="169"/>
      <w:r w:rsidDel="00000000" w:rsidR="00000000" w:rsidRPr="00000000">
        <w:commentReference w:id="169"/>
      </w:r>
      <w:r w:rsidDel="00000000" w:rsidR="00000000" w:rsidRPr="00000000">
        <w:rPr>
          <w:rtl w:val="0"/>
        </w:rPr>
      </w:r>
    </w:p>
    <w:p w:rsidR="00000000" w:rsidDel="00000000" w:rsidP="00000000" w:rsidRDefault="00000000" w:rsidRPr="00000000" w14:paraId="000001AE">
      <w:pPr>
        <w:spacing w:after="240" w:before="240" w:lineRule="auto"/>
        <w:ind w:left="0" w:firstLine="0"/>
        <w:rPr>
          <w:ins w:author="Robinson Negron-Juarez" w:id="11" w:date="2024-09-02T03:40:51Z"/>
        </w:rPr>
      </w:pPr>
      <w:r w:rsidDel="00000000" w:rsidR="00000000" w:rsidRPr="00000000">
        <w:rPr>
          <w:rtl w:val="0"/>
        </w:rPr>
        <w: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 confined to one dimension, and using simplifying assumptions such as canopy homogeneity (</w:t>
      </w:r>
      <w:hyperlink r:id="rId44">
        <w:r w:rsidDel="00000000" w:rsidR="00000000" w:rsidRPr="00000000">
          <w:rPr>
            <w:color w:val="1155cc"/>
            <w:u w:val="single"/>
            <w:rtl w:val="0"/>
          </w:rPr>
          <w:t xml:space="preserve">Bailey et al., 2020</w:t>
        </w:r>
      </w:hyperlink>
      <w:r w:rsidDel="00000000" w:rsidR="00000000" w:rsidRPr="00000000">
        <w:rPr>
          <w:rtl w:val="0"/>
        </w:rPr>
        <w:t xml:space="preserve">,</w:t>
      </w:r>
      <w:hyperlink r:id="rId45">
        <w:r w:rsidDel="00000000" w:rsidR="00000000" w:rsidRPr="00000000">
          <w:rPr>
            <w:color w:val="1155cc"/>
            <w:u w:val="single"/>
            <w:rtl w:val="0"/>
          </w:rPr>
          <w:t xml:space="preserve"> Braghiere et al., 2021</w:t>
        </w:r>
      </w:hyperlink>
      <w:r w:rsidDel="00000000" w:rsidR="00000000" w:rsidRPr="00000000">
        <w:rPr>
          <w:rtl w:val="0"/>
        </w:rPr>
        <w: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t>
      </w:r>
      <w:hyperlink r:id="rId46">
        <w:r w:rsidDel="00000000" w:rsidR="00000000" w:rsidRPr="00000000">
          <w:rPr>
            <w:color w:val="1155cc"/>
            <w:u w:val="single"/>
            <w:rtl w:val="0"/>
          </w:rPr>
          <w:t xml:space="preserve">Shuttleworth 1988</w:t>
        </w:r>
      </w:hyperlink>
      <w:r w:rsidDel="00000000" w:rsidR="00000000" w:rsidRPr="00000000">
        <w:rPr>
          <w:rtl w:val="0"/>
        </w:rPr>
        <w:t xml:space="preserve">, </w:t>
      </w:r>
      <w:hyperlink r:id="rId47">
        <w:r w:rsidDel="00000000" w:rsidR="00000000" w:rsidRPr="00000000">
          <w:rPr>
            <w:color w:val="1155cc"/>
            <w:u w:val="single"/>
            <w:rtl w:val="0"/>
          </w:rPr>
          <w:t xml:space="preserve">Medlyn et al., 2017</w:t>
        </w:r>
      </w:hyperlink>
      <w:r w:rsidDel="00000000" w:rsidR="00000000" w:rsidRPr="00000000">
        <w:rPr>
          <w:rtl w:val="0"/>
        </w:rPr>
        <w:t xml:space="preserve">, </w:t>
      </w:r>
      <w:hyperlink r:id="rId48">
        <w:r w:rsidDel="00000000" w:rsidR="00000000" w:rsidRPr="00000000">
          <w:rPr>
            <w:color w:val="1155cc"/>
            <w:u w:val="single"/>
            <w:rtl w:val="0"/>
          </w:rPr>
          <w:t xml:space="preserve">Mallick et al., 2016</w:t>
        </w:r>
      </w:hyperlink>
      <w:r w:rsidDel="00000000" w:rsidR="00000000" w:rsidRPr="00000000">
        <w:rPr>
          <w:rtl w:val="0"/>
        </w:rPr>
        <w:t xml:space="preserve">, </w:t>
      </w:r>
      <w:hyperlink r:id="rId49">
        <w:r w:rsidDel="00000000" w:rsidR="00000000" w:rsidRPr="00000000">
          <w:rPr>
            <w:color w:val="1155cc"/>
            <w:u w:val="single"/>
            <w:rtl w:val="0"/>
          </w:rPr>
          <w:t xml:space="preserve">Green et al., 2020</w:t>
        </w:r>
      </w:hyperlink>
      <w:r w:rsidDel="00000000" w:rsidR="00000000" w:rsidRPr="00000000">
        <w:rPr>
          <w:rtl w:val="0"/>
        </w:rPr>
        <w:t xml:space="preserve">, </w:t>
      </w:r>
      <w:hyperlink r:id="rId50">
        <w:r w:rsidDel="00000000" w:rsidR="00000000" w:rsidRPr="00000000">
          <w:rPr>
            <w:color w:val="1155cc"/>
            <w:u w:val="single"/>
            <w:rtl w:val="0"/>
          </w:rPr>
          <w:t xml:space="preserve">Konings and Gentine 2017</w:t>
        </w:r>
      </w:hyperlink>
      <w:r w:rsidDel="00000000" w:rsidR="00000000" w:rsidRPr="00000000">
        <w:rPr>
          <w:rtl w:val="0"/>
        </w:rPr>
        <w:t xml:space="preserve">, </w:t>
      </w:r>
      <w:hyperlink r:id="rId51">
        <w:r w:rsidDel="00000000" w:rsidR="00000000" w:rsidRPr="00000000">
          <w:rPr>
            <w:color w:val="1155cc"/>
            <w:u w:val="single"/>
            <w:rtl w:val="0"/>
          </w:rPr>
          <w:t xml:space="preserve">O’Connor et al., 2019</w:t>
        </w:r>
      </w:hyperlink>
      <w:r w:rsidDel="00000000" w:rsidR="00000000" w:rsidRPr="00000000">
        <w:rPr>
          <w:rtl w:val="0"/>
        </w:rPr>
        <w:t xml:space="preserve">). Finally, clouds, aerosols, and their interactions significantly modulate water and energy regimes over the tropics, but their uncertainties are some of the largest within earth system models (</w:t>
      </w:r>
      <w:hyperlink r:id="rId52">
        <w:r w:rsidDel="00000000" w:rsidR="00000000" w:rsidRPr="00000000">
          <w:rPr>
            <w:color w:val="1155cc"/>
            <w:u w:val="single"/>
            <w:rtl w:val="0"/>
          </w:rPr>
          <w:t xml:space="preserve">Seinfeld et al., 2016</w:t>
        </w:r>
      </w:hyperlink>
      <w:r w:rsidDel="00000000" w:rsidR="00000000" w:rsidRPr="00000000">
        <w:rPr>
          <w:rtl w:val="0"/>
        </w:rPr>
        <w:t xml:space="preserve">, </w:t>
      </w:r>
      <w:hyperlink r:id="rId53">
        <w:r w:rsidDel="00000000" w:rsidR="00000000" w:rsidRPr="00000000">
          <w:rPr>
            <w:color w:val="1155cc"/>
            <w:u w:val="single"/>
            <w:rtl w:val="0"/>
          </w:rPr>
          <w:t xml:space="preserve">Bercos-Hickey et al., 2020</w:t>
        </w:r>
      </w:hyperlink>
      <w:r w:rsidDel="00000000" w:rsidR="00000000" w:rsidRPr="00000000">
        <w:rPr>
          <w:rtl w:val="0"/>
        </w:rPr>
        <w:t xml:space="preserve">). </w:t>
      </w:r>
      <w:ins w:author="Robinson Negron-Juarez" w:id="11" w:date="2024-09-02T03:40:51Z">
        <w:commentRangeStart w:id="170"/>
        <w:r w:rsidDel="00000000" w:rsidR="00000000" w:rsidRPr="00000000">
          <w:rPr>
            <w:rtl w:val="0"/>
          </w:rPr>
          <w:t xml:space="preserve">PANGEA can provide new insights on ..</w:t>
        </w:r>
        <w:commentRangeEnd w:id="170"/>
        <w:r w:rsidDel="00000000" w:rsidR="00000000" w:rsidRPr="00000000">
          <w:commentReference w:id="170"/>
        </w:r>
        <w:r w:rsidDel="00000000" w:rsidR="00000000" w:rsidRPr="00000000">
          <w:rPr>
            <w:rtl w:val="0"/>
          </w:rPr>
        </w:r>
      </w:ins>
    </w:p>
    <w:p w:rsidR="00000000" w:rsidDel="00000000" w:rsidP="00000000" w:rsidRDefault="00000000" w:rsidRPr="00000000" w14:paraId="000001AF">
      <w:pPr>
        <w:spacing w:after="240" w:before="240" w:lineRule="auto"/>
        <w:ind w:left="0" w:firstLine="0"/>
        <w:rPr/>
      </w:pPr>
      <w:r w:rsidDel="00000000" w:rsidR="00000000" w:rsidRPr="00000000">
        <w:rPr>
          <w:rtl w:val="0"/>
        </w:rPr>
      </w:r>
    </w:p>
    <w:p w:rsidR="00000000" w:rsidDel="00000000" w:rsidP="00000000" w:rsidRDefault="00000000" w:rsidRPr="00000000" w14:paraId="000001B0">
      <w:pPr>
        <w:spacing w:after="240" w:before="240" w:lineRule="auto"/>
        <w:ind w:left="0" w:firstLine="0"/>
        <w:rPr>
          <w:ins w:author="Robinson Negron-Juarez" w:id="12" w:date="2024-09-02T03:40:59Z"/>
        </w:rPr>
      </w:pPr>
      <w:commentRangeStart w:id="171"/>
      <w:commentRangeStart w:id="172"/>
      <w:commentRangeStart w:id="173"/>
      <w:r w:rsidDel="00000000" w:rsidR="00000000" w:rsidRPr="00000000">
        <w:rPr>
          <w:rtl w:val="0"/>
        </w:rPr>
        <w:t xml:space="preserve">In addition</w:t>
      </w:r>
      <w:commentRangeEnd w:id="171"/>
      <w:r w:rsidDel="00000000" w:rsidR="00000000" w:rsidRPr="00000000">
        <w:commentReference w:id="171"/>
      </w:r>
      <w:commentRangeEnd w:id="172"/>
      <w:r w:rsidDel="00000000" w:rsidR="00000000" w:rsidRPr="00000000">
        <w:commentReference w:id="172"/>
      </w:r>
      <w:commentRangeEnd w:id="173"/>
      <w:r w:rsidDel="00000000" w:rsidR="00000000" w:rsidRPr="00000000">
        <w:commentReference w:id="173"/>
      </w:r>
      <w:r w:rsidDel="00000000" w:rsidR="00000000" w:rsidRPr="00000000">
        <w:rPr>
          <w:rtl w:val="0"/>
        </w:rPr>
        <w:t xml:space="preserve">,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t>
      </w:r>
      <w:commentRangeStart w:id="174"/>
      <w:r w:rsidDel="00000000" w:rsidR="00000000" w:rsidRPr="00000000">
        <w:rPr>
          <w:rtl w:val="0"/>
        </w:rPr>
        <w:t xml:space="preserve">Wright et al., 2017</w:t>
      </w:r>
      <w:commentRangeEnd w:id="174"/>
      <w:r w:rsidDel="00000000" w:rsidR="00000000" w:rsidRPr="00000000">
        <w:commentReference w:id="174"/>
      </w:r>
      <w:r w:rsidDel="00000000" w:rsidR="00000000" w:rsidRPr="00000000">
        <w:rPr>
          <w:rtl w:val="0"/>
        </w:rPr>
        <w:t xml:space="preserve">). Other studies have found that through moisture recycling cascades, the Amazon rainforest provides atmospheric moisture for regions downwind, thus providing buffers against drought (</w:t>
      </w:r>
      <w:commentRangeStart w:id="175"/>
      <w:r w:rsidDel="00000000" w:rsidR="00000000" w:rsidRPr="00000000">
        <w:rPr>
          <w:rtl w:val="0"/>
        </w:rPr>
        <w:t xml:space="preserve">Staal et al., 2018</w:t>
      </w:r>
      <w:commentRangeEnd w:id="175"/>
      <w:r w:rsidDel="00000000" w:rsidR="00000000" w:rsidRPr="00000000">
        <w:commentReference w:id="175"/>
      </w:r>
      <w:r w:rsidDel="00000000" w:rsidR="00000000" w:rsidRPr="00000000">
        <w:rPr>
          <w:rtl w:val="0"/>
        </w:rPr>
        <w:t xml:space="preserve">). Meanwhile, the Congo Basin appears to be more dependent on moisture recycling to provide atmospheric moisture for rainfall than the Amazon (</w:t>
      </w:r>
      <w:commentRangeStart w:id="176"/>
      <w:r w:rsidDel="00000000" w:rsidR="00000000" w:rsidRPr="00000000">
        <w:rPr>
          <w:rtl w:val="0"/>
        </w:rPr>
        <w:t xml:space="preserve">Worden et al., 2021</w:t>
      </w:r>
      <w:commentRangeEnd w:id="176"/>
      <w:r w:rsidDel="00000000" w:rsidR="00000000" w:rsidRPr="00000000">
        <w:commentReference w:id="176"/>
      </w:r>
      <w:r w:rsidDel="00000000" w:rsidR="00000000" w:rsidRPr="00000000">
        <w:rPr>
          <w:rtl w:val="0"/>
        </w:rPr>
        <w:t xml:space="preserve">, </w:t>
      </w:r>
      <w:commentRangeStart w:id="177"/>
      <w:r w:rsidDel="00000000" w:rsidR="00000000" w:rsidRPr="00000000">
        <w:rPr>
          <w:rtl w:val="0"/>
        </w:rPr>
        <w:t xml:space="preserve">Sori et al., 2022</w:t>
      </w:r>
      <w:commentRangeEnd w:id="177"/>
      <w:r w:rsidDel="00000000" w:rsidR="00000000" w:rsidRPr="00000000">
        <w:commentReference w:id="177"/>
      </w:r>
      <w:r w:rsidDel="00000000" w:rsidR="00000000" w:rsidRPr="00000000">
        <w:rPr>
          <w:rtl w:val="0"/>
        </w:rPr>
        <w:t xml:space="preserve">), while additionally supporting atmospheric moisture in neighboring regions where agricultural is primarily rainfed (</w:t>
      </w:r>
      <w:hyperlink r:id="rId54">
        <w:r w:rsidDel="00000000" w:rsidR="00000000" w:rsidRPr="00000000">
          <w:rPr>
            <w:color w:val="1155cc"/>
            <w:u w:val="single"/>
            <w:rtl w:val="0"/>
          </w:rPr>
          <w:t xml:space="preserve">Nyasulu et al., 2024</w:t>
        </w:r>
      </w:hyperlink>
      <w:r w:rsidDel="00000000" w:rsidR="00000000" w:rsidRPr="00000000">
        <w:rPr>
          <w:rtl w:val="0"/>
        </w:rPr>
        <w:t xml:space="preserve">). Moisture recycling therefore has direct linkages to carbon cycling, with one modeling study finding a moisture-recycling-mediated increase in gross primary productivity of roughly 41 Mg carbon km-2 yr-1 within the Amazon carbon source region (</w:t>
      </w:r>
      <w:hyperlink r:id="rId55">
        <w:r w:rsidDel="00000000" w:rsidR="00000000" w:rsidRPr="00000000">
          <w:rPr>
            <w:color w:val="1155cc"/>
            <w:u w:val="single"/>
            <w:rtl w:val="0"/>
          </w:rPr>
          <w:t xml:space="preserve">Gatti et al., 2021</w:t>
        </w:r>
      </w:hyperlink>
      <w:r w:rsidDel="00000000" w:rsidR="00000000" w:rsidRPr="00000000">
        <w:rPr>
          <w:rtl w:val="0"/>
        </w:rPr>
        <w:t xml:space="preserve">) if it is fully forested compared to any other land cover (</w:t>
      </w:r>
      <w:hyperlink r:id="rId56">
        <w:r w:rsidDel="00000000" w:rsidR="00000000" w:rsidRPr="00000000">
          <w:rPr>
            <w:color w:val="1155cc"/>
            <w:u w:val="single"/>
            <w:rtl w:val="0"/>
          </w:rPr>
          <w:t xml:space="preserve">Staal et al., 2023</w:t>
        </w:r>
      </w:hyperlink>
      <w:r w:rsidDel="00000000" w:rsidR="00000000" w:rsidRPr="00000000">
        <w:rPr>
          <w:rtl w:val="0"/>
        </w:rPr>
        <w:t xml:space="preserve">). Deforestation and degradation have strong impacts on carbon cycling via moisture recycling, as this can alter surface biophysical conditions that promote convection (</w:t>
      </w:r>
      <w:hyperlink r:id="rId57">
        <w:r w:rsidDel="00000000" w:rsidR="00000000" w:rsidRPr="00000000">
          <w:rPr>
            <w:color w:val="1155cc"/>
            <w:u w:val="single"/>
            <w:rtl w:val="0"/>
          </w:rPr>
          <w:t xml:space="preserve">Khanna and Medvigy 2014</w:t>
        </w:r>
      </w:hyperlink>
      <w:r w:rsidDel="00000000" w:rsidR="00000000" w:rsidRPr="00000000">
        <w:rPr>
          <w:rtl w:val="0"/>
        </w:rPr>
        <w:t xml:space="preserve">), and change large-scale moisture circulations (</w:t>
      </w:r>
      <w:hyperlink r:id="rId58">
        <w:r w:rsidDel="00000000" w:rsidR="00000000" w:rsidRPr="00000000">
          <w:rPr>
            <w:color w:val="1155cc"/>
            <w:u w:val="single"/>
            <w:rtl w:val="0"/>
          </w:rPr>
          <w:t xml:space="preserve">Commar et al., 2023</w:t>
        </w:r>
      </w:hyperlink>
      <w:r w:rsidDel="00000000" w:rsidR="00000000" w:rsidRPr="00000000">
        <w:rPr>
          <w:rtl w:val="0"/>
        </w:rPr>
        <w:t xml:space="preserve">). In turn, this can exacerbate drying in both local and nonlocal regions (Zemp et al., 2017), delay the rainy season onsets (</w:t>
      </w:r>
      <w:hyperlink r:id="rId59">
        <w:r w:rsidDel="00000000" w:rsidR="00000000" w:rsidRPr="00000000">
          <w:rPr>
            <w:color w:val="1155cc"/>
            <w:u w:val="single"/>
            <w:rtl w:val="0"/>
          </w:rPr>
          <w:t xml:space="preserve">Leite-Filho et al., 2019</w:t>
        </w:r>
      </w:hyperlink>
      <w:r w:rsidDel="00000000" w:rsidR="00000000" w:rsidRPr="00000000">
        <w:rPr>
          <w:rtl w:val="0"/>
        </w:rPr>
        <w:t xml:space="preserve">). Overall, these changes can increase the risk of the forest reaching critical transition points (</w:t>
      </w:r>
      <w:hyperlink r:id="rId60">
        <w:r w:rsidDel="00000000" w:rsidR="00000000" w:rsidRPr="00000000">
          <w:rPr>
            <w:color w:val="1155cc"/>
            <w:u w:val="single"/>
            <w:rtl w:val="0"/>
          </w:rPr>
          <w:t xml:space="preserve">Flores et al., 2024</w:t>
        </w:r>
      </w:hyperlink>
      <w:r w:rsidDel="00000000" w:rsidR="00000000" w:rsidRPr="00000000">
        <w:rPr>
          <w:rtl w:val="0"/>
        </w:rPr>
        <w:t xml:space="preserve">). However, it must be noted that most of this research has been done within the Amazon region and not the equatorial African rainforests, which operate under different hydrological and energy regimes and therefore have different thresholds for carbon responses to changes in the water cycle.</w:t>
      </w:r>
      <w:ins w:author="Robinson Negron-Juarez" w:id="12" w:date="2024-09-02T03:40:59Z">
        <w:r w:rsidDel="00000000" w:rsidR="00000000" w:rsidRPr="00000000">
          <w:rPr>
            <w:rtl w:val="0"/>
          </w:rPr>
          <w:t xml:space="preserve"> </w:t>
        </w:r>
        <w:commentRangeStart w:id="178"/>
        <w:r w:rsidDel="00000000" w:rsidR="00000000" w:rsidRPr="00000000">
          <w:rPr>
            <w:rtl w:val="0"/>
          </w:rPr>
          <w:t xml:space="preserve">PANGEA can provide new insights on ..</w:t>
        </w:r>
        <w:commentRangeEnd w:id="178"/>
        <w:r w:rsidDel="00000000" w:rsidR="00000000" w:rsidRPr="00000000">
          <w:commentReference w:id="178"/>
        </w:r>
        <w:r w:rsidDel="00000000" w:rsidR="00000000" w:rsidRPr="00000000">
          <w:rPr>
            <w:rtl w:val="0"/>
          </w:rPr>
        </w:r>
      </w:ins>
    </w:p>
    <w:p w:rsidR="00000000" w:rsidDel="00000000" w:rsidP="00000000" w:rsidRDefault="00000000" w:rsidRPr="00000000" w14:paraId="000001B1">
      <w:pPr>
        <w:spacing w:after="240" w:before="240" w:lineRule="auto"/>
        <w:ind w:left="0" w:firstLine="0"/>
        <w:rPr/>
      </w:pPr>
      <w:r w:rsidDel="00000000" w:rsidR="00000000" w:rsidRPr="00000000">
        <w:rPr>
          <w:rtl w:val="0"/>
        </w:rPr>
      </w:r>
    </w:p>
    <w:p w:rsidR="00000000" w:rsidDel="00000000" w:rsidP="00000000" w:rsidRDefault="00000000" w:rsidRPr="00000000" w14:paraId="000001B2">
      <w:pPr>
        <w:rPr>
          <w:ins w:author="Robinson Negron-Juarez" w:id="13" w:date="2024-09-02T03:41:05Z"/>
        </w:rPr>
      </w:pPr>
      <w:r w:rsidDel="00000000" w:rsidR="00000000" w:rsidRPr="00000000">
        <w:rPr>
          <w:rtl w:val="0"/>
        </w:rPr>
        <w:t xml:space="preserve">The t</w:t>
      </w:r>
      <w:r w:rsidDel="00000000" w:rsidR="00000000" w:rsidRPr="00000000">
        <w:rPr>
          <w:rtl w:val="0"/>
        </w:rPr>
        <w: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hyperlink r:id="rId61">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w:t>
      </w:r>
      <w:commentRangeStart w:id="179"/>
      <w:commentRangeStart w:id="180"/>
      <w:r w:rsidDel="00000000" w:rsidR="00000000" w:rsidRPr="00000000">
        <w:rPr>
          <w:rtl w:val="0"/>
        </w:rPr>
        <w:t xml:space="preserve"> I</w:t>
      </w:r>
      <w:commentRangeEnd w:id="179"/>
      <w:r w:rsidDel="00000000" w:rsidR="00000000" w:rsidRPr="00000000">
        <w:commentReference w:id="179"/>
      </w:r>
      <w:commentRangeEnd w:id="180"/>
      <w:r w:rsidDel="00000000" w:rsidR="00000000" w:rsidRPr="00000000">
        <w:commentReference w:id="180"/>
      </w:r>
      <w:r w:rsidDel="00000000" w:rsidR="00000000" w:rsidRPr="00000000">
        <w:rPr>
          <w:rtl w:val="0"/>
        </w:rPr>
        <w:t xml:space="preserve">n the Amazon, deep-rooted trees can access water from deeper soil layers, which delays the onset of water stress compared to African or Southeast Asian forests where root systems are often shallower (</w:t>
      </w:r>
      <w:hyperlink r:id="rId62">
        <w:r w:rsidDel="00000000" w:rsidR="00000000" w:rsidRPr="00000000">
          <w:rPr>
            <w:color w:val="1155cc"/>
            <w:u w:val="single"/>
            <w:rtl w:val="0"/>
          </w:rPr>
          <w:t xml:space="preserve">Fan et al., 2017</w:t>
        </w:r>
      </w:hyperlink>
      <w:r w:rsidDel="00000000" w:rsidR="00000000" w:rsidRPr="00000000">
        <w:rPr>
          <w:rtl w:val="0"/>
        </w:rPr>
        <w:t xml:space="preserve">). However, with increasing temperatures and changing rainfall patterns, these thresholds are being tested </w:t>
      </w:r>
      <w:hyperlink r:id="rId63">
        <w:r w:rsidDel="00000000" w:rsidR="00000000" w:rsidRPr="00000000">
          <w:rPr>
            <w:color w:val="1155cc"/>
            <w:u w:val="single"/>
            <w:rtl w:val="0"/>
          </w:rPr>
          <w:t xml:space="preserve">(Esquivel-Muelbert et al., 2019)</w:t>
        </w:r>
      </w:hyperlink>
      <w:r w:rsidDel="00000000" w:rsidR="00000000" w:rsidRPr="00000000">
        <w:rPr>
          <w:rtl w:val="0"/>
        </w:rPr>
        <w:t xml:space="preserve">. </w:t>
      </w:r>
      <w:commentRangeStart w:id="181"/>
      <w:r w:rsidDel="00000000" w:rsidR="00000000" w:rsidRPr="00000000">
        <w:rPr>
          <w:rtl w:val="0"/>
        </w:rPr>
        <w:t xml:space="preserve">Forests in the Congo Basin face longer dry seasons and generally shallower soils, making them more vulnerable to reaching critical soil moisture thresholds.</w:t>
      </w:r>
      <w:commentRangeEnd w:id="181"/>
      <w:r w:rsidDel="00000000" w:rsidR="00000000" w:rsidRPr="00000000">
        <w:commentReference w:id="181"/>
      </w:r>
      <w:r w:rsidDel="00000000" w:rsidR="00000000" w:rsidRPr="00000000">
        <w:rPr>
          <w:rtl w:val="0"/>
        </w:rPr>
        <w:t xml:space="preserve">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64">
        <w:r w:rsidDel="00000000" w:rsidR="00000000" w:rsidRPr="00000000">
          <w:rPr>
            <w:color w:val="1155cc"/>
            <w:u w:val="single"/>
            <w:rtl w:val="0"/>
          </w:rPr>
          <w:t xml:space="preserve">Zhou et al., 2014</w:t>
        </w:r>
      </w:hyperlink>
      <w:r w:rsidDel="00000000" w:rsidR="00000000" w:rsidRPr="00000000">
        <w:rPr>
          <w:rtl w:val="0"/>
        </w:rPr>
        <w:t xml:space="preserve">). Southeast Asian forests, characterized by high humidity and relatively stable temperatures, may face less frequent but potentially more intense droughts, which could push them towards critical thresholds more abruptly (</w:t>
      </w:r>
      <w:hyperlink r:id="rId65">
        <w:r w:rsidDel="00000000" w:rsidR="00000000" w:rsidRPr="00000000">
          <w:rPr>
            <w:color w:val="1155cc"/>
            <w:u w:val="single"/>
            <w:rtl w:val="0"/>
          </w:rPr>
          <w:t xml:space="preserve">Corlett &amp; Westcott, 2013</w:t>
        </w:r>
      </w:hyperlink>
      <w:r w:rsidDel="00000000" w:rsidR="00000000" w:rsidRPr="00000000">
        <w:rPr>
          <w:rtl w:val="0"/>
        </w:rPr>
        <w:t xml:space="preserve">). </w:t>
      </w:r>
      <w:ins w:author="Robinson Negron-Juarez" w:id="13" w:date="2024-09-02T03:41:05Z">
        <w:commentRangeStart w:id="182"/>
        <w:r w:rsidDel="00000000" w:rsidR="00000000" w:rsidRPr="00000000">
          <w:rPr>
            <w:rtl w:val="0"/>
          </w:rPr>
          <w:t xml:space="preserve">PANGEA can provide new insights on ..</w:t>
        </w:r>
        <w:commentRangeEnd w:id="182"/>
        <w:r w:rsidDel="00000000" w:rsidR="00000000" w:rsidRPr="00000000">
          <w:commentReference w:id="182"/>
        </w:r>
        <w:r w:rsidDel="00000000" w:rsidR="00000000" w:rsidRPr="00000000">
          <w:rPr>
            <w:rtl w:val="0"/>
          </w:rPr>
        </w:r>
      </w:ins>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left="1440" w:firstLine="0"/>
        <w:rPr>
          <w:color w:val="ff0000"/>
        </w:rPr>
      </w:pPr>
      <w:r w:rsidDel="00000000" w:rsidR="00000000" w:rsidRPr="00000000">
        <w:rPr>
          <w:rtl w:val="0"/>
        </w:rPr>
      </w:r>
    </w:p>
    <w:p w:rsidR="00000000" w:rsidDel="00000000" w:rsidP="00000000" w:rsidRDefault="00000000" w:rsidRPr="00000000" w14:paraId="000001B5">
      <w:pPr>
        <w:ind w:left="0" w:firstLine="0"/>
        <w:rPr>
          <w:ins w:author="Robinson Negron-Juarez" w:id="14" w:date="2024-09-02T03:41:09Z"/>
        </w:rPr>
      </w:pPr>
      <w:commentRangeStart w:id="183"/>
      <w:r w:rsidDel="00000000" w:rsidR="00000000" w:rsidRPr="00000000">
        <w:rPr>
          <w:rtl w:val="0"/>
        </w:rPr>
        <w:t xml:space="preserve">Water and energy limitations in tropical rainforests show large variability both within and between rainforests. Central African rainforests appear to be more water-limited while Amazonian forests are more controlled by light variability (</w:t>
      </w:r>
      <w:hyperlink r:id="rId66">
        <w:r w:rsidDel="00000000" w:rsidR="00000000" w:rsidRPr="00000000">
          <w:rPr>
            <w:color w:val="1155cc"/>
            <w:u w:val="single"/>
            <w:rtl w:val="0"/>
          </w:rPr>
          <w:t xml:space="preserve">Guan et al., 2015</w:t>
        </w:r>
      </w:hyperlink>
      <w:r w:rsidDel="00000000" w:rsidR="00000000" w:rsidRPr="00000000">
        <w:rPr>
          <w:rtl w:val="0"/>
        </w:rPr>
        <w:t xml:space="preserve">, </w:t>
      </w:r>
      <w:hyperlink r:id="rId67">
        <w:r w:rsidDel="00000000" w:rsidR="00000000" w:rsidRPr="00000000">
          <w:rPr>
            <w:color w:val="1155cc"/>
            <w:u w:val="single"/>
            <w:rtl w:val="0"/>
          </w:rPr>
          <w:t xml:space="preserve">Phillippon et al., 2019</w:t>
        </w:r>
      </w:hyperlink>
      <w:r w:rsidDel="00000000" w:rsidR="00000000" w:rsidRPr="00000000">
        <w:rPr>
          <w:rtl w:val="0"/>
        </w:rPr>
        <w:t xml:space="preserve">, </w:t>
      </w:r>
      <w:hyperlink r:id="rId68">
        <w:r w:rsidDel="00000000" w:rsidR="00000000" w:rsidRPr="00000000">
          <w:rPr>
            <w:color w:val="1155cc"/>
            <w:u w:val="single"/>
            <w:rtl w:val="0"/>
          </w:rPr>
          <w:t xml:space="preserve">Madani et al., 2020</w:t>
        </w:r>
      </w:hyperlink>
      <w:r w:rsidDel="00000000" w:rsidR="00000000" w:rsidRPr="00000000">
        <w:rPr>
          <w:rtl w:val="0"/>
        </w:rPr>
        <w:t xml:space="preserve">, </w:t>
      </w:r>
      <w:hyperlink r:id="rId69">
        <w:r w:rsidDel="00000000" w:rsidR="00000000" w:rsidRPr="00000000">
          <w:rPr>
            <w:color w:val="1155cc"/>
            <w:u w:val="single"/>
            <w:rtl w:val="0"/>
          </w:rPr>
          <w:t xml:space="preserve">Green et al., 2020</w:t>
        </w:r>
      </w:hyperlink>
      <w:r w:rsidDel="00000000" w:rsidR="00000000" w:rsidRPr="00000000">
        <w:rPr>
          <w:rtl w:val="0"/>
        </w:rPr>
        <w:t xml:space="preserve">, </w:t>
      </w:r>
      <w:hyperlink r:id="rId70">
        <w:r w:rsidDel="00000000" w:rsidR="00000000" w:rsidRPr="00000000">
          <w:rPr>
            <w:color w:val="1155cc"/>
            <w:u w:val="single"/>
            <w:rtl w:val="0"/>
          </w:rPr>
          <w:t xml:space="preserve">Huete et al., 2006</w:t>
        </w:r>
      </w:hyperlink>
      <w:r w:rsidDel="00000000" w:rsidR="00000000" w:rsidRPr="00000000">
        <w:rPr>
          <w:rtl w:val="0"/>
        </w:rPr>
        <w:t xml:space="preserve">). However, variations in water and light regi</w:t>
      </w:r>
      <w:r w:rsidDel="00000000" w:rsidR="00000000" w:rsidRPr="00000000">
        <w:rPr>
          <w:rtl w:val="0"/>
        </w:rPr>
        <w:t xml:space="preserve">mes exist within the tropical forests. For example, large portions of the wet Amazon experience limited water deficits, while the western equatorial Africa experience extremely limited light conditions (e.g., </w:t>
      </w:r>
      <w:hyperlink r:id="rId71">
        <w:r w:rsidDel="00000000" w:rsidR="00000000" w:rsidRPr="00000000">
          <w:rPr>
            <w:color w:val="1155cc"/>
            <w:u w:val="single"/>
            <w:rtl w:val="0"/>
          </w:rPr>
          <w:t xml:space="preserve">Yan et al., 2018</w:t>
        </w:r>
      </w:hyperlink>
      <w:r w:rsidDel="00000000" w:rsidR="00000000" w:rsidRPr="00000000">
        <w:rPr>
          <w:rtl w:val="0"/>
        </w:rPr>
        <w:t xml:space="preserve">, </w:t>
      </w:r>
      <w:commentRangeStart w:id="184"/>
      <w:r w:rsidDel="00000000" w:rsidR="00000000" w:rsidRPr="00000000">
        <w:rPr>
          <w:rtl w:val="0"/>
        </w:rPr>
        <w:t xml:space="preserve">Phillippon et al., 2019</w:t>
      </w:r>
      <w:commentRangeEnd w:id="184"/>
      <w:r w:rsidDel="00000000" w:rsidR="00000000" w:rsidRPr="00000000">
        <w:commentReference w:id="184"/>
      </w:r>
      <w:r w:rsidDel="00000000" w:rsidR="00000000" w:rsidRPr="00000000">
        <w:rPr>
          <w:rtl w:val="0"/>
        </w:rPr>
        <w:t xml:space="preserve">, </w:t>
      </w:r>
      <w:hyperlink r:id="rId72">
        <w:r w:rsidDel="00000000" w:rsidR="00000000" w:rsidRPr="00000000">
          <w:rPr>
            <w:color w:val="1155cc"/>
            <w:u w:val="single"/>
            <w:rtl w:val="0"/>
          </w:rPr>
          <w:t xml:space="preserve">Dommo et al., 2018</w:t>
        </w:r>
      </w:hyperlink>
      <w:r w:rsidDel="00000000" w:rsidR="00000000" w:rsidRPr="00000000">
        <w:rPr>
          <w:rtl w:val="0"/>
        </w:rPr>
        <w:t xml:space="preserve">, </w:t>
      </w:r>
      <w:hyperlink r:id="rId73">
        <w:r w:rsidDel="00000000" w:rsidR="00000000" w:rsidRPr="00000000">
          <w:rPr>
            <w:color w:val="1155cc"/>
            <w:u w:val="single"/>
            <w:rtl w:val="0"/>
          </w:rPr>
          <w:t xml:space="preserve">Champagne et al., 2023</w:t>
        </w:r>
      </w:hyperlink>
      <w:r w:rsidDel="00000000" w:rsidR="00000000" w:rsidRPr="00000000">
        <w:rPr>
          <w:rtl w:val="0"/>
        </w:rPr>
        <w:t xml:space="preserve">). These different water and energy regimes can control forest traits, functions, and structure by a</w:t>
      </w:r>
      <w:commentRangeEnd w:id="183"/>
      <w:r w:rsidDel="00000000" w:rsidR="00000000" w:rsidRPr="00000000">
        <w:commentReference w:id="183"/>
      </w:r>
      <w:r w:rsidDel="00000000" w:rsidR="00000000" w:rsidRPr="00000000">
        <w:rPr>
          <w:rtl w:val="0"/>
        </w:rPr>
        <w:t xml:space="preserve">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t>
      </w:r>
      <w:hyperlink r:id="rId74">
        <w:r w:rsidDel="00000000" w:rsidR="00000000" w:rsidRPr="00000000">
          <w:rPr>
            <w:color w:val="1155cc"/>
            <w:u w:val="single"/>
            <w:rtl w:val="0"/>
          </w:rPr>
          <w:t xml:space="preserve">Liu et al., 2020</w:t>
        </w:r>
      </w:hyperlink>
      <w:r w:rsidDel="00000000" w:rsidR="00000000" w:rsidRPr="00000000">
        <w:rPr>
          <w:rtl w:val="0"/>
        </w:rPr>
        <w:t xml:space="preserve">). Vegetation responses, such as changes in stomatal conductance and carbon allocation (</w:t>
      </w:r>
      <w:hyperlink r:id="rId75">
        <w:r w:rsidDel="00000000" w:rsidR="00000000" w:rsidRPr="00000000">
          <w:rPr>
            <w:color w:val="1155cc"/>
            <w:u w:val="single"/>
            <w:rtl w:val="0"/>
          </w:rPr>
          <w:t xml:space="preserve">Gentine et al., 2019</w:t>
        </w:r>
      </w:hyperlink>
      <w:r w:rsidDel="00000000" w:rsidR="00000000" w:rsidRPr="00000000">
        <w:rPr>
          <w:rtl w:val="0"/>
        </w:rPr>
        <w:t xml:space="preserve">), are influenced by local water and energy conditions. This adds large uncertainties to model representation of factors such as dryness stress in plants, water use efficiency, and generally, future climate projections.</w:t>
      </w:r>
      <w:ins w:author="Robinson Negron-Juarez" w:id="14" w:date="2024-09-02T03:41:09Z">
        <w:r w:rsidDel="00000000" w:rsidR="00000000" w:rsidRPr="00000000">
          <w:rPr>
            <w:rtl w:val="0"/>
          </w:rPr>
          <w:t xml:space="preserve"> </w:t>
        </w:r>
        <w:commentRangeStart w:id="185"/>
        <w:r w:rsidDel="00000000" w:rsidR="00000000" w:rsidRPr="00000000">
          <w:rPr>
            <w:rtl w:val="0"/>
          </w:rPr>
          <w:t xml:space="preserve">PANGEA can provide new insights on ..</w:t>
        </w:r>
        <w:commentRangeEnd w:id="185"/>
        <w:r w:rsidDel="00000000" w:rsidR="00000000" w:rsidRPr="00000000">
          <w:commentReference w:id="185"/>
        </w:r>
        <w:r w:rsidDel="00000000" w:rsidR="00000000" w:rsidRPr="00000000">
          <w:rPr>
            <w:rtl w:val="0"/>
          </w:rPr>
        </w:r>
      </w:ins>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ins w:author="Robinson Negron-Juarez" w:id="15" w:date="2024-09-02T03:41:19Z"/>
        </w:rPr>
      </w:pPr>
      <w:r w:rsidDel="00000000" w:rsidR="00000000" w:rsidRPr="00000000">
        <w:rPr>
          <w:rtl w:val="0"/>
        </w:rPr>
        <w: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t>
      </w:r>
      <w:hyperlink r:id="rId76">
        <w:r w:rsidDel="00000000" w:rsidR="00000000" w:rsidRPr="00000000">
          <w:rPr>
            <w:color w:val="1155cc"/>
            <w:u w:val="single"/>
            <w:rtl w:val="0"/>
          </w:rPr>
          <w:t xml:space="preserve">Andrews et al., 2024</w:t>
        </w:r>
      </w:hyperlink>
      <w:r w:rsidDel="00000000" w:rsidR="00000000" w:rsidRPr="00000000">
        <w:rPr>
          <w:rtl w:val="0"/>
        </w:rPr>
        <w:t xml:space="preserve">, </w:t>
      </w:r>
      <w:hyperlink r:id="rId7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78">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79">
        <w:r w:rsidDel="00000000" w:rsidR="00000000" w:rsidRPr="00000000">
          <w:rPr>
            <w:color w:val="1155cc"/>
            <w:u w:val="single"/>
            <w:rtl w:val="0"/>
          </w:rPr>
          <w:t xml:space="preserve">Feng et al., 2023</w:t>
        </w:r>
      </w:hyperlink>
      <w:r w:rsidDel="00000000" w:rsidR="00000000" w:rsidRPr="00000000">
        <w:rPr>
          <w:rtl w:val="0"/>
        </w:rPr>
        <w:t xml:space="preserve">). Furthermore, precipitation controls flooding cycles within the African and Amazon rainforests (</w:t>
      </w:r>
      <w:hyperlink r:id="rId80">
        <w:r w:rsidDel="00000000" w:rsidR="00000000" w:rsidRPr="00000000">
          <w:rPr>
            <w:color w:val="1155cc"/>
            <w:u w:val="single"/>
            <w:rtl w:val="0"/>
          </w:rPr>
          <w:t xml:space="preserve">Alsdorf et al., 2016</w:t>
        </w:r>
      </w:hyperlink>
      <w:r w:rsidDel="00000000" w:rsidR="00000000" w:rsidRPr="00000000">
        <w:rPr>
          <w:rtl w:val="0"/>
        </w:rPr>
        <w:t xml:space="preserve">, </w:t>
      </w:r>
      <w:hyperlink r:id="rId8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82">
        <w:r w:rsidDel="00000000" w:rsidR="00000000" w:rsidRPr="00000000">
          <w:rPr>
            <w:color w:val="1155cc"/>
            <w:u w:val="single"/>
            <w:rtl w:val="0"/>
          </w:rPr>
          <w:t xml:space="preserve">Parolin et al., 2004a,</w:t>
        </w:r>
      </w:hyperlink>
      <w:r w:rsidDel="00000000" w:rsidR="00000000" w:rsidRPr="00000000">
        <w:rPr>
          <w:rtl w:val="0"/>
        </w:rPr>
        <w:t xml:space="preserve"> </w:t>
      </w:r>
      <w:hyperlink r:id="rId83">
        <w:r w:rsidDel="00000000" w:rsidR="00000000" w:rsidRPr="00000000">
          <w:rPr>
            <w:color w:val="1155cc"/>
            <w:u w:val="single"/>
            <w:rtl w:val="0"/>
          </w:rPr>
          <w:t xml:space="preserve">Parolin et al., 2016</w:t>
        </w:r>
      </w:hyperlink>
      <w:r w:rsidDel="00000000" w:rsidR="00000000" w:rsidRPr="00000000">
        <w:rPr>
          <w:rtl w:val="0"/>
        </w:rPr>
        <w:t xml:space="preserve">, Hawes and Peres 2016). Indirectly, rainfall can also significantly influence local nutrient cycles via wet nutrient deposition onto the forest canopies (Bauters et al.,</w:t>
      </w:r>
      <w:hyperlink r:id="rId84">
        <w:r w:rsidDel="00000000" w:rsidR="00000000" w:rsidRPr="00000000">
          <w:rPr>
            <w:color w:val="1155cc"/>
            <w:u w:val="single"/>
            <w:rtl w:val="0"/>
          </w:rPr>
          <w:t xml:space="preserve"> 2018</w:t>
        </w:r>
      </w:hyperlink>
      <w:r w:rsidDel="00000000" w:rsidR="00000000" w:rsidRPr="00000000">
        <w:rPr>
          <w:rtl w:val="0"/>
        </w:rPr>
        <w:t xml:space="preserve">, </w:t>
      </w:r>
      <w:hyperlink r:id="rId85">
        <w:r w:rsidDel="00000000" w:rsidR="00000000" w:rsidRPr="00000000">
          <w:rPr>
            <w:color w:val="1155cc"/>
            <w:u w:val="single"/>
            <w:rtl w:val="0"/>
          </w:rPr>
          <w:t xml:space="preserve">2021</w:t>
        </w:r>
      </w:hyperlink>
      <w:r w:rsidDel="00000000" w:rsidR="00000000" w:rsidRPr="00000000">
        <w:rPr>
          <w:rtl w:val="0"/>
        </w:rPr>
        <w:t xml:space="preserve">), alter the amount and quality of light available for photosynthesis via clouds and fog (</w:t>
      </w:r>
      <w:commentRangeStart w:id="186"/>
      <w:r w:rsidDel="00000000" w:rsidR="00000000" w:rsidRPr="00000000">
        <w:rPr>
          <w:rtl w:val="0"/>
        </w:rPr>
        <w:t xml:space="preserve">Phillippon et al., 2019</w:t>
      </w:r>
      <w:commentRangeEnd w:id="186"/>
      <w:r w:rsidDel="00000000" w:rsidR="00000000" w:rsidRPr="00000000">
        <w:commentReference w:id="186"/>
      </w:r>
      <w:r w:rsidDel="00000000" w:rsidR="00000000" w:rsidRPr="00000000">
        <w:rPr>
          <w:rtl w:val="0"/>
        </w:rPr>
        <w:t xml:space="preserve">, </w:t>
      </w:r>
      <w:hyperlink r:id="rId86">
        <w:r w:rsidDel="00000000" w:rsidR="00000000" w:rsidRPr="00000000">
          <w:rPr>
            <w:color w:val="1155cc"/>
            <w:u w:val="single"/>
            <w:rtl w:val="0"/>
          </w:rPr>
          <w:t xml:space="preserve">Pohl et al., 2021</w:t>
        </w:r>
      </w:hyperlink>
      <w:r w:rsidDel="00000000" w:rsidR="00000000" w:rsidRPr="00000000">
        <w:rPr>
          <w:rtl w:val="0"/>
        </w:rPr>
        <w:t xml:space="preserve">), and alter evapotranspiration and photosynthesis via dew deposition and subsequent foliar water uptake or evaporation (e.g., </w:t>
      </w:r>
      <w:hyperlink r:id="rId87">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88">
        <w:r w:rsidDel="00000000" w:rsidR="00000000" w:rsidRPr="00000000">
          <w:rPr>
            <w:color w:val="1155cc"/>
            <w:u w:val="single"/>
            <w:rtl w:val="0"/>
          </w:rPr>
          <w:t xml:space="preserve">Binks et al., 2019</w:t>
        </w:r>
      </w:hyperlink>
      <w:r w:rsidDel="00000000" w:rsidR="00000000" w:rsidRPr="00000000">
        <w:rPr>
          <w:rtl w:val="0"/>
        </w:rPr>
        <w:t xml:space="preserve">).</w:t>
      </w:r>
      <w:ins w:author="Robinson Negron-Juarez" w:id="15" w:date="2024-09-02T03:41:19Z">
        <w:r w:rsidDel="00000000" w:rsidR="00000000" w:rsidRPr="00000000">
          <w:rPr>
            <w:rtl w:val="0"/>
          </w:rPr>
          <w:t xml:space="preserve"> </w:t>
        </w:r>
        <w:commentRangeStart w:id="187"/>
        <w:r w:rsidDel="00000000" w:rsidR="00000000" w:rsidRPr="00000000">
          <w:rPr>
            <w:rtl w:val="0"/>
          </w:rPr>
          <w:t xml:space="preserve">PANGEA can provide new insights on ..</w:t>
        </w:r>
        <w:commentRangeEnd w:id="187"/>
        <w:r w:rsidDel="00000000" w:rsidR="00000000" w:rsidRPr="00000000">
          <w:commentReference w:id="187"/>
        </w:r>
        <w:r w:rsidDel="00000000" w:rsidR="00000000" w:rsidRPr="00000000">
          <w:rPr>
            <w:rtl w:val="0"/>
          </w:rPr>
        </w:r>
      </w:ins>
    </w:p>
    <w:p w:rsidR="00000000" w:rsidDel="00000000" w:rsidP="00000000" w:rsidRDefault="00000000" w:rsidRPr="00000000" w14:paraId="000001B9">
      <w:pPr>
        <w:ind w:left="0" w:firstLine="0"/>
        <w:rPr>
          <w:rPrChange w:author="Robinson Negron-Juarez" w:id="16" w:date="2024-09-02T03:41:19Z">
            <w:rPr/>
          </w:rPrChange>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 xml:space="preserve">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t>
      </w:r>
      <w:hyperlink r:id="rId89">
        <w:r w:rsidDel="00000000" w:rsidR="00000000" w:rsidRPr="00000000">
          <w:rPr>
            <w:color w:val="1155cc"/>
            <w:u w:val="single"/>
            <w:rtl w:val="0"/>
          </w:rPr>
          <w:t xml:space="preserve">Nicholson, 2022</w:t>
        </w:r>
      </w:hyperlink>
      <w:r w:rsidDel="00000000" w:rsidR="00000000" w:rsidRPr="00000000">
        <w:rPr>
          <w:rtl w:val="0"/>
        </w:rPr>
        <w:t xml:space="preserve">, </w:t>
      </w:r>
      <w:hyperlink r:id="rId90">
        <w:r w:rsidDel="00000000" w:rsidR="00000000" w:rsidRPr="00000000">
          <w:rPr>
            <w:color w:val="1155cc"/>
            <w:u w:val="single"/>
            <w:rtl w:val="0"/>
          </w:rPr>
          <w:t xml:space="preserve">Yin et al., 2014</w:t>
        </w:r>
      </w:hyperlink>
      <w:r w:rsidDel="00000000" w:rsidR="00000000" w:rsidRPr="00000000">
        <w:rPr>
          <w:rtl w:val="0"/>
        </w:rPr>
        <w: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t>
      </w:r>
      <w:hyperlink r:id="rId91">
        <w:r w:rsidDel="00000000" w:rsidR="00000000" w:rsidRPr="00000000">
          <w:rPr>
            <w:color w:val="1155cc"/>
            <w:u w:val="single"/>
            <w:rtl w:val="0"/>
          </w:rPr>
          <w:t xml:space="preserve"> Herrmann and Mohr 2011</w:t>
        </w:r>
      </w:hyperlink>
      <w:r w:rsidDel="00000000" w:rsidR="00000000" w:rsidRPr="00000000">
        <w:rPr>
          <w:rtl w:val="0"/>
        </w:rPr>
        <w:t xml:space="preserve">). This then</w:t>
      </w:r>
      <w:commentRangeStart w:id="188"/>
      <w:r w:rsidDel="00000000" w:rsidR="00000000" w:rsidRPr="00000000">
        <w:rPr>
          <w:rtl w:val="0"/>
        </w:rPr>
        <w:t xml:space="preserve"> impedes improvements in weather and sub-seasonal forecasting</w:t>
      </w:r>
      <w:commentRangeEnd w:id="188"/>
      <w:r w:rsidDel="00000000" w:rsidR="00000000" w:rsidRPr="00000000">
        <w:commentReference w:id="188"/>
      </w:r>
      <w:r w:rsidDel="00000000" w:rsidR="00000000" w:rsidRPr="00000000">
        <w:rPr>
          <w:rtl w:val="0"/>
        </w:rPr>
        <w:t xml:space="preserve"> within the area</w:t>
      </w:r>
      <w:del w:author="sarah worden" w:id="17" w:date="2024-08-28T21:05:35Z">
        <w:r w:rsidDel="00000000" w:rsidR="00000000" w:rsidRPr="00000000">
          <w:rPr>
            <w:rtl w:val="0"/>
          </w:rPr>
          <w:delText xml:space="preserve"> </w:delText>
        </w:r>
      </w:del>
      <w:r w:rsidDel="00000000" w:rsidR="00000000" w:rsidRPr="00000000">
        <w:rPr>
          <w:rtl w:val="0"/>
        </w:rPr>
        <w:t xml:space="preserve">, which is crucial for better serving rain-fed agricultural efforts, determining flood risks, and more (</w:t>
      </w:r>
      <w:hyperlink r:id="rId92">
        <w:r w:rsidDel="00000000" w:rsidR="00000000" w:rsidRPr="00000000">
          <w:rPr>
            <w:color w:val="1155cc"/>
            <w:u w:val="single"/>
            <w:rtl w:val="0"/>
          </w:rPr>
          <w:t xml:space="preserve">Pascal et al., 2023</w:t>
        </w:r>
      </w:hyperlink>
      <w:r w:rsidDel="00000000" w:rsidR="00000000" w:rsidRPr="00000000">
        <w:rPr>
          <w:rtl w:val="0"/>
        </w:rPr>
        <w:t xml:space="preserve">, </w:t>
      </w:r>
      <w:hyperlink r:id="rId93">
        <w:r w:rsidDel="00000000" w:rsidR="00000000" w:rsidRPr="00000000">
          <w:rPr>
            <w:color w:val="1155cc"/>
            <w:u w:val="single"/>
            <w:rtl w:val="0"/>
          </w:rPr>
          <w:t xml:space="preserve">Tanessong et al., 2020</w:t>
        </w:r>
      </w:hyperlink>
      <w:r w:rsidDel="00000000" w:rsidR="00000000" w:rsidRPr="00000000">
        <w:rPr>
          <w:rtl w:val="0"/>
        </w:rPr>
        <w: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t>
      </w:r>
      <w:r w:rsidDel="00000000" w:rsidR="00000000" w:rsidRPr="00000000">
        <w:rPr>
          <w:rtl w:val="0"/>
        </w:rPr>
      </w:r>
    </w:p>
    <w:p w:rsidR="00000000" w:rsidDel="00000000" w:rsidP="00000000" w:rsidRDefault="00000000" w:rsidRPr="00000000" w14:paraId="000001BB">
      <w:pPr>
        <w:pStyle w:val="Heading3"/>
        <w:rPr/>
      </w:pPr>
      <w:bookmarkStart w:colFirst="0" w:colLast="0" w:name="_thgadem9pj58" w:id="14"/>
      <w:bookmarkEnd w:id="14"/>
      <w:r w:rsidDel="00000000" w:rsidR="00000000" w:rsidRPr="00000000">
        <w:rPr>
          <w:rtl w:val="0"/>
        </w:rPr>
        <w:t xml:space="preserve">2.4 </w:t>
      </w:r>
      <w:commentRangeStart w:id="189"/>
      <w:commentRangeStart w:id="190"/>
      <w:r w:rsidDel="00000000" w:rsidR="00000000" w:rsidRPr="00000000">
        <w:rPr>
          <w:rtl w:val="0"/>
        </w:rPr>
        <w:t xml:space="preserve">Social-Ecological Systems</w:t>
      </w:r>
      <w:commentRangeEnd w:id="189"/>
      <w:r w:rsidDel="00000000" w:rsidR="00000000" w:rsidRPr="00000000">
        <w:commentReference w:id="189"/>
      </w:r>
      <w:commentRangeEnd w:id="190"/>
      <w:r w:rsidDel="00000000" w:rsidR="00000000" w:rsidRPr="00000000">
        <w:commentReference w:id="190"/>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del w:author="Elsa Ordway" w:id="18" w:date="2024-09-02T00:28:10Z"/>
          <w:b w:val="1"/>
        </w:rPr>
      </w:pPr>
      <w:del w:author="Elsa Ordway" w:id="18" w:date="2024-09-02T00:28:10Z">
        <w:r w:rsidDel="00000000" w:rsidR="00000000" w:rsidRPr="00000000">
          <w:rPr>
            <w:b w:val="1"/>
            <w:rtl w:val="0"/>
          </w:rPr>
          <w:delText xml:space="preserve">ONE-SENTENCE SUMMARY</w:delText>
        </w:r>
      </w:del>
    </w:p>
    <w:p w:rsidR="00000000" w:rsidDel="00000000" w:rsidP="00000000" w:rsidRDefault="00000000" w:rsidRPr="00000000" w14:paraId="000001BE">
      <w:pPr>
        <w:rPr/>
      </w:pPr>
      <w:commentRangeStart w:id="191"/>
      <w:r w:rsidDel="00000000" w:rsidR="00000000" w:rsidRPr="00000000">
        <w:rPr>
          <w:rtl w:val="0"/>
        </w:rPr>
        <w:t xml:space="preserve">This PANGEA Science Theme addresses the interactions and feedbacks between social and ecological systems</w:t>
      </w:r>
      <w:del w:author="Alejandra Echeverri Ochoa" w:id="19" w:date="2024-09-04T02:42:34Z">
        <w:r w:rsidDel="00000000" w:rsidR="00000000" w:rsidRPr="00000000">
          <w:rPr>
            <w:rtl w:val="0"/>
          </w:rPr>
          <w:delText xml:space="preserve"> </w:delText>
        </w:r>
      </w:del>
      <w:r w:rsidDel="00000000" w:rsidR="00000000" w:rsidRPr="00000000">
        <w:rPr>
          <w:rtl w:val="0"/>
        </w:rPr>
        <w:t xml:space="preserve"> from which co-benefits for nature and societies arise across scales, such as food, water, energy and livelihood security, biodiversity conservation, retention of organic matter and nutrients, and resilience of tropical systems. </w:t>
      </w:r>
      <w:commentRangeEnd w:id="191"/>
      <w:r w:rsidDel="00000000" w:rsidR="00000000" w:rsidRPr="00000000">
        <w:commentReference w:id="191"/>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del w:author="Elsa Ordway" w:id="20" w:date="2024-09-02T00:28:13Z">
        <w:r w:rsidDel="00000000" w:rsidR="00000000" w:rsidRPr="00000000">
          <w:rPr>
            <w:b w:val="1"/>
            <w:rtl w:val="0"/>
          </w:rPr>
          <w:delText xml:space="preserve">CONTEXT &amp; MOTIVATION</w:delText>
        </w:r>
      </w:del>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Tropical ecosystems are the most biodiverse ecosystems on the planet, playing a crucial role in climate change mitigation and providing livelihoods for millions of people</w:t>
      </w:r>
      <w:ins w:author="Alejandra Echeverri Ochoa" w:id="21" w:date="2024-09-04T02:44:13Z">
        <w:commentRangeStart w:id="192"/>
        <w:r w:rsidDel="00000000" w:rsidR="00000000" w:rsidRPr="00000000">
          <w:rPr>
            <w:rtl w:val="0"/>
          </w:rPr>
          <w:t xml:space="preserve"> (Pillay, et al)</w:t>
        </w:r>
      </w:ins>
      <w:commentRangeEnd w:id="192"/>
      <w:r w:rsidDel="00000000" w:rsidR="00000000" w:rsidRPr="00000000">
        <w:commentReference w:id="192"/>
      </w:r>
      <w:r w:rsidDel="00000000" w:rsidR="00000000" w:rsidRPr="00000000">
        <w:rPr>
          <w:rtl w:val="0"/>
        </w:rPr>
        <w:t xml:space="preserv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w:t>
      </w:r>
      <w:del w:author="MARIUS VON ESSEN" w:id="22" w:date="2024-09-04T15:49:36Z">
        <w:r w:rsidDel="00000000" w:rsidR="00000000" w:rsidRPr="00000000">
          <w:rPr>
            <w:shd w:fill="ffe599" w:val="clear"/>
            <w:rtl w:val="0"/>
          </w:rPr>
          <w:delText xml:space="preserve"> nests</w:delText>
        </w:r>
      </w:del>
      <w:r w:rsidDel="00000000" w:rsidR="00000000" w:rsidRPr="00000000">
        <w:rPr>
          <w:shd w:fill="ffe599" w:val="clear"/>
          <w:rtl w:val="0"/>
        </w:rPr>
        <w:t xml:space="preserve"> for cultural identity and heritage preservation that sustain </w:t>
      </w:r>
      <w:ins w:author="Alejandra Echeverri Ochoa" w:id="23" w:date="2024-09-04T02:44:53Z">
        <w:r w:rsidDel="00000000" w:rsidR="00000000" w:rsidRPr="00000000">
          <w:rPr>
            <w:shd w:fill="ffe599" w:val="clear"/>
            <w:rtl w:val="0"/>
          </w:rPr>
          <w:t xml:space="preserve">Indigenous Peoples and Local </w:t>
        </w:r>
      </w:ins>
      <w:del w:author="Alejandra Echeverri Ochoa" w:id="23" w:date="2024-09-04T02:44:53Z">
        <w:r w:rsidDel="00000000" w:rsidR="00000000" w:rsidRPr="00000000">
          <w:rPr>
            <w:shd w:fill="ffe599" w:val="clear"/>
            <w:rtl w:val="0"/>
          </w:rPr>
          <w:delText xml:space="preserve">native</w:delText>
        </w:r>
      </w:del>
      <w:r w:rsidDel="00000000" w:rsidR="00000000" w:rsidRPr="00000000">
        <w:rPr>
          <w:shd w:fill="ffe599" w:val="clear"/>
          <w:rtl w:val="0"/>
        </w:rPr>
        <w:t xml:space="preser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93"/>
      <w:r w:rsidDel="00000000" w:rsidR="00000000" w:rsidRPr="00000000">
        <w:rPr>
          <w:rtl w:val="0"/>
        </w:rPr>
        <w:t xml:space="preserve">Levis et al, 2024</w:t>
      </w:r>
      <w:commentRangeEnd w:id="193"/>
      <w:r w:rsidDel="00000000" w:rsidR="00000000" w:rsidRPr="00000000">
        <w:commentReference w:id="193"/>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94"/>
      <w:r w:rsidDel="00000000" w:rsidR="00000000" w:rsidRPr="00000000">
        <w:rPr>
          <w:rtl w:val="0"/>
        </w:rPr>
        <w:t xml:space="preserve">2021</w:t>
      </w:r>
      <w:commentRangeEnd w:id="194"/>
      <w:r w:rsidDel="00000000" w:rsidR="00000000" w:rsidRPr="00000000">
        <w:commentReference w:id="194"/>
      </w:r>
      <w:r w:rsidDel="00000000" w:rsidR="00000000" w:rsidRPr="00000000">
        <w:rPr>
          <w:rtl w:val="0"/>
        </w:rPr>
        <w:t xml:space="preserve">, Lambin et al, </w:t>
      </w:r>
      <w:commentRangeStart w:id="195"/>
      <w:r w:rsidDel="00000000" w:rsidR="00000000" w:rsidRPr="00000000">
        <w:rPr>
          <w:rtl w:val="0"/>
        </w:rPr>
        <w:t xml:space="preserve">2018</w:t>
      </w:r>
      <w:commentRangeEnd w:id="195"/>
      <w:r w:rsidDel="00000000" w:rsidR="00000000" w:rsidRPr="00000000">
        <w:commentReference w:id="195"/>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96"/>
      <w:r w:rsidDel="00000000" w:rsidR="00000000" w:rsidRPr="00000000">
        <w:rPr>
          <w:rtl w:val="0"/>
        </w:rPr>
        <w:t xml:space="preserve">Meyfroidt et al., 2018, 2022</w:t>
      </w:r>
      <w:commentRangeEnd w:id="196"/>
      <w:r w:rsidDel="00000000" w:rsidR="00000000" w:rsidRPr="00000000">
        <w:commentReference w:id="196"/>
      </w:r>
      <w:r w:rsidDel="00000000" w:rsidR="00000000" w:rsidRPr="00000000">
        <w:rPr>
          <w:rtl w:val="0"/>
        </w:rPr>
        <w:t xml:space="preserve">). </w:t>
      </w:r>
      <w:commentRangeStart w:id="197"/>
      <w:r w:rsidDel="00000000" w:rsidR="00000000" w:rsidRPr="00000000">
        <w:rPr>
          <w:rtl w:val="0"/>
        </w:rPr>
        <w:t xml:space="preserve">Despite their critical role in climate regulation, biodiversity conservation, and provision of essential benefits to human well-being, </w:t>
      </w:r>
      <w:commentRangeEnd w:id="197"/>
      <w:r w:rsidDel="00000000" w:rsidR="00000000" w:rsidRPr="00000000">
        <w:commentReference w:id="197"/>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98"/>
      <w:commentRangeStart w:id="199"/>
      <w:r w:rsidDel="00000000" w:rsidR="00000000" w:rsidRPr="00000000">
        <w:rPr>
          <w:rtl w:val="0"/>
        </w:rPr>
        <w:t xml:space="preserve">m, 2020</w:t>
      </w:r>
      <w:commentRangeEnd w:id="198"/>
      <w:r w:rsidDel="00000000" w:rsidR="00000000" w:rsidRPr="00000000">
        <w:commentReference w:id="198"/>
      </w:r>
      <w:commentRangeEnd w:id="199"/>
      <w:r w:rsidDel="00000000" w:rsidR="00000000" w:rsidRPr="00000000">
        <w:commentReference w:id="199"/>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200"/>
      <w:commentRangeStart w:id="201"/>
      <w:r w:rsidDel="00000000" w:rsidR="00000000" w:rsidRPr="00000000">
        <w:rPr>
          <w:rtl w:val="0"/>
        </w:rPr>
        <w:t xml:space="preserve">o, 2022</w:t>
      </w:r>
      <w:commentRangeEnd w:id="200"/>
      <w:r w:rsidDel="00000000" w:rsidR="00000000" w:rsidRPr="00000000">
        <w:commentReference w:id="200"/>
      </w:r>
      <w:commentRangeEnd w:id="201"/>
      <w:r w:rsidDel="00000000" w:rsidR="00000000" w:rsidRPr="00000000">
        <w:commentReference w:id="201"/>
      </w:r>
      <w:r w:rsidDel="00000000" w:rsidR="00000000" w:rsidRPr="00000000">
        <w:rPr>
          <w:rtl w:val="0"/>
        </w:rPr>
        <w:t xml:space="preserve">, Mendoza-Ponce et a</w:t>
      </w:r>
      <w:commentRangeStart w:id="202"/>
      <w:commentRangeStart w:id="203"/>
      <w:r w:rsidDel="00000000" w:rsidR="00000000" w:rsidRPr="00000000">
        <w:rPr>
          <w:rtl w:val="0"/>
        </w:rPr>
        <w:t xml:space="preserve">l., 202</w:t>
      </w:r>
      <w:commentRangeEnd w:id="202"/>
      <w:r w:rsidDel="00000000" w:rsidR="00000000" w:rsidRPr="00000000">
        <w:commentReference w:id="202"/>
      </w:r>
      <w:commentRangeEnd w:id="203"/>
      <w:r w:rsidDel="00000000" w:rsidR="00000000" w:rsidRPr="00000000">
        <w:commentReference w:id="203"/>
      </w: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del w:author="Alejandra Echeverri Ochoa" w:id="26" w:date="2024-09-04T02:46:57Z"/>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204"/>
      <w:r w:rsidDel="00000000" w:rsidR="00000000" w:rsidRPr="00000000">
        <w:rPr>
          <w:rtl w:val="0"/>
        </w:rPr>
        <w:t xml:space="preserve">1972</w:t>
      </w:r>
      <w:commentRangeEnd w:id="204"/>
      <w:r w:rsidDel="00000000" w:rsidR="00000000" w:rsidRPr="00000000">
        <w:commentReference w:id="204"/>
      </w:r>
      <w:r w:rsidDel="00000000" w:rsidR="00000000" w:rsidRPr="00000000">
        <w:rPr>
          <w:rtl w:val="0"/>
        </w:rPr>
        <w:t xml:space="preserve">), the sustainable livelihoods framework (Scoones, </w:t>
      </w:r>
      <w:commentRangeStart w:id="205"/>
      <w:r w:rsidDel="00000000" w:rsidR="00000000" w:rsidRPr="00000000">
        <w:rPr>
          <w:rtl w:val="0"/>
        </w:rPr>
        <w:t xml:space="preserve">1998</w:t>
      </w:r>
      <w:commentRangeEnd w:id="205"/>
      <w:r w:rsidDel="00000000" w:rsidR="00000000" w:rsidRPr="00000000">
        <w:commentReference w:id="205"/>
      </w:r>
      <w:r w:rsidDel="00000000" w:rsidR="00000000" w:rsidRPr="00000000">
        <w:rPr>
          <w:rtl w:val="0"/>
        </w:rPr>
        <w:t xml:space="preserve">), and various models of social-ecological systems (Anderies et al., </w:t>
      </w:r>
      <w:commentRangeStart w:id="206"/>
      <w:r w:rsidDel="00000000" w:rsidR="00000000" w:rsidRPr="00000000">
        <w:rPr>
          <w:rtl w:val="0"/>
        </w:rPr>
        <w:t xml:space="preserve">2004</w:t>
      </w:r>
      <w:commentRangeEnd w:id="206"/>
      <w:r w:rsidDel="00000000" w:rsidR="00000000" w:rsidRPr="00000000">
        <w:commentReference w:id="206"/>
      </w:r>
      <w:r w:rsidDel="00000000" w:rsidR="00000000" w:rsidRPr="00000000">
        <w:rPr>
          <w:rtl w:val="0"/>
        </w:rPr>
        <w:t xml:space="preserve">; Folke, </w:t>
      </w:r>
      <w:commentRangeStart w:id="207"/>
      <w:r w:rsidDel="00000000" w:rsidR="00000000" w:rsidRPr="00000000">
        <w:rPr>
          <w:rtl w:val="0"/>
        </w:rPr>
        <w:t xml:space="preserve">2006</w:t>
      </w:r>
      <w:commentRangeEnd w:id="207"/>
      <w:r w:rsidDel="00000000" w:rsidR="00000000" w:rsidRPr="00000000">
        <w:commentReference w:id="207"/>
      </w:r>
      <w:r w:rsidDel="00000000" w:rsidR="00000000" w:rsidRPr="00000000">
        <w:rPr>
          <w:rtl w:val="0"/>
        </w:rPr>
        <w:t xml:space="preserve">; Ostrom, </w:t>
      </w:r>
      <w:commentRangeStart w:id="208"/>
      <w:r w:rsidDel="00000000" w:rsidR="00000000" w:rsidRPr="00000000">
        <w:rPr>
          <w:rtl w:val="0"/>
        </w:rPr>
        <w:t xml:space="preserve">2009</w:t>
      </w:r>
      <w:commentRangeEnd w:id="208"/>
      <w:r w:rsidDel="00000000" w:rsidR="00000000" w:rsidRPr="00000000">
        <w:commentReference w:id="208"/>
      </w:r>
      <w:r w:rsidDel="00000000" w:rsidR="00000000" w:rsidRPr="00000000">
        <w:rPr>
          <w:rtl w:val="0"/>
        </w:rPr>
        <w:t xml:space="preserve">). Other frameworks focus on coupled human-nature systems (Liu et al., </w:t>
      </w:r>
      <w:commentRangeStart w:id="209"/>
      <w:r w:rsidDel="00000000" w:rsidR="00000000" w:rsidRPr="00000000">
        <w:rPr>
          <w:rtl w:val="0"/>
        </w:rPr>
        <w:t xml:space="preserve">2007</w:t>
      </w:r>
      <w:commentRangeEnd w:id="209"/>
      <w:r w:rsidDel="00000000" w:rsidR="00000000" w:rsidRPr="00000000">
        <w:commentReference w:id="209"/>
      </w:r>
      <w:r w:rsidDel="00000000" w:rsidR="00000000" w:rsidRPr="00000000">
        <w:rPr>
          <w:rtl w:val="0"/>
        </w:rPr>
        <w:t xml:space="preserve">), ecosystem services (Costanza et al., </w:t>
      </w:r>
      <w:commentRangeStart w:id="210"/>
      <w:r w:rsidDel="00000000" w:rsidR="00000000" w:rsidRPr="00000000">
        <w:rPr>
          <w:rtl w:val="0"/>
        </w:rPr>
        <w:t xml:space="preserve">2017</w:t>
      </w:r>
      <w:commentRangeEnd w:id="210"/>
      <w:r w:rsidDel="00000000" w:rsidR="00000000" w:rsidRPr="00000000">
        <w:commentReference w:id="210"/>
      </w:r>
      <w:r w:rsidDel="00000000" w:rsidR="00000000" w:rsidRPr="00000000">
        <w:rPr>
          <w:rtl w:val="0"/>
        </w:rPr>
        <w:t xml:space="preserve">; Daily, </w:t>
      </w:r>
      <w:commentRangeStart w:id="211"/>
      <w:r w:rsidDel="00000000" w:rsidR="00000000" w:rsidRPr="00000000">
        <w:rPr>
          <w:rtl w:val="0"/>
        </w:rPr>
        <w:t xml:space="preserve">1997</w:t>
      </w:r>
      <w:commentRangeEnd w:id="211"/>
      <w:r w:rsidDel="00000000" w:rsidR="00000000" w:rsidRPr="00000000">
        <w:commentReference w:id="211"/>
      </w:r>
      <w:r w:rsidDel="00000000" w:rsidR="00000000" w:rsidRPr="00000000">
        <w:rPr>
          <w:rtl w:val="0"/>
        </w:rPr>
        <w:t xml:space="preserve">), nature’s contributions to people (Díaz et al., </w:t>
      </w:r>
      <w:commentRangeStart w:id="212"/>
      <w:r w:rsidDel="00000000" w:rsidR="00000000" w:rsidRPr="00000000">
        <w:rPr>
          <w:rtl w:val="0"/>
        </w:rPr>
        <w:t xml:space="preserve">2018</w:t>
      </w:r>
      <w:commentRangeEnd w:id="212"/>
      <w:r w:rsidDel="00000000" w:rsidR="00000000" w:rsidRPr="00000000">
        <w:commentReference w:id="212"/>
      </w:r>
      <w:r w:rsidDel="00000000" w:rsidR="00000000" w:rsidRPr="00000000">
        <w:rPr>
          <w:rtl w:val="0"/>
        </w:rPr>
        <w:t xml:space="preserve">; Pascual et al., </w:t>
      </w:r>
      <w:commentRangeStart w:id="213"/>
      <w:r w:rsidDel="00000000" w:rsidR="00000000" w:rsidRPr="00000000">
        <w:rPr>
          <w:rtl w:val="0"/>
        </w:rPr>
        <w:t xml:space="preserve">2017</w:t>
      </w:r>
      <w:commentRangeEnd w:id="213"/>
      <w:r w:rsidDel="00000000" w:rsidR="00000000" w:rsidRPr="00000000">
        <w:commentReference w:id="213"/>
      </w:r>
      <w:r w:rsidDel="00000000" w:rsidR="00000000" w:rsidRPr="00000000">
        <w:rPr>
          <w:rtl w:val="0"/>
        </w:rPr>
        <w:t xml:space="preserve">), and social-ecological co-benefits (Levis et al, </w:t>
      </w:r>
      <w:commentRangeStart w:id="214"/>
      <w:r w:rsidDel="00000000" w:rsidR="00000000" w:rsidRPr="00000000">
        <w:rPr>
          <w:rtl w:val="0"/>
        </w:rPr>
        <w:t xml:space="preserve">2024</w:t>
      </w:r>
      <w:commentRangeEnd w:id="214"/>
      <w:r w:rsidDel="00000000" w:rsidR="00000000" w:rsidRPr="00000000">
        <w:commentReference w:id="214"/>
      </w:r>
      <w:r w:rsidDel="00000000" w:rsidR="00000000" w:rsidRPr="00000000">
        <w:rPr>
          <w:rtl w:val="0"/>
        </w:rPr>
        <w:t xml:space="preserve">). While these frameworks may differ in their definitions (Colding &amp; Barthel, </w:t>
      </w:r>
      <w:commentRangeStart w:id="215"/>
      <w:r w:rsidDel="00000000" w:rsidR="00000000" w:rsidRPr="00000000">
        <w:rPr>
          <w:rtl w:val="0"/>
        </w:rPr>
        <w:t xml:space="preserve">2019</w:t>
      </w:r>
      <w:commentRangeEnd w:id="215"/>
      <w:r w:rsidDel="00000000" w:rsidR="00000000" w:rsidRPr="00000000">
        <w:commentReference w:id="215"/>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w:t>
      </w:r>
      <w:ins w:author="Alejandra Echeverri Ochoa" w:id="24" w:date="2024-09-04T02:46:35Z">
        <w:r w:rsidDel="00000000" w:rsidR="00000000" w:rsidRPr="00000000">
          <w:rPr>
            <w:rtl w:val="0"/>
          </w:rPr>
          <w:t xml:space="preserve">, field-based surveys,</w:t>
        </w:r>
      </w:ins>
      <w:r w:rsidDel="00000000" w:rsidR="00000000" w:rsidRPr="00000000">
        <w:rPr>
          <w:rtl w:val="0"/>
        </w:rPr>
        <w:t xml:space="preserve"> and auxiliary data</w:t>
      </w:r>
      <w:ins w:author="Alejandra Echeverri Ochoa" w:id="25" w:date="2024-09-04T02:46:46Z">
        <w:r w:rsidDel="00000000" w:rsidR="00000000" w:rsidRPr="00000000">
          <w:rPr>
            <w:rtl w:val="0"/>
          </w:rPr>
          <w:t xml:space="preserve"> in both </w:t>
        </w:r>
        <w:r w:rsidDel="00000000" w:rsidR="00000000" w:rsidRPr="00000000">
          <w:rPr>
            <w:rtl w:val="0"/>
          </w:rPr>
          <w:t xml:space="preserve">ecological</w:t>
        </w:r>
        <w:r w:rsidDel="00000000" w:rsidR="00000000" w:rsidRPr="00000000">
          <w:rPr>
            <w:rtl w:val="0"/>
          </w:rPr>
          <w:t xml:space="preserve"> and social realms</w:t>
        </w:r>
      </w:ins>
      <w:r w:rsidDel="00000000" w:rsidR="00000000" w:rsidRPr="00000000">
        <w:rPr>
          <w:rtl w:val="0"/>
        </w:rPr>
        <w:t xml:space="preserve">. </w:t>
      </w:r>
      <w:del w:author="Alejandra Echeverri Ochoa" w:id="26" w:date="2024-09-04T02:46:57Z">
        <w:r w:rsidDel="00000000" w:rsidR="00000000" w:rsidRPr="00000000">
          <w:rPr>
            <w:rtl w:val="0"/>
          </w:rPr>
        </w:r>
      </w:del>
    </w:p>
    <w:p w:rsidR="00000000" w:rsidDel="00000000" w:rsidP="00000000" w:rsidRDefault="00000000" w:rsidRPr="00000000" w14:paraId="000001C6">
      <w:pPr>
        <w:rPr/>
      </w:pPr>
      <w:r w:rsidDel="00000000" w:rsidR="00000000" w:rsidRPr="00000000">
        <w:rPr>
          <w:rtl w:val="0"/>
        </w:rPr>
        <w:t xml:space="preserve">Therefore, adopting a systems perspective that integrates human and environmental processes, interactions, and </w:t>
      </w:r>
      <w:commentRangeStart w:id="216"/>
      <w:r w:rsidDel="00000000" w:rsidR="00000000" w:rsidRPr="00000000">
        <w:rPr>
          <w:rtl w:val="0"/>
        </w:rPr>
        <w:t xml:space="preserve">fe</w:t>
      </w:r>
      <w:commentRangeEnd w:id="216"/>
      <w:r w:rsidDel="00000000" w:rsidR="00000000" w:rsidRPr="00000000">
        <w:commentReference w:id="216"/>
      </w:r>
      <w:r w:rsidDel="00000000" w:rsidR="00000000" w:rsidRPr="00000000">
        <w:rPr>
          <w:rtl w:val="0"/>
        </w:rPr>
        <w:t xml:space="preserve">edback</w:t>
      </w:r>
      <w:ins w:author="MARIUS VON ESSEN" w:id="27" w:date="2024-09-04T17:05:20Z">
        <w:r w:rsidDel="00000000" w:rsidR="00000000" w:rsidRPr="00000000">
          <w:rPr>
            <w:rtl w:val="0"/>
          </w:rPr>
          <w:t xml:space="preserve">s</w:t>
        </w:r>
      </w:ins>
      <w:ins w:author="Alejandra Echeverri Ochoa" w:id="28" w:date="2024-09-04T02:47:09Z">
        <w:r w:rsidDel="00000000" w:rsidR="00000000" w:rsidRPr="00000000">
          <w:rPr>
            <w:rtl w:val="0"/>
          </w:rPr>
          <w:t xml:space="preserve"> </w:t>
        </w:r>
        <w:del w:author="MARIUS VON ESSEN" w:id="29" w:date="2024-09-04T17:05:25Z">
          <w:r w:rsidDel="00000000" w:rsidR="00000000" w:rsidRPr="00000000">
            <w:rPr>
              <w:rtl w:val="0"/>
            </w:rPr>
            <w:delText xml:space="preserve">loop</w:delText>
          </w:r>
        </w:del>
      </w:ins>
      <w:del w:author="MARIUS VON ESSEN" w:id="29" w:date="2024-09-04T17:05:25Z">
        <w:r w:rsidDel="00000000" w:rsidR="00000000" w:rsidRPr="00000000">
          <w:rPr>
            <w:rtl w:val="0"/>
          </w:rPr>
          <w:delText xml:space="preserve">s </w:delText>
        </w:r>
      </w:del>
      <w:r w:rsidDel="00000000" w:rsidR="00000000" w:rsidRPr="00000000">
        <w:rPr>
          <w:rtl w:val="0"/>
        </w:rPr>
        <w:t xml:space="preserve">is critical for assessing the sustainability of natural systems (Ostrom, </w:t>
      </w:r>
      <w:commentRangeStart w:id="217"/>
      <w:r w:rsidDel="00000000" w:rsidR="00000000" w:rsidRPr="00000000">
        <w:rPr>
          <w:rtl w:val="0"/>
        </w:rPr>
        <w:t xml:space="preserve">2009</w:t>
      </w:r>
      <w:commentRangeEnd w:id="217"/>
      <w:r w:rsidDel="00000000" w:rsidR="00000000" w:rsidRPr="00000000">
        <w:commentReference w:id="217"/>
      </w:r>
      <w:r w:rsidDel="00000000" w:rsidR="00000000" w:rsidRPr="00000000">
        <w:rPr>
          <w:rtl w:val="0"/>
        </w:rPr>
        <w:t xml:space="preserve">), in particular for the highly dynamic ecosystems of the tropics.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commentRangeStart w:id="218"/>
      <w:r w:rsidDel="00000000" w:rsidR="00000000" w:rsidRPr="00000000">
        <w:rPr>
          <w:b w:val="1"/>
          <w:rtl w:val="0"/>
        </w:rPr>
        <w:t xml:space="preserve">THE IMPORTANCE OF FEEDBACKS IN TROPICAL SOCIAL-ECOLOGICAL SYSTEMS</w:t>
      </w:r>
      <w:commentRangeEnd w:id="218"/>
      <w:r w:rsidDel="00000000" w:rsidR="00000000" w:rsidRPr="00000000">
        <w:commentReference w:id="218"/>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ins w:author="Alejandra Echeverri Ochoa" w:id="30" w:date="2024-09-04T03:41:06Z"/>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19"/>
      <w:r w:rsidDel="00000000" w:rsidR="00000000" w:rsidRPr="00000000">
        <w:rPr>
          <w:rtl w:val="0"/>
        </w:rPr>
        <w:t xml:space="preserve">Dearing et al. 2010, Mueller et al. 2024</w:t>
      </w:r>
      <w:commentRangeEnd w:id="219"/>
      <w:r w:rsidDel="00000000" w:rsidR="00000000" w:rsidRPr="00000000">
        <w:commentReference w:id="219"/>
      </w:r>
      <w:r w:rsidDel="00000000" w:rsidR="00000000" w:rsidRPr="00000000">
        <w:rPr>
          <w:rtl w:val="0"/>
        </w:rPr>
        <w:t xml:space="preserve">), and reveals new and complex patterns and processes not evident when studied by social or natural scientists separately (</w:t>
      </w:r>
      <w:commentRangeStart w:id="220"/>
      <w:r w:rsidDel="00000000" w:rsidR="00000000" w:rsidRPr="00000000">
        <w:rPr>
          <w:rtl w:val="0"/>
        </w:rPr>
        <w:t xml:space="preserve">Liu et al. 2007</w:t>
      </w:r>
      <w:commentRangeEnd w:id="220"/>
      <w:r w:rsidDel="00000000" w:rsidR="00000000" w:rsidRPr="00000000">
        <w:commentReference w:id="220"/>
      </w:r>
      <w:r w:rsidDel="00000000" w:rsidR="00000000" w:rsidRPr="00000000">
        <w:rPr>
          <w:rtl w:val="0"/>
        </w:rPr>
        <w:t xml:space="preserve">).</w:t>
      </w:r>
      <w:ins w:author="Alejandra Echeverri Ochoa" w:id="30" w:date="2024-09-04T03:41:06Z">
        <w:r w:rsidDel="00000000" w:rsidR="00000000" w:rsidRPr="00000000">
          <w:rPr>
            <w:rtl w:val="0"/>
          </w:rPr>
          <w:br w:type="textWrapping"/>
          <w:br w:type="textWrapping"/>
        </w:r>
        <w:commentRangeStart w:id="221"/>
        <w:r w:rsidDel="00000000" w:rsidR="00000000" w:rsidRPr="00000000">
          <w:rPr>
            <w:rtl w:val="0"/>
          </w:rPr>
          <w:t xml:space="preserve">In</w:t>
        </w:r>
        <w:commentRangeEnd w:id="221"/>
        <w:r w:rsidDel="00000000" w:rsidR="00000000" w:rsidRPr="00000000">
          <w:commentReference w:id="221"/>
        </w:r>
        <w:r w:rsidDel="00000000" w:rsidR="00000000" w:rsidRPr="00000000">
          <w:rPr>
            <w:rtl w:val="0"/>
          </w:rPr>
          <w:t xml:space="preserve"> tropical social-ecological systems, feedbacks play a critical role in maintaining resilience and guiding the trajectory of these systems (Dearing, et al. 2010). Feedback</w:t>
        </w:r>
        <w:del w:author="MARIUS VON ESSEN" w:id="31" w:date="2024-09-04T17:05:36Z">
          <w:r w:rsidDel="00000000" w:rsidR="00000000" w:rsidRPr="00000000">
            <w:rPr>
              <w:rtl w:val="0"/>
            </w:rPr>
            <w:delText xml:space="preserve"> loop</w:delText>
          </w:r>
        </w:del>
        <w:r w:rsidDel="00000000" w:rsidR="00000000" w:rsidRPr="00000000">
          <w:rPr>
            <w:rtl w:val="0"/>
          </w:rPr>
          <w:t xml:space="preserve">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ins>
    </w:p>
    <w:p w:rsidR="00000000" w:rsidDel="00000000" w:rsidP="00000000" w:rsidRDefault="00000000" w:rsidRPr="00000000" w14:paraId="000001CC">
      <w:pPr>
        <w:rPr>
          <w:ins w:author="Alejandra Echeverri Ochoa" w:id="30" w:date="2024-09-04T03:41:06Z"/>
        </w:rPr>
      </w:pPr>
      <w:ins w:author="Alejandra Echeverri Ochoa" w:id="30" w:date="2024-09-04T03:41:06Z">
        <w:r w:rsidDel="00000000" w:rsidR="00000000" w:rsidRPr="00000000">
          <w:rPr>
            <w:rtl w:val="0"/>
          </w:rPr>
        </w:r>
      </w:ins>
    </w:p>
    <w:p w:rsidR="00000000" w:rsidDel="00000000" w:rsidP="00000000" w:rsidRDefault="00000000" w:rsidRPr="00000000" w14:paraId="000001CD">
      <w:pPr>
        <w:rPr>
          <w:del w:author="Alejandra Echeverri Ochoa" w:id="30" w:date="2024-09-04T03:41:06Z"/>
        </w:rPr>
      </w:pPr>
      <w:ins w:author="Alejandra Echeverri Ochoa" w:id="30" w:date="2024-09-04T03:41:06Z">
        <w:r w:rsidDel="00000000" w:rsidR="00000000" w:rsidRPr="00000000">
          <w:rPr>
            <w:rtl w:val="0"/>
          </w:rPr>
          <w:t xml:space="preserve">Conversely, positive </w:t>
        </w:r>
        <w:r w:rsidDel="00000000" w:rsidR="00000000" w:rsidRPr="00000000">
          <w:rPr>
            <w:rtl w:val="0"/>
          </w:rPr>
          <w:t xml:space="preserve">feedbacks</w:t>
        </w:r>
        <w:r w:rsidDel="00000000" w:rsidR="00000000" w:rsidRPr="00000000">
          <w:rPr>
            <w:rtl w:val="0"/>
          </w:rPr>
          <w:t xml:space="preserve">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w:t>
        </w:r>
      </w:ins>
      <w:ins w:author="MARIUS VON ESSEN" w:id="32" w:date="2024-09-04T14:48:29Z">
        <w:r w:rsidDel="00000000" w:rsidR="00000000" w:rsidRPr="00000000">
          <w:rPr>
            <w:rtl w:val="0"/>
          </w:rPr>
          <w:t xml:space="preserve">ensuring long-term</w:t>
        </w:r>
      </w:ins>
      <w:ins w:author="Alejandra Echeverri Ochoa" w:id="30" w:date="2024-09-04T03:41:06Z">
        <w:del w:author="MARIUS VON ESSEN" w:id="32" w:date="2024-09-04T14:48:29Z">
          <w:r w:rsidDel="00000000" w:rsidR="00000000" w:rsidRPr="00000000">
            <w:rPr>
              <w:rtl w:val="0"/>
            </w:rPr>
            <w:delText xml:space="preserve">ensuring the long-term</w:delText>
          </w:r>
        </w:del>
        <w:r w:rsidDel="00000000" w:rsidR="00000000" w:rsidRPr="00000000">
          <w:rPr>
            <w:rtl w:val="0"/>
          </w:rPr>
          <w:t xml:space="preserve"> sustainability, as they reveal points of leverage where interventions can stabilize or enhance system resilience in the face of disturbances. </w:t>
        </w:r>
      </w:ins>
      <w:del w:author="Alejandra Echeverri Ochoa" w:id="30" w:date="2024-09-04T03:41:06Z">
        <w:r w:rsidDel="00000000" w:rsidR="00000000" w:rsidRPr="00000000">
          <w:rPr>
            <w:rtl w:val="0"/>
          </w:rPr>
        </w:r>
      </w:del>
    </w:p>
    <w:p w:rsidR="00000000" w:rsidDel="00000000" w:rsidP="00000000" w:rsidRDefault="00000000" w:rsidRPr="00000000" w14:paraId="000001CE">
      <w:pPr>
        <w:rPr>
          <w:del w:author="Alejandra Echeverri Ochoa" w:id="33" w:date="2024-09-04T03:45:35Z"/>
        </w:rPr>
      </w:pPr>
      <w:del w:author="Alejandra Echeverri Ochoa" w:id="33" w:date="2024-09-04T03:45:35Z">
        <w:r w:rsidDel="00000000" w:rsidR="00000000" w:rsidRPr="00000000">
          <w:rPr>
            <w:rtl w:val="0"/>
          </w:rPr>
        </w:r>
      </w:del>
    </w:p>
    <w:p w:rsidR="00000000" w:rsidDel="00000000" w:rsidP="00000000" w:rsidRDefault="00000000" w:rsidRPr="00000000" w14:paraId="000001CF">
      <w:pPr>
        <w:rPr/>
      </w:pPr>
      <w:hyperlink r:id="rId94">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ins w:author="Alejandra Echeverri Ochoa" w:id="34" w:date="2024-09-04T03:45:41Z"/>
        </w:rPr>
      </w:pPr>
      <w:ins w:author="Alejandra Echeverri Ochoa" w:id="34" w:date="2024-09-04T03:45:41Z">
        <w:commentRangeStart w:id="222"/>
        <w:r w:rsidDel="00000000" w:rsidR="00000000" w:rsidRPr="00000000">
          <w:rPr>
            <w:rtl w:val="0"/>
          </w:rPr>
          <w:t xml:space="preserve">This dynamic is especially relevant in the emerging concept of socio-ecological hope</w:t>
        </w:r>
      </w:ins>
      <w:ins w:author="MARIUS VON ESSEN" w:id="35" w:date="2024-09-04T14:54:54Z">
        <w:commentRangeEnd w:id="222"/>
        <w:r w:rsidDel="00000000" w:rsidR="00000000" w:rsidRPr="00000000">
          <w:commentReference w:id="222"/>
        </w:r>
        <w:r w:rsidDel="00000000" w:rsidR="00000000" w:rsidRPr="00000000">
          <w:rPr>
            <w:rtl w:val="0"/>
          </w:rPr>
          <w:t xml:space="preserve"> </w:t>
        </w:r>
      </w:ins>
      <w:ins w:author="Alejandra Echeverri Ochoa" w:id="34" w:date="2024-09-04T03:45:41Z">
        <w:r w:rsidDel="00000000" w:rsidR="00000000" w:rsidRPr="00000000">
          <w:rPr>
            <w:rtl w:val="0"/>
          </w:rPr>
          <w:t xml:space="preserve">spots (</w:t>
        </w:r>
        <w:commentRangeStart w:id="223"/>
        <w:r w:rsidDel="00000000" w:rsidR="00000000" w:rsidRPr="00000000">
          <w:rPr>
            <w:rtl w:val="0"/>
          </w:rPr>
          <w:t xml:space="preserve">Levis, et al. 2024</w:t>
        </w:r>
        <w:commentRangeEnd w:id="223"/>
        <w:r w:rsidDel="00000000" w:rsidR="00000000" w:rsidRPr="00000000">
          <w:commentReference w:id="223"/>
        </w:r>
        <w:r w:rsidDel="00000000" w:rsidR="00000000" w:rsidRPr="00000000">
          <w:rPr>
            <w:rtl w:val="0"/>
          </w:rPr>
          <w:t xml:space="preserve">). Hope</w:t>
        </w:r>
      </w:ins>
      <w:ins w:author="MARIUS VON ESSEN" w:id="36" w:date="2024-09-04T14:54:57Z">
        <w:r w:rsidDel="00000000" w:rsidR="00000000" w:rsidRPr="00000000">
          <w:rPr>
            <w:rtl w:val="0"/>
          </w:rPr>
          <w:t xml:space="preserve"> </w:t>
        </w:r>
      </w:ins>
      <w:ins w:author="Alejandra Echeverri Ochoa" w:id="34" w:date="2024-09-04T03:45:41Z">
        <w:r w:rsidDel="00000000" w:rsidR="00000000" w:rsidRPr="00000000">
          <w:rPr>
            <w:rtl w:val="0"/>
          </w:rPr>
          <w:t xml:space="preserve">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Indigenous groups like the Kuikuro have enriched biodiversity through </w:t>
        </w:r>
        <w:r w:rsidDel="00000000" w:rsidR="00000000" w:rsidRPr="00000000">
          <w:rPr>
            <w:rtl w:val="0"/>
          </w:rPr>
          <w:t xml:space="preserve">millennia</w:t>
        </w:r>
        <w:r w:rsidDel="00000000" w:rsidR="00000000" w:rsidRPr="00000000">
          <w:rPr>
            <w:rtl w:val="0"/>
          </w:rPr>
          <w:t xml:space="preserve"> of landscape management, including the creation of anthropogenic soils, domestication of diverse crops, and formation of cultural forests. These practices, rather than degrading ecosystems,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ins>
    </w:p>
    <w:p w:rsidR="00000000" w:rsidDel="00000000" w:rsidP="00000000" w:rsidRDefault="00000000" w:rsidRPr="00000000" w14:paraId="000001D3">
      <w:pPr>
        <w:rPr>
          <w:ins w:author="Alejandra Echeverri Ochoa" w:id="34" w:date="2024-09-04T03:45:41Z"/>
        </w:rPr>
      </w:pPr>
      <w:ins w:author="Alejandra Echeverri Ochoa" w:id="34" w:date="2024-09-04T03:45:41Z">
        <w:r w:rsidDel="00000000" w:rsidR="00000000" w:rsidRPr="00000000">
          <w:rPr>
            <w:rtl w:val="0"/>
          </w:rPr>
        </w:r>
      </w:ins>
    </w:p>
    <w:p w:rsidR="00000000" w:rsidDel="00000000" w:rsidP="00000000" w:rsidRDefault="00000000" w:rsidRPr="00000000" w14:paraId="000001D4">
      <w:pPr>
        <w:rPr/>
      </w:pPr>
      <w:del w:author="Alejandra Echeverri Ochoa" w:id="34" w:date="2024-09-04T03:45:41Z">
        <w:r w:rsidDel="00000000" w:rsidR="00000000" w:rsidRPr="00000000">
          <w:rPr>
            <w:rtl w:val="0"/>
          </w:rPr>
          <w:delText xml:space="preserve">The trajectories of social-ecological systems are determined by feedbacks between human and natural systems (</w:delText>
        </w:r>
        <w:commentRangeStart w:id="224"/>
        <w:r w:rsidDel="00000000" w:rsidR="00000000" w:rsidRPr="00000000">
          <w:rPr>
            <w:rtl w:val="0"/>
          </w:rPr>
          <w:delText xml:space="preserve">XXX</w:delText>
        </w:r>
        <w:commentRangeEnd w:id="224"/>
        <w:r w:rsidDel="00000000" w:rsidR="00000000" w:rsidRPr="00000000">
          <w:commentReference w:id="224"/>
        </w:r>
        <w:r w:rsidDel="00000000" w:rsidR="00000000" w:rsidRPr="00000000">
          <w:rPr>
            <w:rtl w:val="0"/>
          </w:rPr>
          <w:delText xml:space="preserve">).</w:delText>
        </w:r>
      </w:del>
      <w:r w:rsidDel="00000000" w:rsidR="00000000" w:rsidRPr="00000000">
        <w:rPr>
          <w:rtl w:val="0"/>
        </w:rPr>
      </w:r>
    </w:p>
    <w:p w:rsidR="00000000" w:rsidDel="00000000" w:rsidP="00000000" w:rsidRDefault="00000000" w:rsidRPr="00000000" w14:paraId="000001D5">
      <w:pPr>
        <w:rPr>
          <w:color w:val="1155cc"/>
          <w:u w:val="single"/>
        </w:rPr>
      </w:pPr>
      <w:r w:rsidDel="00000000" w:rsidR="00000000" w:rsidRPr="00000000">
        <w:rPr>
          <w:rtl w:val="0"/>
        </w:rPr>
      </w:r>
    </w:p>
    <w:p w:rsidR="00000000" w:rsidDel="00000000" w:rsidP="00000000" w:rsidRDefault="00000000" w:rsidRPr="00000000" w14:paraId="000001D6">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1D7">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Examples for tropical systems</w:t>
      </w:r>
    </w:p>
    <w:p w:rsidR="00000000" w:rsidDel="00000000" w:rsidP="00000000" w:rsidRDefault="00000000" w:rsidRPr="00000000" w14:paraId="000001DA">
      <w:pPr>
        <w:rPr/>
      </w:pPr>
      <w:hyperlink r:id="rId95">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hyperlink r:id="rId96">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del w:author="MARIUS VON ESSEN" w:id="37" w:date="2024-09-04T15:19:47Z">
        <w:r w:rsidDel="00000000" w:rsidR="00000000" w:rsidRPr="00000000">
          <w:rPr>
            <w:rtl w:val="0"/>
          </w:rPr>
          <w:delText xml:space="preserve">https://besjournals.onlinelibrary.wiley.com/doi/full/10.1002/pan3.10167</w:delText>
        </w:r>
      </w:del>
      <w:ins w:author="MARIUS VON ESSEN" w:id="37" w:date="2024-09-04T15:19:47Z">
        <w:r w:rsidDel="00000000" w:rsidR="00000000" w:rsidRPr="00000000">
          <w:fldChar w:fldCharType="begin"/>
        </w:r>
        <w:r w:rsidDel="00000000" w:rsidR="00000000" w:rsidRPr="00000000">
          <w:instrText xml:space="preserve">HYPERLINK "https://besjournals.onlinelibrary.wiley.com/doi/full/10.1002/pan3.10167"</w:instrText>
        </w:r>
        <w:r w:rsidDel="00000000" w:rsidR="00000000" w:rsidRPr="00000000">
          <w:fldChar w:fldCharType="separate"/>
        </w:r>
        <w:r w:rsidDel="00000000" w:rsidR="00000000" w:rsidRPr="00000000">
          <w:rPr>
            <w:color w:val="1155cc"/>
            <w:u w:val="single"/>
            <w:rtl w:val="0"/>
          </w:rPr>
          <w:t xml:space="preserve">https://besjournals.onlinelibrary.wiley.com/doi/full/10.1002/pan3.10167</w:t>
        </w:r>
        <w:r w:rsidDel="00000000" w:rsidR="00000000" w:rsidRPr="00000000">
          <w:fldChar w:fldCharType="end"/>
        </w:r>
      </w:ins>
      <w:ins w:author="MARIUS VON ESSEN" w:id="38" w:date="2024-09-04T15:19:45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ind w:left="0" w:firstLine="0"/>
        <w:rPr>
          <w:del w:author="MARIUS VON ESSEN" w:id="41" w:date="2024-09-04T15:19:05Z"/>
          <w:color w:val="0000ff"/>
          <w:rPrChange w:author="MARIUS VON ESSEN" w:id="40" w:date="2024-09-04T15:18:50Z">
            <w:rPr>
              <w:b w:val="1"/>
            </w:rPr>
          </w:rPrChange>
        </w:rPr>
      </w:pPr>
      <w:commentRangeStart w:id="225"/>
      <w:r w:rsidDel="00000000" w:rsidR="00000000" w:rsidRPr="00000000">
        <w:rPr>
          <w:b w:val="1"/>
          <w:rtl w:val="0"/>
        </w:rPr>
        <w:t xml:space="preserve">PIONEERING SOCIAL-ECOLOGICAL SYSTEMS RESEARCH IN THE TROPICS THROUGH PANGEA</w:t>
      </w:r>
      <w:ins w:author="MARIUS VON ESSEN" w:id="39" w:date="2024-09-04T15:18:46Z">
        <w:r w:rsidDel="00000000" w:rsidR="00000000" w:rsidRPr="00000000">
          <w:rPr>
            <w:b w:val="1"/>
            <w:rtl w:val="0"/>
          </w:rPr>
          <w:t xml:space="preserve"> </w:t>
        </w:r>
        <w:r w:rsidDel="00000000" w:rsidR="00000000" w:rsidRPr="00000000">
          <w:rPr>
            <w:color w:val="0000ff"/>
            <w:rtl w:val="0"/>
            <w:rPrChange w:author="MARIUS VON ESSEN" w:id="40" w:date="2024-09-04T15:18:50Z">
              <w:rPr>
                <w:b w:val="1"/>
              </w:rPr>
            </w:rPrChange>
          </w:rPr>
          <w:t xml:space="preserve">[Ane Alencar by Sep 8]</w:t>
        </w:r>
      </w:ins>
      <w:del w:author="MARIUS VON ESSEN" w:id="41" w:date="2024-09-04T15:19:05Z">
        <w:r w:rsidDel="00000000" w:rsidR="00000000" w:rsidRPr="00000000">
          <w:rPr>
            <w:rtl w:val="0"/>
          </w:rPr>
        </w:r>
      </w:del>
    </w:p>
    <w:p w:rsidR="00000000" w:rsidDel="00000000" w:rsidP="00000000" w:rsidRDefault="00000000" w:rsidRPr="00000000" w14:paraId="000001E2">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E3">
      <w:pPr>
        <w:numPr>
          <w:ilvl w:val="0"/>
          <w:numId w:val="73"/>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E4">
      <w:pPr>
        <w:numPr>
          <w:ilvl w:val="0"/>
          <w:numId w:val="73"/>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E5">
      <w:pPr>
        <w:numPr>
          <w:ilvl w:val="0"/>
          <w:numId w:val="73"/>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E6">
      <w:pPr>
        <w:rPr>
          <w:del w:author="Alejandra Echeverri Ochoa" w:id="42" w:date="2024-09-04T03:53:35Z"/>
        </w:rPr>
      </w:pPr>
      <w:r w:rsidDel="00000000" w:rsidR="00000000" w:rsidRPr="00000000">
        <w:rPr>
          <w:rtl w:val="0"/>
        </w:rPr>
        <w:br w:type="textWrapping"/>
      </w:r>
      <w:r w:rsidDel="00000000" w:rsidR="00000000" w:rsidRPr="00000000">
        <w:rPr>
          <w:rtl w:val="0"/>
        </w:rPr>
        <w:t xml:space="preserve">C</w:t>
      </w:r>
      <w:del w:author="Alejandra Echeverri Ochoa" w:id="42" w:date="2024-09-04T03:53:35Z">
        <w:r w:rsidDel="00000000" w:rsidR="00000000" w:rsidRPr="00000000">
          <w:rPr>
            <w:rtl w:val="0"/>
          </w:rPr>
          <w:delText xml:space="preserve">urrent knowledge gaps / research frontiers</w:delText>
        </w:r>
      </w:del>
    </w:p>
    <w:p w:rsidR="00000000" w:rsidDel="00000000" w:rsidP="00000000" w:rsidRDefault="00000000" w:rsidRPr="00000000" w14:paraId="000001E7">
      <w:pPr>
        <w:numPr>
          <w:ilvl w:val="0"/>
          <w:numId w:val="11"/>
        </w:numPr>
        <w:ind w:left="720" w:hanging="360"/>
        <w:rPr>
          <w:del w:author="Alejandra Echeverri Ochoa" w:id="42" w:date="2024-09-04T03:53:35Z"/>
          <w:u w:val="none"/>
        </w:rPr>
      </w:pPr>
      <w:del w:author="Alejandra Echeverri Ochoa" w:id="42" w:date="2024-09-04T03:53:35Z">
        <w:r w:rsidDel="00000000" w:rsidR="00000000" w:rsidRPr="00000000">
          <w:rPr>
            <w:rtl w:val="0"/>
          </w:rPr>
          <w:delText xml:space="preserve">Linking SES to their drivers and effects, and tracing that over time in regions with long management history; "</w:delText>
        </w:r>
        <w:r w:rsidDel="00000000" w:rsidR="00000000" w:rsidRPr="00000000">
          <w:rPr>
            <w:i w:val="1"/>
            <w:rtl w:val="0"/>
          </w:rPr>
          <w:delText xml:space="preserve">Our approach may shed light on other large SES management regions with long development histories and cross-scale effects, e.g., the Amazon, the Congo, and the Mekong River basins</w:delText>
        </w:r>
        <w:r w:rsidDel="00000000" w:rsidR="00000000" w:rsidRPr="00000000">
          <w:rPr>
            <w:rtl w:val="0"/>
          </w:rPr>
          <w:delText xml:space="preserve">" (Wu et al, 2024)</w:delText>
        </w:r>
      </w:del>
    </w:p>
    <w:p w:rsidR="00000000" w:rsidDel="00000000" w:rsidP="00000000" w:rsidRDefault="00000000" w:rsidRPr="00000000" w14:paraId="000001E8">
      <w:pPr>
        <w:numPr>
          <w:ilvl w:val="0"/>
          <w:numId w:val="11"/>
        </w:numPr>
        <w:ind w:left="720" w:hanging="360"/>
        <w:rPr>
          <w:del w:author="Alejandra Echeverri Ochoa" w:id="42" w:date="2024-09-04T03:53:35Z"/>
          <w:u w:val="none"/>
        </w:rPr>
      </w:pPr>
      <w:del w:author="Alejandra Echeverri Ochoa" w:id="42" w:date="2024-09-04T03:53:35Z">
        <w:r w:rsidDel="00000000" w:rsidR="00000000" w:rsidRPr="00000000">
          <w:rPr>
            <w:rtl w:val="0"/>
          </w:rPr>
          <w:delText xml:space="preserve">Five research frontiers identified in Chaplin-Kramer et al, 2024:</w:delText>
        </w:r>
      </w:del>
    </w:p>
    <w:p w:rsidR="00000000" w:rsidDel="00000000" w:rsidP="00000000" w:rsidRDefault="00000000" w:rsidRPr="00000000" w14:paraId="000001E9">
      <w:pPr>
        <w:numPr>
          <w:ilvl w:val="0"/>
          <w:numId w:val="69"/>
        </w:numPr>
        <w:ind w:left="1440" w:hanging="360"/>
        <w:rPr>
          <w:del w:author="Alejandra Echeverri Ochoa" w:id="42" w:date="2024-09-04T03:53:35Z"/>
          <w:u w:val="none"/>
        </w:rPr>
      </w:pPr>
      <w:del w:author="Alejandra Echeverri Ochoa" w:id="42" w:date="2024-09-04T03:53:35Z">
        <w:r w:rsidDel="00000000" w:rsidR="00000000" w:rsidRPr="00000000">
          <w:rPr>
            <w:rtl w:val="0"/>
          </w:rPr>
          <w:delText xml:space="preserve">downscaling impacts of direct and indirect drivers on ecosystems; </w:delText>
        </w:r>
      </w:del>
    </w:p>
    <w:p w:rsidR="00000000" w:rsidDel="00000000" w:rsidP="00000000" w:rsidRDefault="00000000" w:rsidRPr="00000000" w14:paraId="000001EA">
      <w:pPr>
        <w:numPr>
          <w:ilvl w:val="0"/>
          <w:numId w:val="69"/>
        </w:numPr>
        <w:ind w:left="1440" w:hanging="360"/>
        <w:rPr>
          <w:del w:author="Alejandra Echeverri Ochoa" w:id="42" w:date="2024-09-04T03:53:35Z"/>
          <w:u w:val="none"/>
        </w:rPr>
      </w:pPr>
      <w:del w:author="Alejandra Echeverri Ochoa" w:id="42" w:date="2024-09-04T03:53:35Z">
        <w:r w:rsidDel="00000000" w:rsidR="00000000" w:rsidRPr="00000000">
          <w:rPr>
            <w:rtl w:val="0"/>
          </w:rPr>
          <w:delText xml:space="preserve">incorporating feedbacks in ecosystems</w:delText>
        </w:r>
      </w:del>
    </w:p>
    <w:p w:rsidR="00000000" w:rsidDel="00000000" w:rsidP="00000000" w:rsidRDefault="00000000" w:rsidRPr="00000000" w14:paraId="000001EB">
      <w:pPr>
        <w:numPr>
          <w:ilvl w:val="0"/>
          <w:numId w:val="69"/>
        </w:numPr>
        <w:ind w:left="1440" w:hanging="360"/>
        <w:rPr>
          <w:del w:author="Alejandra Echeverri Ochoa" w:id="42" w:date="2024-09-04T03:53:35Z"/>
          <w:u w:val="none"/>
        </w:rPr>
      </w:pPr>
      <w:del w:author="Alejandra Echeverri Ochoa" w:id="42" w:date="2024-09-04T03:53:35Z">
        <w:r w:rsidDel="00000000" w:rsidR="00000000" w:rsidRPr="00000000">
          <w:rPr>
            <w:rtl w:val="0"/>
          </w:rPr>
          <w:delText xml:space="preserve">linking ecological impacts to human wellbeing </w:delText>
        </w:r>
      </w:del>
    </w:p>
    <w:p w:rsidR="00000000" w:rsidDel="00000000" w:rsidP="00000000" w:rsidRDefault="00000000" w:rsidRPr="00000000" w14:paraId="000001EC">
      <w:pPr>
        <w:numPr>
          <w:ilvl w:val="0"/>
          <w:numId w:val="69"/>
        </w:numPr>
        <w:ind w:left="1440" w:hanging="360"/>
        <w:rPr>
          <w:del w:author="Alejandra Echeverri Ochoa" w:id="42" w:date="2024-09-04T03:53:35Z"/>
          <w:u w:val="none"/>
        </w:rPr>
      </w:pPr>
      <w:del w:author="Alejandra Echeverri Ochoa" w:id="42" w:date="2024-09-04T03:53:35Z">
        <w:r w:rsidDel="00000000" w:rsidR="00000000" w:rsidRPr="00000000">
          <w:rPr>
            <w:rtl w:val="0"/>
          </w:rPr>
          <w:delText xml:space="preserve">disaggregating outcomes for distributional equity considerations</w:delText>
        </w:r>
      </w:del>
    </w:p>
    <w:p w:rsidR="00000000" w:rsidDel="00000000" w:rsidP="00000000" w:rsidRDefault="00000000" w:rsidRPr="00000000" w14:paraId="000001ED">
      <w:pPr>
        <w:numPr>
          <w:ilvl w:val="0"/>
          <w:numId w:val="69"/>
        </w:numPr>
        <w:ind w:left="1440" w:hanging="360"/>
        <w:rPr>
          <w:del w:author="Alejandra Echeverri Ochoa" w:id="42" w:date="2024-09-04T03:53:35Z"/>
          <w:u w:val="none"/>
        </w:rPr>
      </w:pPr>
      <w:del w:author="Alejandra Echeverri Ochoa" w:id="42" w:date="2024-09-04T03:53:35Z">
        <w:r w:rsidDel="00000000" w:rsidR="00000000" w:rsidRPr="00000000">
          <w:rPr>
            <w:rtl w:val="0"/>
          </w:rPr>
          <w:delText xml:space="preserve">incorporating dynamic feedbacks of </w:delText>
        </w:r>
      </w:del>
      <w:ins w:author="MARIUS VON ESSEN" w:id="43" w:date="2024-09-04T00:49:35Z">
        <w:del w:author="Alejandra Echeverri Ochoa" w:id="42" w:date="2024-09-04T03:53:35Z">
          <w:r w:rsidDel="00000000" w:rsidR="00000000" w:rsidRPr="00000000">
            <w:rPr>
              <w:rtl w:val="0"/>
            </w:rPr>
            <w:delText xml:space="preserve">social-ecological co-benefits</w:delText>
          </w:r>
        </w:del>
      </w:ins>
      <w:del w:author="Alejandra Echeverri Ochoa" w:id="42" w:date="2024-09-04T03:53:35Z">
        <w:r w:rsidDel="00000000" w:rsidR="00000000" w:rsidRPr="00000000">
          <w:rPr>
            <w:rtl w:val="0"/>
          </w:rPr>
          <w:delText xml:space="preserve">ecosystem services</w:delText>
        </w:r>
        <w:r w:rsidDel="00000000" w:rsidR="00000000" w:rsidRPr="00000000">
          <w:rPr>
            <w:rtl w:val="0"/>
          </w:rPr>
          <w:delText xml:space="preserve"> on the social-economic system</w:delText>
        </w:r>
      </w:del>
    </w:p>
    <w:p w:rsidR="00000000" w:rsidDel="00000000" w:rsidP="00000000" w:rsidRDefault="00000000" w:rsidRPr="00000000" w14:paraId="000001EE">
      <w:pPr>
        <w:numPr>
          <w:ilvl w:val="0"/>
          <w:numId w:val="11"/>
        </w:numPr>
        <w:ind w:left="720" w:hanging="360"/>
        <w:rPr>
          <w:del w:author="Alejandra Echeverri Ochoa" w:id="42" w:date="2024-09-04T03:53:35Z"/>
          <w:u w:val="none"/>
        </w:rPr>
      </w:pPr>
      <w:del w:author="Alejandra Echeverri Ochoa" w:id="42" w:date="2024-09-04T03:53:35Z">
        <w:r w:rsidDel="00000000" w:rsidR="00000000" w:rsidRPr="00000000">
          <w:rPr>
            <w:rtl w:val="0"/>
          </w:rPr>
          <w:delText xml:space="preserve">Look at Liu et al, A Review of Social–Ecological System Research and Geographical Applications</w:delText>
        </w:r>
        <w:commentRangeEnd w:id="225"/>
        <w:r w:rsidDel="00000000" w:rsidR="00000000" w:rsidRPr="00000000">
          <w:commentReference w:id="225"/>
        </w:r>
        <w:r w:rsidDel="00000000" w:rsidR="00000000" w:rsidRPr="00000000">
          <w:rPr>
            <w:rtl w:val="0"/>
          </w:rPr>
        </w:r>
      </w:del>
    </w:p>
    <w:p w:rsidR="00000000" w:rsidDel="00000000" w:rsidP="00000000" w:rsidRDefault="00000000" w:rsidRPr="00000000" w14:paraId="000001EF">
      <w:pPr>
        <w:rPr/>
        <w:pPrChange w:author="Alejandra Echeverri Ochoa" w:id="0" w:date="2024-09-04T03:53:35Z">
          <w:pPr>
            <w:ind w:left="0" w:firstLine="0"/>
          </w:pPr>
        </w:pPrChange>
      </w:pPr>
      <w:r w:rsidDel="00000000" w:rsidR="00000000" w:rsidRPr="00000000">
        <w:rPr>
          <w:rtl w:val="0"/>
        </w:rPr>
      </w:r>
    </w:p>
    <w:p w:rsidR="00000000" w:rsidDel="00000000" w:rsidP="00000000" w:rsidRDefault="00000000" w:rsidRPr="00000000" w14:paraId="000001F0">
      <w:pPr>
        <w:ind w:left="0" w:firstLine="0"/>
        <w:rPr>
          <w:ins w:author="Alejandra Echeverri Ochoa" w:id="45" w:date="2024-09-04T03:53:38Z"/>
        </w:rPr>
      </w:pPr>
      <w:ins w:author="Alejandra Echeverri Ochoa" w:id="45" w:date="2024-09-04T03:53:38Z">
        <w:r w:rsidDel="00000000" w:rsidR="00000000" w:rsidRPr="00000000">
          <w:rPr>
            <w:rtl w:val="0"/>
          </w:rPr>
        </w:r>
      </w:ins>
    </w:p>
    <w:p w:rsidR="00000000" w:rsidDel="00000000" w:rsidP="00000000" w:rsidRDefault="00000000" w:rsidRPr="00000000" w14:paraId="000001F1">
      <w:pPr>
        <w:ind w:left="0" w:firstLine="0"/>
        <w:rPr>
          <w:ins w:author="Alejandra Echeverri Ochoa" w:id="45" w:date="2024-09-04T03:53:38Z"/>
        </w:rPr>
      </w:pPr>
      <w:ins w:author="Alejandra Echeverri Ochoa" w:id="45" w:date="2024-09-04T03:53:38Z">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226"/>
        <w:r w:rsidDel="00000000" w:rsidR="00000000" w:rsidRPr="00000000">
          <w:rPr>
            <w:rtl w:val="0"/>
          </w:rPr>
          <w:t xml:space="preserve">2024</w:t>
        </w:r>
        <w:commentRangeEnd w:id="226"/>
        <w:r w:rsidDel="00000000" w:rsidR="00000000" w:rsidRPr="00000000">
          <w:commentReference w:id="226"/>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 </w:t>
        </w:r>
      </w:ins>
    </w:p>
    <w:p w:rsidR="00000000" w:rsidDel="00000000" w:rsidP="00000000" w:rsidRDefault="00000000" w:rsidRPr="00000000" w14:paraId="000001F2">
      <w:pPr>
        <w:ind w:left="0" w:firstLine="0"/>
        <w:rPr>
          <w:ins w:author="Alejandra Echeverri Ochoa" w:id="45" w:date="2024-09-04T03:53:38Z"/>
        </w:rPr>
      </w:pPr>
      <w:ins w:author="Alejandra Echeverri Ochoa" w:id="45" w:date="2024-09-04T03:53:38Z">
        <w:r w:rsidDel="00000000" w:rsidR="00000000" w:rsidRPr="00000000">
          <w:rPr>
            <w:rtl w:val="0"/>
          </w:rPr>
        </w:r>
      </w:ins>
    </w:p>
    <w:p w:rsidR="00000000" w:rsidDel="00000000" w:rsidP="00000000" w:rsidRDefault="00000000" w:rsidRPr="00000000" w14:paraId="000001F3">
      <w:pPr>
        <w:ind w:left="0" w:firstLine="0"/>
        <w:rPr>
          <w:ins w:author="Alejandra Echeverri Ochoa" w:id="45" w:date="2024-09-04T03:53:38Z"/>
        </w:rPr>
      </w:pPr>
      <w:ins w:author="Alejandra Echeverri Ochoa" w:id="45" w:date="2024-09-04T03:53:38Z">
        <w:r w:rsidDel="00000000" w:rsidR="00000000" w:rsidRPr="00000000">
          <w:rPr>
            <w:rtl w:val="0"/>
          </w:rPr>
          <w:t xml:space="preserve">SES research remains too generalized, with a need for more fine-grained analyses that consider both direct and indirect drivers of ecosystems, such as climate change, land-use change, and socio-economic dynamics (Liu, et al. xx). This is particularly important in tracing how these drivers affect ecosystem services, biodiversity, and human well-being over time. </w:t>
        </w:r>
      </w:ins>
    </w:p>
    <w:p w:rsidR="00000000" w:rsidDel="00000000" w:rsidP="00000000" w:rsidRDefault="00000000" w:rsidRPr="00000000" w14:paraId="000001F4">
      <w:pPr>
        <w:ind w:left="0" w:firstLine="0"/>
        <w:rPr>
          <w:ins w:author="Alejandra Echeverri Ochoa" w:id="45" w:date="2024-09-04T03:53:38Z"/>
        </w:rPr>
      </w:pPr>
      <w:ins w:author="Alejandra Echeverri Ochoa" w:id="45" w:date="2024-09-04T03:53:38Z">
        <w:r w:rsidDel="00000000" w:rsidR="00000000" w:rsidRPr="00000000">
          <w:rPr>
            <w:rtl w:val="0"/>
          </w:rPr>
        </w:r>
      </w:ins>
    </w:p>
    <w:p w:rsidR="00000000" w:rsidDel="00000000" w:rsidP="00000000" w:rsidRDefault="00000000" w:rsidRPr="00000000" w14:paraId="000001F5">
      <w:pPr>
        <w:ind w:left="0" w:firstLine="0"/>
        <w:rPr>
          <w:ins w:author="Alejandra Echeverri Ochoa" w:id="45" w:date="2024-09-04T03:53:38Z"/>
        </w:rPr>
      </w:pPr>
      <w:ins w:author="Alejandra Echeverri Ochoa" w:id="45" w:date="2024-09-04T03:53:38Z">
        <w:r w:rsidDel="00000000" w:rsidR="00000000" w:rsidRPr="00000000">
          <w:rPr>
            <w:rtl w:val="0"/>
          </w:rPr>
          <w:t xml:space="preserve">A research frontier lies in addressing emerging areas. The first is incorporating feedbacks into ecosystem models, where the dynamic interplay between ecological impacts and human well-being is quantified. This might mean, exploring how changes in biodiversity, ecosystem health, and ecosystem services directly affect livelihoods, health, and social stability.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(Chaplin-Kramer et al 2024).</w:t>
        </w:r>
      </w:ins>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FA">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1FF">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There have been many calls for ecosystem management and conservation to better consider social-ecological context (</w:t>
      </w:r>
      <w:commentRangeStart w:id="227"/>
      <w:r w:rsidDel="00000000" w:rsidR="00000000" w:rsidRPr="00000000">
        <w:rPr>
          <w:rtl w:val="0"/>
        </w:rPr>
        <w:t xml:space="preserve">Fischer et al. 2017</w:t>
      </w:r>
      <w:commentRangeEnd w:id="227"/>
      <w:r w:rsidDel="00000000" w:rsidR="00000000" w:rsidRPr="00000000">
        <w:commentReference w:id="227"/>
      </w:r>
      <w:r w:rsidDel="00000000" w:rsidR="00000000" w:rsidRPr="00000000">
        <w:rPr>
          <w:rtl w:val="0"/>
        </w:rPr>
        <w:t xml:space="preserve">), to recognize that most landscapes are human dominated (</w:t>
      </w:r>
      <w:commentRangeStart w:id="228"/>
      <w:r w:rsidDel="00000000" w:rsidR="00000000" w:rsidRPr="00000000">
        <w:rPr>
          <w:rtl w:val="0"/>
        </w:rPr>
        <w:t xml:space="preserve">Sanderson et al. 2002, Ellis et al. 2021</w:t>
      </w:r>
      <w:commentRangeEnd w:id="228"/>
      <w:r w:rsidDel="00000000" w:rsidR="00000000" w:rsidRPr="00000000">
        <w:commentReference w:id="228"/>
      </w:r>
      <w:r w:rsidDel="00000000" w:rsidR="00000000" w:rsidRPr="00000000">
        <w:rPr>
          <w:rtl w:val="0"/>
        </w:rPr>
        <w:t xml:space="preserve">), and to pay closer attention to human agency and context specificity of human activities (</w:t>
      </w:r>
      <w:commentRangeStart w:id="229"/>
      <w:r w:rsidDel="00000000" w:rsidR="00000000" w:rsidRPr="00000000">
        <w:rPr>
          <w:rtl w:val="0"/>
        </w:rPr>
        <w:t xml:space="preserve">Ramankutty and Rhemtulla 2013, Pratzer et al. 2024</w:t>
      </w:r>
      <w:commentRangeEnd w:id="229"/>
      <w:r w:rsidDel="00000000" w:rsidR="00000000" w:rsidRPr="00000000">
        <w:commentReference w:id="229"/>
      </w:r>
      <w:r w:rsidDel="00000000" w:rsidR="00000000" w:rsidRPr="00000000">
        <w:rPr>
          <w:rtl w:val="0"/>
        </w:rPr>
        <w:t xml:space="preserve">).</w:t>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30"/>
      <w:r w:rsidDel="00000000" w:rsidR="00000000" w:rsidRPr="00000000">
        <w:rPr>
          <w:rtl w:val="0"/>
        </w:rPr>
        <w:t xml:space="preserve">Vasco et al 2018, Baragwanath and Bayi 2020, Pratzer et al. 2023</w:t>
      </w:r>
      <w:commentRangeEnd w:id="230"/>
      <w:r w:rsidDel="00000000" w:rsidR="00000000" w:rsidRPr="00000000">
        <w:commentReference w:id="230"/>
      </w:r>
      <w:r w:rsidDel="00000000" w:rsidR="00000000" w:rsidRPr="00000000">
        <w:rPr>
          <w:rtl w:val="0"/>
        </w:rPr>
        <w:t xml:space="preserve">), in addition to Indigenous knowledge holders who have long provided contextual evidence of the various ecological values of their territories (</w:t>
      </w:r>
      <w:commentRangeStart w:id="231"/>
      <w:commentRangeStart w:id="232"/>
      <w:r w:rsidDel="00000000" w:rsidR="00000000" w:rsidRPr="00000000">
        <w:rPr>
          <w:rtl w:val="0"/>
        </w:rPr>
        <w:t xml:space="preserve">Cajete 2000, Salmón 2000, Umeek 2011</w:t>
      </w:r>
      <w:commentRangeEnd w:id="231"/>
      <w:r w:rsidDel="00000000" w:rsidR="00000000" w:rsidRPr="00000000">
        <w:commentReference w:id="231"/>
      </w:r>
      <w:commentRangeEnd w:id="232"/>
      <w:r w:rsidDel="00000000" w:rsidR="00000000" w:rsidRPr="00000000">
        <w:commentReference w:id="232"/>
      </w:r>
      <w:r w:rsidDel="00000000" w:rsidR="00000000" w:rsidRPr="00000000">
        <w:rPr>
          <w:rtl w:val="0"/>
        </w:rPr>
        <w:t xml:space="preserve">). Indeed, Indigenous land-based stewardship is often compatible with, and frequently actively supports, forest conservation and restoration (</w:t>
      </w:r>
      <w:commentRangeStart w:id="233"/>
      <w:r w:rsidDel="00000000" w:rsidR="00000000" w:rsidRPr="00000000">
        <w:rPr>
          <w:rtl w:val="0"/>
        </w:rPr>
        <w:t xml:space="preserve">Newton et al. 2016, Fernández-Llamazares et al. 2024</w:t>
      </w:r>
      <w:commentRangeEnd w:id="233"/>
      <w:r w:rsidDel="00000000" w:rsidR="00000000" w:rsidRPr="00000000">
        <w:commentReference w:id="233"/>
      </w:r>
      <w:r w:rsidDel="00000000" w:rsidR="00000000" w:rsidRPr="00000000">
        <w:rPr>
          <w:rtl w:val="0"/>
        </w:rPr>
        <w:t xml:space="preserve">). This recognition has spawned innovative ways to design multi-functional reserves, policy instruments and management programmes (</w:t>
      </w:r>
      <w:commentRangeStart w:id="234"/>
      <w:r w:rsidDel="00000000" w:rsidR="00000000" w:rsidRPr="00000000">
        <w:rPr>
          <w:rtl w:val="0"/>
        </w:rPr>
        <w:t xml:space="preserve">Garnett et al 2018</w:t>
      </w:r>
      <w:commentRangeEnd w:id="234"/>
      <w:r w:rsidDel="00000000" w:rsidR="00000000" w:rsidRPr="00000000">
        <w:commentReference w:id="234"/>
      </w:r>
      <w:r w:rsidDel="00000000" w:rsidR="00000000" w:rsidRPr="00000000">
        <w:rPr>
          <w:rtl w:val="0"/>
        </w:rPr>
        <w:t xml:space="preserve">).</w:t>
      </w:r>
    </w:p>
    <w:p w:rsidR="00000000" w:rsidDel="00000000" w:rsidP="00000000" w:rsidRDefault="00000000" w:rsidRPr="00000000" w14:paraId="00000205">
      <w:pPr>
        <w:ind w:firstLine="720"/>
        <w:rPr/>
      </w:pP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208">
      <w:pPr>
        <w:numPr>
          <w:ilvl w:val="0"/>
          <w:numId w:val="54"/>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97">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209">
      <w:pPr>
        <w:numPr>
          <w:ilvl w:val="0"/>
          <w:numId w:val="54"/>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20A">
      <w:pPr>
        <w:numPr>
          <w:ilvl w:val="1"/>
          <w:numId w:val="54"/>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20B">
      <w:pPr>
        <w:numPr>
          <w:ilvl w:val="1"/>
          <w:numId w:val="54"/>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20C">
      <w:pPr>
        <w:numPr>
          <w:ilvl w:val="1"/>
          <w:numId w:val="54"/>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20D">
      <w:pPr>
        <w:numPr>
          <w:ilvl w:val="1"/>
          <w:numId w:val="54"/>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APPROACH/METHODS</w:t>
      </w:r>
    </w:p>
    <w:p w:rsidR="00000000" w:rsidDel="00000000" w:rsidP="00000000" w:rsidRDefault="00000000" w:rsidRPr="00000000" w14:paraId="0000020F">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210">
      <w:pPr>
        <w:numPr>
          <w:ilvl w:val="0"/>
          <w:numId w:val="50"/>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211">
      <w:pPr>
        <w:numPr>
          <w:ilvl w:val="0"/>
          <w:numId w:val="50"/>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12">
      <w:pPr>
        <w:numPr>
          <w:ilvl w:val="0"/>
          <w:numId w:val="50"/>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13">
      <w:pPr>
        <w:ind w:firstLine="720"/>
        <w:rPr/>
      </w:pPr>
      <w:r w:rsidDel="00000000" w:rsidR="00000000" w:rsidRPr="00000000">
        <w:rPr>
          <w:rtl w:val="0"/>
        </w:rPr>
      </w:r>
    </w:p>
    <w:p w:rsidR="00000000" w:rsidDel="00000000" w:rsidP="00000000" w:rsidRDefault="00000000" w:rsidRPr="00000000" w14:paraId="00000214">
      <w:pPr>
        <w:ind w:firstLine="720"/>
        <w:rPr/>
      </w:pPr>
      <w:r w:rsidDel="00000000" w:rsidR="00000000" w:rsidRPr="00000000">
        <w:rPr>
          <w:rtl w:val="0"/>
        </w:rPr>
        <w:t xml:space="preserve">Field data</w:t>
      </w:r>
    </w:p>
    <w:p w:rsidR="00000000" w:rsidDel="00000000" w:rsidP="00000000" w:rsidRDefault="00000000" w:rsidRPr="00000000" w14:paraId="00000215">
      <w:pPr>
        <w:numPr>
          <w:ilvl w:val="0"/>
          <w:numId w:val="7"/>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16">
      <w:pPr>
        <w:numPr>
          <w:ilvl w:val="0"/>
          <w:numId w:val="7"/>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17">
      <w:pPr>
        <w:numPr>
          <w:ilvl w:val="0"/>
          <w:numId w:val="7"/>
        </w:numPr>
        <w:ind w:left="1440" w:hanging="360"/>
        <w:rPr>
          <w:u w:val="none"/>
        </w:rPr>
      </w:pPr>
      <w:r w:rsidDel="00000000" w:rsidR="00000000" w:rsidRPr="00000000">
        <w:rPr>
          <w:rtl w:val="0"/>
        </w:rPr>
        <w:t xml:space="preserve">Economics </w:t>
      </w:r>
    </w:p>
    <w:p w:rsidR="00000000" w:rsidDel="00000000" w:rsidP="00000000" w:rsidRDefault="00000000" w:rsidRPr="00000000" w14:paraId="00000218">
      <w:pPr>
        <w:numPr>
          <w:ilvl w:val="0"/>
          <w:numId w:val="7"/>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21D">
      <w:pPr>
        <w:numPr>
          <w:ilvl w:val="0"/>
          <w:numId w:val="63"/>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commentRangeStart w:id="235"/>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35"/>
      <w:r w:rsidDel="00000000" w:rsidR="00000000" w:rsidRPr="00000000">
        <w:commentReference w:id="235"/>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100">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01">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02">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03">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04">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05">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06">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24">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07">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08">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09">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10">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25">
      <w:pPr>
        <w:spacing w:after="240" w:before="240" w:lineRule="auto"/>
        <w:rPr/>
      </w:pPr>
      <w:r w:rsidDel="00000000" w:rsidR="00000000" w:rsidRPr="00000000">
        <w:rPr>
          <w:rtl w:val="0"/>
        </w:rPr>
        <w:t xml:space="preserve">Resilience, the ability of an ecosystem to maintain its fundamental structure and function </w:t>
      </w:r>
      <w:hyperlink r:id="rId111">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12">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13">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26">
      <w:pPr>
        <w:spacing w:after="200" w:before="200" w:lineRule="auto"/>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14">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15">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16">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17">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18">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19">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27">
      <w:pPr>
        <w:spacing w:after="200" w:before="200" w:lineRule="auto"/>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20">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21">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22">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23">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24">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25">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28">
      <w:pPr>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This feedback loop can drive regions into a state of persistent stress, where recovery becomes increasingly difficult.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6">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2B">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27">
        <w:r w:rsidDel="00000000" w:rsidR="00000000" w:rsidRPr="00000000">
          <w:rPr>
            <w:color w:val="1155cc"/>
            <w:u w:val="single"/>
            <w:rtl w:val="0"/>
          </w:rPr>
          <w:t xml:space="preserve">Gentine et al., 2019</w:t>
        </w:r>
      </w:hyperlink>
      <w:r w:rsidDel="00000000" w:rsidR="00000000" w:rsidRPr="00000000">
        <w:rPr>
          <w:rtl w:val="0"/>
        </w:rPr>
        <w:t xml:space="preserve">, </w:t>
      </w:r>
      <w:hyperlink r:id="rId128">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2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30">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3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3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33">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34">
        <w:r w:rsidDel="00000000" w:rsidR="00000000" w:rsidRPr="00000000">
          <w:rPr>
            <w:color w:val="1155cc"/>
            <w:u w:val="single"/>
            <w:rtl w:val="0"/>
          </w:rPr>
          <w:t xml:space="preserve">Cook and Vizy 2019</w:t>
        </w:r>
      </w:hyperlink>
      <w:r w:rsidDel="00000000" w:rsidR="00000000" w:rsidRPr="00000000">
        <w:rPr>
          <w:rtl w:val="0"/>
        </w:rPr>
        <w:t xml:space="preserve">, </w:t>
      </w:r>
      <w:hyperlink r:id="rId135">
        <w:r w:rsidDel="00000000" w:rsidR="00000000" w:rsidRPr="00000000">
          <w:rPr>
            <w:color w:val="1155cc"/>
            <w:u w:val="single"/>
            <w:rtl w:val="0"/>
          </w:rPr>
          <w:t xml:space="preserve">Creese et al., 2019</w:t>
        </w:r>
      </w:hyperlink>
      <w:r w:rsidDel="00000000" w:rsidR="00000000" w:rsidRPr="00000000">
        <w:rPr>
          <w:rtl w:val="0"/>
        </w:rPr>
        <w:t xml:space="preserve">, </w:t>
      </w:r>
      <w:hyperlink r:id="rId136">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137">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38">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39">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2C">
      <w:pPr>
        <w:spacing w:after="240" w:before="240" w:lineRule="auto"/>
        <w:rPr/>
      </w:pPr>
      <w:r w:rsidDel="00000000" w:rsidR="00000000" w:rsidRPr="00000000">
        <w:rPr>
          <w:rtl w:val="0"/>
        </w:rPr>
        <w:t xml:space="preserve">Meanwhile, anthropogenic and climate disturbances alter tropical rainforest moisture recycling (</w:t>
      </w:r>
      <w:hyperlink r:id="rId140">
        <w:r w:rsidDel="00000000" w:rsidR="00000000" w:rsidRPr="00000000">
          <w:rPr>
            <w:color w:val="1155cc"/>
            <w:u w:val="single"/>
            <w:rtl w:val="0"/>
          </w:rPr>
          <w:t xml:space="preserve">Wright et al., 2017</w:t>
        </w:r>
      </w:hyperlink>
      <w:r w:rsidDel="00000000" w:rsidR="00000000" w:rsidRPr="00000000">
        <w:rPr>
          <w:rtl w:val="0"/>
        </w:rPr>
        <w:t xml:space="preserve">, </w:t>
      </w:r>
      <w:hyperlink r:id="rId141">
        <w:r w:rsidDel="00000000" w:rsidR="00000000" w:rsidRPr="00000000">
          <w:rPr>
            <w:color w:val="1155cc"/>
            <w:u w:val="single"/>
            <w:rtl w:val="0"/>
          </w:rPr>
          <w:t xml:space="preserve">Sori et al., 2022</w:t>
        </w:r>
      </w:hyperlink>
      <w:r w:rsidDel="00000000" w:rsidR="00000000" w:rsidRPr="00000000">
        <w:rPr>
          <w:rtl w:val="0"/>
        </w:rPr>
        <w:t xml:space="preserve">, </w:t>
      </w:r>
      <w:hyperlink r:id="rId142">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43">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44">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45">
        <w:r w:rsidDel="00000000" w:rsidR="00000000" w:rsidRPr="00000000">
          <w:rPr>
            <w:color w:val="1155cc"/>
            <w:u w:val="single"/>
            <w:rtl w:val="0"/>
          </w:rPr>
          <w:t xml:space="preserve">Bell et al., 2015</w:t>
        </w:r>
      </w:hyperlink>
      <w:r w:rsidDel="00000000" w:rsidR="00000000" w:rsidRPr="00000000">
        <w:rPr>
          <w:rtl w:val="0"/>
        </w:rPr>
        <w:t xml:space="preserve">, </w:t>
      </w:r>
      <w:hyperlink r:id="rId146">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147">
        <w:r w:rsidDel="00000000" w:rsidR="00000000" w:rsidRPr="00000000">
          <w:rPr>
            <w:color w:val="1155cc"/>
            <w:u w:val="single"/>
            <w:rtl w:val="0"/>
          </w:rPr>
          <w:t xml:space="preserve">Jiang et al., 2019</w:t>
        </w:r>
      </w:hyperlink>
      <w:r w:rsidDel="00000000" w:rsidR="00000000" w:rsidRPr="00000000">
        <w:rPr>
          <w:rtl w:val="0"/>
        </w:rPr>
        <w:t xml:space="preserve">, </w:t>
      </w:r>
      <w:hyperlink r:id="rId148">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149">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50">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151">
        <w:r w:rsidDel="00000000" w:rsidR="00000000" w:rsidRPr="00000000">
          <w:rPr>
            <w:color w:val="1155cc"/>
            <w:u w:val="single"/>
            <w:rtl w:val="0"/>
          </w:rPr>
          <w:t xml:space="preserve">Nhedehede et al., 2022</w:t>
        </w:r>
      </w:hyperlink>
      <w:r w:rsidDel="00000000" w:rsidR="00000000" w:rsidRPr="00000000">
        <w:rPr>
          <w:rtl w:val="0"/>
        </w:rPr>
        <w:t xml:space="preserve">, </w:t>
      </w:r>
      <w:hyperlink r:id="rId152">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53">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54">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55">
        <w:r w:rsidDel="00000000" w:rsidR="00000000" w:rsidRPr="00000000">
          <w:rPr>
            <w:color w:val="1155cc"/>
            <w:u w:val="single"/>
            <w:rtl w:val="0"/>
          </w:rPr>
          <w:t xml:space="preserve">Costa et al., 2003</w:t>
        </w:r>
      </w:hyperlink>
      <w:r w:rsidDel="00000000" w:rsidR="00000000" w:rsidRPr="00000000">
        <w:rPr>
          <w:rtl w:val="0"/>
        </w:rPr>
        <w:t xml:space="preserve">, </w:t>
      </w:r>
      <w:hyperlink r:id="rId156">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2D">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157">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58">
        <w:r w:rsidDel="00000000" w:rsidR="00000000" w:rsidRPr="00000000">
          <w:rPr>
            <w:color w:val="1155cc"/>
            <w:u w:val="single"/>
            <w:rtl w:val="0"/>
          </w:rPr>
          <w:t xml:space="preserve">Dias et al., 2017</w:t>
        </w:r>
      </w:hyperlink>
      <w:r w:rsidDel="00000000" w:rsidR="00000000" w:rsidRPr="00000000">
        <w:rPr>
          <w:rtl w:val="0"/>
        </w:rPr>
        <w:t xml:space="preserve">)</w:t>
      </w:r>
      <w:commentRangeStart w:id="236"/>
      <w:r w:rsidDel="00000000" w:rsidR="00000000" w:rsidRPr="00000000">
        <w:rPr>
          <w:rtl w:val="0"/>
        </w:rPr>
        <w:t xml:space="preserve">.</w:t>
      </w:r>
      <w:commentRangeEnd w:id="236"/>
      <w:r w:rsidDel="00000000" w:rsidR="00000000" w:rsidRPr="00000000">
        <w:commentReference w:id="236"/>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159">
        <w:r w:rsidDel="00000000" w:rsidR="00000000" w:rsidRPr="00000000">
          <w:rPr>
            <w:color w:val="1155cc"/>
            <w:u w:val="single"/>
            <w:rtl w:val="0"/>
          </w:rPr>
          <w:t xml:space="preserve">Rifai et al., 2019</w:t>
        </w:r>
      </w:hyperlink>
      <w:r w:rsidDel="00000000" w:rsidR="00000000" w:rsidRPr="00000000">
        <w:rPr>
          <w:rtl w:val="0"/>
        </w:rPr>
        <w:t xml:space="preserve">)</w:t>
      </w:r>
      <w:commentRangeStart w:id="237"/>
      <w:r w:rsidDel="00000000" w:rsidR="00000000" w:rsidRPr="00000000">
        <w:rPr>
          <w:rtl w:val="0"/>
        </w:rPr>
        <w:t xml:space="preserve">. </w:t>
      </w:r>
      <w:commentRangeEnd w:id="237"/>
      <w:r w:rsidDel="00000000" w:rsidR="00000000" w:rsidRPr="00000000">
        <w:commentReference w:id="237"/>
      </w:r>
      <w:r w:rsidDel="00000000" w:rsidR="00000000" w:rsidRPr="00000000">
        <w:rPr>
          <w:rtl w:val="0"/>
        </w:rPr>
        <w:t xml:space="preserve">These phenomena can also covary to further modulate tropical climate, such as modifying dynamic systems that control rainfall (</w:t>
      </w:r>
      <w:hyperlink r:id="rId160">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61">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2E">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62">
        <w:r w:rsidDel="00000000" w:rsidR="00000000" w:rsidRPr="00000000">
          <w:rPr>
            <w:color w:val="1155cc"/>
            <w:u w:val="single"/>
            <w:rtl w:val="0"/>
          </w:rPr>
          <w:t xml:space="preserve">Tamoffo et al., 2019b</w:t>
        </w:r>
      </w:hyperlink>
      <w:r w:rsidDel="00000000" w:rsidR="00000000" w:rsidRPr="00000000">
        <w:rPr>
          <w:rtl w:val="0"/>
        </w:rPr>
        <w:t xml:space="preserve">, </w:t>
      </w:r>
      <w:hyperlink r:id="rId163">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164">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165">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166">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167">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168">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169">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170">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171">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72">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173">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174">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2F">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175">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176">
        <w:r w:rsidDel="00000000" w:rsidR="00000000" w:rsidRPr="00000000">
          <w:rPr>
            <w:color w:val="1155cc"/>
            <w:u w:val="single"/>
            <w:rtl w:val="0"/>
          </w:rPr>
          <w:t xml:space="preserve">Tao et al., 2022</w:t>
        </w:r>
      </w:hyperlink>
      <w:r w:rsidDel="00000000" w:rsidR="00000000" w:rsidRPr="00000000">
        <w:rPr>
          <w:rtl w:val="0"/>
        </w:rPr>
        <w:t xml:space="preserve">, </w:t>
      </w:r>
      <w:hyperlink r:id="rId177">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78">
        <w:r w:rsidDel="00000000" w:rsidR="00000000" w:rsidRPr="00000000">
          <w:rPr>
            <w:color w:val="1155cc"/>
            <w:u w:val="single"/>
            <w:rtl w:val="0"/>
          </w:rPr>
          <w:t xml:space="preserve">Saatchi et al., 2012</w:t>
        </w:r>
      </w:hyperlink>
      <w:r w:rsidDel="00000000" w:rsidR="00000000" w:rsidRPr="00000000">
        <w:rPr>
          <w:rtl w:val="0"/>
        </w:rPr>
        <w:t xml:space="preserve">, </w:t>
      </w:r>
      <w:hyperlink r:id="rId179">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180">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0">
      <w:pPr>
        <w:pStyle w:val="Heading2"/>
        <w:rPr/>
      </w:pPr>
      <w:bookmarkStart w:colFirst="0" w:colLast="0" w:name="_6b0x02s8q4vm" w:id="16"/>
      <w:bookmarkEnd w:id="16"/>
      <w:commentRangeStart w:id="238"/>
      <w:r w:rsidDel="00000000" w:rsidR="00000000" w:rsidRPr="00000000">
        <w:rPr>
          <w:rtl w:val="0"/>
        </w:rPr>
        <w:t xml:space="preserve">3. Knowledge Gaps &amp; Questions</w:t>
      </w:r>
      <w:commentRangeEnd w:id="238"/>
      <w:r w:rsidDel="00000000" w:rsidR="00000000" w:rsidRPr="00000000">
        <w:commentReference w:id="238"/>
      </w:r>
      <w:r w:rsidDel="00000000" w:rsidR="00000000" w:rsidRPr="00000000">
        <w:rPr>
          <w:rtl w:val="0"/>
        </w:rPr>
      </w:r>
    </w:p>
    <w:p w:rsidR="00000000" w:rsidDel="00000000" w:rsidP="00000000" w:rsidRDefault="00000000" w:rsidRPr="00000000" w14:paraId="00000231">
      <w:pPr>
        <w:rPr>
          <w:color w:val="ff0000"/>
        </w:rPr>
      </w:pPr>
      <w:r w:rsidDel="00000000" w:rsidR="00000000" w:rsidRPr="00000000">
        <w:rPr>
          <w:color w:val="ff0000"/>
          <w:rtl w:val="0"/>
        </w:rPr>
        <w:t xml:space="preserve">These questions are interdisciplinary and cut across multiple themes</w:t>
      </w:r>
    </w:p>
    <w:p w:rsidR="00000000" w:rsidDel="00000000" w:rsidP="00000000" w:rsidRDefault="00000000" w:rsidRPr="00000000" w14:paraId="00000232">
      <w:pPr>
        <w:numPr>
          <w:ilvl w:val="0"/>
          <w:numId w:val="33"/>
        </w:numPr>
        <w:ind w:left="720" w:hanging="360"/>
        <w:rPr>
          <w:color w:val="ff0000"/>
        </w:rPr>
      </w:pPr>
      <w:r w:rsidDel="00000000" w:rsidR="00000000" w:rsidRPr="00000000">
        <w:rPr>
          <w:color w:val="ff0000"/>
          <w:rtl w:val="0"/>
        </w:rPr>
        <w:t xml:space="preserve">Make this super clear in opening paragraph here - to emphasize why these questions are not organized thematically </w:t>
      </w:r>
    </w:p>
    <w:p w:rsidR="00000000" w:rsidDel="00000000" w:rsidP="00000000" w:rsidRDefault="00000000" w:rsidRPr="00000000" w14:paraId="00000233">
      <w:pPr>
        <w:pStyle w:val="Heading3"/>
        <w:rPr/>
      </w:pPr>
      <w:bookmarkStart w:colFirst="0" w:colLast="0" w:name="_9e0eno19l2od" w:id="17"/>
      <w:bookmarkEnd w:id="17"/>
      <w:r w:rsidDel="00000000" w:rsidR="00000000" w:rsidRPr="00000000">
        <w:rPr>
          <w:rtl w:val="0"/>
        </w:rPr>
        <w:t xml:space="preserve">3.1 Pattern Knowledge Gaps</w:t>
      </w:r>
    </w:p>
    <w:p w:rsidR="00000000" w:rsidDel="00000000" w:rsidP="00000000" w:rsidRDefault="00000000" w:rsidRPr="00000000" w14:paraId="00000234">
      <w:pPr>
        <w:rPr>
          <w:highlight w:val="white"/>
        </w:rPr>
      </w:pPr>
      <w:r w:rsidDel="00000000" w:rsidR="00000000" w:rsidRPr="00000000">
        <w:rPr>
          <w:rtl w:val="0"/>
        </w:rPr>
        <w:t xml:space="preserve">To examine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10-30 years) within and between tropical forests, and evaluate how those changes are reshaping landscape states, dynamics, and feedbacks, PANGEA will </w:t>
      </w:r>
      <w:r w:rsidDel="00000000" w:rsidR="00000000" w:rsidRPr="00000000">
        <w:rPr>
          <w:color w:val="ff0000"/>
          <w:highlight w:val="white"/>
          <w:rtl w:val="0"/>
        </w:rPr>
        <w:t xml:space="preserve">XXX</w:t>
      </w:r>
      <w:r w:rsidDel="00000000" w:rsidR="00000000" w:rsidRPr="00000000">
        <w:rPr>
          <w:highlight w:val="white"/>
          <w:rtl w:val="0"/>
        </w:rPr>
        <w:t xml:space="preserve">; </w:t>
      </w:r>
    </w:p>
    <w:p w:rsidR="00000000" w:rsidDel="00000000" w:rsidP="00000000" w:rsidRDefault="00000000" w:rsidRPr="00000000" w14:paraId="00000235">
      <w:pPr>
        <w:rPr>
          <w:i w:val="1"/>
          <w:highlight w:val="white"/>
        </w:rPr>
      </w:pPr>
      <w:r w:rsidDel="00000000" w:rsidR="00000000" w:rsidRPr="00000000">
        <w:rPr>
          <w:rtl w:val="0"/>
        </w:rPr>
      </w:r>
    </w:p>
    <w:p w:rsidR="00000000" w:rsidDel="00000000" w:rsidP="00000000" w:rsidRDefault="00000000" w:rsidRPr="00000000" w14:paraId="00000236">
      <w:pPr>
        <w:widowControl w:val="0"/>
        <w:numPr>
          <w:ilvl w:val="0"/>
          <w:numId w:val="86"/>
        </w:numPr>
        <w:ind w:left="720" w:hanging="360"/>
      </w:pPr>
      <w:commentRangeStart w:id="239"/>
      <w:commentRangeStart w:id="240"/>
      <w:r w:rsidDel="00000000" w:rsidR="00000000" w:rsidRPr="00000000">
        <w:rPr>
          <w:rtl w:val="0"/>
        </w:rPr>
        <w:t xml:space="preserve">Sparse and poorly distributed ground data</w:t>
      </w:r>
      <w:commentRangeEnd w:id="239"/>
      <w:r w:rsidDel="00000000" w:rsidR="00000000" w:rsidRPr="00000000">
        <w:commentReference w:id="239"/>
      </w:r>
      <w:r w:rsidDel="00000000" w:rsidR="00000000" w:rsidRPr="00000000">
        <w:rPr>
          <w:rtl w:val="0"/>
        </w:rPr>
      </w:r>
    </w:p>
    <w:p w:rsidR="00000000" w:rsidDel="00000000" w:rsidP="00000000" w:rsidRDefault="00000000" w:rsidRPr="00000000" w14:paraId="00000237">
      <w:pPr>
        <w:widowControl w:val="0"/>
        <w:numPr>
          <w:ilvl w:val="1"/>
          <w:numId w:val="86"/>
        </w:numPr>
        <w:ind w:left="1440" w:hanging="360"/>
      </w:pPr>
      <w:r w:rsidDel="00000000" w:rsidR="00000000" w:rsidRPr="00000000">
        <w:rPr>
          <w:rtl w:val="0"/>
        </w:rPr>
        <w:t xml:space="preserve">Aboveground woody carbon stocks and fluxes: Plots</w:t>
      </w:r>
    </w:p>
    <w:p w:rsidR="00000000" w:rsidDel="00000000" w:rsidP="00000000" w:rsidRDefault="00000000" w:rsidRPr="00000000" w14:paraId="00000238">
      <w:pPr>
        <w:widowControl w:val="0"/>
        <w:numPr>
          <w:ilvl w:val="1"/>
          <w:numId w:val="86"/>
        </w:numPr>
        <w:ind w:left="1440" w:hanging="360"/>
      </w:pPr>
      <w:r w:rsidDel="00000000" w:rsidR="00000000" w:rsidRPr="00000000">
        <w:rPr>
          <w:rtl w:val="0"/>
        </w:rPr>
        <w:t xml:space="preserve">Net ecosystem flux: Eddy flux</w:t>
      </w:r>
    </w:p>
    <w:p w:rsidR="00000000" w:rsidDel="00000000" w:rsidP="00000000" w:rsidRDefault="00000000" w:rsidRPr="00000000" w14:paraId="00000239">
      <w:pPr>
        <w:widowControl w:val="0"/>
        <w:numPr>
          <w:ilvl w:val="1"/>
          <w:numId w:val="86"/>
        </w:numPr>
        <w:ind w:left="1440" w:hanging="360"/>
      </w:pPr>
      <w:r w:rsidDel="00000000" w:rsidR="00000000" w:rsidRPr="00000000">
        <w:rPr>
          <w:rtl w:val="0"/>
        </w:rPr>
        <w:t xml:space="preserve">Methane: very few</w:t>
      </w:r>
    </w:p>
    <w:p w:rsidR="00000000" w:rsidDel="00000000" w:rsidP="00000000" w:rsidRDefault="00000000" w:rsidRPr="00000000" w14:paraId="0000023A">
      <w:pPr>
        <w:widowControl w:val="0"/>
        <w:numPr>
          <w:ilvl w:val="1"/>
          <w:numId w:val="86"/>
        </w:numPr>
        <w:ind w:left="1440" w:hanging="360"/>
      </w:pPr>
      <w:r w:rsidDel="00000000" w:rsidR="00000000" w:rsidRPr="00000000">
        <w:rPr>
          <w:rtl w:val="0"/>
        </w:rPr>
        <w:t xml:space="preserve">Climate, disturbance regime</w:t>
      </w:r>
    </w:p>
    <w:p w:rsidR="00000000" w:rsidDel="00000000" w:rsidP="00000000" w:rsidRDefault="00000000" w:rsidRPr="00000000" w14:paraId="0000023B">
      <w:pPr>
        <w:widowControl w:val="0"/>
        <w:numPr>
          <w:ilvl w:val="1"/>
          <w:numId w:val="86"/>
        </w:numPr>
        <w:ind w:left="1440" w:hanging="360"/>
      </w:pPr>
      <w:r w:rsidDel="00000000" w:rsidR="00000000" w:rsidRPr="00000000">
        <w:rPr>
          <w:rtl w:val="0"/>
        </w:rPr>
        <w:t xml:space="preserve">Soils, hydrology</w:t>
      </w:r>
      <w:commentRangeEnd w:id="240"/>
      <w:r w:rsidDel="00000000" w:rsidR="00000000" w:rsidRPr="00000000">
        <w:commentReference w:id="240"/>
      </w:r>
      <w:r w:rsidDel="00000000" w:rsidR="00000000" w:rsidRPr="00000000">
        <w:rPr>
          <w:rtl w:val="0"/>
        </w:rPr>
      </w:r>
    </w:p>
    <w:p w:rsidR="00000000" w:rsidDel="00000000" w:rsidP="00000000" w:rsidRDefault="00000000" w:rsidRPr="00000000" w14:paraId="0000023C">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3D">
      <w:pPr>
        <w:widowControl w:val="0"/>
        <w:rPr/>
      </w:pPr>
      <w:commentRangeStart w:id="241"/>
      <w:r w:rsidDel="00000000" w:rsidR="00000000" w:rsidRPr="00000000">
        <w:rPr>
          <w:color w:val="ff0000"/>
          <w:rtl w:val="0"/>
        </w:rPr>
        <w:t xml:space="preserve">Yet still great uncertainty about tropical forest C stocks and fluxes and their drivers, and how they are changing under global change, in part because of tremendous heterogeneity of tropical forests, and reflecting relative dearth of data.</w:t>
      </w:r>
      <w:commentRangeEnd w:id="241"/>
      <w:r w:rsidDel="00000000" w:rsidR="00000000" w:rsidRPr="00000000">
        <w:commentReference w:id="241"/>
      </w:r>
      <w:r w:rsidDel="00000000" w:rsidR="00000000" w:rsidRPr="00000000">
        <w:rPr>
          <w:rtl w:val="0"/>
        </w:rPr>
        <w:t xml:space="preserve"> </w:t>
      </w:r>
      <w:commentRangeStart w:id="242"/>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23E">
      <w:pPr>
        <w:widowControl w:val="0"/>
        <w:rPr/>
      </w:pPr>
      <w:r w:rsidDel="00000000" w:rsidR="00000000" w:rsidRPr="00000000">
        <w:rPr>
          <w:rtl w:val="0"/>
        </w:rPr>
      </w:r>
    </w:p>
    <w:p w:rsidR="00000000" w:rsidDel="00000000" w:rsidP="00000000" w:rsidRDefault="00000000" w:rsidRPr="00000000" w14:paraId="0000023F">
      <w:pPr>
        <w:widowControl w:val="0"/>
        <w:rPr/>
      </w:pPr>
      <w:del w:author="Elsa Ordway" w:id="46" w:date="2024-09-03T04:53:00Z">
        <w:r w:rsidDel="00000000" w:rsidR="00000000" w:rsidRPr="00000000">
          <w:rPr>
            <w:rtl w:val="0"/>
          </w:rPr>
          <w:delText xml:space="preserve">In later sections, we will further address the roles of biodiversity, disturbance dynamics, and land use in contributing to variation in tropical forest carbon stocks and fluxes.   </w:delText>
        </w:r>
      </w:del>
      <w:commentRangeEnd w:id="242"/>
      <w:r w:rsidDel="00000000" w:rsidR="00000000" w:rsidRPr="00000000">
        <w:commentReference w:id="242"/>
      </w:r>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color w:val="ff0000"/>
          <w:rtl w:val="0"/>
        </w:rPr>
        <w:t xml:space="preserve">Key knowledge gaps with biomass carbon.</w:t>
      </w:r>
      <w:r w:rsidDel="00000000" w:rsidR="00000000" w:rsidRPr="00000000">
        <w:rPr>
          <w:rtl w:val="0"/>
        </w:rPr>
        <w:t xml:space="preserve">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241">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243"/>
      <w:r w:rsidDel="00000000" w:rsidR="00000000" w:rsidRPr="00000000">
        <w:rPr>
          <w:rtl w:val="0"/>
        </w:rPr>
        <w:t xml:space="preserve">Sullivan et al., 2020</w:t>
      </w:r>
      <w:commentRangeEnd w:id="243"/>
      <w:r w:rsidDel="00000000" w:rsidR="00000000" w:rsidRPr="00000000">
        <w:commentReference w:id="243"/>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w:t>
      </w:r>
      <w:commentRangeStart w:id="244"/>
      <w:r w:rsidDel="00000000" w:rsidR="00000000" w:rsidRPr="00000000">
        <w:rPr>
          <w:rtl w:val="0"/>
        </w:rPr>
        <w:t xml:space="preserve">However, remote sensing offers a huge opportunity to improve upon ground-based weather stations and soil property data … [Not quite sure how to set up the challenge and the opportunity here and would need some help from others!]</w:t>
      </w:r>
      <w:commentRangeEnd w:id="244"/>
      <w:r w:rsidDel="00000000" w:rsidR="00000000" w:rsidRPr="00000000">
        <w:commentReference w:id="244"/>
      </w:r>
      <w:r w:rsidDel="00000000" w:rsidR="00000000" w:rsidRPr="00000000">
        <w:rPr>
          <w:rtl w:val="0"/>
        </w:rPr>
      </w:r>
    </w:p>
    <w:p w:rsidR="00000000" w:rsidDel="00000000" w:rsidP="00000000" w:rsidRDefault="00000000" w:rsidRPr="00000000" w14:paraId="00000242">
      <w:pPr>
        <w:rPr>
          <w:color w:val="ff0000"/>
          <w:highlight w:val="white"/>
        </w:rPr>
      </w:pPr>
      <w:r w:rsidDel="00000000" w:rsidR="00000000" w:rsidRPr="00000000">
        <w:rPr>
          <w:rtl w:val="0"/>
        </w:rPr>
      </w:r>
    </w:p>
    <w:p w:rsidR="00000000" w:rsidDel="00000000" w:rsidP="00000000" w:rsidRDefault="00000000" w:rsidRPr="00000000" w14:paraId="00000243">
      <w:pPr>
        <w:rPr>
          <w:b w:val="1"/>
          <w:highlight w:val="white"/>
        </w:rPr>
      </w:pPr>
      <w:r w:rsidDel="00000000" w:rsidR="00000000" w:rsidRPr="00000000">
        <w:rPr>
          <w:b w:val="1"/>
          <w:highlight w:val="white"/>
          <w:rtl w:val="0"/>
        </w:rPr>
        <w:t xml:space="preserve">Biogeochemical Cycles</w:t>
      </w:r>
    </w:p>
    <w:p w:rsidR="00000000" w:rsidDel="00000000" w:rsidP="00000000" w:rsidRDefault="00000000" w:rsidRPr="00000000" w14:paraId="00000244">
      <w:pPr>
        <w:numPr>
          <w:ilvl w:val="0"/>
          <w:numId w:val="71"/>
        </w:numPr>
        <w:ind w:left="720" w:hanging="360"/>
      </w:pPr>
      <w:r w:rsidDel="00000000" w:rsidR="00000000" w:rsidRPr="00000000">
        <w:rPr>
          <w:rtl w:val="0"/>
        </w:rPr>
        <w:t xml:space="preserve">How do tropical </w:t>
      </w:r>
      <w:r w:rsidDel="00000000" w:rsidR="00000000" w:rsidRPr="00000000">
        <w:rPr>
          <w:b w:val="1"/>
          <w:rtl w:val="0"/>
        </w:rPr>
        <w:t xml:space="preserve">carbon stocks and fluxes</w:t>
      </w:r>
      <w:r w:rsidDel="00000000" w:rsidR="00000000" w:rsidRPr="00000000">
        <w:rPr>
          <w:rtl w:val="0"/>
        </w:rPr>
        <w:t xml:space="preserve"> vary spatially and temporally within and across tropical forests, in terms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lateral carbon fluxes? </w:t>
      </w:r>
    </w:p>
    <w:p w:rsidR="00000000" w:rsidDel="00000000" w:rsidP="00000000" w:rsidRDefault="00000000" w:rsidRPr="00000000" w14:paraId="00000245">
      <w:pPr>
        <w:numPr>
          <w:ilvl w:val="1"/>
          <w:numId w:val="71"/>
        </w:numPr>
        <w:ind w:left="1440" w:hanging="360"/>
      </w:pPr>
      <w:r w:rsidDel="00000000" w:rsidR="00000000" w:rsidRPr="00000000">
        <w:rPr>
          <w:rtl w:val="0"/>
        </w:rPr>
        <w:t xml:space="preserve">What </w:t>
      </w:r>
      <w:r w:rsidDel="00000000" w:rsidR="00000000" w:rsidRPr="00000000">
        <w:rPr>
          <w:b w:val="1"/>
          <w:rtl w:val="0"/>
        </w:rPr>
        <w:t xml:space="preserve">edaphic and geomorphological controls </w:t>
      </w:r>
      <w:r w:rsidDel="00000000" w:rsidR="00000000" w:rsidRPr="00000000">
        <w:rPr>
          <w:rtl w:val="0"/>
        </w:rPr>
        <w:t xml:space="preserve">govern above and belowground carbon stocks and fluxes and how are these affected by land-use and land cover change?</w:t>
      </w:r>
    </w:p>
    <w:p w:rsidR="00000000" w:rsidDel="00000000" w:rsidP="00000000" w:rsidRDefault="00000000" w:rsidRPr="00000000" w14:paraId="00000246">
      <w:pPr>
        <w:numPr>
          <w:ilvl w:val="1"/>
          <w:numId w:val="71"/>
        </w:numPr>
        <w:ind w:left="1440" w:hanging="360"/>
        <w:rPr>
          <w:ins w:author="Matthew Johnson" w:id="47" w:date="2024-09-03T15:12:11Z"/>
        </w:rPr>
      </w:pPr>
      <w:r w:rsidDel="00000000" w:rsidR="00000000" w:rsidRPr="00000000">
        <w:rPr>
          <w:rtl w:val="0"/>
        </w:rPr>
        <w:t xml:space="preserve">Do changes in the spatial distribution of </w:t>
      </w:r>
      <w:r w:rsidDel="00000000" w:rsidR="00000000" w:rsidRPr="00000000">
        <w:rPr>
          <w:b w:val="1"/>
          <w:rtl w:val="0"/>
        </w:rPr>
        <w:t xml:space="preserve">soil carbon stocks </w:t>
      </w:r>
      <w:r w:rsidDel="00000000" w:rsidR="00000000" w:rsidRPr="00000000">
        <w:rPr>
          <w:rtl w:val="0"/>
        </w:rPr>
        <w:t xml:space="preserve">covary with changes in aboveground carbon stocks?</w:t>
      </w:r>
      <w:ins w:author="Matthew Johnson" w:id="47" w:date="2024-09-03T15:12:11Z">
        <w:r w:rsidDel="00000000" w:rsidR="00000000" w:rsidRPr="00000000">
          <w:rPr>
            <w:rtl w:val="0"/>
          </w:rPr>
        </w:r>
      </w:ins>
    </w:p>
    <w:p w:rsidR="00000000" w:rsidDel="00000000" w:rsidP="00000000" w:rsidRDefault="00000000" w:rsidRPr="00000000" w14:paraId="00000247">
      <w:pPr>
        <w:numPr>
          <w:ilvl w:val="1"/>
          <w:numId w:val="71"/>
        </w:numPr>
        <w:ind w:left="1440" w:hanging="360"/>
      </w:pPr>
      <w:ins w:author="Matthew Johnson" w:id="47" w:date="2024-09-03T15:12:11Z">
        <w:r w:rsidDel="00000000" w:rsidR="00000000" w:rsidRPr="00000000">
          <w:rPr>
            <w:rtl w:val="0"/>
          </w:rPr>
          <w:t xml:space="preserve">How does hydrologic cycling drive spatiotemporal </w:t>
        </w:r>
        <w:r w:rsidDel="00000000" w:rsidR="00000000" w:rsidRPr="00000000">
          <w:rPr>
            <w:rtl w:val="0"/>
          </w:rPr>
          <w:t xml:space="preserve">variability</w:t>
        </w:r>
        <w:r w:rsidDel="00000000" w:rsidR="00000000" w:rsidRPr="00000000">
          <w:rPr>
            <w:rtl w:val="0"/>
          </w:rPr>
          <w:t xml:space="preserve"> of </w:t>
        </w:r>
        <w:r w:rsidDel="00000000" w:rsidR="00000000" w:rsidRPr="00000000">
          <w:rPr>
            <w:rtl w:val="0"/>
          </w:rPr>
          <w:t xml:space="preserve">CO</w:t>
        </w:r>
        <w:r w:rsidDel="00000000" w:rsidR="00000000" w:rsidRPr="00000000">
          <w:rPr>
            <w:rtl w:val="0"/>
          </w:rPr>
          <w:t xml:space="preserve">2</w:t>
        </w:r>
        <w:r w:rsidDel="00000000" w:rsidR="00000000" w:rsidRPr="00000000">
          <w:rPr>
            <w:rtl w:val="0"/>
          </w:rPr>
          <w:t xml:space="preserve">, CH</w:t>
        </w:r>
        <w:r w:rsidDel="00000000" w:rsidR="00000000" w:rsidRPr="00000000">
          <w:rPr>
            <w:rtl w:val="0"/>
          </w:rPr>
          <w:t xml:space="preserve">4</w:t>
        </w:r>
        <w:r w:rsidDel="00000000" w:rsidR="00000000" w:rsidRPr="00000000">
          <w:rPr>
            <w:rtl w:val="0"/>
          </w:rPr>
          <w:t xml:space="preserve">, and lateral carbon fluxes?</w:t>
        </w:r>
      </w:ins>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4A">
      <w:pPr>
        <w:rPr>
          <w:color w:val="ff0000"/>
        </w:rPr>
      </w:pPr>
      <w:r w:rsidDel="00000000" w:rsidR="00000000" w:rsidRPr="00000000">
        <w:rPr>
          <w:b w:val="1"/>
          <w:rtl w:val="0"/>
        </w:rPr>
        <w:t xml:space="preserve">Biodiversity </w:t>
      </w:r>
      <w:r w:rsidDel="00000000" w:rsidR="00000000" w:rsidRPr="00000000">
        <w:rPr>
          <w:rtl w:val="0"/>
        </w:rPr>
      </w:r>
    </w:p>
    <w:p w:rsidR="00000000" w:rsidDel="00000000" w:rsidP="00000000" w:rsidRDefault="00000000" w:rsidRPr="00000000" w14:paraId="0000024B">
      <w:pPr>
        <w:numPr>
          <w:ilvl w:val="0"/>
          <w:numId w:val="71"/>
        </w:numPr>
        <w:ind w:left="720" w:hanging="360"/>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24C">
      <w:pPr>
        <w:numPr>
          <w:ilvl w:val="1"/>
          <w:numId w:val="71"/>
        </w:numPr>
        <w:ind w:left="1440" w:hanging="360"/>
      </w:pPr>
      <w:r w:rsidDel="00000000" w:rsidR="00000000" w:rsidRPr="00000000">
        <w:rPr>
          <w:rtl w:val="0"/>
        </w:rPr>
        <w:t xml:space="preserve">What are the </w:t>
      </w:r>
      <w:r w:rsidDel="00000000" w:rsidR="00000000" w:rsidRPr="00000000">
        <w:rPr>
          <w:b w:val="1"/>
          <w:rtl w:val="0"/>
        </w:rPr>
        <w:t xml:space="preserve">functional trait distributions of tropical forests </w:t>
      </w:r>
      <w:r w:rsidDel="00000000" w:rsidR="00000000" w:rsidRPr="00000000">
        <w:rPr>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24D">
      <w:pPr>
        <w:numPr>
          <w:ilvl w:val="1"/>
          <w:numId w:val="71"/>
        </w:numPr>
        <w:ind w:left="1440" w:hanging="360"/>
      </w:pPr>
      <w:r w:rsidDel="00000000" w:rsidR="00000000" w:rsidRPr="00000000">
        <w:rPr>
          <w:rtl w:val="0"/>
        </w:rPr>
        <w:t xml:space="preserve">To what degree are changing tropical carbon cycle dynamics caused by shifts in </w:t>
      </w:r>
      <w:r w:rsidDel="00000000" w:rsidR="00000000" w:rsidRPr="00000000">
        <w:rPr>
          <w:b w:val="1"/>
          <w:rtl w:val="0"/>
        </w:rPr>
        <w:t xml:space="preserve">plant functional composition</w:t>
      </w:r>
      <w:r w:rsidDel="00000000" w:rsidR="00000000" w:rsidRPr="00000000">
        <w:rPr>
          <w:rtl w:val="0"/>
        </w:rPr>
        <w:t xml:space="preserve">?</w:t>
      </w:r>
    </w:p>
    <w:p w:rsidR="00000000" w:rsidDel="00000000" w:rsidP="00000000" w:rsidRDefault="00000000" w:rsidRPr="00000000" w14:paraId="0000024E">
      <w:pPr>
        <w:numPr>
          <w:ilvl w:val="1"/>
          <w:numId w:val="71"/>
        </w:numPr>
        <w:ind w:left="1440" w:hanging="360"/>
      </w:pPr>
      <w:r w:rsidDel="00000000" w:rsidR="00000000" w:rsidRPr="00000000">
        <w:rPr>
          <w:rtl w:val="0"/>
        </w:rPr>
        <w:t xml:space="preserve">How does geographic and temporal variation in </w:t>
      </w:r>
      <w:r w:rsidDel="00000000" w:rsidR="00000000" w:rsidRPr="00000000">
        <w:rPr>
          <w:b w:val="1"/>
          <w:rtl w:val="0"/>
        </w:rPr>
        <w:t xml:space="preserve">tropical forest phenology</w:t>
      </w:r>
      <w:r w:rsidDel="00000000" w:rsidR="00000000" w:rsidRPr="00000000">
        <w:rPr>
          <w:rtl w:val="0"/>
        </w:rPr>
        <w:t xml:space="preserve"> influence carbon stocks and fluxes, and how is this changing in response to systematic shifts in forcing processes, including climate, land-use, and disturbance regimes?</w:t>
      </w:r>
    </w:p>
    <w:p w:rsidR="00000000" w:rsidDel="00000000" w:rsidP="00000000" w:rsidRDefault="00000000" w:rsidRPr="00000000" w14:paraId="0000024F">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50">
      <w:pPr>
        <w:rPr>
          <w:b w:val="1"/>
          <w:highlight w:val="white"/>
        </w:rPr>
      </w:pPr>
      <w:r w:rsidDel="00000000" w:rsidR="00000000" w:rsidRPr="00000000">
        <w:rPr>
          <w:b w:val="1"/>
          <w:highlight w:val="white"/>
          <w:rtl w:val="0"/>
        </w:rPr>
        <w:t xml:space="preserve">Climate Feedbacks &amp; Interactions </w:t>
      </w:r>
    </w:p>
    <w:p w:rsidR="00000000" w:rsidDel="00000000" w:rsidP="00000000" w:rsidRDefault="00000000" w:rsidRPr="00000000" w14:paraId="00000251">
      <w:pPr>
        <w:numPr>
          <w:ilvl w:val="0"/>
          <w:numId w:val="71"/>
        </w:numPr>
        <w:ind w:left="720" w:hanging="360"/>
      </w:pPr>
      <w:r w:rsidDel="00000000" w:rsidR="00000000" w:rsidRPr="00000000">
        <w:rPr>
          <w:highlight w:val="white"/>
          <w:rtl w:val="0"/>
        </w:rPr>
        <w:t xml:space="preserve">How do </w:t>
      </w:r>
      <w:r w:rsidDel="00000000" w:rsidR="00000000" w:rsidRPr="00000000">
        <w:rPr>
          <w:b w:val="1"/>
          <w:highlight w:val="white"/>
          <w:rtl w:val="0"/>
        </w:rPr>
        <w:t xml:space="preserve">land-atmosphere interactions </w:t>
      </w:r>
      <w:r w:rsidDel="00000000" w:rsidR="00000000" w:rsidRPr="00000000">
        <w:rPr>
          <w:highlight w:val="white"/>
          <w:rtl w:val="0"/>
        </w:rPr>
        <w:t xml:space="preserve">like rainfall recycling vary across tropical forests?</w:t>
      </w:r>
      <w:r w:rsidDel="00000000" w:rsidR="00000000" w:rsidRPr="00000000">
        <w:rPr>
          <w:rtl w:val="0"/>
        </w:rPr>
      </w:r>
    </w:p>
    <w:p w:rsidR="00000000" w:rsidDel="00000000" w:rsidP="00000000" w:rsidRDefault="00000000" w:rsidRPr="00000000" w14:paraId="00000252">
      <w:pPr>
        <w:pStyle w:val="Heading3"/>
        <w:rPr/>
      </w:pPr>
      <w:bookmarkStart w:colFirst="0" w:colLast="0" w:name="_ci41fcynf7lz" w:id="18"/>
      <w:bookmarkEnd w:id="18"/>
      <w:r w:rsidDel="00000000" w:rsidR="00000000" w:rsidRPr="00000000">
        <w:rPr>
          <w:rtl w:val="0"/>
        </w:rPr>
        <w:t xml:space="preserve">3.2 Process Knowledge Gaps</w:t>
      </w:r>
    </w:p>
    <w:p w:rsidR="00000000" w:rsidDel="00000000" w:rsidP="00000000" w:rsidRDefault="00000000" w:rsidRPr="00000000" w14:paraId="00000253">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254">
      <w:pPr>
        <w:rPr>
          <w:highlight w:val="white"/>
        </w:rPr>
      </w:pPr>
      <w:r w:rsidDel="00000000" w:rsidR="00000000" w:rsidRPr="00000000">
        <w:rPr>
          <w:rtl w:val="0"/>
        </w:rPr>
      </w:r>
    </w:p>
    <w:p w:rsidR="00000000" w:rsidDel="00000000" w:rsidP="00000000" w:rsidRDefault="00000000" w:rsidRPr="00000000" w14:paraId="00000255">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Biodiversity</w:t>
      </w:r>
    </w:p>
    <w:p w:rsidR="00000000" w:rsidDel="00000000" w:rsidP="00000000" w:rsidRDefault="00000000" w:rsidRPr="00000000" w14:paraId="00000257">
      <w:pPr>
        <w:numPr>
          <w:ilvl w:val="0"/>
          <w:numId w:val="71"/>
        </w:numPr>
        <w:ind w:left="72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258">
      <w:pPr>
        <w:numPr>
          <w:ilvl w:val="0"/>
          <w:numId w:val="71"/>
        </w:numPr>
        <w:ind w:left="72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259">
      <w:pPr>
        <w:numPr>
          <w:ilvl w:val="0"/>
          <w:numId w:val="71"/>
        </w:numPr>
        <w:ind w:left="72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p>
    <w:p w:rsidR="00000000" w:rsidDel="00000000" w:rsidP="00000000" w:rsidRDefault="00000000" w:rsidRPr="00000000" w14:paraId="0000025A">
      <w:pPr>
        <w:rPr>
          <w:color w:val="ff0000"/>
          <w:highlight w:val="white"/>
        </w:rPr>
      </w:pPr>
      <w:r w:rsidDel="00000000" w:rsidR="00000000" w:rsidRPr="00000000">
        <w:rPr>
          <w:rtl w:val="0"/>
        </w:rPr>
      </w:r>
    </w:p>
    <w:p w:rsidR="00000000" w:rsidDel="00000000" w:rsidP="00000000" w:rsidRDefault="00000000" w:rsidRPr="00000000" w14:paraId="0000025B">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Climate Feedbacks &amp; Interactions — Disturbance Dynamics</w:t>
      </w:r>
    </w:p>
    <w:p w:rsidR="00000000" w:rsidDel="00000000" w:rsidP="00000000" w:rsidRDefault="00000000" w:rsidRPr="00000000" w14:paraId="0000025D">
      <w:pPr>
        <w:numPr>
          <w:ilvl w:val="0"/>
          <w:numId w:val="71"/>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5E">
      <w:pPr>
        <w:numPr>
          <w:ilvl w:val="0"/>
          <w:numId w:val="71"/>
        </w:numPr>
        <w:ind w:left="720" w:hanging="360"/>
        <w:rPr>
          <w:b w:val="1"/>
        </w:rPr>
      </w:pPr>
      <w:r w:rsidDel="00000000" w:rsidR="00000000" w:rsidRPr="00000000">
        <w:rPr>
          <w:rtl w:val="0"/>
        </w:rPr>
        <w:t xml:space="preserve">Do </w:t>
      </w:r>
      <w:r w:rsidDel="00000000" w:rsidR="00000000" w:rsidRPr="00000000">
        <w:rPr>
          <w:b w:val="1"/>
          <w:rtl w:val="0"/>
        </w:rPr>
        <w:t xml:space="preserve">hydroclimatic thresholds</w:t>
      </w:r>
      <w:r w:rsidDel="00000000" w:rsidR="00000000" w:rsidRPr="00000000">
        <w:rPr>
          <w:rtl w:val="0"/>
        </w:rPr>
        <w:t xml:space="preserve">, such as critical soil moisture levels or thermal boundaries that limit forest photosynthesis and respiration, vary within and between tropical continents, and how do hydroclimatic conditions vary along disturbance gradients?</w:t>
      </w:r>
    </w:p>
    <w:p w:rsidR="00000000" w:rsidDel="00000000" w:rsidP="00000000" w:rsidRDefault="00000000" w:rsidRPr="00000000" w14:paraId="0000025F">
      <w:pPr>
        <w:numPr>
          <w:ilvl w:val="0"/>
          <w:numId w:val="71"/>
        </w:numPr>
        <w:ind w:left="720" w:hanging="360"/>
        <w:rPr>
          <w:b w:val="1"/>
        </w:rPr>
      </w:pPr>
      <w:r w:rsidDel="00000000" w:rsidR="00000000" w:rsidRPr="00000000">
        <w:rPr>
          <w:rtl w:val="0"/>
        </w:rPr>
        <w:t xml:space="preserve">What is the relative influence of </w:t>
      </w:r>
      <w:r w:rsidDel="00000000" w:rsidR="00000000" w:rsidRPr="00000000">
        <w:rPr>
          <w:b w:val="1"/>
          <w:rtl w:val="0"/>
        </w:rPr>
        <w:t xml:space="preserve">changing hydroperiods and river connectivity </w:t>
      </w:r>
      <w:r w:rsidDel="00000000" w:rsidR="00000000" w:rsidRPr="00000000">
        <w:rPr>
          <w:rtl w:val="0"/>
        </w:rPr>
        <w:t xml:space="preserve">from tropical flooded, wetland, and peatland forests on carbon fluxes?</w:t>
      </w:r>
    </w:p>
    <w:p w:rsidR="00000000" w:rsidDel="00000000" w:rsidP="00000000" w:rsidRDefault="00000000" w:rsidRPr="00000000" w14:paraId="00000260">
      <w:pPr>
        <w:numPr>
          <w:ilvl w:val="0"/>
          <w:numId w:val="71"/>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w:t>
      </w:r>
    </w:p>
    <w:p w:rsidR="00000000" w:rsidDel="00000000" w:rsidP="00000000" w:rsidRDefault="00000000" w:rsidRPr="00000000" w14:paraId="00000261">
      <w:pPr>
        <w:numPr>
          <w:ilvl w:val="0"/>
          <w:numId w:val="71"/>
        </w:numPr>
        <w:ind w:left="720" w:hanging="360"/>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 including </w:t>
      </w:r>
      <w:r w:rsidDel="00000000" w:rsidR="00000000" w:rsidRPr="00000000">
        <w:rPr>
          <w:color w:val="1f1f1f"/>
          <w:highlight w:val="white"/>
          <w:rtl w:val="0"/>
        </w:rPr>
        <w:t xml:space="preserve">evapotranspiration, albedo, roughness, land surface temperature, and humidity</w:t>
      </w:r>
      <w:r w:rsidDel="00000000" w:rsidR="00000000" w:rsidRPr="00000000">
        <w:rPr>
          <w:rtl w:val="0"/>
        </w:rPr>
        <w:t xml:space="preserv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64">
      <w:pPr>
        <w:rPr>
          <w:b w:val="1"/>
        </w:rPr>
      </w:pPr>
      <w:r w:rsidDel="00000000" w:rsidR="00000000" w:rsidRPr="00000000">
        <w:rPr>
          <w:b w:val="1"/>
          <w:rtl w:val="0"/>
        </w:rPr>
        <w:t xml:space="preserve">SES – Disturbance Dynamics</w:t>
      </w:r>
    </w:p>
    <w:p w:rsidR="00000000" w:rsidDel="00000000" w:rsidP="00000000" w:rsidRDefault="00000000" w:rsidRPr="00000000" w14:paraId="00000265">
      <w:pPr>
        <w:numPr>
          <w:ilvl w:val="0"/>
          <w:numId w:val="71"/>
        </w:numPr>
        <w:ind w:left="720" w:hanging="360"/>
        <w:rPr>
          <w:highlight w:val="white"/>
        </w:rPr>
      </w:pPr>
      <w:r w:rsidDel="00000000" w:rsidR="00000000" w:rsidRPr="00000000">
        <w:rPr>
          <w:rtl w:val="0"/>
        </w:rPr>
        <w:t xml:space="preserve">What is the spatial scale at which tropical deforestation and degradation impacts on water and sensible heat fluxes are sufficiently extensive to affect the planetary </w:t>
      </w:r>
      <w:r w:rsidDel="00000000" w:rsidR="00000000" w:rsidRPr="00000000">
        <w:rPr>
          <w:b w:val="1"/>
          <w:rtl w:val="0"/>
        </w:rPr>
        <w:t xml:space="preserve">boundary layer </w:t>
      </w:r>
      <w:r w:rsidDel="00000000" w:rsidR="00000000" w:rsidRPr="00000000">
        <w:rPr>
          <w:rtl w:val="0"/>
        </w:rPr>
        <w:t xml:space="preserve">and </w:t>
      </w:r>
      <w:r w:rsidDel="00000000" w:rsidR="00000000" w:rsidRPr="00000000">
        <w:rPr>
          <w:b w:val="1"/>
          <w:rtl w:val="0"/>
        </w:rPr>
        <w:t xml:space="preserve">convective development</w:t>
      </w:r>
      <w:r w:rsidDel="00000000" w:rsidR="00000000" w:rsidRPr="00000000">
        <w:rPr>
          <w:rtl w:val="0"/>
        </w:rPr>
        <w:t xml:space="preserve">, thus impacting climate?</w:t>
      </w:r>
      <w:r w:rsidDel="00000000" w:rsidR="00000000" w:rsidRPr="00000000">
        <w:rPr>
          <w:rtl w:val="0"/>
        </w:rPr>
      </w:r>
    </w:p>
    <w:p w:rsidR="00000000" w:rsidDel="00000000" w:rsidP="00000000" w:rsidRDefault="00000000" w:rsidRPr="00000000" w14:paraId="00000266">
      <w:pPr>
        <w:numPr>
          <w:ilvl w:val="0"/>
          <w:numId w:val="71"/>
        </w:numPr>
        <w:ind w:left="720" w:hanging="360"/>
      </w:pPr>
      <w:r w:rsidDel="00000000" w:rsidR="00000000" w:rsidRPr="00000000">
        <w:rPr>
          <w:rtl w:val="0"/>
        </w:rPr>
        <w:t xml:space="preserve">How are changing disturbance regimes (e.g., drought, fire, storms, land-use change)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p>
    <w:p w:rsidR="00000000" w:rsidDel="00000000" w:rsidP="00000000" w:rsidRDefault="00000000" w:rsidRPr="00000000" w14:paraId="00000267">
      <w:pPr>
        <w:numPr>
          <w:ilvl w:val="0"/>
          <w:numId w:val="71"/>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268">
      <w:pPr>
        <w:numPr>
          <w:ilvl w:val="0"/>
          <w:numId w:val="71"/>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6B">
      <w:pPr>
        <w:rPr>
          <w:b w:val="1"/>
          <w:highlight w:val="white"/>
        </w:rPr>
      </w:pPr>
      <w:r w:rsidDel="00000000" w:rsidR="00000000" w:rsidRPr="00000000">
        <w:rPr>
          <w:b w:val="1"/>
          <w:highlight w:val="white"/>
          <w:rtl w:val="0"/>
        </w:rPr>
        <w:t xml:space="preserve">SES</w:t>
      </w:r>
    </w:p>
    <w:p w:rsidR="00000000" w:rsidDel="00000000" w:rsidP="00000000" w:rsidRDefault="00000000" w:rsidRPr="00000000" w14:paraId="0000026C">
      <w:pPr>
        <w:numPr>
          <w:ilvl w:val="0"/>
          <w:numId w:val="71"/>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3"/>
        <w:rPr/>
      </w:pPr>
      <w:bookmarkStart w:colFirst="0" w:colLast="0" w:name="_j4eyjqb1ighr" w:id="19"/>
      <w:bookmarkEnd w:id="19"/>
      <w:r w:rsidDel="00000000" w:rsidR="00000000" w:rsidRPr="00000000">
        <w:rPr>
          <w:rtl w:val="0"/>
        </w:rPr>
        <w:t xml:space="preserve">3.3 </w:t>
      </w:r>
      <w:r w:rsidDel="00000000" w:rsidR="00000000" w:rsidRPr="00000000">
        <w:rPr>
          <w:highlight w:val="yellow"/>
          <w:rtl w:val="0"/>
        </w:rPr>
        <w:t xml:space="preserve">Prediction/Projection</w:t>
      </w:r>
      <w:r w:rsidDel="00000000" w:rsidR="00000000" w:rsidRPr="00000000">
        <w:rPr>
          <w:rtl w:val="0"/>
        </w:rPr>
        <w:t xml:space="preserve"> Knowledge Gaps</w:t>
      </w:r>
    </w:p>
    <w:p w:rsidR="00000000" w:rsidDel="00000000" w:rsidP="00000000" w:rsidRDefault="00000000" w:rsidRPr="00000000" w14:paraId="0000026F">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b w:val="1"/>
          <w:color w:val="ff0000"/>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 xml:space="preserve">Biogeochemical Cycling</w:t>
      </w:r>
    </w:p>
    <w:p w:rsidR="00000000" w:rsidDel="00000000" w:rsidP="00000000" w:rsidRDefault="00000000" w:rsidRPr="00000000" w14:paraId="00000273">
      <w:pPr>
        <w:numPr>
          <w:ilvl w:val="0"/>
          <w:numId w:val="71"/>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(e.g., drought, fires, flooding)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74">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Biodiversity </w:t>
      </w:r>
    </w:p>
    <w:p w:rsidR="00000000" w:rsidDel="00000000" w:rsidP="00000000" w:rsidRDefault="00000000" w:rsidRPr="00000000" w14:paraId="00000276">
      <w:pPr>
        <w:numPr>
          <w:ilvl w:val="0"/>
          <w:numId w:val="71"/>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77">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Disturbance Dynamics </w:t>
      </w:r>
    </w:p>
    <w:p w:rsidR="00000000" w:rsidDel="00000000" w:rsidP="00000000" w:rsidRDefault="00000000" w:rsidRPr="00000000" w14:paraId="00000279">
      <w:pPr>
        <w:numPr>
          <w:ilvl w:val="0"/>
          <w:numId w:val="71"/>
        </w:numPr>
        <w:ind w:left="720" w:hanging="360"/>
      </w:pPr>
      <w:r w:rsidDel="00000000" w:rsidR="00000000" w:rsidRPr="00000000">
        <w:rPr>
          <w:rtl w:val="0"/>
        </w:rPr>
        <w:t xml:space="preserve">How will climate warming and shifting extreme events (drought, heat, flooding)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p>
    <w:p w:rsidR="00000000" w:rsidDel="00000000" w:rsidP="00000000" w:rsidRDefault="00000000" w:rsidRPr="00000000" w14:paraId="0000027A">
      <w:pPr>
        <w:rPr>
          <w:b w:val="1"/>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CFI | SES</w:t>
      </w:r>
    </w:p>
    <w:p w:rsidR="00000000" w:rsidDel="00000000" w:rsidP="00000000" w:rsidRDefault="00000000" w:rsidRPr="00000000" w14:paraId="0000027C">
      <w:pPr>
        <w:numPr>
          <w:ilvl w:val="0"/>
          <w:numId w:val="71"/>
        </w:numPr>
        <w:ind w:left="720" w:hanging="360"/>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w:t>
      </w:r>
      <w:r w:rsidDel="00000000" w:rsidR="00000000" w:rsidRPr="00000000">
        <w:rPr>
          <w:rtl w:val="0"/>
        </w:rPr>
        <w:t xml:space="preserve">balance via changes in seasonal rainfall timing and duration, evapotranspiration, soil and groundwater, stream and river flows, and runoff?</w:t>
      </w:r>
    </w:p>
    <w:p w:rsidR="00000000" w:rsidDel="00000000" w:rsidP="00000000" w:rsidRDefault="00000000" w:rsidRPr="00000000" w14:paraId="0000027D">
      <w:pPr>
        <w:numPr>
          <w:ilvl w:val="0"/>
          <w:numId w:val="71"/>
        </w:numPr>
        <w:ind w:left="720" w:hanging="360"/>
      </w:pPr>
      <w:r w:rsidDel="00000000" w:rsidR="00000000" w:rsidRPr="00000000">
        <w:rPr>
          <w:rtl w:val="0"/>
        </w:rPr>
        <w:t xml:space="preserve">In what ways will </w:t>
      </w:r>
      <w:r w:rsidDel="00000000" w:rsidR="00000000" w:rsidRPr="00000000">
        <w:rPr>
          <w:b w:val="1"/>
          <w:rtl w:val="0"/>
        </w:rPr>
        <w:t xml:space="preserve">tropical 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impacts on precipitation, freshwater resources, and water quality?</w:t>
      </w:r>
    </w:p>
    <w:p w:rsidR="00000000" w:rsidDel="00000000" w:rsidP="00000000" w:rsidRDefault="00000000" w:rsidRPr="00000000" w14:paraId="0000027E">
      <w:pPr>
        <w:numPr>
          <w:ilvl w:val="0"/>
          <w:numId w:val="71"/>
        </w:numPr>
        <w:ind w:left="720" w:hanging="360"/>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bioeconomies, </w:t>
      </w:r>
      <w:r w:rsidDel="00000000" w:rsidR="00000000" w:rsidRPr="00000000">
        <w:rPr>
          <w:highlight w:val="white"/>
          <w:rtl w:val="0"/>
        </w:rPr>
        <w:t xml:space="preserve">water availability, agricultural production, human health, and cultural practices?</w:t>
      </w:r>
      <w:r w:rsidDel="00000000" w:rsidR="00000000" w:rsidRPr="00000000">
        <w:rPr>
          <w:rtl w:val="0"/>
        </w:rPr>
      </w:r>
    </w:p>
    <w:p w:rsidR="00000000" w:rsidDel="00000000" w:rsidP="00000000" w:rsidRDefault="00000000" w:rsidRPr="00000000" w14:paraId="0000027F">
      <w:pPr>
        <w:pStyle w:val="Heading2"/>
        <w:rPr/>
      </w:pPr>
      <w:bookmarkStart w:colFirst="0" w:colLast="0" w:name="_103rddclnjs1" w:id="20"/>
      <w:bookmarkEnd w:id="20"/>
      <w:r w:rsidDel="00000000" w:rsidR="00000000" w:rsidRPr="00000000">
        <w:rPr>
          <w:rtl w:val="0"/>
        </w:rPr>
        <w:t xml:space="preserve">4. Scientific Advancement from PANGEA</w:t>
      </w:r>
    </w:p>
    <w:p w:rsidR="00000000" w:rsidDel="00000000" w:rsidP="00000000" w:rsidRDefault="00000000" w:rsidRPr="00000000" w14:paraId="00000280">
      <w:pPr>
        <w:widowControl w:val="0"/>
        <w:numPr>
          <w:ilvl w:val="0"/>
          <w:numId w:val="86"/>
        </w:numPr>
        <w:ind w:left="720" w:hanging="360"/>
      </w:pPr>
      <w:r w:rsidDel="00000000" w:rsidR="00000000" w:rsidRPr="00000000">
        <w:rPr>
          <w:rtl w:val="0"/>
        </w:rPr>
        <w:t xml:space="preserve">Remote sensing </w:t>
      </w:r>
    </w:p>
    <w:p w:rsidR="00000000" w:rsidDel="00000000" w:rsidP="00000000" w:rsidRDefault="00000000" w:rsidRPr="00000000" w14:paraId="00000281">
      <w:pPr>
        <w:widowControl w:val="0"/>
        <w:numPr>
          <w:ilvl w:val="1"/>
          <w:numId w:val="86"/>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82">
      <w:pPr>
        <w:widowControl w:val="0"/>
        <w:numPr>
          <w:ilvl w:val="1"/>
          <w:numId w:val="86"/>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83">
      <w:pPr>
        <w:widowControl w:val="0"/>
        <w:numPr>
          <w:ilvl w:val="1"/>
          <w:numId w:val="86"/>
        </w:numPr>
        <w:ind w:left="1440" w:hanging="360"/>
      </w:pPr>
      <w:r w:rsidDel="00000000" w:rsidR="00000000" w:rsidRPr="00000000">
        <w:rPr>
          <w:rtl w:val="0"/>
        </w:rPr>
        <w:t xml:space="preserve">Scales mismatch</w:t>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ind w:left="0" w:firstLine="0"/>
        <w:rPr/>
      </w:pPr>
      <w:commentRangeStart w:id="245"/>
      <w:r w:rsidDel="00000000" w:rsidR="00000000" w:rsidRPr="00000000">
        <w:rPr>
          <w:rtl w:val="0"/>
        </w:rPr>
        <w:t xml:space="preserve">Attempts</w:t>
      </w:r>
      <w:commentRangeEnd w:id="245"/>
      <w:r w:rsidDel="00000000" w:rsidR="00000000" w:rsidRPr="00000000">
        <w:commentReference w:id="245"/>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8A">
      <w:pPr>
        <w:pStyle w:val="Heading2"/>
        <w:rPr/>
      </w:pPr>
      <w:bookmarkStart w:colFirst="0" w:colLast="0" w:name="_7t2ogl1w37ed" w:id="21"/>
      <w:bookmarkEnd w:id="21"/>
      <w:r w:rsidDel="00000000" w:rsidR="00000000" w:rsidRPr="00000000">
        <w:rPr>
          <w:rtl w:val="0"/>
        </w:rPr>
        <w:t xml:space="preserve">5</w:t>
      </w:r>
      <w:commentRangeStart w:id="246"/>
      <w:r w:rsidDel="00000000" w:rsidR="00000000" w:rsidRPr="00000000">
        <w:rPr>
          <w:rtl w:val="0"/>
        </w:rPr>
        <w:t xml:space="preserve">. Critical Role of NASA Remote Sensing</w:t>
      </w:r>
      <w:commentRangeEnd w:id="246"/>
      <w:r w:rsidDel="00000000" w:rsidR="00000000" w:rsidRPr="00000000">
        <w:commentReference w:id="246"/>
      </w:r>
      <w:r w:rsidDel="00000000" w:rsidR="00000000" w:rsidRPr="00000000">
        <w:rPr>
          <w:rtl w:val="0"/>
        </w:rPr>
      </w:r>
    </w:p>
    <w:p w:rsidR="00000000" w:rsidDel="00000000" w:rsidP="00000000" w:rsidRDefault="00000000" w:rsidRPr="00000000" w14:paraId="0000028B">
      <w:pPr>
        <w:ind w:left="0" w:firstLine="0"/>
        <w:rPr>
          <w:color w:val="ff0000"/>
        </w:rPr>
      </w:pPr>
      <w:commentRangeStart w:id="247"/>
      <w:r w:rsidDel="00000000" w:rsidR="00000000" w:rsidRPr="00000000">
        <w:rPr>
          <w:color w:val="ff0000"/>
          <w:rtl w:val="0"/>
        </w:rPr>
        <w:t xml:space="preserve">PANGEA</w:t>
      </w:r>
      <w:commentRangeEnd w:id="247"/>
      <w:r w:rsidDel="00000000" w:rsidR="00000000" w:rsidRPr="00000000">
        <w:commentReference w:id="247"/>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8C">
      <w:pPr>
        <w:ind w:left="0" w:firstLine="0"/>
        <w:rPr>
          <w:color w:val="ff0000"/>
        </w:rPr>
      </w:pPr>
      <w:r w:rsidDel="00000000" w:rsidR="00000000" w:rsidRPr="00000000">
        <w:rPr>
          <w:rtl w:val="0"/>
        </w:rPr>
      </w:r>
    </w:p>
    <w:p w:rsidR="00000000" w:rsidDel="00000000" w:rsidP="00000000" w:rsidRDefault="00000000" w:rsidRPr="00000000" w14:paraId="0000028D">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8E">
      <w:pPr>
        <w:ind w:left="0" w:firstLine="0"/>
        <w:rPr>
          <w:color w:val="ff0000"/>
        </w:rPr>
      </w:pPr>
      <w:r w:rsidDel="00000000" w:rsidR="00000000" w:rsidRPr="00000000">
        <w:rPr>
          <w:rtl w:val="0"/>
        </w:rPr>
      </w:r>
    </w:p>
    <w:p w:rsidR="00000000" w:rsidDel="00000000" w:rsidP="00000000" w:rsidRDefault="00000000" w:rsidRPr="00000000" w14:paraId="0000028F">
      <w:pPr>
        <w:numPr>
          <w:ilvl w:val="0"/>
          <w:numId w:val="56"/>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90">
      <w:pPr>
        <w:numPr>
          <w:ilvl w:val="1"/>
          <w:numId w:val="56"/>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91">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248"/>
      <w:r w:rsidDel="00000000" w:rsidR="00000000" w:rsidRPr="00000000">
        <w:rPr>
          <w:color w:val="ff0000"/>
          <w:rtl w:val="0"/>
        </w:rPr>
        <w:t xml:space="preserve">Rayner et al., 2002</w:t>
      </w:r>
      <w:commentRangeEnd w:id="248"/>
      <w:r w:rsidDel="00000000" w:rsidR="00000000" w:rsidRPr="00000000">
        <w:commentReference w:id="248"/>
      </w:r>
      <w:r w:rsidDel="00000000" w:rsidR="00000000" w:rsidRPr="00000000">
        <w:rPr>
          <w:color w:val="ff0000"/>
          <w:rtl w:val="0"/>
        </w:rPr>
        <w:t xml:space="preserve">; </w:t>
      </w:r>
      <w:commentRangeStart w:id="249"/>
      <w:r w:rsidDel="00000000" w:rsidR="00000000" w:rsidRPr="00000000">
        <w:rPr>
          <w:color w:val="ff0000"/>
          <w:rtl w:val="0"/>
        </w:rPr>
        <w:t xml:space="preserve">Qu et al., 2021</w:t>
      </w:r>
      <w:commentRangeEnd w:id="249"/>
      <w:r w:rsidDel="00000000" w:rsidR="00000000" w:rsidRPr="00000000">
        <w:commentReference w:id="249"/>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92">
      <w:pPr>
        <w:numPr>
          <w:ilvl w:val="0"/>
          <w:numId w:val="56"/>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93">
      <w:pPr>
        <w:numPr>
          <w:ilvl w:val="1"/>
          <w:numId w:val="56"/>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94">
      <w:pPr>
        <w:pStyle w:val="Heading2"/>
        <w:rPr/>
      </w:pPr>
      <w:bookmarkStart w:colFirst="0" w:colLast="0" w:name="_krtr9hnd65qf" w:id="22"/>
      <w:bookmarkEnd w:id="22"/>
      <w:r w:rsidDel="00000000" w:rsidR="00000000" w:rsidRPr="00000000">
        <w:rPr>
          <w:rtl w:val="0"/>
        </w:rPr>
        <w:t xml:space="preserve">6</w:t>
      </w:r>
      <w:r w:rsidDel="00000000" w:rsidR="00000000" w:rsidRPr="00000000">
        <w:rPr>
          <w:rtl w:val="0"/>
        </w:rPr>
        <w:t xml:space="preserve">. Research Strategy and </w:t>
      </w:r>
      <w:commentRangeStart w:id="250"/>
      <w:r w:rsidDel="00000000" w:rsidR="00000000" w:rsidRPr="00000000">
        <w:rPr>
          <w:rtl w:val="0"/>
        </w:rPr>
        <w:t xml:space="preserve">Study Design</w:t>
      </w:r>
      <w:commentRangeEnd w:id="250"/>
      <w:r w:rsidDel="00000000" w:rsidR="00000000" w:rsidRPr="00000000">
        <w:commentReference w:id="250"/>
      </w:r>
      <w:r w:rsidDel="00000000" w:rsidR="00000000" w:rsidRPr="00000000">
        <w:rPr>
          <w:rtl w:val="0"/>
        </w:rPr>
        <w:t xml:space="preserve"> (scientific feasibility) </w:t>
      </w:r>
    </w:p>
    <w:p w:rsidR="00000000" w:rsidDel="00000000" w:rsidP="00000000" w:rsidRDefault="00000000" w:rsidRPr="00000000" w14:paraId="00000295">
      <w:pPr>
        <w:pStyle w:val="Heading3"/>
        <w:rPr/>
      </w:pPr>
      <w:bookmarkStart w:colFirst="0" w:colLast="0" w:name="_a7rsc2zcb4s" w:id="23"/>
      <w:bookmarkEnd w:id="23"/>
      <w:r w:rsidDel="00000000" w:rsidR="00000000" w:rsidRPr="00000000">
        <w:rPr>
          <w:rtl w:val="0"/>
        </w:rPr>
        <w:t xml:space="preserve">6</w:t>
      </w:r>
      <w:commentRangeStart w:id="251"/>
      <w:r w:rsidDel="00000000" w:rsidR="00000000" w:rsidRPr="00000000">
        <w:rPr>
          <w:rtl w:val="0"/>
        </w:rPr>
        <w:t xml:space="preserve">.1 Overall Study Design</w:t>
      </w:r>
      <w:commentRangeEnd w:id="251"/>
      <w:r w:rsidDel="00000000" w:rsidR="00000000" w:rsidRPr="00000000">
        <w:commentReference w:id="251"/>
      </w: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52"/>
      <w:r w:rsidDel="00000000" w:rsidR="00000000" w:rsidRPr="00000000">
        <w:rPr>
          <w:rtl w:val="0"/>
        </w:rPr>
        <w:t xml:space="preserve">CEOS</w:t>
      </w:r>
      <w:commentRangeEnd w:id="252"/>
      <w:r w:rsidDel="00000000" w:rsidR="00000000" w:rsidRPr="00000000">
        <w:commentReference w:id="252"/>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color w:val="ff0000"/>
        </w:rPr>
      </w:pPr>
      <w:r w:rsidDel="00000000" w:rsidR="00000000" w:rsidRPr="00000000">
        <w:rPr>
          <w:color w:val="ff0000"/>
          <w:rtl w:val="0"/>
        </w:rPr>
        <w:t xml:space="preserve">[brief mention of scaling strategy concept/framework]</w:t>
      </w:r>
      <w:commentRangeStart w:id="253"/>
      <w:r w:rsidDel="00000000" w:rsidR="00000000" w:rsidRPr="00000000">
        <w:rPr>
          <w:rtl w:val="0"/>
        </w:rPr>
      </w:r>
    </w:p>
    <w:p w:rsidR="00000000" w:rsidDel="00000000" w:rsidP="00000000" w:rsidRDefault="00000000" w:rsidRPr="00000000" w14:paraId="0000029F">
      <w:pPr>
        <w:rPr/>
      </w:pPr>
      <w:commentRangeEnd w:id="253"/>
      <w:r w:rsidDel="00000000" w:rsidR="00000000" w:rsidRPr="00000000">
        <w:commentReference w:id="253"/>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Functional requirements: </w:t>
      </w:r>
    </w:p>
    <w:p w:rsidR="00000000" w:rsidDel="00000000" w:rsidP="00000000" w:rsidRDefault="00000000" w:rsidRPr="00000000" w14:paraId="000002A1">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A2">
            <w:pPr>
              <w:spacing w:after="40" w:line="228" w:lineRule="auto"/>
              <w:rPr>
                <w:rFonts w:ascii="Avenir" w:cs="Avenir" w:eastAsia="Avenir" w:hAnsi="Avenir"/>
                <w:b w:val="1"/>
                <w:color w:val="ffffff"/>
                <w:sz w:val="20"/>
                <w:szCs w:val="20"/>
              </w:rPr>
            </w:pPr>
            <w:commentRangeStart w:id="254"/>
            <w:commentRangeStart w:id="255"/>
            <w:commentRangeStart w:id="256"/>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A4">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A5">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A6">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A7">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A8">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A9">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AA">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AB">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AC">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AD">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AE">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AF">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0">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1">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2">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3">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4">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5">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B6">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B7">
      <w:pPr>
        <w:numPr>
          <w:ilvl w:val="1"/>
          <w:numId w:val="4"/>
        </w:numPr>
        <w:ind w:left="1440" w:hanging="360"/>
      </w:pPr>
      <w:commentRangeStart w:id="257"/>
      <w:r w:rsidDel="00000000" w:rsidR="00000000" w:rsidRPr="00000000">
        <w:rPr>
          <w:rtl w:val="0"/>
        </w:rPr>
        <w:t xml:space="preserve">g data from many people in many countries and many sources</w:t>
      </w:r>
      <w:commentRangeEnd w:id="257"/>
      <w:r w:rsidDel="00000000" w:rsidR="00000000" w:rsidRPr="00000000">
        <w:commentReference w:id="257"/>
      </w:r>
      <w:r w:rsidDel="00000000" w:rsidR="00000000" w:rsidRPr="00000000">
        <w:rPr>
          <w:rtl w:val="0"/>
        </w:rPr>
      </w:r>
    </w:p>
    <w:p w:rsidR="00000000" w:rsidDel="00000000" w:rsidP="00000000" w:rsidRDefault="00000000" w:rsidRPr="00000000" w14:paraId="000002B8">
      <w:pPr>
        <w:pStyle w:val="Heading3"/>
        <w:rPr/>
      </w:pPr>
      <w:bookmarkStart w:colFirst="0" w:colLast="0" w:name="_kw1o5d63g5dw" w:id="24"/>
      <w:bookmarkEnd w:id="24"/>
      <w:r w:rsidDel="00000000" w:rsidR="00000000" w:rsidRPr="00000000">
        <w:rPr>
          <w:rtl w:val="0"/>
        </w:rPr>
        <w:t xml:space="preserve">6.2 Essential Scientific Measurements</w:t>
      </w:r>
    </w:p>
    <w:p w:rsidR="00000000" w:rsidDel="00000000" w:rsidP="00000000" w:rsidRDefault="00000000" w:rsidRPr="00000000" w14:paraId="000002B9">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BA">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C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C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C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C8">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C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C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C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C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CD">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CE">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CF">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D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D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3">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D4">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D5">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D6">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D7">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D8">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D9">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D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DB">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DC">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DD">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DE">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DF">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E0">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E1">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2">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E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E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E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E6">
            <w:pPr>
              <w:numPr>
                <w:ilvl w:val="0"/>
                <w:numId w:val="6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E7">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E8">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E9">
            <w:pPr>
              <w:numPr>
                <w:ilvl w:val="0"/>
                <w:numId w:val="6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EA">
            <w:pPr>
              <w:numPr>
                <w:ilvl w:val="0"/>
                <w:numId w:val="6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E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EC">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ED">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E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E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1">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3">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F4">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F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8">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9">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FA">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FB">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F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F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F">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0">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301">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02">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30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4">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6">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7">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08">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09">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0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B">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C">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D">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0E">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0F">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10">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11">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4"/>
        <w:rPr/>
      </w:pPr>
      <w:bookmarkStart w:colFirst="0" w:colLast="0" w:name="_8hvwu2pr0zwb" w:id="25"/>
      <w:bookmarkEnd w:id="25"/>
      <w:r w:rsidDel="00000000" w:rsidR="00000000" w:rsidRPr="00000000">
        <w:rPr>
          <w:rtl w:val="0"/>
        </w:rPr>
        <w:t xml:space="preserve">6.2.1 </w:t>
      </w:r>
      <w:commentRangeStart w:id="258"/>
      <w:r w:rsidDel="00000000" w:rsidR="00000000" w:rsidRPr="00000000">
        <w:rPr>
          <w:rtl w:val="0"/>
        </w:rPr>
        <w:t xml:space="preserve">Satellite Remote Sensing Observations</w:t>
      </w:r>
      <w:commentRangeEnd w:id="258"/>
      <w:r w:rsidDel="00000000" w:rsidR="00000000" w:rsidRPr="00000000">
        <w:commentReference w:id="258"/>
      </w: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numPr>
          <w:ilvl w:val="0"/>
          <w:numId w:val="78"/>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1C">
      <w:pPr>
        <w:numPr>
          <w:ilvl w:val="0"/>
          <w:numId w:val="78"/>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1D">
      <w:pPr>
        <w:numPr>
          <w:ilvl w:val="1"/>
          <w:numId w:val="78"/>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1E">
      <w:pPr>
        <w:numPr>
          <w:ilvl w:val="1"/>
          <w:numId w:val="78"/>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1F">
      <w:pPr>
        <w:numPr>
          <w:ilvl w:val="1"/>
          <w:numId w:val="78"/>
        </w:numPr>
        <w:ind w:left="1440" w:hanging="360"/>
        <w:rPr>
          <w:u w:val="none"/>
        </w:rPr>
      </w:pPr>
      <w:commentRangeStart w:id="259"/>
      <w:r w:rsidDel="00000000" w:rsidR="00000000" w:rsidRPr="00000000">
        <w:rPr>
          <w:rtl w:val="0"/>
        </w:rPr>
        <w:t xml:space="preserve">BIOMASS</w:t>
      </w:r>
      <w:commentRangeEnd w:id="259"/>
      <w:r w:rsidDel="00000000" w:rsidR="00000000" w:rsidRPr="00000000">
        <w:commentReference w:id="259"/>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60"/>
            <w:r w:rsidDel="00000000" w:rsidR="00000000" w:rsidRPr="00000000">
              <w:rPr>
                <w:rtl w:val="0"/>
              </w:rPr>
              <w:t xml:space="preserve">SMAP</w:t>
            </w:r>
            <w:commentRangeEnd w:id="260"/>
            <w:r w:rsidDel="00000000" w:rsidR="00000000" w:rsidRPr="00000000">
              <w:commentReference w:id="26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48" w:date="2024-09-02T00:56:06Z"/>
              </w:rPr>
            </w:pPr>
            <w:ins w:author="Robinson Negron-Juarez" w:id="48" w:date="2024-09-02T00:56:06Z">
              <w:r w:rsidDel="00000000" w:rsidR="00000000" w:rsidRPr="00000000">
                <w:rPr>
                  <w:rtl w:val="0"/>
                </w:rPr>
                <w:t xml:space="preserve">SMAP exhibits </w:t>
              </w:r>
              <w:r w:rsidDel="00000000" w:rsidR="00000000" w:rsidRPr="00000000">
                <w:rPr>
                  <w:rtl w:val="0"/>
                </w:rPr>
                <w:t xml:space="preserve">a notable </w:t>
              </w:r>
              <w:r w:rsidDel="00000000" w:rsidR="00000000" w:rsidRPr="00000000">
                <w:rPr>
                  <w:rtl w:val="0"/>
                </w:rPr>
                <w:t xml:space="preserve">bias in tropical forests (</w:t>
              </w:r>
              <w:commentRangeStart w:id="261"/>
              <w:r w:rsidDel="00000000" w:rsidR="00000000" w:rsidRPr="00000000">
                <w:rPr>
                  <w:rtl w:val="0"/>
                </w:rPr>
                <w:t xml:space="preserve">Cho et al. 2023</w:t>
              </w:r>
              <w:commentRangeEnd w:id="261"/>
              <w:r w:rsidDel="00000000" w:rsidR="00000000" w:rsidRPr="00000000">
                <w:commentReference w:id="261"/>
              </w:r>
              <w:r w:rsidDel="00000000" w:rsidR="00000000" w:rsidRPr="00000000">
                <w:rPr>
                  <w:rtl w:val="0"/>
                </w:rPr>
                <w:t xml:space="preserve">).However,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advancements</w:t>
              </w:r>
              <w:r w:rsidDel="00000000" w:rsidR="00000000" w:rsidRPr="00000000">
                <w:rPr>
                  <w:rtl w:val="0"/>
                </w:rPr>
                <w:t xml:space="preserve"> have been achieved by employing the Maximum Entropy Algorithm on SMAP (</w:t>
              </w:r>
              <w:commentRangeStart w:id="262"/>
              <w:r w:rsidDel="00000000" w:rsidR="00000000" w:rsidRPr="00000000">
                <w:rPr>
                  <w:rtl w:val="0"/>
                </w:rPr>
                <w:t xml:space="preserve">Wang et al. 2023</w:t>
              </w:r>
              <w:commentRangeEnd w:id="262"/>
              <w:r w:rsidDel="00000000" w:rsidR="00000000" w:rsidRPr="00000000">
                <w:commentReference w:id="262"/>
              </w:r>
              <w:r w:rsidDel="00000000" w:rsidR="00000000" w:rsidRPr="00000000">
                <w:rPr>
                  <w:rtl w:val="0"/>
                </w:rPr>
                <w:t xml:space="preserve">).</w:t>
              </w:r>
              <w:r w:rsidDel="00000000" w:rsidR="00000000" w:rsidRPr="00000000">
                <w:rPr>
                  <w:rtl w:val="0"/>
                </w:rPr>
                <w:t xml:space="preserve">The scarcity of ground-based soil moisture observations remains a critical barrier to further enhancements</w:t>
              </w:r>
              <w:r w:rsidDel="00000000" w:rsidR="00000000" w:rsidRPr="00000000">
                <w:rPr>
                  <w:rtl w:val="0"/>
                </w:rPr>
              </w:r>
            </w:ins>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48" w:date="2024-09-02T00:56:06Z"/>
              </w:rPr>
            </w:pPr>
            <w:ins w:author="Robinson Negron-Juarez" w:id="48" w:date="2024-09-02T00:56:06Z">
              <w:r w:rsidDel="00000000" w:rsidR="00000000" w:rsidRPr="00000000">
                <w:rPr>
                  <w:rtl w:val="0"/>
                </w:rPr>
              </w:r>
            </w:ins>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Robinson Negron-Juarez" w:id="50" w:date="2024-09-02T01:11:14Z">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ins>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263"/>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63"/>
            <w:r w:rsidDel="00000000" w:rsidR="00000000" w:rsidRPr="00000000">
              <w:commentReference w:id="26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4"/>
        <w:rPr/>
      </w:pPr>
      <w:bookmarkStart w:colFirst="0" w:colLast="0" w:name="_tvm98o3pux72" w:id="26"/>
      <w:bookmarkEnd w:id="26"/>
      <w:r w:rsidDel="00000000" w:rsidR="00000000" w:rsidRPr="00000000">
        <w:rPr>
          <w:rtl w:val="0"/>
        </w:rPr>
        <w:t xml:space="preserve">6</w:t>
      </w:r>
      <w:commentRangeStart w:id="264"/>
      <w:r w:rsidDel="00000000" w:rsidR="00000000" w:rsidRPr="00000000">
        <w:rPr>
          <w:rtl w:val="0"/>
        </w:rPr>
        <w:t xml:space="preserve">.2.2 Airborne Remote Sensing Observations</w:t>
      </w:r>
      <w:commentRangeEnd w:id="264"/>
      <w:r w:rsidDel="00000000" w:rsidR="00000000" w:rsidRPr="00000000">
        <w:commentReference w:id="264"/>
      </w:r>
      <w:r w:rsidDel="00000000" w:rsidR="00000000" w:rsidRPr="00000000">
        <w:rPr>
          <w:rtl w:val="0"/>
        </w:rPr>
      </w:r>
    </w:p>
    <w:p w:rsidR="00000000" w:rsidDel="00000000" w:rsidP="00000000" w:rsidRDefault="00000000" w:rsidRPr="00000000" w14:paraId="00000349">
      <w:pPr>
        <w:numPr>
          <w:ilvl w:val="0"/>
          <w:numId w:val="51"/>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4A">
      <w:pPr>
        <w:numPr>
          <w:ilvl w:val="1"/>
          <w:numId w:val="51"/>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4B">
      <w:pPr>
        <w:numPr>
          <w:ilvl w:val="1"/>
          <w:numId w:val="51"/>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4C">
      <w:pPr>
        <w:numPr>
          <w:ilvl w:val="1"/>
          <w:numId w:val="51"/>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4D">
      <w:pPr>
        <w:numPr>
          <w:ilvl w:val="1"/>
          <w:numId w:val="51"/>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4E">
      <w:pPr>
        <w:numPr>
          <w:ilvl w:val="1"/>
          <w:numId w:val="51"/>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4F">
      <w:pPr>
        <w:numPr>
          <w:ilvl w:val="1"/>
          <w:numId w:val="51"/>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50">
      <w:pPr>
        <w:numPr>
          <w:ilvl w:val="0"/>
          <w:numId w:val="44"/>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51">
      <w:pPr>
        <w:numPr>
          <w:ilvl w:val="1"/>
          <w:numId w:val="44"/>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52">
      <w:pPr>
        <w:ind w:left="0" w:firstLine="0"/>
        <w:rPr>
          <w:b w:val="1"/>
        </w:rPr>
      </w:pPr>
      <w:r w:rsidDel="00000000" w:rsidR="00000000" w:rsidRPr="00000000">
        <w:rPr>
          <w:rtl w:val="0"/>
        </w:rPr>
      </w:r>
    </w:p>
    <w:p w:rsidR="00000000" w:rsidDel="00000000" w:rsidP="00000000" w:rsidRDefault="00000000" w:rsidRPr="00000000" w14:paraId="00000353">
      <w:pPr>
        <w:numPr>
          <w:ilvl w:val="0"/>
          <w:numId w:val="8"/>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54">
      <w:pPr>
        <w:numPr>
          <w:ilvl w:val="0"/>
          <w:numId w:val="8"/>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55">
      <w:pPr>
        <w:numPr>
          <w:ilvl w:val="0"/>
          <w:numId w:val="44"/>
        </w:numPr>
        <w:ind w:left="1440" w:hanging="360"/>
        <w:rPr>
          <w:u w:val="none"/>
        </w:rPr>
      </w:pPr>
      <w:r w:rsidDel="00000000" w:rsidR="00000000" w:rsidRPr="00000000">
        <w:rPr>
          <w:rtl w:val="0"/>
        </w:rPr>
        <w:t xml:space="preserve">AfriSAR-2</w:t>
      </w:r>
    </w:p>
    <w:p w:rsidR="00000000" w:rsidDel="00000000" w:rsidP="00000000" w:rsidRDefault="00000000" w:rsidRPr="00000000" w14:paraId="00000356">
      <w:pPr>
        <w:numPr>
          <w:ilvl w:val="0"/>
          <w:numId w:val="44"/>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57">
      <w:pPr>
        <w:numPr>
          <w:ilvl w:val="0"/>
          <w:numId w:val="44"/>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58">
      <w:pPr>
        <w:numPr>
          <w:ilvl w:val="0"/>
          <w:numId w:val="44"/>
        </w:numPr>
        <w:ind w:left="1440" w:hanging="360"/>
        <w:rPr>
          <w:u w:val="none"/>
        </w:rPr>
      </w:pPr>
      <w:r w:rsidDel="00000000" w:rsidR="00000000" w:rsidRPr="00000000">
        <w:rPr>
          <w:rtl w:val="0"/>
        </w:rPr>
        <w:t xml:space="preserve">ARES?</w:t>
      </w:r>
    </w:p>
    <w:p w:rsidR="00000000" w:rsidDel="00000000" w:rsidP="00000000" w:rsidRDefault="00000000" w:rsidRPr="00000000" w14:paraId="00000359">
      <w:pPr>
        <w:numPr>
          <w:ilvl w:val="0"/>
          <w:numId w:val="44"/>
        </w:numPr>
        <w:ind w:left="1440" w:hanging="360"/>
        <w:rPr>
          <w:u w:val="none"/>
        </w:rPr>
      </w:pPr>
      <w:r w:rsidDel="00000000" w:rsidR="00000000" w:rsidRPr="00000000">
        <w:rPr>
          <w:rtl w:val="0"/>
        </w:rPr>
        <w:t xml:space="preserve">ESA?</w:t>
      </w:r>
    </w:p>
    <w:p w:rsidR="00000000" w:rsidDel="00000000" w:rsidP="00000000" w:rsidRDefault="00000000" w:rsidRPr="00000000" w14:paraId="0000035A">
      <w:pPr>
        <w:numPr>
          <w:ilvl w:val="0"/>
          <w:numId w:val="30"/>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5B">
      <w:pPr>
        <w:numPr>
          <w:ilvl w:val="1"/>
          <w:numId w:val="30"/>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5C">
      <w:pPr>
        <w:numPr>
          <w:ilvl w:val="1"/>
          <w:numId w:val="30"/>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5D">
      <w:pPr>
        <w:numPr>
          <w:ilvl w:val="1"/>
          <w:numId w:val="30"/>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5E">
      <w:pPr>
        <w:pStyle w:val="Heading4"/>
        <w:rPr/>
      </w:pPr>
      <w:bookmarkStart w:colFirst="0" w:colLast="0" w:name="_7locis78pd28" w:id="27"/>
      <w:bookmarkEnd w:id="27"/>
      <w:commentRangeStart w:id="265"/>
      <w:r w:rsidDel="00000000" w:rsidR="00000000" w:rsidRPr="00000000">
        <w:rPr>
          <w:rtl w:val="0"/>
        </w:rPr>
        <w:t xml:space="preserve">6.2.3 Field Observations, Studies, Experiments</w:t>
      </w:r>
      <w:commentRangeEnd w:id="265"/>
      <w:r w:rsidDel="00000000" w:rsidR="00000000" w:rsidRPr="00000000">
        <w:commentReference w:id="265"/>
      </w:r>
      <w:r w:rsidDel="00000000" w:rsidR="00000000" w:rsidRPr="00000000">
        <w:rPr>
          <w:rtl w:val="0"/>
        </w:rPr>
      </w:r>
    </w:p>
    <w:p w:rsidR="00000000" w:rsidDel="00000000" w:rsidP="00000000" w:rsidRDefault="00000000" w:rsidRPr="00000000" w14:paraId="0000035F">
      <w:pPr>
        <w:rPr>
          <w:i w:val="1"/>
        </w:rPr>
      </w:pPr>
      <w:r w:rsidDel="00000000" w:rsidR="00000000" w:rsidRPr="00000000">
        <w:rPr>
          <w:i w:val="1"/>
          <w:rtl w:val="0"/>
        </w:rPr>
        <w:t xml:space="preserve">Field infrastructure</w:t>
      </w:r>
    </w:p>
    <w:p w:rsidR="00000000" w:rsidDel="00000000" w:rsidP="00000000" w:rsidRDefault="00000000" w:rsidRPr="00000000" w14:paraId="00000360">
      <w:pPr>
        <w:pStyle w:val="Heading3"/>
        <w:rPr/>
      </w:pPr>
      <w:bookmarkStart w:colFirst="0" w:colLast="0" w:name="_f11ajoxckysx" w:id="28"/>
      <w:bookmarkEnd w:id="28"/>
      <w:commentRangeStart w:id="266"/>
      <w:commentRangeStart w:id="267"/>
      <w:r w:rsidDel="00000000" w:rsidR="00000000" w:rsidRPr="00000000">
        <w:rPr>
          <w:rtl w:val="0"/>
        </w:rPr>
        <w:t xml:space="preserve">6</w:t>
      </w:r>
      <w:r w:rsidDel="00000000" w:rsidR="00000000" w:rsidRPr="00000000">
        <w:rPr>
          <w:rtl w:val="0"/>
        </w:rPr>
        <w:t xml:space="preserve">.3 Modeling, Data Synthesis, and Integrative Analyses</w:t>
      </w:r>
      <w:commentRangeEnd w:id="266"/>
      <w:r w:rsidDel="00000000" w:rsidR="00000000" w:rsidRPr="00000000">
        <w:commentReference w:id="266"/>
      </w:r>
      <w:commentRangeEnd w:id="267"/>
      <w:r w:rsidDel="00000000" w:rsidR="00000000" w:rsidRPr="00000000">
        <w:commentReference w:id="267"/>
      </w:r>
      <w:r w:rsidDel="00000000" w:rsidR="00000000" w:rsidRPr="00000000">
        <w:rPr>
          <w:rtl w:val="0"/>
        </w:rPr>
      </w:r>
    </w:p>
    <w:p w:rsidR="00000000" w:rsidDel="00000000" w:rsidP="00000000" w:rsidRDefault="00000000" w:rsidRPr="00000000" w14:paraId="00000361">
      <w:pPr>
        <w:pStyle w:val="Heading4"/>
        <w:rPr/>
      </w:pPr>
      <w:bookmarkStart w:colFirst="0" w:colLast="0" w:name="_6l7aghp2o9mp" w:id="29"/>
      <w:bookmarkEnd w:id="29"/>
      <w:r w:rsidDel="00000000" w:rsidR="00000000" w:rsidRPr="00000000">
        <w:rPr>
          <w:rtl w:val="0"/>
        </w:rPr>
        <w:t xml:space="preserve">6.3.1 Modelin</w:t>
      </w:r>
      <w:commentRangeStart w:id="268"/>
      <w:r w:rsidDel="00000000" w:rsidR="00000000" w:rsidRPr="00000000">
        <w:rPr>
          <w:rtl w:val="0"/>
        </w:rPr>
        <w:t xml:space="preserve">g</w:t>
      </w:r>
      <w:commentRangeEnd w:id="268"/>
      <w:r w:rsidDel="00000000" w:rsidR="00000000" w:rsidRPr="00000000">
        <w:commentReference w:id="268"/>
      </w:r>
      <w:r w:rsidDel="00000000" w:rsidR="00000000" w:rsidRPr="00000000">
        <w:rPr>
          <w:rtl w:val="0"/>
        </w:rPr>
        <w:t xml:space="preserve"> &amp; Data Integration approach </w:t>
      </w:r>
    </w:p>
    <w:p w:rsidR="00000000" w:rsidDel="00000000" w:rsidP="00000000" w:rsidRDefault="00000000" w:rsidRPr="00000000" w14:paraId="00000362">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69"/>
      <w:r w:rsidDel="00000000" w:rsidR="00000000" w:rsidRPr="00000000">
        <w:rPr>
          <w:rtl w:val="0"/>
        </w:rPr>
        <w:t xml:space="preserve">.</w:t>
      </w:r>
      <w:commentRangeEnd w:id="269"/>
      <w:r w:rsidDel="00000000" w:rsidR="00000000" w:rsidRPr="00000000">
        <w:commentReference w:id="269"/>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spacing w:after="240" w:lineRule="auto"/>
        <w:rPr/>
      </w:pPr>
      <w:r w:rsidDel="00000000" w:rsidR="00000000" w:rsidRPr="00000000">
        <w:rPr>
          <w:rtl w:val="0"/>
        </w:rPr>
        <w:t xml:space="preserve">Projecting the future trajectory of tropical ecosystems presents a significant challenge to </w:t>
      </w:r>
      <w:commentRangeStart w:id="270"/>
      <w:r w:rsidDel="00000000" w:rsidR="00000000" w:rsidRPr="00000000">
        <w:rPr>
          <w:rtl w:val="0"/>
        </w:rPr>
        <w:t xml:space="preserve">Earth system models (ESMs)</w:t>
      </w:r>
      <w:commentRangeEnd w:id="270"/>
      <w:r w:rsidDel="00000000" w:rsidR="00000000" w:rsidRPr="00000000">
        <w:commentReference w:id="270"/>
      </w:r>
      <w:r w:rsidDel="00000000" w:rsidR="00000000" w:rsidRPr="00000000">
        <w:rPr>
          <w:rtl w:val="0"/>
        </w:rPr>
        <w:t xml:space="preserve">, as these models must accurately represent complex physical, biogeochemical, and ecosystem dynamics. Model intercomparison projects such as CMIPs (</w:t>
      </w:r>
      <w:commentRangeStart w:id="271"/>
      <w:r w:rsidDel="00000000" w:rsidR="00000000" w:rsidRPr="00000000">
        <w:rPr>
          <w:rtl w:val="0"/>
        </w:rPr>
        <w:t xml:space="preserve">Taylor et al. 2012</w:t>
      </w:r>
      <w:commentRangeEnd w:id="271"/>
      <w:r w:rsidDel="00000000" w:rsidR="00000000" w:rsidRPr="00000000">
        <w:commentReference w:id="271"/>
      </w:r>
      <w:r w:rsidDel="00000000" w:rsidR="00000000" w:rsidRPr="00000000">
        <w:rPr>
          <w:rtl w:val="0"/>
        </w:rPr>
        <w:t xml:space="preserve">; </w:t>
      </w:r>
      <w:commentRangeStart w:id="272"/>
      <w:r w:rsidDel="00000000" w:rsidR="00000000" w:rsidRPr="00000000">
        <w:rPr>
          <w:rtl w:val="0"/>
        </w:rPr>
        <w:t xml:space="preserve">Eyring et al. 2016</w:t>
      </w:r>
      <w:commentRangeEnd w:id="272"/>
      <w:r w:rsidDel="00000000" w:rsidR="00000000" w:rsidRPr="00000000">
        <w:commentReference w:id="272"/>
      </w:r>
      <w:r w:rsidDel="00000000" w:rsidR="00000000" w:rsidRPr="00000000">
        <w:rPr>
          <w:rtl w:val="0"/>
        </w:rPr>
        <w:t xml:space="preserve">) and TRENDY (</w:t>
      </w:r>
      <w:commentRangeStart w:id="273"/>
      <w:r w:rsidDel="00000000" w:rsidR="00000000" w:rsidRPr="00000000">
        <w:rPr>
          <w:rtl w:val="0"/>
        </w:rPr>
        <w:t xml:space="preserve">Friedlingstein et al. 2023</w:t>
      </w:r>
      <w:commentRangeEnd w:id="273"/>
      <w:r w:rsidDel="00000000" w:rsidR="00000000" w:rsidRPr="00000000">
        <w:commentReference w:id="273"/>
      </w:r>
      <w:r w:rsidDel="00000000" w:rsidR="00000000" w:rsidRPr="00000000">
        <w:rPr>
          <w:rtl w:val="0"/>
        </w:rPr>
        <w:t xml:space="preserve">; </w:t>
      </w:r>
      <w:commentRangeStart w:id="274"/>
      <w:r w:rsidDel="00000000" w:rsidR="00000000" w:rsidRPr="00000000">
        <w:rPr>
          <w:rtl w:val="0"/>
        </w:rPr>
        <w:t xml:space="preserve">Sitch et al. 2024</w:t>
      </w:r>
      <w:commentRangeEnd w:id="274"/>
      <w:r w:rsidDel="00000000" w:rsidR="00000000" w:rsidRPr="00000000">
        <w:commentReference w:id="274"/>
      </w:r>
      <w:r w:rsidDel="00000000" w:rsidR="00000000" w:rsidRPr="00000000">
        <w:rPr>
          <w:rtl w:val="0"/>
        </w:rPr>
        <w:t xml:space="preserve">) are crucial for tracking the development of process-based models and identifying areas that need to be improved (</w:t>
      </w:r>
      <w:commentRangeStart w:id="275"/>
      <w:r w:rsidDel="00000000" w:rsidR="00000000" w:rsidRPr="00000000">
        <w:rPr>
          <w:rtl w:val="0"/>
        </w:rPr>
        <w:t xml:space="preserve">Arora et al., 2020</w:t>
      </w:r>
      <w:commentRangeEnd w:id="275"/>
      <w:r w:rsidDel="00000000" w:rsidR="00000000" w:rsidRPr="00000000">
        <w:commentReference w:id="275"/>
      </w:r>
      <w:r w:rsidDel="00000000" w:rsidR="00000000" w:rsidRPr="00000000">
        <w:rPr>
          <w:rtl w:val="0"/>
        </w:rPr>
        <w:t xml:space="preserve">). While the benchmarking and validation of ESMs have become more common in recent years (</w:t>
      </w:r>
      <w:commentRangeStart w:id="276"/>
      <w:r w:rsidDel="00000000" w:rsidR="00000000" w:rsidRPr="00000000">
        <w:rPr>
          <w:rtl w:val="0"/>
        </w:rPr>
        <w:t xml:space="preserve">Fisher et al. 2018</w:t>
      </w:r>
      <w:commentRangeEnd w:id="276"/>
      <w:r w:rsidDel="00000000" w:rsidR="00000000" w:rsidRPr="00000000">
        <w:commentReference w:id="276"/>
      </w:r>
      <w:r w:rsidDel="00000000" w:rsidR="00000000" w:rsidRPr="00000000">
        <w:rPr>
          <w:rtl w:val="0"/>
        </w:rPr>
        <w:t xml:space="preserve">), it is still rare to systematically evaluate the performance of carbon cycle models after they have been updated (</w:t>
      </w:r>
      <w:commentRangeStart w:id="277"/>
      <w:r w:rsidDel="00000000" w:rsidR="00000000" w:rsidRPr="00000000">
        <w:rPr>
          <w:rtl w:val="0"/>
        </w:rPr>
        <w:t xml:space="preserve">Fer et al. 2021</w:t>
      </w:r>
      <w:commentRangeEnd w:id="277"/>
      <w:r w:rsidDel="00000000" w:rsidR="00000000" w:rsidRPr="00000000">
        <w:commentReference w:id="277"/>
      </w:r>
      <w:r w:rsidDel="00000000" w:rsidR="00000000" w:rsidRPr="00000000">
        <w:rPr>
          <w:rtl w:val="0"/>
        </w:rPr>
        <w:t xml:space="preserve">). However, such comparisons with observational datasets are essential for testing hypotheses and evaluating predictive accuracy (</w:t>
      </w:r>
      <w:commentRangeStart w:id="278"/>
      <w:r w:rsidDel="00000000" w:rsidR="00000000" w:rsidRPr="00000000">
        <w:rPr>
          <w:rtl w:val="0"/>
        </w:rPr>
        <w:t xml:space="preserve">Fisher et al. 2018</w:t>
      </w:r>
      <w:commentRangeEnd w:id="278"/>
      <w:r w:rsidDel="00000000" w:rsidR="00000000" w:rsidRPr="00000000">
        <w:commentReference w:id="278"/>
      </w:r>
      <w:r w:rsidDel="00000000" w:rsidR="00000000" w:rsidRPr="00000000">
        <w:rPr>
          <w:rtl w:val="0"/>
        </w:rPr>
        <w:t xml:space="preserve">). The International Land Model Benchmarking (ILAMB) project (</w:t>
      </w:r>
      <w:commentRangeStart w:id="279"/>
      <w:r w:rsidDel="00000000" w:rsidR="00000000" w:rsidRPr="00000000">
        <w:rPr>
          <w:rtl w:val="0"/>
        </w:rPr>
        <w:t xml:space="preserve">Hoffman et al. 2017</w:t>
      </w:r>
      <w:commentRangeEnd w:id="279"/>
      <w:r w:rsidDel="00000000" w:rsidR="00000000" w:rsidRPr="00000000">
        <w:commentReference w:id="279"/>
      </w:r>
      <w:r w:rsidDel="00000000" w:rsidR="00000000" w:rsidRPr="00000000">
        <w:rPr>
          <w:rtl w:val="0"/>
        </w:rPr>
        <w:t xml:space="preserve">; </w:t>
      </w:r>
      <w:commentRangeStart w:id="280"/>
      <w:r w:rsidDel="00000000" w:rsidR="00000000" w:rsidRPr="00000000">
        <w:rPr>
          <w:rtl w:val="0"/>
        </w:rPr>
        <w:t xml:space="preserve">Collier et al. 2018</w:t>
      </w:r>
      <w:commentRangeEnd w:id="280"/>
      <w:r w:rsidDel="00000000" w:rsidR="00000000" w:rsidRPr="00000000">
        <w:commentReference w:id="280"/>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281"/>
      <w:r w:rsidDel="00000000" w:rsidR="00000000" w:rsidRPr="00000000">
        <w:rPr>
          <w:rtl w:val="0"/>
        </w:rPr>
        <w:t xml:space="preserve">Braghiere et al., 2023</w:t>
      </w:r>
      <w:commentRangeEnd w:id="281"/>
      <w:r w:rsidDel="00000000" w:rsidR="00000000" w:rsidRPr="00000000">
        <w:commentReference w:id="281"/>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65">
      <w:pPr>
        <w:numPr>
          <w:ilvl w:val="0"/>
          <w:numId w:val="42"/>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282"/>
      <w:r w:rsidDel="00000000" w:rsidR="00000000" w:rsidRPr="00000000">
        <w:rPr>
          <w:rtl w:val="0"/>
        </w:rPr>
        <w:t xml:space="preserve">Fisher et al. 2018</w:t>
      </w:r>
      <w:commentRangeEnd w:id="282"/>
      <w:r w:rsidDel="00000000" w:rsidR="00000000" w:rsidRPr="00000000">
        <w:commentReference w:id="282"/>
      </w:r>
      <w:r w:rsidDel="00000000" w:rsidR="00000000" w:rsidRPr="00000000">
        <w:rPr>
          <w:rtl w:val="0"/>
        </w:rPr>
        <w:t xml:space="preserve">; </w:t>
      </w:r>
      <w:commentRangeStart w:id="283"/>
      <w:r w:rsidDel="00000000" w:rsidR="00000000" w:rsidRPr="00000000">
        <w:rPr>
          <w:rtl w:val="0"/>
        </w:rPr>
        <w:t xml:space="preserve">Fisher and Koven 2020</w:t>
      </w:r>
      <w:commentRangeEnd w:id="283"/>
      <w:r w:rsidDel="00000000" w:rsidR="00000000" w:rsidRPr="00000000">
        <w:commentReference w:id="283"/>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284"/>
      <w:r w:rsidDel="00000000" w:rsidR="00000000" w:rsidRPr="00000000">
        <w:rPr>
          <w:rtl w:val="0"/>
        </w:rPr>
        <w:t xml:space="preserve">Bonan et al. 2024</w:t>
      </w:r>
      <w:commentRangeEnd w:id="284"/>
      <w:r w:rsidDel="00000000" w:rsidR="00000000" w:rsidRPr="00000000">
        <w:commentReference w:id="284"/>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285"/>
      <w:r w:rsidDel="00000000" w:rsidR="00000000" w:rsidRPr="00000000">
        <w:rPr>
          <w:rtl w:val="0"/>
        </w:rPr>
        <w:t xml:space="preserve">Antonarakis et al. 2014</w:t>
      </w:r>
      <w:commentRangeEnd w:id="285"/>
      <w:r w:rsidDel="00000000" w:rsidR="00000000" w:rsidRPr="00000000">
        <w:commentReference w:id="285"/>
      </w:r>
      <w:r w:rsidDel="00000000" w:rsidR="00000000" w:rsidRPr="00000000">
        <w:rPr>
          <w:rtl w:val="0"/>
        </w:rPr>
        <w:t xml:space="preserve">; </w:t>
      </w:r>
      <w:commentRangeStart w:id="286"/>
      <w:r w:rsidDel="00000000" w:rsidR="00000000" w:rsidRPr="00000000">
        <w:rPr>
          <w:rtl w:val="0"/>
        </w:rPr>
        <w:t xml:space="preserve">Longo et al. 2020</w:t>
      </w:r>
      <w:commentRangeEnd w:id="286"/>
      <w:r w:rsidDel="00000000" w:rsidR="00000000" w:rsidRPr="00000000">
        <w:commentReference w:id="286"/>
      </w:r>
      <w:r w:rsidDel="00000000" w:rsidR="00000000" w:rsidRPr="00000000">
        <w:rPr>
          <w:rtl w:val="0"/>
        </w:rPr>
        <w:t xml:space="preserve">; </w:t>
      </w:r>
      <w:commentRangeStart w:id="287"/>
      <w:r w:rsidDel="00000000" w:rsidR="00000000" w:rsidRPr="00000000">
        <w:rPr>
          <w:rtl w:val="0"/>
        </w:rPr>
        <w:t xml:space="preserve">Schneider et al. 2023</w:t>
      </w:r>
      <w:commentRangeEnd w:id="287"/>
      <w:r w:rsidDel="00000000" w:rsidR="00000000" w:rsidRPr="00000000">
        <w:commentReference w:id="287"/>
      </w:r>
      <w:r w:rsidDel="00000000" w:rsidR="00000000" w:rsidRPr="00000000">
        <w:rPr>
          <w:rtl w:val="0"/>
        </w:rPr>
        <w:t xml:space="preserve">), ED (</w:t>
      </w:r>
      <w:commentRangeStart w:id="288"/>
      <w:r w:rsidDel="00000000" w:rsidR="00000000" w:rsidRPr="00000000">
        <w:rPr>
          <w:rtl w:val="0"/>
        </w:rPr>
        <w:t xml:space="preserve">Hurtt et al. 2004</w:t>
      </w:r>
      <w:commentRangeEnd w:id="288"/>
      <w:r w:rsidDel="00000000" w:rsidR="00000000" w:rsidRPr="00000000">
        <w:commentReference w:id="288"/>
      </w:r>
      <w:r w:rsidDel="00000000" w:rsidR="00000000" w:rsidRPr="00000000">
        <w:rPr>
          <w:rtl w:val="0"/>
        </w:rPr>
        <w:t xml:space="preserve">; </w:t>
      </w:r>
      <w:commentRangeStart w:id="289"/>
      <w:r w:rsidDel="00000000" w:rsidR="00000000" w:rsidRPr="00000000">
        <w:rPr>
          <w:rtl w:val="0"/>
        </w:rPr>
        <w:t xml:space="preserve">Ma et al. 2023</w:t>
      </w:r>
      <w:commentRangeEnd w:id="289"/>
      <w:r w:rsidDel="00000000" w:rsidR="00000000" w:rsidRPr="00000000">
        <w:commentReference w:id="289"/>
      </w:r>
      <w:r w:rsidDel="00000000" w:rsidR="00000000" w:rsidRPr="00000000">
        <w:rPr>
          <w:rtl w:val="0"/>
        </w:rPr>
        <w:t xml:space="preserve">) and FATES (</w:t>
      </w:r>
      <w:commentRangeStart w:id="290"/>
      <w:r w:rsidDel="00000000" w:rsidR="00000000" w:rsidRPr="00000000">
        <w:rPr>
          <w:rtl w:val="0"/>
        </w:rPr>
        <w:t xml:space="preserve">Negrón-Juárez et al. 2020</w:t>
      </w:r>
      <w:commentRangeEnd w:id="290"/>
      <w:r w:rsidDel="00000000" w:rsidR="00000000" w:rsidRPr="00000000">
        <w:commentReference w:id="290"/>
      </w:r>
      <w:r w:rsidDel="00000000" w:rsidR="00000000" w:rsidRPr="00000000">
        <w:rPr>
          <w:rtl w:val="0"/>
        </w:rPr>
        <w:t xml:space="preserve">), (2) data-driven hybrid models that solve processes with a strong data assimilation approach such as CARDAMOM (</w:t>
      </w:r>
      <w:commentRangeStart w:id="291"/>
      <w:r w:rsidDel="00000000" w:rsidR="00000000" w:rsidRPr="00000000">
        <w:rPr>
          <w:rtl w:val="0"/>
        </w:rPr>
        <w:t xml:space="preserve">Bloom et al. 2016</w:t>
      </w:r>
      <w:commentRangeEnd w:id="291"/>
      <w:r w:rsidDel="00000000" w:rsidR="00000000" w:rsidRPr="00000000">
        <w:commentReference w:id="291"/>
      </w:r>
      <w:r w:rsidDel="00000000" w:rsidR="00000000" w:rsidRPr="00000000">
        <w:rPr>
          <w:rtl w:val="0"/>
        </w:rPr>
        <w:t xml:space="preserve">, </w:t>
      </w:r>
      <w:commentRangeStart w:id="292"/>
      <w:r w:rsidDel="00000000" w:rsidR="00000000" w:rsidRPr="00000000">
        <w:rPr>
          <w:rtl w:val="0"/>
        </w:rPr>
        <w:t xml:space="preserve">2020</w:t>
      </w:r>
      <w:commentRangeEnd w:id="292"/>
      <w:r w:rsidDel="00000000" w:rsidR="00000000" w:rsidRPr="00000000">
        <w:commentReference w:id="292"/>
      </w:r>
      <w:r w:rsidDel="00000000" w:rsidR="00000000" w:rsidRPr="00000000">
        <w:rPr>
          <w:rtl w:val="0"/>
        </w:rPr>
        <w:t xml:space="preserve">) and CliMA (</w:t>
      </w:r>
      <w:commentRangeStart w:id="293"/>
      <w:r w:rsidDel="00000000" w:rsidR="00000000" w:rsidRPr="00000000">
        <w:rPr>
          <w:rtl w:val="0"/>
        </w:rPr>
        <w:t xml:space="preserve">Braghiere et al. 2023</w:t>
      </w:r>
      <w:commentRangeEnd w:id="293"/>
      <w:r w:rsidDel="00000000" w:rsidR="00000000" w:rsidRPr="00000000">
        <w:commentReference w:id="293"/>
      </w:r>
      <w:r w:rsidDel="00000000" w:rsidR="00000000" w:rsidRPr="00000000">
        <w:rPr>
          <w:rtl w:val="0"/>
        </w:rPr>
        <w:t xml:space="preserve">; </w:t>
      </w:r>
      <w:commentRangeStart w:id="294"/>
      <w:r w:rsidDel="00000000" w:rsidR="00000000" w:rsidRPr="00000000">
        <w:rPr>
          <w:rtl w:val="0"/>
        </w:rPr>
        <w:t xml:space="preserve">Wang et al. 2023</w:t>
      </w:r>
      <w:commentRangeEnd w:id="294"/>
      <w:r w:rsidDel="00000000" w:rsidR="00000000" w:rsidRPr="00000000">
        <w:commentReference w:id="294"/>
      </w:r>
      <w:r w:rsidDel="00000000" w:rsidR="00000000" w:rsidRPr="00000000">
        <w:rPr>
          <w:rtl w:val="0"/>
        </w:rPr>
        <w:t xml:space="preserve">), (3) top-down inverse modeling approaches that link column measurements with fluxes through atmospheric transport models such as CarbonTracker (</w:t>
      </w:r>
      <w:commentRangeStart w:id="295"/>
      <w:r w:rsidDel="00000000" w:rsidR="00000000" w:rsidRPr="00000000">
        <w:rPr>
          <w:rtl w:val="0"/>
        </w:rPr>
        <w:t xml:space="preserve">Peters et al. 2007</w:t>
      </w:r>
      <w:commentRangeEnd w:id="295"/>
      <w:r w:rsidDel="00000000" w:rsidR="00000000" w:rsidRPr="00000000">
        <w:commentReference w:id="295"/>
      </w:r>
      <w:r w:rsidDel="00000000" w:rsidR="00000000" w:rsidRPr="00000000">
        <w:rPr>
          <w:rtl w:val="0"/>
        </w:rPr>
        <w:t xml:space="preserve">) and CMS-Flux (</w:t>
      </w:r>
      <w:commentRangeStart w:id="296"/>
      <w:r w:rsidDel="00000000" w:rsidR="00000000" w:rsidRPr="00000000">
        <w:rPr>
          <w:rtl w:val="0"/>
        </w:rPr>
        <w:t xml:space="preserve">Liu et al. 2020</w:t>
      </w:r>
      <w:commentRangeEnd w:id="296"/>
      <w:r w:rsidDel="00000000" w:rsidR="00000000" w:rsidRPr="00000000">
        <w:commentReference w:id="296"/>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integrate between remote sensing and models in the upcoming years. </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numPr>
          <w:ilvl w:val="0"/>
          <w:numId w:val="42"/>
        </w:numPr>
        <w:ind w:left="720" w:hanging="360"/>
        <w:rPr>
          <w:u w:val="none"/>
          <w:rPrChange w:author="Marcos Longo" w:id="51" w:date="2024-08-29T21:57:40Z">
            <w:rPr>
              <w:u w:val="none"/>
            </w:rPr>
          </w:rPrChange>
        </w:rPr>
        <w:pPrChange w:author="Marcos Longo" w:id="0" w:date="2024-08-29T21:57:40Z">
          <w:pPr>
            <w:numPr>
              <w:ilvl w:val="0"/>
              <w:numId w:val="42"/>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297"/>
      <w:r w:rsidDel="00000000" w:rsidR="00000000" w:rsidRPr="00000000">
        <w:rPr>
          <w:rtl w:val="0"/>
        </w:rPr>
        <w:t xml:space="preserve">top-down approaches</w:t>
      </w:r>
      <w:commentRangeEnd w:id="297"/>
      <w:r w:rsidDel="00000000" w:rsidR="00000000" w:rsidRPr="00000000">
        <w:commentReference w:id="297"/>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6C">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6D">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74">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7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76">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79">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7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7C">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7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7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7F">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8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8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82">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83">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84">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8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8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8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8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8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8A">
            <w:pPr>
              <w:spacing w:line="228" w:lineRule="auto"/>
              <w:jc w:val="center"/>
              <w:rPr>
                <w:rFonts w:ascii="Avenir" w:cs="Avenir" w:eastAsia="Avenir" w:hAnsi="Avenir"/>
                <w:sz w:val="20"/>
                <w:szCs w:val="20"/>
              </w:rPr>
            </w:pPr>
            <w:commentRangeStart w:id="298"/>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298"/>
            <w:r w:rsidDel="00000000" w:rsidR="00000000" w:rsidRPr="00000000">
              <w:commentReference w:id="298"/>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8B">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8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8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8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8F">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0">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1">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92">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9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9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9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97">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9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99">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9A">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9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9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9E">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A0">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A1">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A2">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3">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4">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5">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6">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7">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A8">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AF">
      <w:pPr>
        <w:spacing w:after="20" w:before="20" w:line="220" w:lineRule="auto"/>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numPr>
          <w:ilvl w:val="0"/>
          <w:numId w:val="42"/>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299"/>
      <w:r w:rsidDel="00000000" w:rsidR="00000000" w:rsidRPr="00000000">
        <w:rPr>
          <w:rtl w:val="0"/>
        </w:rPr>
        <w:t xml:space="preserve">Bonan et al. (2024)</w:t>
      </w:r>
      <w:commentRangeEnd w:id="299"/>
      <w:r w:rsidDel="00000000" w:rsidR="00000000" w:rsidRPr="00000000">
        <w:commentReference w:id="299"/>
      </w:r>
      <w:r w:rsidDel="00000000" w:rsidR="00000000" w:rsidRPr="00000000">
        <w:rPr>
          <w:rtl w:val="0"/>
        </w:rPr>
        <w:t xml:space="preserve"> </w:t>
      </w:r>
      <w:commentRangeStart w:id="300"/>
      <w:r w:rsidDel="00000000" w:rsidR="00000000" w:rsidRPr="00000000">
        <w:rPr>
          <w:shd w:fill="ffd966" w:val="clear"/>
          <w:rtl w:val="0"/>
        </w:rPr>
        <w:t xml:space="preserve">figure 7</w:t>
      </w:r>
      <w:commentRangeEnd w:id="300"/>
      <w:r w:rsidDel="00000000" w:rsidR="00000000" w:rsidRPr="00000000">
        <w:commentReference w:id="300"/>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numPr>
          <w:ilvl w:val="0"/>
          <w:numId w:val="42"/>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B5">
      <w:pPr>
        <w:ind w:left="720" w:firstLine="0"/>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Another powerful data synthesis technique is the </w:t>
      </w:r>
      <w:commentRangeStart w:id="301"/>
      <w:commentRangeStart w:id="302"/>
      <w:r w:rsidDel="00000000" w:rsidR="00000000" w:rsidRPr="00000000">
        <w:rPr>
          <w:rtl w:val="0"/>
        </w:rPr>
        <w:t xml:space="preserve">space-for-time</w:t>
      </w:r>
      <w:commentRangeEnd w:id="301"/>
      <w:r w:rsidDel="00000000" w:rsidR="00000000" w:rsidRPr="00000000">
        <w:commentReference w:id="301"/>
      </w:r>
      <w:commentRangeEnd w:id="302"/>
      <w:r w:rsidDel="00000000" w:rsidR="00000000" w:rsidRPr="00000000">
        <w:commentReference w:id="302"/>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303"/>
      <w:commentRangeStart w:id="304"/>
      <w:r w:rsidDel="00000000" w:rsidR="00000000" w:rsidRPr="00000000">
        <w:rPr>
          <w:rtl w:val="0"/>
        </w:rPr>
        <w:t xml:space="preserve">Heinrich et al. 2021, Rappaport et al. 2018)</w:t>
      </w:r>
      <w:commentRangeEnd w:id="303"/>
      <w:r w:rsidDel="00000000" w:rsidR="00000000" w:rsidRPr="00000000">
        <w:commentReference w:id="303"/>
      </w:r>
      <w:commentRangeEnd w:id="304"/>
      <w:r w:rsidDel="00000000" w:rsidR="00000000" w:rsidRPr="00000000">
        <w:commentReference w:id="304"/>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BB">
      <w:pPr>
        <w:ind w:left="720" w:firstLine="0"/>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BD">
      <w:pPr>
        <w:pStyle w:val="Heading4"/>
        <w:rPr/>
      </w:pPr>
      <w:bookmarkStart w:colFirst="0" w:colLast="0" w:name="_yl0rsrank7iw" w:id="30"/>
      <w:bookmarkEnd w:id="30"/>
      <w:r w:rsidDel="00000000" w:rsidR="00000000" w:rsidRPr="00000000">
        <w:rPr>
          <w:rtl w:val="0"/>
        </w:rPr>
        <w:t xml:space="preserve">6</w:t>
      </w:r>
      <w:r w:rsidDel="00000000" w:rsidR="00000000" w:rsidRPr="00000000">
        <w:rPr>
          <w:rtl w:val="0"/>
        </w:rPr>
        <w:t xml:space="preserve">.3.2 Coordination with other modeling and data integration comm</w:t>
      </w:r>
      <w:commentRangeStart w:id="305"/>
      <w:r w:rsidDel="00000000" w:rsidR="00000000" w:rsidRPr="00000000">
        <w:rPr>
          <w:rtl w:val="0"/>
        </w:rPr>
        <w:t xml:space="preserve">unities</w:t>
      </w:r>
      <w:commentRangeEnd w:id="305"/>
      <w:r w:rsidDel="00000000" w:rsidR="00000000" w:rsidRPr="00000000">
        <w:commentReference w:id="305"/>
      </w:r>
      <w:r w:rsidDel="00000000" w:rsidR="00000000" w:rsidRPr="00000000">
        <w:rPr>
          <w:rtl w:val="0"/>
        </w:rPr>
      </w:r>
    </w:p>
    <w:p w:rsidR="00000000" w:rsidDel="00000000" w:rsidP="00000000" w:rsidRDefault="00000000" w:rsidRPr="00000000" w14:paraId="000003BE">
      <w:pPr>
        <w:numPr>
          <w:ilvl w:val="0"/>
          <w:numId w:val="42"/>
        </w:numPr>
        <w:ind w:left="720" w:hanging="360"/>
      </w:pPr>
      <w:commentRangeStart w:id="306"/>
      <w:r w:rsidDel="00000000" w:rsidR="00000000" w:rsidRPr="00000000">
        <w:rPr>
          <w:rtl w:val="0"/>
        </w:rPr>
        <w:t xml:space="preserve">List potential partners.</w:t>
      </w:r>
      <w:commentRangeEnd w:id="306"/>
      <w:r w:rsidDel="00000000" w:rsidR="00000000" w:rsidRPr="00000000">
        <w:commentReference w:id="306"/>
      </w:r>
      <w:r w:rsidDel="00000000" w:rsidR="00000000" w:rsidRPr="00000000">
        <w:rPr>
          <w:rtl w:val="0"/>
        </w:rPr>
      </w:r>
    </w:p>
    <w:p w:rsidR="00000000" w:rsidDel="00000000" w:rsidP="00000000" w:rsidRDefault="00000000" w:rsidRPr="00000000" w14:paraId="000003BF">
      <w:pPr>
        <w:numPr>
          <w:ilvl w:val="1"/>
          <w:numId w:val="42"/>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C0">
      <w:pPr>
        <w:numPr>
          <w:ilvl w:val="1"/>
          <w:numId w:val="42"/>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C1">
      <w:pPr>
        <w:numPr>
          <w:ilvl w:val="1"/>
          <w:numId w:val="42"/>
        </w:numPr>
        <w:ind w:left="1440" w:hanging="360"/>
        <w:rPr>
          <w:u w:val="none"/>
        </w:rPr>
      </w:pPr>
      <w:commentRangeStart w:id="307"/>
      <w:hyperlink r:id="rId181">
        <w:r w:rsidDel="00000000" w:rsidR="00000000" w:rsidRPr="00000000">
          <w:rPr>
            <w:color w:val="1155cc"/>
            <w:u w:val="single"/>
            <w:rtl w:val="0"/>
          </w:rPr>
          <w:t xml:space="preserve">GMAO</w:t>
        </w:r>
      </w:hyperlink>
      <w:r w:rsidDel="00000000" w:rsidR="00000000" w:rsidRPr="00000000">
        <w:rPr>
          <w:rtl w:val="0"/>
        </w:rPr>
        <w:t xml:space="preserve">? [Elsa]</w:t>
      </w:r>
      <w:commentRangeEnd w:id="307"/>
      <w:r w:rsidDel="00000000" w:rsidR="00000000" w:rsidRPr="00000000">
        <w:commentReference w:id="307"/>
      </w:r>
      <w:r w:rsidDel="00000000" w:rsidR="00000000" w:rsidRPr="00000000">
        <w:rPr>
          <w:rtl w:val="0"/>
        </w:rPr>
      </w:r>
    </w:p>
    <w:p w:rsidR="00000000" w:rsidDel="00000000" w:rsidP="00000000" w:rsidRDefault="00000000" w:rsidRPr="00000000" w14:paraId="000003C2">
      <w:pPr>
        <w:numPr>
          <w:ilvl w:val="1"/>
          <w:numId w:val="42"/>
        </w:numPr>
        <w:ind w:left="1440" w:hanging="360"/>
        <w:rPr>
          <w:u w:val="none"/>
        </w:rPr>
      </w:pPr>
      <w:r w:rsidDel="00000000" w:rsidR="00000000" w:rsidRPr="00000000">
        <w:rPr>
          <w:rtl w:val="0"/>
        </w:rPr>
        <w:t xml:space="preserve">TRENDY</w:t>
      </w:r>
    </w:p>
    <w:p w:rsidR="00000000" w:rsidDel="00000000" w:rsidP="00000000" w:rsidRDefault="00000000" w:rsidRPr="00000000" w14:paraId="000003C3">
      <w:pPr>
        <w:numPr>
          <w:ilvl w:val="1"/>
          <w:numId w:val="42"/>
        </w:numPr>
        <w:ind w:left="1440" w:hanging="360"/>
        <w:rPr>
          <w:u w:val="none"/>
        </w:rPr>
      </w:pPr>
      <w:r w:rsidDel="00000000" w:rsidR="00000000" w:rsidRPr="00000000">
        <w:rPr>
          <w:rtl w:val="0"/>
        </w:rPr>
        <w:t xml:space="preserve">CMIP</w:t>
      </w:r>
    </w:p>
    <w:p w:rsidR="00000000" w:rsidDel="00000000" w:rsidP="00000000" w:rsidRDefault="00000000" w:rsidRPr="00000000" w14:paraId="000003C4">
      <w:pPr>
        <w:pStyle w:val="Heading4"/>
        <w:rPr/>
      </w:pPr>
      <w:bookmarkStart w:colFirst="0" w:colLast="0" w:name="_7ipo55oabcn6" w:id="31"/>
      <w:bookmarkEnd w:id="31"/>
      <w:commentRangeStart w:id="308"/>
      <w:r w:rsidDel="00000000" w:rsidR="00000000" w:rsidRPr="00000000">
        <w:rPr>
          <w:rtl w:val="0"/>
        </w:rPr>
        <w:t xml:space="preserve">6.3.3 Scaling S</w:t>
      </w:r>
      <w:commentRangeStart w:id="309"/>
      <w:commentRangeStart w:id="310"/>
      <w:commentRangeStart w:id="311"/>
      <w:commentRangeStart w:id="312"/>
      <w:r w:rsidDel="00000000" w:rsidR="00000000" w:rsidRPr="00000000">
        <w:rPr>
          <w:rtl w:val="0"/>
        </w:rPr>
        <w:t xml:space="preserve">trategy</w:t>
      </w:r>
      <w:commentRangeEnd w:id="308"/>
      <w:r w:rsidDel="00000000" w:rsidR="00000000" w:rsidRPr="00000000">
        <w:commentReference w:id="308"/>
      </w:r>
      <w:commentRangeEnd w:id="309"/>
      <w:r w:rsidDel="00000000" w:rsidR="00000000" w:rsidRPr="00000000">
        <w:commentReference w:id="309"/>
      </w:r>
      <w:commentRangeEnd w:id="310"/>
      <w:r w:rsidDel="00000000" w:rsidR="00000000" w:rsidRPr="00000000">
        <w:commentReference w:id="310"/>
      </w:r>
      <w:commentRangeEnd w:id="311"/>
      <w:r w:rsidDel="00000000" w:rsidR="00000000" w:rsidRPr="00000000">
        <w:commentReference w:id="311"/>
      </w:r>
      <w:commentRangeEnd w:id="312"/>
      <w:r w:rsidDel="00000000" w:rsidR="00000000" w:rsidRPr="00000000">
        <w:commentReference w:id="312"/>
      </w: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numPr>
          <w:ilvl w:val="0"/>
          <w:numId w:val="45"/>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C8">
      <w:pPr>
        <w:numPr>
          <w:ilvl w:val="0"/>
          <w:numId w:val="45"/>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C9">
      <w:pPr>
        <w:numPr>
          <w:ilvl w:val="0"/>
          <w:numId w:val="45"/>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CA">
      <w:pPr>
        <w:numPr>
          <w:ilvl w:val="0"/>
          <w:numId w:val="45"/>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CB">
      <w:pPr>
        <w:numPr>
          <w:ilvl w:val="0"/>
          <w:numId w:val="45"/>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CC">
      <w:pPr>
        <w:numPr>
          <w:ilvl w:val="0"/>
          <w:numId w:val="45"/>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CD">
      <w:pPr>
        <w:numPr>
          <w:ilvl w:val="0"/>
          <w:numId w:val="45"/>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82">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CE">
      <w:pPr>
        <w:pStyle w:val="Heading4"/>
        <w:rPr/>
      </w:pPr>
      <w:bookmarkStart w:colFirst="0" w:colLast="0" w:name="_mxrm7legmwc3" w:id="32"/>
      <w:bookmarkEnd w:id="32"/>
      <w:r w:rsidDel="00000000" w:rsidR="00000000" w:rsidRPr="00000000">
        <w:rPr>
          <w:rtl w:val="0"/>
        </w:rPr>
        <w:t xml:space="preserve">6.3.4 Modeling and data integration timeline</w:t>
      </w:r>
    </w:p>
    <w:p w:rsidR="00000000" w:rsidDel="00000000" w:rsidP="00000000" w:rsidRDefault="00000000" w:rsidRPr="00000000" w14:paraId="000003CF">
      <w:pPr>
        <w:numPr>
          <w:ilvl w:val="0"/>
          <w:numId w:val="43"/>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D0">
      <w:pPr>
        <w:numPr>
          <w:ilvl w:val="1"/>
          <w:numId w:val="43"/>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D1">
      <w:pPr>
        <w:numPr>
          <w:ilvl w:val="0"/>
          <w:numId w:val="43"/>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D2">
      <w:pPr>
        <w:numPr>
          <w:ilvl w:val="0"/>
          <w:numId w:val="43"/>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numPr>
          <w:ilvl w:val="0"/>
          <w:numId w:val="41"/>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D5">
      <w:pPr>
        <w:numPr>
          <w:ilvl w:val="0"/>
          <w:numId w:val="41"/>
        </w:numPr>
        <w:ind w:left="720" w:hanging="360"/>
        <w:rPr>
          <w:u w:val="none"/>
        </w:rPr>
      </w:pPr>
      <w:r w:rsidDel="00000000" w:rsidR="00000000" w:rsidRPr="00000000">
        <w:rPr>
          <w:rtl w:val="0"/>
        </w:rPr>
        <w:t xml:space="preserve">NASA </w:t>
      </w:r>
      <w:hyperlink r:id="rId183">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D6">
      <w:pPr>
        <w:numPr>
          <w:ilvl w:val="0"/>
          <w:numId w:val="41"/>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D7">
      <w:pPr>
        <w:numPr>
          <w:ilvl w:val="0"/>
          <w:numId w:val="41"/>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D8">
      <w:pPr>
        <w:numPr>
          <w:ilvl w:val="0"/>
          <w:numId w:val="41"/>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D9">
      <w:pPr>
        <w:numPr>
          <w:ilvl w:val="1"/>
          <w:numId w:val="41"/>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DA">
      <w:pPr>
        <w:numPr>
          <w:ilvl w:val="1"/>
          <w:numId w:val="41"/>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DB">
      <w:pPr>
        <w:numPr>
          <w:ilvl w:val="1"/>
          <w:numId w:val="41"/>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DC">
      <w:pPr>
        <w:numPr>
          <w:ilvl w:val="0"/>
          <w:numId w:val="41"/>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DD">
      <w:pPr>
        <w:numPr>
          <w:ilvl w:val="1"/>
          <w:numId w:val="41"/>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DE">
      <w:pPr>
        <w:numPr>
          <w:ilvl w:val="0"/>
          <w:numId w:val="41"/>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DF">
      <w:pPr>
        <w:numPr>
          <w:ilvl w:val="0"/>
          <w:numId w:val="41"/>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3E0">
      <w:pPr>
        <w:pStyle w:val="Heading3"/>
        <w:rPr/>
      </w:pPr>
      <w:bookmarkStart w:colFirst="0" w:colLast="0" w:name="_rt2hahfr5phm" w:id="33"/>
      <w:bookmarkEnd w:id="33"/>
      <w:r w:rsidDel="00000000" w:rsidR="00000000" w:rsidRPr="00000000">
        <w:rPr>
          <w:rtl w:val="0"/>
        </w:rPr>
        <w:t xml:space="preserve">6.4 Candidate Study Sites / Regions</w:t>
      </w:r>
    </w:p>
    <w:p w:rsidR="00000000" w:rsidDel="00000000" w:rsidP="00000000" w:rsidRDefault="00000000" w:rsidRPr="00000000" w14:paraId="000003E1">
      <w:pPr>
        <w:numPr>
          <w:ilvl w:val="0"/>
          <w:numId w:val="87"/>
        </w:numPr>
        <w:ind w:left="720" w:hanging="360"/>
      </w:pPr>
      <w:r w:rsidDel="00000000" w:rsidR="00000000" w:rsidRPr="00000000">
        <w:rPr>
          <w:rtl w:val="0"/>
        </w:rPr>
        <w:t xml:space="preserve">Need to demonstrate the </w:t>
      </w:r>
      <w:commentRangeStart w:id="313"/>
      <w:r w:rsidDel="00000000" w:rsidR="00000000" w:rsidRPr="00000000">
        <w:rPr>
          <w:rtl w:val="0"/>
        </w:rPr>
        <w:t xml:space="preserve">feasibility</w:t>
      </w:r>
      <w:commentRangeEnd w:id="313"/>
      <w:r w:rsidDel="00000000" w:rsidR="00000000" w:rsidRPr="00000000">
        <w:commentReference w:id="313"/>
      </w:r>
      <w:r w:rsidDel="00000000" w:rsidR="00000000" w:rsidRPr="00000000">
        <w:rPr>
          <w:rtl w:val="0"/>
        </w:rPr>
      </w:r>
    </w:p>
    <w:p w:rsidR="00000000" w:rsidDel="00000000" w:rsidP="00000000" w:rsidRDefault="00000000" w:rsidRPr="00000000" w14:paraId="000003E2">
      <w:pPr>
        <w:numPr>
          <w:ilvl w:val="0"/>
          <w:numId w:val="87"/>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E3">
      <w:pPr>
        <w:numPr>
          <w:ilvl w:val="1"/>
          <w:numId w:val="87"/>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E4">
      <w:pPr>
        <w:numPr>
          <w:ilvl w:val="1"/>
          <w:numId w:val="87"/>
        </w:numPr>
        <w:ind w:left="1440" w:hanging="360"/>
      </w:pPr>
      <w:r w:rsidDel="00000000" w:rsidR="00000000" w:rsidRPr="00000000">
        <w:rPr>
          <w:rtl w:val="0"/>
        </w:rPr>
        <w:t xml:space="preserve">baseline mission</w:t>
      </w:r>
    </w:p>
    <w:p w:rsidR="00000000" w:rsidDel="00000000" w:rsidP="00000000" w:rsidRDefault="00000000" w:rsidRPr="00000000" w14:paraId="000003E5">
      <w:pPr>
        <w:numPr>
          <w:ilvl w:val="1"/>
          <w:numId w:val="87"/>
        </w:numPr>
        <w:ind w:left="1440" w:hanging="360"/>
      </w:pPr>
      <w:r w:rsidDel="00000000" w:rsidR="00000000" w:rsidRPr="00000000">
        <w:rPr>
          <w:rtl w:val="0"/>
        </w:rPr>
        <w:t xml:space="preserve">expand on that with contributions from </w:t>
      </w:r>
      <w:commentRangeStart w:id="314"/>
      <w:commentRangeStart w:id="315"/>
      <w:r w:rsidDel="00000000" w:rsidR="00000000" w:rsidRPr="00000000">
        <w:rPr>
          <w:rtl w:val="0"/>
        </w:rPr>
        <w:t xml:space="preserve">other agencies</w:t>
      </w:r>
      <w:commentRangeEnd w:id="314"/>
      <w:r w:rsidDel="00000000" w:rsidR="00000000" w:rsidRPr="00000000">
        <w:commentReference w:id="314"/>
      </w:r>
      <w:commentRangeEnd w:id="315"/>
      <w:r w:rsidDel="00000000" w:rsidR="00000000" w:rsidRPr="00000000">
        <w:commentReference w:id="315"/>
      </w:r>
      <w:r w:rsidDel="00000000" w:rsidR="00000000" w:rsidRPr="00000000">
        <w:rPr>
          <w:rtl w:val="0"/>
        </w:rPr>
      </w:r>
    </w:p>
    <w:p w:rsidR="00000000" w:rsidDel="00000000" w:rsidP="00000000" w:rsidRDefault="00000000" w:rsidRPr="00000000" w14:paraId="000003E6">
      <w:pPr>
        <w:numPr>
          <w:ilvl w:val="2"/>
          <w:numId w:val="87"/>
        </w:numPr>
        <w:ind w:left="2160" w:hanging="360"/>
      </w:pPr>
      <w:r w:rsidDel="00000000" w:rsidR="00000000" w:rsidRPr="00000000">
        <w:rPr>
          <w:rtl w:val="0"/>
        </w:rPr>
        <w:t xml:space="preserve">ESA, USAID, NSF, </w:t>
      </w:r>
    </w:p>
    <w:p w:rsidR="00000000" w:rsidDel="00000000" w:rsidP="00000000" w:rsidRDefault="00000000" w:rsidRPr="00000000" w14:paraId="000003E7">
      <w:pPr>
        <w:numPr>
          <w:ilvl w:val="2"/>
          <w:numId w:val="87"/>
        </w:numPr>
        <w:ind w:left="2160" w:hanging="360"/>
      </w:pPr>
      <w:r w:rsidDel="00000000" w:rsidR="00000000" w:rsidRPr="00000000">
        <w:rPr>
          <w:rtl w:val="0"/>
        </w:rPr>
        <w:t xml:space="preserve">and donor community</w:t>
      </w:r>
    </w:p>
    <w:p w:rsidR="00000000" w:rsidDel="00000000" w:rsidP="00000000" w:rsidRDefault="00000000" w:rsidRPr="00000000" w14:paraId="000003E8">
      <w:pPr>
        <w:numPr>
          <w:ilvl w:val="0"/>
          <w:numId w:val="87"/>
        </w:numPr>
        <w:ind w:left="720" w:hanging="360"/>
      </w:pPr>
      <w:commentRangeStart w:id="316"/>
      <w:r w:rsidDel="00000000" w:rsidR="00000000" w:rsidRPr="00000000">
        <w:rPr>
          <w:rtl w:val="0"/>
        </w:rPr>
        <w:t xml:space="preserve">need to have a process for selecting and approving ground sites</w:t>
      </w:r>
      <w:commentRangeEnd w:id="316"/>
      <w:r w:rsidDel="00000000" w:rsidR="00000000" w:rsidRPr="00000000">
        <w:commentReference w:id="316"/>
      </w:r>
      <w:r w:rsidDel="00000000" w:rsidR="00000000" w:rsidRPr="00000000">
        <w:rPr>
          <w:rtl w:val="0"/>
        </w:rPr>
      </w:r>
    </w:p>
    <w:p w:rsidR="00000000" w:rsidDel="00000000" w:rsidP="00000000" w:rsidRDefault="00000000" w:rsidRPr="00000000" w14:paraId="000003E9">
      <w:pPr>
        <w:numPr>
          <w:ilvl w:val="1"/>
          <w:numId w:val="87"/>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EA">
      <w:pPr>
        <w:numPr>
          <w:ilvl w:val="1"/>
          <w:numId w:val="87"/>
        </w:numPr>
        <w:ind w:left="1440" w:hanging="360"/>
      </w:pPr>
      <w:r w:rsidDel="00000000" w:rsidR="00000000" w:rsidRPr="00000000">
        <w:rPr>
          <w:rtl w:val="0"/>
        </w:rPr>
        <w:t xml:space="preserve">Engage with existing efforts</w:t>
      </w:r>
    </w:p>
    <w:p w:rsidR="00000000" w:rsidDel="00000000" w:rsidP="00000000" w:rsidRDefault="00000000" w:rsidRPr="00000000" w14:paraId="000003EB">
      <w:pPr>
        <w:numPr>
          <w:ilvl w:val="1"/>
          <w:numId w:val="87"/>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3EC">
      <w:pPr>
        <w:numPr>
          <w:ilvl w:val="2"/>
          <w:numId w:val="87"/>
        </w:numPr>
        <w:ind w:left="2160" w:hanging="360"/>
      </w:pPr>
      <w:r w:rsidDel="00000000" w:rsidR="00000000" w:rsidRPr="00000000">
        <w:rPr>
          <w:rtl w:val="0"/>
        </w:rPr>
        <w:t xml:space="preserve">Drones</w:t>
      </w:r>
    </w:p>
    <w:p w:rsidR="00000000" w:rsidDel="00000000" w:rsidP="00000000" w:rsidRDefault="00000000" w:rsidRPr="00000000" w14:paraId="000003ED">
      <w:pPr>
        <w:numPr>
          <w:ilvl w:val="2"/>
          <w:numId w:val="87"/>
        </w:numPr>
        <w:ind w:left="2160" w:hanging="360"/>
      </w:pPr>
      <w:commentRangeStart w:id="317"/>
      <w:r w:rsidDel="00000000" w:rsidR="00000000" w:rsidRPr="00000000">
        <w:rPr>
          <w:rtl w:val="0"/>
        </w:rPr>
        <w:t xml:space="preserve">lab facilities</w:t>
      </w:r>
      <w:commentRangeEnd w:id="317"/>
      <w:r w:rsidDel="00000000" w:rsidR="00000000" w:rsidRPr="00000000">
        <w:commentReference w:id="317"/>
      </w:r>
      <w:r w:rsidDel="00000000" w:rsidR="00000000" w:rsidRPr="00000000">
        <w:rPr>
          <w:rtl w:val="0"/>
        </w:rPr>
      </w:r>
    </w:p>
    <w:p w:rsidR="00000000" w:rsidDel="00000000" w:rsidP="00000000" w:rsidRDefault="00000000" w:rsidRPr="00000000" w14:paraId="000003EE">
      <w:pPr>
        <w:rPr/>
      </w:pPr>
      <w:commentRangeStart w:id="318"/>
      <w:r w:rsidDel="00000000" w:rsidR="00000000" w:rsidRPr="00000000">
        <w:rPr>
          <w:rtl w:val="0"/>
        </w:rPr>
      </w:r>
    </w:p>
    <w:p w:rsidR="00000000" w:rsidDel="00000000" w:rsidP="00000000" w:rsidRDefault="00000000" w:rsidRPr="00000000" w14:paraId="000003EF">
      <w:pPr>
        <w:numPr>
          <w:ilvl w:val="0"/>
          <w:numId w:val="87"/>
        </w:numPr>
        <w:ind w:left="720" w:hanging="360"/>
      </w:pPr>
      <w:commentRangeStart w:id="319"/>
      <w:r w:rsidDel="00000000" w:rsidR="00000000" w:rsidRPr="00000000">
        <w:rPr>
          <w:rtl w:val="0"/>
        </w:rPr>
        <w:t xml:space="preserve">There are many tropical forests - different tropical continents/forests are different - floristically, function, in terms of pressures faced </w:t>
      </w:r>
      <w:commentRangeEnd w:id="319"/>
      <w:r w:rsidDel="00000000" w:rsidR="00000000" w:rsidRPr="00000000">
        <w:commentReference w:id="319"/>
      </w:r>
      <w:commentRangeEnd w:id="318"/>
      <w:r w:rsidDel="00000000" w:rsidR="00000000" w:rsidRPr="00000000">
        <w:commentReference w:id="318"/>
      </w:r>
      <w:r w:rsidDel="00000000" w:rsidR="00000000" w:rsidRPr="00000000">
        <w:rPr>
          <w:rtl w:val="0"/>
        </w:rPr>
      </w:r>
    </w:p>
    <w:p w:rsidR="00000000" w:rsidDel="00000000" w:rsidP="00000000" w:rsidRDefault="00000000" w:rsidRPr="00000000" w14:paraId="000003F0">
      <w:pPr>
        <w:numPr>
          <w:ilvl w:val="1"/>
          <w:numId w:val="87"/>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3F1">
      <w:pPr>
        <w:numPr>
          <w:ilvl w:val="0"/>
          <w:numId w:val="87"/>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3F2">
      <w:pPr>
        <w:numPr>
          <w:ilvl w:val="1"/>
          <w:numId w:val="87"/>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Strawman Baseline/Threshold Mission Concept:  </w:t>
      </w:r>
    </w:p>
    <w:p w:rsidR="00000000" w:rsidDel="00000000" w:rsidP="00000000" w:rsidRDefault="00000000" w:rsidRPr="00000000" w14:paraId="000003F5">
      <w:pPr>
        <w:numPr>
          <w:ilvl w:val="0"/>
          <w:numId w:val="66"/>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3F6">
      <w:pPr>
        <w:numPr>
          <w:ilvl w:val="1"/>
          <w:numId w:val="66"/>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3F7">
      <w:pPr>
        <w:numPr>
          <w:ilvl w:val="0"/>
          <w:numId w:val="66"/>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3F8">
      <w:pPr>
        <w:numPr>
          <w:ilvl w:val="1"/>
          <w:numId w:val="66"/>
        </w:numPr>
        <w:ind w:left="1440" w:hanging="360"/>
      </w:pPr>
      <w:r w:rsidDel="00000000" w:rsidR="00000000" w:rsidRPr="00000000">
        <w:rPr>
          <w:rtl w:val="0"/>
        </w:rPr>
        <w:t xml:space="preserve">Plan A - ARES first</w:t>
      </w:r>
    </w:p>
    <w:p w:rsidR="00000000" w:rsidDel="00000000" w:rsidP="00000000" w:rsidRDefault="00000000" w:rsidRPr="00000000" w14:paraId="000003F9">
      <w:pPr>
        <w:numPr>
          <w:ilvl w:val="1"/>
          <w:numId w:val="66"/>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3FA">
      <w:pPr>
        <w:numPr>
          <w:ilvl w:val="0"/>
          <w:numId w:val="66"/>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3FB">
      <w:pPr>
        <w:numPr>
          <w:ilvl w:val="0"/>
          <w:numId w:val="66"/>
        </w:numPr>
        <w:ind w:left="720" w:hanging="360"/>
      </w:pPr>
      <w:r w:rsidDel="00000000" w:rsidR="00000000" w:rsidRPr="00000000">
        <w:rPr>
          <w:rtl w:val="0"/>
        </w:rPr>
        <w:t xml:space="preserve">Emphasize gradients!</w:t>
      </w:r>
    </w:p>
    <w:p w:rsidR="00000000" w:rsidDel="00000000" w:rsidP="00000000" w:rsidRDefault="00000000" w:rsidRPr="00000000" w14:paraId="000003FC">
      <w:pPr>
        <w:numPr>
          <w:ilvl w:val="1"/>
          <w:numId w:val="66"/>
        </w:numPr>
        <w:ind w:left="1440" w:hanging="360"/>
      </w:pPr>
      <w:r w:rsidDel="00000000" w:rsidR="00000000" w:rsidRPr="00000000">
        <w:rPr>
          <w:rtl w:val="0"/>
        </w:rPr>
        <w:t xml:space="preserve">Climatic gradients</w:t>
      </w:r>
    </w:p>
    <w:p w:rsidR="00000000" w:rsidDel="00000000" w:rsidP="00000000" w:rsidRDefault="00000000" w:rsidRPr="00000000" w14:paraId="000003FD">
      <w:pPr>
        <w:numPr>
          <w:ilvl w:val="2"/>
          <w:numId w:val="66"/>
        </w:numPr>
        <w:ind w:left="2160" w:hanging="360"/>
      </w:pPr>
      <w:r w:rsidDel="00000000" w:rsidR="00000000" w:rsidRPr="00000000">
        <w:rPr>
          <w:rtl w:val="0"/>
        </w:rPr>
      </w:r>
    </w:p>
    <w:p w:rsidR="00000000" w:rsidDel="00000000" w:rsidP="00000000" w:rsidRDefault="00000000" w:rsidRPr="00000000" w14:paraId="000003FE">
      <w:pPr>
        <w:numPr>
          <w:ilvl w:val="1"/>
          <w:numId w:val="66"/>
        </w:numPr>
        <w:ind w:left="1440" w:hanging="360"/>
      </w:pPr>
      <w:r w:rsidDel="00000000" w:rsidR="00000000" w:rsidRPr="00000000">
        <w:rPr>
          <w:rtl w:val="0"/>
        </w:rPr>
        <w:t xml:space="preserve">Elevation gradients </w:t>
      </w:r>
    </w:p>
    <w:p w:rsidR="00000000" w:rsidDel="00000000" w:rsidP="00000000" w:rsidRDefault="00000000" w:rsidRPr="00000000" w14:paraId="000003FF">
      <w:pPr>
        <w:numPr>
          <w:ilvl w:val="2"/>
          <w:numId w:val="66"/>
        </w:numPr>
        <w:ind w:left="2160" w:hanging="360"/>
      </w:pPr>
      <w:r w:rsidDel="00000000" w:rsidR="00000000" w:rsidRPr="00000000">
        <w:rPr>
          <w:rtl w:val="0"/>
        </w:rPr>
        <w:t xml:space="preserve">Peru, Rwanda, </w:t>
      </w:r>
    </w:p>
    <w:p w:rsidR="00000000" w:rsidDel="00000000" w:rsidP="00000000" w:rsidRDefault="00000000" w:rsidRPr="00000000" w14:paraId="00000400">
      <w:pPr>
        <w:numPr>
          <w:ilvl w:val="0"/>
          <w:numId w:val="66"/>
        </w:numPr>
        <w:ind w:left="720" w:hanging="360"/>
      </w:pPr>
      <w:r w:rsidDel="00000000" w:rsidR="00000000" w:rsidRPr="00000000">
        <w:rPr>
          <w:rtl w:val="0"/>
        </w:rPr>
      </w:r>
    </w:p>
    <w:p w:rsidR="00000000" w:rsidDel="00000000" w:rsidP="00000000" w:rsidRDefault="00000000" w:rsidRPr="00000000" w14:paraId="00000401">
      <w:pPr>
        <w:numPr>
          <w:ilvl w:val="0"/>
          <w:numId w:val="66"/>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402">
      <w:pPr>
        <w:numPr>
          <w:ilvl w:val="1"/>
          <w:numId w:val="6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403">
      <w:pPr>
        <w:numPr>
          <w:ilvl w:val="1"/>
          <w:numId w:val="6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404">
      <w:pPr>
        <w:numPr>
          <w:ilvl w:val="1"/>
          <w:numId w:val="6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405">
      <w:pPr>
        <w:numPr>
          <w:ilvl w:val="1"/>
          <w:numId w:val="6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406">
      <w:pPr>
        <w:numPr>
          <w:ilvl w:val="2"/>
          <w:numId w:val="6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407">
      <w:pPr>
        <w:numPr>
          <w:ilvl w:val="0"/>
          <w:numId w:val="66"/>
        </w:numPr>
        <w:ind w:left="720" w:hanging="360"/>
      </w:pPr>
      <w:commentRangeStart w:id="320"/>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408">
      <w:pPr>
        <w:numPr>
          <w:ilvl w:val="1"/>
          <w:numId w:val="66"/>
        </w:numPr>
        <w:ind w:left="1440" w:hanging="360"/>
      </w:pPr>
      <w:r w:rsidDel="00000000" w:rsidR="00000000" w:rsidRPr="00000000">
        <w:rPr>
          <w:rtl w:val="0"/>
        </w:rPr>
        <w:t xml:space="preserve">better if extend to Amazon</w:t>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50E">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pStyle w:val="Heading2"/>
        <w:rPr/>
      </w:pPr>
      <w:bookmarkStart w:colFirst="0" w:colLast="0" w:name="_p0uxu9uxhfos" w:id="34"/>
      <w:bookmarkEnd w:id="34"/>
      <w:r w:rsidDel="00000000" w:rsidR="00000000" w:rsidRPr="00000000">
        <w:rPr>
          <w:rtl w:val="0"/>
        </w:rPr>
        <w:t xml:space="preserve">7. Technical and Logistical Feasibility </w:t>
      </w:r>
    </w:p>
    <w:p w:rsidR="00000000" w:rsidDel="00000000" w:rsidP="00000000" w:rsidRDefault="00000000" w:rsidRPr="00000000" w14:paraId="00000518">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21"/>
      <w:r w:rsidDel="00000000" w:rsidR="00000000" w:rsidRPr="00000000">
        <w:rPr>
          <w:rtl w:val="0"/>
        </w:rPr>
        <w:t xml:space="preserve">international airborne deployments</w:t>
      </w:r>
      <w:commentRangeEnd w:id="321"/>
      <w:r w:rsidDel="00000000" w:rsidR="00000000" w:rsidRPr="00000000">
        <w:commentReference w:id="321"/>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In cases where NASA aircraft cannot obtain overflight permission or acquire data</w:t>
      </w:r>
      <w:ins w:author="Michael Keller" w:id="52" w:date="2024-09-03T17:22:21Z">
        <w:r w:rsidDel="00000000" w:rsidR="00000000" w:rsidRPr="00000000">
          <w:rPr>
            <w:rtl w:val="0"/>
          </w:rPr>
          <w:t xml:space="preserve"> using its own instrumentation</w:t>
        </w:r>
      </w:ins>
      <w:r w:rsidDel="00000000" w:rsidR="00000000" w:rsidRPr="00000000">
        <w:rPr>
          <w:rtl w:val="0"/>
        </w:rPr>
        <w:t xml:space="preserve">, PANGEA will deploy commercial or other assets, such as commercial ALS, commercial drone based instrumentation or local instruments</w:t>
      </w:r>
      <w:ins w:author="Michael Keller" w:id="53" w:date="2024-09-03T17:22:38Z">
        <w:r w:rsidDel="00000000" w:rsidR="00000000" w:rsidRPr="00000000">
          <w:rPr>
            <w:rtl w:val="0"/>
          </w:rPr>
          <w:t xml:space="preserve"> and </w:t>
        </w:r>
      </w:ins>
      <w:del w:author="Michael Keller" w:id="53" w:date="2024-09-03T17:22:38Z">
        <w:r w:rsidDel="00000000" w:rsidR="00000000" w:rsidRPr="00000000">
          <w:rPr>
            <w:rtl w:val="0"/>
          </w:rPr>
          <w:delText xml:space="preserve">/</w:delText>
        </w:r>
      </w:del>
      <w:r w:rsidDel="00000000" w:rsidR="00000000" w:rsidRPr="00000000">
        <w:rPr>
          <w:rtl w:val="0"/>
        </w:rPr>
        <w:t xml:space="preserve">aircraft to acquire the required airborne datasets. This is particularly important in Brazil, where </w:t>
      </w:r>
      <w:ins w:author="Michael Keller" w:id="54" w:date="2024-09-03T17:22:58Z">
        <w:r w:rsidDel="00000000" w:rsidR="00000000" w:rsidRPr="00000000">
          <w:rPr>
            <w:rtl w:val="0"/>
          </w:rPr>
          <w:t xml:space="preserve">historically we have encountered </w:t>
        </w:r>
      </w:ins>
      <w:del w:author="Michael Keller" w:id="54" w:date="2024-09-03T17:22:58Z">
        <w:r w:rsidDel="00000000" w:rsidR="00000000" w:rsidRPr="00000000">
          <w:rPr>
            <w:rtl w:val="0"/>
          </w:rPr>
          <w:delText xml:space="preserve">there are </w:delText>
        </w:r>
      </w:del>
      <w:r w:rsidDel="00000000" w:rsidR="00000000" w:rsidRPr="00000000">
        <w:rPr>
          <w:rtl w:val="0"/>
        </w:rPr>
        <w:t xml:space="preserve">challenges </w:t>
      </w:r>
      <w:ins w:author="Michael Keller" w:id="55" w:date="2024-09-03T17:23:25Z">
        <w:r w:rsidDel="00000000" w:rsidR="00000000" w:rsidRPr="00000000">
          <w:rPr>
            <w:rtl w:val="0"/>
          </w:rPr>
          <w:t xml:space="preserve">for ground observations using non-Brazilian instruments and aircraft </w:t>
        </w:r>
      </w:ins>
      <w:del w:author="Michael Keller" w:id="55" w:date="2024-09-03T17:23:25Z">
        <w:r w:rsidDel="00000000" w:rsidR="00000000" w:rsidRPr="00000000">
          <w:rPr>
            <w:rtl w:val="0"/>
          </w:rPr>
          <w:delText xml:space="preserve">associated with acquiring </w:delText>
        </w:r>
        <w:commentRangeStart w:id="322"/>
        <w:commentRangeStart w:id="323"/>
        <w:r w:rsidDel="00000000" w:rsidR="00000000" w:rsidRPr="00000000">
          <w:rPr>
            <w:rtl w:val="0"/>
          </w:rPr>
          <w:delText xml:space="preserve">nadir-looking data</w:delText>
        </w:r>
        <w:commentRangeEnd w:id="322"/>
        <w:r w:rsidDel="00000000" w:rsidR="00000000" w:rsidRPr="00000000">
          <w:commentReference w:id="322"/>
        </w:r>
        <w:commentRangeEnd w:id="323"/>
        <w:r w:rsidDel="00000000" w:rsidR="00000000" w:rsidRPr="00000000">
          <w:commentReference w:id="323"/>
        </w:r>
        <w:r w:rsidDel="00000000" w:rsidR="00000000" w:rsidRPr="00000000">
          <w:rPr>
            <w:rtl w:val="0"/>
          </w:rPr>
          <w:delText xml:space="preserve">, such as LiDAR, multispectral, and hyperspectral data</w:delText>
        </w:r>
      </w:del>
      <w:r w:rsidDel="00000000" w:rsidR="00000000" w:rsidRPr="00000000">
        <w:rPr>
          <w:rtl w:val="0"/>
        </w:rPr>
        <w:t xml:space="preserve">. Here we will leverage the </w:t>
      </w:r>
      <w:commentRangeStart w:id="324"/>
      <w:r w:rsidDel="00000000" w:rsidR="00000000" w:rsidRPr="00000000">
        <w:rPr>
          <w:rtl w:val="0"/>
        </w:rPr>
        <w:t xml:space="preserve">existing practice</w:t>
      </w:r>
      <w:commentRangeEnd w:id="324"/>
      <w:r w:rsidDel="00000000" w:rsidR="00000000" w:rsidRPr="00000000">
        <w:commentReference w:id="324"/>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21">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22">
      <w:pPr>
        <w:numPr>
          <w:ilvl w:val="0"/>
          <w:numId w:val="57"/>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523">
      <w:pPr>
        <w:numPr>
          <w:ilvl w:val="1"/>
          <w:numId w:val="57"/>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524">
      <w:pPr>
        <w:numPr>
          <w:ilvl w:val="1"/>
          <w:numId w:val="57"/>
        </w:numPr>
        <w:ind w:left="1440" w:hanging="360"/>
        <w:rPr>
          <w:i w:val="1"/>
        </w:rPr>
      </w:pPr>
      <w:r w:rsidDel="00000000" w:rsidR="00000000" w:rsidRPr="00000000">
        <w:rPr>
          <w:i w:val="1"/>
          <w:rtl w:val="0"/>
        </w:rPr>
        <w:t xml:space="preserve">SAFARI</w:t>
      </w:r>
    </w:p>
    <w:p w:rsidR="00000000" w:rsidDel="00000000" w:rsidP="00000000" w:rsidRDefault="00000000" w:rsidRPr="00000000" w14:paraId="00000525">
      <w:pPr>
        <w:numPr>
          <w:ilvl w:val="1"/>
          <w:numId w:val="57"/>
        </w:numPr>
        <w:ind w:left="1440" w:hanging="360"/>
        <w:rPr>
          <w:i w:val="1"/>
        </w:rPr>
      </w:pPr>
      <w:r w:rsidDel="00000000" w:rsidR="00000000" w:rsidRPr="00000000">
        <w:rPr>
          <w:i w:val="1"/>
          <w:rtl w:val="0"/>
        </w:rPr>
        <w:t xml:space="preserve">LBA</w:t>
      </w:r>
    </w:p>
    <w:p w:rsidR="00000000" w:rsidDel="00000000" w:rsidP="00000000" w:rsidRDefault="00000000" w:rsidRPr="00000000" w14:paraId="00000526">
      <w:pPr>
        <w:numPr>
          <w:ilvl w:val="1"/>
          <w:numId w:val="57"/>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527">
      <w:pPr>
        <w:numPr>
          <w:ilvl w:val="1"/>
          <w:numId w:val="57"/>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528">
      <w:pPr>
        <w:numPr>
          <w:ilvl w:val="1"/>
          <w:numId w:val="57"/>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529">
      <w:pPr>
        <w:numPr>
          <w:ilvl w:val="0"/>
          <w:numId w:val="57"/>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52A">
      <w:pPr>
        <w:numPr>
          <w:ilvl w:val="1"/>
          <w:numId w:val="57"/>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52B">
      <w:pPr>
        <w:numPr>
          <w:ilvl w:val="0"/>
          <w:numId w:val="57"/>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52C">
      <w:pPr>
        <w:numPr>
          <w:ilvl w:val="0"/>
          <w:numId w:val="57"/>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2D">
      <w:pPr>
        <w:numPr>
          <w:ilvl w:val="0"/>
          <w:numId w:val="57"/>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2E">
      <w:pPr>
        <w:numPr>
          <w:ilvl w:val="0"/>
          <w:numId w:val="57"/>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2F">
      <w:pPr>
        <w:rPr>
          <w:i w:val="1"/>
        </w:rPr>
      </w:pPr>
      <w:r w:rsidDel="00000000" w:rsidR="00000000" w:rsidRPr="00000000">
        <w:rPr>
          <w:rtl w:val="0"/>
        </w:rPr>
      </w:r>
    </w:p>
    <w:p w:rsidR="00000000" w:rsidDel="00000000" w:rsidP="00000000" w:rsidRDefault="00000000" w:rsidRPr="00000000" w14:paraId="00000530">
      <w:pPr>
        <w:numPr>
          <w:ilvl w:val="0"/>
          <w:numId w:val="57"/>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31">
      <w:pPr>
        <w:numPr>
          <w:ilvl w:val="1"/>
          <w:numId w:val="57"/>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32">
      <w:pPr>
        <w:numPr>
          <w:ilvl w:val="2"/>
          <w:numId w:val="57"/>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33">
      <w:pPr>
        <w:numPr>
          <w:ilvl w:val="1"/>
          <w:numId w:val="57"/>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34">
      <w:pPr>
        <w:numPr>
          <w:ilvl w:val="1"/>
          <w:numId w:val="57"/>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35">
      <w:pPr>
        <w:numPr>
          <w:ilvl w:val="1"/>
          <w:numId w:val="57"/>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36">
      <w:pPr>
        <w:numPr>
          <w:ilvl w:val="0"/>
          <w:numId w:val="57"/>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37">
      <w:pPr>
        <w:numPr>
          <w:ilvl w:val="1"/>
          <w:numId w:val="57"/>
        </w:numPr>
        <w:ind w:left="1440" w:hanging="360"/>
        <w:rPr>
          <w:i w:val="1"/>
        </w:rPr>
      </w:pPr>
      <w:commentRangeStart w:id="325"/>
      <w:r w:rsidDel="00000000" w:rsidR="00000000" w:rsidRPr="00000000">
        <w:rPr>
          <w:i w:val="1"/>
          <w:rtl w:val="0"/>
        </w:rPr>
        <w:t xml:space="preserve">5 years - $30 million </w:t>
      </w:r>
    </w:p>
    <w:p w:rsidR="00000000" w:rsidDel="00000000" w:rsidP="00000000" w:rsidRDefault="00000000" w:rsidRPr="00000000" w14:paraId="00000538">
      <w:pPr>
        <w:numPr>
          <w:ilvl w:val="2"/>
          <w:numId w:val="57"/>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39">
      <w:pPr>
        <w:numPr>
          <w:ilvl w:val="0"/>
          <w:numId w:val="57"/>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3A">
      <w:pPr>
        <w:numPr>
          <w:ilvl w:val="0"/>
          <w:numId w:val="57"/>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3B">
      <w:pPr>
        <w:numPr>
          <w:ilvl w:val="0"/>
          <w:numId w:val="57"/>
        </w:numPr>
        <w:ind w:left="1440" w:hanging="360"/>
        <w:rPr>
          <w:i w:val="1"/>
        </w:rPr>
      </w:pPr>
      <w:r w:rsidDel="00000000" w:rsidR="00000000" w:rsidRPr="00000000">
        <w:rPr>
          <w:i w:val="1"/>
          <w:rtl w:val="0"/>
        </w:rPr>
        <w:t xml:space="preserve">10 years - $150 million</w:t>
      </w:r>
      <w:commentRangeEnd w:id="325"/>
      <w:r w:rsidDel="00000000" w:rsidR="00000000" w:rsidRPr="00000000">
        <w:commentReference w:id="325"/>
      </w:r>
      <w:r w:rsidDel="00000000" w:rsidR="00000000" w:rsidRPr="00000000">
        <w:rPr>
          <w:rtl w:val="0"/>
        </w:rPr>
      </w:r>
    </w:p>
    <w:p w:rsidR="00000000" w:rsidDel="00000000" w:rsidP="00000000" w:rsidRDefault="00000000" w:rsidRPr="00000000" w14:paraId="0000053C">
      <w:pPr>
        <w:numPr>
          <w:ilvl w:val="0"/>
          <w:numId w:val="91"/>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3D">
      <w:pPr>
        <w:numPr>
          <w:ilvl w:val="0"/>
          <w:numId w:val="91"/>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3E">
      <w:pPr>
        <w:numPr>
          <w:ilvl w:val="1"/>
          <w:numId w:val="91"/>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3F">
      <w:pPr>
        <w:numPr>
          <w:ilvl w:val="2"/>
          <w:numId w:val="91"/>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40">
      <w:pPr>
        <w:numPr>
          <w:ilvl w:val="1"/>
          <w:numId w:val="91"/>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41">
      <w:pPr>
        <w:numPr>
          <w:ilvl w:val="1"/>
          <w:numId w:val="91"/>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42">
      <w:pPr>
        <w:numPr>
          <w:ilvl w:val="1"/>
          <w:numId w:val="91"/>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43">
      <w:pPr>
        <w:numPr>
          <w:ilvl w:val="2"/>
          <w:numId w:val="91"/>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44">
      <w:pPr>
        <w:numPr>
          <w:ilvl w:val="1"/>
          <w:numId w:val="91"/>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45">
      <w:pPr>
        <w:numPr>
          <w:ilvl w:val="1"/>
          <w:numId w:val="91"/>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46">
      <w:pPr>
        <w:pStyle w:val="Heading3"/>
        <w:rPr/>
      </w:pPr>
      <w:bookmarkStart w:colFirst="0" w:colLast="0" w:name="_hqyhm81kx4qe" w:id="35"/>
      <w:bookmarkEnd w:id="35"/>
      <w:r w:rsidDel="00000000" w:rsidR="00000000" w:rsidRPr="00000000">
        <w:rPr>
          <w:rtl w:val="0"/>
        </w:rPr>
        <w:t xml:space="preserve">7.1</w:t>
      </w:r>
      <w:r w:rsidDel="00000000" w:rsidR="00000000" w:rsidRPr="00000000">
        <w:rPr>
          <w:rtl w:val="0"/>
        </w:rPr>
        <w:t xml:space="preserve"> </w:t>
      </w:r>
      <w:commentRangeStart w:id="326"/>
      <w:r w:rsidDel="00000000" w:rsidR="00000000" w:rsidRPr="00000000">
        <w:rPr>
          <w:rtl w:val="0"/>
        </w:rPr>
        <w:t xml:space="preserve">Organization</w:t>
      </w:r>
      <w:commentRangeEnd w:id="326"/>
      <w:r w:rsidDel="00000000" w:rsidR="00000000" w:rsidRPr="00000000">
        <w:commentReference w:id="326"/>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47">
      <w:pPr>
        <w:rPr/>
      </w:pPr>
      <w:commentRangeStart w:id="327"/>
      <w:commentRangeStart w:id="328"/>
      <w:commentRangeStart w:id="329"/>
      <w:commentRangeStart w:id="330"/>
      <w:r w:rsidDel="00000000" w:rsidR="00000000" w:rsidRPr="00000000">
        <w:rPr>
          <w:rtl w:val="0"/>
        </w:rPr>
        <w:t xml:space="preserve">The organization and coordination of PANGEA will be determined</w:t>
      </w:r>
      <w:commentRangeEnd w:id="327"/>
      <w:r w:rsidDel="00000000" w:rsidR="00000000" w:rsidRPr="00000000">
        <w:commentReference w:id="327"/>
      </w:r>
      <w:commentRangeEnd w:id="328"/>
      <w:r w:rsidDel="00000000" w:rsidR="00000000" w:rsidRPr="00000000">
        <w:commentReference w:id="328"/>
      </w:r>
      <w:commentRangeEnd w:id="329"/>
      <w:r w:rsidDel="00000000" w:rsidR="00000000" w:rsidRPr="00000000">
        <w:commentReference w:id="329"/>
      </w:r>
      <w:commentRangeEnd w:id="330"/>
      <w:r w:rsidDel="00000000" w:rsidR="00000000" w:rsidRPr="00000000">
        <w:commentReference w:id="330"/>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drawing>
          <wp:inline distB="114300" distT="114300" distL="114300" distR="114300">
            <wp:extent cx="5886450" cy="3314700"/>
            <wp:effectExtent b="0" l="0" r="0" t="0"/>
            <wp:docPr id="3" name="image3.png"/>
            <a:graphic>
              <a:graphicData uri="http://schemas.openxmlformats.org/drawingml/2006/picture">
                <pic:pic>
                  <pic:nvPicPr>
                    <pic:cNvPr id="0" name="image3.png"/>
                    <pic:cNvPicPr preferRelativeResize="0"/>
                  </pic:nvPicPr>
                  <pic:blipFill>
                    <a:blip r:embed="rId184"/>
                    <a:srcRect b="0" l="0" r="0" t="0"/>
                    <a:stretch>
                      <a:fillRect/>
                    </a:stretch>
                  </pic:blipFill>
                  <pic:spPr>
                    <a:xfrm>
                      <a:off x="0" y="0"/>
                      <a:ext cx="5886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pStyle w:val="Heading4"/>
        <w:rPr/>
      </w:pPr>
      <w:bookmarkStart w:colFirst="0" w:colLast="0" w:name="_hyedhoelr1xk" w:id="36"/>
      <w:bookmarkEnd w:id="36"/>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The NASA Terrestrial Ecology Program uses surface, airborne, and space-based</w:t>
      </w:r>
    </w:p>
    <w:p w:rsidR="00000000" w:rsidDel="00000000" w:rsidP="00000000" w:rsidRDefault="00000000" w:rsidRPr="00000000" w14:paraId="0000054C">
      <w:pPr>
        <w:rPr/>
      </w:pPr>
      <w:r w:rsidDel="00000000" w:rsidR="00000000" w:rsidRPr="00000000">
        <w:rPr>
          <w:rtl w:val="0"/>
        </w:rPr>
        <w:t xml:space="preserve">observations to understand how Earth’s carbon cycle and terrestrial ecosystems</w:t>
      </w:r>
    </w:p>
    <w:p w:rsidR="00000000" w:rsidDel="00000000" w:rsidP="00000000" w:rsidRDefault="00000000" w:rsidRPr="00000000" w14:paraId="0000054D">
      <w:pPr>
        <w:rPr/>
      </w:pPr>
      <w:r w:rsidDel="00000000" w:rsidR="00000000" w:rsidRPr="00000000">
        <w:rPr>
          <w:rtl w:val="0"/>
        </w:rPr>
        <w:t xml:space="preserve">respond to environmental change and human interventions. Improved</w:t>
      </w:r>
    </w:p>
    <w:p w:rsidR="00000000" w:rsidDel="00000000" w:rsidP="00000000" w:rsidRDefault="00000000" w:rsidRPr="00000000" w14:paraId="0000054E">
      <w:pPr>
        <w:rPr/>
      </w:pPr>
      <w:r w:rsidDel="00000000" w:rsidR="00000000" w:rsidRPr="00000000">
        <w:rPr>
          <w:rtl w:val="0"/>
        </w:rPr>
        <w:t xml:space="preserve">understanding is gained by combining observations with advanced data analysis</w:t>
      </w:r>
    </w:p>
    <w:p w:rsidR="00000000" w:rsidDel="00000000" w:rsidP="00000000" w:rsidRDefault="00000000" w:rsidRPr="00000000" w14:paraId="0000054F">
      <w:pPr>
        <w:rPr/>
      </w:pPr>
      <w:r w:rsidDel="00000000" w:rsidR="00000000" w:rsidRPr="00000000">
        <w:rPr>
          <w:rtl w:val="0"/>
        </w:rPr>
        <w:t xml:space="preserve">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50">
      <w:pPr>
        <w:pStyle w:val="Heading4"/>
        <w:rPr/>
      </w:pPr>
      <w:bookmarkStart w:colFirst="0" w:colLast="0" w:name="_x5mu1td5ughg" w:id="37"/>
      <w:bookmarkEnd w:id="37"/>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51">
      <w:pPr>
        <w:rPr/>
      </w:pPr>
      <w:r w:rsidDel="00000000" w:rsidR="00000000" w:rsidRPr="00000000">
        <w:rPr>
          <w:rtl w:val="0"/>
        </w:rPr>
        <w:t xml:space="preserve">Implementation of PANGEA will be supported by a </w:t>
      </w:r>
      <w:r w:rsidDel="00000000" w:rsidR="00000000" w:rsidRPr="00000000">
        <w:rPr>
          <w:i w:val="1"/>
          <w:rtl w:val="0"/>
        </w:rPr>
        <w:t xml:space="preserve">Project Office</w:t>
      </w:r>
      <w:r w:rsidDel="00000000" w:rsidR="00000000" w:rsidRPr="00000000">
        <w:rPr>
          <w:rtl w:val="0"/>
        </w:rPr>
        <w:t xml:space="preserve">. Field and airborne activities conducted within PANGEA will be organized, coordinated, and supported through the Project Office. Important aspects include coordination and support for field operations and logistics, safety and risk management, and interactions with local and regional stakeholders. The Project Office can provide cyberinfrastructure for data analysis and management.  Along with cyberinfrastructure, past campaign experience suggests that a human touch from the Project Office to encourage participation and compliance with data and open science policies will enhance team science.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w:t>
      </w:r>
      <w:r w:rsidDel="00000000" w:rsidR="00000000" w:rsidRPr="00000000">
        <w:rPr>
          <w:i w:val="1"/>
          <w:rtl w:val="0"/>
        </w:rPr>
        <w:t xml:space="preserve">.  </w:t>
      </w:r>
      <w:r w:rsidDel="00000000" w:rsidR="00000000" w:rsidRPr="00000000">
        <w:rPr>
          <w:rtl w:val="0"/>
        </w:rPr>
        <w:t xml:space="preserve">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color w:val="000000"/>
          <w:sz w:val="22"/>
          <w:szCs w:val="22"/>
        </w:rPr>
      </w:pPr>
      <w:r w:rsidDel="00000000" w:rsidR="00000000" w:rsidRPr="00000000">
        <w:rPr>
          <w:color w:val="000000"/>
          <w:sz w:val="22"/>
          <w:szCs w:val="22"/>
          <w:rtl w:val="0"/>
        </w:rPr>
        <w:t xml:space="preserve">Prior to initiation of the PANGEA science investigations, a group of scientists selected by the Program Office will design the PANGEA research in a </w:t>
      </w:r>
      <w:r w:rsidDel="00000000" w:rsidR="00000000" w:rsidRPr="00000000">
        <w:rPr>
          <w:i w:val="1"/>
          <w:color w:val="000000"/>
          <w:sz w:val="22"/>
          <w:szCs w:val="22"/>
          <w:rtl w:val="0"/>
        </w:rPr>
        <w:t xml:space="preserve">Concise Science Pla</w:t>
      </w:r>
      <w:r w:rsidDel="00000000" w:rsidR="00000000" w:rsidRPr="00000000">
        <w:rPr>
          <w:color w:val="000000"/>
          <w:sz w:val="22"/>
          <w:szCs w:val="22"/>
          <w:rtl w:val="0"/>
        </w:rPr>
        <w:t xml:space="preserve">n.  This plan will present a refinement of the ideas presented in this scoping document.   The refined plan will match scientific scope with resources available to conduct the research.  The Concise Science Plan will serve Program Management’s needs to solicit science investigations and will serve the selected Science Team as a guide for their integrated investigations to answer PANGEA </w:t>
      </w:r>
      <w:commentRangeStart w:id="331"/>
      <w:r w:rsidDel="00000000" w:rsidR="00000000" w:rsidRPr="00000000">
        <w:rPr>
          <w:color w:val="000000"/>
          <w:sz w:val="22"/>
          <w:szCs w:val="22"/>
          <w:rtl w:val="0"/>
        </w:rPr>
        <w:t xml:space="preserve">science questions.</w:t>
      </w:r>
      <w:commentRangeEnd w:id="331"/>
      <w:r w:rsidDel="00000000" w:rsidR="00000000" w:rsidRPr="00000000">
        <w:commentReference w:id="331"/>
      </w:r>
      <w:r w:rsidDel="00000000" w:rsidR="00000000" w:rsidRPr="00000000">
        <w:rPr>
          <w:rtl w:val="0"/>
        </w:rPr>
      </w:r>
    </w:p>
    <w:p w:rsidR="00000000" w:rsidDel="00000000" w:rsidP="00000000" w:rsidRDefault="00000000" w:rsidRPr="00000000" w14:paraId="00000556">
      <w:pPr>
        <w:pStyle w:val="Heading4"/>
        <w:rPr/>
      </w:pPr>
      <w:bookmarkStart w:colFirst="0" w:colLast="0" w:name="_lq3brrk2qvfv" w:id="38"/>
      <w:bookmarkEnd w:id="38"/>
      <w:r w:rsidDel="00000000" w:rsidR="00000000" w:rsidRPr="00000000">
        <w:rPr>
          <w:rtl w:val="0"/>
        </w:rPr>
        <w:t xml:space="preserve">7.1.4 Project Implementation</w:t>
      </w:r>
    </w:p>
    <w:p w:rsidR="00000000" w:rsidDel="00000000" w:rsidP="00000000" w:rsidRDefault="00000000" w:rsidRPr="00000000" w14:paraId="00000557">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Science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specific activities during the execution of ABoVE.  A notional timetable for project implementation is presented in section 6.10.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But, we expect data collection to </w:t>
      </w:r>
      <w:r w:rsidDel="00000000" w:rsidR="00000000" w:rsidRPr="00000000">
        <w:rPr>
          <w:rFonts w:ascii="Roboto" w:cs="Roboto" w:eastAsia="Roboto" w:hAnsi="Roboto"/>
          <w:color w:val="1f1f1f"/>
          <w:sz w:val="21"/>
          <w:szCs w:val="21"/>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58">
      <w:pPr>
        <w:pStyle w:val="Heading4"/>
        <w:rPr/>
      </w:pPr>
      <w:bookmarkStart w:colFirst="0" w:colLast="0" w:name="_7wuyqi8504jb" w:id="39"/>
      <w:bookmarkEnd w:id="39"/>
      <w:r w:rsidDel="00000000" w:rsidR="00000000" w:rsidRPr="00000000">
        <w:rPr>
          <w:rtl w:val="0"/>
        </w:rPr>
        <w:t xml:space="preserve">7.1.5 Science Team and Science Leadership</w:t>
      </w:r>
    </w:p>
    <w:p w:rsidR="00000000" w:rsidDel="00000000" w:rsidP="00000000" w:rsidRDefault="00000000" w:rsidRPr="00000000" w14:paraId="00000559">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will be composed of PIs and CO-Is of selected investigations as well as scientists recruited by those PIs and Co-Is including post-doctoral scientists and students.  NASA Program Management will select a PANGEA Project Scientist and a Deputy Project Scientist who will be</w:t>
      </w:r>
      <w:r w:rsidDel="00000000" w:rsidR="00000000" w:rsidRPr="00000000">
        <w:rPr>
          <w:rtl w:val="0"/>
        </w:rPr>
        <w:t xml:space="preserve"> responsible for providing scientific coordination, leadership and direction for PANGEA, providing scientific inputs regarding PANGEA priorities and activities to Program Management, and communicating about PANGEA to a wide variety of scientific, governmental, and public audiences.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problems, and discuss next steps for implementation.</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(hereafter Science Leads = SL) will communicate the research objectives and outputs of the NASA-funded science team to a diversity of audiences. The SL will work with local partners to set expectations of PANGEA. The SL team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commentRangeStart w:id="332"/>
      <w:commentRangeStart w:id="333"/>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End w:id="332"/>
      <w:r w:rsidDel="00000000" w:rsidR="00000000" w:rsidRPr="00000000">
        <w:commentReference w:id="332"/>
      </w:r>
      <w:commentRangeEnd w:id="333"/>
      <w:r w:rsidDel="00000000" w:rsidR="00000000" w:rsidRPr="00000000">
        <w:commentReference w:id="333"/>
      </w: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made the NASA presence in host countries more acceptable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the diverse support for the campaign and diversity of candidates who have the capacity to and interest in contributing </w:t>
      </w:r>
      <w:r w:rsidDel="00000000" w:rsidR="00000000" w:rsidRPr="00000000">
        <w:rPr>
          <w:rtl w:val="0"/>
        </w:rPr>
        <w:t xml:space="preserve">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60">
      <w:pPr>
        <w:rPr>
          <w:color w:val="ff0000"/>
        </w:rPr>
      </w:pPr>
      <w:r w:rsidDel="00000000" w:rsidR="00000000" w:rsidRPr="00000000">
        <w:rPr>
          <w:rtl w:val="0"/>
        </w:rPr>
      </w:r>
    </w:p>
    <w:p w:rsidR="00000000" w:rsidDel="00000000" w:rsidP="00000000" w:rsidRDefault="00000000" w:rsidRPr="00000000" w14:paraId="00000561">
      <w:pPr>
        <w:pStyle w:val="Heading4"/>
        <w:rPr/>
      </w:pPr>
      <w:bookmarkStart w:colFirst="0" w:colLast="0" w:name="_moant3j662pm" w:id="40"/>
      <w:bookmarkEnd w:id="40"/>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certainly be well represented in the science team.</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pStyle w:val="Heading3"/>
        <w:rPr/>
      </w:pPr>
      <w:bookmarkStart w:colFirst="0" w:colLast="0" w:name="_d22q1idfjrqr" w:id="41"/>
      <w:bookmarkEnd w:id="41"/>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66">
      <w:pPr>
        <w:rPr/>
      </w:pPr>
      <w:commentRangeStart w:id="334"/>
      <w:r w:rsidDel="00000000" w:rsidR="00000000" w:rsidRPr="00000000">
        <w:rPr>
          <w:rtl w:val="0"/>
        </w:rPr>
        <w:t xml:space="preserve">Activities for PANGEA will be coordinated and directed by a </w:t>
      </w:r>
      <w:r w:rsidDel="00000000" w:rsidR="00000000" w:rsidRPr="00000000">
        <w:rPr>
          <w:i w:val="1"/>
          <w:rtl w:val="0"/>
        </w:rPr>
        <w:t xml:space="preserve">Project Office</w:t>
      </w:r>
      <w:r w:rsidDel="00000000" w:rsidR="00000000" w:rsidRPr="00000000">
        <w:rPr>
          <w:rtl w:val="0"/>
        </w:rPr>
        <w:t xml:space="preserve"> designated and supported by the Terrestrial Ecology Program Management.</w:t>
      </w:r>
      <w:commentRangeEnd w:id="334"/>
      <w:r w:rsidDel="00000000" w:rsidR="00000000" w:rsidRPr="00000000">
        <w:commentReference w:id="334"/>
      </w:r>
      <w:r w:rsidDel="00000000" w:rsidR="00000000" w:rsidRPr="00000000">
        <w:rPr>
          <w:rtl w:val="0"/>
        </w:rPr>
        <w:t xml:space="preserve">  The Project Office will be directed by a </w:t>
      </w:r>
      <w:r w:rsidDel="00000000" w:rsidR="00000000" w:rsidRPr="00000000">
        <w:rPr>
          <w:i w:val="1"/>
          <w:rtl w:val="0"/>
        </w:rPr>
        <w:t xml:space="preserve">Project Manager </w:t>
      </w:r>
      <w:r w:rsidDel="00000000" w:rsidR="00000000" w:rsidRPr="00000000">
        <w:rPr>
          <w:rtl w:val="0"/>
        </w:rPr>
        <w:t xml:space="preserve">who similarly will be appointed by NASA Program Management.  A project staff will support the Project Manager.  The PANGEA Project Scientist and Deputy Project Scientist will serve as </w:t>
      </w:r>
      <w:r w:rsidDel="00000000" w:rsidR="00000000" w:rsidRPr="00000000">
        <w:rPr>
          <w:i w:val="1"/>
          <w:rtl w:val="0"/>
        </w:rPr>
        <w:t xml:space="preserve">ex-officio </w:t>
      </w:r>
      <w:r w:rsidDel="00000000" w:rsidR="00000000" w:rsidRPr="00000000">
        <w:rPr>
          <w:rtl w:val="0"/>
        </w:rPr>
        <w:t xml:space="preserve">members of the Project Office. </w:t>
      </w:r>
      <w:r w:rsidDel="00000000" w:rsidR="00000000" w:rsidRPr="00000000">
        <w:rPr>
          <w:rtl w:val="0"/>
        </w:rPr>
        <w:t xml:space="preserve"> The Project Office will be responsible for (a) providing oversight and management of PANGEA field and airborne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We anticipate close coordination between the PANGEA Science Team and Earth Science to Action activities.  The </w:t>
      </w:r>
      <w:r w:rsidDel="00000000" w:rsidR="00000000" w:rsidRPr="00000000">
        <w:rPr>
          <w:rtl w:val="0"/>
        </w:rPr>
        <w:t xml:space="preserve">Project Manager will designate a point of contact (POC) in the Project Office for science applications of PANGEA.</w:t>
      </w:r>
      <w:r w:rsidDel="00000000" w:rsidR="00000000" w:rsidRPr="00000000">
        <w:rPr>
          <w:rtl w:val="0"/>
        </w:rPr>
        <w:t xml:space="preserve"> This POC will monitor expectations that applications partners have of the PANGEA science team.  </w:t>
      </w:r>
      <w:commentRangeStart w:id="335"/>
      <w:commentRangeStart w:id="336"/>
      <w:r w:rsidDel="00000000" w:rsidR="00000000" w:rsidRPr="00000000">
        <w:rPr>
          <w:rtl w:val="0"/>
        </w:rPr>
        <w:t xml:space="preserve">Regular and transparent communication with potential application partners will continue at all stages of PANGEA, and updates on decisions to pursue or not pursue potential applications will be communicated promptly. </w:t>
      </w:r>
      <w:commentRangeEnd w:id="335"/>
      <w:r w:rsidDel="00000000" w:rsidR="00000000" w:rsidRPr="00000000">
        <w:commentReference w:id="335"/>
      </w:r>
      <w:commentRangeEnd w:id="336"/>
      <w:r w:rsidDel="00000000" w:rsidR="00000000" w:rsidRPr="00000000">
        <w:commentReference w:id="336"/>
      </w: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 </w:t>
      </w:r>
    </w:p>
    <w:p w:rsidR="00000000" w:rsidDel="00000000" w:rsidP="00000000" w:rsidRDefault="00000000" w:rsidRPr="00000000" w14:paraId="0000056A">
      <w:pPr>
        <w:ind w:left="0" w:firstLine="0"/>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56B">
      <w:pPr>
        <w:numPr>
          <w:ilvl w:val="1"/>
          <w:numId w:val="76"/>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6C">
      <w:pPr>
        <w:numPr>
          <w:ilvl w:val="1"/>
          <w:numId w:val="76"/>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6D">
      <w:pPr>
        <w:numPr>
          <w:ilvl w:val="2"/>
          <w:numId w:val="76"/>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6E">
      <w:pPr>
        <w:numPr>
          <w:ilvl w:val="3"/>
          <w:numId w:val="76"/>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6F">
      <w:pPr>
        <w:numPr>
          <w:ilvl w:val="3"/>
          <w:numId w:val="76"/>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70">
      <w:pPr>
        <w:numPr>
          <w:ilvl w:val="3"/>
          <w:numId w:val="76"/>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71">
      <w:pPr>
        <w:numPr>
          <w:ilvl w:val="2"/>
          <w:numId w:val="76"/>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72">
      <w:pPr>
        <w:numPr>
          <w:ilvl w:val="3"/>
          <w:numId w:val="76"/>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73">
      <w:pPr>
        <w:numPr>
          <w:ilvl w:val="3"/>
          <w:numId w:val="76"/>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74">
      <w:pPr>
        <w:numPr>
          <w:ilvl w:val="2"/>
          <w:numId w:val="76"/>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75">
      <w:pPr>
        <w:numPr>
          <w:ilvl w:val="3"/>
          <w:numId w:val="76"/>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76">
      <w:pPr>
        <w:numPr>
          <w:ilvl w:val="3"/>
          <w:numId w:val="76"/>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77">
      <w:pPr>
        <w:numPr>
          <w:ilvl w:val="3"/>
          <w:numId w:val="76"/>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78">
      <w:pPr>
        <w:numPr>
          <w:ilvl w:val="1"/>
          <w:numId w:val="76"/>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79">
      <w:pPr>
        <w:numPr>
          <w:ilvl w:val="2"/>
          <w:numId w:val="76"/>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7A">
      <w:pPr>
        <w:numPr>
          <w:ilvl w:val="2"/>
          <w:numId w:val="76"/>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7B">
      <w:pPr>
        <w:numPr>
          <w:ilvl w:val="2"/>
          <w:numId w:val="76"/>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7C">
      <w:pPr>
        <w:numPr>
          <w:ilvl w:val="3"/>
          <w:numId w:val="76"/>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7D">
      <w:pPr>
        <w:numPr>
          <w:ilvl w:val="3"/>
          <w:numId w:val="76"/>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7E">
      <w:pPr>
        <w:numPr>
          <w:ilvl w:val="3"/>
          <w:numId w:val="76"/>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7F">
      <w:pPr>
        <w:numPr>
          <w:ilvl w:val="4"/>
          <w:numId w:val="76"/>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80">
      <w:pPr>
        <w:numPr>
          <w:ilvl w:val="4"/>
          <w:numId w:val="76"/>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81">
      <w:pPr>
        <w:numPr>
          <w:ilvl w:val="4"/>
          <w:numId w:val="76"/>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82">
      <w:pPr>
        <w:numPr>
          <w:ilvl w:val="5"/>
          <w:numId w:val="76"/>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83">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84">
      <w:pPr>
        <w:numPr>
          <w:ilvl w:val="5"/>
          <w:numId w:val="76"/>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85">
      <w:pPr>
        <w:numPr>
          <w:ilvl w:val="5"/>
          <w:numId w:val="76"/>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86">
      <w:pPr>
        <w:numPr>
          <w:ilvl w:val="2"/>
          <w:numId w:val="76"/>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89">
      <w:pPr>
        <w:numPr>
          <w:ilvl w:val="0"/>
          <w:numId w:val="39"/>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8A">
      <w:pPr>
        <w:numPr>
          <w:ilvl w:val="0"/>
          <w:numId w:val="39"/>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8B">
      <w:pPr>
        <w:numPr>
          <w:ilvl w:val="0"/>
          <w:numId w:val="39"/>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8C">
      <w:pPr>
        <w:pStyle w:val="Heading3"/>
        <w:rPr/>
      </w:pPr>
      <w:bookmarkStart w:colFirst="0" w:colLast="0" w:name="_duixp9495bxf" w:id="42"/>
      <w:bookmarkEnd w:id="42"/>
      <w:r w:rsidDel="00000000" w:rsidR="00000000" w:rsidRPr="00000000">
        <w:rPr>
          <w:rtl w:val="0"/>
        </w:rPr>
        <w:t xml:space="preserve">7</w:t>
      </w:r>
      <w:commentRangeStart w:id="337"/>
      <w:r w:rsidDel="00000000" w:rsidR="00000000" w:rsidRPr="00000000">
        <w:rPr>
          <w:rtl w:val="0"/>
        </w:rPr>
        <w:t xml:space="preserve">.3 International and Other Agreements</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numPr>
          <w:ilvl w:val="0"/>
          <w:numId w:val="76"/>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90">
      <w:pPr>
        <w:numPr>
          <w:ilvl w:val="1"/>
          <w:numId w:val="76"/>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91">
      <w:pPr>
        <w:numPr>
          <w:ilvl w:val="1"/>
          <w:numId w:val="76"/>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92">
      <w:pPr>
        <w:numPr>
          <w:ilvl w:val="1"/>
          <w:numId w:val="76"/>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93">
      <w:pPr>
        <w:numPr>
          <w:ilvl w:val="2"/>
          <w:numId w:val="76"/>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94">
      <w:pPr>
        <w:pStyle w:val="Heading4"/>
        <w:rPr>
          <w:highlight w:val="yellow"/>
        </w:rPr>
      </w:pPr>
      <w:bookmarkStart w:colFirst="0" w:colLast="0" w:name="_hkso13ohbc20" w:id="43"/>
      <w:bookmarkEnd w:id="43"/>
      <w:r w:rsidDel="00000000" w:rsidR="00000000" w:rsidRPr="00000000">
        <w:rPr>
          <w:highlight w:val="yellow"/>
          <w:rtl w:val="0"/>
        </w:rPr>
        <w:t xml:space="preserve">7.3.1 Other section for govt agreements and MOUs?</w:t>
      </w:r>
    </w:p>
    <w:p w:rsidR="00000000" w:rsidDel="00000000" w:rsidP="00000000" w:rsidRDefault="00000000" w:rsidRPr="00000000" w14:paraId="00000595">
      <w:pPr>
        <w:pStyle w:val="Heading4"/>
        <w:rPr/>
      </w:pPr>
      <w:bookmarkStart w:colFirst="0" w:colLast="0" w:name="_44zh5ia5coj2" w:id="44"/>
      <w:bookmarkEnd w:id="44"/>
      <w:r w:rsidDel="00000000" w:rsidR="00000000" w:rsidRPr="00000000">
        <w:rPr>
          <w:rtl w:val="0"/>
        </w:rPr>
        <w:t xml:space="preserve">7.3.2 NASA airborne campaign Indigenous agreements, permissions, and treaties (KEEP this section) </w:t>
      </w:r>
    </w:p>
    <w:p w:rsidR="00000000" w:rsidDel="00000000" w:rsidP="00000000" w:rsidRDefault="00000000" w:rsidRPr="00000000" w14:paraId="00000596">
      <w:pPr>
        <w:numPr>
          <w:ilvl w:val="0"/>
          <w:numId w:val="19"/>
        </w:numPr>
        <w:ind w:left="720" w:hanging="360"/>
      </w:pPr>
      <w:commentRangeStart w:id="338"/>
      <w:r w:rsidDel="00000000" w:rsidR="00000000" w:rsidRPr="00000000">
        <w:rPr>
          <w:rtl w:val="0"/>
        </w:rPr>
        <w:t xml:space="preserve">Indigenous land and sovereign territories.</w:t>
      </w:r>
      <w:commentRangeEnd w:id="338"/>
      <w:r w:rsidDel="00000000" w:rsidR="00000000" w:rsidRPr="00000000">
        <w:commentReference w:id="338"/>
      </w:r>
      <w:r w:rsidDel="00000000" w:rsidR="00000000" w:rsidRPr="00000000">
        <w:rPr>
          <w:rtl w:val="0"/>
        </w:rPr>
      </w:r>
    </w:p>
    <w:p w:rsidR="00000000" w:rsidDel="00000000" w:rsidP="00000000" w:rsidRDefault="00000000" w:rsidRPr="00000000" w14:paraId="00000597">
      <w:pPr>
        <w:numPr>
          <w:ilvl w:val="0"/>
          <w:numId w:val="19"/>
        </w:numPr>
        <w:ind w:left="720" w:hanging="360"/>
      </w:pPr>
      <w:hyperlink r:id="rId185">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98">
      <w:pPr>
        <w:numPr>
          <w:ilvl w:val="0"/>
          <w:numId w:val="19"/>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99">
      <w:pPr>
        <w:pStyle w:val="Heading3"/>
        <w:rPr/>
      </w:pPr>
      <w:bookmarkStart w:colFirst="0" w:colLast="0" w:name="_w90m76cd6k00" w:id="45"/>
      <w:bookmarkEnd w:id="45"/>
      <w:r w:rsidDel="00000000" w:rsidR="00000000" w:rsidRPr="00000000">
        <w:rPr>
          <w:rtl w:val="0"/>
        </w:rPr>
        <w:t xml:space="preserve">7.4</w:t>
      </w:r>
      <w:commentRangeStart w:id="339"/>
      <w:r w:rsidDel="00000000" w:rsidR="00000000" w:rsidRPr="00000000">
        <w:rPr>
          <w:rtl w:val="0"/>
        </w:rPr>
        <w:t xml:space="preserve"> Community Engagement Strategy</w:t>
      </w:r>
      <w:commentRangeEnd w:id="339"/>
      <w:r w:rsidDel="00000000" w:rsidR="00000000" w:rsidRPr="00000000">
        <w:commentReference w:id="339"/>
      </w:r>
      <w:r w:rsidDel="00000000" w:rsidR="00000000" w:rsidRPr="00000000">
        <w:rPr>
          <w:rtl w:val="0"/>
        </w:rPr>
      </w:r>
    </w:p>
    <w:p w:rsidR="00000000" w:rsidDel="00000000" w:rsidP="00000000" w:rsidRDefault="00000000" w:rsidRPr="00000000" w14:paraId="0000059A">
      <w:pPr>
        <w:spacing w:after="240" w:before="240" w:lineRule="auto"/>
        <w:rPr/>
      </w:pPr>
      <w:r w:rsidDel="00000000" w:rsidR="00000000" w:rsidRPr="00000000">
        <w:rPr>
          <w:rtl w:val="0"/>
        </w:rPr>
        <w:t xml:space="preserve">This section provides an overview of </w:t>
      </w:r>
      <w:del w:author="Elsa Ordway" w:id="56" w:date="2024-08-27T00:36:24Z">
        <w:r w:rsidDel="00000000" w:rsidR="00000000" w:rsidRPr="00000000">
          <w:rPr>
            <w:rtl w:val="0"/>
          </w:rPr>
          <w:delText xml:space="preserve">(</w:delText>
        </w:r>
        <w:commentRangeStart w:id="340"/>
        <w:r w:rsidDel="00000000" w:rsidR="00000000" w:rsidRPr="00000000">
          <w:rPr>
            <w:rtl w:val="0"/>
          </w:rPr>
          <w:delText xml:space="preserve">a) engagement efforts during the PANGEA Scoping Campaign,</w:delText>
        </w:r>
        <w:commentRangeEnd w:id="340"/>
        <w:r w:rsidDel="00000000" w:rsidR="00000000" w:rsidRPr="00000000">
          <w:commentReference w:id="340"/>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9B">
      <w:pPr>
        <w:numPr>
          <w:ilvl w:val="0"/>
          <w:numId w:val="61"/>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59C">
      <w:pPr>
        <w:numPr>
          <w:ilvl w:val="0"/>
          <w:numId w:val="61"/>
        </w:numPr>
        <w:ind w:left="720" w:hanging="360"/>
      </w:pPr>
      <w:r w:rsidDel="00000000" w:rsidR="00000000" w:rsidRPr="00000000">
        <w:rPr>
          <w:rtl w:val="0"/>
        </w:rPr>
        <w:t xml:space="preserve">PANGEA Engagement goals</w:t>
      </w:r>
    </w:p>
    <w:p w:rsidR="00000000" w:rsidDel="00000000" w:rsidP="00000000" w:rsidRDefault="00000000" w:rsidRPr="00000000" w14:paraId="0000059D">
      <w:pPr>
        <w:numPr>
          <w:ilvl w:val="1"/>
          <w:numId w:val="61"/>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9E">
      <w:pPr>
        <w:numPr>
          <w:ilvl w:val="0"/>
          <w:numId w:val="61"/>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9F">
      <w:pPr>
        <w:numPr>
          <w:ilvl w:val="0"/>
          <w:numId w:val="61"/>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A0">
      <w:pPr>
        <w:ind w:left="0" w:firstLine="0"/>
        <w:rPr/>
      </w:pPr>
      <w:r w:rsidDel="00000000" w:rsidR="00000000" w:rsidRPr="00000000">
        <w:rPr>
          <w:rtl w:val="0"/>
        </w:rPr>
      </w:r>
    </w:p>
    <w:p w:rsidR="00000000" w:rsidDel="00000000" w:rsidP="00000000" w:rsidRDefault="00000000" w:rsidRPr="00000000" w14:paraId="000005A1">
      <w:pPr>
        <w:numPr>
          <w:ilvl w:val="0"/>
          <w:numId w:val="61"/>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A2">
      <w:pPr>
        <w:ind w:left="720" w:firstLine="0"/>
        <w:rPr/>
      </w:pPr>
      <w:r w:rsidDel="00000000" w:rsidR="00000000" w:rsidRPr="00000000">
        <w:rPr>
          <w:rtl w:val="0"/>
        </w:rPr>
      </w:r>
    </w:p>
    <w:p w:rsidR="00000000" w:rsidDel="00000000" w:rsidP="00000000" w:rsidRDefault="00000000" w:rsidRPr="00000000" w14:paraId="000005A3">
      <w:pPr>
        <w:numPr>
          <w:ilvl w:val="0"/>
          <w:numId w:val="89"/>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A4">
      <w:pPr>
        <w:numPr>
          <w:ilvl w:val="0"/>
          <w:numId w:val="89"/>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shd w:fill="ffffff" w:val="clear"/>
        <w:spacing w:line="331.2" w:lineRule="auto"/>
        <w:rPr>
          <w:b w:val="1"/>
        </w:rPr>
      </w:pPr>
      <w:commentRangeStart w:id="341"/>
      <w:commentRangeStart w:id="342"/>
      <w:commentRangeStart w:id="343"/>
      <w:commentRangeStart w:id="344"/>
      <w:r w:rsidDel="00000000" w:rsidR="00000000" w:rsidRPr="00000000">
        <w:rPr>
          <w:b w:val="1"/>
          <w:rtl w:val="0"/>
        </w:rPr>
        <w:t xml:space="preserve">Knowledge Exchange Opportunities: </w:t>
      </w:r>
      <w:commentRangeEnd w:id="344"/>
      <w:r w:rsidDel="00000000" w:rsidR="00000000" w:rsidRPr="00000000">
        <w:commentReference w:id="344"/>
      </w:r>
      <w:r w:rsidDel="00000000" w:rsidR="00000000" w:rsidRPr="00000000">
        <w:rPr>
          <w:rtl w:val="0"/>
        </w:rPr>
      </w:r>
    </w:p>
    <w:p w:rsidR="00000000" w:rsidDel="00000000" w:rsidP="00000000" w:rsidRDefault="00000000" w:rsidRPr="00000000" w14:paraId="000005A7">
      <w:pPr>
        <w:numPr>
          <w:ilvl w:val="0"/>
          <w:numId w:val="29"/>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A8">
      <w:pPr>
        <w:numPr>
          <w:ilvl w:val="0"/>
          <w:numId w:val="29"/>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A9">
      <w:pPr>
        <w:numPr>
          <w:ilvl w:val="0"/>
          <w:numId w:val="29"/>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5AA">
      <w:pPr>
        <w:numPr>
          <w:ilvl w:val="0"/>
          <w:numId w:val="29"/>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5AB">
      <w:pPr>
        <w:numPr>
          <w:ilvl w:val="0"/>
          <w:numId w:val="29"/>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5AC">
      <w:pPr>
        <w:numPr>
          <w:ilvl w:val="0"/>
          <w:numId w:val="29"/>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41"/>
      <w:r w:rsidDel="00000000" w:rsidR="00000000" w:rsidRPr="00000000">
        <w:commentReference w:id="341"/>
      </w:r>
      <w:commentRangeEnd w:id="342"/>
      <w:r w:rsidDel="00000000" w:rsidR="00000000" w:rsidRPr="00000000">
        <w:commentReference w:id="342"/>
      </w:r>
      <w:commentRangeEnd w:id="343"/>
      <w:r w:rsidDel="00000000" w:rsidR="00000000" w:rsidRPr="00000000">
        <w:commentReference w:id="343"/>
      </w:r>
      <w:r w:rsidDel="00000000" w:rsidR="00000000" w:rsidRPr="00000000">
        <w:rPr>
          <w:rtl w:val="0"/>
        </w:rPr>
      </w:r>
    </w:p>
    <w:p w:rsidR="00000000" w:rsidDel="00000000" w:rsidP="00000000" w:rsidRDefault="00000000" w:rsidRPr="00000000" w14:paraId="000005AD">
      <w:pPr>
        <w:pStyle w:val="Heading4"/>
        <w:rPr/>
      </w:pPr>
      <w:bookmarkStart w:colFirst="0" w:colLast="0" w:name="_6wr5ovytb15d" w:id="46"/>
      <w:bookmarkEnd w:id="46"/>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Table X </w:t>
      </w:r>
      <w:commentRangeStart w:id="345"/>
      <w:r w:rsidDel="00000000" w:rsidR="00000000" w:rsidRPr="00000000">
        <w:rPr>
          <w:rtl w:val="0"/>
        </w:rPr>
        <w:t xml:space="preserve">PANGEA Target Groups for Community Engagement</w:t>
      </w:r>
      <w:commentRangeEnd w:id="345"/>
      <w:r w:rsidDel="00000000" w:rsidR="00000000" w:rsidRPr="00000000">
        <w:commentReference w:id="345"/>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Indigenous Peoples and local, forest-dependent communities </w:t>
      </w:r>
    </w:p>
    <w:p w:rsidR="00000000" w:rsidDel="00000000" w:rsidP="00000000" w:rsidRDefault="00000000" w:rsidRPr="00000000" w14:paraId="000005B2">
      <w:pPr>
        <w:numPr>
          <w:ilvl w:val="0"/>
          <w:numId w:val="40"/>
        </w:numPr>
        <w:ind w:left="720" w:hanging="360"/>
      </w:pPr>
      <w:hyperlink r:id="rId186">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Women </w:t>
      </w:r>
    </w:p>
    <w:p w:rsidR="00000000" w:rsidDel="00000000" w:rsidP="00000000" w:rsidRDefault="00000000" w:rsidRPr="00000000" w14:paraId="000005B5">
      <w:pPr>
        <w:numPr>
          <w:ilvl w:val="0"/>
          <w:numId w:val="5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B6">
      <w:pPr>
        <w:numPr>
          <w:ilvl w:val="0"/>
          <w:numId w:val="5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commentRangeStart w:id="346"/>
      <w:r w:rsidDel="00000000" w:rsidR="00000000" w:rsidRPr="00000000">
        <w:rPr>
          <w:rtl w:val="0"/>
        </w:rPr>
        <w:t xml:space="preserve">Scientific Institutions</w:t>
      </w:r>
      <w:commentRangeEnd w:id="346"/>
      <w:r w:rsidDel="00000000" w:rsidR="00000000" w:rsidRPr="00000000">
        <w:commentReference w:id="346"/>
      </w: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BA">
      <w:pPr>
        <w:numPr>
          <w:ilvl w:val="0"/>
          <w:numId w:val="72"/>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BB">
      <w:pPr>
        <w:numPr>
          <w:ilvl w:val="0"/>
          <w:numId w:val="72"/>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5BC">
      <w:pPr>
        <w:numPr>
          <w:ilvl w:val="0"/>
          <w:numId w:val="72"/>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5BD">
      <w:pPr>
        <w:numPr>
          <w:ilvl w:val="0"/>
          <w:numId w:val="72"/>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BE">
      <w:pPr>
        <w:numPr>
          <w:ilvl w:val="0"/>
          <w:numId w:val="72"/>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BF">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C0">
      <w:pPr>
        <w:spacing w:line="240" w:lineRule="auto"/>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Government agencies</w:t>
      </w:r>
    </w:p>
    <w:p w:rsidR="00000000" w:rsidDel="00000000" w:rsidP="00000000" w:rsidRDefault="00000000" w:rsidRPr="00000000" w14:paraId="000005C2">
      <w:pPr>
        <w:numPr>
          <w:ilvl w:val="0"/>
          <w:numId w:val="52"/>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5C3">
      <w:pPr>
        <w:numPr>
          <w:ilvl w:val="0"/>
          <w:numId w:val="52"/>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5C4">
      <w:pPr>
        <w:numPr>
          <w:ilvl w:val="0"/>
          <w:numId w:val="52"/>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Non-governmental organizations </w:t>
      </w:r>
    </w:p>
    <w:p w:rsidR="00000000" w:rsidDel="00000000" w:rsidP="00000000" w:rsidRDefault="00000000" w:rsidRPr="00000000" w14:paraId="000005C7">
      <w:pPr>
        <w:numPr>
          <w:ilvl w:val="0"/>
          <w:numId w:val="52"/>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5C8">
      <w:pPr>
        <w:numPr>
          <w:ilvl w:val="0"/>
          <w:numId w:val="52"/>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Intergovernmental organizations </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ins w:author="Jose D Fuentes" w:id="57" w:date="2024-08-27T13:51:26Z"/>
        </w:rPr>
      </w:pPr>
      <w:r w:rsidDel="00000000" w:rsidR="00000000" w:rsidRPr="00000000">
        <w:rPr>
          <w:rtl w:val="0"/>
        </w:rPr>
        <w:t xml:space="preserve">Private </w:t>
      </w:r>
      <w:commentRangeStart w:id="347"/>
      <w:commentRangeStart w:id="348"/>
      <w:commentRangeStart w:id="349"/>
      <w:r w:rsidDel="00000000" w:rsidR="00000000" w:rsidRPr="00000000">
        <w:rPr>
          <w:rtl w:val="0"/>
        </w:rPr>
        <w:t xml:space="preserve">sector</w:t>
      </w:r>
      <w:commentRangeEnd w:id="347"/>
      <w:r w:rsidDel="00000000" w:rsidR="00000000" w:rsidRPr="00000000">
        <w:commentReference w:id="347"/>
      </w:r>
      <w:commentRangeEnd w:id="348"/>
      <w:r w:rsidDel="00000000" w:rsidR="00000000" w:rsidRPr="00000000">
        <w:commentReference w:id="348"/>
      </w:r>
      <w:commentRangeEnd w:id="349"/>
      <w:r w:rsidDel="00000000" w:rsidR="00000000" w:rsidRPr="00000000">
        <w:commentReference w:id="349"/>
      </w:r>
      <w:r w:rsidDel="00000000" w:rsidR="00000000" w:rsidRPr="00000000">
        <w:rPr>
          <w:rtl w:val="0"/>
        </w:rPr>
        <w:t xml:space="preserve"> </w:t>
      </w:r>
      <w:ins w:author="Jose D Fuentes" w:id="57" w:date="2024-08-27T13:51:26Z">
        <w:r w:rsidDel="00000000" w:rsidR="00000000" w:rsidRPr="00000000">
          <w:rPr>
            <w:rtl w:val="0"/>
          </w:rPr>
        </w:r>
      </w:ins>
    </w:p>
    <w:p w:rsidR="00000000" w:rsidDel="00000000" w:rsidP="00000000" w:rsidRDefault="00000000" w:rsidRPr="00000000" w14:paraId="000005CD">
      <w:pPr>
        <w:rPr>
          <w:ins w:author="Jose D Fuentes" w:id="57" w:date="2024-08-27T13:51:26Z"/>
        </w:rPr>
      </w:pPr>
      <w:ins w:author="Jose D Fuentes" w:id="57" w:date="2024-08-27T13:51:26Z">
        <w:r w:rsidDel="00000000" w:rsidR="00000000" w:rsidRPr="00000000">
          <w:rPr>
            <w:rtl w:val="0"/>
          </w:rPr>
        </w:r>
      </w:ins>
    </w:p>
    <w:p w:rsidR="00000000" w:rsidDel="00000000" w:rsidP="00000000" w:rsidRDefault="00000000" w:rsidRPr="00000000" w14:paraId="000005CE">
      <w:pPr>
        <w:rPr/>
      </w:pPr>
      <w:ins w:author="Jose D Fuentes" w:id="57"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CF">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58" w:date="2024-08-27T13:56:55Z">
            <w:rPr/>
          </w:rPrChange>
        </w:rPr>
        <w:t xml:space="preserve">S</w:t>
      </w:r>
      <w:r w:rsidDel="00000000" w:rsidR="00000000" w:rsidRPr="00000000">
        <w:rPr>
          <w:shd w:fill="ffd966" w:val="clear"/>
          <w:rtl w:val="0"/>
          <w:rPrChange w:author="Jose D Fuentes" w:id="59"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D0">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D1">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D2">
      <w:pPr>
        <w:numPr>
          <w:ilvl w:val="0"/>
          <w:numId w:val="36"/>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350"/>
      <w:r w:rsidDel="00000000" w:rsidR="00000000" w:rsidRPr="00000000">
        <w:rPr>
          <w:rtl w:val="0"/>
        </w:rPr>
        <w:t xml:space="preserve">efforts</w:t>
      </w:r>
      <w:commentRangeEnd w:id="350"/>
      <w:r w:rsidDel="00000000" w:rsidR="00000000" w:rsidRPr="00000000">
        <w:commentReference w:id="350"/>
      </w:r>
      <w:r w:rsidDel="00000000" w:rsidR="00000000" w:rsidRPr="00000000">
        <w:rPr>
          <w:rtl w:val="0"/>
        </w:rPr>
      </w:r>
    </w:p>
    <w:p w:rsidR="00000000" w:rsidDel="00000000" w:rsidP="00000000" w:rsidRDefault="00000000" w:rsidRPr="00000000" w14:paraId="000005D3">
      <w:pPr>
        <w:numPr>
          <w:ilvl w:val="0"/>
          <w:numId w:val="36"/>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D4">
      <w:pPr>
        <w:numPr>
          <w:ilvl w:val="0"/>
          <w:numId w:val="36"/>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D5">
      <w:pPr>
        <w:numPr>
          <w:ilvl w:val="0"/>
          <w:numId w:val="36"/>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D6">
      <w:pPr>
        <w:numPr>
          <w:ilvl w:val="0"/>
          <w:numId w:val="36"/>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351"/>
      <w:r w:rsidDel="00000000" w:rsidR="00000000" w:rsidRPr="00000000">
        <w:rPr>
          <w:rtl w:val="0"/>
        </w:rPr>
        <w:t xml:space="preserve">briefs…</w:t>
      </w:r>
      <w:commentRangeEnd w:id="351"/>
      <w:r w:rsidDel="00000000" w:rsidR="00000000" w:rsidRPr="00000000">
        <w:commentReference w:id="351"/>
      </w:r>
      <w:r w:rsidDel="00000000" w:rsidR="00000000" w:rsidRPr="00000000">
        <w:rPr>
          <w:rtl w:val="0"/>
        </w:rPr>
      </w:r>
    </w:p>
    <w:p w:rsidR="00000000" w:rsidDel="00000000" w:rsidP="00000000" w:rsidRDefault="00000000" w:rsidRPr="00000000" w14:paraId="000005D7">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D8">
      <w:pPr>
        <w:rPr/>
      </w:pPr>
      <w:commentRangeStart w:id="352"/>
      <w:commentRangeStart w:id="353"/>
      <w:r w:rsidDel="00000000" w:rsidR="00000000" w:rsidRPr="00000000">
        <w:rPr>
          <w:rtl w:val="0"/>
        </w:rPr>
        <w:t xml:space="preserve">Donor community</w:t>
      </w:r>
      <w:ins w:author="Jose D Fuentes" w:id="60"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D9">
      <w:pPr>
        <w:numPr>
          <w:ilvl w:val="0"/>
          <w:numId w:val="70"/>
        </w:numPr>
        <w:ind w:left="720" w:hanging="360"/>
        <w:rPr/>
      </w:pPr>
      <w:r w:rsidDel="00000000" w:rsidR="00000000" w:rsidRPr="00000000">
        <w:rPr>
          <w:rtl w:val="0"/>
        </w:rPr>
        <w:t xml:space="preserve">Public (USAID, Sida, NORAD, etc.) </w:t>
      </w:r>
    </w:p>
    <w:p w:rsidR="00000000" w:rsidDel="00000000" w:rsidP="00000000" w:rsidRDefault="00000000" w:rsidRPr="00000000" w14:paraId="000005DA">
      <w:pPr>
        <w:numPr>
          <w:ilvl w:val="0"/>
          <w:numId w:val="70"/>
        </w:numPr>
        <w:ind w:left="720" w:hanging="360"/>
        <w:rPr/>
      </w:pPr>
      <w:r w:rsidDel="00000000" w:rsidR="00000000" w:rsidRPr="00000000">
        <w:rPr>
          <w:rtl w:val="0"/>
        </w:rPr>
        <w:t xml:space="preserve">Private (e.g. Bezos)</w:t>
      </w:r>
      <w:commentRangeEnd w:id="352"/>
      <w:r w:rsidDel="00000000" w:rsidR="00000000" w:rsidRPr="00000000">
        <w:commentReference w:id="352"/>
      </w:r>
      <w:commentRangeEnd w:id="353"/>
      <w:r w:rsidDel="00000000" w:rsidR="00000000" w:rsidRPr="00000000">
        <w:commentReference w:id="353"/>
      </w:r>
      <w:r w:rsidDel="00000000" w:rsidR="00000000" w:rsidRPr="00000000">
        <w:rPr>
          <w:rtl w:val="0"/>
        </w:rPr>
      </w:r>
    </w:p>
    <w:p w:rsidR="00000000" w:rsidDel="00000000" w:rsidP="00000000" w:rsidRDefault="00000000" w:rsidRPr="00000000" w14:paraId="000005DB">
      <w:pPr>
        <w:rPr>
          <w:color w:val="1f1f1f"/>
        </w:rPr>
      </w:pPr>
      <w:r w:rsidDel="00000000" w:rsidR="00000000" w:rsidRPr="00000000">
        <w:rPr>
          <w:rtl w:val="0"/>
        </w:rPr>
      </w:r>
    </w:p>
    <w:p w:rsidR="00000000" w:rsidDel="00000000" w:rsidP="00000000" w:rsidRDefault="00000000" w:rsidRPr="00000000" w14:paraId="000005DC">
      <w:pPr>
        <w:pStyle w:val="Heading3"/>
        <w:rPr/>
      </w:pPr>
      <w:bookmarkStart w:colFirst="0" w:colLast="0" w:name="_snp7kz6sl5x6" w:id="47"/>
      <w:bookmarkEnd w:id="47"/>
      <w:r w:rsidDel="00000000" w:rsidR="00000000" w:rsidRPr="00000000">
        <w:rPr>
          <w:rtl w:val="0"/>
        </w:rPr>
        <w:t xml:space="preserve">7.5 </w:t>
      </w:r>
      <w:commentRangeStart w:id="354"/>
      <w:r w:rsidDel="00000000" w:rsidR="00000000" w:rsidRPr="00000000">
        <w:rPr>
          <w:rtl w:val="0"/>
        </w:rPr>
        <w:t xml:space="preserve">PANGEA Partners</w:t>
      </w:r>
      <w:commentRangeEnd w:id="354"/>
      <w:r w:rsidDel="00000000" w:rsidR="00000000" w:rsidRPr="00000000">
        <w:commentReference w:id="354"/>
      </w:r>
      <w:r w:rsidDel="00000000" w:rsidR="00000000" w:rsidRPr="00000000">
        <w:rPr>
          <w:rtl w:val="0"/>
        </w:rPr>
      </w:r>
    </w:p>
    <w:p w:rsidR="00000000" w:rsidDel="00000000" w:rsidP="00000000" w:rsidRDefault="00000000" w:rsidRPr="00000000" w14:paraId="000005DD">
      <w:pPr>
        <w:numPr>
          <w:ilvl w:val="0"/>
          <w:numId w:val="76"/>
        </w:numPr>
        <w:ind w:left="720" w:hanging="360"/>
        <w:rPr>
          <w:i w:val="1"/>
        </w:rPr>
      </w:pPr>
      <w:commentRangeStart w:id="355"/>
      <w:commentRangeStart w:id="356"/>
      <w:r w:rsidDel="00000000" w:rsidR="00000000" w:rsidRPr="00000000">
        <w:rPr>
          <w:i w:val="1"/>
          <w:rtl w:val="0"/>
        </w:rPr>
        <w:t xml:space="preserve">Coordinating</w:t>
      </w:r>
      <w:commentRangeEnd w:id="355"/>
      <w:r w:rsidDel="00000000" w:rsidR="00000000" w:rsidRPr="00000000">
        <w:commentReference w:id="355"/>
      </w:r>
      <w:commentRangeEnd w:id="356"/>
      <w:r w:rsidDel="00000000" w:rsidR="00000000" w:rsidRPr="00000000">
        <w:commentReference w:id="356"/>
      </w:r>
      <w:r w:rsidDel="00000000" w:rsidR="00000000" w:rsidRPr="00000000">
        <w:rPr>
          <w:i w:val="1"/>
          <w:rtl w:val="0"/>
        </w:rPr>
        <w:t xml:space="preserve"> with </w:t>
      </w:r>
      <w:commentRangeStart w:id="357"/>
      <w:r w:rsidDel="00000000" w:rsidR="00000000" w:rsidRPr="00000000">
        <w:rPr>
          <w:i w:val="1"/>
          <w:rtl w:val="0"/>
        </w:rPr>
        <w:t xml:space="preserve">existing external efforts</w:t>
      </w:r>
      <w:commentRangeEnd w:id="357"/>
      <w:r w:rsidDel="00000000" w:rsidR="00000000" w:rsidRPr="00000000">
        <w:commentReference w:id="357"/>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5DE">
      <w:pPr>
        <w:numPr>
          <w:ilvl w:val="1"/>
          <w:numId w:val="76"/>
        </w:numPr>
        <w:ind w:left="1440" w:hanging="360"/>
        <w:rPr>
          <w:i w:val="1"/>
        </w:rPr>
      </w:pPr>
      <w:commentRangeStart w:id="358"/>
      <w:r w:rsidDel="00000000" w:rsidR="00000000" w:rsidRPr="00000000">
        <w:rPr>
          <w:i w:val="1"/>
          <w:rtl w:val="0"/>
        </w:rPr>
        <w:t xml:space="preserve">FluxNet (especially ICOS &amp; AmeriFlux)</w:t>
      </w:r>
    </w:p>
    <w:p w:rsidR="00000000" w:rsidDel="00000000" w:rsidP="00000000" w:rsidRDefault="00000000" w:rsidRPr="00000000" w14:paraId="000005DF">
      <w:pPr>
        <w:numPr>
          <w:ilvl w:val="1"/>
          <w:numId w:val="76"/>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E0">
      <w:pPr>
        <w:numPr>
          <w:ilvl w:val="1"/>
          <w:numId w:val="76"/>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E1">
      <w:pPr>
        <w:numPr>
          <w:ilvl w:val="1"/>
          <w:numId w:val="76"/>
        </w:numPr>
        <w:ind w:left="1440" w:hanging="360"/>
        <w:rPr>
          <w:i w:val="1"/>
        </w:rPr>
      </w:pPr>
      <w:commentRangeStart w:id="359"/>
      <w:hyperlink r:id="rId187">
        <w:r w:rsidDel="00000000" w:rsidR="00000000" w:rsidRPr="00000000">
          <w:rPr>
            <w:i w:val="1"/>
            <w:color w:val="1155cc"/>
            <w:u w:val="single"/>
            <w:rtl w:val="0"/>
          </w:rPr>
          <w:t xml:space="preserve">GEO</w:t>
        </w:r>
      </w:hyperlink>
      <w:commentRangeEnd w:id="359"/>
      <w:r w:rsidDel="00000000" w:rsidR="00000000" w:rsidRPr="00000000">
        <w:commentReference w:id="359"/>
      </w:r>
      <w:r w:rsidDel="00000000" w:rsidR="00000000" w:rsidRPr="00000000">
        <w:rPr>
          <w:rtl w:val="0"/>
        </w:rPr>
      </w:r>
    </w:p>
    <w:p w:rsidR="00000000" w:rsidDel="00000000" w:rsidP="00000000" w:rsidRDefault="00000000" w:rsidRPr="00000000" w14:paraId="000005E2">
      <w:pPr>
        <w:numPr>
          <w:ilvl w:val="1"/>
          <w:numId w:val="76"/>
        </w:numPr>
        <w:ind w:left="1440" w:hanging="360"/>
        <w:rPr>
          <w:i w:val="1"/>
        </w:rPr>
      </w:pPr>
      <w:commentRangeStart w:id="360"/>
      <w:hyperlink r:id="rId188">
        <w:r w:rsidDel="00000000" w:rsidR="00000000" w:rsidRPr="00000000">
          <w:rPr>
            <w:i w:val="1"/>
            <w:color w:val="1155cc"/>
            <w:u w:val="single"/>
            <w:rtl w:val="0"/>
          </w:rPr>
          <w:t xml:space="preserve">USGCRP LACI</w:t>
        </w:r>
      </w:hyperlink>
      <w:commentRangeEnd w:id="360"/>
      <w:r w:rsidDel="00000000" w:rsidR="00000000" w:rsidRPr="00000000">
        <w:commentReference w:id="360"/>
      </w:r>
      <w:r w:rsidDel="00000000" w:rsidR="00000000" w:rsidRPr="00000000">
        <w:rPr>
          <w:rtl w:val="0"/>
        </w:rPr>
      </w:r>
    </w:p>
    <w:p w:rsidR="00000000" w:rsidDel="00000000" w:rsidP="00000000" w:rsidRDefault="00000000" w:rsidRPr="00000000" w14:paraId="000005E3">
      <w:pPr>
        <w:numPr>
          <w:ilvl w:val="1"/>
          <w:numId w:val="76"/>
        </w:numPr>
        <w:ind w:left="1440" w:hanging="360"/>
        <w:rPr>
          <w:i w:val="1"/>
        </w:rPr>
      </w:pPr>
      <w:r w:rsidDel="00000000" w:rsidR="00000000" w:rsidRPr="00000000">
        <w:rPr>
          <w:i w:val="1"/>
          <w:rtl w:val="0"/>
        </w:rPr>
        <w:t xml:space="preserve">Indigenous and Local Community Partners: GATC, RRI, SILK</w:t>
      </w:r>
      <w:commentRangeEnd w:id="358"/>
      <w:r w:rsidDel="00000000" w:rsidR="00000000" w:rsidRPr="00000000">
        <w:commentReference w:id="358"/>
      </w:r>
      <w:r w:rsidDel="00000000" w:rsidR="00000000" w:rsidRPr="00000000">
        <w:rPr>
          <w:rtl w:val="0"/>
        </w:rPr>
      </w:r>
    </w:p>
    <w:p w:rsidR="00000000" w:rsidDel="00000000" w:rsidP="00000000" w:rsidRDefault="00000000" w:rsidRPr="00000000" w14:paraId="000005E4">
      <w:pPr>
        <w:numPr>
          <w:ilvl w:val="0"/>
          <w:numId w:val="76"/>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E5">
      <w:pPr>
        <w:numPr>
          <w:ilvl w:val="0"/>
          <w:numId w:val="76"/>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E6">
      <w:pPr>
        <w:rPr>
          <w:i w:val="1"/>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spacing w:after="16" w:line="259.20000000000005" w:lineRule="auto"/>
        <w:ind w:left="720" w:hanging="360"/>
        <w:rPr/>
        <w:sectPr>
          <w:headerReference r:id="rId189" w:type="default"/>
          <w:footerReference r:id="rId19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5E9">
      <w:pPr>
        <w:numPr>
          <w:ilvl w:val="0"/>
          <w:numId w:val="85"/>
        </w:numPr>
        <w:spacing w:after="0" w:afterAutospacing="0" w:line="259.20000000000005" w:lineRule="auto"/>
        <w:ind w:left="720" w:hanging="360"/>
        <w:rPr/>
      </w:pPr>
      <w:commentRangeStart w:id="361"/>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5EA">
      <w:pPr>
        <w:numPr>
          <w:ilvl w:val="0"/>
          <w:numId w:val="85"/>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5EB">
      <w:pPr>
        <w:numPr>
          <w:ilvl w:val="0"/>
          <w:numId w:val="85"/>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5EC">
      <w:pPr>
        <w:numPr>
          <w:ilvl w:val="0"/>
          <w:numId w:val="85"/>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5ED">
      <w:pPr>
        <w:numPr>
          <w:ilvl w:val="0"/>
          <w:numId w:val="85"/>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5EE">
      <w:pPr>
        <w:numPr>
          <w:ilvl w:val="0"/>
          <w:numId w:val="85"/>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5EF">
      <w:pPr>
        <w:numPr>
          <w:ilvl w:val="0"/>
          <w:numId w:val="85"/>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5F0">
      <w:pPr>
        <w:numPr>
          <w:ilvl w:val="0"/>
          <w:numId w:val="85"/>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5F1">
      <w:pPr>
        <w:numPr>
          <w:ilvl w:val="0"/>
          <w:numId w:val="85"/>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5F2">
      <w:pPr>
        <w:numPr>
          <w:ilvl w:val="0"/>
          <w:numId w:val="85"/>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5F3">
      <w:pPr>
        <w:numPr>
          <w:ilvl w:val="0"/>
          <w:numId w:val="85"/>
        </w:numPr>
        <w:spacing w:after="0" w:afterAutospacing="0" w:line="259.20000000000005" w:lineRule="auto"/>
        <w:ind w:left="720" w:hanging="360"/>
        <w:rPr/>
      </w:pPr>
      <w:commentRangeStart w:id="362"/>
      <w:r w:rsidDel="00000000" w:rsidR="00000000" w:rsidRPr="00000000">
        <w:rPr>
          <w:rtl w:val="0"/>
        </w:rPr>
        <w:t xml:space="preserve">FLUXNET</w:t>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5F4">
      <w:pPr>
        <w:numPr>
          <w:ilvl w:val="0"/>
          <w:numId w:val="85"/>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5F5">
      <w:pPr>
        <w:numPr>
          <w:ilvl w:val="0"/>
          <w:numId w:val="85"/>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5F6">
      <w:pPr>
        <w:numPr>
          <w:ilvl w:val="0"/>
          <w:numId w:val="85"/>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5F7">
      <w:pPr>
        <w:numPr>
          <w:ilvl w:val="0"/>
          <w:numId w:val="85"/>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5F8">
      <w:pPr>
        <w:numPr>
          <w:ilvl w:val="0"/>
          <w:numId w:val="85"/>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5F9">
      <w:pPr>
        <w:numPr>
          <w:ilvl w:val="0"/>
          <w:numId w:val="85"/>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5FA">
      <w:pPr>
        <w:numPr>
          <w:ilvl w:val="0"/>
          <w:numId w:val="85"/>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5FB">
      <w:pPr>
        <w:numPr>
          <w:ilvl w:val="0"/>
          <w:numId w:val="85"/>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5FC">
      <w:pPr>
        <w:numPr>
          <w:ilvl w:val="0"/>
          <w:numId w:val="85"/>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5FD">
      <w:pPr>
        <w:numPr>
          <w:ilvl w:val="0"/>
          <w:numId w:val="85"/>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5FE">
      <w:pPr>
        <w:numPr>
          <w:ilvl w:val="0"/>
          <w:numId w:val="85"/>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5FF">
      <w:pPr>
        <w:numPr>
          <w:ilvl w:val="0"/>
          <w:numId w:val="85"/>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00">
      <w:pPr>
        <w:numPr>
          <w:ilvl w:val="0"/>
          <w:numId w:val="85"/>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01">
      <w:pPr>
        <w:numPr>
          <w:ilvl w:val="0"/>
          <w:numId w:val="85"/>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02">
      <w:pPr>
        <w:numPr>
          <w:ilvl w:val="0"/>
          <w:numId w:val="85"/>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03">
      <w:pPr>
        <w:numPr>
          <w:ilvl w:val="0"/>
          <w:numId w:val="85"/>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04">
      <w:pPr>
        <w:numPr>
          <w:ilvl w:val="0"/>
          <w:numId w:val="85"/>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05">
      <w:pPr>
        <w:numPr>
          <w:ilvl w:val="0"/>
          <w:numId w:val="85"/>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06">
      <w:pPr>
        <w:numPr>
          <w:ilvl w:val="0"/>
          <w:numId w:val="85"/>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07">
      <w:pPr>
        <w:numPr>
          <w:ilvl w:val="0"/>
          <w:numId w:val="85"/>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08">
      <w:pPr>
        <w:numPr>
          <w:ilvl w:val="0"/>
          <w:numId w:val="85"/>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09">
      <w:pPr>
        <w:numPr>
          <w:ilvl w:val="0"/>
          <w:numId w:val="85"/>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0A">
      <w:pPr>
        <w:numPr>
          <w:ilvl w:val="0"/>
          <w:numId w:val="85"/>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0B">
      <w:pPr>
        <w:numPr>
          <w:ilvl w:val="0"/>
          <w:numId w:val="85"/>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0C">
      <w:pPr>
        <w:numPr>
          <w:ilvl w:val="0"/>
          <w:numId w:val="85"/>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0D">
      <w:pPr>
        <w:numPr>
          <w:ilvl w:val="0"/>
          <w:numId w:val="85"/>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0E">
      <w:pPr>
        <w:numPr>
          <w:ilvl w:val="0"/>
          <w:numId w:val="85"/>
        </w:numPr>
        <w:spacing w:after="0" w:afterAutospacing="0" w:line="259.20000000000005" w:lineRule="auto"/>
        <w:ind w:left="720" w:hanging="360"/>
        <w:rPr/>
      </w:pPr>
      <w:r w:rsidDel="00000000" w:rsidR="00000000" w:rsidRPr="00000000">
        <w:rPr>
          <w:rtl w:val="0"/>
        </w:rPr>
        <w:t xml:space="preserve">World Resources Institute</w:t>
      </w:r>
      <w:commentRangeEnd w:id="361"/>
      <w:r w:rsidDel="00000000" w:rsidR="00000000" w:rsidRPr="00000000">
        <w:commentReference w:id="361"/>
      </w:r>
      <w:r w:rsidDel="00000000" w:rsidR="00000000" w:rsidRPr="00000000">
        <w:rPr>
          <w:rtl w:val="0"/>
        </w:rPr>
      </w:r>
    </w:p>
    <w:p w:rsidR="00000000" w:rsidDel="00000000" w:rsidP="00000000" w:rsidRDefault="00000000" w:rsidRPr="00000000" w14:paraId="0000060F">
      <w:pPr>
        <w:numPr>
          <w:ilvl w:val="0"/>
          <w:numId w:val="85"/>
        </w:numPr>
        <w:spacing w:after="16" w:line="259.20000000000005" w:lineRule="auto"/>
        <w:ind w:left="720" w:hanging="360"/>
        <w:rPr/>
      </w:pPr>
      <w:commentRangeStart w:id="363"/>
      <w:r w:rsidDel="00000000" w:rsidR="00000000" w:rsidRPr="00000000">
        <w:rPr>
          <w:rtl w:val="0"/>
        </w:rPr>
      </w:r>
    </w:p>
    <w:p w:rsidR="00000000" w:rsidDel="00000000" w:rsidP="00000000" w:rsidRDefault="00000000" w:rsidRPr="00000000" w14:paraId="00000610">
      <w:pPr>
        <w:rPr/>
        <w:sectPr>
          <w:type w:val="continuous"/>
          <w:pgSz w:h="15840" w:w="12240" w:orient="portrait"/>
          <w:pgMar w:bottom="1440" w:top="1440" w:left="1440" w:right="1440" w:header="720" w:footer="720"/>
          <w:cols w:equalWidth="0" w:num="2">
            <w:col w:space="720" w:w="4320"/>
            <w:col w:space="0" w:w="4320"/>
          </w:cols>
        </w:sectPr>
      </w:pPr>
      <w:commentRangeEnd w:id="363"/>
      <w:r w:rsidDel="00000000" w:rsidR="00000000" w:rsidRPr="00000000">
        <w:commentReference w:id="363"/>
      </w: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commentRangeStart w:id="364"/>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with representatives from partner agencies from countries including but not limited to: </w:t>
      </w:r>
      <w:commentRangeStart w:id="365"/>
      <w:r w:rsidDel="00000000" w:rsidR="00000000" w:rsidRPr="00000000">
        <w:rPr>
          <w:rtl w:val="0"/>
        </w:rPr>
        <w:t xml:space="preserve">Brazil, Peru, Panama, Cameroon, DRC</w:t>
      </w:r>
      <w:commentRangeEnd w:id="365"/>
      <w:r w:rsidDel="00000000" w:rsidR="00000000" w:rsidRPr="00000000">
        <w:commentReference w:id="365"/>
      </w:r>
      <w:r w:rsidDel="00000000" w:rsidR="00000000" w:rsidRPr="00000000">
        <w:rPr>
          <w:rtl w:val="0"/>
        </w:rPr>
        <w:t xml:space="preserve">. </w:t>
      </w:r>
      <w:commentRangeEnd w:id="364"/>
      <w:r w:rsidDel="00000000" w:rsidR="00000000" w:rsidRPr="00000000">
        <w:commentReference w:id="364"/>
      </w:r>
      <w:r w:rsidDel="00000000" w:rsidR="00000000" w:rsidRPr="00000000">
        <w:rPr>
          <w:rtl w:val="0"/>
        </w:rPr>
        <w:t xml:space="preserve">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commentRangeStart w:id="366"/>
      <w:commentRangeStart w:id="367"/>
      <w:r w:rsidDel="00000000" w:rsidR="00000000" w:rsidRPr="00000000">
        <w:rPr>
          <w:rtl w:val="0"/>
        </w:rPr>
        <w:t xml:space="preserve">An International Science Steering Group (SSG) will provide additional oversight and guidance for PANGEA.</w:t>
      </w:r>
      <w:commentRangeEnd w:id="366"/>
      <w:r w:rsidDel="00000000" w:rsidR="00000000" w:rsidRPr="00000000">
        <w:commentReference w:id="366"/>
      </w:r>
      <w:commentRangeEnd w:id="367"/>
      <w:r w:rsidDel="00000000" w:rsidR="00000000" w:rsidRPr="00000000">
        <w:commentReference w:id="367"/>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615">
      <w:pPr>
        <w:numPr>
          <w:ilvl w:val="0"/>
          <w:numId w:val="26"/>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pStyle w:val="Heading3"/>
        <w:rPr/>
      </w:pPr>
      <w:bookmarkStart w:colFirst="0" w:colLast="0" w:name="_v6vwvy87f239" w:id="48"/>
      <w:bookmarkEnd w:id="48"/>
      <w:r w:rsidDel="00000000" w:rsidR="00000000" w:rsidRPr="00000000">
        <w:rPr>
          <w:rtl w:val="0"/>
        </w:rPr>
        <w:t xml:space="preserve">7</w:t>
      </w:r>
      <w:r w:rsidDel="00000000" w:rsidR="00000000" w:rsidRPr="00000000">
        <w:rPr>
          <w:rtl w:val="0"/>
        </w:rPr>
        <w:t xml:space="preserve">.6 Cost Estimates</w:t>
      </w:r>
    </w:p>
    <w:p w:rsidR="00000000" w:rsidDel="00000000" w:rsidP="00000000" w:rsidRDefault="00000000" w:rsidRPr="00000000" w14:paraId="00000618">
      <w:pPr>
        <w:numPr>
          <w:ilvl w:val="0"/>
          <w:numId w:val="9"/>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19">
      <w:pPr>
        <w:numPr>
          <w:ilvl w:val="1"/>
          <w:numId w:val="9"/>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1A">
      <w:pPr>
        <w:numPr>
          <w:ilvl w:val="2"/>
          <w:numId w:val="9"/>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1B">
      <w:pPr>
        <w:numPr>
          <w:ilvl w:val="2"/>
          <w:numId w:val="9"/>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1C">
      <w:pPr>
        <w:numPr>
          <w:ilvl w:val="1"/>
          <w:numId w:val="9"/>
        </w:numPr>
        <w:ind w:left="1440" w:hanging="360"/>
        <w:rPr>
          <w:color w:val="000000"/>
          <w:sz w:val="22"/>
          <w:szCs w:val="22"/>
        </w:rPr>
      </w:pPr>
      <w:commentRangeStart w:id="368"/>
      <w:r w:rsidDel="00000000" w:rsidR="00000000" w:rsidRPr="00000000">
        <w:rPr>
          <w:rtl w:val="0"/>
        </w:rPr>
        <w:t xml:space="preserve">Existing</w:t>
      </w:r>
      <w:commentRangeEnd w:id="368"/>
      <w:r w:rsidDel="00000000" w:rsidR="00000000" w:rsidRPr="00000000">
        <w:commentReference w:id="368"/>
      </w:r>
      <w:r w:rsidDel="00000000" w:rsidR="00000000" w:rsidRPr="00000000">
        <w:rPr>
          <w:rtl w:val="0"/>
        </w:rPr>
        <w:t xml:space="preserve"> opportunities to solicit complementary funding </w:t>
      </w:r>
    </w:p>
    <w:p w:rsidR="00000000" w:rsidDel="00000000" w:rsidP="00000000" w:rsidRDefault="00000000" w:rsidRPr="00000000" w14:paraId="0000061D">
      <w:pPr>
        <w:numPr>
          <w:ilvl w:val="2"/>
          <w:numId w:val="9"/>
        </w:numPr>
        <w:ind w:left="2160" w:hanging="360"/>
        <w:rPr>
          <w:color w:val="000000"/>
          <w:sz w:val="22"/>
          <w:szCs w:val="22"/>
        </w:rPr>
      </w:pPr>
      <w:commentRangeStart w:id="369"/>
      <w:r w:rsidDel="00000000" w:rsidR="00000000" w:rsidRPr="00000000">
        <w:rPr>
          <w:rtl w:val="0"/>
        </w:rPr>
        <w:t xml:space="preserve">NSF RCN, AccelNet</w:t>
      </w:r>
      <w:commentRangeEnd w:id="369"/>
      <w:r w:rsidDel="00000000" w:rsidR="00000000" w:rsidRPr="00000000">
        <w:commentReference w:id="369"/>
      </w:r>
      <w:r w:rsidDel="00000000" w:rsidR="00000000" w:rsidRPr="00000000">
        <w:rPr>
          <w:rtl w:val="0"/>
        </w:rPr>
      </w:r>
    </w:p>
    <w:p w:rsidR="00000000" w:rsidDel="00000000" w:rsidP="00000000" w:rsidRDefault="00000000" w:rsidRPr="00000000" w14:paraId="0000061E">
      <w:pPr>
        <w:numPr>
          <w:ilvl w:val="2"/>
          <w:numId w:val="9"/>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1F">
      <w:pPr>
        <w:numPr>
          <w:ilvl w:val="2"/>
          <w:numId w:val="9"/>
        </w:numPr>
        <w:ind w:left="2160" w:hanging="360"/>
        <w:rPr>
          <w:color w:val="000000"/>
          <w:sz w:val="22"/>
          <w:szCs w:val="22"/>
        </w:rPr>
      </w:pPr>
      <w:r w:rsidDel="00000000" w:rsidR="00000000" w:rsidRPr="00000000">
        <w:rPr>
          <w:rtl w:val="0"/>
        </w:rPr>
        <w:t xml:space="preserve">NSF EArly-concept Grants for Exploratory Research (</w:t>
      </w:r>
      <w:hyperlink r:id="rId191">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20">
      <w:pPr>
        <w:numPr>
          <w:ilvl w:val="2"/>
          <w:numId w:val="9"/>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21">
      <w:pPr>
        <w:numPr>
          <w:ilvl w:val="2"/>
          <w:numId w:val="9"/>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22">
      <w:pPr>
        <w:numPr>
          <w:ilvl w:val="2"/>
          <w:numId w:val="9"/>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23">
      <w:pPr>
        <w:numPr>
          <w:ilvl w:val="2"/>
          <w:numId w:val="9"/>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24">
      <w:pPr>
        <w:numPr>
          <w:ilvl w:val="2"/>
          <w:numId w:val="9"/>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25">
      <w:pPr>
        <w:numPr>
          <w:ilvl w:val="2"/>
          <w:numId w:val="9"/>
        </w:numPr>
        <w:ind w:left="2160" w:hanging="360"/>
        <w:rPr>
          <w:ins w:author="Anabelle Cardoso" w:id="61" w:date="2024-09-03T11:46:36Z"/>
          <w:color w:val="000000"/>
          <w:sz w:val="22"/>
          <w:szCs w:val="22"/>
        </w:rPr>
      </w:pPr>
      <w:r w:rsidDel="00000000" w:rsidR="00000000" w:rsidRPr="00000000">
        <w:rPr>
          <w:rtl w:val="0"/>
        </w:rPr>
        <w:t xml:space="preserve">DOE calls?</w:t>
      </w:r>
      <w:ins w:author="Anabelle Cardoso" w:id="61" w:date="2024-09-03T11:46:36Z">
        <w:r w:rsidDel="00000000" w:rsidR="00000000" w:rsidRPr="00000000">
          <w:rPr>
            <w:rtl w:val="0"/>
          </w:rPr>
        </w:r>
      </w:ins>
    </w:p>
    <w:p w:rsidR="00000000" w:rsidDel="00000000" w:rsidP="00000000" w:rsidRDefault="00000000" w:rsidRPr="00000000" w14:paraId="00000626">
      <w:pPr>
        <w:numPr>
          <w:ilvl w:val="2"/>
          <w:numId w:val="9"/>
        </w:numPr>
        <w:ind w:left="2160" w:hanging="360"/>
        <w:rPr>
          <w:ins w:author="Anabelle Cardoso" w:id="61" w:date="2024-09-03T11:46:36Z"/>
          <w:u w:val="none"/>
        </w:rPr>
      </w:pPr>
      <w:ins w:author="Anabelle Cardoso" w:id="61" w:date="2024-09-03T11:46:36Z">
        <w:r w:rsidDel="00000000" w:rsidR="00000000" w:rsidRPr="00000000">
          <w:rPr>
            <w:rtl w:val="0"/>
          </w:rPr>
          <w:t xml:space="preserve">UNESCO</w:t>
        </w:r>
      </w:ins>
    </w:p>
    <w:p w:rsidR="00000000" w:rsidDel="00000000" w:rsidP="00000000" w:rsidRDefault="00000000" w:rsidRPr="00000000" w14:paraId="00000627">
      <w:pPr>
        <w:numPr>
          <w:ilvl w:val="2"/>
          <w:numId w:val="9"/>
        </w:numPr>
        <w:ind w:left="2160" w:hanging="360"/>
        <w:rPr>
          <w:u w:val="none"/>
          <w:rPrChange w:author="Anabelle Cardoso" w:id="62" w:date="2024-09-03T11:46:36Z">
            <w:rPr>
              <w:color w:val="000000"/>
              <w:sz w:val="22"/>
              <w:szCs w:val="22"/>
            </w:rPr>
          </w:rPrChange>
        </w:rPr>
        <w:pPrChange w:author="Anabelle Cardoso" w:id="0" w:date="2024-09-03T11:46:36Z">
          <w:pPr>
            <w:numPr>
              <w:ilvl w:val="2"/>
              <w:numId w:val="9"/>
            </w:numPr>
            <w:ind w:left="2160" w:hanging="360"/>
          </w:pPr>
        </w:pPrChange>
      </w:pPr>
      <w:ins w:author="Anabelle Cardoso" w:id="61"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628">
      <w:pPr>
        <w:numPr>
          <w:ilvl w:val="1"/>
          <w:numId w:val="9"/>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29">
      <w:pPr>
        <w:numPr>
          <w:ilvl w:val="2"/>
          <w:numId w:val="9"/>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2A">
      <w:pPr>
        <w:numPr>
          <w:ilvl w:val="2"/>
          <w:numId w:val="9"/>
        </w:numPr>
        <w:ind w:left="2160" w:hanging="360"/>
        <w:rPr>
          <w:color w:val="000000"/>
          <w:sz w:val="22"/>
          <w:szCs w:val="22"/>
        </w:rPr>
      </w:pPr>
      <w:r w:rsidDel="00000000" w:rsidR="00000000" w:rsidRPr="00000000">
        <w:rPr>
          <w:rtl w:val="0"/>
        </w:rPr>
      </w:r>
    </w:p>
    <w:p w:rsidR="00000000" w:rsidDel="00000000" w:rsidP="00000000" w:rsidRDefault="00000000" w:rsidRPr="00000000" w14:paraId="0000062B">
      <w:pPr>
        <w:numPr>
          <w:ilvl w:val="1"/>
          <w:numId w:val="9"/>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2C">
      <w:pPr>
        <w:numPr>
          <w:ilvl w:val="2"/>
          <w:numId w:val="9"/>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2D">
      <w:pPr>
        <w:rPr>
          <w:highlight w:val="yellow"/>
        </w:rPr>
      </w:pPr>
      <w:r w:rsidDel="00000000" w:rsidR="00000000" w:rsidRPr="00000000">
        <w:rPr>
          <w:rtl w:val="0"/>
        </w:rPr>
      </w:r>
    </w:p>
    <w:p w:rsidR="00000000" w:rsidDel="00000000" w:rsidP="00000000" w:rsidRDefault="00000000" w:rsidRPr="00000000" w14:paraId="0000062E">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2F">
      <w:pPr>
        <w:pStyle w:val="Heading3"/>
        <w:rPr/>
      </w:pPr>
      <w:bookmarkStart w:colFirst="0" w:colLast="0" w:name="_4bmujjquo8mq" w:id="49"/>
      <w:bookmarkEnd w:id="49"/>
      <w:r w:rsidDel="00000000" w:rsidR="00000000" w:rsidRPr="00000000">
        <w:rPr>
          <w:rtl w:val="0"/>
        </w:rPr>
        <w:t xml:space="preserve">7</w:t>
      </w:r>
      <w:commentRangeStart w:id="370"/>
      <w:r w:rsidDel="00000000" w:rsidR="00000000" w:rsidRPr="00000000">
        <w:rPr>
          <w:rtl w:val="0"/>
        </w:rPr>
        <w:t xml:space="preserve">.7 Co-funding</w:t>
      </w:r>
      <w:commentRangeEnd w:id="370"/>
      <w:r w:rsidDel="00000000" w:rsidR="00000000" w:rsidRPr="00000000">
        <w:commentReference w:id="370"/>
      </w:r>
      <w:r w:rsidDel="00000000" w:rsidR="00000000" w:rsidRPr="00000000">
        <w:rPr>
          <w:rtl w:val="0"/>
        </w:rPr>
        <w:t xml:space="preserve"> </w:t>
      </w:r>
    </w:p>
    <w:p w:rsidR="00000000" w:rsidDel="00000000" w:rsidP="00000000" w:rsidRDefault="00000000" w:rsidRPr="00000000" w14:paraId="00000630">
      <w:pPr>
        <w:rPr/>
      </w:pPr>
      <w:commentRangeStart w:id="371"/>
      <w:r w:rsidDel="00000000" w:rsidR="00000000" w:rsidRPr="00000000">
        <w:rPr>
          <w:rtl w:val="0"/>
        </w:rPr>
        <w:t xml:space="preserve">PANGEA recognizes that NASA-TE is limited in the amount and type of funding</w:t>
      </w:r>
      <w:commentRangeEnd w:id="371"/>
      <w:r w:rsidDel="00000000" w:rsidR="00000000" w:rsidRPr="00000000">
        <w:commentReference w:id="371"/>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372"/>
      <w:commentRangeStart w:id="373"/>
      <w:r w:rsidDel="00000000" w:rsidR="00000000" w:rsidRPr="00000000">
        <w:rPr>
          <w:rtl w:val="0"/>
        </w:rPr>
        <w:t xml:space="preserve">sources of funding </w:t>
      </w:r>
      <w:commentRangeEnd w:id="372"/>
      <w:r w:rsidDel="00000000" w:rsidR="00000000" w:rsidRPr="00000000">
        <w:commentReference w:id="372"/>
      </w:r>
      <w:commentRangeEnd w:id="373"/>
      <w:r w:rsidDel="00000000" w:rsidR="00000000" w:rsidRPr="00000000">
        <w:commentReference w:id="373"/>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commentRangeStart w:id="374"/>
      <w:commentRangeStart w:id="375"/>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92"/>
                    <a:srcRect b="0" l="0" r="0" t="0"/>
                    <a:stretch>
                      <a:fillRect/>
                    </a:stretch>
                  </pic:blipFill>
                  <pic:spPr>
                    <a:xfrm>
                      <a:off x="0" y="0"/>
                      <a:ext cx="5943600" cy="3340100"/>
                    </a:xfrm>
                    <a:prstGeom prst="rect"/>
                    <a:ln/>
                  </pic:spPr>
                </pic:pic>
              </a:graphicData>
            </a:graphic>
          </wp:inline>
        </w:drawing>
      </w:r>
      <w:commentRangeEnd w:id="374"/>
      <w:r w:rsidDel="00000000" w:rsidR="00000000" w:rsidRPr="00000000">
        <w:commentReference w:id="374"/>
      </w:r>
      <w:commentRangeEnd w:id="375"/>
      <w:r w:rsidDel="00000000" w:rsidR="00000000" w:rsidRPr="00000000">
        <w:commentReference w:id="375"/>
      </w: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376"/>
      <w:commentRangeStart w:id="377"/>
      <w:r w:rsidDel="00000000" w:rsidR="00000000" w:rsidRPr="00000000">
        <w:rPr>
          <w:rtl w:val="0"/>
        </w:rPr>
        <w:t xml:space="preserve">funding to support activities outlined in this white paper</w:t>
      </w:r>
      <w:commentRangeEnd w:id="376"/>
      <w:r w:rsidDel="00000000" w:rsidR="00000000" w:rsidRPr="00000000">
        <w:commentReference w:id="376"/>
      </w:r>
      <w:commentRangeEnd w:id="377"/>
      <w:r w:rsidDel="00000000" w:rsidR="00000000" w:rsidRPr="00000000">
        <w:commentReference w:id="377"/>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hyperlink r:id="rId193">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39">
      <w:pPr>
        <w:rPr/>
      </w:pPr>
      <w:r w:rsidDel="00000000" w:rsidR="00000000" w:rsidRPr="00000000">
        <w:rPr>
          <w:rtl w:val="0"/>
        </w:rPr>
        <w:t xml:space="preserve"> </w:t>
      </w:r>
    </w:p>
    <w:p w:rsidR="00000000" w:rsidDel="00000000" w:rsidP="00000000" w:rsidRDefault="00000000" w:rsidRPr="00000000" w14:paraId="0000063A">
      <w:pPr>
        <w:numPr>
          <w:ilvl w:val="0"/>
          <w:numId w:val="61"/>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3B">
      <w:pPr>
        <w:numPr>
          <w:ilvl w:val="1"/>
          <w:numId w:val="61"/>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63C">
      <w:pPr>
        <w:numPr>
          <w:ilvl w:val="1"/>
          <w:numId w:val="61"/>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63D">
      <w:pPr>
        <w:numPr>
          <w:ilvl w:val="1"/>
          <w:numId w:val="61"/>
        </w:numPr>
        <w:ind w:left="2160" w:hanging="360"/>
      </w:pPr>
      <w:r w:rsidDel="00000000" w:rsidR="00000000" w:rsidRPr="00000000">
        <w:rPr>
          <w:rtl w:val="0"/>
        </w:rPr>
        <w:t xml:space="preserve">How can reporting and communications be streamlined?</w:t>
      </w:r>
      <w:r w:rsidDel="00000000" w:rsidR="00000000" w:rsidRPr="00000000">
        <w:rPr>
          <w:rtl w:val="0"/>
        </w:rPr>
      </w:r>
    </w:p>
    <w:p w:rsidR="00000000" w:rsidDel="00000000" w:rsidP="00000000" w:rsidRDefault="00000000" w:rsidRPr="00000000" w14:paraId="0000063E">
      <w:pPr>
        <w:pStyle w:val="Heading3"/>
        <w:rPr/>
      </w:pPr>
      <w:bookmarkStart w:colFirst="0" w:colLast="0" w:name="_igdor1b4j3oc" w:id="50"/>
      <w:bookmarkEnd w:id="50"/>
      <w:commentRangeStart w:id="378"/>
      <w:commentRangeStart w:id="379"/>
      <w:commentRangeStart w:id="380"/>
      <w:r w:rsidDel="00000000" w:rsidR="00000000" w:rsidRPr="00000000">
        <w:rPr>
          <w:rtl w:val="0"/>
        </w:rPr>
        <w:t xml:space="preserve">7.8 Open Science / Data Management and Sharing</w:t>
      </w:r>
      <w:commentRangeEnd w:id="378"/>
      <w:r w:rsidDel="00000000" w:rsidR="00000000" w:rsidRPr="00000000">
        <w:commentReference w:id="378"/>
      </w:r>
      <w:commentRangeEnd w:id="379"/>
      <w:r w:rsidDel="00000000" w:rsidR="00000000" w:rsidRPr="00000000">
        <w:commentReference w:id="379"/>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63F">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40">
      <w:pPr>
        <w:ind w:left="0" w:firstLine="0"/>
        <w:rPr>
          <w:color w:val="444746"/>
        </w:rPr>
      </w:pPr>
      <w:r w:rsidDel="00000000" w:rsidR="00000000" w:rsidRPr="00000000">
        <w:rPr>
          <w:rtl w:val="0"/>
        </w:rPr>
      </w:r>
    </w:p>
    <w:p w:rsidR="00000000" w:rsidDel="00000000" w:rsidP="00000000" w:rsidRDefault="00000000" w:rsidRPr="00000000" w14:paraId="00000641">
      <w:pPr>
        <w:ind w:left="0" w:firstLine="0"/>
        <w:rPr>
          <w:color w:val="444746"/>
        </w:rPr>
      </w:pPr>
      <w:r w:rsidDel="00000000" w:rsidR="00000000" w:rsidRPr="00000000">
        <w:rPr>
          <w:color w:val="444746"/>
          <w:rtl w:val="0"/>
        </w:rPr>
        <w:t xml:space="preserve">The PANGEA data management will adhere to the </w:t>
      </w:r>
      <w:commentRangeStart w:id="381"/>
      <w:r w:rsidDel="00000000" w:rsidR="00000000" w:rsidRPr="00000000">
        <w:rPr>
          <w:color w:val="444746"/>
          <w:rtl w:val="0"/>
        </w:rPr>
        <w:t xml:space="preserve">FAIR</w:t>
      </w:r>
      <w:commentRangeEnd w:id="381"/>
      <w:r w:rsidDel="00000000" w:rsidR="00000000" w:rsidRPr="00000000">
        <w:commentReference w:id="381"/>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382"/>
      <w:r w:rsidDel="00000000" w:rsidR="00000000" w:rsidRPr="00000000">
        <w:rPr>
          <w:color w:val="444746"/>
          <w:rtl w:val="0"/>
        </w:rPr>
        <w:t xml:space="preserve">CARE</w:t>
      </w:r>
      <w:commentRangeEnd w:id="382"/>
      <w:r w:rsidDel="00000000" w:rsidR="00000000" w:rsidRPr="00000000">
        <w:commentReference w:id="382"/>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42">
      <w:pPr>
        <w:ind w:left="0" w:firstLine="0"/>
        <w:rPr>
          <w:color w:val="444746"/>
        </w:rPr>
      </w:pPr>
      <w:r w:rsidDel="00000000" w:rsidR="00000000" w:rsidRPr="00000000">
        <w:rPr>
          <w:rtl w:val="0"/>
        </w:rPr>
      </w:r>
    </w:p>
    <w:p w:rsidR="00000000" w:rsidDel="00000000" w:rsidP="00000000" w:rsidRDefault="00000000" w:rsidRPr="00000000" w14:paraId="00000643">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44">
      <w:pPr>
        <w:ind w:left="0" w:firstLine="0"/>
        <w:rPr>
          <w:color w:val="444746"/>
        </w:rPr>
      </w:pPr>
      <w:r w:rsidDel="00000000" w:rsidR="00000000" w:rsidRPr="00000000">
        <w:rPr>
          <w:rtl w:val="0"/>
        </w:rPr>
      </w:r>
    </w:p>
    <w:p w:rsidR="00000000" w:rsidDel="00000000" w:rsidP="00000000" w:rsidRDefault="00000000" w:rsidRPr="00000000" w14:paraId="00000645">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194">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195">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46">
      <w:pPr>
        <w:ind w:left="0" w:firstLine="0"/>
        <w:rPr>
          <w:color w:val="444746"/>
        </w:rPr>
      </w:pPr>
      <w:r w:rsidDel="00000000" w:rsidR="00000000" w:rsidRPr="00000000">
        <w:rPr>
          <w:rtl w:val="0"/>
        </w:rPr>
      </w:r>
    </w:p>
    <w:p w:rsidR="00000000" w:rsidDel="00000000" w:rsidP="00000000" w:rsidRDefault="00000000" w:rsidRPr="00000000" w14:paraId="00000647">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48">
      <w:pPr>
        <w:ind w:left="0" w:firstLine="0"/>
        <w:rPr>
          <w:color w:val="444746"/>
        </w:rPr>
      </w:pPr>
      <w:r w:rsidDel="00000000" w:rsidR="00000000" w:rsidRPr="00000000">
        <w:rPr>
          <w:rtl w:val="0"/>
        </w:rPr>
      </w:r>
    </w:p>
    <w:p w:rsidR="00000000" w:rsidDel="00000000" w:rsidP="00000000" w:rsidRDefault="00000000" w:rsidRPr="00000000" w14:paraId="00000649">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4A">
      <w:pPr>
        <w:numPr>
          <w:ilvl w:val="0"/>
          <w:numId w:val="22"/>
        </w:numPr>
        <w:ind w:left="720" w:hanging="360"/>
        <w:rPr>
          <w:color w:val="444746"/>
        </w:rPr>
      </w:pPr>
      <w:commentRangeStart w:id="383"/>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383"/>
      <w:r w:rsidDel="00000000" w:rsidR="00000000" w:rsidRPr="00000000">
        <w:commentReference w:id="383"/>
      </w:r>
      <w:r w:rsidDel="00000000" w:rsidR="00000000" w:rsidRPr="00000000">
        <w:rPr>
          <w:rtl w:val="0"/>
        </w:rPr>
      </w:r>
    </w:p>
    <w:p w:rsidR="00000000" w:rsidDel="00000000" w:rsidP="00000000" w:rsidRDefault="00000000" w:rsidRPr="00000000" w14:paraId="0000064B">
      <w:pPr>
        <w:numPr>
          <w:ilvl w:val="0"/>
          <w:numId w:val="18"/>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4C">
      <w:pPr>
        <w:numPr>
          <w:ilvl w:val="0"/>
          <w:numId w:val="18"/>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4D">
      <w:pPr>
        <w:numPr>
          <w:ilvl w:val="1"/>
          <w:numId w:val="18"/>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4E">
      <w:pPr>
        <w:numPr>
          <w:ilvl w:val="1"/>
          <w:numId w:val="18"/>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4F">
      <w:pPr>
        <w:numPr>
          <w:ilvl w:val="1"/>
          <w:numId w:val="18"/>
        </w:numPr>
        <w:ind w:left="1440" w:hanging="360"/>
        <w:rPr>
          <w:color w:val="444746"/>
        </w:rPr>
      </w:pPr>
      <w:r w:rsidDel="00000000" w:rsidR="00000000" w:rsidRPr="00000000">
        <w:rPr>
          <w:color w:val="444746"/>
          <w:rtl w:val="0"/>
        </w:rPr>
        <w:t xml:space="preserve">NASA’s Visualization, Exploration, and Data Analysis (VEDA) platform: </w:t>
      </w:r>
      <w:hyperlink r:id="rId196">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50">
      <w:pPr>
        <w:numPr>
          <w:ilvl w:val="1"/>
          <w:numId w:val="18"/>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51">
      <w:pPr>
        <w:numPr>
          <w:ilvl w:val="1"/>
          <w:numId w:val="18"/>
        </w:numPr>
        <w:ind w:left="1440" w:hanging="360"/>
        <w:rPr>
          <w:color w:val="444746"/>
        </w:rPr>
      </w:pPr>
      <w:commentRangeStart w:id="384"/>
      <w:r w:rsidDel="00000000" w:rsidR="00000000" w:rsidRPr="00000000">
        <w:rPr>
          <w:color w:val="444746"/>
          <w:rtl w:val="0"/>
        </w:rPr>
        <w:t xml:space="preserve">AmeriFlux &amp; ICOS for flux tower data</w:t>
      </w:r>
      <w:commentRangeEnd w:id="384"/>
      <w:r w:rsidDel="00000000" w:rsidR="00000000" w:rsidRPr="00000000">
        <w:commentReference w:id="384"/>
      </w:r>
      <w:r w:rsidDel="00000000" w:rsidR="00000000" w:rsidRPr="00000000">
        <w:rPr>
          <w:rtl w:val="0"/>
        </w:rPr>
      </w:r>
    </w:p>
    <w:p w:rsidR="00000000" w:rsidDel="00000000" w:rsidP="00000000" w:rsidRDefault="00000000" w:rsidRPr="00000000" w14:paraId="00000652">
      <w:pPr>
        <w:numPr>
          <w:ilvl w:val="1"/>
          <w:numId w:val="18"/>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53">
      <w:pPr>
        <w:ind w:left="0" w:firstLine="0"/>
        <w:rPr>
          <w:color w:val="444746"/>
        </w:rPr>
      </w:pPr>
      <w:r w:rsidDel="00000000" w:rsidR="00000000" w:rsidRPr="00000000">
        <w:rPr>
          <w:rtl w:val="0"/>
        </w:rPr>
      </w:r>
    </w:p>
    <w:p w:rsidR="00000000" w:rsidDel="00000000" w:rsidP="00000000" w:rsidRDefault="00000000" w:rsidRPr="00000000" w14:paraId="00000654">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55">
      <w:pPr>
        <w:numPr>
          <w:ilvl w:val="0"/>
          <w:numId w:val="25"/>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56">
      <w:pPr>
        <w:numPr>
          <w:ilvl w:val="0"/>
          <w:numId w:val="25"/>
        </w:numPr>
        <w:ind w:left="720" w:hanging="360"/>
        <w:rPr>
          <w:color w:val="444746"/>
        </w:rPr>
      </w:pPr>
      <w:commentRangeStart w:id="385"/>
      <w:commentRangeStart w:id="386"/>
      <w:r w:rsidDel="00000000" w:rsidR="00000000" w:rsidRPr="00000000">
        <w:rPr>
          <w:color w:val="444746"/>
          <w:rtl w:val="0"/>
        </w:rPr>
        <w:t xml:space="preserve">Low barrier for entry</w:t>
      </w:r>
      <w:commentRangeEnd w:id="385"/>
      <w:r w:rsidDel="00000000" w:rsidR="00000000" w:rsidRPr="00000000">
        <w:commentReference w:id="385"/>
      </w:r>
      <w:commentRangeEnd w:id="386"/>
      <w:r w:rsidDel="00000000" w:rsidR="00000000" w:rsidRPr="00000000">
        <w:commentReference w:id="386"/>
      </w:r>
      <w:r w:rsidDel="00000000" w:rsidR="00000000" w:rsidRPr="00000000">
        <w:rPr>
          <w:color w:val="444746"/>
          <w:rtl w:val="0"/>
        </w:rPr>
        <w:t xml:space="preserve">, especially for international partners</w:t>
      </w:r>
    </w:p>
    <w:p w:rsidR="00000000" w:rsidDel="00000000" w:rsidP="00000000" w:rsidRDefault="00000000" w:rsidRPr="00000000" w14:paraId="00000657">
      <w:pPr>
        <w:numPr>
          <w:ilvl w:val="0"/>
          <w:numId w:val="25"/>
        </w:numPr>
        <w:ind w:left="720" w:hanging="360"/>
        <w:rPr>
          <w:color w:val="444746"/>
        </w:rPr>
      </w:pPr>
      <w:r w:rsidDel="00000000" w:rsidR="00000000" w:rsidRPr="00000000">
        <w:rPr>
          <w:color w:val="444746"/>
          <w:rtl w:val="0"/>
        </w:rPr>
        <w:t xml:space="preserve">Something like NASA’s Multi-Mission Algorithm and Analysis Platform (MAAP, </w:t>
      </w:r>
      <w:hyperlink r:id="rId197">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58">
      <w:pPr>
        <w:ind w:left="0" w:firstLine="0"/>
        <w:rPr>
          <w:color w:val="444746"/>
        </w:rPr>
      </w:pPr>
      <w:r w:rsidDel="00000000" w:rsidR="00000000" w:rsidRPr="00000000">
        <w:rPr>
          <w:rtl w:val="0"/>
        </w:rPr>
      </w:r>
    </w:p>
    <w:p w:rsidR="00000000" w:rsidDel="00000000" w:rsidP="00000000" w:rsidRDefault="00000000" w:rsidRPr="00000000" w14:paraId="00000659">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5A">
      <w:pPr>
        <w:numPr>
          <w:ilvl w:val="0"/>
          <w:numId w:val="60"/>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5B">
      <w:pPr>
        <w:numPr>
          <w:ilvl w:val="0"/>
          <w:numId w:val="53"/>
        </w:numPr>
        <w:ind w:left="720" w:hanging="360"/>
        <w:rPr/>
      </w:pPr>
      <w:r w:rsidDel="00000000" w:rsidR="00000000" w:rsidRPr="00000000">
        <w:rPr>
          <w:color w:val="444746"/>
          <w:rtl w:val="0"/>
        </w:rPr>
        <w:t xml:space="preserve">NASA’s Open Science 101 curriculum: </w:t>
      </w:r>
      <w:hyperlink r:id="rId198">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5C">
      <w:pPr>
        <w:ind w:left="0" w:firstLine="0"/>
        <w:rPr>
          <w:color w:val="444746"/>
        </w:rPr>
      </w:pPr>
      <w:r w:rsidDel="00000000" w:rsidR="00000000" w:rsidRPr="00000000">
        <w:rPr>
          <w:rtl w:val="0"/>
        </w:rPr>
      </w:r>
    </w:p>
    <w:p w:rsidR="00000000" w:rsidDel="00000000" w:rsidP="00000000" w:rsidRDefault="00000000" w:rsidRPr="00000000" w14:paraId="0000065D">
      <w:pPr>
        <w:ind w:left="0" w:firstLine="0"/>
        <w:rPr>
          <w:color w:val="444746"/>
        </w:rPr>
      </w:pPr>
      <w:r w:rsidDel="00000000" w:rsidR="00000000" w:rsidRPr="00000000">
        <w:rPr>
          <w:color w:val="444746"/>
          <w:rtl w:val="0"/>
        </w:rPr>
        <w:t xml:space="preserve">Open Science</w:t>
      </w:r>
      <w:commentRangeStart w:id="387"/>
      <w:r w:rsidDel="00000000" w:rsidR="00000000" w:rsidRPr="00000000">
        <w:rPr>
          <w:color w:val="444746"/>
          <w:rtl w:val="0"/>
        </w:rPr>
        <w:t xml:space="preserve"> Coordinating Group</w:t>
      </w:r>
      <w:commentRangeEnd w:id="387"/>
      <w:r w:rsidDel="00000000" w:rsidR="00000000" w:rsidRPr="00000000">
        <w:commentReference w:id="387"/>
      </w:r>
      <w:r w:rsidDel="00000000" w:rsidR="00000000" w:rsidRPr="00000000">
        <w:rPr>
          <w:rtl w:val="0"/>
        </w:rPr>
      </w:r>
    </w:p>
    <w:p w:rsidR="00000000" w:rsidDel="00000000" w:rsidP="00000000" w:rsidRDefault="00000000" w:rsidRPr="00000000" w14:paraId="0000065E">
      <w:pPr>
        <w:numPr>
          <w:ilvl w:val="0"/>
          <w:numId w:val="90"/>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5F">
      <w:pPr>
        <w:numPr>
          <w:ilvl w:val="0"/>
          <w:numId w:val="90"/>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60">
      <w:pPr>
        <w:numPr>
          <w:ilvl w:val="0"/>
          <w:numId w:val="90"/>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61">
      <w:pPr>
        <w:numPr>
          <w:ilvl w:val="0"/>
          <w:numId w:val="90"/>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62">
      <w:pPr>
        <w:numPr>
          <w:ilvl w:val="0"/>
          <w:numId w:val="90"/>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63">
      <w:pPr>
        <w:numPr>
          <w:ilvl w:val="0"/>
          <w:numId w:val="90"/>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64">
      <w:pPr>
        <w:ind w:left="0" w:firstLine="0"/>
        <w:rPr>
          <w:color w:val="444746"/>
        </w:rPr>
      </w:pPr>
      <w:r w:rsidDel="00000000" w:rsidR="00000000" w:rsidRPr="00000000">
        <w:rPr>
          <w:rtl w:val="0"/>
        </w:rPr>
      </w:r>
    </w:p>
    <w:p w:rsidR="00000000" w:rsidDel="00000000" w:rsidP="00000000" w:rsidRDefault="00000000" w:rsidRPr="00000000" w14:paraId="00000665">
      <w:pPr>
        <w:ind w:left="0" w:firstLine="0"/>
        <w:rPr>
          <w:color w:val="444746"/>
        </w:rPr>
      </w:pPr>
      <w:r w:rsidDel="00000000" w:rsidR="00000000" w:rsidRPr="00000000">
        <w:rPr>
          <w:rtl w:val="0"/>
        </w:rPr>
      </w:r>
    </w:p>
    <w:p w:rsidR="00000000" w:rsidDel="00000000" w:rsidP="00000000" w:rsidRDefault="00000000" w:rsidRPr="00000000" w14:paraId="00000666">
      <w:pPr>
        <w:numPr>
          <w:ilvl w:val="0"/>
          <w:numId w:val="81"/>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67">
      <w:pPr>
        <w:numPr>
          <w:ilvl w:val="1"/>
          <w:numId w:val="81"/>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68">
      <w:pPr>
        <w:numPr>
          <w:ilvl w:val="1"/>
          <w:numId w:val="81"/>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69">
      <w:pPr>
        <w:numPr>
          <w:ilvl w:val="1"/>
          <w:numId w:val="81"/>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6A">
      <w:pPr>
        <w:numPr>
          <w:ilvl w:val="2"/>
          <w:numId w:val="81"/>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6B">
      <w:pPr>
        <w:numPr>
          <w:ilvl w:val="1"/>
          <w:numId w:val="81"/>
        </w:numPr>
        <w:ind w:left="1440" w:hanging="360"/>
        <w:rPr>
          <w:color w:val="444746"/>
        </w:rPr>
      </w:pPr>
      <w:r w:rsidDel="00000000" w:rsidR="00000000" w:rsidRPr="00000000">
        <w:rPr>
          <w:color w:val="444746"/>
          <w:rtl w:val="0"/>
        </w:rPr>
        <w:t xml:space="preserve">FAIR guiding principles: </w:t>
      </w:r>
      <w:hyperlink r:id="rId199">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6C">
      <w:pPr>
        <w:numPr>
          <w:ilvl w:val="1"/>
          <w:numId w:val="81"/>
        </w:numPr>
        <w:ind w:left="1440" w:hanging="360"/>
        <w:rPr>
          <w:color w:val="444746"/>
        </w:rPr>
      </w:pPr>
      <w:r w:rsidDel="00000000" w:rsidR="00000000" w:rsidRPr="00000000">
        <w:rPr>
          <w:color w:val="444746"/>
          <w:rtl w:val="0"/>
        </w:rPr>
        <w:t xml:space="preserve">CARE principles: </w:t>
      </w:r>
      <w:hyperlink r:id="rId200">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6D">
      <w:pPr>
        <w:numPr>
          <w:ilvl w:val="1"/>
          <w:numId w:val="81"/>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6E">
      <w:pPr>
        <w:numPr>
          <w:ilvl w:val="1"/>
          <w:numId w:val="81"/>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6F">
      <w:pPr>
        <w:numPr>
          <w:ilvl w:val="0"/>
          <w:numId w:val="81"/>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70">
      <w:pPr>
        <w:numPr>
          <w:ilvl w:val="1"/>
          <w:numId w:val="81"/>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71">
      <w:pPr>
        <w:numPr>
          <w:ilvl w:val="0"/>
          <w:numId w:val="81"/>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72">
      <w:pPr>
        <w:numPr>
          <w:ilvl w:val="1"/>
          <w:numId w:val="81"/>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73">
      <w:pPr>
        <w:numPr>
          <w:ilvl w:val="2"/>
          <w:numId w:val="81"/>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74">
      <w:pPr>
        <w:numPr>
          <w:ilvl w:val="2"/>
          <w:numId w:val="81"/>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75">
      <w:pPr>
        <w:numPr>
          <w:ilvl w:val="1"/>
          <w:numId w:val="81"/>
        </w:numPr>
        <w:ind w:left="1440" w:hanging="360"/>
        <w:rPr>
          <w:color w:val="444746"/>
        </w:rPr>
      </w:pPr>
      <w:commentRangeStart w:id="388"/>
      <w:r w:rsidDel="00000000" w:rsidR="00000000" w:rsidRPr="00000000">
        <w:rPr>
          <w:color w:val="444746"/>
          <w:rtl w:val="0"/>
        </w:rPr>
        <w:t xml:space="preserve">AmeriFlux &amp; ICOS for flux tower data</w:t>
      </w:r>
      <w:commentRangeEnd w:id="388"/>
      <w:r w:rsidDel="00000000" w:rsidR="00000000" w:rsidRPr="00000000">
        <w:commentReference w:id="388"/>
      </w:r>
      <w:r w:rsidDel="00000000" w:rsidR="00000000" w:rsidRPr="00000000">
        <w:rPr>
          <w:rtl w:val="0"/>
        </w:rPr>
      </w:r>
    </w:p>
    <w:p w:rsidR="00000000" w:rsidDel="00000000" w:rsidP="00000000" w:rsidRDefault="00000000" w:rsidRPr="00000000" w14:paraId="00000676">
      <w:pPr>
        <w:numPr>
          <w:ilvl w:val="2"/>
          <w:numId w:val="81"/>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77">
      <w:pPr>
        <w:numPr>
          <w:ilvl w:val="1"/>
          <w:numId w:val="81"/>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78">
      <w:pPr>
        <w:numPr>
          <w:ilvl w:val="1"/>
          <w:numId w:val="81"/>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79">
      <w:pPr>
        <w:numPr>
          <w:ilvl w:val="1"/>
          <w:numId w:val="81"/>
        </w:numPr>
        <w:ind w:left="1440" w:hanging="360"/>
        <w:rPr>
          <w:color w:val="444746"/>
        </w:rPr>
      </w:pPr>
      <w:hyperlink r:id="rId201">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7A">
      <w:pPr>
        <w:numPr>
          <w:ilvl w:val="0"/>
          <w:numId w:val="81"/>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7B">
      <w:pPr>
        <w:numPr>
          <w:ilvl w:val="1"/>
          <w:numId w:val="81"/>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7C">
      <w:pPr>
        <w:numPr>
          <w:ilvl w:val="0"/>
          <w:numId w:val="81"/>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7D">
      <w:pPr>
        <w:numPr>
          <w:ilvl w:val="1"/>
          <w:numId w:val="81"/>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7E">
      <w:pPr>
        <w:numPr>
          <w:ilvl w:val="0"/>
          <w:numId w:val="81"/>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7F">
      <w:pPr>
        <w:numPr>
          <w:ilvl w:val="0"/>
          <w:numId w:val="81"/>
        </w:numPr>
        <w:ind w:left="720" w:hanging="360"/>
        <w:rPr>
          <w:color w:val="444746"/>
        </w:rPr>
      </w:pPr>
      <w:commentRangeStart w:id="389"/>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80">
      <w:pPr>
        <w:numPr>
          <w:ilvl w:val="1"/>
          <w:numId w:val="81"/>
        </w:numPr>
        <w:ind w:left="1440" w:hanging="360"/>
        <w:rPr>
          <w:color w:val="444746"/>
        </w:rPr>
      </w:pPr>
      <w:r w:rsidDel="00000000" w:rsidR="00000000" w:rsidRPr="00000000">
        <w:rPr>
          <w:color w:val="444746"/>
          <w:rtl w:val="0"/>
        </w:rPr>
        <w:t xml:space="preserve">Point to work Dana is already doing w NEON, SBG, EMIT, other groups</w:t>
      </w:r>
      <w:commentRangeEnd w:id="389"/>
      <w:r w:rsidDel="00000000" w:rsidR="00000000" w:rsidRPr="00000000">
        <w:commentReference w:id="389"/>
      </w:r>
      <w:r w:rsidDel="00000000" w:rsidR="00000000" w:rsidRPr="00000000">
        <w:rPr>
          <w:rtl w:val="0"/>
        </w:rPr>
      </w:r>
    </w:p>
    <w:p w:rsidR="00000000" w:rsidDel="00000000" w:rsidP="00000000" w:rsidRDefault="00000000" w:rsidRPr="00000000" w14:paraId="00000681">
      <w:pPr>
        <w:numPr>
          <w:ilvl w:val="1"/>
          <w:numId w:val="81"/>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82">
      <w:pPr>
        <w:numPr>
          <w:ilvl w:val="0"/>
          <w:numId w:val="81"/>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83">
      <w:pPr>
        <w:numPr>
          <w:ilvl w:val="1"/>
          <w:numId w:val="81"/>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84">
      <w:pPr>
        <w:numPr>
          <w:ilvl w:val="2"/>
          <w:numId w:val="81"/>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85">
      <w:pPr>
        <w:numPr>
          <w:ilvl w:val="1"/>
          <w:numId w:val="81"/>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86">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87">
      <w:pPr>
        <w:pStyle w:val="Heading3"/>
        <w:rPr/>
      </w:pPr>
      <w:bookmarkStart w:colFirst="0" w:colLast="0" w:name="_f0glc3cmn1d" w:id="51"/>
      <w:bookmarkEnd w:id="51"/>
      <w:r w:rsidDel="00000000" w:rsidR="00000000" w:rsidRPr="00000000">
        <w:rPr>
          <w:rtl w:val="0"/>
        </w:rPr>
        <w:t xml:space="preserve">7.9</w:t>
      </w:r>
      <w:r w:rsidDel="00000000" w:rsidR="00000000" w:rsidRPr="00000000">
        <w:rPr>
          <w:rtl w:val="0"/>
        </w:rPr>
        <w:t xml:space="preserve"> Timetable  </w:t>
      </w:r>
    </w:p>
    <w:p w:rsidR="00000000" w:rsidDel="00000000" w:rsidP="00000000" w:rsidRDefault="00000000" w:rsidRPr="00000000" w14:paraId="00000688">
      <w:pPr>
        <w:rPr>
          <w:color w:val="ff0000"/>
        </w:rPr>
      </w:pPr>
      <w:r w:rsidDel="00000000" w:rsidR="00000000" w:rsidRPr="00000000">
        <w:rPr>
          <w:color w:val="ff0000"/>
          <w:rtl w:val="0"/>
        </w:rPr>
        <w:t xml:space="preserve">(number of years?)</w:t>
      </w:r>
    </w:p>
    <w:p w:rsidR="00000000" w:rsidDel="00000000" w:rsidP="00000000" w:rsidRDefault="00000000" w:rsidRPr="00000000" w14:paraId="00000689">
      <w:pPr>
        <w:numPr>
          <w:ilvl w:val="0"/>
          <w:numId w:val="64"/>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8A">
      <w:pPr>
        <w:rPr>
          <w:color w:val="ff0000"/>
        </w:rPr>
      </w:pPr>
      <w:r w:rsidDel="00000000" w:rsidR="00000000" w:rsidRPr="00000000">
        <w:rPr/>
        <w:drawing>
          <wp:inline distB="114300" distT="114300" distL="114300" distR="114300">
            <wp:extent cx="5900738" cy="4130516"/>
            <wp:effectExtent b="0" l="0" r="0" t="0"/>
            <wp:docPr id="2" name="image1.png"/>
            <a:graphic>
              <a:graphicData uri="http://schemas.openxmlformats.org/drawingml/2006/picture">
                <pic:pic>
                  <pic:nvPicPr>
                    <pic:cNvPr id="0" name="image1.png"/>
                    <pic:cNvPicPr preferRelativeResize="0"/>
                  </pic:nvPicPr>
                  <pic:blipFill>
                    <a:blip r:embed="rId202"/>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pStyle w:val="Heading3"/>
        <w:rPr/>
      </w:pPr>
      <w:bookmarkStart w:colFirst="0" w:colLast="0" w:name="_n6p8ovtnhgkd" w:id="52"/>
      <w:bookmarkEnd w:id="52"/>
      <w:r w:rsidDel="00000000" w:rsidR="00000000" w:rsidRPr="00000000">
        <w:rPr>
          <w:rtl w:val="0"/>
        </w:rPr>
        <w:t xml:space="preserve">7</w:t>
      </w:r>
      <w:r w:rsidDel="00000000" w:rsidR="00000000" w:rsidRPr="00000000">
        <w:rPr>
          <w:rtl w:val="0"/>
        </w:rPr>
        <w:t xml:space="preserve">.10  Risk and Risk Mitigation / Risk Assessment </w:t>
      </w:r>
    </w:p>
    <w:p w:rsidR="00000000" w:rsidDel="00000000" w:rsidP="00000000" w:rsidRDefault="00000000" w:rsidRPr="00000000" w14:paraId="0000068C">
      <w:pPr>
        <w:numPr>
          <w:ilvl w:val="0"/>
          <w:numId w:val="27"/>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8D">
      <w:pPr>
        <w:numPr>
          <w:ilvl w:val="0"/>
          <w:numId w:val="27"/>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p>
    <w:p w:rsidR="00000000" w:rsidDel="00000000" w:rsidP="00000000" w:rsidRDefault="00000000" w:rsidRPr="00000000" w14:paraId="0000068E">
      <w:pPr>
        <w:numPr>
          <w:ilvl w:val="0"/>
          <w:numId w:val="77"/>
        </w:numPr>
        <w:ind w:left="720" w:hanging="360"/>
        <w:rPr>
          <w:color w:val="ff0000"/>
          <w:u w:val="none"/>
        </w:rPr>
      </w:pPr>
      <w:r w:rsidDel="00000000" w:rsidR="00000000" w:rsidRPr="00000000">
        <w:rPr>
          <w:color w:val="ff0000"/>
          <w:rtl w:val="0"/>
        </w:rPr>
        <w:t xml:space="preserve">Inclusiveness. PANGEA will interact with people with different backgrounds and levels of instructions. Simple language is needed, </w:t>
      </w:r>
    </w:p>
    <w:p w:rsidR="00000000" w:rsidDel="00000000" w:rsidP="00000000" w:rsidRDefault="00000000" w:rsidRPr="00000000" w14:paraId="0000068F">
      <w:pPr>
        <w:numPr>
          <w:ilvl w:val="0"/>
          <w:numId w:val="77"/>
        </w:numPr>
        <w:ind w:left="720" w:hanging="360"/>
        <w:rPr>
          <w:color w:val="ff0000"/>
          <w:u w:val="none"/>
        </w:rPr>
      </w:pPr>
      <w:r w:rsidDel="00000000" w:rsidR="00000000" w:rsidRPr="00000000">
        <w:rPr>
          <w:color w:val="ff0000"/>
          <w:rtl w:val="0"/>
        </w:rPr>
        <w:t xml:space="preserve">Interaction with Stakeholders. Approach/better approach with national and international stakeholders and point out current gaps.</w:t>
      </w:r>
    </w:p>
    <w:p w:rsidR="00000000" w:rsidDel="00000000" w:rsidP="00000000" w:rsidRDefault="00000000" w:rsidRPr="00000000" w14:paraId="00000690">
      <w:pPr>
        <w:numPr>
          <w:ilvl w:val="0"/>
          <w:numId w:val="77"/>
        </w:numPr>
        <w:ind w:left="720" w:hanging="360"/>
        <w:rPr>
          <w:color w:val="ff0000"/>
          <w:u w:val="none"/>
        </w:rPr>
      </w:pPr>
      <w:r w:rsidDel="00000000" w:rsidR="00000000" w:rsidRPr="00000000">
        <w:rPr>
          <w:color w:val="ff0000"/>
          <w:rtl w:val="0"/>
        </w:rPr>
        <w:t xml:space="preserve">Inter-agency effort: PANGEA is conducting research in a region highly sensitive to climate change, making this work particularly valuable to several U.S. research institutions</w:t>
      </w:r>
    </w:p>
    <w:p w:rsidR="00000000" w:rsidDel="00000000" w:rsidP="00000000" w:rsidRDefault="00000000" w:rsidRPr="00000000" w14:paraId="00000691">
      <w:pPr>
        <w:numPr>
          <w:ilvl w:val="0"/>
          <w:numId w:val="77"/>
        </w:numPr>
        <w:ind w:left="720" w:hanging="360"/>
        <w:rPr>
          <w:color w:val="ff0000"/>
          <w:u w:val="none"/>
        </w:rPr>
      </w:pPr>
      <w:r w:rsidDel="00000000" w:rsidR="00000000" w:rsidRPr="00000000">
        <w:rPr>
          <w:color w:val="ff0000"/>
          <w:rtl w:val="0"/>
        </w:rPr>
        <w:t xml:space="preserve">Proprietary data from collaborators? how will we deal with this limitation?</w:t>
      </w:r>
    </w:p>
    <w:p w:rsidR="00000000" w:rsidDel="00000000" w:rsidP="00000000" w:rsidRDefault="00000000" w:rsidRPr="00000000" w14:paraId="00000692">
      <w:pPr>
        <w:numPr>
          <w:ilvl w:val="0"/>
          <w:numId w:val="77"/>
        </w:numPr>
        <w:ind w:left="720" w:hanging="360"/>
        <w:rPr>
          <w:color w:val="ff0000"/>
          <w:u w:val="none"/>
        </w:rPr>
      </w:pPr>
      <w:r w:rsidDel="00000000" w:rsidR="00000000" w:rsidRPr="00000000">
        <w:rPr>
          <w:color w:val="ff0000"/>
          <w:rtl w:val="0"/>
        </w:rPr>
        <w:t xml:space="preserve">Universality: PANGEA documents will be translated into, english, spanish, portuguese, and french.</w:t>
      </w:r>
    </w:p>
    <w:p w:rsidR="00000000" w:rsidDel="00000000" w:rsidP="00000000" w:rsidRDefault="00000000" w:rsidRPr="00000000" w14:paraId="00000693">
      <w:pPr>
        <w:numPr>
          <w:ilvl w:val="0"/>
          <w:numId w:val="77"/>
        </w:numPr>
        <w:ind w:left="720" w:hanging="360"/>
        <w:rPr>
          <w:color w:val="ff0000"/>
          <w:u w:val="none"/>
        </w:rPr>
      </w:pPr>
      <w:r w:rsidDel="00000000" w:rsidR="00000000" w:rsidRPr="00000000">
        <w:rPr>
          <w:color w:val="ff0000"/>
          <w:rtl w:val="0"/>
        </w:rPr>
        <w:t xml:space="preserve">Formation: PANGEA will strive to integrate the next generation of scientists, though this effort may be constrained by budget limitations.</w:t>
      </w:r>
      <w:r w:rsidDel="00000000" w:rsidR="00000000" w:rsidRPr="00000000">
        <w:rPr>
          <w:rtl w:val="0"/>
        </w:rPr>
      </w:r>
    </w:p>
    <w:p w:rsidR="00000000" w:rsidDel="00000000" w:rsidP="00000000" w:rsidRDefault="00000000" w:rsidRPr="00000000" w14:paraId="00000694">
      <w:pPr>
        <w:numPr>
          <w:ilvl w:val="0"/>
          <w:numId w:val="77"/>
        </w:numPr>
        <w:ind w:left="720" w:hanging="360"/>
        <w:rPr>
          <w:color w:val="ff0000"/>
          <w:u w:val="none"/>
        </w:rPr>
      </w:pPr>
      <w:r w:rsidDel="00000000" w:rsidR="00000000" w:rsidRPr="00000000">
        <w:rPr>
          <w:color w:val="ff0000"/>
          <w:rtl w:val="0"/>
        </w:rPr>
        <w:t xml:space="preserve">Lack of alignment between NASA priorities (e.g. answering novel science questions) and end-user priorities (e.g. consistent monitoring of landscapes)</w:t>
      </w:r>
      <w:r w:rsidDel="00000000" w:rsidR="00000000" w:rsidRPr="00000000">
        <w:rPr>
          <w:rtl w:val="0"/>
        </w:rPr>
      </w:r>
    </w:p>
    <w:p w:rsidR="00000000" w:rsidDel="00000000" w:rsidP="00000000" w:rsidRDefault="00000000" w:rsidRPr="00000000" w14:paraId="00000695">
      <w:pPr>
        <w:numPr>
          <w:ilvl w:val="0"/>
          <w:numId w:val="77"/>
        </w:numPr>
        <w:ind w:left="720" w:hanging="360"/>
        <w:rPr>
          <w:color w:val="ff0000"/>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p>
    <w:p w:rsidR="00000000" w:rsidDel="00000000" w:rsidP="00000000" w:rsidRDefault="00000000" w:rsidRPr="00000000" w14:paraId="00000696">
      <w:pPr>
        <w:pStyle w:val="Heading2"/>
        <w:rPr/>
      </w:pPr>
      <w:bookmarkStart w:colFirst="0" w:colLast="0" w:name="_segnwgqaxwz7" w:id="53"/>
      <w:bookmarkEnd w:id="53"/>
      <w:r w:rsidDel="00000000" w:rsidR="00000000" w:rsidRPr="00000000">
        <w:rPr>
          <w:rtl w:val="0"/>
        </w:rPr>
        <w:t xml:space="preserve">8</w:t>
      </w:r>
      <w:commentRangeStart w:id="390"/>
      <w:commentRangeStart w:id="391"/>
      <w:r w:rsidDel="00000000" w:rsidR="00000000" w:rsidRPr="00000000">
        <w:rPr>
          <w:rtl w:val="0"/>
        </w:rPr>
        <w:t xml:space="preserve">.</w:t>
      </w:r>
      <w:commentRangeStart w:id="392"/>
      <w:commentRangeStart w:id="393"/>
      <w:r w:rsidDel="00000000" w:rsidR="00000000" w:rsidRPr="00000000">
        <w:rPr>
          <w:rtl w:val="0"/>
        </w:rPr>
        <w:t xml:space="preserve"> </w:t>
      </w:r>
      <w:r w:rsidDel="00000000" w:rsidR="00000000" w:rsidRPr="00000000">
        <w:rPr>
          <w:rtl w:val="0"/>
        </w:rPr>
        <w:t xml:space="preserve">Enabling Earth Science to Action</w:t>
      </w:r>
      <w:commentRangeEnd w:id="392"/>
      <w:r w:rsidDel="00000000" w:rsidR="00000000" w:rsidRPr="00000000">
        <w:commentReference w:id="392"/>
      </w:r>
      <w:commentRangeEnd w:id="393"/>
      <w:r w:rsidDel="00000000" w:rsidR="00000000" w:rsidRPr="00000000">
        <w:commentReference w:id="393"/>
      </w:r>
      <w:commentRangeEnd w:id="390"/>
      <w:r w:rsidDel="00000000" w:rsidR="00000000" w:rsidRPr="00000000">
        <w:commentReference w:id="390"/>
      </w:r>
      <w:commentRangeEnd w:id="391"/>
      <w:r w:rsidDel="00000000" w:rsidR="00000000" w:rsidRPr="00000000">
        <w:commentReference w:id="391"/>
      </w:r>
      <w:r w:rsidDel="00000000" w:rsidR="00000000" w:rsidRPr="00000000">
        <w:rPr>
          <w:rtl w:val="0"/>
        </w:rPr>
      </w:r>
    </w:p>
    <w:p w:rsidR="00000000" w:rsidDel="00000000" w:rsidP="00000000" w:rsidRDefault="00000000" w:rsidRPr="00000000" w14:paraId="00000697">
      <w:pPr>
        <w:rPr>
          <w:highlight w:val="white"/>
        </w:rPr>
      </w:pPr>
      <w:r w:rsidDel="00000000" w:rsidR="00000000" w:rsidRPr="00000000">
        <w:rPr>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98">
      <w:pPr>
        <w:pStyle w:val="Heading3"/>
        <w:rPr>
          <w:rFonts w:ascii="Roboto" w:cs="Roboto" w:eastAsia="Roboto" w:hAnsi="Roboto"/>
          <w:color w:val="1f1f1f"/>
          <w:sz w:val="21"/>
          <w:szCs w:val="21"/>
          <w:highlight w:val="white"/>
        </w:rPr>
      </w:pPr>
      <w:bookmarkStart w:colFirst="0" w:colLast="0" w:name="_d0n9lllcjn02" w:id="54"/>
      <w:bookmarkEnd w:id="54"/>
      <w:r w:rsidDel="00000000" w:rsidR="00000000" w:rsidRPr="00000000">
        <w:rPr>
          <w:rtl w:val="0"/>
        </w:rPr>
        <w:t xml:space="preserve">8.1: Substantive applications of PANGEA research </w:t>
      </w:r>
      <w:commentRangeStart w:id="394"/>
      <w:r w:rsidDel="00000000" w:rsidR="00000000" w:rsidRPr="00000000">
        <w:rPr>
          <w:rtl w:val="0"/>
        </w:rPr>
        <w:t xml:space="preserve">outputs</w:t>
      </w:r>
      <w:commentRangeEnd w:id="394"/>
      <w:r w:rsidDel="00000000" w:rsidR="00000000" w:rsidRPr="00000000">
        <w:commentReference w:id="394"/>
      </w:r>
      <w:r w:rsidDel="00000000" w:rsidR="00000000" w:rsidRPr="00000000">
        <w:rPr>
          <w:rtl w:val="0"/>
        </w:rPr>
      </w:r>
    </w:p>
    <w:p w:rsidR="00000000" w:rsidDel="00000000" w:rsidP="00000000" w:rsidRDefault="00000000" w:rsidRPr="00000000" w14:paraId="00000699">
      <w:pPr>
        <w:pStyle w:val="Heading4"/>
        <w:spacing w:after="240" w:before="240" w:lineRule="auto"/>
        <w:rPr/>
      </w:pPr>
      <w:bookmarkStart w:colFirst="0" w:colLast="0" w:name="_hm6wmphkkjb5" w:id="55"/>
      <w:bookmarkEnd w:id="55"/>
      <w:r w:rsidDel="00000000" w:rsidR="00000000" w:rsidRPr="00000000">
        <w:rPr>
          <w:rtl w:val="0"/>
        </w:rPr>
        <w:t xml:space="preserve">8</w:t>
      </w:r>
      <w:r w:rsidDel="00000000" w:rsidR="00000000" w:rsidRPr="00000000">
        <w:rPr>
          <w:rtl w:val="0"/>
        </w:rPr>
        <w:t xml:space="preserve">.1.1 Carbon </w:t>
      </w:r>
    </w:p>
    <w:p w:rsidR="00000000" w:rsidDel="00000000" w:rsidP="00000000" w:rsidRDefault="00000000" w:rsidRPr="00000000" w14:paraId="0000069A">
      <w:pPr>
        <w:numPr>
          <w:ilvl w:val="0"/>
          <w:numId w:val="20"/>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9B">
      <w:pPr>
        <w:numPr>
          <w:ilvl w:val="1"/>
          <w:numId w:val="20"/>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9C">
      <w:pPr>
        <w:numPr>
          <w:ilvl w:val="1"/>
          <w:numId w:val="20"/>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9D">
      <w:pPr>
        <w:numPr>
          <w:ilvl w:val="0"/>
          <w:numId w:val="20"/>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9E">
      <w:pPr>
        <w:pStyle w:val="Heading4"/>
        <w:spacing w:after="240" w:before="240" w:lineRule="auto"/>
        <w:rPr/>
      </w:pPr>
      <w:bookmarkStart w:colFirst="0" w:colLast="0" w:name="_e69rpn43gqyr" w:id="56"/>
      <w:bookmarkEnd w:id="56"/>
      <w:r w:rsidDel="00000000" w:rsidR="00000000" w:rsidRPr="00000000">
        <w:rPr>
          <w:rtl w:val="0"/>
        </w:rPr>
        <w:t xml:space="preserve">8.1.2 Biodiversity</w:t>
      </w:r>
    </w:p>
    <w:p w:rsidR="00000000" w:rsidDel="00000000" w:rsidP="00000000" w:rsidRDefault="00000000" w:rsidRPr="00000000" w14:paraId="0000069F">
      <w:pPr>
        <w:numPr>
          <w:ilvl w:val="0"/>
          <w:numId w:val="82"/>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A0">
      <w:pPr>
        <w:numPr>
          <w:ilvl w:val="1"/>
          <w:numId w:val="82"/>
        </w:numPr>
        <w:ind w:left="1440" w:hanging="360"/>
      </w:pPr>
      <w:r w:rsidDel="00000000" w:rsidR="00000000" w:rsidRPr="00000000">
        <w:rPr>
          <w:rtl w:val="0"/>
        </w:rPr>
        <w:t xml:space="preserve">The Global Biodiversity Framework reported four long-term goals for 2050 and 23 targets to be achieved by 2030 (CBD</w:t>
      </w:r>
      <w:commentRangeStart w:id="395"/>
      <w:r w:rsidDel="00000000" w:rsidR="00000000" w:rsidRPr="00000000">
        <w:rPr>
          <w:rtl w:val="0"/>
        </w:rPr>
        <w:t xml:space="preserve">, 202</w:t>
      </w:r>
      <w:commentRangeEnd w:id="395"/>
      <w:r w:rsidDel="00000000" w:rsidR="00000000" w:rsidRPr="00000000">
        <w:commentReference w:id="395"/>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A1">
      <w:pPr>
        <w:numPr>
          <w:ilvl w:val="1"/>
          <w:numId w:val="82"/>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A2">
      <w:pPr>
        <w:numPr>
          <w:ilvl w:val="0"/>
          <w:numId w:val="82"/>
        </w:numPr>
        <w:ind w:left="720" w:hanging="360"/>
      </w:pPr>
      <w:hyperlink r:id="rId203">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A3">
      <w:pPr>
        <w:numPr>
          <w:ilvl w:val="1"/>
          <w:numId w:val="82"/>
        </w:numPr>
        <w:ind w:left="1440" w:hanging="360"/>
      </w:pPr>
      <w:r w:rsidDel="00000000" w:rsidR="00000000" w:rsidRPr="00000000">
        <w:rPr>
          <w:rtl w:val="0"/>
        </w:rPr>
        <w:t xml:space="preserve">Reduce biodiversity loss</w:t>
      </w:r>
    </w:p>
    <w:p w:rsidR="00000000" w:rsidDel="00000000" w:rsidP="00000000" w:rsidRDefault="00000000" w:rsidRPr="00000000" w14:paraId="000006A4">
      <w:pPr>
        <w:numPr>
          <w:ilvl w:val="1"/>
          <w:numId w:val="82"/>
        </w:numPr>
        <w:ind w:left="1440" w:hanging="360"/>
      </w:pPr>
      <w:r w:rsidDel="00000000" w:rsidR="00000000" w:rsidRPr="00000000">
        <w:rPr>
          <w:rtl w:val="0"/>
        </w:rPr>
        <w:t xml:space="preserve">Restore 30% degraded ecosystems </w:t>
      </w:r>
    </w:p>
    <w:p w:rsidR="00000000" w:rsidDel="00000000" w:rsidP="00000000" w:rsidRDefault="00000000" w:rsidRPr="00000000" w14:paraId="000006A5">
      <w:pPr>
        <w:pStyle w:val="Heading4"/>
        <w:spacing w:after="240" w:before="240" w:lineRule="auto"/>
        <w:rPr/>
      </w:pPr>
      <w:bookmarkStart w:colFirst="0" w:colLast="0" w:name="_7gf3ojfmbw3" w:id="57"/>
      <w:bookmarkEnd w:id="57"/>
      <w:r w:rsidDel="00000000" w:rsidR="00000000" w:rsidRPr="00000000">
        <w:rPr>
          <w:rtl w:val="0"/>
        </w:rPr>
        <w:t xml:space="preserve">8</w:t>
      </w:r>
      <w:r w:rsidDel="00000000" w:rsidR="00000000" w:rsidRPr="00000000">
        <w:rPr>
          <w:rtl w:val="0"/>
        </w:rPr>
        <w:t xml:space="preserve">.1.3 Agriculture and Livelihoods</w:t>
      </w:r>
    </w:p>
    <w:p w:rsidR="00000000" w:rsidDel="00000000" w:rsidP="00000000" w:rsidRDefault="00000000" w:rsidRPr="00000000" w14:paraId="000006A6">
      <w:pPr>
        <w:numPr>
          <w:ilvl w:val="0"/>
          <w:numId w:val="20"/>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A7">
      <w:pPr>
        <w:numPr>
          <w:ilvl w:val="1"/>
          <w:numId w:val="20"/>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A8">
      <w:pPr>
        <w:numPr>
          <w:ilvl w:val="1"/>
          <w:numId w:val="20"/>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A9">
      <w:pPr>
        <w:numPr>
          <w:ilvl w:val="1"/>
          <w:numId w:val="20"/>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AA">
      <w:pPr>
        <w:numPr>
          <w:ilvl w:val="0"/>
          <w:numId w:val="20"/>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AB">
      <w:pPr>
        <w:numPr>
          <w:ilvl w:val="0"/>
          <w:numId w:val="20"/>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AC">
      <w:pPr>
        <w:numPr>
          <w:ilvl w:val="1"/>
          <w:numId w:val="20"/>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AD">
      <w:pPr>
        <w:numPr>
          <w:ilvl w:val="0"/>
          <w:numId w:val="20"/>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AE">
      <w:pPr>
        <w:numPr>
          <w:ilvl w:val="1"/>
          <w:numId w:val="20"/>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AF">
      <w:pPr>
        <w:numPr>
          <w:ilvl w:val="1"/>
          <w:numId w:val="20"/>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B0">
      <w:pPr>
        <w:pStyle w:val="Heading4"/>
        <w:rPr/>
      </w:pPr>
      <w:bookmarkStart w:colFirst="0" w:colLast="0" w:name="_esmc1rvroflg" w:id="58"/>
      <w:bookmarkEnd w:id="58"/>
      <w:r w:rsidDel="00000000" w:rsidR="00000000" w:rsidRPr="00000000">
        <w:rPr>
          <w:rtl w:val="0"/>
        </w:rPr>
        <w:t xml:space="preserve">8.1.4 Disturbance Dynamics</w:t>
      </w:r>
    </w:p>
    <w:p w:rsidR="00000000" w:rsidDel="00000000" w:rsidP="00000000" w:rsidRDefault="00000000" w:rsidRPr="00000000" w14:paraId="000006B1">
      <w:pPr>
        <w:numPr>
          <w:ilvl w:val="0"/>
          <w:numId w:val="20"/>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B2">
      <w:pPr>
        <w:numPr>
          <w:ilvl w:val="1"/>
          <w:numId w:val="20"/>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B3">
      <w:pPr>
        <w:numPr>
          <w:ilvl w:val="0"/>
          <w:numId w:val="20"/>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B4">
      <w:pPr>
        <w:numPr>
          <w:ilvl w:val="0"/>
          <w:numId w:val="20"/>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B5">
      <w:pPr>
        <w:numPr>
          <w:ilvl w:val="1"/>
          <w:numId w:val="20"/>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B6">
      <w:pPr>
        <w:numPr>
          <w:ilvl w:val="1"/>
          <w:numId w:val="20"/>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B7">
      <w:pPr>
        <w:numPr>
          <w:ilvl w:val="0"/>
          <w:numId w:val="20"/>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B8">
      <w:pPr>
        <w:numPr>
          <w:ilvl w:val="0"/>
          <w:numId w:val="20"/>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numPr>
          <w:ilvl w:val="0"/>
          <w:numId w:val="15"/>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BB">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BC">
      <w:pPr>
        <w:numPr>
          <w:ilvl w:val="0"/>
          <w:numId w:val="13"/>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BD">
      <w:pPr>
        <w:numPr>
          <w:ilvl w:val="1"/>
          <w:numId w:val="13"/>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BE">
      <w:pPr>
        <w:numPr>
          <w:ilvl w:val="1"/>
          <w:numId w:val="13"/>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BF">
      <w:pPr>
        <w:numPr>
          <w:ilvl w:val="1"/>
          <w:numId w:val="13"/>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C0">
      <w:pPr>
        <w:numPr>
          <w:ilvl w:val="0"/>
          <w:numId w:val="13"/>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C1">
      <w:pPr>
        <w:numPr>
          <w:ilvl w:val="1"/>
          <w:numId w:val="13"/>
        </w:numPr>
        <w:ind w:left="1440" w:hanging="360"/>
      </w:pPr>
      <w:r w:rsidDel="00000000" w:rsidR="00000000" w:rsidRPr="00000000">
        <w:rPr>
          <w:rtl w:val="0"/>
        </w:rPr>
        <w:t xml:space="preserve">use ES2A language</w:t>
      </w:r>
    </w:p>
    <w:p w:rsidR="00000000" w:rsidDel="00000000" w:rsidP="00000000" w:rsidRDefault="00000000" w:rsidRPr="00000000" w14:paraId="000006C2">
      <w:pPr>
        <w:numPr>
          <w:ilvl w:val="1"/>
          <w:numId w:val="13"/>
        </w:numPr>
        <w:ind w:left="1440" w:hanging="360"/>
      </w:pPr>
      <w:r w:rsidDel="00000000" w:rsidR="00000000" w:rsidRPr="00000000">
        <w:rPr>
          <w:rtl w:val="0"/>
        </w:rPr>
        <w:t xml:space="preserve">Provide specific examples </w:t>
      </w:r>
    </w:p>
    <w:p w:rsidR="00000000" w:rsidDel="00000000" w:rsidP="00000000" w:rsidRDefault="00000000" w:rsidRPr="00000000" w14:paraId="000006C3">
      <w:pPr>
        <w:numPr>
          <w:ilvl w:val="1"/>
          <w:numId w:val="13"/>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C4">
      <w:pPr>
        <w:numPr>
          <w:ilvl w:val="0"/>
          <w:numId w:val="13"/>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C5">
      <w:pPr>
        <w:numPr>
          <w:ilvl w:val="0"/>
          <w:numId w:val="13"/>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C6">
      <w:pPr>
        <w:numPr>
          <w:ilvl w:val="0"/>
          <w:numId w:val="13"/>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396"/>
      <w:r w:rsidDel="00000000" w:rsidR="00000000" w:rsidRPr="00000000">
        <w:rPr>
          <w:rtl w:val="0"/>
        </w:rPr>
        <w:t xml:space="preserve">Maybe have 4-5</w:t>
      </w:r>
      <w:commentRangeEnd w:id="396"/>
      <w:r w:rsidDel="00000000" w:rsidR="00000000" w:rsidRPr="00000000">
        <w:commentReference w:id="396"/>
      </w:r>
      <w:r w:rsidDel="00000000" w:rsidR="00000000" w:rsidRPr="00000000">
        <w:rPr>
          <w:rtl w:val="0"/>
        </w:rPr>
        <w:t xml:space="preserve">.</w:t>
      </w:r>
    </w:p>
    <w:p w:rsidR="00000000" w:rsidDel="00000000" w:rsidP="00000000" w:rsidRDefault="00000000" w:rsidRPr="00000000" w14:paraId="000006C7">
      <w:pPr>
        <w:numPr>
          <w:ilvl w:val="0"/>
          <w:numId w:val="13"/>
        </w:numPr>
        <w:ind w:left="720" w:hanging="360"/>
      </w:pPr>
      <w:r w:rsidDel="00000000" w:rsidR="00000000" w:rsidRPr="00000000">
        <w:rPr>
          <w:rtl w:val="0"/>
        </w:rPr>
        <w:t xml:space="preserve">Sort potential partners into groups</w:t>
      </w:r>
    </w:p>
    <w:p w:rsidR="00000000" w:rsidDel="00000000" w:rsidP="00000000" w:rsidRDefault="00000000" w:rsidRPr="00000000" w14:paraId="000006C8">
      <w:pPr>
        <w:numPr>
          <w:ilvl w:val="0"/>
          <w:numId w:val="13"/>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numPr>
          <w:ilvl w:val="0"/>
          <w:numId w:val="75"/>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CB">
      <w:pPr>
        <w:numPr>
          <w:ilvl w:val="0"/>
          <w:numId w:val="75"/>
        </w:numPr>
        <w:ind w:left="720" w:hanging="360"/>
      </w:pPr>
      <w:commentRangeStart w:id="397"/>
      <w:r w:rsidDel="00000000" w:rsidR="00000000" w:rsidRPr="00000000">
        <w:rPr>
          <w:rtl w:val="0"/>
        </w:rPr>
        <w:t xml:space="preserve">Be realistic about data expectations from airborne campaigns</w:t>
      </w:r>
    </w:p>
    <w:p w:rsidR="00000000" w:rsidDel="00000000" w:rsidP="00000000" w:rsidRDefault="00000000" w:rsidRPr="00000000" w14:paraId="000006CC">
      <w:pPr>
        <w:numPr>
          <w:ilvl w:val="1"/>
          <w:numId w:val="75"/>
        </w:numPr>
        <w:ind w:left="1440" w:hanging="360"/>
      </w:pPr>
      <w:r w:rsidDel="00000000" w:rsidR="00000000" w:rsidRPr="00000000">
        <w:rPr>
          <w:rtl w:val="0"/>
        </w:rPr>
        <w:t xml:space="preserve">not data that's going to be around beyond the campaign (for the most part)</w:t>
      </w:r>
      <w:commentRangeEnd w:id="397"/>
      <w:r w:rsidDel="00000000" w:rsidR="00000000" w:rsidRPr="00000000">
        <w:commentReference w:id="397"/>
      </w:r>
      <w:r w:rsidDel="00000000" w:rsidR="00000000" w:rsidRPr="00000000">
        <w:rPr>
          <w:rtl w:val="0"/>
        </w:rPr>
      </w:r>
    </w:p>
    <w:p w:rsidR="00000000" w:rsidDel="00000000" w:rsidP="00000000" w:rsidRDefault="00000000" w:rsidRPr="00000000" w14:paraId="000006CD">
      <w:pPr>
        <w:numPr>
          <w:ilvl w:val="1"/>
          <w:numId w:val="75"/>
        </w:numPr>
        <w:ind w:left="1440" w:hanging="360"/>
      </w:pPr>
      <w:commentRangeStart w:id="398"/>
      <w:r w:rsidDel="00000000" w:rsidR="00000000" w:rsidRPr="00000000">
        <w:rPr>
          <w:rtl w:val="0"/>
        </w:rPr>
        <w:t xml:space="preserve">more episodic than is necessarily needed</w:t>
      </w:r>
      <w:commentRangeEnd w:id="398"/>
      <w:r w:rsidDel="00000000" w:rsidR="00000000" w:rsidRPr="00000000">
        <w:commentReference w:id="398"/>
      </w:r>
      <w:r w:rsidDel="00000000" w:rsidR="00000000" w:rsidRPr="00000000">
        <w:rPr>
          <w:rtl w:val="0"/>
        </w:rPr>
      </w:r>
    </w:p>
    <w:p w:rsidR="00000000" w:rsidDel="00000000" w:rsidP="00000000" w:rsidRDefault="00000000" w:rsidRPr="00000000" w14:paraId="000006CE">
      <w:pPr>
        <w:numPr>
          <w:ilvl w:val="1"/>
          <w:numId w:val="75"/>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CF">
      <w:pPr>
        <w:numPr>
          <w:ilvl w:val="2"/>
          <w:numId w:val="75"/>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D0">
      <w:pPr>
        <w:numPr>
          <w:ilvl w:val="3"/>
          <w:numId w:val="75"/>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D1">
      <w:pPr>
        <w:numPr>
          <w:ilvl w:val="1"/>
          <w:numId w:val="75"/>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D2">
      <w:pPr>
        <w:numPr>
          <w:ilvl w:val="1"/>
          <w:numId w:val="75"/>
        </w:numPr>
        <w:ind w:left="1440" w:hanging="360"/>
      </w:pPr>
      <w:r w:rsidDel="00000000" w:rsidR="00000000" w:rsidRPr="00000000">
        <w:rPr>
          <w:rtl w:val="0"/>
        </w:rPr>
        <w:t xml:space="preserve">training before, after, alongside</w:t>
      </w:r>
    </w:p>
    <w:p w:rsidR="00000000" w:rsidDel="00000000" w:rsidP="00000000" w:rsidRDefault="00000000" w:rsidRPr="00000000" w14:paraId="000006D3">
      <w:pPr>
        <w:numPr>
          <w:ilvl w:val="1"/>
          <w:numId w:val="75"/>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D4">
      <w:pPr>
        <w:numPr>
          <w:ilvl w:val="2"/>
          <w:numId w:val="75"/>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D5">
      <w:pPr>
        <w:numPr>
          <w:ilvl w:val="2"/>
          <w:numId w:val="75"/>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D6">
      <w:pPr>
        <w:pStyle w:val="Heading3"/>
        <w:rPr/>
      </w:pPr>
      <w:bookmarkStart w:colFirst="0" w:colLast="0" w:name="_bpq2qriuj4gm" w:id="59"/>
      <w:bookmarkEnd w:id="59"/>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6D7">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399"/>
      <w:r w:rsidDel="00000000" w:rsidR="00000000" w:rsidRPr="00000000">
        <w:rPr>
          <w:color w:val="1f1f1f"/>
          <w:highlight w:val="white"/>
          <w:rtl w:val="0"/>
        </w:rPr>
        <w:t xml:space="preserve">translation</w:t>
      </w:r>
      <w:commentRangeEnd w:id="399"/>
      <w:r w:rsidDel="00000000" w:rsidR="00000000" w:rsidRPr="00000000">
        <w:commentReference w:id="399"/>
      </w:r>
      <w:r w:rsidDel="00000000" w:rsidR="00000000" w:rsidRPr="00000000">
        <w:rPr>
          <w:color w:val="1f1f1f"/>
          <w:highlight w:val="white"/>
          <w:rtl w:val="0"/>
        </w:rPr>
        <w:t xml:space="preserve">.  Specifically, PANGEA addresses the following Guiding Principles from </w:t>
      </w:r>
      <w:commentRangeStart w:id="400"/>
      <w:r w:rsidDel="00000000" w:rsidR="00000000" w:rsidRPr="00000000">
        <w:rPr>
          <w:color w:val="1f1f1f"/>
          <w:highlight w:val="white"/>
          <w:rtl w:val="0"/>
        </w:rPr>
        <w:t xml:space="preserve">NASA’s ES2A Strategy (2024-2034)</w:t>
      </w:r>
      <w:commentRangeEnd w:id="400"/>
      <w:r w:rsidDel="00000000" w:rsidR="00000000" w:rsidRPr="00000000">
        <w:commentReference w:id="400"/>
      </w:r>
      <w:r w:rsidDel="00000000" w:rsidR="00000000" w:rsidRPr="00000000">
        <w:rPr>
          <w:color w:val="1f1f1f"/>
          <w:highlight w:val="white"/>
          <w:rtl w:val="0"/>
        </w:rPr>
        <w:t xml:space="preserve">:</w:t>
      </w:r>
    </w:p>
    <w:p w:rsidR="00000000" w:rsidDel="00000000" w:rsidP="00000000" w:rsidRDefault="00000000" w:rsidRPr="00000000" w14:paraId="000006D8">
      <w:pPr>
        <w:numPr>
          <w:ilvl w:val="0"/>
          <w:numId w:val="14"/>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401"/>
      <w:r w:rsidDel="00000000" w:rsidR="00000000" w:rsidRPr="00000000">
        <w:rPr>
          <w:color w:val="1f1f1f"/>
          <w:highlight w:val="white"/>
          <w:rtl w:val="0"/>
        </w:rPr>
        <w:t xml:space="preserve">partnerships</w:t>
      </w:r>
      <w:commentRangeEnd w:id="401"/>
      <w:r w:rsidDel="00000000" w:rsidR="00000000" w:rsidRPr="00000000">
        <w:commentReference w:id="401"/>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D9">
      <w:pPr>
        <w:numPr>
          <w:ilvl w:val="0"/>
          <w:numId w:val="14"/>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DA">
      <w:pPr>
        <w:numPr>
          <w:ilvl w:val="0"/>
          <w:numId w:val="14"/>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DB">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6DC">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402"/>
      <w:r w:rsidDel="00000000" w:rsidR="00000000" w:rsidRPr="00000000">
        <w:rPr>
          <w:color w:val="1f1f1f"/>
          <w:highlight w:val="white"/>
          <w:rtl w:val="0"/>
        </w:rPr>
        <w:t xml:space="preserve">action</w:t>
      </w:r>
      <w:commentRangeEnd w:id="402"/>
      <w:r w:rsidDel="00000000" w:rsidR="00000000" w:rsidRPr="00000000">
        <w:commentReference w:id="402"/>
      </w:r>
      <w:r w:rsidDel="00000000" w:rsidR="00000000" w:rsidRPr="00000000">
        <w:rPr>
          <w:color w:val="1f1f1f"/>
          <w:highlight w:val="white"/>
          <w:rtl w:val="0"/>
        </w:rPr>
        <w:t xml:space="preserve">:</w:t>
      </w:r>
    </w:p>
    <w:p w:rsidR="00000000" w:rsidDel="00000000" w:rsidP="00000000" w:rsidRDefault="00000000" w:rsidRPr="00000000" w14:paraId="000006DE">
      <w:pPr>
        <w:ind w:left="720" w:firstLine="0"/>
        <w:rPr>
          <w:color w:val="1f1f1f"/>
          <w:highlight w:val="white"/>
        </w:rPr>
      </w:pPr>
      <w:r w:rsidDel="00000000" w:rsidR="00000000" w:rsidRPr="00000000">
        <w:rPr>
          <w:rtl w:val="0"/>
        </w:rPr>
      </w:r>
    </w:p>
    <w:p w:rsidR="00000000" w:rsidDel="00000000" w:rsidP="00000000" w:rsidRDefault="00000000" w:rsidRPr="00000000" w14:paraId="000006DF">
      <w:pPr>
        <w:numPr>
          <w:ilvl w:val="1"/>
          <w:numId w:val="31"/>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E0">
      <w:pPr>
        <w:numPr>
          <w:ilvl w:val="1"/>
          <w:numId w:val="31"/>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E1">
      <w:pPr>
        <w:rPr>
          <w:color w:val="1f1f1f"/>
          <w:highlight w:val="white"/>
        </w:rPr>
      </w:pPr>
      <w:r w:rsidDel="00000000" w:rsidR="00000000" w:rsidRPr="00000000">
        <w:rPr>
          <w:rtl w:val="0"/>
        </w:rPr>
      </w:r>
    </w:p>
    <w:p w:rsidR="00000000" w:rsidDel="00000000" w:rsidP="00000000" w:rsidRDefault="00000000" w:rsidRPr="00000000" w14:paraId="000006E2">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E3">
      <w:pPr>
        <w:rPr>
          <w:color w:val="1f1f1f"/>
          <w:highlight w:val="white"/>
        </w:rPr>
      </w:pPr>
      <w:r w:rsidDel="00000000" w:rsidR="00000000" w:rsidRPr="00000000">
        <w:rPr>
          <w:rtl w:val="0"/>
        </w:rPr>
      </w:r>
    </w:p>
    <w:p w:rsidR="00000000" w:rsidDel="00000000" w:rsidP="00000000" w:rsidRDefault="00000000" w:rsidRPr="00000000" w14:paraId="000006E4">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E5">
      <w:pPr>
        <w:numPr>
          <w:ilvl w:val="0"/>
          <w:numId w:val="47"/>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E6">
      <w:pPr>
        <w:numPr>
          <w:ilvl w:val="0"/>
          <w:numId w:val="47"/>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E7">
      <w:pPr>
        <w:numPr>
          <w:ilvl w:val="0"/>
          <w:numId w:val="47"/>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E8">
      <w:pPr>
        <w:rPr>
          <w:color w:val="1f1f1f"/>
          <w:highlight w:val="white"/>
        </w:rPr>
      </w:pPr>
      <w:r w:rsidDel="00000000" w:rsidR="00000000" w:rsidRPr="00000000">
        <w:rPr>
          <w:rtl w:val="0"/>
        </w:rPr>
      </w:r>
    </w:p>
    <w:p w:rsidR="00000000" w:rsidDel="00000000" w:rsidP="00000000" w:rsidRDefault="00000000" w:rsidRPr="00000000" w14:paraId="000006E9">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EA">
      <w:pPr>
        <w:numPr>
          <w:ilvl w:val="0"/>
          <w:numId w:val="62"/>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EB">
      <w:pPr>
        <w:numPr>
          <w:ilvl w:val="0"/>
          <w:numId w:val="62"/>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EC">
      <w:pPr>
        <w:numPr>
          <w:ilvl w:val="0"/>
          <w:numId w:val="62"/>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ED">
      <w:pPr>
        <w:pStyle w:val="Heading2"/>
        <w:rPr/>
      </w:pPr>
      <w:bookmarkStart w:colFirst="0" w:colLast="0" w:name="_8t6ay0v9gizk" w:id="60"/>
      <w:bookmarkEnd w:id="60"/>
      <w:r w:rsidDel="00000000" w:rsidR="00000000" w:rsidRPr="00000000">
        <w:rPr>
          <w:rtl w:val="0"/>
        </w:rPr>
        <w:t xml:space="preserve">9</w:t>
      </w:r>
      <w:r w:rsidDel="00000000" w:rsidR="00000000" w:rsidRPr="00000000">
        <w:rPr>
          <w:rtl w:val="0"/>
        </w:rPr>
        <w:t xml:space="preserve">. </w:t>
      </w:r>
      <w:commentRangeStart w:id="403"/>
      <w:r w:rsidDel="00000000" w:rsidR="00000000" w:rsidRPr="00000000">
        <w:rPr>
          <w:rtl w:val="0"/>
        </w:rPr>
        <w:t xml:space="preserve">Capacity</w:t>
      </w:r>
      <w:commentRangeEnd w:id="403"/>
      <w:r w:rsidDel="00000000" w:rsidR="00000000" w:rsidRPr="00000000">
        <w:commentReference w:id="403"/>
      </w:r>
      <w:r w:rsidDel="00000000" w:rsidR="00000000" w:rsidRPr="00000000">
        <w:rPr>
          <w:rtl w:val="0"/>
        </w:rPr>
        <w:t xml:space="preserve"> Building, Training, and Education</w:t>
      </w:r>
    </w:p>
    <w:p w:rsidR="00000000" w:rsidDel="00000000" w:rsidP="00000000" w:rsidRDefault="00000000" w:rsidRPr="00000000" w14:paraId="000006EE">
      <w:pPr>
        <w:rPr/>
      </w:pPr>
      <w:r w:rsidDel="00000000" w:rsidR="00000000" w:rsidRPr="00000000">
        <w:rPr>
          <w:rtl w:val="0"/>
        </w:rPr>
        <w:t xml:space="preserve">PANGEA represents an important opportunity to increase understanding around the utility of Earth observations and expand the use of NASA Earth data around the world. As PANGEA advances knowledge of tropical forests and their vulnerability and resilience to climate change, PANGEA will develop innovative methods, compile valuable datasets and produce critical findings that can help communities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404"/>
      <w:r w:rsidDel="00000000" w:rsidR="00000000" w:rsidRPr="00000000">
        <w:rPr>
          <w:rtl w:val="0"/>
        </w:rPr>
        <w:t xml:space="preserve">NASA Earth Science to Action Strategy 2024-2034</w:t>
      </w:r>
      <w:commentRangeEnd w:id="404"/>
      <w:r w:rsidDel="00000000" w:rsidR="00000000" w:rsidRPr="00000000">
        <w:commentReference w:id="404"/>
      </w:r>
      <w:r w:rsidDel="00000000" w:rsidR="00000000" w:rsidRPr="00000000">
        <w:rPr>
          <w:rtl w:val="0"/>
        </w:rPr>
        <w:t xml:space="preserve">). Strengthening capacity and investing in education is central to this endeavor of leveraging the PANGEA terrestrial ecology program to benefit local and national communities in the tropics. PANGEA intends to partner with existing NASA programs, as well as with local collaborating organizations, to plan and execute training activities that are appropriate for a range of potential trainees, including: </w:t>
      </w:r>
      <w:commentRangeStart w:id="405"/>
      <w:r w:rsidDel="00000000" w:rsidR="00000000" w:rsidRPr="00000000">
        <w:rPr>
          <w:rtl w:val="0"/>
        </w:rPr>
        <w:t xml:space="preserve">students, early career scientists, the broader workforce, ….</w:t>
      </w:r>
      <w:commentRangeEnd w:id="405"/>
      <w:r w:rsidDel="00000000" w:rsidR="00000000" w:rsidRPr="00000000">
        <w:commentReference w:id="405"/>
      </w:r>
      <w:r w:rsidDel="00000000" w:rsidR="00000000" w:rsidRPr="00000000">
        <w:rPr>
          <w:rtl w:val="0"/>
        </w:rPr>
        <w:t xml:space="preserve">. </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The scope of each PANGEA capacity building, training, or education activity will depend on which individuals from which institutions are being targeted for development.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Change w:author="Anabelle Cardoso" w:id="63" w:date="2024-09-04T09:43:29Z">
            <w:rPr/>
          </w:rPrChange>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6F1">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6F2">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406"/>
            <w:r w:rsidDel="00000000" w:rsidR="00000000" w:rsidRPr="00000000">
              <w:rPr>
                <w:rFonts w:ascii="Avenir" w:cs="Avenir" w:eastAsia="Avenir" w:hAnsi="Avenir"/>
                <w:sz w:val="18"/>
                <w:szCs w:val="18"/>
                <w:rtl w:val="0"/>
              </w:rPr>
              <w:t xml:space="preserve">Partner</w:t>
            </w:r>
            <w:commentRangeEnd w:id="406"/>
            <w:r w:rsidDel="00000000" w:rsidR="00000000" w:rsidRPr="00000000">
              <w:commentReference w:id="406"/>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i w:val="1"/>
        </w:rPr>
      </w:pPr>
      <w:r w:rsidDel="00000000" w:rsidR="00000000" w:rsidRPr="00000000">
        <w:rPr>
          <w:rtl w:val="0"/>
        </w:rPr>
      </w:r>
    </w:p>
    <w:p w:rsidR="00000000" w:rsidDel="00000000" w:rsidP="00000000" w:rsidRDefault="00000000" w:rsidRPr="00000000" w14:paraId="000007D6">
      <w:pPr>
        <w:rPr/>
      </w:pPr>
      <w:del w:author="Adia Bey" w:id="64" w:date="2024-09-03T19:13:54Z">
        <w:r w:rsidDel="00000000" w:rsidR="00000000" w:rsidRPr="00000000">
          <w:rPr>
            <w:rtl w:val="0"/>
          </w:rPr>
          <w:delText xml:space="preserve">PANGEA has identified several promising partners for capacity building, training, and education activities. </w:delText>
        </w:r>
      </w:del>
      <w:r w:rsidDel="00000000" w:rsidR="00000000" w:rsidRPr="00000000">
        <w:rPr>
          <w:rtl w:val="0"/>
        </w:rPr>
      </w:r>
    </w:p>
    <w:p w:rsidR="00000000" w:rsidDel="00000000" w:rsidP="00000000" w:rsidRDefault="00000000" w:rsidRPr="00000000" w14:paraId="000007D7">
      <w:pPr>
        <w:numPr>
          <w:ilvl w:val="0"/>
          <w:numId w:val="59"/>
        </w:numPr>
        <w:ind w:left="720" w:hanging="360"/>
        <w:rPr>
          <w:u w:val="none"/>
        </w:rPr>
      </w:pPr>
      <w:commentRangeStart w:id="407"/>
      <w:commentRangeStart w:id="408"/>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w:t>
      </w:r>
      <w:del w:author="Adia Bey" w:id="65" w:date="2024-09-03T18:21:16Z">
        <w:r w:rsidDel="00000000" w:rsidR="00000000" w:rsidRPr="00000000">
          <w:rPr>
            <w:rtl w:val="0"/>
          </w:rPr>
          <w:delText xml:space="preserve">l</w:delText>
        </w:r>
      </w:del>
      <w:r w:rsidDel="00000000" w:rsidR="00000000" w:rsidRPr="00000000">
        <w:rPr>
          <w:rtl w:val="0"/>
        </w:rPr>
        <w:t xml:space="preserve">led during BioSCape, that saw ARSET and the ORNL DAAC work together for the first time to deliver a 5-day in-person training in South Africa to conservation decision makers, university lecturers, and diverse researchers. </w:t>
      </w:r>
      <w:commentRangeEnd w:id="407"/>
      <w:r w:rsidDel="00000000" w:rsidR="00000000" w:rsidRPr="00000000">
        <w:commentReference w:id="407"/>
      </w:r>
      <w:commentRangeEnd w:id="408"/>
      <w:r w:rsidDel="00000000" w:rsidR="00000000" w:rsidRPr="00000000">
        <w:commentReference w:id="408"/>
      </w:r>
      <w:r w:rsidDel="00000000" w:rsidR="00000000" w:rsidRPr="00000000">
        <w:rPr>
          <w:rtl w:val="0"/>
        </w:rPr>
      </w:r>
    </w:p>
    <w:p w:rsidR="00000000" w:rsidDel="00000000" w:rsidP="00000000" w:rsidRDefault="00000000" w:rsidRPr="00000000" w14:paraId="000007D8">
      <w:pPr>
        <w:numPr>
          <w:ilvl w:val="0"/>
          <w:numId w:val="59"/>
        </w:numPr>
        <w:ind w:left="720" w:hanging="360"/>
        <w:rPr>
          <w:u w:val="none"/>
        </w:rPr>
      </w:pPr>
      <w:r w:rsidDel="00000000" w:rsidR="00000000" w:rsidRPr="00000000">
        <w:rPr>
          <w:rtl w:val="0"/>
        </w:rPr>
        <w:t xml:space="preserve">NASA’s Distributed Active Archiving Centers (DAACs): PANGEA hopes to emulate the success of EMIT working with the LP DAAC and BioSCape working with ORNL </w:t>
      </w:r>
      <w:commentRangeStart w:id="409"/>
      <w:r w:rsidDel="00000000" w:rsidR="00000000" w:rsidRPr="00000000">
        <w:rPr>
          <w:rtl w:val="0"/>
        </w:rPr>
        <w:t xml:space="preserve">DAAC</w:t>
      </w:r>
      <w:commentRangeEnd w:id="409"/>
      <w:r w:rsidDel="00000000" w:rsidR="00000000" w:rsidRPr="00000000">
        <w:commentReference w:id="409"/>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D9">
      <w:pPr>
        <w:numPr>
          <w:ilvl w:val="0"/>
          <w:numId w:val="59"/>
        </w:numPr>
        <w:ind w:left="720" w:hanging="360"/>
        <w:rPr>
          <w:u w:val="none"/>
        </w:rPr>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DA">
      <w:pPr>
        <w:numPr>
          <w:ilvl w:val="0"/>
          <w:numId w:val="59"/>
        </w:numPr>
        <w:ind w:left="720" w:hanging="360"/>
        <w:rPr>
          <w:u w:val="none"/>
        </w:rPr>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w:t>
      </w:r>
      <w:ins w:author="Adia Bey" w:id="66" w:date="2024-09-03T18:23:31Z">
        <w:r w:rsidDel="00000000" w:rsidR="00000000" w:rsidRPr="00000000">
          <w:rPr>
            <w:rtl w:val="0"/>
          </w:rPr>
          <w:t xml:space="preserve">p</w:t>
        </w:r>
      </w:ins>
      <w:del w:author="Adia Bey" w:id="66" w:date="2024-09-03T18:23:31Z">
        <w:r w:rsidDel="00000000" w:rsidR="00000000" w:rsidRPr="00000000">
          <w:rPr>
            <w:rtl w:val="0"/>
          </w:rPr>
          <w:delText xml:space="preserve">l</w:delText>
        </w:r>
      </w:del>
      <w:r w:rsidDel="00000000" w:rsidR="00000000" w:rsidRPr="00000000">
        <w:rPr>
          <w:rtl w:val="0"/>
        </w:rPr>
        <w:t xml:space="preserve">italizing on the excitement surrounding an airborne campaign to engage the next generation of scientists in STEM. </w:t>
      </w:r>
    </w:p>
    <w:p w:rsidR="00000000" w:rsidDel="00000000" w:rsidP="00000000" w:rsidRDefault="00000000" w:rsidRPr="00000000" w14:paraId="000007DB">
      <w:pPr>
        <w:numPr>
          <w:ilvl w:val="0"/>
          <w:numId w:val="59"/>
        </w:numPr>
        <w:ind w:left="720" w:hanging="360"/>
        <w:rPr>
          <w:u w:val="none"/>
        </w:rPr>
      </w:pPr>
      <w:commentRangeStart w:id="410"/>
      <w:r w:rsidDel="00000000" w:rsidR="00000000" w:rsidRPr="00000000">
        <w:rPr>
          <w:rtl w:val="0"/>
        </w:rPr>
        <w:t xml:space="preserve">NASA/USAID SERVIR:</w:t>
      </w:r>
      <w:commentRangeEnd w:id="410"/>
      <w:r w:rsidDel="00000000" w:rsidR="00000000" w:rsidRPr="00000000">
        <w:commentReference w:id="410"/>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DC">
      <w:pPr>
        <w:numPr>
          <w:ilvl w:val="0"/>
          <w:numId w:val="59"/>
        </w:numPr>
        <w:ind w:left="720" w:hanging="360"/>
        <w:rPr>
          <w:u w:val="none"/>
        </w:rPr>
      </w:pPr>
      <w:commentRangeStart w:id="411"/>
      <w:r w:rsidDel="00000000" w:rsidR="00000000" w:rsidRPr="00000000">
        <w:rPr>
          <w:rtl w:val="0"/>
        </w:rPr>
        <w:t xml:space="preserve">Indigenous Peoples Initiative: </w:t>
      </w:r>
      <w:commentRangeEnd w:id="411"/>
      <w:r w:rsidDel="00000000" w:rsidR="00000000" w:rsidRPr="00000000">
        <w:commentReference w:id="411"/>
      </w:r>
      <w:r w:rsidDel="00000000" w:rsidR="00000000" w:rsidRPr="00000000">
        <w:rPr>
          <w:rtl w:val="0"/>
        </w:rPr>
      </w:r>
    </w:p>
    <w:p w:rsidR="00000000" w:rsidDel="00000000" w:rsidP="00000000" w:rsidRDefault="00000000" w:rsidRPr="00000000" w14:paraId="000007DD">
      <w:pPr>
        <w:numPr>
          <w:ilvl w:val="0"/>
          <w:numId w:val="59"/>
        </w:numPr>
        <w:ind w:left="720" w:hanging="360"/>
        <w:rPr>
          <w:u w:val="none"/>
        </w:rPr>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412"/>
      <w:r w:rsidDel="00000000" w:rsidR="00000000" w:rsidRPr="00000000">
        <w:rPr>
          <w:rtl w:val="0"/>
        </w:rPr>
        <w:t xml:space="preserve">The details of RISE are not yet available</w:t>
      </w:r>
      <w:commentRangeEnd w:id="412"/>
      <w:r w:rsidDel="00000000" w:rsidR="00000000" w:rsidRPr="00000000">
        <w:commentReference w:id="412"/>
      </w:r>
      <w:r w:rsidDel="00000000" w:rsidR="00000000" w:rsidRPr="00000000">
        <w:rPr>
          <w:rtl w:val="0"/>
        </w:rPr>
        <w:t xml:space="preserve">. </w:t>
      </w:r>
    </w:p>
    <w:p w:rsidR="00000000" w:rsidDel="00000000" w:rsidP="00000000" w:rsidRDefault="00000000" w:rsidRPr="00000000" w14:paraId="000007DE">
      <w:pPr>
        <w:numPr>
          <w:ilvl w:val="0"/>
          <w:numId w:val="59"/>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w:t>
      </w:r>
      <w:del w:author="Adia Bey" w:id="67" w:date="2024-09-03T18:25:21Z">
        <w:r w:rsidDel="00000000" w:rsidR="00000000" w:rsidRPr="00000000">
          <w:rPr>
            <w:rtl w:val="0"/>
          </w:rPr>
          <w:delText xml:space="preserve">r</w:delText>
        </w:r>
      </w:del>
      <w:r w:rsidDel="00000000" w:rsidR="00000000" w:rsidRPr="00000000">
        <w:rPr>
          <w:rtl w:val="0"/>
        </w:rPr>
        <w:t xml:space="preserve">o</w:t>
      </w:r>
      <w:ins w:author="Adia Bey" w:id="68" w:date="2024-09-03T18:25:22Z">
        <w:r w:rsidDel="00000000" w:rsidR="00000000" w:rsidRPr="00000000">
          <w:rPr>
            <w:rtl w:val="0"/>
          </w:rPr>
          <w:t xml:space="preserve">r</w:t>
        </w:r>
      </w:ins>
      <w:r w:rsidDel="00000000" w:rsidR="00000000" w:rsidRPr="00000000">
        <w:rPr>
          <w:rtl w:val="0"/>
        </w:rPr>
        <w:t xml:space="preserve">ation with USAID partner countries. SPARK has a focus on collaborative work towards addressing international development challenges and values co-creation of knowledge as well as Collaborating, Learning, and Adapting practices. </w:t>
      </w:r>
      <w:commentRangeStart w:id="413"/>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413"/>
      <w:r w:rsidDel="00000000" w:rsidR="00000000" w:rsidRPr="00000000">
        <w:commentReference w:id="413"/>
      </w:r>
      <w:r w:rsidDel="00000000" w:rsidR="00000000" w:rsidRPr="00000000">
        <w:rPr>
          <w:rtl w:val="0"/>
        </w:rPr>
      </w:r>
    </w:p>
    <w:p w:rsidR="00000000" w:rsidDel="00000000" w:rsidP="00000000" w:rsidRDefault="00000000" w:rsidRPr="00000000" w14:paraId="000007DF">
      <w:pPr>
        <w:numPr>
          <w:ilvl w:val="0"/>
          <w:numId w:val="59"/>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w:t>
      </w:r>
      <w:ins w:author="Adia Bey" w:id="69" w:date="2024-09-03T18:27:17Z">
        <w:r w:rsidDel="00000000" w:rsidR="00000000" w:rsidRPr="00000000">
          <w:rPr>
            <w:rtl w:val="0"/>
          </w:rPr>
          <w:t xml:space="preserve">i</w:t>
        </w:r>
      </w:ins>
      <w:r w:rsidDel="00000000" w:rsidR="00000000" w:rsidRPr="00000000">
        <w:rPr>
          <w:rtl w:val="0"/>
        </w:rPr>
        <w:t xml:space="preserve">tly supports activities to increase and sustain including people from diverse backgrounds in the geoscience education and research community. </w:t>
      </w:r>
      <w:commentRangeStart w:id="414"/>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414"/>
      <w:r w:rsidDel="00000000" w:rsidR="00000000" w:rsidRPr="00000000">
        <w:commentReference w:id="414"/>
      </w:r>
      <w:r w:rsidDel="00000000" w:rsidR="00000000" w:rsidRPr="00000000">
        <w:rPr>
          <w:rtl w:val="0"/>
        </w:rPr>
      </w:r>
    </w:p>
    <w:p w:rsidR="00000000" w:rsidDel="00000000" w:rsidP="00000000" w:rsidRDefault="00000000" w:rsidRPr="00000000" w14:paraId="000007E0">
      <w:pPr>
        <w:numPr>
          <w:ilvl w:val="0"/>
          <w:numId w:val="59"/>
        </w:numPr>
        <w:ind w:left="720" w:hanging="360"/>
        <w:rPr>
          <w:color w:val="ff0000"/>
        </w:rPr>
      </w:pPr>
      <w:r w:rsidDel="00000000" w:rsidR="00000000" w:rsidRPr="00000000">
        <w:rPr>
          <w:color w:val="ff0000"/>
          <w:rtl w:val="0"/>
        </w:rPr>
        <w:t xml:space="preserve">ESA?</w:t>
      </w:r>
    </w:p>
    <w:p w:rsidR="00000000" w:rsidDel="00000000" w:rsidP="00000000" w:rsidRDefault="00000000" w:rsidRPr="00000000" w14:paraId="000007E1">
      <w:pPr>
        <w:numPr>
          <w:ilvl w:val="0"/>
          <w:numId w:val="59"/>
        </w:numPr>
        <w:ind w:left="720" w:hanging="360"/>
        <w:rPr>
          <w:color w:val="ff0000"/>
        </w:rPr>
      </w:pPr>
      <w:r w:rsidDel="00000000" w:rsidR="00000000" w:rsidRPr="00000000">
        <w:rPr>
          <w:color w:val="ff0000"/>
          <w:rtl w:val="0"/>
        </w:rPr>
        <w:t xml:space="preserve">One Forest Vision?</w:t>
      </w:r>
    </w:p>
    <w:p w:rsidR="00000000" w:rsidDel="00000000" w:rsidP="00000000" w:rsidRDefault="00000000" w:rsidRPr="00000000" w14:paraId="000007E2">
      <w:pPr>
        <w:numPr>
          <w:ilvl w:val="0"/>
          <w:numId w:val="59"/>
        </w:numPr>
        <w:ind w:left="720" w:hanging="360"/>
        <w:rPr>
          <w:color w:val="ff0000"/>
        </w:rPr>
      </w:pPr>
      <w:r w:rsidDel="00000000" w:rsidR="00000000" w:rsidRPr="00000000">
        <w:rPr>
          <w:color w:val="ff0000"/>
          <w:rtl w:val="0"/>
        </w:rPr>
        <w:t xml:space="preserve">Committee on Earth Observation Satellites WGCapD?</w:t>
      </w:r>
    </w:p>
    <w:p w:rsidR="00000000" w:rsidDel="00000000" w:rsidP="00000000" w:rsidRDefault="00000000" w:rsidRPr="00000000" w14:paraId="000007E3">
      <w:pPr>
        <w:ind w:left="0" w:firstLine="0"/>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Capacity building notes from Elsa</w:t>
      </w:r>
    </w:p>
    <w:p w:rsidR="00000000" w:rsidDel="00000000" w:rsidP="00000000" w:rsidRDefault="00000000" w:rsidRPr="00000000" w14:paraId="000007E8">
      <w:pPr>
        <w:numPr>
          <w:ilvl w:val="1"/>
          <w:numId w:val="83"/>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E9">
      <w:pPr>
        <w:numPr>
          <w:ilvl w:val="2"/>
          <w:numId w:val="83"/>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EA">
      <w:pPr>
        <w:numPr>
          <w:ilvl w:val="3"/>
          <w:numId w:val="83"/>
        </w:numPr>
        <w:ind w:left="2880" w:hanging="360"/>
      </w:pPr>
      <w:r w:rsidDel="00000000" w:rsidR="00000000" w:rsidRPr="00000000">
        <w:rPr>
          <w:rtl w:val="0"/>
        </w:rPr>
        <w:t xml:space="preserve">students and mid-career</w:t>
      </w:r>
    </w:p>
    <w:p w:rsidR="00000000" w:rsidDel="00000000" w:rsidP="00000000" w:rsidRDefault="00000000" w:rsidRPr="00000000" w14:paraId="000007EB">
      <w:pPr>
        <w:numPr>
          <w:ilvl w:val="3"/>
          <w:numId w:val="83"/>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EC">
      <w:pPr>
        <w:numPr>
          <w:ilvl w:val="2"/>
          <w:numId w:val="83"/>
        </w:numPr>
        <w:ind w:left="2160" w:hanging="360"/>
      </w:pPr>
      <w:r w:rsidDel="00000000" w:rsidR="00000000" w:rsidRPr="00000000">
        <w:rPr>
          <w:rtl w:val="0"/>
        </w:rPr>
        <w:t xml:space="preserve">what kind of capacity building</w:t>
      </w:r>
    </w:p>
    <w:p w:rsidR="00000000" w:rsidDel="00000000" w:rsidP="00000000" w:rsidRDefault="00000000" w:rsidRPr="00000000" w14:paraId="000007ED">
      <w:pPr>
        <w:numPr>
          <w:ilvl w:val="3"/>
          <w:numId w:val="83"/>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EE">
      <w:pPr>
        <w:numPr>
          <w:ilvl w:val="3"/>
          <w:numId w:val="83"/>
        </w:numPr>
        <w:ind w:left="2880" w:hanging="360"/>
      </w:pPr>
      <w:r w:rsidDel="00000000" w:rsidR="00000000" w:rsidRPr="00000000">
        <w:rPr>
          <w:rtl w:val="0"/>
        </w:rPr>
        <w:t xml:space="preserve">who is doing what, where?</w:t>
      </w:r>
    </w:p>
    <w:p w:rsidR="00000000" w:rsidDel="00000000" w:rsidP="00000000" w:rsidRDefault="00000000" w:rsidRPr="00000000" w14:paraId="000007EF">
      <w:pPr>
        <w:numPr>
          <w:ilvl w:val="3"/>
          <w:numId w:val="83"/>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F0">
      <w:pPr>
        <w:numPr>
          <w:ilvl w:val="3"/>
          <w:numId w:val="83"/>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F1">
      <w:pPr>
        <w:numPr>
          <w:ilvl w:val="3"/>
          <w:numId w:val="83"/>
        </w:numPr>
        <w:ind w:left="2880" w:hanging="360"/>
      </w:pPr>
      <w:r w:rsidDel="00000000" w:rsidR="00000000" w:rsidRPr="00000000">
        <w:rPr>
          <w:rtl w:val="0"/>
        </w:rPr>
        <w:t xml:space="preserve">follow up short interviews</w:t>
      </w:r>
    </w:p>
    <w:p w:rsidR="00000000" w:rsidDel="00000000" w:rsidP="00000000" w:rsidRDefault="00000000" w:rsidRPr="00000000" w14:paraId="000007F2">
      <w:pPr>
        <w:numPr>
          <w:ilvl w:val="3"/>
          <w:numId w:val="83"/>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F3">
      <w:pPr>
        <w:numPr>
          <w:ilvl w:val="1"/>
          <w:numId w:val="83"/>
        </w:numPr>
        <w:ind w:left="1440" w:hanging="360"/>
      </w:pPr>
      <w:r w:rsidDel="00000000" w:rsidR="00000000" w:rsidRPr="00000000">
        <w:rPr>
          <w:rtl w:val="0"/>
        </w:rPr>
        <w:t xml:space="preserve">NASA Capacity Building efforts</w:t>
      </w:r>
    </w:p>
    <w:p w:rsidR="00000000" w:rsidDel="00000000" w:rsidP="00000000" w:rsidRDefault="00000000" w:rsidRPr="00000000" w14:paraId="000007F4">
      <w:pPr>
        <w:numPr>
          <w:ilvl w:val="2"/>
          <w:numId w:val="83"/>
        </w:numPr>
        <w:ind w:left="2160" w:hanging="360"/>
      </w:pPr>
      <w:r w:rsidDel="00000000" w:rsidR="00000000" w:rsidRPr="00000000">
        <w:rPr>
          <w:rtl w:val="0"/>
        </w:rPr>
        <w:t xml:space="preserve">Indigenous Peoples Initiative</w:t>
      </w:r>
    </w:p>
    <w:p w:rsidR="00000000" w:rsidDel="00000000" w:rsidP="00000000" w:rsidRDefault="00000000" w:rsidRPr="00000000" w14:paraId="000007F5">
      <w:pPr>
        <w:numPr>
          <w:ilvl w:val="2"/>
          <w:numId w:val="83"/>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F6">
      <w:pPr>
        <w:numPr>
          <w:ilvl w:val="2"/>
          <w:numId w:val="83"/>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F7">
      <w:pPr>
        <w:numPr>
          <w:ilvl w:val="2"/>
          <w:numId w:val="83"/>
        </w:numPr>
        <w:ind w:left="2160" w:hanging="360"/>
      </w:pPr>
      <w:r w:rsidDel="00000000" w:rsidR="00000000" w:rsidRPr="00000000">
        <w:rPr>
          <w:rtl w:val="0"/>
        </w:rPr>
        <w:t xml:space="preserve">DEVELOP</w:t>
      </w:r>
    </w:p>
    <w:p w:rsidR="00000000" w:rsidDel="00000000" w:rsidP="00000000" w:rsidRDefault="00000000" w:rsidRPr="00000000" w14:paraId="000007F8">
      <w:pPr>
        <w:numPr>
          <w:ilvl w:val="1"/>
          <w:numId w:val="83"/>
        </w:numPr>
        <w:ind w:left="1440" w:hanging="360"/>
      </w:pPr>
      <w:r w:rsidDel="00000000" w:rsidR="00000000" w:rsidRPr="00000000">
        <w:rPr>
          <w:rtl w:val="0"/>
        </w:rPr>
        <w:t xml:space="preserve">ATBC!!</w:t>
      </w:r>
    </w:p>
    <w:p w:rsidR="00000000" w:rsidDel="00000000" w:rsidP="00000000" w:rsidRDefault="00000000" w:rsidRPr="00000000" w14:paraId="000007F9">
      <w:pPr>
        <w:numPr>
          <w:ilvl w:val="1"/>
          <w:numId w:val="83"/>
        </w:numPr>
        <w:ind w:left="1440" w:hanging="360"/>
      </w:pPr>
      <w:commentRangeStart w:id="415"/>
      <w:r w:rsidDel="00000000" w:rsidR="00000000" w:rsidRPr="00000000">
        <w:rPr>
          <w:rtl w:val="0"/>
        </w:rPr>
        <w:t xml:space="preserve">PANGEA excellence centers</w:t>
      </w:r>
      <w:commentRangeEnd w:id="415"/>
      <w:r w:rsidDel="00000000" w:rsidR="00000000" w:rsidRPr="00000000">
        <w:commentReference w:id="415"/>
      </w:r>
      <w:r w:rsidDel="00000000" w:rsidR="00000000" w:rsidRPr="00000000">
        <w:rPr>
          <w:rtl w:val="0"/>
        </w:rPr>
      </w:r>
    </w:p>
    <w:p w:rsidR="00000000" w:rsidDel="00000000" w:rsidP="00000000" w:rsidRDefault="00000000" w:rsidRPr="00000000" w14:paraId="000007FA">
      <w:pPr>
        <w:numPr>
          <w:ilvl w:val="2"/>
          <w:numId w:val="83"/>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7FB">
      <w:pPr>
        <w:numPr>
          <w:ilvl w:val="2"/>
          <w:numId w:val="83"/>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7FC">
      <w:pPr>
        <w:numPr>
          <w:ilvl w:val="3"/>
          <w:numId w:val="83"/>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7FD">
      <w:pPr>
        <w:numPr>
          <w:ilvl w:val="3"/>
          <w:numId w:val="83"/>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7FE">
      <w:pPr>
        <w:numPr>
          <w:ilvl w:val="1"/>
          <w:numId w:val="83"/>
        </w:numPr>
        <w:ind w:left="1440" w:hanging="360"/>
      </w:pPr>
      <w:r w:rsidDel="00000000" w:rsidR="00000000" w:rsidRPr="00000000">
        <w:rPr>
          <w:rtl w:val="0"/>
        </w:rPr>
        <w:t xml:space="preserve">BI-DIRECTION FLOW/Exchange</w:t>
      </w:r>
    </w:p>
    <w:p w:rsidR="00000000" w:rsidDel="00000000" w:rsidP="00000000" w:rsidRDefault="00000000" w:rsidRPr="00000000" w14:paraId="000007FF">
      <w:pPr>
        <w:numPr>
          <w:ilvl w:val="2"/>
          <w:numId w:val="83"/>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800">
      <w:pPr>
        <w:numPr>
          <w:ilvl w:val="2"/>
          <w:numId w:val="83"/>
        </w:numPr>
        <w:ind w:left="2160" w:hanging="360"/>
      </w:pPr>
      <w:r w:rsidDel="00000000" w:rsidR="00000000" w:rsidRPr="00000000">
        <w:rPr>
          <w:rtl w:val="0"/>
        </w:rPr>
        <w:t xml:space="preserve">also citizen science &amp; K-12 - see </w:t>
      </w:r>
      <w:hyperlink r:id="rId204">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801">
      <w:pPr>
        <w:numPr>
          <w:ilvl w:val="2"/>
          <w:numId w:val="83"/>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802">
      <w:pPr>
        <w:numPr>
          <w:ilvl w:val="2"/>
          <w:numId w:val="83"/>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803">
      <w:pPr>
        <w:numPr>
          <w:ilvl w:val="3"/>
          <w:numId w:val="83"/>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804">
      <w:pPr>
        <w:numPr>
          <w:ilvl w:val="1"/>
          <w:numId w:val="83"/>
        </w:numPr>
        <w:ind w:left="1440" w:hanging="360"/>
      </w:pPr>
      <w:commentRangeStart w:id="416"/>
      <w:r w:rsidDel="00000000" w:rsidR="00000000" w:rsidRPr="00000000">
        <w:rPr>
          <w:rtl w:val="0"/>
        </w:rPr>
        <w:t xml:space="preserve">Infrastructure for capacity building - can be in partnership with Europe (ESA, One Forest Vision, country-level govt efforts - e.g., Germany, France, Belgium, Norway)</w:t>
      </w:r>
      <w:commentRangeEnd w:id="416"/>
      <w:r w:rsidDel="00000000" w:rsidR="00000000" w:rsidRPr="00000000">
        <w:commentReference w:id="416"/>
      </w:r>
      <w:r w:rsidDel="00000000" w:rsidR="00000000" w:rsidRPr="00000000">
        <w:rPr>
          <w:rtl w:val="0"/>
        </w:rPr>
      </w:r>
    </w:p>
    <w:p w:rsidR="00000000" w:rsidDel="00000000" w:rsidP="00000000" w:rsidRDefault="00000000" w:rsidRPr="00000000" w14:paraId="00000805">
      <w:pPr>
        <w:numPr>
          <w:ilvl w:val="1"/>
          <w:numId w:val="83"/>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806">
      <w:pPr>
        <w:numPr>
          <w:ilvl w:val="1"/>
          <w:numId w:val="83"/>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807">
      <w:pPr>
        <w:numPr>
          <w:ilvl w:val="2"/>
          <w:numId w:val="83"/>
        </w:numPr>
        <w:ind w:left="2160" w:hanging="360"/>
      </w:pPr>
      <w:r w:rsidDel="00000000" w:rsidR="00000000" w:rsidRPr="00000000">
        <w:rPr>
          <w:rtl w:val="0"/>
        </w:rPr>
        <w:t xml:space="preserve">a Co-I from the project country </w:t>
      </w:r>
    </w:p>
    <w:p w:rsidR="00000000" w:rsidDel="00000000" w:rsidP="00000000" w:rsidRDefault="00000000" w:rsidRPr="00000000" w14:paraId="00000808">
      <w:pPr>
        <w:numPr>
          <w:ilvl w:val="3"/>
          <w:numId w:val="83"/>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809">
      <w:pPr>
        <w:numPr>
          <w:ilvl w:val="2"/>
          <w:numId w:val="83"/>
        </w:numPr>
        <w:ind w:left="2160" w:hanging="360"/>
      </w:pPr>
      <w:commentRangeStart w:id="417"/>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80A">
      <w:pPr>
        <w:numPr>
          <w:ilvl w:val="2"/>
          <w:numId w:val="83"/>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417"/>
      <w:r w:rsidDel="00000000" w:rsidR="00000000" w:rsidRPr="00000000">
        <w:commentReference w:id="417"/>
      </w:r>
      <w:r w:rsidDel="00000000" w:rsidR="00000000" w:rsidRPr="00000000">
        <w:rPr>
          <w:rtl w:val="0"/>
        </w:rPr>
      </w:r>
    </w:p>
    <w:p w:rsidR="00000000" w:rsidDel="00000000" w:rsidP="00000000" w:rsidRDefault="00000000" w:rsidRPr="00000000" w14:paraId="0000080B">
      <w:pPr>
        <w:numPr>
          <w:ilvl w:val="2"/>
          <w:numId w:val="83"/>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numPr>
          <w:ilvl w:val="0"/>
          <w:numId w:val="48"/>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80E">
      <w:pPr>
        <w:numPr>
          <w:ilvl w:val="0"/>
          <w:numId w:val="48"/>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80F">
      <w:pPr>
        <w:numPr>
          <w:ilvl w:val="0"/>
          <w:numId w:val="48"/>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810">
      <w:pPr>
        <w:numPr>
          <w:ilvl w:val="0"/>
          <w:numId w:val="32"/>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811">
      <w:pPr>
        <w:numPr>
          <w:ilvl w:val="0"/>
          <w:numId w:val="32"/>
        </w:numPr>
        <w:ind w:left="1440" w:hanging="360"/>
        <w:rPr>
          <w:rFonts w:ascii="Roboto" w:cs="Roboto" w:eastAsia="Roboto" w:hAnsi="Roboto"/>
          <w:color w:val="1f1f1f"/>
          <w:sz w:val="21"/>
          <w:szCs w:val="21"/>
        </w:rPr>
      </w:pPr>
      <w:commentRangeStart w:id="418"/>
      <w:r w:rsidDel="00000000" w:rsidR="00000000" w:rsidRPr="00000000">
        <w:rPr>
          <w:rFonts w:ascii="Roboto" w:cs="Roboto" w:eastAsia="Roboto" w:hAnsi="Roboto"/>
          <w:color w:val="1f1f1f"/>
          <w:sz w:val="21"/>
          <w:szCs w:val="21"/>
          <w:rtl w:val="0"/>
        </w:rPr>
        <w:t xml:space="preserve">Committee on Earth Observation Satellites WGCapD</w:t>
      </w:r>
      <w:commentRangeEnd w:id="418"/>
      <w:r w:rsidDel="00000000" w:rsidR="00000000" w:rsidRPr="00000000">
        <w:commentReference w:id="418"/>
      </w:r>
      <w:r w:rsidDel="00000000" w:rsidR="00000000" w:rsidRPr="00000000">
        <w:rPr>
          <w:rtl w:val="0"/>
        </w:rPr>
      </w:r>
    </w:p>
    <w:p w:rsidR="00000000" w:rsidDel="00000000" w:rsidP="00000000" w:rsidRDefault="00000000" w:rsidRPr="00000000" w14:paraId="00000812">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813">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814">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815">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816">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817">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818">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819">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81A">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81B">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81C">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81D">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81E">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81F">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820">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821">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822">
      <w:pPr>
        <w:numPr>
          <w:ilvl w:val="1"/>
          <w:numId w:val="32"/>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823">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824">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825">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826">
      <w:pPr>
        <w:numPr>
          <w:ilvl w:val="0"/>
          <w:numId w:val="48"/>
        </w:numPr>
        <w:ind w:left="720" w:hanging="360"/>
        <w:rPr/>
      </w:pPr>
      <w:commentRangeStart w:id="419"/>
      <w:r w:rsidDel="00000000" w:rsidR="00000000" w:rsidRPr="00000000">
        <w:rPr>
          <w:highlight w:val="white"/>
          <w:rtl w:val="0"/>
        </w:rPr>
        <w:t xml:space="preserve">Workforce development</w:t>
      </w:r>
      <w:commentRangeEnd w:id="419"/>
      <w:r w:rsidDel="00000000" w:rsidR="00000000" w:rsidRPr="00000000">
        <w:commentReference w:id="419"/>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827">
      <w:pPr>
        <w:numPr>
          <w:ilvl w:val="1"/>
          <w:numId w:val="48"/>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420"/>
      <w:r w:rsidDel="00000000" w:rsidR="00000000" w:rsidRPr="00000000">
        <w:rPr>
          <w:highlight w:val="white"/>
          <w:rtl w:val="0"/>
        </w:rPr>
        <w:t xml:space="preserve">EPSCoR </w:t>
      </w:r>
      <w:commentRangeEnd w:id="420"/>
      <w:r w:rsidDel="00000000" w:rsidR="00000000" w:rsidRPr="00000000">
        <w:commentReference w:id="420"/>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828">
      <w:pPr>
        <w:numPr>
          <w:ilvl w:val="1"/>
          <w:numId w:val="48"/>
        </w:numPr>
        <w:ind w:left="1440" w:hanging="360"/>
        <w:rPr>
          <w:highlight w:val="white"/>
          <w:u w:val="none"/>
        </w:rPr>
      </w:pPr>
      <w:r w:rsidDel="00000000" w:rsidR="00000000" w:rsidRPr="00000000">
        <w:rPr>
          <w:highlight w:val="white"/>
          <w:rtl w:val="0"/>
        </w:rPr>
        <w:t xml:space="preserve">Work with NASA ARSET and </w:t>
      </w:r>
      <w:hyperlink r:id="rId205">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829">
      <w:pPr>
        <w:numPr>
          <w:ilvl w:val="0"/>
          <w:numId w:val="48"/>
        </w:numPr>
        <w:ind w:left="720" w:hanging="360"/>
        <w:rPr>
          <w:highlight w:val="white"/>
          <w:u w:val="none"/>
        </w:rPr>
      </w:pPr>
      <w:r w:rsidDel="00000000" w:rsidR="00000000" w:rsidRPr="00000000">
        <w:rPr>
          <w:highlight w:val="white"/>
          <w:rtl w:val="0"/>
        </w:rPr>
        <w:t xml:space="preserve">GLOBE: </w:t>
      </w:r>
      <w:hyperlink r:id="rId206">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82A">
      <w:pPr>
        <w:numPr>
          <w:ilvl w:val="1"/>
          <w:numId w:val="48"/>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82B">
      <w:pPr>
        <w:numPr>
          <w:ilvl w:val="1"/>
          <w:numId w:val="48"/>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82C">
      <w:pPr>
        <w:numPr>
          <w:ilvl w:val="0"/>
          <w:numId w:val="48"/>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07">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82D">
      <w:pPr>
        <w:pStyle w:val="Heading2"/>
        <w:rPr/>
      </w:pPr>
      <w:bookmarkStart w:colFirst="0" w:colLast="0" w:name="_c36m01esiuds" w:id="61"/>
      <w:bookmarkEnd w:id="61"/>
      <w:r w:rsidDel="00000000" w:rsidR="00000000" w:rsidRPr="00000000">
        <w:rPr>
          <w:rtl w:val="0"/>
        </w:rPr>
        <w:t xml:space="preserve">10. </w:t>
      </w:r>
      <w:commentRangeStart w:id="421"/>
      <w:r w:rsidDel="00000000" w:rsidR="00000000" w:rsidRPr="00000000">
        <w:rPr>
          <w:rtl w:val="0"/>
        </w:rPr>
        <w:t xml:space="preserve">References</w:t>
      </w:r>
      <w:commentRangeEnd w:id="421"/>
      <w:r w:rsidDel="00000000" w:rsidR="00000000" w:rsidRPr="00000000">
        <w:commentReference w:id="421"/>
      </w:r>
      <w:r w:rsidDel="00000000" w:rsidR="00000000" w:rsidRPr="00000000">
        <w:rPr>
          <w:rtl w:val="0"/>
        </w:rPr>
      </w:r>
    </w:p>
    <w:p w:rsidR="00000000" w:rsidDel="00000000" w:rsidP="00000000" w:rsidRDefault="00000000" w:rsidRPr="00000000" w14:paraId="0000082E">
      <w:pPr>
        <w:pStyle w:val="Heading2"/>
        <w:rPr/>
      </w:pPr>
      <w:bookmarkStart w:colFirst="0" w:colLast="0" w:name="_z4vei7kqp4a" w:id="62"/>
      <w:bookmarkEnd w:id="62"/>
      <w:r w:rsidDel="00000000" w:rsidR="00000000" w:rsidRPr="00000000">
        <w:rPr>
          <w:rtl w:val="0"/>
        </w:rPr>
        <w:t xml:space="preserve">11. Figure and Photograph and Credits</w:t>
      </w:r>
    </w:p>
    <w:p w:rsidR="00000000" w:rsidDel="00000000" w:rsidP="00000000" w:rsidRDefault="00000000" w:rsidRPr="00000000" w14:paraId="0000082F">
      <w:pPr>
        <w:pStyle w:val="Heading2"/>
        <w:rPr/>
      </w:pPr>
      <w:bookmarkStart w:colFirst="0" w:colLast="0" w:name="_crm1yggb334o" w:id="63"/>
      <w:bookmarkEnd w:id="63"/>
      <w:r w:rsidDel="00000000" w:rsidR="00000000" w:rsidRPr="00000000">
        <w:rPr>
          <w:rtl w:val="0"/>
        </w:rPr>
        <w:t xml:space="preserve">12. Glossary</w:t>
      </w:r>
    </w:p>
    <w:p w:rsidR="00000000" w:rsidDel="00000000" w:rsidP="00000000" w:rsidRDefault="00000000" w:rsidRPr="00000000" w14:paraId="00000830">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31">
      <w:pPr>
        <w:numPr>
          <w:ilvl w:val="0"/>
          <w:numId w:val="17"/>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32">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33">
      <w:pPr>
        <w:ind w:left="0" w:firstLine="0"/>
        <w:rPr/>
      </w:pPr>
      <w:r w:rsidDel="00000000" w:rsidR="00000000" w:rsidRPr="00000000">
        <w:rPr>
          <w:rtl w:val="0"/>
        </w:rPr>
      </w:r>
    </w:p>
    <w:p w:rsidR="00000000" w:rsidDel="00000000" w:rsidP="00000000" w:rsidRDefault="00000000" w:rsidRPr="00000000" w14:paraId="00000834">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08">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35">
      <w:pPr>
        <w:ind w:left="0" w:firstLine="0"/>
        <w:rPr>
          <w:b w:val="1"/>
          <w:i w:val="1"/>
        </w:rPr>
      </w:pPr>
      <w:r w:rsidDel="00000000" w:rsidR="00000000" w:rsidRPr="00000000">
        <w:rPr>
          <w:rtl w:val="0"/>
        </w:rPr>
      </w:r>
    </w:p>
    <w:p w:rsidR="00000000" w:rsidDel="00000000" w:rsidP="00000000" w:rsidRDefault="00000000" w:rsidRPr="00000000" w14:paraId="00000836">
      <w:pPr>
        <w:ind w:left="0" w:firstLine="0"/>
        <w:rPr>
          <w:color w:val="ff0000"/>
        </w:rPr>
      </w:pPr>
      <w:commentRangeStart w:id="422"/>
      <w:r w:rsidDel="00000000" w:rsidR="00000000" w:rsidRPr="00000000">
        <w:rPr>
          <w:b w:val="1"/>
          <w:i w:val="1"/>
          <w:rtl w:val="0"/>
        </w:rPr>
        <w:t xml:space="preserve">Degradation </w:t>
      </w:r>
      <w:commentRangeEnd w:id="422"/>
      <w:r w:rsidDel="00000000" w:rsidR="00000000" w:rsidRPr="00000000">
        <w:commentReference w:id="422"/>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837">
      <w:pPr>
        <w:ind w:left="0" w:firstLine="0"/>
        <w:rPr>
          <w:b w:val="1"/>
          <w:i w:val="1"/>
        </w:rPr>
      </w:pPr>
      <w:r w:rsidDel="00000000" w:rsidR="00000000" w:rsidRPr="00000000">
        <w:rPr>
          <w:rtl w:val="0"/>
        </w:rPr>
      </w:r>
    </w:p>
    <w:p w:rsidR="00000000" w:rsidDel="00000000" w:rsidP="00000000" w:rsidRDefault="00000000" w:rsidRPr="00000000" w14:paraId="00000838">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natural ecosystem, agro-ecosystem, social-ecological system</w:t>
      </w:r>
    </w:p>
    <w:p w:rsidR="00000000" w:rsidDel="00000000" w:rsidP="00000000" w:rsidRDefault="00000000" w:rsidRPr="00000000" w14:paraId="00000839">
      <w:pPr>
        <w:ind w:left="0" w:firstLine="0"/>
        <w:rPr>
          <w:color w:val="ff0000"/>
        </w:rPr>
      </w:pPr>
      <w:r w:rsidDel="00000000" w:rsidR="00000000" w:rsidRPr="00000000">
        <w:rPr>
          <w:rtl w:val="0"/>
        </w:rPr>
      </w:r>
    </w:p>
    <w:p w:rsidR="00000000" w:rsidDel="00000000" w:rsidP="00000000" w:rsidRDefault="00000000" w:rsidRPr="00000000" w14:paraId="0000083A">
      <w:pPr>
        <w:ind w:left="0" w:firstLine="0"/>
        <w:rPr/>
      </w:pPr>
      <w:commentRangeStart w:id="423"/>
      <w:commentRangeStart w:id="424"/>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423"/>
      <w:r w:rsidDel="00000000" w:rsidR="00000000" w:rsidRPr="00000000">
        <w:commentReference w:id="423"/>
      </w:r>
      <w:commentRangeEnd w:id="424"/>
      <w:r w:rsidDel="00000000" w:rsidR="00000000" w:rsidRPr="00000000">
        <w:commentReference w:id="424"/>
      </w:r>
      <w:r w:rsidDel="00000000" w:rsidR="00000000" w:rsidRPr="00000000">
        <w:rPr>
          <w:rtl w:val="0"/>
        </w:rPr>
      </w:r>
    </w:p>
    <w:p w:rsidR="00000000" w:rsidDel="00000000" w:rsidP="00000000" w:rsidRDefault="00000000" w:rsidRPr="00000000" w14:paraId="0000083B">
      <w:pPr>
        <w:ind w:left="0" w:firstLine="0"/>
        <w:rPr>
          <w:b w:val="1"/>
          <w:i w:val="1"/>
        </w:rPr>
      </w:pPr>
      <w:r w:rsidDel="00000000" w:rsidR="00000000" w:rsidRPr="00000000">
        <w:rPr>
          <w:rtl w:val="0"/>
        </w:rPr>
      </w:r>
    </w:p>
    <w:p w:rsidR="00000000" w:rsidDel="00000000" w:rsidP="00000000" w:rsidRDefault="00000000" w:rsidRPr="00000000" w14:paraId="0000083C">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3D">
      <w:pPr>
        <w:ind w:left="0" w:firstLine="0"/>
        <w:rPr>
          <w:b w:val="1"/>
          <w:i w:val="1"/>
        </w:rPr>
      </w:pPr>
      <w:r w:rsidDel="00000000" w:rsidR="00000000" w:rsidRPr="00000000">
        <w:rPr>
          <w:rtl w:val="0"/>
        </w:rPr>
      </w:r>
    </w:p>
    <w:p w:rsidR="00000000" w:rsidDel="00000000" w:rsidP="00000000" w:rsidRDefault="00000000" w:rsidRPr="00000000" w14:paraId="0000083E">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3F">
      <w:pPr>
        <w:ind w:left="0" w:firstLine="0"/>
        <w:rPr>
          <w:b w:val="1"/>
          <w:i w:val="1"/>
        </w:rPr>
      </w:pPr>
      <w:r w:rsidDel="00000000" w:rsidR="00000000" w:rsidRPr="00000000">
        <w:rPr>
          <w:rtl w:val="0"/>
        </w:rPr>
      </w:r>
    </w:p>
    <w:p w:rsidR="00000000" w:rsidDel="00000000" w:rsidP="00000000" w:rsidRDefault="00000000" w:rsidRPr="00000000" w14:paraId="00000840">
      <w:pPr>
        <w:ind w:left="0" w:firstLine="0"/>
        <w:rPr>
          <w:color w:val="3c78d8"/>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41">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42">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43">
      <w:pPr>
        <w:ind w:left="0" w:firstLine="0"/>
        <w:rPr>
          <w:b w:val="1"/>
          <w:i w:val="1"/>
        </w:rPr>
      </w:pPr>
      <w:r w:rsidDel="00000000" w:rsidR="00000000" w:rsidRPr="00000000">
        <w:rPr>
          <w:rtl w:val="0"/>
        </w:rPr>
      </w:r>
    </w:p>
    <w:p w:rsidR="00000000" w:rsidDel="00000000" w:rsidP="00000000" w:rsidRDefault="00000000" w:rsidRPr="00000000" w14:paraId="00000844">
      <w:pPr>
        <w:ind w:left="0" w:firstLine="0"/>
        <w:rPr/>
      </w:pPr>
      <w:commentRangeStart w:id="425"/>
      <w:commentRangeStart w:id="426"/>
      <w:r w:rsidDel="00000000" w:rsidR="00000000" w:rsidRPr="00000000">
        <w:rPr>
          <w:b w:val="1"/>
          <w:i w:val="1"/>
          <w:rtl w:val="0"/>
        </w:rPr>
        <w:t xml:space="preserve">Human activities - </w:t>
      </w:r>
      <w:r w:rsidDel="00000000" w:rsidR="00000000" w:rsidRPr="00000000">
        <w:rPr>
          <w:rtl w:val="0"/>
        </w:rPr>
        <w:t xml:space="preserve">Formal, informal,</w:t>
      </w:r>
      <w:ins w:author="MARIUS VON ESSEN" w:id="70" w:date="2024-09-04T15:41:11Z">
        <w:r w:rsidDel="00000000" w:rsidR="00000000" w:rsidRPr="00000000">
          <w:rPr>
            <w:rtl w:val="0"/>
          </w:rPr>
          <w:t xml:space="preserve"> legal,</w:t>
        </w:r>
      </w:ins>
      <w:r w:rsidDel="00000000" w:rsidR="00000000" w:rsidRPr="00000000">
        <w:rPr>
          <w:rtl w:val="0"/>
        </w:rPr>
        <w:t xml:space="preserve"> </w:t>
      </w:r>
      <w:del w:author="MARIUS VON ESSEN" w:id="71" w:date="2024-09-04T15:41:45Z">
        <w:r w:rsidDel="00000000" w:rsidR="00000000" w:rsidRPr="00000000">
          <w:rPr>
            <w:rtl w:val="0"/>
          </w:rPr>
          <w:delText xml:space="preserve">and </w:delText>
        </w:r>
      </w:del>
      <w:r w:rsidDel="00000000" w:rsidR="00000000" w:rsidRPr="00000000">
        <w:rPr>
          <w:rtl w:val="0"/>
        </w:rPr>
        <w:t xml:space="preserve">illegal </w:t>
      </w:r>
      <w:ins w:author="MARIUS VON ESSEN" w:id="72" w:date="2024-09-04T15:41:28Z">
        <w:r w:rsidDel="00000000" w:rsidR="00000000" w:rsidRPr="00000000">
          <w:rPr>
            <w:rtl w:val="0"/>
          </w:rPr>
          <w:t xml:space="preserve">and traditional </w:t>
        </w:r>
      </w:ins>
      <w:r w:rsidDel="00000000" w:rsidR="00000000" w:rsidRPr="00000000">
        <w:rPr>
          <w:rtl w:val="0"/>
        </w:rPr>
        <w:t xml:space="preserve">economic, subsistence, </w:t>
      </w:r>
      <w:ins w:author="MARIUS VON ESSEN" w:id="73" w:date="2024-09-04T15:41:55Z">
        <w:r w:rsidDel="00000000" w:rsidR="00000000" w:rsidRPr="00000000">
          <w:rPr>
            <w:rtl w:val="0"/>
          </w:rPr>
          <w:t xml:space="preserve">cultural, </w:t>
        </w:r>
      </w:ins>
      <w:r w:rsidDel="00000000" w:rsidR="00000000" w:rsidRPr="00000000">
        <w:rPr>
          <w:rtl w:val="0"/>
        </w:rPr>
        <w:t xml:space="preserve">and development practices</w:t>
      </w:r>
      <w:ins w:author="MARIUS VON ESSEN" w:id="74" w:date="2024-09-04T15:42:11Z">
        <w:r w:rsidDel="00000000" w:rsidR="00000000" w:rsidRPr="00000000">
          <w:rPr>
            <w:rtl w:val="0"/>
          </w:rPr>
          <w:t xml:space="preserve"> and behaviors</w:t>
        </w:r>
      </w:ins>
      <w:r w:rsidDel="00000000" w:rsidR="00000000" w:rsidRPr="00000000">
        <w:rPr>
          <w:rtl w:val="0"/>
        </w:rPr>
        <w:t xml:space="preserve"> by humans that lead to the exploitation, alteration, and degradation of forest ecosystems, including logging, infrastructure development, agriculture, livestock rearing, fire, mining, hunting and wildlife exploitation, and charcoal production. </w:t>
      </w:r>
      <w:commentRangeEnd w:id="425"/>
      <w:r w:rsidDel="00000000" w:rsidR="00000000" w:rsidRPr="00000000">
        <w:commentReference w:id="425"/>
      </w:r>
      <w:commentRangeEnd w:id="426"/>
      <w:r w:rsidDel="00000000" w:rsidR="00000000" w:rsidRPr="00000000">
        <w:commentReference w:id="426"/>
      </w:r>
      <w:r w:rsidDel="00000000" w:rsidR="00000000" w:rsidRPr="00000000">
        <w:rPr>
          <w:rtl w:val="0"/>
        </w:rPr>
      </w:r>
    </w:p>
    <w:p w:rsidR="00000000" w:rsidDel="00000000" w:rsidP="00000000" w:rsidRDefault="00000000" w:rsidRPr="00000000" w14:paraId="00000845">
      <w:pPr>
        <w:ind w:left="0" w:firstLine="0"/>
        <w:rPr>
          <w:b w:val="1"/>
          <w:i w:val="1"/>
        </w:rPr>
      </w:pPr>
      <w:r w:rsidDel="00000000" w:rsidR="00000000" w:rsidRPr="00000000">
        <w:rPr>
          <w:rtl w:val="0"/>
        </w:rPr>
      </w:r>
    </w:p>
    <w:p w:rsidR="00000000" w:rsidDel="00000000" w:rsidP="00000000" w:rsidRDefault="00000000" w:rsidRPr="00000000" w14:paraId="00000846">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47">
      <w:pPr>
        <w:ind w:left="0" w:firstLine="0"/>
        <w:rPr>
          <w:b w:val="1"/>
          <w:i w:val="1"/>
        </w:rPr>
      </w:pPr>
      <w:r w:rsidDel="00000000" w:rsidR="00000000" w:rsidRPr="00000000">
        <w:rPr>
          <w:rtl w:val="0"/>
        </w:rPr>
      </w:r>
    </w:p>
    <w:p w:rsidR="00000000" w:rsidDel="00000000" w:rsidP="00000000" w:rsidRDefault="00000000" w:rsidRPr="00000000" w14:paraId="00000848">
      <w:pPr>
        <w:ind w:left="0" w:firstLine="0"/>
        <w:rPr>
          <w:b w:val="1"/>
          <w:i w:val="1"/>
          <w:highlight w:val="yellow"/>
        </w:rPr>
      </w:pPr>
      <w:r w:rsidDel="00000000" w:rsidR="00000000" w:rsidRPr="00000000">
        <w:rPr>
          <w:b w:val="1"/>
          <w:i w:val="1"/>
          <w:highlight w:val="yellow"/>
          <w:rtl w:val="0"/>
        </w:rPr>
        <w:t xml:space="preserve">Resilience </w:t>
      </w:r>
    </w:p>
    <w:p w:rsidR="00000000" w:rsidDel="00000000" w:rsidP="00000000" w:rsidRDefault="00000000" w:rsidRPr="00000000" w14:paraId="00000849">
      <w:pPr>
        <w:ind w:left="0" w:firstLine="0"/>
        <w:rPr>
          <w:b w:val="1"/>
          <w:i w:val="1"/>
          <w:highlight w:val="yellow"/>
        </w:rPr>
      </w:pPr>
      <w:r w:rsidDel="00000000" w:rsidR="00000000" w:rsidRPr="00000000">
        <w:rPr>
          <w:rtl w:val="0"/>
        </w:rPr>
      </w:r>
    </w:p>
    <w:p w:rsidR="00000000" w:rsidDel="00000000" w:rsidP="00000000" w:rsidRDefault="00000000" w:rsidRPr="00000000" w14:paraId="0000084A">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4B">
      <w:pPr>
        <w:ind w:left="0" w:firstLine="0"/>
        <w:rPr>
          <w:b w:val="1"/>
          <w:i w:val="1"/>
        </w:rPr>
      </w:pPr>
      <w:r w:rsidDel="00000000" w:rsidR="00000000" w:rsidRPr="00000000">
        <w:rPr>
          <w:rtl w:val="0"/>
        </w:rPr>
      </w:r>
    </w:p>
    <w:p w:rsidR="00000000" w:rsidDel="00000000" w:rsidP="00000000" w:rsidRDefault="00000000" w:rsidRPr="00000000" w14:paraId="0000084C">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4D">
      <w:pPr>
        <w:ind w:left="0" w:firstLine="0"/>
        <w:rPr>
          <w:b w:val="1"/>
          <w:i w:val="1"/>
        </w:rPr>
      </w:pPr>
      <w:r w:rsidDel="00000000" w:rsidR="00000000" w:rsidRPr="00000000">
        <w:rPr>
          <w:rtl w:val="0"/>
        </w:rPr>
      </w:r>
    </w:p>
    <w:p w:rsidR="00000000" w:rsidDel="00000000" w:rsidP="00000000" w:rsidRDefault="00000000" w:rsidRPr="00000000" w14:paraId="0000084E">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4F">
      <w:pPr>
        <w:pStyle w:val="Heading2"/>
        <w:rPr/>
      </w:pPr>
      <w:bookmarkStart w:colFirst="0" w:colLast="0" w:name="_pzrw4c5s7tpd" w:id="64"/>
      <w:bookmarkEnd w:id="64"/>
      <w:r w:rsidDel="00000000" w:rsidR="00000000" w:rsidRPr="00000000">
        <w:rPr>
          <w:rtl w:val="0"/>
        </w:rPr>
        <w:t xml:space="preserve">13. List of Acronyms</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856">
      <w:pPr>
        <w:pStyle w:val="Heading2"/>
        <w:rPr/>
      </w:pPr>
      <w:bookmarkStart w:colFirst="0" w:colLast="0" w:name="_rymy755ymrd5" w:id="65"/>
      <w:bookmarkEnd w:id="65"/>
      <w:r w:rsidDel="00000000" w:rsidR="00000000" w:rsidRPr="00000000">
        <w:rPr>
          <w:rtl w:val="0"/>
        </w:rPr>
        <w:t xml:space="preserve">14. Appendices</w:t>
      </w:r>
    </w:p>
    <w:p w:rsidR="00000000" w:rsidDel="00000000" w:rsidP="00000000" w:rsidRDefault="00000000" w:rsidRPr="00000000" w14:paraId="00000857">
      <w:pPr>
        <w:pStyle w:val="Heading3"/>
        <w:rPr/>
      </w:pPr>
      <w:bookmarkStart w:colFirst="0" w:colLast="0" w:name="_1737u9tquxno" w:id="66"/>
      <w:bookmarkEnd w:id="66"/>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858">
      <w:pPr>
        <w:spacing w:after="160" w:line="259" w:lineRule="auto"/>
        <w:rPr/>
      </w:pPr>
      <w:commentRangeStart w:id="427"/>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59">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5A">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5B">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5C">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427"/>
      <w:r w:rsidDel="00000000" w:rsidR="00000000" w:rsidRPr="00000000">
        <w:commentReference w:id="427"/>
      </w:r>
      <w:r w:rsidDel="00000000" w:rsidR="00000000" w:rsidRPr="00000000">
        <w:rPr>
          <w:rtl w:val="0"/>
        </w:rPr>
      </w:r>
    </w:p>
    <w:p w:rsidR="00000000" w:rsidDel="00000000" w:rsidP="00000000" w:rsidRDefault="00000000" w:rsidRPr="00000000" w14:paraId="0000085D">
      <w:pPr>
        <w:pStyle w:val="Heading3"/>
        <w:rPr/>
      </w:pPr>
      <w:bookmarkStart w:colFirst="0" w:colLast="0" w:name="_969urlcnvqlw" w:id="67"/>
      <w:bookmarkEnd w:id="67"/>
      <w:r w:rsidDel="00000000" w:rsidR="00000000" w:rsidRPr="00000000">
        <w:rPr>
          <w:rtl w:val="0"/>
        </w:rPr>
        <w:t xml:space="preserve">B - Planned and Ongoing Research and Monitoring Activities </w:t>
      </w:r>
    </w:p>
    <w:p w:rsidR="00000000" w:rsidDel="00000000" w:rsidP="00000000" w:rsidRDefault="00000000" w:rsidRPr="00000000" w14:paraId="0000085E">
      <w:pPr>
        <w:pStyle w:val="Heading3"/>
        <w:rPr/>
      </w:pPr>
      <w:bookmarkStart w:colFirst="0" w:colLast="0" w:name="_79hvy15uphw" w:id="68"/>
      <w:bookmarkEnd w:id="68"/>
      <w:r w:rsidDel="00000000" w:rsidR="00000000" w:rsidRPr="00000000">
        <w:rPr>
          <w:rtl w:val="0"/>
        </w:rPr>
        <w:t xml:space="preserve">C - Summary of Level II and III Ecoregions in PANGEA Study Region </w:t>
      </w:r>
    </w:p>
    <w:p w:rsidR="00000000" w:rsidDel="00000000" w:rsidP="00000000" w:rsidRDefault="00000000" w:rsidRPr="00000000" w14:paraId="0000085F">
      <w:pPr>
        <w:pStyle w:val="Heading3"/>
        <w:rPr/>
      </w:pPr>
      <w:bookmarkStart w:colFirst="0" w:colLast="0" w:name="_6akhrmoqr5g7" w:id="69"/>
      <w:bookmarkEnd w:id="69"/>
      <w:r w:rsidDel="00000000" w:rsidR="00000000" w:rsidRPr="00000000">
        <w:rPr>
          <w:rtl w:val="0"/>
        </w:rPr>
        <w:t xml:space="preserve">D – Summary of Airborne and Spaceborne Remote Sensing Systems for PANGEA </w:t>
      </w:r>
    </w:p>
    <w:p w:rsidR="00000000" w:rsidDel="00000000" w:rsidP="00000000" w:rsidRDefault="00000000" w:rsidRPr="00000000" w14:paraId="00000860">
      <w:pPr>
        <w:pStyle w:val="Heading3"/>
        <w:rPr/>
      </w:pPr>
      <w:bookmarkStart w:colFirst="0" w:colLast="0" w:name="_ud6tg3r5l8q3" w:id="70"/>
      <w:bookmarkEnd w:id="70"/>
      <w:r w:rsidDel="00000000" w:rsidR="00000000" w:rsidRPr="00000000">
        <w:rPr>
          <w:rtl w:val="0"/>
        </w:rPr>
        <w:t xml:space="preserve">E - </w:t>
      </w:r>
      <w:commentRangeStart w:id="428"/>
      <w:commentRangeStart w:id="429"/>
      <w:r w:rsidDel="00000000" w:rsidR="00000000" w:rsidRPr="00000000">
        <w:rPr>
          <w:rtl w:val="0"/>
        </w:rPr>
        <w:t xml:space="preserve">Summary of PANGEA Participants</w:t>
      </w:r>
      <w:commentRangeEnd w:id="428"/>
      <w:r w:rsidDel="00000000" w:rsidR="00000000" w:rsidRPr="00000000">
        <w:commentReference w:id="428"/>
      </w:r>
      <w:commentRangeEnd w:id="429"/>
      <w:r w:rsidDel="00000000" w:rsidR="00000000" w:rsidRPr="00000000">
        <w:commentReference w:id="429"/>
      </w: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63">
      <w:pPr>
        <w:spacing w:after="0" w:before="0" w:line="240" w:lineRule="auto"/>
        <w:rPr/>
      </w:pPr>
      <w:r w:rsidDel="00000000" w:rsidR="00000000" w:rsidRPr="00000000">
        <w:rPr>
          <w:rtl w:val="0"/>
        </w:rPr>
      </w:r>
    </w:p>
    <w:p w:rsidR="00000000" w:rsidDel="00000000" w:rsidP="00000000" w:rsidRDefault="00000000" w:rsidRPr="00000000" w14:paraId="00000864">
      <w:pPr>
        <w:numPr>
          <w:ilvl w:val="0"/>
          <w:numId w:val="21"/>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65">
      <w:pPr>
        <w:numPr>
          <w:ilvl w:val="1"/>
          <w:numId w:val="21"/>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66">
      <w:pPr>
        <w:numPr>
          <w:ilvl w:val="1"/>
          <w:numId w:val="21"/>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67">
      <w:pPr>
        <w:numPr>
          <w:ilvl w:val="1"/>
          <w:numId w:val="21"/>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68">
      <w:pPr>
        <w:numPr>
          <w:ilvl w:val="1"/>
          <w:numId w:val="21"/>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69">
      <w:pPr>
        <w:numPr>
          <w:ilvl w:val="1"/>
          <w:numId w:val="21"/>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6A">
      <w:pPr>
        <w:numPr>
          <w:ilvl w:val="1"/>
          <w:numId w:val="21"/>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6B">
      <w:pPr>
        <w:numPr>
          <w:ilvl w:val="1"/>
          <w:numId w:val="21"/>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6C">
      <w:pPr>
        <w:numPr>
          <w:ilvl w:val="1"/>
          <w:numId w:val="21"/>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6D">
      <w:pPr>
        <w:numPr>
          <w:ilvl w:val="1"/>
          <w:numId w:val="21"/>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6E">
      <w:pPr>
        <w:numPr>
          <w:ilvl w:val="1"/>
          <w:numId w:val="21"/>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6F">
      <w:pPr>
        <w:numPr>
          <w:ilvl w:val="1"/>
          <w:numId w:val="21"/>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70">
      <w:pPr>
        <w:numPr>
          <w:ilvl w:val="1"/>
          <w:numId w:val="21"/>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71">
      <w:pPr>
        <w:numPr>
          <w:ilvl w:val="0"/>
          <w:numId w:val="21"/>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72">
      <w:pPr>
        <w:numPr>
          <w:ilvl w:val="1"/>
          <w:numId w:val="21"/>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73">
      <w:pPr>
        <w:numPr>
          <w:ilvl w:val="1"/>
          <w:numId w:val="21"/>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74">
      <w:pPr>
        <w:numPr>
          <w:ilvl w:val="1"/>
          <w:numId w:val="21"/>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75">
      <w:pPr>
        <w:numPr>
          <w:ilvl w:val="1"/>
          <w:numId w:val="21"/>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76">
      <w:pPr>
        <w:numPr>
          <w:ilvl w:val="1"/>
          <w:numId w:val="21"/>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77">
      <w:pPr>
        <w:numPr>
          <w:ilvl w:val="1"/>
          <w:numId w:val="21"/>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78">
      <w:pPr>
        <w:numPr>
          <w:ilvl w:val="1"/>
          <w:numId w:val="21"/>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79">
      <w:pPr>
        <w:numPr>
          <w:ilvl w:val="1"/>
          <w:numId w:val="21"/>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7A">
      <w:pPr>
        <w:numPr>
          <w:ilvl w:val="1"/>
          <w:numId w:val="21"/>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7B">
      <w:pPr>
        <w:numPr>
          <w:ilvl w:val="1"/>
          <w:numId w:val="21"/>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7C">
      <w:pPr>
        <w:numPr>
          <w:ilvl w:val="1"/>
          <w:numId w:val="21"/>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7D">
      <w:pPr>
        <w:numPr>
          <w:ilvl w:val="1"/>
          <w:numId w:val="21"/>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7E">
      <w:pPr>
        <w:numPr>
          <w:ilvl w:val="0"/>
          <w:numId w:val="21"/>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7F">
      <w:pPr>
        <w:numPr>
          <w:ilvl w:val="1"/>
          <w:numId w:val="21"/>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80">
      <w:pPr>
        <w:numPr>
          <w:ilvl w:val="1"/>
          <w:numId w:val="21"/>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81">
      <w:pPr>
        <w:numPr>
          <w:ilvl w:val="1"/>
          <w:numId w:val="21"/>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82">
      <w:pPr>
        <w:numPr>
          <w:ilvl w:val="1"/>
          <w:numId w:val="21"/>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83">
      <w:pPr>
        <w:numPr>
          <w:ilvl w:val="1"/>
          <w:numId w:val="21"/>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84">
      <w:pPr>
        <w:numPr>
          <w:ilvl w:val="0"/>
          <w:numId w:val="21"/>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85">
      <w:pPr>
        <w:numPr>
          <w:ilvl w:val="1"/>
          <w:numId w:val="21"/>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pStyle w:val="Heading3"/>
        <w:rPr/>
      </w:pPr>
      <w:bookmarkStart w:colFirst="0" w:colLast="0" w:name="_u0cqs6788e4p" w:id="71"/>
      <w:bookmarkEnd w:id="71"/>
      <w:r w:rsidDel="00000000" w:rsidR="00000000" w:rsidRPr="00000000">
        <w:rPr>
          <w:rtl w:val="0"/>
        </w:rPr>
        <w:t xml:space="preserve">F</w:t>
      </w:r>
      <w:commentRangeStart w:id="430"/>
      <w:commentRangeStart w:id="431"/>
      <w:r w:rsidDel="00000000" w:rsidR="00000000" w:rsidRPr="00000000">
        <w:rPr>
          <w:rtl w:val="0"/>
        </w:rPr>
        <w:t xml:space="preserve"> - Letters of Support</w:t>
      </w:r>
      <w:commentRangeEnd w:id="430"/>
      <w:r w:rsidDel="00000000" w:rsidR="00000000" w:rsidRPr="00000000">
        <w:commentReference w:id="430"/>
      </w:r>
      <w:commentRangeEnd w:id="431"/>
      <w:r w:rsidDel="00000000" w:rsidR="00000000" w:rsidRPr="00000000">
        <w:commentReference w:id="431"/>
      </w: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numPr>
          <w:ilvl w:val="0"/>
          <w:numId w:val="58"/>
        </w:numPr>
        <w:ind w:left="720" w:hanging="360"/>
      </w:pPr>
      <w:r w:rsidDel="00000000" w:rsidR="00000000" w:rsidRPr="00000000">
        <w:rPr>
          <w:rtl w:val="0"/>
        </w:rPr>
        <w:t xml:space="preserve">National University of Piura, PERU</w:t>
        <w:br w:type="textWrapping"/>
        <w:t xml:space="preserve">Agronomy Department</w:t>
        <w:br w:type="textWrapping"/>
      </w:r>
      <w:hyperlink r:id="rId209">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8A">
      <w:pPr>
        <w:ind w:left="720" w:firstLine="0"/>
        <w:rPr/>
      </w:pPr>
      <w:r w:rsidDel="00000000" w:rsidR="00000000" w:rsidRPr="00000000">
        <w:rPr>
          <w:rtl w:val="0"/>
        </w:rPr>
      </w:r>
    </w:p>
    <w:p w:rsidR="00000000" w:rsidDel="00000000" w:rsidP="00000000" w:rsidRDefault="00000000" w:rsidRPr="00000000" w14:paraId="0000088B">
      <w:pPr>
        <w:numPr>
          <w:ilvl w:val="0"/>
          <w:numId w:val="58"/>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10">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8C">
      <w:pPr>
        <w:ind w:left="720" w:firstLine="0"/>
        <w:rPr/>
      </w:pPr>
      <w:r w:rsidDel="00000000" w:rsidR="00000000" w:rsidRPr="00000000">
        <w:rPr>
          <w:rtl w:val="0"/>
        </w:rPr>
      </w:r>
    </w:p>
    <w:p w:rsidR="00000000" w:rsidDel="00000000" w:rsidP="00000000" w:rsidRDefault="00000000" w:rsidRPr="00000000" w14:paraId="0000088D">
      <w:pPr>
        <w:numPr>
          <w:ilvl w:val="0"/>
          <w:numId w:val="58"/>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color w:val="ff0000"/>
        </w:rPr>
      </w:pPr>
      <w:commentRangeStart w:id="432"/>
      <w:r w:rsidDel="00000000" w:rsidR="00000000" w:rsidRPr="00000000">
        <w:rPr>
          <w:color w:val="ff0000"/>
          <w:rtl w:val="0"/>
        </w:rPr>
        <w:t xml:space="preserve">Critical letters: </w:t>
      </w:r>
    </w:p>
    <w:p w:rsidR="00000000" w:rsidDel="00000000" w:rsidP="00000000" w:rsidRDefault="00000000" w:rsidRPr="00000000" w14:paraId="00000890">
      <w:pPr>
        <w:numPr>
          <w:ilvl w:val="0"/>
          <w:numId w:val="28"/>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91">
      <w:pPr>
        <w:numPr>
          <w:ilvl w:val="0"/>
          <w:numId w:val="28"/>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92">
      <w:pPr>
        <w:numPr>
          <w:ilvl w:val="0"/>
          <w:numId w:val="28"/>
        </w:numPr>
        <w:ind w:left="720" w:hanging="360"/>
        <w:rPr>
          <w:color w:val="ff0000"/>
        </w:rPr>
      </w:pPr>
      <w:r w:rsidDel="00000000" w:rsidR="00000000" w:rsidRPr="00000000">
        <w:rPr>
          <w:color w:val="ff0000"/>
          <w:rtl w:val="0"/>
        </w:rPr>
        <w:t xml:space="preserve">Other space agencies - connect with Pamela Collins about this (</w:t>
      </w:r>
      <w:hyperlink r:id="rId211">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93">
      <w:pPr>
        <w:numPr>
          <w:ilvl w:val="0"/>
          <w:numId w:val="28"/>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94">
      <w:pPr>
        <w:numPr>
          <w:ilvl w:val="0"/>
          <w:numId w:val="28"/>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95">
      <w:pPr>
        <w:numPr>
          <w:ilvl w:val="0"/>
          <w:numId w:val="28"/>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96">
      <w:pPr>
        <w:numPr>
          <w:ilvl w:val="0"/>
          <w:numId w:val="28"/>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97">
      <w:pPr>
        <w:numPr>
          <w:ilvl w:val="0"/>
          <w:numId w:val="28"/>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98">
      <w:pPr>
        <w:numPr>
          <w:ilvl w:val="0"/>
          <w:numId w:val="28"/>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99">
      <w:pPr>
        <w:numPr>
          <w:ilvl w:val="0"/>
          <w:numId w:val="28"/>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9A">
      <w:pPr>
        <w:numPr>
          <w:ilvl w:val="0"/>
          <w:numId w:val="28"/>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9B">
      <w:pPr>
        <w:numPr>
          <w:ilvl w:val="1"/>
          <w:numId w:val="28"/>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9C">
      <w:pPr>
        <w:numPr>
          <w:ilvl w:val="0"/>
          <w:numId w:val="28"/>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9D">
      <w:pPr>
        <w:numPr>
          <w:ilvl w:val="1"/>
          <w:numId w:val="28"/>
        </w:numPr>
        <w:ind w:left="1440" w:hanging="360"/>
        <w:rPr>
          <w:color w:val="ff0000"/>
        </w:rPr>
      </w:pPr>
      <w:hyperlink r:id="rId212">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89E">
      <w:pPr>
        <w:numPr>
          <w:ilvl w:val="1"/>
          <w:numId w:val="28"/>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9F">
      <w:pPr>
        <w:numPr>
          <w:ilvl w:val="1"/>
          <w:numId w:val="28"/>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A0">
      <w:pPr>
        <w:numPr>
          <w:ilvl w:val="1"/>
          <w:numId w:val="28"/>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A1">
      <w:pPr>
        <w:numPr>
          <w:ilvl w:val="1"/>
          <w:numId w:val="28"/>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A2">
      <w:pPr>
        <w:numPr>
          <w:ilvl w:val="2"/>
          <w:numId w:val="28"/>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A3">
      <w:pPr>
        <w:numPr>
          <w:ilvl w:val="2"/>
          <w:numId w:val="28"/>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A4">
      <w:pPr>
        <w:numPr>
          <w:ilvl w:val="0"/>
          <w:numId w:val="28"/>
        </w:numPr>
        <w:ind w:left="720" w:hanging="360"/>
        <w:rPr>
          <w:color w:val="ff0000"/>
        </w:rPr>
      </w:pPr>
      <w:r w:rsidDel="00000000" w:rsidR="00000000" w:rsidRPr="00000000">
        <w:rPr>
          <w:color w:val="ff0000"/>
          <w:rtl w:val="0"/>
        </w:rPr>
        <w:t xml:space="preserve">Roger Wakimoto - Elsa will work on this</w:t>
      </w:r>
      <w:commentRangeEnd w:id="432"/>
      <w:r w:rsidDel="00000000" w:rsidR="00000000" w:rsidRPr="00000000">
        <w:commentReference w:id="432"/>
      </w:r>
      <w:r w:rsidDel="00000000" w:rsidR="00000000" w:rsidRPr="00000000">
        <w:rPr>
          <w:rtl w:val="0"/>
        </w:rPr>
      </w:r>
    </w:p>
    <w:p w:rsidR="00000000" w:rsidDel="00000000" w:rsidP="00000000" w:rsidRDefault="00000000" w:rsidRPr="00000000" w14:paraId="000008A5">
      <w:pPr>
        <w:rPr>
          <w:color w:val="ff0000"/>
        </w:rPr>
      </w:pPr>
      <w:r w:rsidDel="00000000" w:rsidR="00000000" w:rsidRPr="00000000">
        <w:rPr>
          <w:rtl w:val="0"/>
        </w:rPr>
      </w:r>
    </w:p>
    <w:p w:rsidR="00000000" w:rsidDel="00000000" w:rsidP="00000000" w:rsidRDefault="00000000" w:rsidRPr="00000000" w14:paraId="000008A6">
      <w:pPr>
        <w:rPr>
          <w:color w:val="ff0000"/>
        </w:rPr>
      </w:pPr>
      <w:r w:rsidDel="00000000" w:rsidR="00000000" w:rsidRPr="00000000">
        <w:rPr>
          <w:color w:val="ff0000"/>
          <w:rtl w:val="0"/>
        </w:rPr>
        <w:t xml:space="preserve">Maybe important?</w:t>
      </w:r>
    </w:p>
    <w:p w:rsidR="00000000" w:rsidDel="00000000" w:rsidP="00000000" w:rsidRDefault="00000000" w:rsidRPr="00000000" w14:paraId="000008A7">
      <w:pPr>
        <w:numPr>
          <w:ilvl w:val="0"/>
          <w:numId w:val="28"/>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pStyle w:val="Heading3"/>
        <w:rPr/>
      </w:pPr>
      <w:bookmarkStart w:colFirst="0" w:colLast="0" w:name="_ffo9zvtu7fi" w:id="72"/>
      <w:bookmarkEnd w:id="72"/>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8AA">
      <w:pPr>
        <w:numPr>
          <w:ilvl w:val="0"/>
          <w:numId w:val="16"/>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AB">
      <w:pPr>
        <w:numPr>
          <w:ilvl w:val="0"/>
          <w:numId w:val="16"/>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93" w:date="2024-08-27T15:33:43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143" w:date="2024-08-27T16:52:26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46" w:date="2024-08-27T16:55:08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389" w:date="2024-08-01T17:52:29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Xiangming Xiao" w:id="84" w:date="2024-08-27T15:35:43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379" w:date="2024-08-21T00:22:17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380" w:date="2024-08-27T17:32:45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Anabelle Cardoso" w:id="414" w:date="2024-09-03T13:51:41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VIRGINIA ZAUNBRECHER" w:id="80" w:date="2024-08-27T15:06:35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Anabelle Cardoso" w:id="413" w:date="2024-09-03T13:48:54Z">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iane S. Guild" w:id="28" w:date="2024-08-26T21:53:06Z">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47" w:date="2024-08-27T16:58:48Z">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372" w:date="2024-08-26T20:44:36Z">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373" w:date="2024-08-27T15:16:25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gelio Omar Corona Núñez" w:id="179" w:date="2024-08-29T23:15:03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Robinson Negron-Juarez" w:id="180" w:date="2024-09-02T03:27:02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Rogelio, is this a general comment or something we should incorporate here? If it’s the latter, please include your comment where you think it fits best in the paragraph, including the DOIs. Thanks</w:t>
      </w:r>
    </w:p>
  </w:comment>
  <w:comment w:author="Robinson Negron-Juarez" w:id="376" w:date="2024-08-26T20:50:34Z">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377" w:date="2024-08-30T23:40:56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36" w:date="2024-08-29T23:09:15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148" w:date="2024-08-27T16:43:27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60" w:date="2024-08-27T14:54:28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144" w:date="2024-08-27T16:53:14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49" w:date="2024-08-27T16:43:44Z">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50" w:date="2024-08-27T16:50:25Z">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37" w:date="2024-08-29T23:20:49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145" w:date="2024-08-27T16:54:04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Rogelio Omar Corona Núñez" w:id="158" w:date="2024-08-29T02:00:14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51" w:date="2024-08-27T16:43:59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Elsa Ordway" w:id="238" w:date="2024-09-04T18:40:08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include Qs and Hs in this section</w:t>
      </w:r>
    </w:p>
  </w:comment>
  <w:comment w:author="Elsa Ordway" w:id="244" w:date="2024-09-03T05:00:31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stick to review - state-of-the-science here - challenges and opportunities can come up in the knowledge gaps and scientific advancements sections</w:t>
      </w:r>
    </w:p>
  </w:comment>
  <w:comment w:author="Elsa Ordway" w:id="94" w:date="2024-09-03T04:58:15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hint at species interactions, soil carbon, lateral flows of carbon, ... - dimensions of carbon beyond just trees</w:t>
      </w:r>
    </w:p>
  </w:comment>
  <w:comment w:author="Lola Fatoyinbo" w:id="77" w:date="2024-08-27T15:30:52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Michael Keller" w:id="78" w:date="2024-09-03T17:02:19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except that they cover a relatively small area.  Controlling scope is necessary.  NASA is going to support a limited number of investigations.  Practically, I do not think we can afford to include montane forests.</w:t>
      </w:r>
    </w:p>
  </w:comment>
  <w:comment w:author="Adia Bey" w:id="407" w:date="2024-09-03T19:56:58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408" w:date="2024-09-04T02:22:46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Anonymous" w:id="265" w:date="2024-09-04T19:04:33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Anabelle Cardoso" w:id="416" w:date="2024-09-03T13:25:56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onymous" w:id="308" w:date="2024-09-04T19:05:07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Anabelle Cardoso" w:id="410" w:date="2024-09-03T13:25:17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Elsa Ordway" w:id="87" w:date="2024-09-03T04:50:02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integrate findings from this: https://www.nature.com/articles/s41586-024-07602-x</w:t>
      </w:r>
    </w:p>
  </w:comment>
  <w:comment w:author="Michael Keller" w:id="334" w:date="2024-09-04T19:08:03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overlap with 7.1.2</w:t>
      </w:r>
    </w:p>
  </w:comment>
  <w:comment w:author="VIRGINIA ZAUNBRECHER" w:id="399" w:date="2024-08-27T14:41:13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381" w:date="2024-08-27T16:21:21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Yaxing Wei" w:id="382" w:date="2024-08-27T16:21:47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lsa Ordway" w:id="120" w:date="2024-09-03T05:11:11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the paragraph above. Move info on knowledge gaps / needs and opportunities for advancement to the relevant sections below (sections 2.6, 2.7, 2.8 and section 3)</w:t>
      </w:r>
    </w:p>
  </w:comment>
  <w:comment w:author="Anabelle Cardoso" w:id="411" w:date="2024-09-03T13:29:49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Elsa Ordway" w:id="369" w:date="2024-08-21T00:02:38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Elsa Ordway" w:id="95" w:date="2024-09-03T05:16:21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integrated into ~3 paragraphs that are dense - characterizing what's known about spatial variation in carbon stocks/pools (above and belowground &amp; soils) and fluxes in the tropics. Gaps in knowledge should be motivated directly with what is not known below in the Pattern, Process, and Predictions sections. Opportunities for advancement should be located in Section 3.</w:t>
      </w:r>
    </w:p>
  </w:comment>
  <w:comment w:author="Lola Fatoyinbo" w:id="38" w:date="2024-08-27T14:47:18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Elsa Ordway" w:id="91" w:date="2024-09-03T04:56:01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to be reworded - copied from previous material and can be improved</w:t>
      </w:r>
    </w:p>
  </w:comment>
  <w:comment w:author="Elsa Ordway" w:id="162" w:date="2024-08-01T18:16:04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Anabelle Cardoso" w:id="412" w:date="2024-09-03T13:43:58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117" w:date="2024-09-03T05:12:16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focus on what's known here - and integrate info from bullet points below</w:t>
      </w:r>
    </w:p>
  </w:comment>
  <w:comment w:author="Elsa Ordway" w:id="384" w:date="2024-08-21T00:21:14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388" w:date="2024-08-21T00:21:14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VIRGINIA ZAUNBRECHER" w:id="401" w:date="2024-08-27T14:47:56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94" w:date="2024-08-27T16:24:42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394" w:date="2024-08-27T14:43:45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Anabelle Cardoso" w:id="417" w:date="2024-09-03T13:26:35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MARIUS VON ESSEN" w:id="195" w:date="2024-08-27T16:24:22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Anabelle Cardoso" w:id="418" w:date="2024-09-03T13:26:55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VIRGINIA ZAUNBRECHER" w:id="402" w:date="2024-08-27T16:33:03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Elsa Ordway" w:id="97" w:date="2024-09-03T04:42:33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mention biodiversity in this section</w:t>
      </w:r>
    </w:p>
  </w:comment>
  <w:comment w:author="Elsa Ordway" w:id="240" w:date="2024-09-03T04:43:27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the Carbon Stocks &amp; Fluxes section above</w:t>
      </w:r>
    </w:p>
  </w:comment>
  <w:comment w:author="Michelle Wong" w:id="115" w:date="2024-08-27T14:23:35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52" w:date="2024-08-27T16:14:10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05" w:date="2024-08-27T14:27:57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Elsa Ordway" w:id="241" w:date="2024-09-03T04:40:35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specificity</w:t>
      </w:r>
    </w:p>
  </w:comment>
  <w:comment w:author="Michelle Wong" w:id="104" w:date="2024-08-27T14:28:23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335" w:date="2024-09-04T19:15:46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w:t>
      </w:r>
    </w:p>
  </w:comment>
  <w:comment w:author="Michael Keller" w:id="336" w:date="2024-09-04T19:16:39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this text but pasting here as a reminder.  It is very early to be prescriptive about how the project office should do things.  Adding details also bloats the document.</w:t>
      </w:r>
    </w:p>
  </w:comment>
  <w:comment w:author="Michael Keller" w:id="11" w:date="2024-08-07T17:41:27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Elsa Ordway" w:id="140" w:date="2024-09-03T04:45:28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scoping proposal</w:t>
      </w:r>
    </w:p>
  </w:comment>
  <w:comment w:author="VIRGINIA ZAUNBRECHER" w:id="374" w:date="2024-08-27T16:25:34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Michael Keller" w:id="331" w:date="2024-09-03T22:33:24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articulation of Science Definition Team transition to Scientific Leadership Team (include Project Implementation??) -- Or leave the details to Program Management?</w:t>
      </w:r>
    </w:p>
  </w:comment>
  <w:comment w:author="Renato Braghiere" w:id="298" w:date="2024-08-27T16:05:34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400" w:date="2024-08-27T14:29:55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67" w:date="2024-08-27T16:02:09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68" w:date="2024-08-27T20:25:10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18" w:date="2024-08-27T01:29:04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16" w:date="2024-08-27T14:25:39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19" w:date="2024-08-27T01:29:20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13" w:date="2024-08-27T14:21:26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14" w:date="2024-08-27T14:21:55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20" w:date="2024-08-07T17:50:52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Xiangming Xiao" w:id="83" w:date="2024-08-27T16:05:47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10" w:date="2024-08-27T14:19:14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32" w:date="2024-08-27T14:19:37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31" w:date="2024-08-27T14:19:21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11" w:date="2024-08-27T14:20:09Z">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57" w:date="2024-08-21T20:51:00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62" w:date="2024-07-17T09:09:34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06" w:date="2024-08-27T14:16:57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03" w:date="2024-08-27T14:16:03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29" w:date="2024-08-27T14:18:33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82" w:date="2024-09-03T04:38:41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the background for this theme is in the proposal introduction, material here should more specifically describe what is known - summarize the state-of-the-science - include motivation that prefaces questions in the Pattern, Process, and Prediction Knowledge Gaps sections below</w:t>
      </w:r>
    </w:p>
  </w:comment>
  <w:comment w:author="Matthew Johnson" w:id="126" w:date="2024-08-27T14:17:28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08" w:date="2024-08-27T14:17:40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09" w:date="2024-08-27T14:18:44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30" w:date="2024-08-27T14:19:01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35" w:date="2024-08-27T15:44:25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27" w:date="2024-08-27T14:17:51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4" w:date="2024-08-26T15:09:16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70" w:date="2024-08-13T22:15:28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23" w:date="2024-08-26T15:08:45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7" w:date="2024-08-26T14:59:24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6" w:date="2024-08-26T14:58:24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81" w:date="2024-09-02T00:13:38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Adia Bey" w:id="354" w:date="2024-08-08T17:22:26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18" w:date="2024-08-26T15:00:06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Robinson Negron-Juarez" w:id="163" w:date="2024-09-02T00:19:54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https://doi.org/10.1088/2515-7620/ad6ff9</w:t>
      </w:r>
    </w:p>
  </w:comment>
  <w:comment w:author="Marcos Longo" w:id="20" w:date="2024-08-26T15:00:43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58" w:date="2024-08-30T23:52:06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346" w:date="2024-08-08T16:47:57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21" w:date="2024-08-26T15:03:46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9" w:date="2024-08-26T15:01:17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Robinson Negron-Juarez" w:id="164" w:date="2024-09-02T00:22:32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Elsa Ordway" w:id="85" w:date="2024-09-02T00:37:35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 jump right into background and state-of-the-science</w:t>
      </w:r>
    </w:p>
  </w:comment>
  <w:comment w:author="MARIUS VON ESSEN" w:id="217" w:date="2024-08-27T17:53:39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29" w:date="2024-08-22T14:21:35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Elsa Ordway" w:id="425" w:date="2024-09-01T23:44:48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US VON ESSEN" w:id="426" w:date="2024-09-04T01:16:02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in this document (i.e., starting with "Formal, informal, [...]" is the one we agreed on.</w:t>
      </w:r>
    </w:p>
  </w:comment>
  <w:comment w:author="Marie Pratzer" w:id="228" w:date="2024-08-22T14:18:48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ichael Keller" w:id="42" w:date="2024-09-03T16:50:45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 don't think that we need to be that circumspect.  We are not singling out drylands.</w:t>
      </w:r>
    </w:p>
  </w:comment>
  <w:comment w:author="Marie Pratzer" w:id="220" w:date="2024-08-22T14:31:37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36" w:date="2024-08-26T14:57:48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27" w:date="2024-08-22T14:15:58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366" w:date="2024-08-27T20:51:20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Michael Keller" w:id="367" w:date="2024-09-03T23:06:29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 into section on communications and partners.</w:t>
      </w:r>
    </w:p>
  </w:comment>
  <w:comment w:author="Anabelle Cardoso" w:id="415" w:date="2024-09-03T12:33:56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102" w:date="2024-08-27T17:55:45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15" w:date="2024-08-27T17:30:26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37" w:date="2024-08-28T18:14:31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9" w:date="2024-08-28T18:15:43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4" w:date="2024-08-13T22:47:33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97" w:date="2024-08-22T13:40:26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Robinson Negron-Juarez" w:id="171" w:date="2024-09-02T00:47:52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have several references without DOI, Could you please include them here? I think it is better to include the DOI as a comment</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Sarah Worden" w:id="172" w:date="2024-09-03T01:08:23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the DOI to the ones without links. Should I change the links to comments?</w:t>
      </w:r>
    </w:p>
  </w:comment>
  <w:comment w:author="Robinson Negron-Juarez" w:id="173" w:date="2024-09-03T02:44:07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as soon are there, it does not matter. :-)</w:t>
      </w:r>
    </w:p>
  </w:comment>
  <w:comment w:author="Marcos Longo" w:id="375" w:date="2024-09-03T16:07:40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INPE is Brazil's National Institute for Space Research, whereas INPA is the National Institute for Amazonian Research</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see both being relevant partners, but perhaps list INPE in the the remote sensing column and INPA somewhere else, like "Research"?</w:t>
      </w:r>
    </w:p>
  </w:comment>
  <w:comment w:author="Elsa Ordway" w:id="98" w:date="2024-09-02T00:45:39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directly into sections 2.6, 2.7, 2.8, and section 3</w:t>
      </w:r>
    </w:p>
  </w:comment>
  <w:comment w:author="MARIUS VON ESSEN" w:id="205" w:date="2024-08-27T17:23:59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09" w:date="2024-08-27T17:26:02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Elsa Ordway" w:id="165" w:date="2024-09-02T00:49:52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I accidentally deleted this doi. Can you re-add it here?</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obinson Negron-Juarez" w:id="166" w:date="2024-09-02T03:07:46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https://doi.org/10.1175/JCLI-D-14-00675.1</w:t>
      </w:r>
    </w:p>
  </w:comment>
  <w:comment w:author="Elsa Ordway" w:id="242" w:date="2024-09-02T00:43:17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@MullerH@si.edu, @michelle.y.wong@yale.edu I moved this down from your section above - reword as you see fit to motivate key knowledge gaps that the questions below will address</w:t>
      </w:r>
    </w:p>
  </w:comment>
  <w:comment w:author="Michael Keller" w:id="12" w:date="2024-08-14T19:58:56Z">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11" w:date="2024-08-27T17:28:14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392" w:date="2024-02-10T20:31:58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93" w:date="2024-08-12T17:05:25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206" w:date="2024-08-27T17:24:32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51" w:date="2024-02-10T20:25:33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5" w:date="2024-08-13T22:47:10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27" w:date="2024-08-27T17:32:40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328" w:date="2024-09-01T21:52:21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ichael Keller" w:id="329" w:date="2024-09-04T17:25:46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we have the opportunity to discuss the importance of the LBA International Scientific Steering Committee (SSC).  We can recommend a similar mechanism.  It will put it in the draft organizational chart.</w:t>
      </w:r>
    </w:p>
  </w:comment>
  <w:comment w:author="Michael Keller" w:id="330" w:date="2024-09-04T17:26:36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 coordination with project partners will take place at the Program Management level or other higher NASA levels as they determine.  However the informal linkage at the SSC level is critical for coordination and timely information sharing.</w:t>
      </w:r>
    </w:p>
  </w:comment>
  <w:comment w:author="MARIUS VON ESSEN" w:id="210" w:date="2024-08-27T17:28:15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387" w:date="2024-08-27T17:28:48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IUS VON ESSEN" w:id="213" w:date="2024-08-27T17:29:42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12" w:date="2024-08-27T17:29:39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300" w:date="2024-08-27T17:33:41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326" w:date="2024-09-01T21:51:30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60" w:date="2024-09-01T20:36:59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3" w:date="2024-09-01T20:31:49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Michael Keller" w:id="252" w:date="2024-08-26T21:41:03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2" w:date="2024-09-01T20:34:07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53" w:date="2024-09-03T15:54:20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208" w:date="2024-08-27T17:25:23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420" w:date="2024-08-20T17:19:48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207" w:date="2024-08-27T17:24:59Z">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383" w:date="2024-08-27T17:20:27Z">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MARIUS VON ESSEN" w:id="216" w:date="2024-09-04T17:10:38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term 'feedback' instead of 'feedback loop' because we feel that a feedback by definition includes a loop. Just wanted to flag this to check for consistency because other sections might use 'feedback loops' instead. Either works for us, though</w:t>
      </w:r>
    </w:p>
  </w:comment>
  <w:comment w:author="Elsa Ordway" w:id="341" w:date="2024-08-20T03:15:04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42" w:date="2024-08-27T00:31:13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43" w:date="2024-08-27T00:31:47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Elsa Ordway" w:id="73" w:date="2024-09-01T21:14:17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Dana Chadwick" w:id="253" w:date="2024-08-26T22:58:32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24" w:date="2024-08-26T22:58:21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54" w:date="2024-08-26T21:34:48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55" w:date="2024-08-26T21:40:23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56" w:date="2024-08-26T22:13:40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25" w:date="2024-08-26T22:58:42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337" w:date="2024-08-26T21:30:53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Dana Chadwick" w:id="266" w:date="2024-08-26T23:03:13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67" w:date="2024-08-26T23:17:08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93" w:date="2024-08-26T21:23:32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Michael Keller" w:id="357" w:date="2024-09-04T17:22:27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Le Bienfaiteur Sagang Takougoum" w:id="92" w:date="2024-08-26T21:22:18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47" w:date="2024-08-26T21:26:13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45" w:date="2024-08-26T21:26:08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40" w:date="2024-09-01T20:23:51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41" w:date="2024-09-01T20:24:43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on the nose?</w:t>
      </w:r>
    </w:p>
  </w:comment>
  <w:comment w:author="Elsa Ordway" w:id="86" w:date="2024-08-02T18:56:30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15" w:date="2024-09-01T20:21:35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6" w:date="2024-08-26T22:40:07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7" w:date="2024-08-26T22:39:44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1" w:date="2024-08-26T22:56:52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30" w:date="2024-08-22T15:07:21Z">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enato Braghiere" w:id="57" w:date="2024-08-26T22:40:41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200" w:date="2024-08-20T17:12:27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201" w:date="2024-08-26T21:45:41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2" w:date="2024-08-26T22:57:17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9" w:date="2024-08-26T22:42:28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binson Negron-Juarez" w:id="262" w:date="2024-09-02T01:00:49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261" w:date="2024-09-02T01:01:37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1" w:date="2024-09-03T14:58:32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sentence description of each science theme - See ABoVE white paper, page 14</w:t>
      </w:r>
    </w:p>
  </w:comment>
  <w:comment w:author="Rogelio Omar Corona Núñez" w:id="395" w:date="2024-08-20T17:07:26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361" w:date="2024-09-01T22:32:51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427" w:date="2024-09-01T23:36:13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Marie Pratzer" w:id="234" w:date="2024-08-22T15:13:25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31" w:date="2024-08-22T15:09:37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32" w:date="2024-08-26T21:51:54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432" w:date="2024-09-01T23:34:39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423" w:date="2024-09-01T23:43:18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424" w:date="2024-09-04T00:55:48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Matthew Johnson" w:id="123" w:date="2024-08-26T22:57:59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422" w:date="2024-09-01T23:39:03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Elsa Ordway" w:id="72" w:date="2024-07-31T23:57:49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Michael Keller" w:id="364" w:date="2024-09-04T17:45:41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across governments is an Agency prerogative in coordination with the Department of State.  We have to modify this section to be less prescriptive.</w:t>
      </w:r>
    </w:p>
  </w:comment>
  <w:comment w:author="Liane S. Guild" w:id="29" w:date="2024-08-26T21:56:07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44" w:date="2024-08-20T03:14:48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51" w:date="2024-08-26T22:29:13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US VON ESSEN" w:id="204" w:date="2024-08-27T17:19:37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3" w:date="2024-08-27T17:04:14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246" w:date="2024-09-01T21:32:39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264" w:date="2024-08-26T22:03:51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14" w:date="2024-08-27T17:06:47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198" w:date="2024-08-20T17:03:51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99" w:date="2024-08-26T21:45:08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421" w:date="2024-01-13T00:16:55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202" w:date="2024-08-20T17:13:28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203" w:date="2024-08-26T21:48:11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269" w:date="2024-08-27T15:22:25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Michael Keller" w:id="332" w:date="2024-09-04T17:40:41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by ATBC codes of conduct and etiquette, already thinking about differences regionally, culturally, etc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comment>
  <w:comment w:author="Michael Keller" w:id="333" w:date="2024-09-04T17:42:22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where to put this.  The ATBC code is oriented toward meetings.  Do we have a specific section that deals with safety?  Ethics?  Perhaps we need one?</w:t>
      </w:r>
    </w:p>
  </w:comment>
  <w:comment w:author="Liane S. Guild" w:id="31" w:date="2024-08-26T22:14:18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33" w:date="2024-08-22T15:12:34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398" w:date="2024-08-08T15:05:56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263" w:date="2024-09-01T23:22:58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419" w:date="2024-08-20T17:14:07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ichael Keller" w:id="365" w:date="2024-08-27T20:39:04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301" w:date="2024-08-27T20:41:29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302" w:date="2024-08-27T22:40:08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248" w:date="2024-08-27T20:37:07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61" w:date="2024-08-26T16:29:42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396" w:date="2024-08-26T09:51:34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Dana Chadwick" w:id="7" w:date="2024-08-26T16:42:02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Helene Muller-Landau" w:id="9" w:date="2024-09-04T18:27:57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 longer up-to-date with the rest of the doc.</w:t>
      </w:r>
    </w:p>
  </w:comment>
  <w:comment w:author="Renato Braghiere" w:id="297" w:date="2024-08-27T21:53:21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270" w:date="2024-08-27T21:44:06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249" w:date="2024-08-27T20:37:23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273" w:date="2024-08-27T21:26:50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35" w:date="2024-08-27T19:37:09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33" w:date="2024-08-27T19:39:39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24" w:date="2024-08-27T20:24:04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37" w:date="2024-08-27T19:37:58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34" w:date="2024-08-27T19:40:06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36" w:date="2024-08-27T19:37:36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276" w:date="2024-08-27T21:25:13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33" w:date="2024-08-26T16:14:19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62" w:date="2024-08-26T16:32:00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275" w:date="2024-08-27T21:26:18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281" w:date="2024-08-27T21:25:46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278" w:date="2024-08-27T21:24:23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6" w:date="2024-08-26T16:22:30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303" w:date="2024-08-27T20:26:13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304" w:date="2024-08-29T20:50:33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8" w:date="2024-08-26T16:26:00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5" w:date="2024-08-26T16:20:34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7" w:date="2024-08-26T16:25:15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272" w:date="2024-08-27T21:20:50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9" w:date="2024-08-26T16:27:10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277" w:date="2024-08-27T21:22:31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9" w:date="2024-08-27T23:47:30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4" w:date="2024-08-26T16:27:55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274" w:date="2024-08-27T21:21:42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5" w:date="2024-08-27T23:55:22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32" w:date="2024-08-26T15:49:36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280" w:date="2024-08-27T21:29:58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38" w:date="2024-08-27T19:38:32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99" w:date="2024-08-27T21:20:21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39" w:date="2024-08-27T19:39:04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279" w:date="2024-08-27T21:29:24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64" w:date="2024-08-26T16:22:00Z">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89" w:date="2024-08-12T17:04:59Z">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190" w:date="2024-09-04T17:30:02Z">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Elsa Ordway" w:id="5" w:date="2024-07-29T23:43:08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68" w:date="2024-08-27T23:23:59Z">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Robinson Negron-Juarez" w:id="169" w:date="2024-09-02T03:40:39Z">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0" w:date="2024-09-02T03:40:39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8" w:date="2024-09-02T03:40:39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82" w:date="2024-09-02T03:40:39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85" w:date="2024-09-02T03:40:39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87" w:date="2024-09-02T03:40:39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Matthew Johnson" w:id="90" w:date="2024-08-27T23:29:01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25" w:date="2024-08-26T15:44:59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6" w:date="2024-08-26T15:45:24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307" w:date="2024-08-27T23:24:26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259" w:date="2024-08-02T22:14:30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96" w:date="2024-08-27T23:16:24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sarah worden" w:id="183" w:date="2024-08-27T23:32:57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answer these sub-questions for question #3:</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water vs energy limited regimes influence tropical rainforest structure and function?</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influencing water availability, how does precipitation influence carbon cycling within the tropical rainforests?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spatial and temporal patterns of precipitation vary over the tropics?</w:t>
      </w:r>
    </w:p>
  </w:comment>
  <w:comment w:author="Anabelle Cardoso" w:id="409" w:date="2024-09-03T12:19:10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218" w:date="2024-08-27T23:33:42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Adia Bey" w:id="430" w:date="2024-08-01T15:27:42Z">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431" w:date="2024-08-03T00:27:02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9" w:date="2024-08-27T09:23:22Z">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25" w:date="2024-08-02T22:06:54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Robinson Negron-Juarez" w:id="181" w:date="2024-09-02T03:25:15Z">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@junjie.liu@jpl.nasa.gov, @xiangming.xiao@ou.edu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this statements needs solid citations. Could you please provide the DOIs.</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Elsa Ordway" w:id="319" w:date="2024-08-02T21:47:28Z">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10" w:date="2024-08-02T21:43:31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371" w:date="2024-08-27T22:53:13Z">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52" w:date="2024-08-20T18:23:53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53" w:date="2024-08-26T11:32:32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38" w:date="2024-07-29T03:25:15Z">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305" w:date="2024-08-27T18:27:02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324" w:date="2024-09-03T17:24:32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378" w:date="2024-08-27T18:43:18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6" w:date="2024-08-22T20:37:30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sarah worden" w:id="188" w:date="2024-08-27T18:31:55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Attempting to address this question here</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weather forecast duration and reliability be improved in the tropics? (Formerly MDS # 4, If you think this is out of scope, please put it in the out-of-scope document)</w:t>
      </w:r>
    </w:p>
  </w:comment>
  <w:comment w:author="Renato Braghiere" w:id="271" w:date="2024-08-27T21:19:54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Sarah Worden" w:id="177" w:date="2024-09-03T01:07:48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Matthew Johnson" w:id="88" w:date="2024-08-27T22:59:25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60" w:date="2024-08-20T18:22:03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59" w:date="2024-08-20T18:14:01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385" w:date="2024-08-27T18:58:31Z">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Anabelle Cardoso" w:id="386" w:date="2024-09-04T09:42:30Z">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bioscape has a science cloud that we based on SHIFT's cloud - funded through partnership with amazon web services and run by GSFC SMCE</w:t>
      </w:r>
    </w:p>
  </w:comment>
  <w:comment w:author="Sarah Worden" w:id="184" w:date="2024-09-03T01:10:11Z">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86" w:date="2024-09-03T01:10:37Z">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74" w:date="2024-09-03T01:05:34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176" w:date="2024-09-03T01:06:57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175" w:date="2024-09-03T01:06:24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https://doi.org/10.1038/s41558-018-0177-y</w:t>
      </w:r>
    </w:p>
  </w:comment>
  <w:comment w:author="Michael Keller" w:id="258" w:date="2024-08-26T15:40:01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239" w:date="2024-08-27T22:32:45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Michelle Wong" w:id="243" w:date="2024-08-27T14:14:43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347" w:date="2024-08-10T19:41:58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48" w:date="2024-08-20T15:23:10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49" w:date="2024-08-23T15:20:07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339" w:date="2024-08-26T18:06:45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ichelle Wong" w:id="101" w:date="2024-08-27T14:05:18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19" w:date="2024-08-22T14:36:09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58" w:date="2024-08-22T21:36:26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4" w:date="2024-08-27T14:08:39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299" w:date="2024-08-26T23:46:26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90" w:date="2024-08-26T18:16:16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391" w:date="2024-08-26T22:36:13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21" w:date="2024-08-26T23:40:34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340" w:date="2024-08-26T23:45:41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322" w:date="2024-08-26T23:56:03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ichael Keller" w:id="323" w:date="2024-09-03T17:22:10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critical limitation has not been a sort of observation as implied but rather the ownership of the aircraft and instrumentation.  In Brazil, if the equipment is Brazilian owned an operated, then it can fly.</w:t>
      </w:r>
    </w:p>
  </w:comment>
  <w:comment w:author="Marcos Longo" w:id="306" w:date="2024-08-26T23:51:33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00" w:date="2024-08-27T14:11:33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28" w:date="2024-08-27T14:18:11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61" w:date="2024-08-26T23:57:37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96" w:date="2024-08-22T14:46:48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30" w:date="2024-08-26T23:46:52Z">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60" w:date="2024-08-30T14:46:54Z">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309" w:date="2024-08-26T23:18:32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310" w:date="2024-08-26T23:21:43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311" w:date="2024-08-27T20:42:00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312" w:date="2024-08-27T21:27:41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226" w:date="2024-09-04T14:57:28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Elsa Ordway" w:id="355" w:date="2024-08-20T18:15:31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56" w:date="2024-08-22T21:35:42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12" w:date="2024-08-27T14:14:13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225" w:date="2024-09-04T02:37:27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Knowledge gaps to Pattern, Process, and Predictions sections below and Advancement Opportunities to Section 3</w:t>
      </w:r>
    </w:p>
  </w:comment>
  <w:comment w:author="Elsa Ordway" w:id="433" w:date="2024-09-04T02:37:27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Knowledge gaps to Pattern, Process, and Predictions sections below and Advancement Opportunities to Section 3</w:t>
      </w:r>
    </w:p>
  </w:comment>
  <w:comment w:author="Alejandra Echeverri Ochoa" w:id="192" w:date="2024-09-04T02:44:28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https://esajournals.onlinelibrary.wiley.com/doi/full/10.1002/fee.2420</w:t>
      </w:r>
    </w:p>
  </w:comment>
  <w:comment w:author="Elsa Ordway" w:id="141" w:date="2024-09-04T02:31:44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142" w:date="2024-09-04T02:32:15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Elsa Ordway" w:id="403" w:date="2024-08-20T17:46:47Z">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350" w:date="2024-08-10T19:17:42Z">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368" w:date="2024-08-20T17:49:27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Elsa Ordway" w:id="405" w:date="2024-09-04T02:24:17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yovita ivanova" w:id="351" w:date="2024-08-10T19:23:09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316" w:date="2024-08-26T12:35:50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17" w:date="2024-08-26T12:26:23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286" w:date="2024-08-29T22:01:11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294" w:date="2024-08-29T22:05:52Z">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50" w:date="2024-08-26T17:52:05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288" w:date="2024-08-29T22:02:07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Elsa Ordway" w:id="191" w:date="2024-09-04T04:54:03Z">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into the paragraph below</w:t>
      </w:r>
    </w:p>
  </w:comment>
  <w:comment w:author="Marcos Longo" w:id="285" w:date="2024-08-29T22:00:39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284" w:date="2024-08-29T22:00:01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90" w:date="2024-08-29T22:03:14Z">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282" w:date="2024-08-29T21:58:54Z">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283" w:date="2024-08-29T21:59:37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370" w:date="2024-08-26T17:42:56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14" w:date="2024-08-26T12:14:27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15" w:date="2024-08-26T13:19:16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59" w:date="2024-08-30T00:06:44Z">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287" w:date="2024-08-29T22:01:37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Alejandra Echeverri Ochoa" w:id="222" w:date="2024-09-04T04:01:48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address some of that IPLC language here, as mentioned by @elsaordway@ucla.edu at the beginning of the section. There are many other examples in the Levis paper that we could refer to: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Alejandra Echeverri Ochoa" w:id="223" w:date="2024-09-04T03:49:31Z">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Alejandra Echeverri Ochoa" w:id="221" w:date="2024-09-04T03:50:54Z">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Dana Chadwick" w:id="74" w:date="2024-08-26T17:46:55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07" w:date="2024-08-29T19:53:09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428" w:date="2024-07-15T17:44:40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429" w:date="2024-08-27T00:33:54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13" w:date="2024-08-26T12:20:48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318" w:date="2024-08-26T12:21:12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5" w:date="2024-08-26T16:59:12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363" w:date="2024-07-15T17:20:37Z">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6" w:date="2024-08-26T16:58:30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53" w:date="2024-08-27T13:40:54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54" w:date="2024-08-27T16:41:39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55" w:date="2024-08-27T16:42:54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Elsa Ordway" w:id="156" w:date="2024-09-03T05:27:38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also be working on this section, and I'll be asking Dana and a few other folks to review it.</w:t>
      </w:r>
    </w:p>
  </w:comment>
  <w:comment w:author="Elsa Ordway" w:id="157" w:date="2024-09-03T05:30:08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can you continue editing this over the next few days - I'll work on it later in the week. It needs to also include mention of non-plant biodiversity - role of animals in seed dispersal, other important plant-animal interactions, mention bioacoustics, camera trap, and animal movement data... - Also structural diversity; we don't want to just focus on plants and hyperspectral</w:t>
      </w:r>
    </w:p>
  </w:comment>
  <w:comment w:author="Dana Chadwick" w:id="397" w:date="2024-08-26T17:22:02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Marcos Longo" w:id="296" w:date="2024-08-29T22:08:40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Adia Bey" w:id="404" w:date="2024-09-03T18:59:48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47" w:date="2024-08-15T15:21:38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9" w:date="2024-08-15T15:21:38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0" w:date="2024-08-26T16:55:15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4" w:date="2024-08-15T15:21:38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5" w:date="2024-08-26T16:55:15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3" w:date="2024-08-26T16:55:57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91" w:date="2024-08-29T22:04:44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406" w:date="2024-09-03T19:34:02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Marcos Longo" w:id="292" w:date="2024-08-29T22:05:03Z">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345" w:date="2024-08-26T13:37:40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295" w:date="2024-08-29T22:07:32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293" w:date="2024-08-29T22:06:50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22" w:date="2024-08-15T15:15:22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289" w:date="2024-08-29T22:02:42Z">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AF">
    <w:pPr>
      <w:rPr>
        <w:ins w:author="MARIUS VON ESSEN" w:id="41" w:date="2024-09-04T15:19:05Z"/>
      </w:rPr>
    </w:pPr>
    <w:ins w:author="MARIUS VON ESSEN" w:id="41" w:date="2024-09-04T15:19:05Z">
      <w:commentRangeStart w:id="433"/>
      <w:r w:rsidDel="00000000" w:rsidR="00000000" w:rsidRPr="00000000">
        <w:rPr>
          <w:rtl w:val="0"/>
        </w:rPr>
      </w:r>
    </w:ins>
  </w:p>
  <w:p w:rsidR="00000000" w:rsidDel="00000000" w:rsidP="00000000" w:rsidRDefault="00000000" w:rsidRPr="00000000" w14:paraId="000008B0">
    <w:pPr>
      <w:jc w:val="right"/>
      <w:rPr/>
    </w:pPr>
    <w:commentRangeEnd w:id="433"/>
    <w:r w:rsidDel="00000000" w:rsidR="00000000" w:rsidRPr="00000000">
      <w:commentReference w:id="433"/>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AD">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currently being edited. Please use “</w:t>
    </w:r>
    <w:r w:rsidDel="00000000" w:rsidR="00000000" w:rsidRPr="00000000">
      <w:rPr>
        <w:b w:val="1"/>
        <w:i w:val="1"/>
        <w:color w:val="ff0000"/>
        <w:sz w:val="20"/>
        <w:szCs w:val="20"/>
        <w:rtl w:val="0"/>
      </w:rPr>
      <w:t xml:space="preserve">suggesting”</w:t>
    </w:r>
    <w:r w:rsidDel="00000000" w:rsidR="00000000" w:rsidRPr="00000000">
      <w:rPr>
        <w:i w:val="1"/>
        <w:color w:val="ff0000"/>
        <w:sz w:val="20"/>
        <w:szCs w:val="20"/>
        <w:rtl w:val="0"/>
      </w:rPr>
      <w:t xml:space="preserve"> for edits and comments so that the writing leads can keep track of comments and suggestions. </w:t>
    </w:r>
  </w:p>
  <w:p w:rsidR="00000000" w:rsidDel="00000000" w:rsidP="00000000" w:rsidRDefault="00000000" w:rsidRPr="00000000" w14:paraId="000008AE">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371/journal.pclm.0000054" TargetMode="External"/><Relationship Id="rId190" Type="http://schemas.openxmlformats.org/officeDocument/2006/relationships/footer" Target="footer1.xml"/><Relationship Id="rId42" Type="http://schemas.openxmlformats.org/officeDocument/2006/relationships/hyperlink" Target="https://paperpile.com/c/gMdJbo/gTtBt+MPMLM+TnAjI+EwxMa" TargetMode="External"/><Relationship Id="rId41" Type="http://schemas.openxmlformats.org/officeDocument/2006/relationships/hyperlink" Target="https://paperpile.com/c/ovIUza/1Ghm+fNLl+2TA9+7XOK" TargetMode="External"/><Relationship Id="rId44" Type="http://schemas.openxmlformats.org/officeDocument/2006/relationships/hyperlink" Target="https://gmd.copernicus.org/articles/13/4789/2020/#bib1.bibx57" TargetMode="External"/><Relationship Id="rId194" Type="http://schemas.openxmlformats.org/officeDocument/2006/relationships/hyperlink" Target="https://www.earthdata.nasa.gov/esdis/esco/standards-and-practices/preservation-content-spec" TargetMode="External"/><Relationship Id="rId43" Type="http://schemas.openxmlformats.org/officeDocument/2006/relationships/hyperlink" Target="https://doi.org/10.5194/acp-21-12855-2021" TargetMode="External"/><Relationship Id="rId193" Type="http://schemas.openxmlformats.org/officeDocument/2006/relationships/hyperlink" Target="https://docs.google.com/presentation/u/0/d/1I1VCZSjVCHu4JMfPi1QtXO5UI4u8tuRA-mqUeMGHtvM/edit" TargetMode="External"/><Relationship Id="rId46" Type="http://schemas.openxmlformats.org/officeDocument/2006/relationships/hyperlink" Target="https://doi.org/10.1098/rspb.1988.0024" TargetMode="External"/><Relationship Id="rId192" Type="http://schemas.openxmlformats.org/officeDocument/2006/relationships/image" Target="media/image2.png"/><Relationship Id="rId45" Type="http://schemas.openxmlformats.org/officeDocument/2006/relationships/hyperlink" Target="https://doi.org/10.1016/j.rse.2021.112497" TargetMode="External"/><Relationship Id="rId191" Type="http://schemas.openxmlformats.org/officeDocument/2006/relationships/hyperlink" Target="https://new.nsf.gov/policies/pappg/24-1/ch-2-proposal-preparation#ch2F3" TargetMode="External"/><Relationship Id="rId48" Type="http://schemas.openxmlformats.org/officeDocument/2006/relationships/hyperlink" Target="https://hess.copernicus.org/articles/20/4237/2016/" TargetMode="External"/><Relationship Id="rId187" Type="http://schemas.openxmlformats.org/officeDocument/2006/relationships/hyperlink" Target="https://earthobservations.org/" TargetMode="External"/><Relationship Id="rId47" Type="http://schemas.openxmlformats.org/officeDocument/2006/relationships/hyperlink" Target="https://nph.onlinelibrary.wiley.com/doi/full/10.1111/nph.14626" TargetMode="External"/><Relationship Id="rId186" Type="http://schemas.openxmlformats.org/officeDocument/2006/relationships/hyperlink" Target="https://drive.google.com/drive/u/1/folders/1Gw5jlwLzT7Z_KHRGMwto6nnl4nSpxRIX" TargetMode="External"/><Relationship Id="rId185" Type="http://schemas.openxmlformats.org/officeDocument/2006/relationships/hyperlink" Target="https://drive.google.com/drive/u/1/folders/1Gw5jlwLzT7Z_KHRGMwto6nnl4nSpxRIX" TargetMode="External"/><Relationship Id="rId49" Type="http://schemas.openxmlformats.org/officeDocument/2006/relationships/hyperlink" Target="https://www.science.org/doi/full/10.1126/sciadv.abb7232" TargetMode="External"/><Relationship Id="rId184" Type="http://schemas.openxmlformats.org/officeDocument/2006/relationships/image" Target="media/image3.png"/><Relationship Id="rId189" Type="http://schemas.openxmlformats.org/officeDocument/2006/relationships/header" Target="header1.xml"/><Relationship Id="rId188" Type="http://schemas.openxmlformats.org/officeDocument/2006/relationships/hyperlink" Target="https://www.globalchange.gov/our-work/laci" TargetMode="External"/><Relationship Id="rId31" Type="http://schemas.openxmlformats.org/officeDocument/2006/relationships/hyperlink" Target="https://doi.org/10.3389/fsoil.2022.883236" TargetMode="External"/><Relationship Id="rId30" Type="http://schemas.openxmlformats.org/officeDocument/2006/relationships/hyperlink" Target="https://doi.org/10.1111/j.1365-2486.2008.01813.x" TargetMode="External"/><Relationship Id="rId33" Type="http://schemas.openxmlformats.org/officeDocument/2006/relationships/hyperlink" Target="https://iopscience.iop.org/article/10.1088/1748-9326/aad66c/meta" TargetMode="External"/><Relationship Id="rId183" Type="http://schemas.openxmlformats.org/officeDocument/2006/relationships/hyperlink" Target="https://gmao.gsfc.nasa.gov/" TargetMode="External"/><Relationship Id="rId32" Type="http://schemas.openxmlformats.org/officeDocument/2006/relationships/hyperlink" Target="https://doi.org/10.1002/2016RG000517" TargetMode="External"/><Relationship Id="rId182" Type="http://schemas.openxmlformats.org/officeDocument/2006/relationships/hyperlink" Target="https://www.spun.earth/" TargetMode="External"/><Relationship Id="rId35" Type="http://schemas.openxmlformats.org/officeDocument/2006/relationships/hyperlink" Target="https://doi.org/10.1073/pnas.1514043113" TargetMode="External"/><Relationship Id="rId181" Type="http://schemas.openxmlformats.org/officeDocument/2006/relationships/hyperlink" Target="https://gmao.gsfc.nasa.gov/seasonal/" TargetMode="External"/><Relationship Id="rId34" Type="http://schemas.openxmlformats.org/officeDocument/2006/relationships/hyperlink" Target="https://doi.org/10.1073/pnas.1514043113" TargetMode="External"/><Relationship Id="rId180" Type="http://schemas.openxmlformats.org/officeDocument/2006/relationships/hyperlink" Target="https://www.nature.com/articles/s41558-023-01776-4" TargetMode="External"/><Relationship Id="rId37" Type="http://schemas.openxmlformats.org/officeDocument/2006/relationships/hyperlink" Target="https://www.science.org/doi/full/10.1126/science.1155121?casa_token=1bgjxhpSvmQAAAAA%3A8spvkVOe-yK-8pxHgf5pXyCIkmX9HdY4uO46PFFzbn5lyuVXPMctEln3gApnmJreClEEnn8IA-HLv_c" TargetMode="External"/><Relationship Id="rId176" Type="http://schemas.openxmlformats.org/officeDocument/2006/relationships/hyperlink" Target="https://www.pnas.org/doi/abs/10.1073/pnas.2116626119" TargetMode="External"/><Relationship Id="rId36" Type="http://schemas.openxmlformats.org/officeDocument/2006/relationships/hyperlink" Target="https://doi.org/10.1111/gcb.12903" TargetMode="External"/><Relationship Id="rId175" Type="http://schemas.openxmlformats.org/officeDocument/2006/relationships/hyperlink" Target="https://www.science.org/doi/full/10.1126/science.aam5690" TargetMode="External"/><Relationship Id="rId39" Type="http://schemas.openxmlformats.org/officeDocument/2006/relationships/hyperlink" Target="https://doi.org/10.1098/rstb.1989.0050" TargetMode="External"/><Relationship Id="rId174" Type="http://schemas.openxmlformats.org/officeDocument/2006/relationships/hyperlink" Target="https://link.springer.com/article/10.1007/s00382-019-04900-3" TargetMode="External"/><Relationship Id="rId38" Type="http://schemas.openxmlformats.org/officeDocument/2006/relationships/hyperlink" Target="https://doi.org/10.1002/2014JD022586" TargetMode="External"/><Relationship Id="rId173" Type="http://schemas.openxmlformats.org/officeDocument/2006/relationships/hyperlink" Target="https://www.nature.com/articles/s41467-020-20482-9" TargetMode="External"/><Relationship Id="rId179" Type="http://schemas.openxmlformats.org/officeDocument/2006/relationships/hyperlink" Target="https://www.pnas.org/doi/abs/10.1073/pnas.2003169118" TargetMode="External"/><Relationship Id="rId178" Type="http://schemas.openxmlformats.org/officeDocument/2006/relationships/hyperlink" Target="https://doi.org/10.1073/pnas.1204651110" TargetMode="External"/><Relationship Id="rId177" Type="http://schemas.openxmlformats.org/officeDocument/2006/relationships/hyperlink" Target="https://doi.org/10.1098/rstb.2012.0306" TargetMode="External"/><Relationship Id="rId20" Type="http://schemas.openxmlformats.org/officeDocument/2006/relationships/hyperlink" Target="https://doi.org/10.1029/2020JG006024" TargetMode="External"/><Relationship Id="rId22" Type="http://schemas.openxmlformats.org/officeDocument/2006/relationships/hyperlink" Target="https://doi.org/10.1038/s41558-018-0177-y" TargetMode="External"/><Relationship Id="rId21" Type="http://schemas.openxmlformats.org/officeDocument/2006/relationships/hyperlink" Target="https://doi.org/10.1029/2010WR009127" TargetMode="External"/><Relationship Id="rId24" Type="http://schemas.openxmlformats.org/officeDocument/2006/relationships/hyperlink" Target="https://paperpile.com/c/gMdJbo/wuoeY+FUYUI" TargetMode="External"/><Relationship Id="rId23" Type="http://schemas.openxmlformats.org/officeDocument/2006/relationships/hyperlink" Target="https://paperpile.com/c/gMdJbo/BuQDj" TargetMode="External"/><Relationship Id="rId26" Type="http://schemas.openxmlformats.org/officeDocument/2006/relationships/hyperlink" Target="https://doi.org/10.1007/s00382-020-05547-1" TargetMode="External"/><Relationship Id="rId25" Type="http://schemas.openxmlformats.org/officeDocument/2006/relationships/hyperlink" Target="https://doi.org/10.5194/hess-25-2279-2021" TargetMode="External"/><Relationship Id="rId28" Type="http://schemas.openxmlformats.org/officeDocument/2006/relationships/hyperlink" Target="https://doi.org/10.1175/JHM-D-21-0161.1" TargetMode="External"/><Relationship Id="rId27" Type="http://schemas.openxmlformats.org/officeDocument/2006/relationships/hyperlink" Target="https://doi.org/10.5194/hess-24-1565-2020" TargetMode="External"/><Relationship Id="rId29" Type="http://schemas.openxmlformats.org/officeDocument/2006/relationships/hyperlink" Target="https://www.sciencedirect.com/science/article/pii/S0048969721020350"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doi.org/10.5194/hess-23-4171-2019" TargetMode="External"/><Relationship Id="rId12" Type="http://schemas.openxmlformats.org/officeDocument/2006/relationships/hyperlink" Target="https://carlos-alberto-silva.github.io/silvalab/cms4d/cms4d_workshop.html" TargetMode="External"/><Relationship Id="rId15" Type="http://schemas.openxmlformats.org/officeDocument/2006/relationships/hyperlink" Target="https://agupubs.onlinelibrary.wiley.com/doi/10.1029/2007JG000632" TargetMode="External"/><Relationship Id="rId198" Type="http://schemas.openxmlformats.org/officeDocument/2006/relationships/hyperlink" Target="https://nasa.github.io/Transform-to-Open-Science/os101-modules/" TargetMode="External"/><Relationship Id="rId14" Type="http://schemas.openxmlformats.org/officeDocument/2006/relationships/hyperlink" Target="https://iopscience.iop.org/article/10.1088/1748-9326/ab22d6/meta" TargetMode="External"/><Relationship Id="rId197" Type="http://schemas.openxmlformats.org/officeDocument/2006/relationships/hyperlink" Target="https://www.earthdata.nasa.gov/esds/maap" TargetMode="External"/><Relationship Id="rId17" Type="http://schemas.openxmlformats.org/officeDocument/2006/relationships/hyperlink" Target="https://paperpile.com/c/gMdJbo/dMNQm+1PcSG+R5xrE" TargetMode="External"/><Relationship Id="rId196" Type="http://schemas.openxmlformats.org/officeDocument/2006/relationships/hyperlink" Target="https://www.earthdata.nasa.gov/esds/veda" TargetMode="External"/><Relationship Id="rId16" Type="http://schemas.openxmlformats.org/officeDocument/2006/relationships/hyperlink" Target="https://www.nature.com/articles/s41586-023-06391-z" TargetMode="External"/><Relationship Id="rId195" Type="http://schemas.openxmlformats.org/officeDocument/2006/relationships/hyperlink" Target="https://www.earthdata.nasa.gov/s3fs-public/2022-07/ESDS-RFC-042VERSION1.pdf" TargetMode="External"/><Relationship Id="rId19" Type="http://schemas.openxmlformats.org/officeDocument/2006/relationships/hyperlink" Target="https://doi.org/10.1002/9781119657002.ch11" TargetMode="External"/><Relationship Id="rId18" Type="http://schemas.openxmlformats.org/officeDocument/2006/relationships/hyperlink" Target="https://doi.org/10.1073/pnas.1621516114" TargetMode="External"/><Relationship Id="rId199" Type="http://schemas.openxmlformats.org/officeDocument/2006/relationships/hyperlink" Target="https://doi.org/10.1038/sdata.2016.18" TargetMode="External"/><Relationship Id="rId84" Type="http://schemas.openxmlformats.org/officeDocument/2006/relationships/hyperlink" Target="https://doi.org/10.1073/pnas.1714597115" TargetMode="External"/><Relationship Id="rId83" Type="http://schemas.openxmlformats.org/officeDocument/2006/relationships/hyperlink" Target="https://doi.org/10.1007/978-3-319-27422-5_6" TargetMode="External"/><Relationship Id="rId86" Type="http://schemas.openxmlformats.org/officeDocument/2006/relationships/hyperlink" Target="https://doi.org/10.1016/j.rse.2021.112620" TargetMode="External"/><Relationship Id="rId85" Type="http://schemas.openxmlformats.org/officeDocument/2006/relationships/hyperlink" Target="https://doi.org/10.1038/s41467-021-25428-3" TargetMode="External"/><Relationship Id="rId88" Type="http://schemas.openxmlformats.org/officeDocument/2006/relationships/hyperlink" Target="https://doi.org/10.1111/gcb.14666" TargetMode="External"/><Relationship Id="rId150" Type="http://schemas.openxmlformats.org/officeDocument/2006/relationships/hyperlink" Target="https://link.springer.com/article/10.1007/s00382-022-06657-8" TargetMode="External"/><Relationship Id="rId87" Type="http://schemas.openxmlformats.org/officeDocument/2006/relationships/hyperlink" Target="https://doi.org/10.1016/j.agrformet.2018.05.015" TargetMode="External"/><Relationship Id="rId89" Type="http://schemas.openxmlformats.org/officeDocument/2006/relationships/hyperlink" Target="https://doi.org/10.1002/9781119657002.ch3" TargetMode="External"/><Relationship Id="rId80" Type="http://schemas.openxmlformats.org/officeDocument/2006/relationships/hyperlink" Target="https://doi.org/10.1002/2016RG000517" TargetMode="External"/><Relationship Id="rId82" Type="http://schemas.openxmlformats.org/officeDocument/2006/relationships/hyperlink" Target="https://doi.org/10.1007/BF02803209" TargetMode="External"/><Relationship Id="rId81" Type="http://schemas.openxmlformats.org/officeDocument/2006/relationships/hyperlink" Target="https://doi.org/10.1111/btp.1231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nature.com/articles/nature13265" TargetMode="External"/><Relationship Id="rId4" Type="http://schemas.openxmlformats.org/officeDocument/2006/relationships/fontTable" Target="fontTable.xml"/><Relationship Id="rId148" Type="http://schemas.openxmlformats.org/officeDocument/2006/relationships/hyperlink" Target="https://iopscience.iop.org/article/10.1088/1748-9326/ab738e/meta" TargetMode="External"/><Relationship Id="rId9" Type="http://schemas.openxmlformats.org/officeDocument/2006/relationships/hyperlink" Target="https://drive.google.com/file/d/1r9vFP5H4r7QVy379OSeGuPAWdINTQuRj/view?usp=sharing" TargetMode="External"/><Relationship Id="rId143" Type="http://schemas.openxmlformats.org/officeDocument/2006/relationships/hyperlink" Target="https://nature.com/articles/srep41489#ref-CR15" TargetMode="External"/><Relationship Id="rId142" Type="http://schemas.openxmlformats.org/officeDocument/2006/relationships/hyperlink" Target="https://agupubs.onlinelibrary.wiley.com/doi/full/10.1029/2010WR009127" TargetMode="External"/><Relationship Id="rId141" Type="http://schemas.openxmlformats.org/officeDocument/2006/relationships/hyperlink" Target="https://agupubs.onlinelibrary.wiley.com/doi/abs/10.1002/9781119657002.ch11" TargetMode="External"/><Relationship Id="rId140" Type="http://schemas.openxmlformats.org/officeDocument/2006/relationships/hyperlink" Target="https://www.pnas.org/doi/abs/10.1073/pnas.1621516114" TargetMode="External"/><Relationship Id="rId5" Type="http://schemas.openxmlformats.org/officeDocument/2006/relationships/numbering" Target="numbering.xml"/><Relationship Id="rId147" Type="http://schemas.openxmlformats.org/officeDocument/2006/relationships/hyperlink" Target="https://www.nature.com/articles/s41558-019-0512-y" TargetMode="External"/><Relationship Id="rId6" Type="http://schemas.openxmlformats.org/officeDocument/2006/relationships/styles" Target="styles.xml"/><Relationship Id="rId146" Type="http://schemas.openxmlformats.org/officeDocument/2006/relationships/hyperlink" Target="https://www.nature.com/articles/s41586-022-05690-1" TargetMode="External"/><Relationship Id="rId7" Type="http://schemas.openxmlformats.org/officeDocument/2006/relationships/hyperlink" Target="https://docs.google.com/spreadsheets/d/1USQ6QT2ePmF1G68PucHvCO_6cWeVqritkIX1cv3cOMU/edit?gid=21525332#gid=21525332" TargetMode="External"/><Relationship Id="rId145" Type="http://schemas.openxmlformats.org/officeDocument/2006/relationships/hyperlink" Target="https://agupubs.onlinelibrary.wiley.com/doi/full/10.1002/2014JD022586"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4" Type="http://schemas.openxmlformats.org/officeDocument/2006/relationships/hyperlink" Target="https://iopscience.iop.org/article/10.1088/1748-9326/ac4c1d/meta" TargetMode="External"/><Relationship Id="rId73" Type="http://schemas.openxmlformats.org/officeDocument/2006/relationships/hyperlink" Target="https://doi.org/10.1175/JCLI-D-22-0364.1" TargetMode="External"/><Relationship Id="rId72" Type="http://schemas.openxmlformats.org/officeDocument/2006/relationships/hyperlink" Target="https://doi.org/10.1175/JCLI-D-17-0082.1" TargetMode="External"/><Relationship Id="rId75" Type="http://schemas.openxmlformats.org/officeDocument/2006/relationships/hyperlink" Target="https://iopscience.iop.org/article/10.1088/1748-9326/ab22d6/meta" TargetMode="External"/><Relationship Id="rId74" Type="http://schemas.openxmlformats.org/officeDocument/2006/relationships/hyperlink" Target="https://www.nature.com/articles/s41467-020-18631-1" TargetMode="External"/><Relationship Id="rId77" Type="http://schemas.openxmlformats.org/officeDocument/2006/relationships/hyperlink" Target="https://rmets.onlinelibrary.wiley.com/doi/full/10.1002/joc.5171" TargetMode="External"/><Relationship Id="rId76" Type="http://schemas.openxmlformats.org/officeDocument/2006/relationships/hyperlink" Target="https://doi.org/10.1007/s00382-023-06903-7" TargetMode="External"/><Relationship Id="rId79" Type="http://schemas.openxmlformats.org/officeDocument/2006/relationships/hyperlink" Target="https://doi.org/10.1038/s41467-022-35570-1" TargetMode="External"/><Relationship Id="rId78" Type="http://schemas.openxmlformats.org/officeDocument/2006/relationships/hyperlink" Target="https://iopscience.iop.org/article/10.1088/1748-9326/aabe9f/meta" TargetMode="External"/><Relationship Id="rId71" Type="http://schemas.openxmlformats.org/officeDocument/2006/relationships/hyperlink" Target="https://doi.org/10.1038/s41467-018-05668-6" TargetMode="External"/><Relationship Id="rId70" Type="http://schemas.openxmlformats.org/officeDocument/2006/relationships/hyperlink" Target="https://doi.org/10.1029/2005GL025583" TargetMode="External"/><Relationship Id="rId139" Type="http://schemas.openxmlformats.org/officeDocument/2006/relationships/hyperlink" Target="https://doi.org/10.1002/2013JD021349" TargetMode="External"/><Relationship Id="rId138" Type="http://schemas.openxmlformats.org/officeDocument/2006/relationships/hyperlink" Target="https://agupubs.onlinelibrary.wiley.com/doi/full/10.1029/2018GL080516" TargetMode="External"/><Relationship Id="rId137" Type="http://schemas.openxmlformats.org/officeDocument/2006/relationships/hyperlink" Target="https://iopscience.iop.org/article/10.1088/1748-9326/ac61c4/meta" TargetMode="External"/><Relationship Id="rId132" Type="http://schemas.openxmlformats.org/officeDocument/2006/relationships/hyperlink" Target="https://link.springer.com/article/10.1007/s40641-018-0110-5#ref-CR26" TargetMode="External"/><Relationship Id="rId131" Type="http://schemas.openxmlformats.org/officeDocument/2006/relationships/hyperlink" Target="https://www.nature.com/articles/nature13636" TargetMode="External"/><Relationship Id="rId130" Type="http://schemas.openxmlformats.org/officeDocument/2006/relationships/hyperlink" Target="https://www.nature.com/articles/s41558-019-0603-9" TargetMode="External"/><Relationship Id="rId136" Type="http://schemas.openxmlformats.org/officeDocument/2006/relationships/hyperlink" Target="https://doi.org/10.1029/2018JD029634" TargetMode="External"/><Relationship Id="rId135" Type="http://schemas.openxmlformats.org/officeDocument/2006/relationships/hyperlink" Target="https://link.springer.com/article/10.1007/s00382-019-04728-x" TargetMode="External"/><Relationship Id="rId134" Type="http://schemas.openxmlformats.org/officeDocument/2006/relationships/hyperlink" Target="https://link.springer.com/article/10.1007/s00382-019-05033-3" TargetMode="External"/><Relationship Id="rId133" Type="http://schemas.openxmlformats.org/officeDocument/2006/relationships/hyperlink" Target="https://link.springer.com/article/10.1007/s40641-019-00130-1" TargetMode="External"/><Relationship Id="rId62" Type="http://schemas.openxmlformats.org/officeDocument/2006/relationships/hyperlink" Target="https://www.pnas.org/doi/full/10.1073/pnas.1712381114" TargetMode="External"/><Relationship Id="rId61" Type="http://schemas.openxmlformats.org/officeDocument/2006/relationships/hyperlink" Target="https://nph.onlinelibrary.wiley.com/doi/10.1111/nph.13927" TargetMode="External"/><Relationship Id="rId64" Type="http://schemas.openxmlformats.org/officeDocument/2006/relationships/hyperlink" Target="https://www.nature.com/articles/nature13265" TargetMode="External"/><Relationship Id="rId63" Type="http://schemas.openxmlformats.org/officeDocument/2006/relationships/hyperlink" Target="https://onlinelibrary.wiley.com/doi/full/10.1111/gcb.14413" TargetMode="External"/><Relationship Id="rId66" Type="http://schemas.openxmlformats.org/officeDocument/2006/relationships/hyperlink" Target="https://doi.org/10.1038/ngeo2382" TargetMode="External"/><Relationship Id="rId172" Type="http://schemas.openxmlformats.org/officeDocument/2006/relationships/hyperlink" Target="https://doi.org/10.1002/2015GL065063" TargetMode="External"/><Relationship Id="rId65" Type="http://schemas.openxmlformats.org/officeDocument/2006/relationships/hyperlink" Target="https://www.cell.com/trends/ecology-evolution/abstract/S0169-5347(13)00105-5?_returnURL=https%3A%2F%2Flinkinghub.elsevier.com%2Fretrieve%2Fpii%2FS0169534713001055%3Fshowall%3Dtrue" TargetMode="External"/><Relationship Id="rId171" Type="http://schemas.openxmlformats.org/officeDocument/2006/relationships/hyperlink" Target="https://doi.org/10.5194/acp-22-8639-2022" TargetMode="External"/><Relationship Id="rId68" Type="http://schemas.openxmlformats.org/officeDocument/2006/relationships/hyperlink" Target="https://iopscience.iop.org/article/10.1088/1748-9326/ab724a/meta" TargetMode="External"/><Relationship Id="rId170" Type="http://schemas.openxmlformats.org/officeDocument/2006/relationships/hyperlink" Target="https://doi.org/10.1029/2007JD009449" TargetMode="External"/><Relationship Id="rId67" Type="http://schemas.openxmlformats.org/officeDocument/2006/relationships/hyperlink" Target="https://iopscience.iop.org/article/10.1088/1748-9326/aaf5d8/meta" TargetMode="External"/><Relationship Id="rId60" Type="http://schemas.openxmlformats.org/officeDocument/2006/relationships/hyperlink" Target="https://doi.org/10.1038/s41586-023-06970-0" TargetMode="External"/><Relationship Id="rId165" Type="http://schemas.openxmlformats.org/officeDocument/2006/relationships/hyperlink" Target="https://doi.org/10.1098/rstb.2012.0296" TargetMode="External"/><Relationship Id="rId69" Type="http://schemas.openxmlformats.org/officeDocument/2006/relationships/hyperlink" Target="https://www.science.org/doi/full/10.1126/sciadv.abb7232" TargetMode="External"/><Relationship Id="rId164" Type="http://schemas.openxmlformats.org/officeDocument/2006/relationships/hyperlink" Target="https://doi.org/10.1038/s41561-023-01319-8" TargetMode="External"/><Relationship Id="rId163" Type="http://schemas.openxmlformats.org/officeDocument/2006/relationships/hyperlink" Target="https://iopscience.iop.org/article/10.1088/1748-9326/abfb2e/meta" TargetMode="External"/><Relationship Id="rId162" Type="http://schemas.openxmlformats.org/officeDocument/2006/relationships/hyperlink" Target="https://doi.org/10.1007/s00382-019-04751-y" TargetMode="External"/><Relationship Id="rId169" Type="http://schemas.openxmlformats.org/officeDocument/2006/relationships/hyperlink" Target="https://doi.org/10.5194/acp-20-13283-2020" TargetMode="External"/><Relationship Id="rId168" Type="http://schemas.openxmlformats.org/officeDocument/2006/relationships/hyperlink" Target="https://doi.org/10.1073/pnas.1906091116" TargetMode="External"/><Relationship Id="rId167" Type="http://schemas.openxmlformats.org/officeDocument/2006/relationships/hyperlink" Target="https://doi.org/10.1002/qj.2765" TargetMode="External"/><Relationship Id="rId166" Type="http://schemas.openxmlformats.org/officeDocument/2006/relationships/hyperlink" Target="https://doi.org/10.5194/essd-15-5227-2023" TargetMode="External"/><Relationship Id="rId51" Type="http://schemas.openxmlformats.org/officeDocument/2006/relationships/hyperlink" Target="https://hess.copernicus.org/articles/23/3917/2019/" TargetMode="External"/><Relationship Id="rId50" Type="http://schemas.openxmlformats.org/officeDocument/2006/relationships/hyperlink" Target="https://onlinelibrary.wiley.com/doi/full/10.1111/gcb.13389" TargetMode="External"/><Relationship Id="rId53" Type="http://schemas.openxmlformats.org/officeDocument/2006/relationships/hyperlink" Target="https://doi.org/10.1175/JCLI-D-18-0661.1" TargetMode="External"/><Relationship Id="rId52" Type="http://schemas.openxmlformats.org/officeDocument/2006/relationships/hyperlink" Target="https://doi.org/10.1073/pnas.1514043113" TargetMode="External"/><Relationship Id="rId55" Type="http://schemas.openxmlformats.org/officeDocument/2006/relationships/hyperlink" Target="https://doi.org/10.1038/s41586-021-03629-6" TargetMode="External"/><Relationship Id="rId161" Type="http://schemas.openxmlformats.org/officeDocument/2006/relationships/hyperlink" Target="https://www.sciencedirect.com/science/article/pii/S0048969718336489?casa_token=oSJiFPgcdAYAAAAA:Js7DfKa7_T4JbahgzIGAPO0CZ2fPKZT1yC1hpZOG8glUpVcXpfS0ZzL4Y4_YYvqIDxrnqRdDjtk" TargetMode="External"/><Relationship Id="rId54" Type="http://schemas.openxmlformats.org/officeDocument/2006/relationships/hyperlink" Target="https://doi.org/10.1016/j.agrformet.2023.109867" TargetMode="External"/><Relationship Id="rId160" Type="http://schemas.openxmlformats.org/officeDocument/2006/relationships/hyperlink" Target="https://doi.org/10.1029/2020GL092370" TargetMode="External"/><Relationship Id="rId57" Type="http://schemas.openxmlformats.org/officeDocument/2006/relationships/hyperlink" Target="https://doi.org/10.1002/2014JD022278" TargetMode="External"/><Relationship Id="rId56" Type="http://schemas.openxmlformats.org/officeDocument/2006/relationships/hyperlink" Target="https://iopscience.iop.org/article/10.1088/1748-9326/acc676/meta" TargetMode="External"/><Relationship Id="rId159" Type="http://schemas.openxmlformats.org/officeDocument/2006/relationships/hyperlink" Target="https://iopscience.iop.org/article/10.1088/1748-9326/ab402f/meta" TargetMode="External"/><Relationship Id="rId59" Type="http://schemas.openxmlformats.org/officeDocument/2006/relationships/hyperlink" Target="https://doi.org/10.1029/2018JD029537" TargetMode="External"/><Relationship Id="rId154" Type="http://schemas.openxmlformats.org/officeDocument/2006/relationships/hyperlink" Target="https://agupubs.onlinelibrary.wiley.com/doi/full/10.1002/2017GL076526" TargetMode="External"/><Relationship Id="rId58" Type="http://schemas.openxmlformats.org/officeDocument/2006/relationships/hyperlink" Target="https://iopscience.iop.org/article/10.1088/1748-9326/acc95f/meta" TargetMode="External"/><Relationship Id="rId153" Type="http://schemas.openxmlformats.org/officeDocument/2006/relationships/hyperlink" Target="https://link.springer.com/article/10.1007/s00704-011-0465-1" TargetMode="External"/><Relationship Id="rId152" Type="http://schemas.openxmlformats.org/officeDocument/2006/relationships/hyperlink" Target="https://www.sciencedirect.com/science/article/pii/S2214581820302299" TargetMode="External"/><Relationship Id="rId151" Type="http://schemas.openxmlformats.org/officeDocument/2006/relationships/hyperlink" Target="https://doi.org/10.1002/9781119657002.ch5" TargetMode="External"/><Relationship Id="rId158" Type="http://schemas.openxmlformats.org/officeDocument/2006/relationships/hyperlink" Target="https://doi.org/10.1002/2017JD026526" TargetMode="External"/><Relationship Id="rId157" Type="http://schemas.openxmlformats.org/officeDocument/2006/relationships/hyperlink" Target="https://link.springer.com/article/10.1007/s00382-020-05133-5" TargetMode="External"/><Relationship Id="rId156" Type="http://schemas.openxmlformats.org/officeDocument/2006/relationships/hyperlink" Target="https://www.sciencedirect.com/science/article/pii/S0301479715303935?via%3Dihub#bib10" TargetMode="External"/><Relationship Id="rId155" Type="http://schemas.openxmlformats.org/officeDocument/2006/relationships/hyperlink" Target="http://dx.doi.org/10.1016/S0022-1694(03)00267-1" TargetMode="External"/><Relationship Id="rId107" Type="http://schemas.openxmlformats.org/officeDocument/2006/relationships/hyperlink" Target="https://paperpile.com/c/gMdJbo/ydSLE+b3f4f" TargetMode="External"/><Relationship Id="rId106" Type="http://schemas.openxmlformats.org/officeDocument/2006/relationships/hyperlink" Target="https://paperpile.com/c/gMdJbo/Kyl6g+xVK1H+gc1mx" TargetMode="External"/><Relationship Id="rId105" Type="http://schemas.openxmlformats.org/officeDocument/2006/relationships/hyperlink" Target="https://paperpile.com/c/gMdJbo/Sdem6+Z8KaW" TargetMode="External"/><Relationship Id="rId104" Type="http://schemas.openxmlformats.org/officeDocument/2006/relationships/hyperlink" Target="https://paperpile.com/c/gMdJbo/asZnB+4Tm8p+rZjcv" TargetMode="External"/><Relationship Id="rId109" Type="http://schemas.openxmlformats.org/officeDocument/2006/relationships/hyperlink" Target="https://paperpile.com/c/gMdJbo/NfoJ+QrN0+M0ek+WVni+y0P1" TargetMode="External"/><Relationship Id="rId108" Type="http://schemas.openxmlformats.org/officeDocument/2006/relationships/hyperlink" Target="https://paperpile.com/c/gMdJbo/SlHIN+cKbKV+eTw1y" TargetMode="External"/><Relationship Id="rId103" Type="http://schemas.openxmlformats.org/officeDocument/2006/relationships/hyperlink" Target="https://paperpile.com/c/gMdJbo/HiOu0+d6CwM" TargetMode="External"/><Relationship Id="rId102" Type="http://schemas.openxmlformats.org/officeDocument/2006/relationships/hyperlink" Target="https://paperpile.com/c/gMdJbo/OpTTE" TargetMode="External"/><Relationship Id="rId101" Type="http://schemas.openxmlformats.org/officeDocument/2006/relationships/hyperlink" Target="https://paperpile.com/c/gMdJbo/vtFeE" TargetMode="External"/><Relationship Id="rId100" Type="http://schemas.openxmlformats.org/officeDocument/2006/relationships/hyperlink" Target="https://paperpile.com/c/gMdJbo/mqDuV+uaFNp+xkpd7+6Uzb7" TargetMode="External"/><Relationship Id="rId212" Type="http://schemas.openxmlformats.org/officeDocument/2006/relationships/hyperlink" Target="https://alliancebioversityciat.org/" TargetMode="External"/><Relationship Id="rId211" Type="http://schemas.openxmlformats.org/officeDocument/2006/relationships/hyperlink" Target="mailto:pamela.collins@nasa.gov" TargetMode="External"/><Relationship Id="rId210" Type="http://schemas.openxmlformats.org/officeDocument/2006/relationships/hyperlink" Target="https://www.met.psu.edu/" TargetMode="External"/><Relationship Id="rId129" Type="http://schemas.openxmlformats.org/officeDocument/2006/relationships/hyperlink" Target="https://doi.org/10.1175/JCLI-D-14-00230.1" TargetMode="External"/><Relationship Id="rId128" Type="http://schemas.openxmlformats.org/officeDocument/2006/relationships/hyperlink" Target="https://nyaspubs.onlinelibrary.wiley.com/doi/full/10.1111/nyas.14337" TargetMode="External"/><Relationship Id="rId127" Type="http://schemas.openxmlformats.org/officeDocument/2006/relationships/hyperlink" Target="https://iopscience.iop.org/article/10.1088/1748-9326/ab22d6/meta" TargetMode="External"/><Relationship Id="rId126" Type="http://schemas.openxmlformats.org/officeDocument/2006/relationships/hyperlink" Target="https://royalsocietypublishing.org/doi/10.1098/rstb.2012.0312" TargetMode="External"/><Relationship Id="rId121" Type="http://schemas.openxmlformats.org/officeDocument/2006/relationships/hyperlink" Target="https://paperpile.com/c/gMdJbo/NSE6d+FyWz9+1Zo8D" TargetMode="External"/><Relationship Id="rId120" Type="http://schemas.openxmlformats.org/officeDocument/2006/relationships/hyperlink" Target="https://paperpile.com/c/gMdJbo/ZtadU" TargetMode="External"/><Relationship Id="rId125" Type="http://schemas.openxmlformats.org/officeDocument/2006/relationships/hyperlink" Target="https://paperpile.com/c/gMdJbo/q4lha" TargetMode="External"/><Relationship Id="rId124" Type="http://schemas.openxmlformats.org/officeDocument/2006/relationships/hyperlink" Target="https://paperpile.com/c/gMdJbo/8aJWF" TargetMode="External"/><Relationship Id="rId123" Type="http://schemas.openxmlformats.org/officeDocument/2006/relationships/hyperlink" Target="https://paperpile.com/c/gMdJbo/0uVaS" TargetMode="External"/><Relationship Id="rId122" Type="http://schemas.openxmlformats.org/officeDocument/2006/relationships/hyperlink" Target="https://paperpile.com/c/gMdJbo/M8qSz+yo6Z1" TargetMode="External"/><Relationship Id="rId95" Type="http://schemas.openxmlformats.org/officeDocument/2006/relationships/hyperlink" Target="https://www.sciencedirect.com/science/article/pii/S0301479718312143?casa_token=cxfFkv6F_igAAAAA:DLaHvuw4agyahJvei9iTwgW4FjqQTycbefcbpXVP8_a1om8VP5zBymunTFWOJx00o3dxMuYCUw" TargetMode="External"/><Relationship Id="rId94" Type="http://schemas.openxmlformats.org/officeDocument/2006/relationships/hyperlink" Target="https://www.nature.com/articles/s41559-020-1230-6" TargetMode="External"/><Relationship Id="rId97" Type="http://schemas.openxmlformats.org/officeDocument/2006/relationships/hyperlink" Target="https://www.sciencedirect.com/science/article/pii/S0959378024000955" TargetMode="External"/><Relationship Id="rId96" Type="http://schemas.openxmlformats.org/officeDocument/2006/relationships/hyperlink" Target="https://www.sciencedirect.com/science/article/pii/S0301479721007374?casa_token=o8G0pMiVb_IAAAAA:TkA3MJhwzaGWDCKEVrjs5fESxFN6Y7HxyOx2q1AmVv8WquV9zoBsNXiLlwHYP-3wIbhR9BaK6g" TargetMode="External"/><Relationship Id="rId99" Type="http://schemas.openxmlformats.org/officeDocument/2006/relationships/hyperlink" Target="https://doi.org/10.1016/j.ecolecon.2016.12.033" TargetMode="External"/><Relationship Id="rId98" Type="http://schemas.openxmlformats.org/officeDocument/2006/relationships/hyperlink" Target="https://doi.org/10.1016/j.ecolecon.2016.12.033" TargetMode="External"/><Relationship Id="rId91" Type="http://schemas.openxmlformats.org/officeDocument/2006/relationships/hyperlink" Target="https://doi.org/10.1002/9781119657002.ch3" TargetMode="External"/><Relationship Id="rId90" Type="http://schemas.openxmlformats.org/officeDocument/2006/relationships/hyperlink" Target="https://agupubs.onlinelibrary.wiley.com/doi/full/10.1002/2013JD021349" TargetMode="External"/><Relationship Id="rId93" Type="http://schemas.openxmlformats.org/officeDocument/2006/relationships/hyperlink" Target="https://link.springer.com/article/10.1007/S00704-020-03176-6" TargetMode="External"/><Relationship Id="rId92" Type="http://schemas.openxmlformats.org/officeDocument/2006/relationships/hyperlink" Target="https://www.sciencedirect.com/science/article/pii/S2405880723000730#b0320" TargetMode="External"/><Relationship Id="rId118" Type="http://schemas.openxmlformats.org/officeDocument/2006/relationships/hyperlink" Target="https://paperpile.com/c/gMdJbo/Oqo0O" TargetMode="External"/><Relationship Id="rId117" Type="http://schemas.openxmlformats.org/officeDocument/2006/relationships/hyperlink" Target="https://paperpile.com/c/gMdJbo/L9zxN" TargetMode="External"/><Relationship Id="rId116" Type="http://schemas.openxmlformats.org/officeDocument/2006/relationships/hyperlink" Target="https://paperpile.com/c/gMdJbo/o9RjT+xFn4r" TargetMode="External"/><Relationship Id="rId115" Type="http://schemas.openxmlformats.org/officeDocument/2006/relationships/hyperlink" Target="https://paperpile.com/c/gMdJbo/IN7pI" TargetMode="External"/><Relationship Id="rId119" Type="http://schemas.openxmlformats.org/officeDocument/2006/relationships/hyperlink" Target="https://paperpile.com/c/gMdJbo/M0ek" TargetMode="External"/><Relationship Id="rId110" Type="http://schemas.openxmlformats.org/officeDocument/2006/relationships/hyperlink" Target="https://paperpile.com/c/gMdJbo/m10J8+IwPWt+Rqs0e" TargetMode="External"/><Relationship Id="rId114" Type="http://schemas.openxmlformats.org/officeDocument/2006/relationships/hyperlink" Target="https://paperpile.com/c/gMdJbo/D6pI0+764BI" TargetMode="External"/><Relationship Id="rId113" Type="http://schemas.openxmlformats.org/officeDocument/2006/relationships/hyperlink" Target="https://paperpile.com/c/gMdJbo/gc2Z6+clnnk" TargetMode="External"/><Relationship Id="rId112" Type="http://schemas.openxmlformats.org/officeDocument/2006/relationships/hyperlink" Target="https://paperpile.com/c/gMdJbo/dq9WA+UflAT+hck0N+5dG5I" TargetMode="External"/><Relationship Id="rId111" Type="http://schemas.openxmlformats.org/officeDocument/2006/relationships/hyperlink" Target="https://paperpile.com/c/gMdJbo/agClR" TargetMode="External"/><Relationship Id="rId206" Type="http://schemas.openxmlformats.org/officeDocument/2006/relationships/hyperlink" Target="https://www.globe.gov/" TargetMode="External"/><Relationship Id="rId205" Type="http://schemas.openxmlformats.org/officeDocument/2006/relationships/hyperlink" Target="https://www.nsf.gov/div/index.jsp?div=RISE" TargetMode="External"/><Relationship Id="rId204" Type="http://schemas.openxmlformats.org/officeDocument/2006/relationships/hyperlink" Target="https://www.nasa.gov/get-involved/globe/" TargetMode="External"/><Relationship Id="rId203" Type="http://schemas.openxmlformats.org/officeDocument/2006/relationships/hyperlink" Target="https://www.cbd.int/gbf/targets" TargetMode="External"/><Relationship Id="rId209" Type="http://schemas.openxmlformats.org/officeDocument/2006/relationships/hyperlink" Target="https://www.gob.pe/unp" TargetMode="External"/><Relationship Id="rId208" Type="http://schemas.openxmlformats.org/officeDocument/2006/relationships/hyperlink" Target="https://doi.org/10.1038/s41559-024-02356-1" TargetMode="External"/><Relationship Id="rId207" Type="http://schemas.openxmlformats.org/officeDocument/2006/relationships/hyperlink" Target="https://new.nsf.gov/funding/opportunities/geoscience-opportunities-leadership-diversity-gold" TargetMode="External"/><Relationship Id="rId202" Type="http://schemas.openxmlformats.org/officeDocument/2006/relationships/image" Target="media/image1.png"/><Relationship Id="rId201" Type="http://schemas.openxmlformats.org/officeDocument/2006/relationships/hyperlink" Target="https://kadi-project.eu/" TargetMode="External"/><Relationship Id="rId200" Type="http://schemas.openxmlformats.org/officeDocument/2006/relationships/hyperlink" Target="https://www.gida-global.org/c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