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Scoping a NASA-Sponsored Field Campaign  </w:t>
      </w:r>
    </w:p>
    <w:p w:rsidR="00000000" w:rsidDel="00000000" w:rsidP="00000000" w:rsidRDefault="00000000" w:rsidRPr="00000000" w14:paraId="00000021">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7">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C">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F">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2">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3">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4">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5">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36">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7">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8">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9">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A">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r w:rsidDel="00000000" w:rsidR="00000000" w:rsidRPr="00000000">
        <w:rPr>
          <w:rFonts w:ascii="Times New Roman" w:cs="Times New Roman" w:eastAsia="Times New Roman" w:hAnsi="Times New Roman"/>
          <w:color w:val="ff0000"/>
          <w:sz w:val="24"/>
          <w:szCs w:val="24"/>
          <w:rtl w:val="0"/>
        </w:rPr>
        <w:t xml:space="preserve">XXX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commentRangeStart w:id="2"/>
      <w:commentRangeStart w:id="3"/>
      <w:r w:rsidDel="00000000" w:rsidR="00000000" w:rsidRPr="00000000">
        <w:rPr>
          <w:rFonts w:ascii="Times New Roman" w:cs="Times New Roman" w:eastAsia="Times New Roman" w:hAnsi="Times New Roman"/>
          <w:b w:val="1"/>
          <w:sz w:val="24"/>
          <w:szCs w:val="24"/>
          <w:rtl w:val="0"/>
        </w:rPr>
        <w:t xml:space="preserve">Acknowledgments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scoping of PANGEA is very much an international community effort. It would not be possible without the contributions of an untold number of individuals. We are deeply grateful to all have contributed their ideas, time, energy, resources, and funding to scope this urgently needed campaign. More detailed acknowledgements will be included in the final draft of this PANGEA white paper. </w:t>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Specifically acknowledge additional funding sources and co-organizers of workshops</w:t>
      </w:r>
    </w:p>
    <w:p w:rsidR="00000000" w:rsidDel="00000000" w:rsidP="00000000" w:rsidRDefault="00000000" w:rsidRPr="00000000" w14:paraId="0000004C">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UCLA</w:t>
      </w:r>
    </w:p>
    <w:p w:rsidR="00000000" w:rsidDel="00000000" w:rsidP="00000000" w:rsidRDefault="00000000" w:rsidRPr="00000000" w14:paraId="0000004D">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GCF</w:t>
      </w:r>
    </w:p>
    <w:p w:rsidR="00000000" w:rsidDel="00000000" w:rsidP="00000000" w:rsidRDefault="00000000" w:rsidRPr="00000000" w14:paraId="0000004E">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USFS-IP</w:t>
      </w:r>
    </w:p>
    <w:p w:rsidR="00000000" w:rsidDel="00000000" w:rsidP="00000000" w:rsidRDefault="00000000" w:rsidRPr="00000000" w14:paraId="0000004F">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WCS</w:t>
      </w:r>
    </w:p>
    <w:p w:rsidR="00000000" w:rsidDel="00000000" w:rsidP="00000000" w:rsidRDefault="00000000" w:rsidRPr="00000000" w14:paraId="00000050">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PUCP</w:t>
      </w:r>
    </w:p>
    <w:p w:rsidR="00000000" w:rsidDel="00000000" w:rsidP="00000000" w:rsidRDefault="00000000" w:rsidRPr="00000000" w14:paraId="00000051">
      <w:pPr>
        <w:numPr>
          <w:ilvl w:val="0"/>
          <w:numId w:val="10"/>
        </w:numPr>
        <w:spacing w:line="276" w:lineRule="auto"/>
        <w:ind w:left="720" w:hanging="360"/>
        <w:rPr>
          <w:rFonts w:ascii="Times New Roman" w:cs="Times New Roman" w:eastAsia="Times New Roman" w:hAnsi="Times New Roman"/>
          <w:b w:val="1"/>
          <w:color w:val="ff0000"/>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IITA</w:t>
      </w:r>
    </w:p>
    <w:p w:rsidR="00000000" w:rsidDel="00000000" w:rsidP="00000000" w:rsidRDefault="00000000" w:rsidRPr="00000000" w14:paraId="00000052">
      <w:pPr>
        <w:numPr>
          <w:ilvl w:val="0"/>
          <w:numId w:val="10"/>
        </w:numPr>
        <w:spacing w:line="276" w:lineRule="auto"/>
        <w:ind w:left="720" w:hanging="360"/>
        <w:rPr>
          <w:rFonts w:ascii="Times New Roman" w:cs="Times New Roman" w:eastAsia="Times New Roman" w:hAnsi="Times New Roman"/>
          <w:b w:val="1"/>
          <w:color w:val="ff0000"/>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University of Yaounde I</w:t>
      </w:r>
    </w:p>
    <w:p w:rsidR="00000000" w:rsidDel="00000000" w:rsidP="00000000" w:rsidRDefault="00000000" w:rsidRPr="00000000" w14:paraId="00000053">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t>
      </w:r>
    </w:p>
    <w:p w:rsidR="00000000" w:rsidDel="00000000" w:rsidP="00000000" w:rsidRDefault="00000000" w:rsidRPr="00000000" w14:paraId="00000054">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55">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56">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7">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w:t>
              <w:tab/>
              <w:t xml:space="preserve">15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 Study Domain</w:t>
              <w:tab/>
              <w:t xml:space="preserve">15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9lrsqbv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Carbon Stocks and Fluxes</w:t>
              <w:tab/>
              <w:t xml:space="preserve">36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Biodiversity &amp; Functional Composition</w:t>
              <w:tab/>
              <w:t xml:space="preserve">39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t7zxy88u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Land-Atmosphere Interactions / Tradeoffs and Thresholds</w:t>
              <w:tab/>
              <w:t xml:space="preserve">41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42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Species Interactions and Resilience</w:t>
              <w:tab/>
              <w:t xml:space="preserve">42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TBD (Mortality / recovery / management)</w:t>
              <w:tab/>
              <w:t xml:space="preserve">43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TBD</w:t>
              <w:tab/>
              <w:t xml:space="preserve">45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52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53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53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54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62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63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and Studies Experiments</w:t>
              <w:tab/>
              <w:t xml:space="preserve">65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68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70</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70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75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76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77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79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80</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80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81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82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82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84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International and Other Agreements</w:t>
              <w:tab/>
              <w:t xml:space="preserve">84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Government agreements and MOUs</w:t>
              <w:tab/>
              <w:t xml:space="preserve">85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NASA airborne campaign Indigenous agreements, permissions, and treaties</w:t>
              <w:tab/>
              <w:t xml:space="preserve">85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Community Engagement Strategy</w:t>
              <w:tab/>
              <w:t xml:space="preserve">85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PANGEA Partners</w:t>
              <w:tab/>
              <w:t xml:space="preserve">86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Principles</w:t>
              <w:tab/>
              <w:t xml:space="preserve">91</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Engagement Strategy</w:t>
              <w:tab/>
              <w:t xml:space="preserve">94</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Cost Elements</w:t>
              <w:tab/>
              <w:t xml:space="preserve">97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Co-funding Opportunities</w:t>
              <w:tab/>
              <w:t xml:space="preserve">98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Open Science - Data Management and Sharing</w:t>
              <w:tab/>
              <w:t xml:space="preserve">99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Timetable</w:t>
              <w:tab/>
              <w:t xml:space="preserve">103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Risk and Risk Mitigation / Risk Assessment</w:t>
              <w:tab/>
              <w:t xml:space="preserve">104</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106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106</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Climate Change and Carbon Monitoring</w:t>
              <w:tab/>
              <w:t xml:space="preserve">106</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107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110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112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115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120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120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120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123</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123</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123</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123</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124</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Level II and III Ecoregions in PANGEA Study Region</w:t>
              <w:tab/>
              <w:t xml:space="preserve">124</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Airborne and Spaceborne Remote Sensing Systems for PANGEA</w:t>
              <w:tab/>
              <w:t xml:space="preserve">124</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Summary of PANGEA Participants</w:t>
              <w:tab/>
              <w:t xml:space="preserve">124</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Letters of Support</w:t>
              <w:tab/>
              <w:t xml:space="preserve">126</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 - Stuff that’s beyond scope that could be developed in collaboration with PANGEA</w:t>
              <w:tab/>
              <w:t xml:space="preserve">127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A6">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ind w:left="0" w:firstLine="0"/>
        <w:rPr/>
      </w:pPr>
      <w:bookmarkStart w:colFirst="0" w:colLast="0" w:name="_k34ngprcwpga" w:id="2"/>
      <w:bookmarkEnd w:id="2"/>
      <w:r w:rsidDel="00000000" w:rsidR="00000000" w:rsidRPr="00000000">
        <w:rPr>
          <w:rtl w:val="0"/>
        </w:rPr>
        <w:t xml:space="preserve">1. </w:t>
      </w:r>
      <w:commentRangeStart w:id="4"/>
      <w:r w:rsidDel="00000000" w:rsidR="00000000" w:rsidRPr="00000000">
        <w:rPr>
          <w:rtl w:val="0"/>
        </w:rPr>
        <w:t xml:space="preserve">Introduction</w:t>
      </w:r>
      <w:commentRangeEnd w:id="4"/>
      <w:r w:rsidDel="00000000" w:rsidR="00000000" w:rsidRPr="00000000">
        <w:commentReference w:id="4"/>
      </w:r>
      <w:r w:rsidDel="00000000" w:rsidR="00000000" w:rsidRPr="00000000">
        <w:rPr>
          <w:rtl w:val="0"/>
        </w:rPr>
        <w:t xml:space="preserve"> and </w:t>
      </w:r>
      <w:commentRangeStart w:id="5"/>
      <w:r w:rsidDel="00000000" w:rsidR="00000000" w:rsidRPr="00000000">
        <w:rPr>
          <w:rtl w:val="0"/>
        </w:rPr>
        <w:t xml:space="preserve">Motivation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9">
      <w:pPr>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AA">
      <w:pPr>
        <w:spacing w:after="240" w:before="240" w:lineRule="auto"/>
        <w:rPr/>
      </w:pPr>
      <w:r w:rsidDel="00000000" w:rsidR="00000000" w:rsidRPr="00000000">
        <w:rPr>
          <w:rtl w:val="0"/>
        </w:rPr>
        <w:t xml:space="preserve">Tropical forests account for globally significant carbon, water, and energy fluxes, and biodiversity. </w:t>
      </w:r>
      <w:r w:rsidDel="00000000" w:rsidR="00000000" w:rsidRPr="00000000">
        <w:rPr>
          <w:rtl w:val="0"/>
        </w:rPr>
        <w:t xml:space="preserve">Tropical forests also store vast amounts of carbon; moist tropical forests in particular comprise about 40% of global biomass (</w:t>
      </w:r>
      <w:commentRangeStart w:id="6"/>
      <w:r w:rsidDel="00000000" w:rsidR="00000000" w:rsidRPr="00000000">
        <w:rPr>
          <w:rtl w:val="0"/>
        </w:rPr>
        <w:t xml:space="preserve">Xu et al., 2021</w:t>
      </w:r>
      <w:commentRangeEnd w:id="6"/>
      <w:r w:rsidDel="00000000" w:rsidR="00000000" w:rsidRPr="00000000">
        <w:commentReference w:id="6"/>
      </w:r>
      <w:r w:rsidDel="00000000" w:rsidR="00000000" w:rsidRPr="00000000">
        <w:rPr>
          <w:rtl w:val="0"/>
        </w:rPr>
        <w:t xml:space="preserve">) and are currently a globally important carbon sink (</w:t>
      </w:r>
      <w:hyperlink r:id="rId12">
        <w:r w:rsidDel="00000000" w:rsidR="00000000" w:rsidRPr="00000000">
          <w:rPr>
            <w:color w:val="1155cc"/>
            <w:u w:val="single"/>
            <w:rtl w:val="0"/>
          </w:rPr>
          <w:t xml:space="preserve">Pan et al., 2024</w:t>
        </w:r>
      </w:hyperlink>
      <w:r w:rsidDel="00000000" w:rsidR="00000000" w:rsidRPr="00000000">
        <w:rPr>
          <w:rtl w:val="0"/>
        </w:rPr>
        <w:t xml:space="preserve">). </w:t>
      </w:r>
      <w:r w:rsidDel="00000000" w:rsidR="00000000" w:rsidRPr="00000000">
        <w:rPr>
          <w:rtl w:val="0"/>
        </w:rPr>
        <w:t xml:space="preserve">Tropical forests regulate climate</w:t>
      </w:r>
      <w:r w:rsidDel="00000000" w:rsidR="00000000" w:rsidRPr="00000000">
        <w:rPr>
          <w:rtl w:val="0"/>
        </w:rPr>
        <w:t xml:space="preserve"> locally, regionally, and globally and account for a majority of terrestrial biodiversity. </w:t>
      </w:r>
      <w:r w:rsidDel="00000000" w:rsidR="00000000" w:rsidRPr="00000000">
        <w:rPr>
          <w:b w:val="1"/>
          <w:rtl w:val="0"/>
        </w:rPr>
        <w:t xml:space="preserve">However, the biogeochemical response of tropical forests to changing climate forcing and climate extremes varies strongly across the tropics in ways that urgently require improved understanding. </w:t>
      </w: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7"/>
      <w:r w:rsidDel="00000000" w:rsidR="00000000" w:rsidRPr="00000000">
        <w:rPr>
          <w:rtl w:val="0"/>
        </w:rPr>
        <w:t xml:space="preserve">Barkhordarian et al 2019</w:t>
      </w:r>
      <w:commentRangeEnd w:id="7"/>
      <w:r w:rsidDel="00000000" w:rsidR="00000000" w:rsidRPr="00000000">
        <w:commentReference w:id="7"/>
      </w:r>
      <w:r w:rsidDel="00000000" w:rsidR="00000000" w:rsidRPr="00000000">
        <w:rPr>
          <w:rtl w:val="0"/>
        </w:rPr>
        <w:t xml:space="preserve">). Tropical tree mortality rates are rising differentially across the tropics due to increases in drought duration and severity and storm intensity (</w:t>
      </w:r>
      <w:commentRangeStart w:id="8"/>
      <w:r w:rsidDel="00000000" w:rsidR="00000000" w:rsidRPr="00000000">
        <w:rPr>
          <w:rtl w:val="0"/>
        </w:rPr>
        <w:t xml:space="preserve">Allen et al 2010</w:t>
      </w:r>
      <w:commentRangeEnd w:id="8"/>
      <w:r w:rsidDel="00000000" w:rsidR="00000000" w:rsidRPr="00000000">
        <w:commentReference w:id="8"/>
      </w:r>
      <w:r w:rsidDel="00000000" w:rsidR="00000000" w:rsidRPr="00000000">
        <w:rPr>
          <w:rtl w:val="0"/>
        </w:rPr>
        <w:t xml:space="preserve">, </w:t>
      </w:r>
      <w:commentRangeStart w:id="9"/>
      <w:r w:rsidDel="00000000" w:rsidR="00000000" w:rsidRPr="00000000">
        <w:rPr>
          <w:rtl w:val="0"/>
        </w:rPr>
        <w:t xml:space="preserve">McDowell et al 2018</w:t>
      </w:r>
      <w:commentRangeEnd w:id="9"/>
      <w:r w:rsidDel="00000000" w:rsidR="00000000" w:rsidRPr="00000000">
        <w:commentReference w:id="9"/>
      </w:r>
      <w:r w:rsidDel="00000000" w:rsidR="00000000" w:rsidRPr="00000000">
        <w:rPr>
          <w:rtl w:val="0"/>
        </w:rPr>
        <w:t xml:space="preserve">, </w:t>
      </w:r>
      <w:commentRangeStart w:id="10"/>
      <w:commentRangeStart w:id="11"/>
      <w:r w:rsidDel="00000000" w:rsidR="00000000" w:rsidRPr="00000000">
        <w:rPr>
          <w:rtl w:val="0"/>
        </w:rPr>
        <w:t xml:space="preserve">Choat et al 2012</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commentRangeStart w:id="12"/>
      <w:r w:rsidDel="00000000" w:rsidR="00000000" w:rsidRPr="00000000">
        <w:rPr>
          <w:highlight w:val="white"/>
          <w:rtl w:val="0"/>
        </w:rPr>
        <w:t xml:space="preserve">Smith et al. 2020</w:t>
      </w:r>
      <w:commentRangeEnd w:id="12"/>
      <w:r w:rsidDel="00000000" w:rsidR="00000000" w:rsidRPr="00000000">
        <w:commentReference w:id="12"/>
      </w:r>
      <w:r w:rsidDel="00000000" w:rsidR="00000000" w:rsidRPr="00000000">
        <w:rPr>
          <w:highlight w:val="white"/>
          <w:rtl w:val="0"/>
        </w:rPr>
        <w:t xml:space="preserve">, Doughty et al. 2023, </w:t>
      </w:r>
      <w:commentRangeStart w:id="13"/>
      <w:r w:rsidDel="00000000" w:rsidR="00000000" w:rsidRPr="00000000">
        <w:rPr>
          <w:highlight w:val="white"/>
          <w:rtl w:val="0"/>
        </w:rPr>
        <w:t xml:space="preserve">Winter 2024</w:t>
      </w:r>
      <w:commentRangeEnd w:id="13"/>
      <w:r w:rsidDel="00000000" w:rsidR="00000000" w:rsidRPr="00000000">
        <w:commentReference w:id="13"/>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w:t>
      </w:r>
      <w:commentRangeStart w:id="14"/>
      <w:r w:rsidDel="00000000" w:rsidR="00000000" w:rsidRPr="00000000">
        <w:rPr>
          <w:rtl w:val="0"/>
        </w:rPr>
        <w:t xml:space="preserve">DeFries et al 2004, Gibbs et al 2010a, Hosonuma et al 2012</w:t>
      </w:r>
      <w:commentRangeEnd w:id="14"/>
      <w:r w:rsidDel="00000000" w:rsidR="00000000" w:rsidRPr="00000000">
        <w:commentReference w:id="14"/>
      </w:r>
      <w:r w:rsidDel="00000000" w:rsidR="00000000" w:rsidRPr="00000000">
        <w:rPr>
          <w:rtl w:val="0"/>
        </w:rPr>
        <w:t xml:space="preserve">) have resulted in some tropical forests becoming net sources of carbon to the atmosphere (</w:t>
      </w:r>
      <w:commentRangeStart w:id="15"/>
      <w:r w:rsidDel="00000000" w:rsidR="00000000" w:rsidRPr="00000000">
        <w:rPr>
          <w:rtl w:val="0"/>
        </w:rPr>
        <w:t xml:space="preserve">Gatti et al 2021</w:t>
      </w:r>
      <w:commentRangeEnd w:id="15"/>
      <w:r w:rsidDel="00000000" w:rsidR="00000000" w:rsidRPr="00000000">
        <w:commentReference w:id="15"/>
      </w:r>
      <w:r w:rsidDel="00000000" w:rsidR="00000000" w:rsidRPr="00000000">
        <w:rPr>
          <w:rtl w:val="0"/>
        </w:rPr>
        <w:t xml:space="preserve">).</w:t>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16"/>
      <w:r w:rsidDel="00000000" w:rsidR="00000000" w:rsidRPr="00000000">
        <w:rPr>
          <w:rtl w:val="0"/>
        </w:rPr>
        <w:t xml:space="preserve">Brando et al. 2020</w:t>
      </w:r>
      <w:commentRangeEnd w:id="16"/>
      <w:r w:rsidDel="00000000" w:rsidR="00000000" w:rsidRPr="00000000">
        <w:commentReference w:id="16"/>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threaten many tropical species with extinction (</w:t>
      </w:r>
      <w:commentRangeStart w:id="17"/>
      <w:commentRangeStart w:id="18"/>
      <w:r w:rsidDel="00000000" w:rsidR="00000000" w:rsidRPr="00000000">
        <w:rPr>
          <w:rtl w:val="0"/>
        </w:rPr>
        <w:t xml:space="preserve">Feeley</w:t>
      </w:r>
      <w:commentRangeEnd w:id="18"/>
      <w:r w:rsidDel="00000000" w:rsidR="00000000" w:rsidRPr="00000000">
        <w:commentReference w:id="18"/>
      </w:r>
      <w:r w:rsidDel="00000000" w:rsidR="00000000" w:rsidRPr="00000000">
        <w:rPr>
          <w:rtl w:val="0"/>
        </w:rPr>
        <w:t xml:space="preserve"> et al. 2012; Barlow et al. 2016; Benitze-Lopez et al. 2017; Alroy 2017</w:t>
      </w:r>
      <w:commentRangeEnd w:id="17"/>
      <w:r w:rsidDel="00000000" w:rsidR="00000000" w:rsidRPr="00000000">
        <w:commentReference w:id="17"/>
      </w:r>
      <w:r w:rsidDel="00000000" w:rsidR="00000000" w:rsidRPr="00000000">
        <w:rPr>
          <w:rtl w:val="0"/>
        </w:rPr>
        <w:t xml:space="preserve">), and this biodiversity loss could in turn compromise tropical forest function </w:t>
      </w:r>
      <w:commentRangeStart w:id="19"/>
      <w:r w:rsidDel="00000000" w:rsidR="00000000" w:rsidRPr="00000000">
        <w:rPr>
          <w:rtl w:val="0"/>
        </w:rPr>
        <w:t xml:space="preserve">(Bunker et al. 2005; Peres et al. 2016)</w:t>
      </w:r>
      <w:commentRangeEnd w:id="19"/>
      <w:r w:rsidDel="00000000" w:rsidR="00000000" w:rsidRPr="00000000">
        <w:commentReference w:id="19"/>
      </w:r>
      <w:r w:rsidDel="00000000" w:rsidR="00000000" w:rsidRPr="00000000">
        <w:rPr>
          <w:rtl w:val="0"/>
        </w:rPr>
        <w:t xml:space="preserve">.  </w:t>
      </w:r>
    </w:p>
    <w:p w:rsidR="00000000" w:rsidDel="00000000" w:rsidP="00000000" w:rsidRDefault="00000000" w:rsidRPr="00000000" w14:paraId="000000AB">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3">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0"/>
      <w:r w:rsidDel="00000000" w:rsidR="00000000" w:rsidRPr="00000000">
        <w:rPr>
          <w:rtl w:val="0"/>
        </w:rPr>
        <w:t xml:space="preserve">Sjögersten et al., 2014</w:t>
      </w:r>
      <w:commentRangeEnd w:id="20"/>
      <w:r w:rsidDel="00000000" w:rsidR="00000000" w:rsidRPr="00000000">
        <w:commentReference w:id="20"/>
      </w:r>
      <w:r w:rsidDel="00000000" w:rsidR="00000000" w:rsidRPr="00000000">
        <w:rPr>
          <w:rtl w:val="0"/>
        </w:rPr>
        <w:t xml:space="preserve">; </w:t>
      </w:r>
      <w:commentRangeStart w:id="21"/>
      <w:r w:rsidDel="00000000" w:rsidR="00000000" w:rsidRPr="00000000">
        <w:rPr>
          <w:rtl w:val="0"/>
        </w:rPr>
        <w:t xml:space="preserve">Peng et al., 2022</w:t>
      </w:r>
      <w:commentRangeEnd w:id="21"/>
      <w:r w:rsidDel="00000000" w:rsidR="00000000" w:rsidRPr="00000000">
        <w:commentReference w:id="21"/>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2"/>
      <w:r w:rsidDel="00000000" w:rsidR="00000000" w:rsidRPr="00000000">
        <w:rPr>
          <w:rtl w:val="0"/>
        </w:rPr>
        <w:t xml:space="preserve">GHG</w:t>
      </w:r>
      <w:commentRangeEnd w:id="22"/>
      <w:r w:rsidDel="00000000" w:rsidR="00000000" w:rsidRPr="00000000">
        <w:commentReference w:id="22"/>
      </w:r>
      <w:r w:rsidDel="00000000" w:rsidR="00000000" w:rsidRPr="00000000">
        <w:rPr>
          <w:rtl w:val="0"/>
        </w:rPr>
        <w:t xml:space="preserve">) (</w:t>
      </w:r>
      <w:commentRangeStart w:id="23"/>
      <w:r w:rsidDel="00000000" w:rsidR="00000000" w:rsidRPr="00000000">
        <w:rPr>
          <w:rtl w:val="0"/>
        </w:rPr>
        <w:t xml:space="preserve">Turner et al., 2019</w:t>
      </w:r>
      <w:commentRangeEnd w:id="23"/>
      <w:r w:rsidDel="00000000" w:rsidR="00000000" w:rsidRPr="00000000">
        <w:commentReference w:id="23"/>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4"/>
      <w:r w:rsidDel="00000000" w:rsidR="00000000" w:rsidRPr="00000000">
        <w:rPr>
          <w:rtl w:val="0"/>
        </w:rPr>
        <w:t xml:space="preserve">Masson-Delmotte et al., 2021</w:t>
      </w:r>
      <w:commentRangeEnd w:id="24"/>
      <w:r w:rsidDel="00000000" w:rsidR="00000000" w:rsidRPr="00000000">
        <w:commentReference w:id="24"/>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5"/>
      <w:r w:rsidDel="00000000" w:rsidR="00000000" w:rsidRPr="00000000">
        <w:rPr>
          <w:rtl w:val="0"/>
        </w:rPr>
        <w:t xml:space="preserve">Saunois et al., 2020</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rtl w:val="0"/>
        </w:rPr>
        <w:t xml:space="preserve">Peng et al., 2022</w:t>
      </w:r>
      <w:commentRangeEnd w:id="26"/>
      <w:r w:rsidDel="00000000" w:rsidR="00000000" w:rsidRPr="00000000">
        <w:commentReference w:id="26"/>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27"/>
      <w:r w:rsidDel="00000000" w:rsidR="00000000" w:rsidRPr="00000000">
        <w:rPr>
          <w:rtl w:val="0"/>
        </w:rPr>
        <w:t xml:space="preserve">Saunois et al., 2020</w:t>
      </w:r>
      <w:commentRangeEnd w:id="27"/>
      <w:r w:rsidDel="00000000" w:rsidR="00000000" w:rsidRPr="00000000">
        <w:commentReference w:id="27"/>
      </w:r>
      <w:r w:rsidDel="00000000" w:rsidR="00000000" w:rsidRPr="00000000">
        <w:rPr>
          <w:rtl w:val="0"/>
        </w:rPr>
        <w:t xml:space="preserve">, </w:t>
      </w:r>
      <w:commentRangeStart w:id="28"/>
      <w:r w:rsidDel="00000000" w:rsidR="00000000" w:rsidRPr="00000000">
        <w:rPr>
          <w:rtl w:val="0"/>
        </w:rPr>
        <w:t xml:space="preserve">2024</w:t>
      </w:r>
      <w:commentRangeEnd w:id="28"/>
      <w:r w:rsidDel="00000000" w:rsidR="00000000" w:rsidRPr="00000000">
        <w:commentReference w:id="28"/>
      </w:r>
      <w:r w:rsidDel="00000000" w:rsidR="00000000" w:rsidRPr="00000000">
        <w:rPr>
          <w:rtl w:val="0"/>
        </w:rPr>
        <w:t xml:space="preserve">). </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t xml:space="preserve">Current research has revealed our lack of understanding of how differences in the </w:t>
      </w:r>
      <w:commentRangeStart w:id="29"/>
      <w:r w:rsidDel="00000000" w:rsidR="00000000" w:rsidRPr="00000000">
        <w:rPr>
          <w:rtl w:val="0"/>
        </w:rPr>
        <w:t xml:space="preserve">diversity </w:t>
      </w:r>
      <w:commentRangeEnd w:id="29"/>
      <w:r w:rsidDel="00000000" w:rsidR="00000000" w:rsidRPr="00000000">
        <w:commentReference w:id="29"/>
      </w:r>
      <w:r w:rsidDel="00000000" w:rsidR="00000000" w:rsidRPr="00000000">
        <w:rPr>
          <w:rtl w:val="0"/>
        </w:rPr>
        <w:t xml:space="preserve">of tropical forests’ </w:t>
      </w:r>
      <w:r w:rsidDel="00000000" w:rsidR="00000000" w:rsidRPr="00000000">
        <w:rPr>
          <w:rtl w:val="0"/>
        </w:rPr>
        <w:t xml:space="preserve">species composition, structure, functional traits, and human interactions across continents control responses to climate change and other anthropogenic changes</w:t>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have produced major variation in species and </w:t>
      </w:r>
      <w:r w:rsidDel="00000000" w:rsidR="00000000" w:rsidRPr="00000000">
        <w:rPr>
          <w:rtl w:val="0"/>
        </w:rPr>
        <w:t xml:space="preserve">functional</w:t>
      </w:r>
      <w:r w:rsidDel="00000000" w:rsidR="00000000" w:rsidRPr="00000000">
        <w:rPr>
          <w:rtl w:val="0"/>
        </w:rPr>
        <w:t xml:space="preserve"> composition, structure, and biogeochemical cycling, that directly affects their vulnerability and resilience. In other words,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we cannot confidently explain differences among tropical forest biomes in responses to climate forcing, nor do our current scaling tools fully reconcile differences between ground and satellite measurements in the tropics.</w: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b w:val="1"/>
          <w:rtl w:val="0"/>
        </w:rPr>
        <w:t xml:space="preserve">NASA s</w:t>
      </w:r>
      <w:r w:rsidDel="00000000" w:rsidR="00000000" w:rsidRPr="00000000">
        <w:rPr>
          <w:b w:val="1"/>
          <w:rtl w:val="0"/>
        </w:rPr>
        <w:t xml:space="preserve">atellite missions require validation in tropical forests</w:t>
      </w:r>
      <w:r w:rsidDel="00000000" w:rsidR="00000000" w:rsidRPr="00000000">
        <w:rPr>
          <w:rtl w:val="0"/>
        </w:rPr>
        <w:t xml:space="preserve">.</w:t>
      </w:r>
      <w:r w:rsidDel="00000000" w:rsidR="00000000" w:rsidRPr="00000000">
        <w:rPr>
          <w:rtl w:val="0"/>
        </w:rPr>
        <w:t xml:space="preserve"> NASA satellites play a critical role in advancing understanding of how forest ecosystems respond to environmental changes such as climate variability and land-use change. However before satellite data can be useful for scientific analysis or operational use, ground-based observations are critical to validate these measurements. Yet, the scarcity of such observations in tropical regions has led to significant challenges in improving satellite products </w:t>
      </w:r>
      <w:r w:rsidDel="00000000" w:rsidR="00000000" w:rsidRPr="00000000">
        <w:rPr>
          <w:b w:val="1"/>
          <w:rtl w:val="0"/>
        </w:rPr>
        <w:t xml:space="preserve">and interpreting scientific findings learned from these products</w:t>
      </w:r>
      <w:r w:rsidDel="00000000" w:rsidR="00000000" w:rsidRPr="00000000">
        <w:rPr>
          <w:rtl w:val="0"/>
        </w:rPr>
        <w:t xml:space="preserve">. 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commentRangeStart w:id="30"/>
      <w:r w:rsidDel="00000000" w:rsidR="00000000" w:rsidRPr="00000000">
        <w:rPr>
          <w:rtl w:val="0"/>
        </w:rPr>
        <w:t xml:space="preserve">Cho et al. 2024)</w:t>
      </w:r>
      <w:commentRangeEnd w:id="30"/>
      <w:r w:rsidDel="00000000" w:rsidR="00000000" w:rsidRPr="00000000">
        <w:commentReference w:id="30"/>
      </w:r>
      <w:r w:rsidDel="00000000" w:rsidR="00000000" w:rsidRPr="00000000">
        <w:rPr>
          <w:rtl w:val="0"/>
        </w:rPr>
        <w:t xml:space="preserve">. Importantly, these same ground-based data have provided an opportunity to improve SMAP’s soil moisture measurements in tropical forests (</w:t>
      </w:r>
      <w:commentRangeStart w:id="31"/>
      <w:r w:rsidDel="00000000" w:rsidR="00000000" w:rsidRPr="00000000">
        <w:rPr>
          <w:rtl w:val="0"/>
        </w:rPr>
        <w:t xml:space="preserve">Wang et al. 2024</w:t>
      </w:r>
      <w:commentRangeEnd w:id="31"/>
      <w:r w:rsidDel="00000000" w:rsidR="00000000" w:rsidRPr="00000000">
        <w:commentReference w:id="31"/>
      </w:r>
      <w:r w:rsidDel="00000000" w:rsidR="00000000" w:rsidRPr="00000000">
        <w:rPr>
          <w:rtl w:val="0"/>
        </w:rPr>
        <w:t xml:space="preserve">). </w:t>
      </w:r>
      <w:r w:rsidDel="00000000" w:rsidR="00000000" w:rsidRPr="00000000">
        <w:rPr>
          <w:rtl w:val="0"/>
        </w:rPr>
        <w:t xml:space="preserve">Another example is the lack of ground-based validation data for space-based CO2 measurements over the tropics, especially tropical Africa, which led to an ongoing unsettled debate about the magnitude of net biosphere exchanges over tropical Africa (Palmer et al., 2019; Gaubert et al.,</w:t>
      </w:r>
      <w:commentRangeStart w:id="32"/>
      <w:r w:rsidDel="00000000" w:rsidR="00000000" w:rsidRPr="00000000">
        <w:rPr>
          <w:rtl w:val="0"/>
        </w:rPr>
        <w:t xml:space="preserve">2023</w:t>
      </w:r>
      <w:commentRangeEnd w:id="32"/>
      <w:r w:rsidDel="00000000" w:rsidR="00000000" w:rsidRPr="00000000">
        <w:commentReference w:id="32"/>
      </w:r>
      <w:r w:rsidDel="00000000" w:rsidR="00000000" w:rsidRPr="00000000">
        <w:rPr>
          <w:rtl w:val="0"/>
        </w:rPr>
        <w:t xml:space="preserve">). </w:t>
      </w:r>
      <w:r w:rsidDel="00000000" w:rsidR="00000000" w:rsidRPr="00000000">
        <w:rPr>
          <w:rtl w:val="0"/>
        </w:rPr>
        <w:t xml:space="preserve">Reducing biases in tropical soil moisture measurements </w:t>
      </w:r>
      <w:r w:rsidDel="00000000" w:rsidR="00000000" w:rsidRPr="00000000">
        <w:rPr>
          <w:rtl w:val="0"/>
        </w:rPr>
        <w:t xml:space="preserve">and other geophysical quantities such as column CO2 will</w:t>
      </w:r>
      <w:r w:rsidDel="00000000" w:rsidR="00000000" w:rsidRPr="00000000">
        <w:rPr>
          <w:b w:val="1"/>
          <w:rtl w:val="0"/>
        </w:rPr>
        <w:t xml:space="preserve"> </w:t>
      </w:r>
      <w:r w:rsidDel="00000000" w:rsidR="00000000" w:rsidRPr="00000000">
        <w:rPr>
          <w:rtl w:val="0"/>
        </w:rPr>
        <w:t xml:space="preserve">enhance our understanding of the water cycle, carbon fluxes, and ecosystem dynamics in this globally important region.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b w:val="1"/>
          <w:rtl w:val="0"/>
        </w:rPr>
        <w:t xml:space="preserve">Future predictions of the role of the tropical carbon land flux in the Earth system remain highly uncertain</w:t>
      </w:r>
      <w:r w:rsidDel="00000000" w:rsidR="00000000" w:rsidRPr="00000000">
        <w:rPr>
          <w:rtl w:val="0"/>
        </w:rPr>
        <w:t xml:space="preserve"> (</w:t>
      </w:r>
      <w:commentRangeStart w:id="33"/>
      <w:commentRangeStart w:id="34"/>
      <w:r w:rsidDel="00000000" w:rsidR="00000000" w:rsidRPr="00000000">
        <w:rPr>
          <w:rtl w:val="0"/>
        </w:rPr>
        <w:t xml:space="preserve">Arora et al. 2020</w:t>
      </w:r>
      <w:commentRangeEnd w:id="33"/>
      <w:r w:rsidDel="00000000" w:rsidR="00000000" w:rsidRPr="00000000">
        <w:commentReference w:id="33"/>
      </w:r>
      <w:r w:rsidDel="00000000" w:rsidR="00000000" w:rsidRPr="00000000">
        <w:rPr>
          <w:rtl w:val="0"/>
        </w:rPr>
        <w:t xml:space="preserve">; </w:t>
      </w:r>
      <w:commentRangeStart w:id="35"/>
      <w:commentRangeStart w:id="36"/>
      <w:commentRangeStart w:id="37"/>
      <w:r w:rsidDel="00000000" w:rsidR="00000000" w:rsidRPr="00000000">
        <w:rPr>
          <w:rtl w:val="0"/>
        </w:rPr>
        <w:t xml:space="preserve">Friedlingstein et al </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t xml:space="preserve">2014; </w:t>
      </w:r>
      <w:commentRangeStart w:id="38"/>
      <w:commentRangeStart w:id="39"/>
      <w:r w:rsidDel="00000000" w:rsidR="00000000" w:rsidRPr="00000000">
        <w:rPr>
          <w:rtl w:val="0"/>
        </w:rPr>
        <w:t xml:space="preserve">Friedlingstein et al 20</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06</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0"/>
      <w:commentRangeStart w:id="41"/>
      <w:commentRangeStart w:id="42"/>
      <w:r w:rsidDel="00000000" w:rsidR="00000000" w:rsidRPr="00000000">
        <w:rPr>
          <w:rtl w:val="0"/>
        </w:rPr>
        <w:t xml:space="preserve">Cavaleri et al 2015</w:t>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 </w:t>
      </w:r>
      <w:r w:rsidDel="00000000" w:rsidR="00000000" w:rsidRPr="00000000">
        <w:rPr>
          <w:rtl w:val="0"/>
        </w:rPr>
        <w:t xml:space="preserve">While model updates between Coupled Model Intercomparison Project (CMIP) Phase 5 and Phase 6 resulted in a major step toward constraining tropical carbon flux uncertainty, these reductions were primarily linked to the inclusion of nutrient limitations in models (Friedlingstein et al., 2023). </w:t>
      </w:r>
      <w:r w:rsidDel="00000000" w:rsidR="00000000" w:rsidRPr="00000000">
        <w:rPr>
          <w:rtl w:val="0"/>
        </w:rPr>
        <w:t xml:space="preserve">Traditionally, ESMs ignore most biodiversity and represent tropical vegetation in simple and aggregated ways that directly contribute to model </w:t>
      </w:r>
      <w:r w:rsidDel="00000000" w:rsidR="00000000" w:rsidRPr="00000000">
        <w:rPr>
          <w:rtl w:val="0"/>
        </w:rPr>
        <w:t xml:space="preserve">failure to capture tropical forest responses to climate variation and disturbance </w:t>
      </w:r>
      <w:r w:rsidDel="00000000" w:rsidR="00000000" w:rsidRPr="00000000">
        <w:rPr>
          <w:rtl w:val="0"/>
        </w:rPr>
        <w:t xml:space="preserve">(</w:t>
      </w:r>
      <w:commentRangeStart w:id="43"/>
      <w:r w:rsidDel="00000000" w:rsidR="00000000" w:rsidRPr="00000000">
        <w:rPr>
          <w:rtl w:val="0"/>
        </w:rPr>
        <w:t xml:space="preserve">Levine et al. 2016</w:t>
      </w:r>
      <w:commentRangeEnd w:id="43"/>
      <w:r w:rsidDel="00000000" w:rsidR="00000000" w:rsidRPr="00000000">
        <w:commentReference w:id="43"/>
      </w:r>
      <w:r w:rsidDel="00000000" w:rsidR="00000000" w:rsidRPr="00000000">
        <w:rPr>
          <w:rtl w:val="0"/>
        </w:rPr>
        <w:t xml:space="preserve">; </w:t>
      </w:r>
      <w:commentRangeStart w:id="44"/>
      <w:r w:rsidDel="00000000" w:rsidR="00000000" w:rsidRPr="00000000">
        <w:rPr>
          <w:rtl w:val="0"/>
        </w:rPr>
        <w:t xml:space="preserve">Yang et al. 2023</w:t>
      </w:r>
      <w:commentRangeEnd w:id="44"/>
      <w:r w:rsidDel="00000000" w:rsidR="00000000" w:rsidRPr="00000000">
        <w:commentReference w:id="44"/>
      </w:r>
      <w:r w:rsidDel="00000000" w:rsidR="00000000" w:rsidRPr="00000000">
        <w:rPr>
          <w:rtl w:val="0"/>
        </w:rPr>
        <w:t xml:space="preserve">; </w:t>
      </w:r>
      <w:commentRangeStart w:id="45"/>
      <w:r w:rsidDel="00000000" w:rsidR="00000000" w:rsidRPr="00000000">
        <w:rPr>
          <w:rtl w:val="0"/>
        </w:rPr>
        <w:t xml:space="preserve">Sakchewski et al. 2016</w:t>
      </w:r>
      <w:commentRangeEnd w:id="45"/>
      <w:r w:rsidDel="00000000" w:rsidR="00000000" w:rsidRPr="00000000">
        <w:commentReference w:id="45"/>
      </w:r>
      <w:r w:rsidDel="00000000" w:rsidR="00000000" w:rsidRPr="00000000">
        <w:rPr>
          <w:rtl w:val="0"/>
        </w:rPr>
        <w:t xml:space="preserve">). Constraining this uncertainty requires improved representation of </w:t>
      </w:r>
      <w:commentRangeStart w:id="46"/>
      <w:r w:rsidDel="00000000" w:rsidR="00000000" w:rsidRPr="00000000">
        <w:rPr>
          <w:rtl w:val="0"/>
        </w:rPr>
        <w:t xml:space="preserve">ecological processes of diverse ecosystems</w:t>
      </w:r>
      <w:commentRangeEnd w:id="46"/>
      <w:r w:rsidDel="00000000" w:rsidR="00000000" w:rsidRPr="00000000">
        <w:commentReference w:id="46"/>
      </w:r>
      <w:r w:rsidDel="00000000" w:rsidR="00000000" w:rsidRPr="00000000">
        <w:rPr>
          <w:rtl w:val="0"/>
        </w:rPr>
        <w:t xml:space="preserve"> (</w:t>
      </w:r>
      <w:commentRangeStart w:id="47"/>
      <w:r w:rsidDel="00000000" w:rsidR="00000000" w:rsidRPr="00000000">
        <w:rPr>
          <w:rtl w:val="0"/>
        </w:rPr>
        <w:t xml:space="preserve">Bonan et al. 2024</w:t>
      </w:r>
      <w:commentRangeEnd w:id="47"/>
      <w:r w:rsidDel="00000000" w:rsidR="00000000" w:rsidRPr="00000000">
        <w:commentReference w:id="47"/>
      </w:r>
      <w:r w:rsidDel="00000000" w:rsidR="00000000" w:rsidRPr="00000000">
        <w:rPr>
          <w:rtl w:val="0"/>
        </w:rPr>
        <w:t xml:space="preserve">). Newer generations of terrestrial biosphere models—vegetation demography models (</w:t>
      </w:r>
      <w:commentRangeStart w:id="48"/>
      <w:r w:rsidDel="00000000" w:rsidR="00000000" w:rsidRPr="00000000">
        <w:rPr>
          <w:rtl w:val="0"/>
        </w:rPr>
        <w:t xml:space="preserve">Fisher et al. 2018</w:t>
      </w:r>
      <w:commentRangeEnd w:id="48"/>
      <w:r w:rsidDel="00000000" w:rsidR="00000000" w:rsidRPr="00000000">
        <w:commentReference w:id="48"/>
      </w:r>
      <w:r w:rsidDel="00000000" w:rsidR="00000000" w:rsidRPr="00000000">
        <w:rPr>
          <w:rtl w:val="0"/>
        </w:rPr>
        <w:t xml:space="preserve">)— namely </w:t>
      </w:r>
      <w:commentRangeStart w:id="49"/>
      <w:r w:rsidDel="00000000" w:rsidR="00000000" w:rsidRPr="00000000">
        <w:rPr>
          <w:highlight w:val="yellow"/>
          <w:rtl w:val="0"/>
        </w:rPr>
        <w:t xml:space="preserve">XX</w:t>
      </w:r>
      <w:r w:rsidDel="00000000" w:rsidR="00000000" w:rsidRPr="00000000">
        <w:rPr>
          <w:rtl w:val="0"/>
        </w:rPr>
        <w:t xml:space="preserve"> </w:t>
      </w:r>
      <w:commentRangeEnd w:id="49"/>
      <w:r w:rsidDel="00000000" w:rsidR="00000000" w:rsidRPr="00000000">
        <w:commentReference w:id="49"/>
      </w:r>
      <w:r w:rsidDel="00000000" w:rsidR="00000000" w:rsidRPr="00000000">
        <w:rPr>
          <w:rtl w:val="0"/>
        </w:rPr>
        <w:t xml:space="preserve">include more structurally and functionally diverse forest canopies (</w:t>
      </w:r>
      <w:commentRangeStart w:id="50"/>
      <w:r w:rsidDel="00000000" w:rsidR="00000000" w:rsidRPr="00000000">
        <w:rPr>
          <w:rtl w:val="0"/>
        </w:rPr>
        <w:t xml:space="preserve">Longo et al. 2019</w:t>
      </w:r>
      <w:commentRangeEnd w:id="50"/>
      <w:r w:rsidDel="00000000" w:rsidR="00000000" w:rsidRPr="00000000">
        <w:commentReference w:id="50"/>
      </w:r>
      <w:r w:rsidDel="00000000" w:rsidR="00000000" w:rsidRPr="00000000">
        <w:rPr>
          <w:rtl w:val="0"/>
        </w:rPr>
        <w:t xml:space="preserve">; </w:t>
      </w:r>
      <w:commentRangeStart w:id="51"/>
      <w:r w:rsidDel="00000000" w:rsidR="00000000" w:rsidRPr="00000000">
        <w:rPr>
          <w:rtl w:val="0"/>
        </w:rPr>
        <w:t xml:space="preserve">Koven et al. 2020</w:t>
      </w:r>
      <w:commentRangeEnd w:id="51"/>
      <w:r w:rsidDel="00000000" w:rsidR="00000000" w:rsidRPr="00000000">
        <w:commentReference w:id="51"/>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commentRangeStart w:id="52"/>
      <w:r w:rsidDel="00000000" w:rsidR="00000000" w:rsidRPr="00000000">
        <w:rPr>
          <w:rtl w:val="0"/>
        </w:rPr>
        <w:t xml:space="preserve">Marvin et al. 2014</w:t>
      </w:r>
      <w:commentRangeEnd w:id="52"/>
      <w:r w:rsidDel="00000000" w:rsidR="00000000" w:rsidRPr="00000000">
        <w:commentReference w:id="52"/>
      </w:r>
      <w:r w:rsidDel="00000000" w:rsidR="00000000" w:rsidRPr="00000000">
        <w:rPr>
          <w:rtl w:val="0"/>
        </w:rPr>
        <w:t xml:space="preserve">). Second, existing model benchmarking systems, such as the International Land Model Benchmarking (ILAMB; </w:t>
      </w:r>
      <w:commentRangeStart w:id="53"/>
      <w:r w:rsidDel="00000000" w:rsidR="00000000" w:rsidRPr="00000000">
        <w:rPr>
          <w:rtl w:val="0"/>
        </w:rPr>
        <w:t xml:space="preserve">Collier et al. 2018</w:t>
      </w:r>
      <w:commentRangeEnd w:id="53"/>
      <w:r w:rsidDel="00000000" w:rsidR="00000000" w:rsidRPr="00000000">
        <w:commentReference w:id="53"/>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Recent advances in remote sensing provide a unique opportunity to collect data on the structure, composition, and diversity of tropical ecosystems over large areas and thereby better inform models (</w:t>
      </w:r>
      <w:commentRangeStart w:id="54"/>
      <w:r w:rsidDel="00000000" w:rsidR="00000000" w:rsidRPr="00000000">
        <w:rPr>
          <w:rtl w:val="0"/>
        </w:rPr>
        <w:t xml:space="preserve">Schimel et al. 2019</w:t>
      </w:r>
      <w:commentRangeEnd w:id="54"/>
      <w:r w:rsidDel="00000000" w:rsidR="00000000" w:rsidRPr="00000000">
        <w:commentReference w:id="54"/>
      </w:r>
      <w:r w:rsidDel="00000000" w:rsidR="00000000" w:rsidRPr="00000000">
        <w:rPr>
          <w:rtl w:val="0"/>
        </w:rPr>
        <w:t xml:space="preserve">).</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Networks of research plots provide valuable insights into forest dynamics (e.g., ForestPlots.net et al 2021; Anderson‐Teixeira et al 2014, Davies et al. 2021),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55"/>
      <w:r w:rsidDel="00000000" w:rsidR="00000000" w:rsidRPr="00000000">
        <w:rPr>
          <w:rtl w:val="0"/>
        </w:rPr>
        <w:t xml:space="preserve">(Baldocchi et al 2022, Schimel et al. 2015)</w:t>
      </w:r>
      <w:commentRangeEnd w:id="55"/>
      <w:r w:rsidDel="00000000" w:rsidR="00000000" w:rsidRPr="00000000">
        <w:commentReference w:id="55"/>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Earth Action Relevance: </w:t>
      </w:r>
      <w:r w:rsidDel="00000000" w:rsidR="00000000" w:rsidRPr="00000000">
        <w:rPr>
          <w:rtl w:val="0"/>
        </w:rPr>
        <w:t xml:space="preserve">Halting tropical deforestation and forest degradation and conserving and restoring tropical forests can be a cost-effective tool for mitigating climate change, with co-benefits that extend beyond carbon sequestration (e.g. </w:t>
      </w:r>
      <w:hyperlink r:id="rId14">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56"/>
      <w:r w:rsidDel="00000000" w:rsidR="00000000" w:rsidRPr="00000000">
        <w:rPr>
          <w:rtl w:val="0"/>
        </w:rPr>
        <w:t xml:space="preserve">Salati et al. 1979</w:t>
      </w:r>
      <w:commentRangeEnd w:id="56"/>
      <w:r w:rsidDel="00000000" w:rsidR="00000000" w:rsidRPr="00000000">
        <w:commentReference w:id="56"/>
      </w:r>
      <w:r w:rsidDel="00000000" w:rsidR="00000000" w:rsidRPr="00000000">
        <w:rPr>
          <w:rtl w:val="0"/>
        </w:rPr>
        <w:t xml:space="preserve">; Worden et al. 2021; Worden et al. 2024, van der Ent et al., 2010, Staal et al., 2018). Tropical deforestation and forest degradation reduce evapotranspiration in the dry season (</w:t>
      </w:r>
      <w:commentRangeStart w:id="57"/>
      <w:r w:rsidDel="00000000" w:rsidR="00000000" w:rsidRPr="00000000">
        <w:rPr>
          <w:rtl w:val="0"/>
        </w:rPr>
        <w:t xml:space="preserve">Sampaio et al. 2007</w:t>
      </w:r>
      <w:commentRangeEnd w:id="57"/>
      <w:r w:rsidDel="00000000" w:rsidR="00000000" w:rsidRPr="00000000">
        <w:commentReference w:id="57"/>
      </w:r>
      <w:r w:rsidDel="00000000" w:rsidR="00000000" w:rsidRPr="00000000">
        <w:rPr>
          <w:rtl w:val="0"/>
        </w:rPr>
        <w:t xml:space="preserve">; </w:t>
      </w:r>
      <w:commentRangeStart w:id="58"/>
      <w:r w:rsidDel="00000000" w:rsidR="00000000" w:rsidRPr="00000000">
        <w:rPr>
          <w:rtl w:val="0"/>
        </w:rPr>
        <w:t xml:space="preserve">Longo et al. 2020</w:t>
      </w:r>
      <w:commentRangeEnd w:id="58"/>
      <w:r w:rsidDel="00000000" w:rsidR="00000000" w:rsidRPr="00000000">
        <w:commentReference w:id="58"/>
      </w:r>
      <w:r w:rsidDel="00000000" w:rsidR="00000000" w:rsidRPr="00000000">
        <w:rPr>
          <w:rtl w:val="0"/>
        </w:rPr>
        <w:t xml:space="preserve">; </w:t>
      </w:r>
      <w:commentRangeStart w:id="59"/>
      <w:r w:rsidDel="00000000" w:rsidR="00000000" w:rsidRPr="00000000">
        <w:rPr>
          <w:rtl w:val="0"/>
        </w:rPr>
        <w:t xml:space="preserve">Zemp et al., 2017</w:t>
      </w:r>
      <w:commentRangeEnd w:id="59"/>
      <w:r w:rsidDel="00000000" w:rsidR="00000000" w:rsidRPr="00000000">
        <w:commentReference w:id="59"/>
      </w:r>
      <w:r w:rsidDel="00000000" w:rsidR="00000000" w:rsidRPr="00000000">
        <w:rPr>
          <w:rtl w:val="0"/>
        </w:rPr>
        <w:t xml:space="preserve">) potentially leading to forest mortality and a positive feedback loop resulting in forest ecosystem collapse that could result in </w:t>
      </w:r>
      <w:r w:rsidDel="00000000" w:rsidR="00000000" w:rsidRPr="00000000">
        <w:rPr>
          <w:rtl w:val="0"/>
        </w:rPr>
        <w:t xml:space="preserve">tipping point</w:t>
      </w:r>
      <w:r w:rsidDel="00000000" w:rsidR="00000000" w:rsidRPr="00000000">
        <w:rPr>
          <w:rtl w:val="0"/>
        </w:rPr>
        <w:t xml:space="preserve">s (</w:t>
      </w:r>
      <w:commentRangeStart w:id="60"/>
      <w:r w:rsidDel="00000000" w:rsidR="00000000" w:rsidRPr="00000000">
        <w:rPr>
          <w:rtl w:val="0"/>
        </w:rPr>
        <w:t xml:space="preserve">Xu et al., 2022</w:t>
      </w:r>
      <w:commentRangeEnd w:id="60"/>
      <w:r w:rsidDel="00000000" w:rsidR="00000000" w:rsidRPr="00000000">
        <w:commentReference w:id="60"/>
      </w:r>
      <w:r w:rsidDel="00000000" w:rsidR="00000000" w:rsidRPr="00000000">
        <w:rPr>
          <w:rtl w:val="0"/>
        </w:rPr>
        <w:t xml:space="preserve">,Lovejoy and Nobre 2018). </w:t>
      </w:r>
      <w:r w:rsidDel="00000000" w:rsidR="00000000" w:rsidRPr="00000000">
        <w:rPr>
          <w:rtl w:val="0"/>
        </w:rPr>
        <w:t xml:space="preserve">Accelerating biodiversity loss, declining populations and changes in species composition directly impact ecosystem function and services (</w:t>
      </w:r>
      <w:commentRangeStart w:id="61"/>
      <w:r w:rsidDel="00000000" w:rsidR="00000000" w:rsidRPr="00000000">
        <w:rPr>
          <w:rtl w:val="0"/>
        </w:rPr>
        <w:t xml:space="preserve">Ceballos et al 2002 and Gaston et al 2008</w:t>
      </w:r>
      <w:commentRangeEnd w:id="61"/>
      <w:r w:rsidDel="00000000" w:rsidR="00000000" w:rsidRPr="00000000">
        <w:commentReference w:id="61"/>
      </w:r>
      <w:r w:rsidDel="00000000" w:rsidR="00000000" w:rsidRPr="00000000">
        <w:rPr>
          <w:rtl w:val="0"/>
        </w:rPr>
        <w:t xml:space="preserve">), although the full impacts of biodiversity loss are likely underestimated (</w:t>
      </w:r>
      <w:commentRangeStart w:id="62"/>
      <w:r w:rsidDel="00000000" w:rsidR="00000000" w:rsidRPr="00000000">
        <w:rPr>
          <w:rtl w:val="0"/>
        </w:rPr>
        <w:t xml:space="preserve">Dirzo et al 2014</w:t>
      </w:r>
      <w:commentRangeEnd w:id="62"/>
      <w:r w:rsidDel="00000000" w:rsidR="00000000" w:rsidRPr="00000000">
        <w:commentReference w:id="62"/>
      </w:r>
      <w:r w:rsidDel="00000000" w:rsidR="00000000" w:rsidRPr="00000000">
        <w:rPr>
          <w:rtl w:val="0"/>
        </w:rPr>
        <w:t xml:space="preserve">). Connected to all of this is the immense pressure on tropical forests from rising global demand for food, fiber, and biofuels (</w:t>
      </w:r>
      <w:r w:rsidDel="00000000" w:rsidR="00000000" w:rsidRPr="00000000">
        <w:rPr>
          <w:highlight w:val="yellow"/>
          <w:rtl w:val="0"/>
        </w:rPr>
        <w:t xml:space="preserve">REFS</w:t>
      </w:r>
      <w:r w:rsidDel="00000000" w:rsidR="00000000" w:rsidRPr="00000000">
        <w:rPr>
          <w:rtl w:val="0"/>
        </w:rPr>
        <w:t xml:space="preserve">). Tropical regions are expected to play a growing role in global agriculture (</w:t>
      </w:r>
      <w:commentRangeStart w:id="63"/>
      <w:r w:rsidDel="00000000" w:rsidR="00000000" w:rsidRPr="00000000">
        <w:rPr>
          <w:rtl w:val="0"/>
        </w:rPr>
        <w:t xml:space="preserve">Alexandratos &amp; Bruinsma 2012</w:t>
      </w:r>
      <w:commentRangeEnd w:id="63"/>
      <w:r w:rsidDel="00000000" w:rsidR="00000000" w:rsidRPr="00000000">
        <w:commentReference w:id="63"/>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w:t>
      </w:r>
    </w:p>
    <w:p w:rsidR="00000000" w:rsidDel="00000000" w:rsidP="00000000" w:rsidRDefault="00000000" w:rsidRPr="00000000" w14:paraId="000000B6">
      <w:pPr>
        <w:spacing w:after="240" w:before="240" w:lineRule="auto"/>
        <w:rPr>
          <w:color w:val="ff0000"/>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t xml:space="preserve">Implementing PANGEA is urgent due to our limited understanding of tropical forest ecosystems. Experts suggest that the potential collapse of these ecosystems within decades, which could drastically impact the global carbon and water cycles, exacerbating climate change (</w:t>
      </w:r>
      <w:commentRangeStart w:id="64"/>
      <w:r w:rsidDel="00000000" w:rsidR="00000000" w:rsidRPr="00000000">
        <w:rPr>
          <w:rtl w:val="0"/>
        </w:rPr>
        <w:t xml:space="preserve">Lovejoy and Nobre 2018</w:t>
      </w:r>
      <w:commentRangeEnd w:id="64"/>
      <w:r w:rsidDel="00000000" w:rsidR="00000000" w:rsidRPr="00000000">
        <w:commentReference w:id="64"/>
      </w:r>
      <w:r w:rsidDel="00000000" w:rsidR="00000000" w:rsidRPr="00000000">
        <w:rPr>
          <w:rtl w:val="0"/>
        </w:rPr>
        <w:t xml:space="preserve">). Second, the lack of knowledge necessary to fully utilize existing and upcoming satellite data hinders progress. To fully benefit from current and future satellite missions and take effective, regionally-tailored action to mitigate these outcomes and conserve this globally important biome, immediate action is essential. PANGEA will bridge critical knowledge gaps, enabling timely advancements that directly support </w:t>
      </w:r>
      <w:r w:rsidDel="00000000" w:rsidR="00000000" w:rsidRPr="00000000">
        <w:rPr>
          <w:rtl w:val="0"/>
        </w:rPr>
        <w:t xml:space="preserve">NASA’s Carbon Cycle and Ecosystems Focus Area, in alignment with the Water and Energy Cycle and Climate Variability and Change Focus Areas, as well as </w:t>
      </w:r>
      <w:r w:rsidDel="00000000" w:rsidR="00000000" w:rsidRPr="00000000">
        <w:rPr>
          <w:rtl w:val="0"/>
        </w:rPr>
        <w:t xml:space="preserve">global climate and biodiversity commitments.</w:t>
      </w:r>
      <w:r w:rsidDel="00000000" w:rsidR="00000000" w:rsidRPr="00000000">
        <w:rPr>
          <w:rtl w:val="0"/>
        </w:rPr>
      </w:r>
    </w:p>
    <w:p w:rsidR="00000000" w:rsidDel="00000000" w:rsidP="00000000" w:rsidRDefault="00000000" w:rsidRPr="00000000" w14:paraId="000000B7">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8">
      <w:pPr>
        <w:rPr>
          <w:b w:val="1"/>
        </w:rPr>
      </w:pPr>
      <w:r w:rsidDel="00000000" w:rsidR="00000000" w:rsidRPr="00000000">
        <w:rPr>
          <w:rtl w:val="0"/>
        </w:rPr>
        <w:t xml:space="preserve">Tropical forests have been a globally important carbon sink in recent decades,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is crucial to accurately projecting the future of the Earth system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B">
      <w:pPr>
        <w:spacing w:line="276" w:lineRule="auto"/>
        <w:rPr>
          <w:sz w:val="14"/>
          <w:szCs w:val="14"/>
        </w:rPr>
      </w:pPr>
      <w:r w:rsidDel="00000000" w:rsidR="00000000" w:rsidRPr="00000000">
        <w:rPr>
          <w:rtl w:val="0"/>
        </w:rPr>
      </w:r>
    </w:p>
    <w:p w:rsidR="00000000" w:rsidDel="00000000" w:rsidP="00000000" w:rsidRDefault="00000000" w:rsidRPr="00000000" w14:paraId="000000BC">
      <w:pPr>
        <w:numPr>
          <w:ilvl w:val="0"/>
          <w:numId w:val="11"/>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BD">
      <w:pPr>
        <w:numPr>
          <w:ilvl w:val="0"/>
          <w:numId w:val="11"/>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E">
      <w:pPr>
        <w:numPr>
          <w:ilvl w:val="0"/>
          <w:numId w:val="11"/>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F">
      <w:pPr>
        <w:spacing w:line="276" w:lineRule="auto"/>
        <w:ind w:left="0" w:firstLine="0"/>
        <w:rPr>
          <w:b w:val="1"/>
        </w:rPr>
      </w:pPr>
      <w:r w:rsidDel="00000000" w:rsidR="00000000" w:rsidRPr="00000000">
        <w:rPr>
          <w:rtl w:val="0"/>
        </w:rPr>
      </w:r>
    </w:p>
    <w:p w:rsidR="00000000" w:rsidDel="00000000" w:rsidP="00000000" w:rsidRDefault="00000000" w:rsidRPr="00000000" w14:paraId="000000C0">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C1">
      <w:pPr>
        <w:numPr>
          <w:ilvl w:val="0"/>
          <w:numId w:val="67"/>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2">
      <w:pPr>
        <w:numPr>
          <w:ilvl w:val="0"/>
          <w:numId w:val="67"/>
        </w:numPr>
        <w:spacing w:after="120" w:before="120"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3">
      <w:pPr>
        <w:numPr>
          <w:ilvl w:val="0"/>
          <w:numId w:val="67"/>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b w:val="1"/>
          <w:color w:val="ff0000"/>
        </w:rPr>
      </w:pPr>
      <w:r w:rsidDel="00000000" w:rsidR="00000000" w:rsidRPr="00000000">
        <w:rPr>
          <w:rtl w:val="0"/>
        </w:rPr>
        <w:t xml:space="preserve">PANGEA</w:t>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6">
      <w:pPr>
        <w:numPr>
          <w:ilvl w:val="0"/>
          <w:numId w:val="42"/>
        </w:numPr>
        <w:spacing w:after="120" w:before="120" w:line="276" w:lineRule="auto"/>
        <w:ind w:left="720" w:hanging="360"/>
        <w:rPr/>
      </w:pPr>
      <w:r w:rsidDel="00000000" w:rsidR="00000000" w:rsidRPr="00000000">
        <w:rPr>
          <w:b w:val="1"/>
          <w:rtl w:val="0"/>
        </w:rPr>
        <w:t xml:space="preserve">Biogeochemical Cycles</w:t>
      </w:r>
      <w:r w:rsidDel="00000000" w:rsidR="00000000" w:rsidRPr="00000000">
        <w:rPr>
          <w:b w:val="1"/>
          <w:rtl w:val="0"/>
        </w:rPr>
        <w:t xml:space="preserve"> </w:t>
      </w:r>
      <w:r w:rsidDel="00000000" w:rsidR="00000000" w:rsidRPr="00000000">
        <w:rPr>
          <w:rtl w:val="0"/>
        </w:rPr>
        <w:t xml:space="preserve">encompass</w:t>
      </w:r>
      <w:r w:rsidDel="00000000" w:rsidR="00000000" w:rsidRPr="00000000">
        <w:rPr>
          <w:rtl w:val="0"/>
        </w:rPr>
        <w:t xml:space="preserve"> the movement and transformation of essential elements (e.g., carbon, nitrogen, and phosphorus) through Earth's biosphere, atmosphere, hydrosphere, and lithosphere. In tropical forests, these cycles are highly dynamic, with rapid nutrient turnover and a significant role in global carbon storage.</w:t>
      </w:r>
    </w:p>
    <w:p w:rsidR="00000000" w:rsidDel="00000000" w:rsidP="00000000" w:rsidRDefault="00000000" w:rsidRPr="00000000" w14:paraId="000000C7">
      <w:pPr>
        <w:numPr>
          <w:ilvl w:val="0"/>
          <w:numId w:val="42"/>
        </w:numPr>
        <w:spacing w:after="120" w:before="120" w:line="276" w:lineRule="auto"/>
        <w:ind w:left="720" w:hanging="360"/>
        <w:rPr/>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C8">
      <w:pPr>
        <w:numPr>
          <w:ilvl w:val="0"/>
          <w:numId w:val="42"/>
        </w:numPr>
        <w:spacing w:after="120" w:before="120" w:line="276" w:lineRule="auto"/>
        <w:ind w:left="720" w:hanging="360"/>
        <w:rPr/>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w:t>
      </w:r>
      <w:r w:rsidDel="00000000" w:rsidR="00000000" w:rsidRPr="00000000">
        <w:rPr>
          <w:rtl w:val="0"/>
        </w:rPr>
        <w:t xml:space="preserve"> the interactions between climate systems and ecosystems, where changes in one influence the other. In tropical forests, these interactions are significant, as the forests regulate carbon, water and energy cycles. Climate changes (like temperature and rainfall shifts) and land-use and land cover changes (like fires and forest degradation) can alter forest ecosystem dynamics, creating feedback loops that affect global climate stability.</w:t>
      </w:r>
      <w:r w:rsidDel="00000000" w:rsidR="00000000" w:rsidRPr="00000000">
        <w:rPr>
          <w:rtl w:val="0"/>
        </w:rPr>
      </w:r>
    </w:p>
    <w:p w:rsidR="00000000" w:rsidDel="00000000" w:rsidP="00000000" w:rsidRDefault="00000000" w:rsidRPr="00000000" w14:paraId="000000C9">
      <w:pPr>
        <w:numPr>
          <w:ilvl w:val="0"/>
          <w:numId w:val="42"/>
        </w:numPr>
        <w:spacing w:after="120" w:before="120" w:line="276" w:lineRule="auto"/>
        <w:ind w:left="720" w:hanging="360"/>
        <w:rPr/>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 use of local communities, while ecological changes impact social well-being, creating complex feedbacks between human activities and ecosystem stability.</w:t>
      </w:r>
      <w:r w:rsidDel="00000000" w:rsidR="00000000" w:rsidRPr="00000000">
        <w:rPr>
          <w:rtl w:val="0"/>
        </w:rPr>
      </w:r>
    </w:p>
    <w:p w:rsidR="00000000" w:rsidDel="00000000" w:rsidP="00000000" w:rsidRDefault="00000000" w:rsidRPr="00000000" w14:paraId="000000CA">
      <w:pPr>
        <w:numPr>
          <w:ilvl w:val="0"/>
          <w:numId w:val="42"/>
        </w:numPr>
        <w:spacing w:after="120" w:before="120" w:line="276" w:lineRule="auto"/>
        <w:ind w:left="720" w:hanging="360"/>
        <w:rPr/>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biodiversity, biogeochemical cycling, and feedbacks to climate and to social-ecological systems.</w:t>
      </w:r>
      <w:r w:rsidDel="00000000" w:rsidR="00000000" w:rsidRPr="00000000">
        <w:rPr>
          <w:rtl w:val="0"/>
        </w:rPr>
      </w:r>
    </w:p>
    <w:p w:rsidR="00000000" w:rsidDel="00000000" w:rsidP="00000000" w:rsidRDefault="00000000" w:rsidRPr="00000000" w14:paraId="000000CB">
      <w:pPr>
        <w:pStyle w:val="Heading3"/>
        <w:rPr>
          <w:color w:val="ff0000"/>
        </w:rPr>
      </w:pPr>
      <w:bookmarkStart w:colFirst="0" w:colLast="0" w:name="_w9c58goeuy6v" w:id="4"/>
      <w:bookmarkEnd w:id="4"/>
      <w:commentRangeStart w:id="65"/>
      <w:r w:rsidDel="00000000" w:rsidR="00000000" w:rsidRPr="00000000">
        <w:rPr>
          <w:rtl w:val="0"/>
        </w:rPr>
        <w:t xml:space="preserve">1.2 The urgent need for </w:t>
      </w:r>
      <w:r w:rsidDel="00000000" w:rsidR="00000000" w:rsidRPr="00000000">
        <w:rPr>
          <w:rtl w:val="0"/>
        </w:rPr>
        <w:t xml:space="preserve">PANGEA</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t xml:space="preserve">Implementing PANGEA is urgent for two reasons; both relate to our lack of knowledge of tropical forest ecosystems. </w:t>
      </w:r>
      <w:r w:rsidDel="00000000" w:rsidR="00000000" w:rsidRPr="00000000">
        <w:rPr>
          <w:rtl w:val="0"/>
        </w:rPr>
        <w:t xml:space="preserve">First, PANGEA is urgent because recent scientific results find real </w:t>
      </w:r>
      <w:r w:rsidDel="00000000" w:rsidR="00000000" w:rsidRPr="00000000">
        <w:rPr>
          <w:rtl w:val="0"/>
        </w:rPr>
        <w:t xml:space="preserve">potential for the collapse of tropical forest ecosystems in the next few decade</w:t>
      </w:r>
      <w:r w:rsidDel="00000000" w:rsidR="00000000" w:rsidRPr="00000000">
        <w:rPr>
          <w:rtl w:val="0"/>
        </w:rPr>
        <w:t xml:space="preserve">s (</w:t>
      </w:r>
      <w:commentRangeStart w:id="66"/>
      <w:r w:rsidDel="00000000" w:rsidR="00000000" w:rsidRPr="00000000">
        <w:rPr>
          <w:rtl w:val="0"/>
        </w:rPr>
        <w:t xml:space="preserve">Malhi et al. 2009</w:t>
      </w:r>
      <w:commentRangeEnd w:id="66"/>
      <w:r w:rsidDel="00000000" w:rsidR="00000000" w:rsidRPr="00000000">
        <w:commentReference w:id="66"/>
      </w:r>
      <w:r w:rsidDel="00000000" w:rsidR="00000000" w:rsidRPr="00000000">
        <w:rPr>
          <w:rtl w:val="0"/>
        </w:rPr>
        <w:t xml:space="preserve">; </w:t>
      </w:r>
      <w:commentRangeStart w:id="67"/>
      <w:r w:rsidDel="00000000" w:rsidR="00000000" w:rsidRPr="00000000">
        <w:rPr>
          <w:rtl w:val="0"/>
        </w:rPr>
        <w:t xml:space="preserve">Boulton et al. 2022</w:t>
      </w:r>
      <w:commentRangeEnd w:id="67"/>
      <w:r w:rsidDel="00000000" w:rsidR="00000000" w:rsidRPr="00000000">
        <w:commentReference w:id="67"/>
      </w:r>
      <w:r w:rsidDel="00000000" w:rsidR="00000000" w:rsidRPr="00000000">
        <w:rPr>
          <w:rtl w:val="0"/>
        </w:rPr>
        <w:t xml:space="preserve">; </w:t>
      </w:r>
      <w:commentRangeStart w:id="68"/>
      <w:r w:rsidDel="00000000" w:rsidR="00000000" w:rsidRPr="00000000">
        <w:rPr>
          <w:rtl w:val="0"/>
        </w:rPr>
        <w:t xml:space="preserve">Wunderling et al. 2022</w:t>
      </w:r>
      <w:commentRangeEnd w:id="68"/>
      <w:r w:rsidDel="00000000" w:rsidR="00000000" w:rsidRPr="00000000">
        <w:commentReference w:id="68"/>
      </w:r>
      <w:r w:rsidDel="00000000" w:rsidR="00000000" w:rsidRPr="00000000">
        <w:rPr>
          <w:rtl w:val="0"/>
        </w:rPr>
        <w:t xml:space="preserve">). Because of the importance of these ecosystems in the global carbon and water cycles, the collapse of tropical forest ecosystems would have potent effects on the whole Earth System exacerbating current trends in climate change (</w:t>
      </w:r>
      <w:commentRangeStart w:id="69"/>
      <w:r w:rsidDel="00000000" w:rsidR="00000000" w:rsidRPr="00000000">
        <w:rPr>
          <w:highlight w:val="yellow"/>
          <w:rtl w:val="0"/>
        </w:rPr>
        <w:t xml:space="preserve">Wunderling et al. 2024</w:t>
      </w:r>
      <w:commentRangeEnd w:id="69"/>
      <w:r w:rsidDel="00000000" w:rsidR="00000000" w:rsidRPr="00000000">
        <w:commentReference w:id="69"/>
      </w:r>
      <w:r w:rsidDel="00000000" w:rsidR="00000000" w:rsidRPr="00000000">
        <w:rPr>
          <w:rtl w:val="0"/>
        </w:rPr>
        <w:t xml:space="preserve">).</w:t>
      </w:r>
      <w:r w:rsidDel="00000000" w:rsidR="00000000" w:rsidRPr="00000000">
        <w:rPr>
          <w:rtl w:val="0"/>
        </w:rPr>
        <w:t xml:space="preserve"> To take effective, regionally-tailored action to mitigate these outcomes and conserve this globally important biome, action requires improved understanding of the varied ways in which different tropical forests are responding to change. The second urgent reason for implementing PANGEA now is the lack of knowledge to adequately understand existing and forthcoming satellite data. The tropical forest biomes are woefully understudied compared to other biomes on Earth because of their inaccessibility and bec</w:t>
      </w:r>
      <w:commentRangeStart w:id="70"/>
      <w:r w:rsidDel="00000000" w:rsidR="00000000" w:rsidRPr="00000000">
        <w:rPr>
          <w:rtl w:val="0"/>
        </w:rPr>
        <w:t xml:space="preserve">a</w:t>
      </w:r>
      <w:commentRangeEnd w:id="70"/>
      <w:r w:rsidDel="00000000" w:rsidR="00000000" w:rsidRPr="00000000">
        <w:commentReference w:id="70"/>
      </w:r>
      <w:r w:rsidDel="00000000" w:rsidR="00000000" w:rsidRPr="00000000">
        <w:rPr>
          <w:rtl w:val="0"/>
        </w:rPr>
        <w:t xml:space="preserve">use much of the tropical forest area is in moderately poor or extremely poor nations that have limited resources to devote to the study of tropical forests. To fully benefit from current (e.g., EMIT, GEDI, OCO-2/3) and future (e.g, NISAR, SBG) satellite missions, we urgently need studies with field and airborne resources to understand the signals from those missions. Immediate implementation of PANGEA as a Terrestrial Ecology Field Campaign is essential to fill knowledge gaps, and coordinate with well-timed international efforts. Delaying efforts to intensively study tropical forests will lead to a mismatch between the abundant data coming from our satellite assets and our ability to interpret those data. </w:t>
      </w:r>
      <w:r w:rsidDel="00000000" w:rsidR="00000000" w:rsidRPr="00000000">
        <w:rPr>
          <w:b w:val="1"/>
          <w:rtl w:val="0"/>
        </w:rPr>
        <w:t xml:space="preserve">PANGEA will advance scientific understanding and remote sensing capabilities across thematic areas that directly address the goals of NASA’s Carbon Cycle and Ecosystems Focus Area, in alignment with the Water and Energy Cycle and Climate Variability and Change Focus Areas. </w:t>
      </w:r>
    </w:p>
    <w:p w:rsidR="00000000" w:rsidDel="00000000" w:rsidP="00000000" w:rsidRDefault="00000000" w:rsidRPr="00000000" w14:paraId="000000CD">
      <w:pPr>
        <w:rPr>
          <w:color w:val="ff0000"/>
        </w:rPr>
      </w:pPr>
      <w:r w:rsidDel="00000000" w:rsidR="00000000" w:rsidRPr="00000000">
        <w:rPr>
          <w:rtl w:val="0"/>
        </w:rPr>
      </w:r>
    </w:p>
    <w:p w:rsidR="00000000" w:rsidDel="00000000" w:rsidP="00000000" w:rsidRDefault="00000000" w:rsidRPr="00000000" w14:paraId="000000CE">
      <w:pPr>
        <w:rPr>
          <w:color w:val="ff0000"/>
        </w:rPr>
      </w:pPr>
      <w:commentRangeStart w:id="71"/>
      <w:commentRangeStart w:id="72"/>
      <w:commentRangeStart w:id="73"/>
      <w:r w:rsidDel="00000000" w:rsidR="00000000" w:rsidRPr="00000000">
        <w:rPr>
          <w:color w:val="ff0000"/>
          <w:rtl w:val="0"/>
        </w:rPr>
        <w:t xml:space="preserve">PANGEA</w:t>
      </w:r>
      <w:commentRangeEnd w:id="71"/>
      <w:r w:rsidDel="00000000" w:rsidR="00000000" w:rsidRPr="00000000">
        <w:commentReference w:id="71"/>
      </w:r>
      <w:commentRangeEnd w:id="72"/>
      <w:r w:rsidDel="00000000" w:rsidR="00000000" w:rsidRPr="00000000">
        <w:commentReference w:id="72"/>
      </w:r>
      <w:commentRangeEnd w:id="73"/>
      <w:r w:rsidDel="00000000" w:rsidR="00000000" w:rsidRPr="00000000">
        <w:commentReference w:id="73"/>
      </w:r>
      <w:r w:rsidDel="00000000" w:rsidR="00000000" w:rsidRPr="00000000">
        <w:rPr>
          <w:color w:val="ff0000"/>
          <w:rtl w:val="0"/>
        </w:rPr>
        <w:t xml:space="preserve"> [KEPT THIS WORD HERE TO PRESERVE LONG COMMENTS]</w:t>
      </w:r>
    </w:p>
    <w:p w:rsidR="00000000" w:rsidDel="00000000" w:rsidP="00000000" w:rsidRDefault="00000000" w:rsidRPr="00000000" w14:paraId="000000CF">
      <w:pPr>
        <w:pStyle w:val="Heading3"/>
        <w:rPr/>
      </w:pPr>
      <w:bookmarkStart w:colFirst="0" w:colLast="0" w:name="_brnuslawc6sg" w:id="5"/>
      <w:bookmarkEnd w:id="5"/>
      <w:r w:rsidDel="00000000" w:rsidR="00000000" w:rsidRPr="00000000">
        <w:rPr>
          <w:rtl w:val="0"/>
        </w:rPr>
        <w:t xml:space="preserve">1.3</w:t>
      </w:r>
      <w:r w:rsidDel="00000000" w:rsidR="00000000" w:rsidRPr="00000000">
        <w:rPr>
          <w:rtl w:val="0"/>
        </w:rPr>
        <w:t xml:space="preserve"> </w:t>
      </w:r>
      <w:commentRangeStart w:id="74"/>
      <w:commentRangeStart w:id="75"/>
      <w:r w:rsidDel="00000000" w:rsidR="00000000" w:rsidRPr="00000000">
        <w:rPr>
          <w:rtl w:val="0"/>
        </w:rPr>
        <w:t xml:space="preserve">Role of Remote Sensing Observations</w:t>
      </w:r>
      <w:commentRangeEnd w:id="74"/>
      <w:r w:rsidDel="00000000" w:rsidR="00000000" w:rsidRPr="00000000">
        <w:commentReference w:id="74"/>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w:t>
      </w:r>
      <w:r w:rsidDel="00000000" w:rsidR="00000000" w:rsidRPr="00000000">
        <w:rPr>
          <w:rtl w:val="0"/>
        </w:rPr>
        <w:t xml:space="preserve">In tropical forest regions, surface observations are scarce.  Few tropical forest countries have regularly repeated, systematic forest inventories.  The limited number of research sites provide critical information on biogeochemical and ecological processes, but because of the scarcity of information it is challenging to scale up to regional, biome-wide, or pantropical analysis.  </w:t>
      </w:r>
      <w:commentRangeStart w:id="76"/>
      <w:r w:rsidDel="00000000" w:rsidR="00000000" w:rsidRPr="00000000">
        <w:rPr>
          <w:rtl w:val="0"/>
        </w:rPr>
        <w:t xml:space="preserve">Remote sensing, and especially satellite remote sensing are the primary source of information for regional and Pantropical studies.</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PANGEA represents a huge opportunity for advancing NASA satellite based studies of tropical forests. The previous tropical forest campaign, </w:t>
      </w:r>
      <w:r w:rsidDel="00000000" w:rsidR="00000000" w:rsidRPr="00000000">
        <w:rPr>
          <w:rtl w:val="0"/>
        </w:rPr>
        <w:t xml:space="preserve">LBA</w:t>
      </w:r>
      <w:ins w:author="Michael Keller" w:id="0" w:date="2024-09-13T16:44:54Z">
        <w:r w:rsidDel="00000000" w:rsidR="00000000" w:rsidRPr="00000000">
          <w:rPr>
            <w:rtl w:val="0"/>
          </w:rPr>
          <w:t xml:space="preserve">,</w:t>
        </w:r>
      </w:ins>
      <w:r w:rsidDel="00000000" w:rsidR="00000000" w:rsidRPr="00000000">
        <w:rPr>
          <w:rtl w:val="0"/>
        </w:rPr>
        <w:t xml:space="preserve"> began in1998 before the launch of EOS Terra and Aqua satellites. Landsat was the prime tool for monitoring deforestation (</w:t>
      </w:r>
      <w:commentRangeStart w:id="77"/>
      <w:r w:rsidDel="00000000" w:rsidR="00000000" w:rsidRPr="00000000">
        <w:rPr>
          <w:rtl w:val="0"/>
        </w:rPr>
        <w:t xml:space="preserve">Skole and Tucker 1993</w:t>
      </w:r>
      <w:commentRangeEnd w:id="77"/>
      <w:r w:rsidDel="00000000" w:rsidR="00000000" w:rsidRPr="00000000">
        <w:commentReference w:id="77"/>
      </w:r>
      <w:r w:rsidDel="00000000" w:rsidR="00000000" w:rsidRPr="00000000">
        <w:rPr>
          <w:rtl w:val="0"/>
        </w:rPr>
        <w:t xml:space="preserve">) and through the first decade of LBA research it would be applied to estimate logging (</w:t>
      </w:r>
      <w:commentRangeStart w:id="78"/>
      <w:r w:rsidDel="00000000" w:rsidR="00000000" w:rsidRPr="00000000">
        <w:rPr>
          <w:rtl w:val="0"/>
        </w:rPr>
        <w:t xml:space="preserve">Asner et al. 2005</w:t>
      </w:r>
      <w:commentRangeEnd w:id="78"/>
      <w:r w:rsidDel="00000000" w:rsidR="00000000" w:rsidRPr="00000000">
        <w:commentReference w:id="78"/>
      </w:r>
      <w:r w:rsidDel="00000000" w:rsidR="00000000" w:rsidRPr="00000000">
        <w:rPr>
          <w:rtl w:val="0"/>
        </w:rPr>
        <w:t xml:space="preserve">) and understory forest fires (</w:t>
      </w:r>
      <w:commentRangeStart w:id="79"/>
      <w:r w:rsidDel="00000000" w:rsidR="00000000" w:rsidRPr="00000000">
        <w:rPr>
          <w:rtl w:val="0"/>
        </w:rPr>
        <w:t xml:space="preserve">Morton et al. 2011</w:t>
      </w:r>
      <w:commentRangeEnd w:id="79"/>
      <w:r w:rsidDel="00000000" w:rsidR="00000000" w:rsidRPr="00000000">
        <w:commentReference w:id="79"/>
      </w:r>
      <w:r w:rsidDel="00000000" w:rsidR="00000000" w:rsidRPr="00000000">
        <w:rPr>
          <w:rtl w:val="0"/>
        </w:rPr>
        <w:t xml:space="preserve">). Remote sensing in early ecological models, </w:t>
      </w:r>
      <w:r w:rsidDel="00000000" w:rsidR="00000000" w:rsidRPr="00000000">
        <w:rPr>
          <w:rtl w:val="0"/>
        </w:rPr>
        <w:t xml:space="preserve">such as the Carnegie-Ames-Stanford (CASA) biosphere model (</w:t>
      </w:r>
      <w:commentRangeStart w:id="80"/>
      <w:r w:rsidDel="00000000" w:rsidR="00000000" w:rsidRPr="00000000">
        <w:rPr>
          <w:rtl w:val="0"/>
        </w:rPr>
        <w:t xml:space="preserve">Potter et al. 1993</w:t>
      </w:r>
      <w:commentRangeEnd w:id="80"/>
      <w:r w:rsidDel="00000000" w:rsidR="00000000" w:rsidRPr="00000000">
        <w:commentReference w:id="80"/>
      </w:r>
      <w:r w:rsidDel="00000000" w:rsidR="00000000" w:rsidRPr="00000000">
        <w:rPr>
          <w:rtl w:val="0"/>
        </w:rPr>
        <w:t xml:space="preserve">) </w:t>
      </w:r>
      <w:r w:rsidDel="00000000" w:rsidR="00000000" w:rsidRPr="00000000">
        <w:rPr>
          <w:rtl w:val="0"/>
        </w:rPr>
        <w:t xml:space="preserve">that used satellite data, were originally designed to incorporate NDVI data from polar orbiting weather satellites (AVHRR)</w:t>
      </w:r>
      <w:r w:rsidDel="00000000" w:rsidR="00000000" w:rsidRPr="00000000">
        <w:rPr>
          <w:rtl w:val="0"/>
        </w:rPr>
        <w:t xml:space="preserve"> calibrated to net primary production. </w:t>
      </w:r>
      <w:r w:rsidDel="00000000" w:rsidR="00000000" w:rsidRPr="00000000">
        <w:rPr>
          <w:rtl w:val="0"/>
        </w:rPr>
        <w:t xml:space="preserve">Among the earliest major results of LBA, was the recognition that tower-based estimates of NEE had very different seasonality than the predictions of models at the time (</w:t>
      </w:r>
      <w:commentRangeStart w:id="81"/>
      <w:r w:rsidDel="00000000" w:rsidR="00000000" w:rsidRPr="00000000">
        <w:rPr>
          <w:rtl w:val="0"/>
          <w:rPrChange w:author="Michael Keller" w:id="1" w:date="2024-09-13T17:11:51Z">
            <w:rPr>
              <w:highlight w:val="yellow"/>
            </w:rPr>
          </w:rPrChange>
        </w:rPr>
        <w:t xml:space="preserve">Saleska et al. 2003</w:t>
      </w:r>
      <w:commentRangeEnd w:id="81"/>
      <w:r w:rsidDel="00000000" w:rsidR="00000000" w:rsidRPr="00000000">
        <w:commentReference w:id="81"/>
      </w:r>
      <w:r w:rsidDel="00000000" w:rsidR="00000000" w:rsidRPr="00000000">
        <w:rPr>
          <w:rtl w:val="0"/>
        </w:rPr>
        <w:t xml:space="preserve">). Understanding this mismatch motivated new linkages with more sophisticated remote sensing data. Interpreting MODIS data led to the observation that the Amazon region has a distinct seasonal signal of green-up and brown-down (</w:t>
      </w:r>
      <w:commentRangeStart w:id="82"/>
      <w:r w:rsidDel="00000000" w:rsidR="00000000" w:rsidRPr="00000000">
        <w:rPr>
          <w:rtl w:val="0"/>
          <w:rPrChange w:author="Michael Keller" w:id="2" w:date="2024-09-13T17:12:34Z">
            <w:rPr>
              <w:highlight w:val="yellow"/>
            </w:rPr>
          </w:rPrChange>
        </w:rPr>
        <w:t xml:space="preserve">Huete et al.2006</w:t>
      </w:r>
      <w:commentRangeEnd w:id="82"/>
      <w:r w:rsidDel="00000000" w:rsidR="00000000" w:rsidRPr="00000000">
        <w:commentReference w:id="82"/>
      </w:r>
      <w:r w:rsidDel="00000000" w:rsidR="00000000" w:rsidRPr="00000000">
        <w:rPr>
          <w:rtl w:val="0"/>
        </w:rPr>
        <w:t xml:space="preserve">). Part of this signal resulted from land-use change because pastures and crops are senescent (brown) in the dry season. Forests showed a seasonal pattern of green up, however, even during droughts (</w:t>
      </w:r>
      <w:commentRangeStart w:id="83"/>
      <w:r w:rsidDel="00000000" w:rsidR="00000000" w:rsidRPr="00000000">
        <w:rPr>
          <w:rtl w:val="0"/>
        </w:rPr>
        <w:t xml:space="preserve">Saleska et al. 2007</w:t>
      </w:r>
      <w:commentRangeEnd w:id="83"/>
      <w:r w:rsidDel="00000000" w:rsidR="00000000" w:rsidRPr="00000000">
        <w:commentReference w:id="83"/>
      </w:r>
      <w:r w:rsidDel="00000000" w:rsidR="00000000" w:rsidRPr="00000000">
        <w:rPr>
          <w:rtl w:val="0"/>
        </w:rPr>
        <w:t xml:space="preserve">). Subsequent studies showed that </w:t>
      </w:r>
      <w:r w:rsidDel="00000000" w:rsidR="00000000" w:rsidRPr="00000000">
        <w:rPr>
          <w:rtl w:val="0"/>
        </w:rPr>
        <w:t xml:space="preserve"> BRDF induced artifacts </w:t>
      </w:r>
      <w:r w:rsidDel="00000000" w:rsidR="00000000" w:rsidRPr="00000000">
        <w:rPr>
          <w:rtl w:val="0"/>
        </w:rPr>
        <w:t xml:space="preserve">magnified</w:t>
      </w:r>
      <w:r w:rsidDel="00000000" w:rsidR="00000000" w:rsidRPr="00000000">
        <w:rPr>
          <w:rtl w:val="0"/>
        </w:rPr>
        <w:t xml:space="preserve"> the dry season green-up signal (Morton et al. 2014). However, after these artifacts are removed a seasonal signal remains. </w:t>
      </w:r>
      <w:r w:rsidDel="00000000" w:rsidR="00000000" w:rsidRPr="00000000">
        <w:rPr>
          <w:rtl w:val="0"/>
        </w:rPr>
        <w:t xml:space="preserve">Part of the seasonal signal is related to the annual replacement of old leaves with new leaves at the beginning of the dry season (</w:t>
      </w:r>
      <w:commentRangeStart w:id="84"/>
      <w:r w:rsidDel="00000000" w:rsidR="00000000" w:rsidRPr="00000000">
        <w:rPr>
          <w:rtl w:val="0"/>
        </w:rPr>
        <w:t xml:space="preserve">Wu et al. 2016</w:t>
      </w:r>
      <w:commentRangeEnd w:id="84"/>
      <w:r w:rsidDel="00000000" w:rsidR="00000000" w:rsidRPr="00000000">
        <w:commentReference w:id="84"/>
      </w:r>
      <w:r w:rsidDel="00000000" w:rsidR="00000000" w:rsidRPr="00000000">
        <w:rPr>
          <w:rtl w:val="0"/>
        </w:rPr>
        <w:t xml:space="preserve">). </w:t>
      </w:r>
      <w:r w:rsidDel="00000000" w:rsidR="00000000" w:rsidRPr="00000000">
        <w:rPr>
          <w:rtl w:val="0"/>
        </w:rPr>
        <w:t xml:space="preserve">Researchers</w:t>
      </w:r>
      <w:r w:rsidDel="00000000" w:rsidR="00000000" w:rsidRPr="00000000">
        <w:rPr>
          <w:rtl w:val="0"/>
        </w:rPr>
        <w:t xml:space="preserve"> are still untangling the signal of Amazon phenology that has multiple causes, including seasonal changes in the vertical distribution of leaves visible in spaceborne lidar data (IceSat GLAS) (</w:t>
      </w:r>
      <w:commentRangeStart w:id="85"/>
      <w:r w:rsidDel="00000000" w:rsidR="00000000" w:rsidRPr="00000000">
        <w:rPr>
          <w:rtl w:val="0"/>
        </w:rPr>
        <w:t xml:space="preserve">Tang &amp; Dubayah 2017</w:t>
      </w:r>
      <w:commentRangeEnd w:id="85"/>
      <w:r w:rsidDel="00000000" w:rsidR="00000000" w:rsidRPr="00000000">
        <w:commentReference w:id="85"/>
      </w:r>
      <w:r w:rsidDel="00000000" w:rsidR="00000000" w:rsidRPr="00000000">
        <w:rPr>
          <w:rtl w:val="0"/>
        </w:rPr>
        <w:t xml:space="preserve">) and variable spatial patterns of leaf replacement inferred from SIF data from TROPOMI (</w:t>
      </w:r>
      <w:commentRangeStart w:id="86"/>
      <w:r w:rsidDel="00000000" w:rsidR="00000000" w:rsidRPr="00000000">
        <w:rPr>
          <w:rtl w:val="0"/>
        </w:rPr>
        <w:t xml:space="preserve">Doughty et al. 2019</w:t>
      </w:r>
      <w:commentRangeEnd w:id="86"/>
      <w:r w:rsidDel="00000000" w:rsidR="00000000" w:rsidRPr="00000000">
        <w:commentReference w:id="86"/>
      </w:r>
      <w:r w:rsidDel="00000000" w:rsidR="00000000" w:rsidRPr="00000000">
        <w:rPr>
          <w:rtl w:val="0"/>
        </w:rPr>
        <w:t xml:space="preserve">). New technologies moving beyond </w:t>
      </w:r>
      <w:r w:rsidDel="00000000" w:rsidR="00000000" w:rsidRPr="00000000">
        <w:rPr>
          <w:i w:val="1"/>
          <w:rtl w:val="0"/>
        </w:rPr>
        <w:t xml:space="preserve">greenness </w:t>
      </w:r>
      <w:r w:rsidDel="00000000" w:rsidR="00000000" w:rsidRPr="00000000">
        <w:rPr>
          <w:rtl w:val="0"/>
        </w:rPr>
        <w:t xml:space="preserve">estimates</w:t>
      </w:r>
      <w:r w:rsidDel="00000000" w:rsidR="00000000" w:rsidRPr="00000000">
        <w:rPr>
          <w:rtl w:val="0"/>
        </w:rPr>
        <w:t xml:space="preserve"> are providing deeper insights into the function of tropical forests.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constellation of Earth observing satellites available today, those nearing launch, and those in earlier stages of implementation and planning offer many dimensions of information not previously available and not widely used in tropical forest studies. Pan-tropical forest structure and biomass can now be studied using spaceborne lidar from GEDI (</w:t>
      </w:r>
      <w:commentRangeStart w:id="87"/>
      <w:r w:rsidDel="00000000" w:rsidR="00000000" w:rsidRPr="00000000">
        <w:rPr>
          <w:rtl w:val="0"/>
        </w:rPr>
        <w:t xml:space="preserve">Dubayah et al. 2020</w:t>
      </w:r>
      <w:commentRangeEnd w:id="87"/>
      <w:r w:rsidDel="00000000" w:rsidR="00000000" w:rsidRPr="00000000">
        <w:commentReference w:id="87"/>
      </w:r>
      <w:r w:rsidDel="00000000" w:rsidR="00000000" w:rsidRPr="00000000">
        <w:rPr>
          <w:rtl w:val="0"/>
        </w:rPr>
        <w:t xml:space="preserve">) and upcoming radar missions including the NASA-ISRO NISAR mission and the ESA BIOMASS mission.  Detailed canopy chemistry can now be studied through high-fidelity spectroscopy from current missions including NASA’s EMIT mission (REF) and Italian Space Agency PRISMA (REF) and forthcoming SBG and CHIME missions. Canopy solar induced fluorescence, a close correlate of gross primary productivity, is now measured instruments on several satellite platforms including OCO-2 and OCO-3 (REF), and TROPOMI (REF). Land surface temperature has long been available at coarse resolution from weather satellites but is now measured at 70 m resolution from ECOSTRESS (</w:t>
      </w:r>
      <w:commentRangeStart w:id="88"/>
      <w:r w:rsidDel="00000000" w:rsidR="00000000" w:rsidRPr="00000000">
        <w:rPr>
          <w:rtl w:val="0"/>
        </w:rPr>
        <w:t xml:space="preserve">Fisher et al. 2020</w:t>
      </w:r>
      <w:commentRangeEnd w:id="88"/>
      <w:r w:rsidDel="00000000" w:rsidR="00000000" w:rsidRPr="00000000">
        <w:commentReference w:id="88"/>
      </w:r>
      <w:r w:rsidDel="00000000" w:rsidR="00000000" w:rsidRPr="00000000">
        <w:rPr>
          <w:rtl w:val="0"/>
        </w:rPr>
        <w:t xml:space="preserve">) providing new insights on </w:t>
      </w:r>
      <w:commentRangeStart w:id="89"/>
      <w:r w:rsidDel="00000000" w:rsidR="00000000" w:rsidRPr="00000000">
        <w:rPr>
          <w:highlight w:val="yellow"/>
          <w:rtl w:val="0"/>
        </w:rPr>
        <w:t xml:space="preserve">XYZ</w:t>
      </w:r>
      <w:commentRangeEnd w:id="89"/>
      <w:r w:rsidDel="00000000" w:rsidR="00000000" w:rsidRPr="00000000">
        <w:commentReference w:id="89"/>
      </w:r>
      <w:r w:rsidDel="00000000" w:rsidR="00000000" w:rsidRPr="00000000">
        <w:rPr>
          <w:rtl w:val="0"/>
        </w:rPr>
        <w:t xml:space="preserve">. Satellite observations of total column carbon dioxide (e.g. from GOSAT, OCO-2, OCO-3 and TROPOMI) and gravitational anomalies (GRACE and GRACE-FO) provide regional constraints on atmospheric carbon and water budgets. Similarly, river stages are now available from space through SWOT. High spatial and temporal resolution data on the land surface are now available from sources such as Planet and the GOES-R series of missions.  Many of these </w:t>
      </w:r>
      <w:r w:rsidDel="00000000" w:rsidR="00000000" w:rsidRPr="00000000">
        <w:rPr>
          <w:rtl w:val="0"/>
        </w:rPr>
        <w:t xml:space="preserve">sources</w:t>
      </w:r>
      <w:r w:rsidDel="00000000" w:rsidR="00000000" w:rsidRPr="00000000">
        <w:rPr>
          <w:rtl w:val="0"/>
        </w:rPr>
        <w:t xml:space="preserve"> of information have barely been employed for tropical forest studies.</w:t>
      </w:r>
    </w:p>
    <w:p w:rsidR="00000000" w:rsidDel="00000000" w:rsidP="00000000" w:rsidRDefault="00000000" w:rsidRPr="00000000" w14:paraId="000000D5">
      <w:pPr>
        <w:rPr>
          <w:color w:val="444746"/>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knowledge gaps that PANGEA will address cannot be answered without pan-tropical satellite observations, integrative analyses, and models. However, </w:t>
      </w: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Scale mismatches exist for desired retrievals from nearly all of these satellites. For example, differences need </w:t>
      </w:r>
      <w:r w:rsidDel="00000000" w:rsidR="00000000" w:rsidRPr="00000000">
        <w:rPr>
          <w:rtl w:val="0"/>
        </w:rPr>
        <w:t xml:space="preserve">reconciliation</w:t>
      </w:r>
      <w:r w:rsidDel="00000000" w:rsidR="00000000" w:rsidRPr="00000000">
        <w:rPr>
          <w:rtl w:val="0"/>
        </w:rPr>
        <w:t xml:space="preserve"> between the approximately 1 km footprint of tower-based eddy covariance fluxes and </w:t>
      </w:r>
      <w:commentRangeStart w:id="90"/>
      <w:r w:rsidDel="00000000" w:rsidR="00000000" w:rsidRPr="00000000">
        <w:rPr>
          <w:rtl w:val="0"/>
        </w:rPr>
        <w:t xml:space="preserve">x-20 km </w:t>
      </w:r>
      <w:commentRangeEnd w:id="90"/>
      <w:r w:rsidDel="00000000" w:rsidR="00000000" w:rsidRPr="00000000">
        <w:commentReference w:id="90"/>
      </w:r>
      <w:r w:rsidDel="00000000" w:rsidR="00000000" w:rsidRPr="00000000">
        <w:rPr>
          <w:rtl w:val="0"/>
        </w:rPr>
        <w:t xml:space="preserve">satellite retrievals of gross primary productivity, methane fluxes, and ecosystem respiration. Similarly, leaf- and organismal-scale measures of biodiversity like functional traits and structural attributes scale non-linearly to 30-60 m pixels that incorporate multiple species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D7">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w:t>
      </w:r>
      <w:commentRangeStart w:id="91"/>
      <w:r w:rsidDel="00000000" w:rsidR="00000000" w:rsidRPr="00000000">
        <w:rPr>
          <w:rtl w:val="0"/>
        </w:rPr>
        <w:t xml:space="preserve">We see great opportunities for numerical models that represent processes that mediate forest diversity, </w:t>
      </w:r>
      <w:r w:rsidDel="00000000" w:rsidR="00000000" w:rsidRPr="00000000">
        <w:rPr>
          <w:highlight w:val="yellow"/>
          <w:rtl w:val="0"/>
        </w:rPr>
        <w:t xml:space="preserve">and</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t xml:space="preserve">Information gathered from satellites has important limitations over the tropics. Cloud cover can be an important limitation for optical sensors in moist and wet tropical forests (e.g., OCO-2/3). In addition, the enormous biodiversity of tropical forests may be studied from space but it is unlikely that spaceborne observations will soon supplant species inventories from ground-based studies. Non-plant taxa are unlikely to ever be revealed by satellite 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observe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p w:rsidR="00000000" w:rsidDel="00000000" w:rsidP="00000000" w:rsidRDefault="00000000" w:rsidRPr="00000000" w14:paraId="000000D9">
      <w:pPr>
        <w:pStyle w:val="Heading3"/>
        <w:rPr/>
      </w:pPr>
      <w:bookmarkStart w:colFirst="0" w:colLast="0" w:name="_2wktbz9csd51" w:id="6"/>
      <w:bookmarkEnd w:id="6"/>
      <w:commentRangeStart w:id="92"/>
      <w:r w:rsidDel="00000000" w:rsidR="00000000" w:rsidRPr="00000000">
        <w:rPr>
          <w:rtl w:val="0"/>
        </w:rPr>
        <w:t xml:space="preserve">1.4 The PANGEA Terrestrial Ecology Field Campaign</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0DA">
      <w:pPr>
        <w:rPr>
          <w:color w:val="ff0000"/>
          <w:highlight w:val="yellow"/>
        </w:rPr>
      </w:pPr>
      <w:r w:rsidDel="00000000" w:rsidR="00000000" w:rsidRPr="00000000">
        <w:rPr>
          <w:color w:val="ff0000"/>
          <w:highlight w:val="yellow"/>
          <w:rtl w:val="0"/>
        </w:rPr>
        <w:t xml:space="preserve">[Specifically outline what PANGEA is and is not] - section that explicitly defines what NASA PANGEA covers</w:t>
      </w:r>
    </w:p>
    <w:p w:rsidR="00000000" w:rsidDel="00000000" w:rsidP="00000000" w:rsidRDefault="00000000" w:rsidRPr="00000000" w14:paraId="000000DB">
      <w:pPr>
        <w:rPr>
          <w:color w:val="ff0000"/>
        </w:rPr>
      </w:pPr>
      <w:r w:rsidDel="00000000" w:rsidR="00000000" w:rsidRPr="00000000">
        <w:rPr>
          <w:rtl w:val="0"/>
        </w:rPr>
      </w:r>
    </w:p>
    <w:p w:rsidR="00000000" w:rsidDel="00000000" w:rsidP="00000000" w:rsidRDefault="00000000" w:rsidRPr="00000000" w14:paraId="000000DC">
      <w:pPr>
        <w:numPr>
          <w:ilvl w:val="0"/>
          <w:numId w:val="8"/>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0DD">
      <w:pPr>
        <w:numPr>
          <w:ilvl w:val="1"/>
          <w:numId w:val="8"/>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0DE">
      <w:pPr>
        <w:numPr>
          <w:ilvl w:val="2"/>
          <w:numId w:val="8"/>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0DF">
      <w:pPr>
        <w:numPr>
          <w:ilvl w:val="2"/>
          <w:numId w:val="8"/>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0E0">
      <w:pPr>
        <w:numPr>
          <w:ilvl w:val="2"/>
          <w:numId w:val="8"/>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0E1">
      <w:pPr>
        <w:numPr>
          <w:ilvl w:val="1"/>
          <w:numId w:val="8"/>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0E2">
      <w:pPr>
        <w:numPr>
          <w:ilvl w:val="1"/>
          <w:numId w:val="8"/>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0E3">
      <w:pPr>
        <w:numPr>
          <w:ilvl w:val="2"/>
          <w:numId w:val="8"/>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0E4">
      <w:pPr>
        <w:numPr>
          <w:ilvl w:val="2"/>
          <w:numId w:val="8"/>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0E5">
      <w:pPr>
        <w:numPr>
          <w:ilvl w:val="0"/>
          <w:numId w:val="8"/>
        </w:numPr>
        <w:ind w:left="720" w:hanging="360"/>
        <w:rPr>
          <w:color w:val="ff0000"/>
        </w:rPr>
      </w:pPr>
      <w:r w:rsidDel="00000000" w:rsidR="00000000" w:rsidRPr="00000000">
        <w:rPr>
          <w:color w:val="ff0000"/>
          <w:rtl w:val="0"/>
        </w:rPr>
        <w:t xml:space="preserve">What complementary funding towards PANGEA can cover - refer to Section 7.6 - Co-funding Opportunities</w:t>
      </w:r>
    </w:p>
    <w:p w:rsidR="00000000" w:rsidDel="00000000" w:rsidP="00000000" w:rsidRDefault="00000000" w:rsidRPr="00000000" w14:paraId="000000E6">
      <w:pPr>
        <w:numPr>
          <w:ilvl w:val="1"/>
          <w:numId w:val="8"/>
        </w:numPr>
        <w:ind w:left="1440" w:hanging="360"/>
        <w:rPr>
          <w:color w:val="ff0000"/>
        </w:rPr>
      </w:pPr>
      <w:r w:rsidDel="00000000" w:rsidR="00000000" w:rsidRPr="00000000">
        <w:rPr>
          <w:color w:val="ff0000"/>
          <w:rtl w:val="0"/>
        </w:rPr>
        <w:t xml:space="preserve">Specify where we have commitments and where we do not - in final white paper - not needed in draft</w:t>
      </w:r>
    </w:p>
    <w:p w:rsidR="00000000" w:rsidDel="00000000" w:rsidP="00000000" w:rsidRDefault="00000000" w:rsidRPr="00000000" w14:paraId="000000E7">
      <w:pPr>
        <w:numPr>
          <w:ilvl w:val="0"/>
          <w:numId w:val="8"/>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0E8">
      <w:pPr>
        <w:numPr>
          <w:ilvl w:val="0"/>
          <w:numId w:val="8"/>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0E9">
      <w:pPr>
        <w:pStyle w:val="Heading3"/>
        <w:rPr/>
      </w:pPr>
      <w:bookmarkStart w:colFirst="0" w:colLast="0" w:name="_szwuuhpl6jrs" w:id="7"/>
      <w:bookmarkEnd w:id="7"/>
      <w:r w:rsidDel="00000000" w:rsidR="00000000" w:rsidRPr="00000000">
        <w:rPr>
          <w:rtl w:val="0"/>
        </w:rPr>
        <w:t xml:space="preserve">1.5 PANGEA Study Domain</w:t>
      </w:r>
    </w:p>
    <w:p w:rsidR="00000000" w:rsidDel="00000000" w:rsidP="00000000" w:rsidRDefault="00000000" w:rsidRPr="00000000" w14:paraId="000000EA">
      <w:pPr>
        <w:ind w:left="0" w:firstLine="0"/>
        <w:rPr/>
      </w:pPr>
      <w:r w:rsidDel="00000000" w:rsidR="00000000" w:rsidRPr="00000000">
        <w:rPr>
          <w:rtl w:val="0"/>
        </w:rPr>
        <w:t xml:space="preserve">PANGEA will include a core and extended domain (</w:t>
      </w:r>
      <w:r w:rsidDel="00000000" w:rsidR="00000000" w:rsidRPr="00000000">
        <w:rPr>
          <w:highlight w:val="yellow"/>
          <w:rtl w:val="0"/>
        </w:rPr>
        <w:t xml:space="preserve">Figure X</w:t>
      </w:r>
      <w:r w:rsidDel="00000000" w:rsidR="00000000" w:rsidRPr="00000000">
        <w:rPr>
          <w:rtl w:val="0"/>
        </w:rPr>
        <w:t xml:space="preserve">). The extended domain will encompass pantropical forests, and will be prioritized for satellite remote sensing and modeling analyses. PANGEA’s </w:t>
      </w:r>
      <w:r w:rsidDel="00000000" w:rsidR="00000000" w:rsidRPr="00000000">
        <w:rPr>
          <w:rtl w:val="0"/>
        </w:rPr>
        <w:t xml:space="preserve">core domain will focus on tropical biomes in Africa and the Americas. </w:t>
      </w:r>
      <w:r w:rsidDel="00000000" w:rsidR="00000000" w:rsidRPr="00000000">
        <w:rPr>
          <w:rtl w:val="0"/>
        </w:rPr>
        <w:t xml:space="preserve">Both the core and extended domains will encompass moist tropical forests, including flooded forests, wetlands, peatlands, and mangroves in lowland tropical forests, and highland tropical forests where possible. </w:t>
      </w:r>
      <w:r w:rsidDel="00000000" w:rsidR="00000000" w:rsidRPr="00000000">
        <w:rPr>
          <w:rtl w:val="0"/>
        </w:rPr>
        <w:t xml:space="preserve">The PANGEA study region covers the major ecosystems and landscapes found in the tropics and </w:t>
      </w:r>
      <w:r w:rsidDel="00000000" w:rsidR="00000000" w:rsidRPr="00000000">
        <w:rPr>
          <w:rtl w:val="0"/>
        </w:rPr>
        <w:t xml:space="preserve">the spatial scale required to address the primary questions in the 5 science themes (see </w:t>
      </w:r>
      <w:r w:rsidDel="00000000" w:rsidR="00000000" w:rsidRPr="00000000">
        <w:rPr>
          <w:i w:val="1"/>
          <w:highlight w:val="yellow"/>
          <w:rtl w:val="0"/>
        </w:rPr>
        <w:t xml:space="preserve">Section 2</w:t>
      </w:r>
      <w:r w:rsidDel="00000000" w:rsidR="00000000" w:rsidRPr="00000000">
        <w:rPr>
          <w:rtl w:val="0"/>
        </w:rPr>
        <w:t xml:space="preserve">). The extended domain will enable the </w:t>
      </w:r>
      <w:r w:rsidDel="00000000" w:rsidR="00000000" w:rsidRPr="00000000">
        <w:rPr>
          <w:rtl w:val="0"/>
        </w:rPr>
        <w:t xml:space="preserve">inclusion of existingdatasets and opportunistic collection in Asia and Australia. The focus of PANGEA’s c</w:t>
      </w:r>
      <w:r w:rsidDel="00000000" w:rsidR="00000000" w:rsidRPr="00000000">
        <w:rPr>
          <w:rtl w:val="0"/>
        </w:rPr>
        <w:t xml:space="preserve">oordinated ground, tower, drone, and aircraft measurements </w:t>
      </w:r>
      <w:r w:rsidDel="00000000" w:rsidR="00000000" w:rsidRPr="00000000">
        <w:rPr>
          <w:rtl w:val="0"/>
        </w:rPr>
        <w:t xml:space="preserve">will be at landscapes in the core domain (see </w:t>
      </w:r>
      <w:r w:rsidDel="00000000" w:rsidR="00000000" w:rsidRPr="00000000">
        <w:rPr>
          <w:i w:val="1"/>
          <w:highlight w:val="yellow"/>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PANGEA’s Optimal </w:t>
      </w:r>
      <w:r w:rsidDel="00000000" w:rsidR="00000000" w:rsidRPr="00000000">
        <w:rPr>
          <w:rtl w:val="0"/>
        </w:rPr>
        <w:t xml:space="preserve">Investigation</w:t>
      </w:r>
      <w:r w:rsidDel="00000000" w:rsidR="00000000" w:rsidRPr="00000000">
        <w:rPr>
          <w:rtl w:val="0"/>
        </w:rPr>
        <w:t xml:space="preserve"> will include a minimum of two priority landscapes in Africa and two priority landscapes in the Americas. The Baseline Investigation will include exactly two landscapes on each continent, while PANGEA’s Threshold Investigation will include two landscapes in Africa only. The Threshold Investigation will rely on existing data, planned missions in the American tropics, commercial data-buys, and deployable drones, to utilize satellite data over the Americas for comparisons. </w:t>
      </w:r>
      <w:r w:rsidDel="00000000" w:rsidR="00000000" w:rsidRPr="00000000">
        <w:rPr>
          <w:rtl w:val="0"/>
        </w:rPr>
        <w:t xml:space="preserve">The location of these primary research areas will be based on opportunities to conduct integrated research across science themes, the existence of ongoing or planned research funded by NASA, as well as relationships and ongoing activities conducted by local and international partner agencies and organizations. </w:t>
      </w:r>
      <w:r w:rsidDel="00000000" w:rsidR="00000000" w:rsidRPr="00000000">
        <w:rPr>
          <w:rtl w:val="0"/>
        </w:rPr>
        <w:t xml:space="preserve">See </w:t>
      </w:r>
      <w:r w:rsidDel="00000000" w:rsidR="00000000" w:rsidRPr="00000000">
        <w:rPr>
          <w:i w:val="1"/>
          <w:highlight w:val="yellow"/>
          <w:rtl w:val="0"/>
        </w:rPr>
        <w:t xml:space="preserve">Section 6 </w:t>
      </w:r>
      <w:r w:rsidDel="00000000" w:rsidR="00000000" w:rsidRPr="00000000">
        <w:rPr>
          <w:rtl w:val="0"/>
        </w:rPr>
        <w:t xml:space="preserve">for more information the PANGEA </w:t>
      </w:r>
      <w:r w:rsidDel="00000000" w:rsidR="00000000" w:rsidRPr="00000000">
        <w:rPr>
          <w:rtl w:val="0"/>
        </w:rPr>
        <w:t xml:space="preserve">Research</w:t>
      </w:r>
      <w:r w:rsidDel="00000000" w:rsidR="00000000" w:rsidRPr="00000000">
        <w:rPr>
          <w:rtl w:val="0"/>
        </w:rPr>
        <w:t xml:space="preserve"> Strategy and Study Design. </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b w:val="1"/>
          <w:rtl w:val="0"/>
        </w:rPr>
        <w:t xml:space="preserve">Note: </w:t>
      </w:r>
      <w:r w:rsidDel="00000000" w:rsidR="00000000" w:rsidRPr="00000000">
        <w:rPr>
          <w:rtl w:val="0"/>
        </w:rPr>
        <w:t xml:space="preserve">A variability analysis will be included in the final white paper, highlighting key geographic domains that vary with respect to biotic, abiotic, and disturbance dynamics. </w:t>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886450" cy="3238500"/>
            <wp:effectExtent b="0" l="0" r="0" t="0"/>
            <wp:docPr id="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886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 core (solid purple lines) and extended (dashed black line) domains. O: Optimal, B: Baseline, T: Threshold.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F0">
      <w:pPr>
        <w:pStyle w:val="Heading3"/>
        <w:rPr/>
      </w:pPr>
      <w:bookmarkStart w:colFirst="0" w:colLast="0" w:name="_fhtmlkbo44h7" w:id="8"/>
      <w:bookmarkEnd w:id="8"/>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commentRangeStart w:id="93"/>
      <w:r w:rsidDel="00000000" w:rsidR="00000000" w:rsidRPr="00000000">
        <w:rPr>
          <w:highlight w:val="yellow"/>
          <w:rtl w:val="0"/>
        </w:rPr>
        <w:t xml:space="preserve">Asrar et al. BAMS v 82, pp.1309-1330, 2001</w:t>
      </w:r>
      <w:commentRangeEnd w:id="93"/>
      <w:r w:rsidDel="00000000" w:rsidR="00000000" w:rsidRPr="00000000">
        <w:commentReference w:id="93"/>
      </w:r>
      <w:r w:rsidDel="00000000" w:rsidR="00000000" w:rsidRPr="00000000">
        <w:rPr>
          <w:rtl w:val="0"/>
        </w:rPr>
        <w:t xml:space="preserve">). The Terrestrial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It is also important to note that there is real risk that a campaign like PANGEA could perpetuate parachute and flyover science (</w:t>
      </w:r>
      <w:commentRangeStart w:id="94"/>
      <w:r w:rsidDel="00000000" w:rsidR="00000000" w:rsidRPr="00000000">
        <w:rPr>
          <w:rtl w:val="0"/>
        </w:rPr>
        <w:t xml:space="preserve">Culotta et al. 2024</w:t>
      </w:r>
      <w:commentRangeEnd w:id="94"/>
      <w:r w:rsidDel="00000000" w:rsidR="00000000" w:rsidRPr="00000000">
        <w:commentReference w:id="94"/>
      </w:r>
      <w:r w:rsidDel="00000000" w:rsidR="00000000" w:rsidRPr="00000000">
        <w:rPr>
          <w:rtl w:val="0"/>
        </w:rPr>
        <w:t xml:space="preserve">). Recognizing the deep imprint of colonialism on tropical forest research, PANGEA takes an interwoven approach to equitable and ethical engagement with researchers, governments, institutions, and Indigenous Peoples and Local Communities (IPLCs). Several sections describe PANGEA’s approach to community engagement (Section 7.4), an inclusive organizational structure (Section 7.1), Earth Action (Section 8), capacity building (Section 9), data management (Section 7.7), and international agreements (Section 7.3). </w:t>
      </w:r>
    </w:p>
    <w:p w:rsidR="00000000" w:rsidDel="00000000" w:rsidP="00000000" w:rsidRDefault="00000000" w:rsidRPr="00000000" w14:paraId="000000F4">
      <w:pPr>
        <w:pStyle w:val="Heading3"/>
        <w:rPr/>
      </w:pPr>
      <w:bookmarkStart w:colFirst="0" w:colLast="0" w:name="_y12nbecmffi8" w:id="9"/>
      <w:bookmarkEnd w:id="9"/>
      <w:r w:rsidDel="00000000" w:rsidR="00000000" w:rsidRPr="00000000">
        <w:rPr>
          <w:rtl w:val="0"/>
        </w:rPr>
        <w:t xml:space="preserve">1.7 Earth Science to Action </w:t>
      </w:r>
    </w:p>
    <w:p w:rsidR="00000000" w:rsidDel="00000000" w:rsidP="00000000" w:rsidRDefault="00000000" w:rsidRPr="00000000" w14:paraId="000000F5">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consequently climate feedbacks in the tropics drive urgency to apply insights from the frontiers of NASA Earth Science to support climate mitigation, adaptation, and resilience, biodiversity conservation, food security, water security, and human health around the planet. Since the inception of the Earth Science Enterprise Applications program in 2001 (</w:t>
      </w:r>
      <w:commentRangeStart w:id="95"/>
      <w:commentRangeStart w:id="96"/>
      <w:r w:rsidDel="00000000" w:rsidR="00000000" w:rsidRPr="00000000">
        <w:rPr>
          <w:rtl w:val="0"/>
        </w:rPr>
        <w:t xml:space="preserve">ESE Strategic Plan</w:t>
      </w:r>
      <w:commentRangeEnd w:id="95"/>
      <w:r w:rsidDel="00000000" w:rsidR="00000000" w:rsidRPr="00000000">
        <w:commentReference w:id="95"/>
      </w:r>
      <w:commentRangeEnd w:id="96"/>
      <w:r w:rsidDel="00000000" w:rsidR="00000000" w:rsidRPr="00000000">
        <w:commentReference w:id="96"/>
      </w:r>
      <w:r w:rsidDel="00000000" w:rsidR="00000000" w:rsidRPr="00000000">
        <w:rPr>
          <w:rtl w:val="0"/>
        </w:rPr>
        <w:t xml:space="preserve">) to the launch of the Earth Science to Action strategy in 2024 </w:t>
      </w:r>
      <w:commentRangeStart w:id="97"/>
      <w:r w:rsidDel="00000000" w:rsidR="00000000" w:rsidRPr="00000000">
        <w:rPr>
          <w:rtl w:val="0"/>
        </w:rPr>
        <w:t xml:space="preserve">(ES2A Strategic Plan)</w:t>
      </w:r>
      <w:commentRangeEnd w:id="97"/>
      <w:r w:rsidDel="00000000" w:rsidR="00000000" w:rsidRPr="00000000">
        <w:commentReference w:id="97"/>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commentRangeStart w:id="98"/>
      <w:r w:rsidDel="00000000" w:rsidR="00000000" w:rsidRPr="00000000">
        <w:rPr>
          <w:rtl w:val="0"/>
        </w:rPr>
        <w:t xml:space="preserve">Decadal Survey</w:t>
      </w:r>
      <w:commentRangeEnd w:id="98"/>
      <w:r w:rsidDel="00000000" w:rsidR="00000000" w:rsidRPr="00000000">
        <w:commentReference w:id="98"/>
      </w:r>
      <w:r w:rsidDel="00000000" w:rsidR="00000000" w:rsidRPr="00000000">
        <w:rPr>
          <w:rtl w:val="0"/>
        </w:rPr>
        <w:t xml:space="preserve">). </w:t>
      </w:r>
      <w:r w:rsidDel="00000000" w:rsidR="00000000" w:rsidRPr="00000000">
        <w:rPr>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0FA">
      <w:pPr>
        <w:numPr>
          <w:ilvl w:val="0"/>
          <w:numId w:val="23"/>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0FB">
      <w:pPr>
        <w:numPr>
          <w:ilvl w:val="0"/>
          <w:numId w:val="23"/>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0FC">
      <w:pPr>
        <w:numPr>
          <w:ilvl w:val="0"/>
          <w:numId w:val="23"/>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p>
    <w:p w:rsidR="00000000" w:rsidDel="00000000" w:rsidP="00000000" w:rsidRDefault="00000000" w:rsidRPr="00000000" w14:paraId="000000FD">
      <w:pPr>
        <w:shd w:fill="ffffff" w:val="clear"/>
        <w:ind w:left="3080" w:firstLine="0"/>
        <w:rPr>
          <w:color w:val="ff0000"/>
        </w:rPr>
      </w:pPr>
      <w:r w:rsidDel="00000000" w:rsidR="00000000" w:rsidRPr="00000000">
        <w:rPr>
          <w:rtl w:val="0"/>
        </w:rPr>
      </w:r>
    </w:p>
    <w:p w:rsidR="00000000" w:rsidDel="00000000" w:rsidP="00000000" w:rsidRDefault="00000000" w:rsidRPr="00000000" w14:paraId="000000FE">
      <w:pPr>
        <w:rPr>
          <w:color w:val="ff0000"/>
        </w:rPr>
      </w:pPr>
      <w:commentRangeStart w:id="99"/>
      <w:r w:rsidDel="00000000" w:rsidR="00000000" w:rsidRPr="00000000">
        <w:rPr>
          <w:color w:val="ff0000"/>
          <w:rtl w:val="0"/>
        </w:rPr>
        <w:t xml:space="preserve">Text Box A. NASA Earth Science to Action “Service” in the Tropics</w:t>
      </w:r>
    </w:p>
    <w:p w:rsidR="00000000" w:rsidDel="00000000" w:rsidP="00000000" w:rsidRDefault="00000000" w:rsidRPr="00000000" w14:paraId="000000FF">
      <w:pPr>
        <w:numPr>
          <w:ilvl w:val="0"/>
          <w:numId w:val="25"/>
        </w:numPr>
        <w:ind w:left="720" w:hanging="360"/>
        <w:rPr>
          <w:color w:val="ff0000"/>
          <w:u w:val="none"/>
        </w:rPr>
      </w:pPr>
      <w:r w:rsidDel="00000000" w:rsidR="00000000" w:rsidRPr="00000000">
        <w:rPr>
          <w:color w:val="ff0000"/>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b w:val="1"/>
          <w:color w:val="ff0000"/>
          <w:rtl w:val="0"/>
        </w:rPr>
        <w:t xml:space="preserve">self-sustaining operations</w:t>
      </w:r>
      <w:r w:rsidDel="00000000" w:rsidR="00000000" w:rsidRPr="00000000">
        <w:rPr>
          <w:color w:val="ff0000"/>
          <w:rtl w:val="0"/>
        </w:rPr>
        <w:t xml:space="preserve">. CATHALAC continues as a SERVIR network affiliate, using Earth observations and models in providing maps and information products to the region. </w:t>
      </w:r>
      <w:commentRangeEnd w:id="99"/>
      <w:r w:rsidDel="00000000" w:rsidR="00000000" w:rsidRPr="00000000">
        <w:commentReference w:id="99"/>
      </w:r>
      <w:r w:rsidDel="00000000" w:rsidR="00000000" w:rsidRPr="00000000">
        <w:rPr>
          <w:rtl w:val="0"/>
        </w:rPr>
      </w:r>
    </w:p>
    <w:p w:rsidR="00000000" w:rsidDel="00000000" w:rsidP="00000000" w:rsidRDefault="00000000" w:rsidRPr="00000000" w14:paraId="00000100">
      <w:pPr>
        <w:pStyle w:val="Heading2"/>
        <w:rPr>
          <w:i w:val="1"/>
        </w:rPr>
      </w:pPr>
      <w:bookmarkStart w:colFirst="0" w:colLast="0" w:name="_67ufwhve0n98" w:id="10"/>
      <w:bookmarkEnd w:id="10"/>
      <w:r w:rsidDel="00000000" w:rsidR="00000000" w:rsidRPr="00000000">
        <w:rPr>
          <w:rtl w:val="0"/>
        </w:rPr>
        <w:t xml:space="preserve">2. </w:t>
      </w:r>
      <w:commentRangeStart w:id="100"/>
      <w:r w:rsidDel="00000000" w:rsidR="00000000" w:rsidRPr="00000000">
        <w:rPr>
          <w:rtl w:val="0"/>
        </w:rPr>
        <w:t xml:space="preserve">PANGEA</w:t>
      </w:r>
      <w:commentRangeEnd w:id="100"/>
      <w:r w:rsidDel="00000000" w:rsidR="00000000" w:rsidRPr="00000000">
        <w:commentReference w:id="100"/>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02">
      <w:pPr>
        <w:pStyle w:val="Heading3"/>
        <w:rPr>
          <w:color w:val="ff0000"/>
          <w:highlight w:val="white"/>
        </w:rPr>
      </w:pPr>
      <w:bookmarkStart w:colFirst="0" w:colLast="0" w:name="_ykkfx91lnxr" w:id="11"/>
      <w:bookmarkEnd w:id="11"/>
      <w:r w:rsidDel="00000000" w:rsidR="00000000" w:rsidRPr="00000000">
        <w:rPr>
          <w:rtl w:val="0"/>
        </w:rPr>
        <w:t xml:space="preserve">2.1 </w:t>
      </w:r>
      <w:commentRangeStart w:id="101"/>
      <w:r w:rsidDel="00000000" w:rsidR="00000000" w:rsidRPr="00000000">
        <w:rPr>
          <w:rtl w:val="0"/>
        </w:rPr>
        <w:t xml:space="preserve">Biogeochemical</w:t>
      </w:r>
      <w:commentRangeEnd w:id="101"/>
      <w:r w:rsidDel="00000000" w:rsidR="00000000" w:rsidRPr="00000000">
        <w:commentReference w:id="101"/>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3">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04">
      <w:pPr>
        <w:keepNext w:val="1"/>
        <w:widowControl w:val="0"/>
        <w:rPr>
          <w:b w:val="1"/>
          <w:i w:val="1"/>
        </w:rPr>
      </w:pPr>
      <w:r w:rsidDel="00000000" w:rsidR="00000000" w:rsidRPr="00000000">
        <w:rPr>
          <w:rtl w:val="0"/>
        </w:rPr>
      </w:r>
    </w:p>
    <w:p w:rsidR="00000000" w:rsidDel="00000000" w:rsidP="00000000" w:rsidRDefault="00000000" w:rsidRPr="00000000" w14:paraId="00000105">
      <w:pPr>
        <w:keepNext w:val="1"/>
        <w:widowControl w:val="0"/>
        <w:rPr>
          <w:ins w:author="Junjie Liu" w:id="5" w:date="2024-09-16T22:20:49Z"/>
        </w:rPr>
      </w:pPr>
      <w:commentRangeStart w:id="102"/>
      <w:commentRangeStart w:id="103"/>
      <w:commentRangeStart w:id="104"/>
      <w:commentRangeStart w:id="105"/>
      <w:r w:rsidDel="00000000" w:rsidR="00000000" w:rsidRPr="00000000">
        <w:rPr>
          <w:rtl w:val="0"/>
        </w:rPr>
        <w:t xml:space="preserve">The</w:t>
      </w:r>
      <w:commentRangeEnd w:id="102"/>
      <w:r w:rsidDel="00000000" w:rsidR="00000000" w:rsidRPr="00000000">
        <w:commentReference w:id="102"/>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06"/>
      <w:r w:rsidDel="00000000" w:rsidR="00000000" w:rsidRPr="00000000">
        <w:rPr>
          <w:rtl w:val="0"/>
        </w:rPr>
        <w:t xml:space="preserve">net ecosystem exchange</w:t>
      </w:r>
      <w:commentRangeEnd w:id="106"/>
      <w:r w:rsidDel="00000000" w:rsidR="00000000" w:rsidRPr="00000000">
        <w:commentReference w:id="106"/>
      </w:r>
      <w:r w:rsidDel="00000000" w:rsidR="00000000" w:rsidRPr="00000000">
        <w:rPr>
          <w:rtl w:val="0"/>
        </w:rPr>
        <w:t xml:space="preserve"> estimated at</w:t>
      </w:r>
      <w:commentRangeStart w:id="107"/>
      <w:r w:rsidDel="00000000" w:rsidR="00000000" w:rsidRPr="00000000">
        <w:rPr>
          <w:rtl w:val="0"/>
        </w:rPr>
        <w:t xml:space="preserve"> 3.3</w:t>
      </w:r>
      <w:commentRangeEnd w:id="107"/>
      <w:r w:rsidDel="00000000" w:rsidR="00000000" w:rsidRPr="00000000">
        <w:commentReference w:id="107"/>
      </w:r>
      <w:commentRangeStart w:id="108"/>
      <w:r w:rsidDel="00000000" w:rsidR="00000000" w:rsidRPr="00000000">
        <w:rPr>
          <w:rtl w:val="0"/>
        </w:rPr>
        <w:t xml:space="preserve"> GtC</w:t>
      </w:r>
      <w:commentRangeEnd w:id="108"/>
      <w:r w:rsidDel="00000000" w:rsidR="00000000" w:rsidRPr="00000000">
        <w:commentReference w:id="108"/>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del w:author="Junjie Liu" w:id="3" w:date="2024-09-16T22:19:52Z">
        <w:r w:rsidDel="00000000" w:rsidR="00000000" w:rsidRPr="00000000">
          <w:rPr>
            <w:rtl w:val="0"/>
          </w:rPr>
          <w:delText xml:space="preserve">From 1990 to 2019, the global forest carbon sink was equivalent to nearly half of </w:delText>
        </w:r>
        <w:commentRangeStart w:id="109"/>
        <w:r w:rsidDel="00000000" w:rsidR="00000000" w:rsidRPr="00000000">
          <w:rPr>
            <w:rtl w:val="0"/>
          </w:rPr>
          <w:delText xml:space="preserve">fossil-fuel emissions (7.8±0.4 Pg C yr</w:delText>
        </w:r>
        <w:r w:rsidDel="00000000" w:rsidR="00000000" w:rsidRPr="00000000">
          <w:rPr>
            <w:vertAlign w:val="superscript"/>
            <w:rtl w:val="0"/>
          </w:rPr>
          <w:delText xml:space="preserve">−1</w:delText>
        </w:r>
        <w:commentRangeEnd w:id="109"/>
        <w:r w:rsidDel="00000000" w:rsidR="00000000" w:rsidRPr="00000000">
          <w:commentReference w:id="109"/>
        </w:r>
        <w:r w:rsidDel="00000000" w:rsidR="00000000" w:rsidRPr="00000000">
          <w:rPr>
            <w:rtl w:val="0"/>
          </w:rPr>
          <w:delText xml:space="preserve">) (</w:delText>
        </w:r>
        <w:commentRangeStart w:id="110"/>
        <w:r w:rsidDel="00000000" w:rsidR="00000000" w:rsidRPr="00000000">
          <w:rPr>
            <w:rtl w:val="0"/>
          </w:rPr>
          <w:delText xml:space="preserve">Pan et al. 2024</w:delText>
        </w:r>
        <w:commentRangeEnd w:id="110"/>
        <w:r w:rsidDel="00000000" w:rsidR="00000000" w:rsidRPr="00000000">
          <w:commentReference w:id="110"/>
        </w:r>
        <w:r w:rsidDel="00000000" w:rsidR="00000000" w:rsidRPr="00000000">
          <w:rPr>
            <w:rtl w:val="0"/>
          </w:rPr>
          <w:delText xml:space="preserve">)</w:delText>
        </w:r>
        <w:commentRangeEnd w:id="103"/>
        <w:r w:rsidDel="00000000" w:rsidR="00000000" w:rsidRPr="00000000">
          <w:commentReference w:id="103"/>
        </w:r>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delText xml:space="preserve">. Furthermore, t</w:delText>
        </w:r>
        <w:r w:rsidDel="00000000" w:rsidR="00000000" w:rsidRPr="00000000">
          <w:rPr>
            <w:rtl w:val="0"/>
          </w:rPr>
          <w:delText xml:space="preserve">ropical landscapes are a controlling factor of atmospheric global CO</w:delText>
        </w:r>
        <w:r w:rsidDel="00000000" w:rsidR="00000000" w:rsidRPr="00000000">
          <w:rPr>
            <w:vertAlign w:val="subscript"/>
            <w:rtl w:val="0"/>
          </w:rPr>
          <w:delText xml:space="preserve">2</w:delText>
        </w:r>
        <w:r w:rsidDel="00000000" w:rsidR="00000000" w:rsidRPr="00000000">
          <w:rPr>
            <w:rtl w:val="0"/>
          </w:rPr>
          <w:delText xml:space="preserve"> interannual variability</w:delText>
        </w:r>
        <w:r w:rsidDel="00000000" w:rsidR="00000000" w:rsidRPr="00000000">
          <w:rPr>
            <w:rtl w:val="0"/>
          </w:rPr>
          <w:delText xml:space="preserve"> (</w:delText>
        </w:r>
        <w:commentRangeStart w:id="111"/>
        <w:r w:rsidDel="00000000" w:rsidR="00000000" w:rsidRPr="00000000">
          <w:rPr>
            <w:rtl w:val="0"/>
          </w:rPr>
          <w:delText xml:space="preserve">Ahlström et al., 2015</w:delText>
        </w:r>
        <w:commentRangeEnd w:id="111"/>
        <w:r w:rsidDel="00000000" w:rsidR="00000000" w:rsidRPr="00000000">
          <w:commentReference w:id="111"/>
        </w:r>
        <w:r w:rsidDel="00000000" w:rsidR="00000000" w:rsidRPr="00000000">
          <w:rPr>
            <w:rtl w:val="0"/>
          </w:rPr>
          <w:delText xml:space="preserve">). </w:delText>
        </w:r>
      </w:del>
      <w:r w:rsidDel="00000000" w:rsidR="00000000" w:rsidRPr="00000000">
        <w:rPr>
          <w:rtl w:val="0"/>
        </w:rPr>
        <w:t xml:space="preserve">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w:t>
      </w:r>
      <w:del w:author="Junjie Liu" w:id="4" w:date="2024-09-16T22:20:28Z">
        <w:r w:rsidDel="00000000" w:rsidR="00000000" w:rsidRPr="00000000">
          <w:rPr>
            <w:rtl w:val="0"/>
          </w:rPr>
          <w:delText xml:space="preserve">, with large interannual variability</w:delText>
        </w:r>
      </w:del>
      <w:r w:rsidDel="00000000" w:rsidR="00000000" w:rsidRPr="00000000">
        <w:rPr>
          <w:rtl w:val="0"/>
        </w:rPr>
        <w:t xml:space="preserve"> (</w:t>
      </w:r>
      <w:commentRangeStart w:id="112"/>
      <w:r w:rsidDel="00000000" w:rsidR="00000000" w:rsidRPr="00000000">
        <w:rPr>
          <w:rtl w:val="0"/>
        </w:rPr>
        <w:t xml:space="preserve">Friedlingstein et al., 2023</w:t>
      </w:r>
      <w:commentRangeEnd w:id="112"/>
      <w:r w:rsidDel="00000000" w:rsidR="00000000" w:rsidRPr="00000000">
        <w:commentReference w:id="112"/>
      </w:r>
      <w:r w:rsidDel="00000000" w:rsidR="00000000" w:rsidRPr="00000000">
        <w:rPr>
          <w:rtl w:val="0"/>
        </w:rPr>
        <w:t xml:space="preserve">). </w:t>
      </w:r>
      <w:r w:rsidDel="00000000" w:rsidR="00000000" w:rsidRPr="00000000">
        <w:rPr>
          <w:rtl w:val="0"/>
        </w:rPr>
        <w:t xml:space="preserve">However,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13"/>
      <w:r w:rsidDel="00000000" w:rsidR="00000000" w:rsidRPr="00000000">
        <w:rPr>
          <w:rtl w:val="0"/>
        </w:rPr>
        <w:t xml:space="preserve">Pan et al. 2024</w:t>
      </w:r>
      <w:commentRangeEnd w:id="113"/>
      <w:r w:rsidDel="00000000" w:rsidR="00000000" w:rsidRPr="00000000">
        <w:commentReference w:id="113"/>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14"/>
      <w:r w:rsidDel="00000000" w:rsidR="00000000" w:rsidRPr="00000000">
        <w:rPr>
          <w:rtl w:val="0"/>
        </w:rPr>
        <w:t xml:space="preserve">Saunois et al., 2024</w:t>
      </w:r>
      <w:commentRangeEnd w:id="114"/>
      <w:r w:rsidDel="00000000" w:rsidR="00000000" w:rsidRPr="00000000">
        <w:commentReference w:id="114"/>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15"/>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15"/>
      <w:r w:rsidDel="00000000" w:rsidR="00000000" w:rsidRPr="00000000">
        <w:commentReference w:id="115"/>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ins w:author="Junjie Liu" w:id="5" w:date="2024-09-16T22:20:49Z">
        <w:r w:rsidDel="00000000" w:rsidR="00000000" w:rsidRPr="00000000">
          <w:rPr>
            <w:rtl w:val="0"/>
          </w:rPr>
        </w:r>
      </w:ins>
    </w:p>
    <w:p w:rsidR="00000000" w:rsidDel="00000000" w:rsidP="00000000" w:rsidRDefault="00000000" w:rsidRPr="00000000" w14:paraId="00000106">
      <w:pPr>
        <w:keepNext w:val="1"/>
        <w:widowControl w:val="0"/>
        <w:rPr>
          <w:ins w:author="Junjie Liu" w:id="5" w:date="2024-09-16T22:20:49Z"/>
        </w:rPr>
      </w:pPr>
      <w:ins w:author="Junjie Liu" w:id="5" w:date="2024-09-16T22:20:49Z">
        <w:r w:rsidDel="00000000" w:rsidR="00000000" w:rsidRPr="00000000">
          <w:rPr>
            <w:rtl w:val="0"/>
          </w:rPr>
        </w:r>
      </w:ins>
    </w:p>
    <w:p w:rsidR="00000000" w:rsidDel="00000000" w:rsidP="00000000" w:rsidRDefault="00000000" w:rsidRPr="00000000" w14:paraId="00000107">
      <w:pPr>
        <w:keepNext w:val="1"/>
        <w:widowControl w:val="0"/>
        <w:spacing w:line="276.00000545454543" w:lineRule="auto"/>
        <w:rPr>
          <w:ins w:author="Junjie Liu" w:id="5" w:date="2024-09-16T22:20:49Z"/>
        </w:rPr>
      </w:pPr>
      <w:ins w:author="Junjie Liu" w:id="5" w:date="2024-09-16T22:20:49Z">
        <w:r w:rsidDel="00000000" w:rsidR="00000000" w:rsidRPr="00000000">
          <w:rPr>
            <w:rtl w:val="0"/>
          </w:rPr>
          <w:t xml:space="preserve">Furthermore, tropical landscapes are a controlling factor of atmospheric global CO</w:t>
        </w:r>
        <w:r w:rsidDel="00000000" w:rsidR="00000000" w:rsidRPr="00000000">
          <w:rPr>
            <w:rtl w:val="0"/>
          </w:rPr>
          <w:t xml:space="preserve">2</w:t>
        </w:r>
        <w:r w:rsidDel="00000000" w:rsidR="00000000" w:rsidRPr="00000000">
          <w:rPr>
            <w:rtl w:val="0"/>
          </w:rPr>
          <w:t xml:space="preserve"> interannual variability (Ahlström et al., 2015[1] ; Friedlingstein et al., 2023), implying vulnerability of the tropical carbon sink to future climate change. </w:t>
        </w:r>
      </w:ins>
    </w:p>
    <w:p w:rsidR="00000000" w:rsidDel="00000000" w:rsidP="00000000" w:rsidRDefault="00000000" w:rsidRPr="00000000" w14:paraId="00000108">
      <w:pPr>
        <w:keepNext w:val="1"/>
        <w:widowControl w:val="0"/>
        <w:rPr/>
      </w:pP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16"/>
      <w:r w:rsidDel="00000000" w:rsidR="00000000" w:rsidRPr="00000000">
        <w:rPr>
          <w:rtl w:val="0"/>
        </w:rPr>
        <w:t xml:space="preserve">Liu et al., 2016</w:t>
      </w:r>
      <w:commentRangeEnd w:id="116"/>
      <w:r w:rsidDel="00000000" w:rsidR="00000000" w:rsidRPr="00000000">
        <w:commentReference w:id="116"/>
      </w:r>
      <w:r w:rsidDel="00000000" w:rsidR="00000000" w:rsidRPr="00000000">
        <w:rPr>
          <w:rtl w:val="0"/>
        </w:rPr>
        <w:t xml:space="preserve">;</w:t>
      </w:r>
      <w:commentRangeStart w:id="117"/>
      <w:r w:rsidDel="00000000" w:rsidR="00000000" w:rsidRPr="00000000">
        <w:rPr>
          <w:rtl w:val="0"/>
        </w:rPr>
        <w:t xml:space="preserve"> Lunt et al., 2019</w:t>
      </w:r>
      <w:commentRangeEnd w:id="117"/>
      <w:r w:rsidDel="00000000" w:rsidR="00000000" w:rsidRPr="00000000">
        <w:commentReference w:id="117"/>
      </w:r>
      <w:r w:rsidDel="00000000" w:rsidR="00000000" w:rsidRPr="00000000">
        <w:rPr>
          <w:rtl w:val="0"/>
        </w:rPr>
        <w:t xml:space="preserve">; </w:t>
      </w:r>
      <w:commentRangeStart w:id="118"/>
      <w:r w:rsidDel="00000000" w:rsidR="00000000" w:rsidRPr="00000000">
        <w:rPr>
          <w:rtl w:val="0"/>
        </w:rPr>
        <w:t xml:space="preserve">Crowell et al., 2019</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Palmer et al., 2019</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Yang et al., 2021</w:t>
      </w:r>
      <w:commentRangeEnd w:id="120"/>
      <w:r w:rsidDel="00000000" w:rsidR="00000000" w:rsidRPr="00000000">
        <w:commentReference w:id="120"/>
      </w:r>
      <w:r w:rsidDel="00000000" w:rsidR="00000000" w:rsidRPr="00000000">
        <w:rPr>
          <w:rtl w:val="0"/>
        </w:rPr>
        <w:t xml:space="preserve">; </w:t>
      </w:r>
      <w:r w:rsidDel="00000000" w:rsidR="00000000" w:rsidRPr="00000000">
        <w:rPr>
          <w:rtl w:val="0"/>
        </w:rPr>
        <w:t xml:space="preserve">Liu et al., 2020; Gaubert et al., 2023; </w:t>
      </w:r>
      <w:commentRangeStart w:id="121"/>
      <w:r w:rsidDel="00000000" w:rsidR="00000000" w:rsidRPr="00000000">
        <w:rPr>
          <w:rtl w:val="0"/>
        </w:rPr>
        <w:t xml:space="preserve">Wang et al., 2023; Liu et al., 2024</w:t>
      </w:r>
      <w:r w:rsidDel="00000000" w:rsidR="00000000" w:rsidRPr="00000000">
        <w:rPr>
          <w:sz w:val="16"/>
          <w:szCs w:val="16"/>
          <w:rtl w:val="0"/>
        </w:rPr>
        <w:t xml:space="preserve"> </w:t>
      </w:r>
      <w:r w:rsidDel="00000000" w:rsidR="00000000" w:rsidRPr="00000000">
        <w:rPr>
          <w:rtl w:val="0"/>
        </w:rPr>
        <w:t xml:space="preserve">; Byrne et al., 2023</w:t>
      </w:r>
      <w:commentRangeEnd w:id="121"/>
      <w:r w:rsidDel="00000000" w:rsidR="00000000" w:rsidRPr="00000000">
        <w:commentReference w:id="121"/>
      </w:r>
      <w:r w:rsidDel="00000000" w:rsidR="00000000" w:rsidRPr="00000000">
        <w:rPr>
          <w:sz w:val="16"/>
          <w:szCs w:val="16"/>
          <w:rtl w:val="0"/>
        </w:rPr>
        <w:t xml:space="preserve"> </w:t>
      </w:r>
      <w:r w:rsidDel="00000000" w:rsidR="00000000" w:rsidRPr="00000000">
        <w:rPr>
          <w:rtl w:val="0"/>
        </w:rPr>
        <w:t xml:space="preserve">). These studies have made critical breakthroughs in understanding the spatiotemporal distributions of regional carbon budget and how climate, hydrology, and vegetation characteristics impact the tropical carbon budget across multiple temporal scales. Simultaneously, these studies have also revealed observational gaps that limit our full understanding of tropical carbon cycle. The most recent OCO-2 top-down model intercomparison project (MIP), based on 14 models, has revealed the complex spatial distributions of sources and sinks across the tropical continents: net carbon sources over the northeast Amazon and northern tropical Africa, contrasted with net carbon sinks over western Amazon and the Congo basin (Bryne et al., 2023). The net biosphere exchange over tropical South America is close to carbon neutral (Liu et al., 2024), while tropical African terrestrial biosphere is a net carbon source.</w:t>
      </w:r>
    </w:p>
    <w:p w:rsidR="00000000" w:rsidDel="00000000" w:rsidP="00000000" w:rsidRDefault="00000000" w:rsidRPr="00000000" w14:paraId="0000010A">
      <w:pPr>
        <w:spacing w:after="240" w:before="240" w:line="276.00000545454543" w:lineRule="auto"/>
        <w:rPr/>
      </w:pPr>
      <w:r w:rsidDel="00000000" w:rsidR="00000000" w:rsidRPr="00000000">
        <w:rPr>
          <w:rtl w:val="0"/>
        </w:rPr>
        <w:t xml:space="preserve">However, the lack of a comprehensive validation dataset for the tropics has fueled debate around satellite-based inversion results. For instance, GOSAT and OCO-2 atmospheric inversion results consistently show a significant carbon source in northern tropical Africa (Palmer et al., 2019), driven by considerable carbon releases during the dry season, when these satellites have better observational coverage of the region. On the other hand, a recent study using an emergent constraint approach — which combined four instances of aircraft measurements with satellite-based inversions — suggested that northern tropical Africa is close to carbon neutral (Gaubert et al., 2023). These apparently conflicting findings underscore the urgent need for validation data to resolve such discrepancies. Until these datasets are available, the utility of satellite-based inversions for national carbon inventory quantifications will remain limited.</w:t>
      </w:r>
    </w:p>
    <w:p w:rsidR="00000000" w:rsidDel="00000000" w:rsidP="00000000" w:rsidRDefault="00000000" w:rsidRPr="00000000" w14:paraId="0000010B">
      <w:pPr>
        <w:spacing w:after="240" w:before="240" w:line="276.00000545454543" w:lineRule="auto"/>
        <w:rPr/>
      </w:pPr>
      <w:r w:rsidDel="00000000" w:rsidR="00000000" w:rsidRPr="00000000">
        <w:rPr>
          <w:rtl w:val="0"/>
        </w:rPr>
        <w:t xml:space="preserve">Despite the debate surrounding mean flux estimates based on OCO-2/3 and GOSAT, these satellite observations have provided new insights into the seasonal cycles and interannual variability of the tropical carbon cycle (</w:t>
      </w:r>
      <w:commentRangeStart w:id="122"/>
      <w:r w:rsidDel="00000000" w:rsidR="00000000" w:rsidRPr="00000000">
        <w:rPr>
          <w:rtl w:val="0"/>
        </w:rPr>
        <w:t xml:space="preserve">Lei et al., 2024; Philip et al., 2022; Liu et al., 2017; 2024; Wang et al., 2023</w:t>
      </w:r>
      <w:commentRangeEnd w:id="122"/>
      <w:r w:rsidDel="00000000" w:rsidR="00000000" w:rsidRPr="00000000">
        <w:commentReference w:id="122"/>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(Lei et al., 2024; Philip et al., 2020). Satellite observations have also greatly improved the process-level understanding of the tropical carbon cycle's response to interannual climate variability (Liu et al., 2017; 2024; Wang et al., 2023). For example, Wang et al. (2023) showed that variability in total water storage drives the spatial heterogeneity of the Amazon's carbon cycle response to the 2015-2016 drought, while temperature plays a more important role in influencing carbon flux variability across the entire tropical region. More holistic measurements from the PANGEA mission will further enhance our understanding of the tropical carbon cycle. These comprehensive datasets, incorporating measurements from multiple platforms and technologies, will help resolve current uncertainties and deepen our knowledge of how tropical carbon flux dynamics respond to both short-term climate anomalies and long-term environmental changes.</w:t>
      </w:r>
      <w:r w:rsidDel="00000000" w:rsidR="00000000" w:rsidRPr="00000000">
        <w:rPr>
          <w:rtl w:val="0"/>
        </w:rPr>
      </w:r>
    </w:p>
    <w:p w:rsidR="00000000" w:rsidDel="00000000" w:rsidP="00000000" w:rsidRDefault="00000000" w:rsidRPr="00000000" w14:paraId="0000010C">
      <w:pPr>
        <w:spacing w:after="240" w:before="240" w:lineRule="auto"/>
        <w:rPr/>
      </w:pP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23"/>
      <w:r w:rsidDel="00000000" w:rsidR="00000000" w:rsidRPr="00000000">
        <w:rPr>
          <w:rtl w:val="0"/>
        </w:rPr>
        <w:t xml:space="preserve">Parker et al., 2018</w:t>
      </w:r>
      <w:commentRangeEnd w:id="123"/>
      <w:r w:rsidDel="00000000" w:rsidR="00000000" w:rsidRPr="00000000">
        <w:commentReference w:id="123"/>
      </w:r>
      <w:r w:rsidDel="00000000" w:rsidR="00000000" w:rsidRPr="00000000">
        <w:rPr>
          <w:rtl w:val="0"/>
        </w:rPr>
        <w:t xml:space="preserve">; </w:t>
      </w:r>
      <w:commentRangeStart w:id="124"/>
      <w:r w:rsidDel="00000000" w:rsidR="00000000" w:rsidRPr="00000000">
        <w:rPr>
          <w:rtl w:val="0"/>
        </w:rPr>
        <w:t xml:space="preserve">Ma et al., 2021</w:t>
      </w:r>
      <w:commentRangeEnd w:id="124"/>
      <w:r w:rsidDel="00000000" w:rsidR="00000000" w:rsidRPr="00000000">
        <w:commentReference w:id="124"/>
      </w:r>
      <w:r w:rsidDel="00000000" w:rsidR="00000000" w:rsidRPr="00000000">
        <w:rPr>
          <w:rtl w:val="0"/>
        </w:rPr>
        <w:t xml:space="preserve">; </w:t>
      </w:r>
      <w:commentRangeStart w:id="125"/>
      <w:r w:rsidDel="00000000" w:rsidR="00000000" w:rsidRPr="00000000">
        <w:rPr>
          <w:rtl w:val="0"/>
        </w:rPr>
        <w:t xml:space="preserve">Feng et al., 2022</w:t>
      </w:r>
      <w:commentRangeEnd w:id="125"/>
      <w:r w:rsidDel="00000000" w:rsidR="00000000" w:rsidRPr="00000000">
        <w:commentReference w:id="125"/>
      </w:r>
      <w:r w:rsidDel="00000000" w:rsidR="00000000" w:rsidRPr="00000000">
        <w:rPr>
          <w:rtl w:val="0"/>
        </w:rPr>
        <w:t xml:space="preserve">; </w:t>
      </w:r>
      <w:commentRangeStart w:id="126"/>
      <w:r w:rsidDel="00000000" w:rsidR="00000000" w:rsidRPr="00000000">
        <w:rPr>
          <w:rtl w:val="0"/>
        </w:rPr>
        <w:t xml:space="preserve">Yu et al., 2023</w:t>
      </w:r>
      <w:commentRangeEnd w:id="126"/>
      <w:r w:rsidDel="00000000" w:rsidR="00000000" w:rsidRPr="00000000">
        <w:commentReference w:id="126"/>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 </w:t>
      </w:r>
      <w:r w:rsidDel="00000000" w:rsidR="00000000" w:rsidRPr="00000000">
        <w:rPr>
          <w:rtl w:val="0"/>
        </w:rPr>
        <w:t xml:space="preserve">These major findings are a result of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data</w:t>
      </w:r>
      <w:ins w:author="Liane S. Guild" w:id="6" w:date="2024-09-13T21:29:24Z">
        <w:r w:rsidDel="00000000" w:rsidR="00000000" w:rsidRPr="00000000">
          <w:rPr>
            <w:rtl w:val="0"/>
          </w:rPr>
          <w:t xml:space="preserve">,</w:t>
        </w:r>
      </w:ins>
      <w:r w:rsidDel="00000000" w:rsidR="00000000" w:rsidRPr="00000000">
        <w:rPr>
          <w:rtl w:val="0"/>
        </w:rPr>
        <w:t xml:space="preserve">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growth rate (Feng et al., 2022).</w:t>
      </w:r>
      <w:r w:rsidDel="00000000" w:rsidR="00000000" w:rsidRPr="00000000">
        <w:rPr>
          <w:rtl w:val="0"/>
        </w:rPr>
        <w:t xml:space="preserve"> </w:t>
      </w:r>
    </w:p>
    <w:p w:rsidR="00000000" w:rsidDel="00000000" w:rsidP="00000000" w:rsidRDefault="00000000" w:rsidRPr="00000000" w14:paraId="0000010D">
      <w:pPr>
        <w:spacing w:after="240" w:before="240" w:lineRule="auto"/>
        <w:ind w:left="0" w:firstLine="0"/>
        <w:rPr>
          <w:color w:val="ff0000"/>
        </w:rPr>
      </w:pPr>
      <w:r w:rsidDel="00000000" w:rsidR="00000000" w:rsidRPr="00000000">
        <w:rPr>
          <w:rtl w:val="0"/>
        </w:rPr>
        <w:t xml:space="preserve">Tropical carbon stocks and fluxes vary enormously in space and time (</w:t>
      </w:r>
      <w:commentRangeStart w:id="127"/>
      <w:r w:rsidDel="00000000" w:rsidR="00000000" w:rsidRPr="00000000">
        <w:rPr>
          <w:rtl w:val="0"/>
        </w:rPr>
        <w:t xml:space="preserve">Sullivan</w:t>
      </w:r>
      <w:commentRangeEnd w:id="127"/>
      <w:r w:rsidDel="00000000" w:rsidR="00000000" w:rsidRPr="00000000">
        <w:commentReference w:id="127"/>
      </w:r>
      <w:r w:rsidDel="00000000" w:rsidR="00000000" w:rsidRPr="00000000">
        <w:rPr>
          <w:rtl w:val="0"/>
        </w:rPr>
        <w:t xml:space="preserve"> et al. 2020, </w:t>
      </w:r>
      <w:commentRangeStart w:id="128"/>
      <w:r w:rsidDel="00000000" w:rsidR="00000000" w:rsidRPr="00000000">
        <w:rPr>
          <w:rtl w:val="0"/>
        </w:rPr>
        <w:t xml:space="preserve">Xu </w:t>
      </w:r>
      <w:commentRangeEnd w:id="128"/>
      <w:r w:rsidDel="00000000" w:rsidR="00000000" w:rsidRPr="00000000">
        <w:commentReference w:id="128"/>
      </w:r>
      <w:r w:rsidDel="00000000" w:rsidR="00000000" w:rsidRPr="00000000">
        <w:rPr>
          <w:rtl w:val="0"/>
        </w:rPr>
        <w:t xml:space="preserve">et al. 2021, </w:t>
      </w:r>
      <w:commentRangeStart w:id="129"/>
      <w:r w:rsidDel="00000000" w:rsidR="00000000" w:rsidRPr="00000000">
        <w:rPr>
          <w:rtl w:val="0"/>
        </w:rPr>
        <w:t xml:space="preserve">Muller</w:t>
      </w:r>
      <w:commentRangeEnd w:id="129"/>
      <w:r w:rsidDel="00000000" w:rsidR="00000000" w:rsidRPr="00000000">
        <w:commentReference w:id="129"/>
      </w:r>
      <w:r w:rsidDel="00000000" w:rsidR="00000000" w:rsidRPr="00000000">
        <w:rPr>
          <w:rtl w:val="0"/>
        </w:rPr>
        <w:t xml:space="preserve">-Landau et al. 2021, </w:t>
      </w:r>
      <w:commentRangeStart w:id="130"/>
      <w:r w:rsidDel="00000000" w:rsidR="00000000" w:rsidRPr="00000000">
        <w:rPr>
          <w:rtl w:val="0"/>
        </w:rPr>
        <w:t xml:space="preserve">Wang </w:t>
      </w:r>
      <w:commentRangeEnd w:id="130"/>
      <w:r w:rsidDel="00000000" w:rsidR="00000000" w:rsidRPr="00000000">
        <w:commentReference w:id="130"/>
      </w:r>
      <w:r w:rsidDel="00000000" w:rsidR="00000000" w:rsidRPr="00000000">
        <w:rPr>
          <w:rtl w:val="0"/>
        </w:rPr>
        <w:t xml:space="preserve">et al. 2023). Intact, disturbed, and regrowing forests differ dramatically in their ability to uptake carbon, with strong variation geographically and within each group. From 1990 to 2019, regrowing tropical forests increased in area, resulting in a 29±8% increase in their ability to sequester carbon, while intact forest areas shrank, directly reducing their ability to store carbon by 31±7% (</w:t>
      </w:r>
      <w:commentRangeStart w:id="131"/>
      <w:r w:rsidDel="00000000" w:rsidR="00000000" w:rsidRPr="00000000">
        <w:rPr>
          <w:rtl w:val="0"/>
        </w:rPr>
        <w:t xml:space="preserve">Pan et al. 2024</w:t>
      </w:r>
      <w:commentRangeEnd w:id="131"/>
      <w:r w:rsidDel="00000000" w:rsidR="00000000" w:rsidRPr="00000000">
        <w:commentReference w:id="131"/>
      </w:r>
      <w:r w:rsidDel="00000000" w:rsidR="00000000" w:rsidRPr="00000000">
        <w:rPr>
          <w:rtl w:val="0"/>
        </w:rPr>
        <w:t xml:space="preserve">). </w:t>
      </w:r>
      <w:r w:rsidDel="00000000" w:rsidR="00000000" w:rsidRPr="00000000">
        <w:rPr>
          <w:rtl w:val="0"/>
        </w:rPr>
        <w:t xml:space="preserve">The tropical carbon sink has </w:t>
      </w:r>
      <w:r w:rsidDel="00000000" w:rsidR="00000000" w:rsidRPr="00000000">
        <w:rPr>
          <w:rtl w:val="0"/>
        </w:rPr>
        <w:t xml:space="preserve">weakened in recent years, a trend widely attributed to climate and </w:t>
      </w:r>
      <w:commentRangeStart w:id="132"/>
      <w:r w:rsidDel="00000000" w:rsidR="00000000" w:rsidRPr="00000000">
        <w:rPr>
          <w:rtl w:val="0"/>
        </w:rPr>
        <w:t xml:space="preserve">land-use chang</w:t>
      </w:r>
      <w:commentRangeEnd w:id="132"/>
      <w:r w:rsidDel="00000000" w:rsidR="00000000" w:rsidRPr="00000000">
        <w:commentReference w:id="132"/>
      </w:r>
      <w:r w:rsidDel="00000000" w:rsidR="00000000" w:rsidRPr="00000000">
        <w:rPr>
          <w:rtl w:val="0"/>
        </w:rPr>
        <w:t xml:space="preserve">e (</w:t>
      </w:r>
      <w:commentRangeStart w:id="133"/>
      <w:r w:rsidDel="00000000" w:rsidR="00000000" w:rsidRPr="00000000">
        <w:rPr>
          <w:rtl w:val="0"/>
        </w:rPr>
        <w:t xml:space="preserve">Hubau</w:t>
      </w:r>
      <w:commentRangeEnd w:id="133"/>
      <w:r w:rsidDel="00000000" w:rsidR="00000000" w:rsidRPr="00000000">
        <w:commentReference w:id="133"/>
      </w:r>
      <w:r w:rsidDel="00000000" w:rsidR="00000000" w:rsidRPr="00000000">
        <w:rPr>
          <w:rtl w:val="0"/>
        </w:rPr>
        <w:t xml:space="preserve"> et al. 2020; Pan et al. 2024)</w:t>
      </w:r>
      <w:r w:rsidDel="00000000" w:rsidR="00000000" w:rsidRPr="00000000">
        <w:rPr>
          <w:rtl w:val="0"/>
        </w:rPr>
        <w:t xml:space="preserve">. Critically, tropical forests differ in their sensitivity to extreme events and responses to climate and land-use change, with some evidence suggesting a more rapidly weakening carbon sink in the Amazon compared to Central Africa (</w:t>
      </w:r>
      <w:commentRangeStart w:id="134"/>
      <w:r w:rsidDel="00000000" w:rsidR="00000000" w:rsidRPr="00000000">
        <w:rPr>
          <w:rtl w:val="0"/>
        </w:rPr>
        <w:t xml:space="preserve">Bennett et al. 2015, </w:t>
      </w:r>
      <w:r w:rsidDel="00000000" w:rsidR="00000000" w:rsidRPr="00000000">
        <w:rPr>
          <w:highlight w:val="yellow"/>
          <w:rtl w:val="0"/>
        </w:rPr>
        <w:t xml:space="preserve">Poorter et al. 2016, Verbesselt et al. 2016, Liu et al. 2017, Hubau et al. 2020 </w:t>
      </w:r>
      <w:commentRangeEnd w:id="134"/>
      <w:r w:rsidDel="00000000" w:rsidR="00000000" w:rsidRPr="00000000">
        <w:commentReference w:id="134"/>
      </w:r>
      <w:r w:rsidDel="00000000" w:rsidR="00000000" w:rsidRPr="00000000">
        <w:rPr>
          <w:rtl w:val="0"/>
        </w:rPr>
        <w:t xml:space="preserve">). 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w:t>
      </w:r>
      <w:commentRangeStart w:id="135"/>
      <w:r w:rsidDel="00000000" w:rsidR="00000000" w:rsidRPr="00000000">
        <w:rPr>
          <w:highlight w:val="yellow"/>
          <w:rtl w:val="0"/>
        </w:rPr>
        <w:t xml:space="preserve">Malhi et al. 2014, Marvin et al. 2014, Schimel et al. 2019, Hughes et al. 2021, Chapman et al. 2024</w:t>
      </w:r>
      <w:commentRangeEnd w:id="135"/>
      <w:r w:rsidDel="00000000" w:rsidR="00000000" w:rsidRPr="00000000">
        <w:commentReference w:id="135"/>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spacing w:after="240" w:before="240" w:lineRule="auto"/>
        <w:ind w:left="0" w:firstLine="0"/>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plant species composition  drive wide variation in rates of photosynthesis, respiration, tree mortality, woody productivity, and carbon flux across the tropics (Sullivan et al. 2020; Muller-Landau et al. 2021; </w:t>
      </w:r>
      <w:commentRangeStart w:id="136"/>
      <w:r w:rsidDel="00000000" w:rsidR="00000000" w:rsidRPr="00000000">
        <w:rPr>
          <w:rtl w:val="0"/>
        </w:rPr>
        <w:t xml:space="preserve">Wang et al . 2023</w:t>
      </w:r>
      <w:commentRangeEnd w:id="136"/>
      <w:r w:rsidDel="00000000" w:rsidR="00000000" w:rsidRPr="00000000">
        <w:commentReference w:id="136"/>
      </w:r>
      <w:r w:rsidDel="00000000" w:rsidR="00000000" w:rsidRPr="00000000">
        <w:rPr>
          <w:rtl w:val="0"/>
        </w:rPr>
        <w:t xml:space="preserve">).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dense, evergreen forests with high productivity and large carbon stocks</w:t>
      </w:r>
      <w:del w:author="Helene Muller-Landau" w:id="7" w:date="2024-09-16T12:10:05Z">
        <w:r w:rsidDel="00000000" w:rsidR="00000000" w:rsidRPr="00000000">
          <w:rPr>
            <w:rtl w:val="0"/>
          </w:rPr>
          <w:delText xml:space="preserve">,</w:delText>
        </w:r>
      </w:del>
      <w:r w:rsidDel="00000000" w:rsidR="00000000" w:rsidRPr="00000000">
        <w:rPr>
          <w:rtl w:val="0"/>
        </w:rPr>
        <w:t xml:space="preserve"> </w:t>
      </w:r>
      <w:del w:author="Helene Muller-Landau" w:id="8" w:date="2024-09-16T12:09:56Z">
        <w:commentRangeStart w:id="137"/>
        <w:r w:rsidDel="00000000" w:rsidR="00000000" w:rsidRPr="00000000">
          <w:rPr>
            <w:rtl w:val="0"/>
          </w:rPr>
          <w:delText xml:space="preserve">yet inundated areas are sources of CH</w:delText>
        </w:r>
        <w:r w:rsidDel="00000000" w:rsidR="00000000" w:rsidRPr="00000000">
          <w:rPr>
            <w:vertAlign w:val="subscript"/>
            <w:rtl w:val="0"/>
          </w:rPr>
          <w:delText xml:space="preserve">4</w:delText>
        </w:r>
        <w:r w:rsidDel="00000000" w:rsidR="00000000" w:rsidRPr="00000000">
          <w:rPr>
            <w:rtl w:val="0"/>
          </w:rPr>
          <w:delText xml:space="preserve"> flux, </w:delText>
        </w:r>
      </w:del>
      <w:commentRangeEnd w:id="137"/>
      <w:r w:rsidDel="00000000" w:rsidR="00000000" w:rsidRPr="00000000">
        <w:commentReference w:id="137"/>
      </w:r>
      <w:r w:rsidDel="00000000" w:rsidR="00000000" w:rsidRPr="00000000">
        <w:rPr>
          <w:rtl w:val="0"/>
        </w:rPr>
        <w:t xml:space="preserve">while areas with seasonal or lower rainfall harbor partially or fully deciduous forests with more seasonal variation in carbon fluxes and relatively lower productivity and carbon stocks (</w:t>
      </w:r>
      <w:commentRangeStart w:id="138"/>
      <w:r w:rsidDel="00000000" w:rsidR="00000000" w:rsidRPr="00000000">
        <w:rPr>
          <w:rtl w:val="0"/>
        </w:rPr>
        <w:t xml:space="preserve">Malhi et al., 20</w:t>
      </w:r>
      <w:ins w:author="Le Bienfaiteur Sagang Takougoum" w:id="9" w:date="2024-09-09T01:58:25Z">
        <w:commentRangeEnd w:id="138"/>
        <w:r w:rsidDel="00000000" w:rsidR="00000000" w:rsidRPr="00000000">
          <w:commentReference w:id="138"/>
        </w:r>
        <w:commentRangeStart w:id="139"/>
        <w:r w:rsidDel="00000000" w:rsidR="00000000" w:rsidRPr="00000000">
          <w:rPr>
            <w:rtl w:val="0"/>
          </w:rPr>
          <w:t xml:space="preserve">02; Bonan et al., 2008</w:t>
        </w:r>
      </w:ins>
      <w:commentRangeEnd w:id="139"/>
      <w:r w:rsidDel="00000000" w:rsidR="00000000" w:rsidRPr="00000000">
        <w:commentReference w:id="139"/>
      </w:r>
      <w:r w:rsidDel="00000000" w:rsidR="00000000" w:rsidRPr="00000000">
        <w:rPr>
          <w:rtl w:val="0"/>
        </w:rPr>
        <w:t xml:space="preserve">; Muller-Landau et al. 2021). </w:t>
      </w:r>
      <w:r w:rsidDel="00000000" w:rsidR="00000000" w:rsidRPr="00000000">
        <w:rPr>
          <w:rtl w:val="0"/>
        </w:rPr>
        <w:t xml:space="preserve">Temperature also affects forest carbon cycling, both directly and in interaction with water availability (</w:t>
      </w:r>
      <w:commentRangeStart w:id="140"/>
      <w:r w:rsidDel="00000000" w:rsidR="00000000" w:rsidRPr="00000000">
        <w:rPr>
          <w:rtl w:val="0"/>
        </w:rPr>
        <w:t xml:space="preserve">Taylor et al. 201</w:t>
      </w:r>
      <w:commentRangeEnd w:id="140"/>
      <w:r w:rsidDel="00000000" w:rsidR="00000000" w:rsidRPr="00000000">
        <w:commentReference w:id="140"/>
      </w:r>
      <w:r w:rsidDel="00000000" w:rsidR="00000000" w:rsidRPr="00000000">
        <w:rPr>
          <w:rtl w:val="0"/>
        </w:rPr>
        <w:t xml:space="preserve">7; Muller-Landau et al. 2021). </w:t>
      </w:r>
      <w:r w:rsidDel="00000000" w:rsidR="00000000" w:rsidRPr="00000000">
        <w:rPr>
          <w:rtl w:val="0"/>
        </w:rPr>
        <w:t xml:space="preserve">Tropical forests also exhibit enormous variation in </w:t>
      </w:r>
      <w:r w:rsidDel="00000000" w:rsidR="00000000" w:rsidRPr="00000000">
        <w:rPr>
          <w:rtl w:val="0"/>
        </w:rPr>
        <w:t xml:space="preserve">geomorphology, and thus in soil physical properties and soil fertility (</w:t>
      </w:r>
      <w:commentRangeStart w:id="141"/>
      <w:r w:rsidDel="00000000" w:rsidR="00000000" w:rsidRPr="00000000">
        <w:rPr>
          <w:rtl w:val="0"/>
        </w:rPr>
        <w:t xml:space="preserve">Townsend et al. 2008</w:t>
      </w:r>
      <w:commentRangeEnd w:id="141"/>
      <w:r w:rsidDel="00000000" w:rsidR="00000000" w:rsidRPr="00000000">
        <w:commentReference w:id="141"/>
      </w:r>
      <w:r w:rsidDel="00000000" w:rsidR="00000000" w:rsidRPr="00000000">
        <w:rPr>
          <w:rtl w:val="0"/>
        </w:rPr>
        <w:t xml:space="preserve">). Geomorphological variables are often correlated, making it more difficult to tease apart their relationships with productivity and biomass. For example, across the Amazon Basin, lower soil fertility is often associated with deeper, more stable, well-aggregated, and well-drained soils (</w:t>
      </w:r>
      <w:commentRangeStart w:id="142"/>
      <w:r w:rsidDel="00000000" w:rsidR="00000000" w:rsidRPr="00000000">
        <w:rPr>
          <w:rtl w:val="0"/>
        </w:rPr>
        <w:t xml:space="preserve">Quesada et al., 2010</w:t>
      </w:r>
      <w:commentRangeEnd w:id="142"/>
      <w:r w:rsidDel="00000000" w:rsidR="00000000" w:rsidRPr="00000000">
        <w:commentReference w:id="142"/>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p>
    <w:p w:rsidR="00000000" w:rsidDel="00000000" w:rsidP="00000000" w:rsidRDefault="00000000" w:rsidRPr="00000000" w14:paraId="0000010F">
      <w:pPr>
        <w:widowControl w:val="0"/>
        <w:rPr>
          <w:color w:val="ff0000"/>
        </w:rPr>
      </w:pPr>
      <w:commentRangeStart w:id="143"/>
      <w:r w:rsidDel="00000000" w:rsidR="00000000" w:rsidRPr="00000000">
        <w:rPr>
          <w:rtl w:val="0"/>
        </w:rPr>
        <w:t xml:space="preserve">Tropical forests</w:t>
      </w:r>
      <w:commentRangeEnd w:id="143"/>
      <w:r w:rsidDel="00000000" w:rsidR="00000000" w:rsidRPr="00000000">
        <w:commentReference w:id="143"/>
      </w:r>
      <w:r w:rsidDel="00000000" w:rsidR="00000000" w:rsidRPr="00000000">
        <w:rPr>
          <w:rtl w:val="0"/>
        </w:rPr>
        <w:t xml:space="preserve"> are thought to be strongly influenced by nutrient availability because many tropical forests are situated on highly weathered soils depleted in rock-derived nutrients (</w:t>
      </w:r>
      <w:commentRangeStart w:id="144"/>
      <w:r w:rsidDel="00000000" w:rsidR="00000000" w:rsidRPr="00000000">
        <w:rPr>
          <w:highlight w:val="yellow"/>
          <w:rtl w:val="0"/>
        </w:rPr>
        <w:t xml:space="preserve">Townsend et al. 2008</w:t>
      </w:r>
      <w:commentRangeEnd w:id="144"/>
      <w:r w:rsidDel="00000000" w:rsidR="00000000" w:rsidRPr="00000000">
        <w:commentReference w:id="144"/>
      </w:r>
      <w:r w:rsidDel="00000000" w:rsidR="00000000" w:rsidRPr="00000000">
        <w:rPr>
          <w:rtl w:val="0"/>
        </w:rPr>
        <w:t xml:space="preserve">). Large variation in nutrient availability leads to large uncertainties around nutrient constraints on the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effect (</w:t>
      </w:r>
      <w:commentRangeStart w:id="145"/>
      <w:r w:rsidDel="00000000" w:rsidR="00000000" w:rsidRPr="00000000">
        <w:rPr>
          <w:rtl w:val="0"/>
        </w:rPr>
        <w:t xml:space="preserve">Fleischer and Terrer 2022</w:t>
      </w:r>
      <w:commentRangeEnd w:id="145"/>
      <w:r w:rsidDel="00000000" w:rsidR="00000000" w:rsidRPr="00000000">
        <w:commentReference w:id="145"/>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50% (</w:t>
      </w:r>
      <w:commentRangeStart w:id="146"/>
      <w:r w:rsidDel="00000000" w:rsidR="00000000" w:rsidRPr="00000000">
        <w:rPr>
          <w:rtl w:val="0"/>
        </w:rPr>
        <w:t xml:space="preserve">Fleischer et al., 2019</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Braghiere et al. 2022</w:t>
      </w:r>
      <w:commentRangeEnd w:id="147"/>
      <w:r w:rsidDel="00000000" w:rsidR="00000000" w:rsidRPr="00000000">
        <w:commentReference w:id="147"/>
      </w:r>
      <w:r w:rsidDel="00000000" w:rsidR="00000000" w:rsidRPr="00000000">
        <w:rPr>
          <w:rtl w:val="0"/>
        </w:rPr>
        <w:t xml:space="preserve">). In addition, land-use change can displace large quantities of nutrients (</w:t>
      </w:r>
      <w:commentRangeStart w:id="148"/>
      <w:r w:rsidDel="00000000" w:rsidR="00000000" w:rsidRPr="00000000">
        <w:rPr>
          <w:rtl w:val="0"/>
        </w:rPr>
        <w:t xml:space="preserve">Bauters et al. 2022</w:t>
      </w:r>
      <w:commentRangeEnd w:id="148"/>
      <w:r w:rsidDel="00000000" w:rsidR="00000000" w:rsidRPr="00000000">
        <w:commentReference w:id="148"/>
      </w:r>
      <w:r w:rsidDel="00000000" w:rsidR="00000000" w:rsidRPr="00000000">
        <w:rPr>
          <w:rtl w:val="0"/>
        </w:rPr>
        <w:t xml:space="preserve">;​​ </w:t>
      </w:r>
      <w:commentRangeStart w:id="149"/>
      <w:r w:rsidDel="00000000" w:rsidR="00000000" w:rsidRPr="00000000">
        <w:rPr>
          <w:rtl w:val="0"/>
        </w:rPr>
        <w:t xml:space="preserve">2018</w:t>
      </w:r>
      <w:commentRangeEnd w:id="149"/>
      <w:r w:rsidDel="00000000" w:rsidR="00000000" w:rsidRPr="00000000">
        <w:commentReference w:id="149"/>
      </w:r>
      <w:r w:rsidDel="00000000" w:rsidR="00000000" w:rsidRPr="00000000">
        <w:rPr>
          <w:rtl w:val="0"/>
        </w:rPr>
        <w:t xml:space="preserve">; </w:t>
      </w:r>
      <w:commentRangeStart w:id="150"/>
      <w:r w:rsidDel="00000000" w:rsidR="00000000" w:rsidRPr="00000000">
        <w:rPr>
          <w:rtl w:val="0"/>
        </w:rPr>
        <w:t xml:space="preserve">2021</w:t>
      </w:r>
      <w:commentRangeEnd w:id="150"/>
      <w:r w:rsidDel="00000000" w:rsidR="00000000" w:rsidRPr="00000000">
        <w:commentReference w:id="150"/>
      </w:r>
      <w:r w:rsidDel="00000000" w:rsidR="00000000" w:rsidRPr="00000000">
        <w:rPr>
          <w:rtl w:val="0"/>
        </w:rPr>
        <w:t xml:space="preserve">, </w:t>
      </w:r>
      <w:commentRangeStart w:id="151"/>
      <w:r w:rsidDel="00000000" w:rsidR="00000000" w:rsidRPr="00000000">
        <w:rPr>
          <w:rtl w:val="0"/>
        </w:rPr>
        <w:t xml:space="preserve">Kauffman et al., 1995</w:t>
      </w:r>
      <w:commentRangeEnd w:id="151"/>
      <w:r w:rsidDel="00000000" w:rsidR="00000000" w:rsidRPr="00000000">
        <w:commentReference w:id="151"/>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52"/>
      <w:r w:rsidDel="00000000" w:rsidR="00000000" w:rsidRPr="00000000">
        <w:rPr>
          <w:rtl w:val="0"/>
        </w:rPr>
        <w:t xml:space="preserve">Cunha et al., 2022</w:t>
      </w:r>
      <w:commentRangeEnd w:id="152"/>
      <w:r w:rsidDel="00000000" w:rsidR="00000000" w:rsidRPr="00000000">
        <w:commentReference w:id="152"/>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153"/>
      <w:r w:rsidDel="00000000" w:rsidR="00000000" w:rsidRPr="00000000">
        <w:rPr>
          <w:rtl w:val="0"/>
        </w:rPr>
        <w:t xml:space="preserve">Wright et al., 2011</w:t>
      </w:r>
      <w:commentRangeEnd w:id="153"/>
      <w:r w:rsidDel="00000000" w:rsidR="00000000" w:rsidRPr="00000000">
        <w:commentReference w:id="153"/>
      </w:r>
      <w:r w:rsidDel="00000000" w:rsidR="00000000" w:rsidRPr="00000000">
        <w:rPr>
          <w:rtl w:val="0"/>
        </w:rPr>
        <w:t xml:space="preserve">, </w:t>
      </w:r>
      <w:commentRangeStart w:id="154"/>
      <w:r w:rsidDel="00000000" w:rsidR="00000000" w:rsidRPr="00000000">
        <w:rPr>
          <w:rtl w:val="0"/>
        </w:rPr>
        <w:t xml:space="preserve">Manu et al., 2022</w:t>
      </w:r>
      <w:commentRangeEnd w:id="154"/>
      <w:r w:rsidDel="00000000" w:rsidR="00000000" w:rsidRPr="00000000">
        <w:commentReference w:id="154"/>
      </w:r>
      <w:r w:rsidDel="00000000" w:rsidR="00000000" w:rsidRPr="00000000">
        <w:rPr>
          <w:rtl w:val="0"/>
        </w:rPr>
        <w:t xml:space="preserve">; </w:t>
      </w:r>
      <w:commentRangeStart w:id="155"/>
      <w:r w:rsidDel="00000000" w:rsidR="00000000" w:rsidRPr="00000000">
        <w:rPr>
          <w:rtl w:val="0"/>
        </w:rPr>
        <w:t xml:space="preserve">2024</w:t>
      </w:r>
      <w:commentRangeEnd w:id="155"/>
      <w:r w:rsidDel="00000000" w:rsidR="00000000" w:rsidRPr="00000000">
        <w:commentReference w:id="155"/>
      </w:r>
      <w:r w:rsidDel="00000000" w:rsidR="00000000" w:rsidRPr="00000000">
        <w:rPr>
          <w:rtl w:val="0"/>
        </w:rPr>
        <w:t xml:space="preserve">). The high biodiversity in tropical forests means that it is </w:t>
      </w:r>
      <w:r w:rsidDel="00000000" w:rsidR="00000000" w:rsidRPr="00000000">
        <w:rPr>
          <w:rtl w:val="0"/>
        </w:rPr>
        <w:t xml:space="preserve">challenging</w:t>
      </w:r>
      <w:r w:rsidDel="00000000" w:rsidR="00000000" w:rsidRPr="00000000">
        <w:rPr>
          <w:rtl w:val="0"/>
        </w:rPr>
        <w:t xml:space="preserve"> to generalize results from manipulative experiments testing where and when nutrient limitation affects productivity. Remote sensing allows for the detection of foliar chemistry and canopy structure that can inform coordinated belowground soil processes across larger scales (</w:t>
      </w:r>
      <w:commentRangeStart w:id="156"/>
      <w:r w:rsidDel="00000000" w:rsidR="00000000" w:rsidRPr="00000000">
        <w:rPr>
          <w:rtl w:val="0"/>
        </w:rPr>
        <w:t xml:space="preserve">Townsend et al., 2008</w:t>
      </w:r>
      <w:commentRangeEnd w:id="156"/>
      <w:r w:rsidDel="00000000" w:rsidR="00000000" w:rsidRPr="00000000">
        <w:commentReference w:id="156"/>
      </w:r>
      <w:r w:rsidDel="00000000" w:rsidR="00000000" w:rsidRPr="00000000">
        <w:rPr>
          <w:rtl w:val="0"/>
        </w:rPr>
        <w:t xml:space="preserve">, </w:t>
      </w:r>
      <w:commentRangeStart w:id="157"/>
      <w:r w:rsidDel="00000000" w:rsidR="00000000" w:rsidRPr="00000000">
        <w:rPr>
          <w:rtl w:val="0"/>
        </w:rPr>
        <w:t xml:space="preserve">Chadwick and Asner 2016</w:t>
      </w:r>
      <w:commentRangeEnd w:id="157"/>
      <w:r w:rsidDel="00000000" w:rsidR="00000000" w:rsidRPr="00000000">
        <w:commentReference w:id="157"/>
      </w:r>
      <w:r w:rsidDel="00000000" w:rsidR="00000000" w:rsidRPr="00000000">
        <w:rPr>
          <w:rtl w:val="0"/>
        </w:rPr>
        <w:t xml:space="preserve">; </w:t>
      </w:r>
      <w:commentRangeStart w:id="158"/>
      <w:r w:rsidDel="00000000" w:rsidR="00000000" w:rsidRPr="00000000">
        <w:rPr>
          <w:rtl w:val="0"/>
        </w:rPr>
        <w:t xml:space="preserve">2018</w:t>
      </w:r>
      <w:commentRangeEnd w:id="158"/>
      <w:r w:rsidDel="00000000" w:rsidR="00000000" w:rsidRPr="00000000">
        <w:commentReference w:id="158"/>
      </w:r>
      <w:r w:rsidDel="00000000" w:rsidR="00000000" w:rsidRPr="00000000">
        <w:rPr>
          <w:rtl w:val="0"/>
        </w:rPr>
        <w:t xml:space="preserve">, </w:t>
      </w:r>
      <w:commentRangeStart w:id="159"/>
      <w:r w:rsidDel="00000000" w:rsidR="00000000" w:rsidRPr="00000000">
        <w:rPr>
          <w:rtl w:val="0"/>
        </w:rPr>
        <w:t xml:space="preserve">Martins et al. 2018</w:t>
      </w:r>
      <w:commentRangeEnd w:id="159"/>
      <w:r w:rsidDel="00000000" w:rsidR="00000000" w:rsidRPr="00000000">
        <w:commentReference w:id="159"/>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widowControl w:val="0"/>
        <w:rPr/>
      </w:pPr>
      <w:r w:rsidDel="00000000" w:rsidR="00000000" w:rsidRPr="00000000">
        <w:rPr>
          <w:rtl w:val="0"/>
        </w:rPr>
      </w:r>
    </w:p>
    <w:p w:rsidR="00000000" w:rsidDel="00000000" w:rsidP="00000000" w:rsidRDefault="00000000" w:rsidRPr="00000000" w14:paraId="00000111">
      <w:pPr>
        <w:spacing w:after="240" w:lineRule="auto"/>
        <w:rPr/>
      </w:pPr>
      <w:commentRangeStart w:id="160"/>
      <w:commentRangeStart w:id="161"/>
      <w:commentRangeStart w:id="162"/>
      <w:commentRangeStart w:id="163"/>
      <w:r w:rsidDel="00000000" w:rsidR="00000000" w:rsidRPr="00000000">
        <w:rPr>
          <w:rtl w:val="0"/>
        </w:rPr>
        <w:t xml:space="preserve">A large proportion</w:t>
      </w:r>
      <w:commentRangeEnd w:id="160"/>
      <w:r w:rsidDel="00000000" w:rsidR="00000000" w:rsidRPr="00000000">
        <w:commentReference w:id="160"/>
      </w:r>
      <w:commentRangeEnd w:id="161"/>
      <w:r w:rsidDel="00000000" w:rsidR="00000000" w:rsidRPr="00000000">
        <w:commentReference w:id="161"/>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t xml:space="preserve"> of tropical forests are permanently or seasonally flooded wetlands, which include forested peatlands, swamps, and floodplains (</w:t>
      </w:r>
      <w:commentRangeStart w:id="164"/>
      <w:r w:rsidDel="00000000" w:rsidR="00000000" w:rsidRPr="00000000">
        <w:rPr>
          <w:rtl w:val="0"/>
        </w:rPr>
        <w:t xml:space="preserve">Aselmann and Crutzen, 1989</w:t>
      </w:r>
      <w:commentRangeEnd w:id="164"/>
      <w:r w:rsidDel="00000000" w:rsidR="00000000" w:rsidRPr="00000000">
        <w:commentReference w:id="164"/>
      </w:r>
      <w:r w:rsidDel="00000000" w:rsidR="00000000" w:rsidRPr="00000000">
        <w:rPr>
          <w:rtl w:val="0"/>
        </w:rPr>
        <w:t xml:space="preserve">). For instance, Amazon River floodplain forests represent areas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65"/>
      <w:r w:rsidDel="00000000" w:rsidR="00000000" w:rsidRPr="00000000">
        <w:rPr>
          <w:rtl w:val="0"/>
        </w:rPr>
        <w:t xml:space="preserve">Richey et al., 2002</w:t>
      </w:r>
      <w:commentRangeEnd w:id="165"/>
      <w:r w:rsidDel="00000000" w:rsidR="00000000" w:rsidRPr="00000000">
        <w:commentReference w:id="165"/>
      </w:r>
      <w:r w:rsidDel="00000000" w:rsidR="00000000" w:rsidRPr="00000000">
        <w:rPr>
          <w:rtl w:val="0"/>
        </w:rPr>
        <w:t xml:space="preserve">; </w:t>
      </w:r>
      <w:commentRangeStart w:id="166"/>
      <w:r w:rsidDel="00000000" w:rsidR="00000000" w:rsidRPr="00000000">
        <w:rPr>
          <w:rtl w:val="0"/>
        </w:rPr>
        <w:t xml:space="preserve">Goulding et al., 2003</w:t>
      </w:r>
      <w:commentRangeEnd w:id="166"/>
      <w:r w:rsidDel="00000000" w:rsidR="00000000" w:rsidRPr="00000000">
        <w:commentReference w:id="166"/>
      </w:r>
      <w:r w:rsidDel="00000000" w:rsidR="00000000" w:rsidRPr="00000000">
        <w:rPr>
          <w:rtl w:val="0"/>
        </w:rPr>
        <w:t xml:space="preserve">). </w:t>
      </w:r>
      <w:ins w:author="Liane S. Guild" w:id="10" w:date="2024-09-16T23:46:47Z">
        <w:commentRangeStart w:id="167"/>
        <w:r w:rsidDel="00000000" w:rsidR="00000000" w:rsidRPr="00000000">
          <w:rPr>
            <w:rtl w:val="0"/>
          </w:rPr>
          <w:t xml:space="preserve">Further, the Amazon floodplain represents the greatest natural </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emission source in the tropics and rivals </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sources from the Arctic (</w:t>
        </w:r>
        <w:commentRangeStart w:id="168"/>
        <w:r w:rsidDel="00000000" w:rsidR="00000000" w:rsidRPr="00000000">
          <w:rPr>
            <w:rtl w:val="0"/>
          </w:rPr>
          <w:t xml:space="preserve">Pangala et al., 2017</w:t>
        </w:r>
        <w:commentRangeEnd w:id="168"/>
        <w:r w:rsidDel="00000000" w:rsidR="00000000" w:rsidRPr="00000000">
          <w:commentReference w:id="168"/>
        </w:r>
        <w:r w:rsidDel="00000000" w:rsidR="00000000" w:rsidRPr="00000000">
          <w:rPr>
            <w:rtl w:val="0"/>
          </w:rPr>
          <w:t xml:space="preserve">). Amazon floodplain tree stem </w:t>
        </w:r>
        <w:r w:rsidDel="00000000" w:rsidR="00000000" w:rsidRPr="00000000">
          <w:rPr>
            <w:rtl w:val="0"/>
          </w:rPr>
          <w:t xml:space="preserve">CH</w:t>
        </w:r>
        <w:r w:rsidDel="00000000" w:rsidR="00000000" w:rsidRPr="00000000">
          <w:rPr>
            <w:rtl w:val="0"/>
          </w:rPr>
          <w:t xml:space="preserve">4</w:t>
        </w:r>
        <w:r w:rsidDel="00000000" w:rsidR="00000000" w:rsidRPr="00000000">
          <w:rPr>
            <w:rtl w:val="0"/>
          </w:rPr>
          <w:t xml:space="preserve"> emissions are estimated to be 200 times larger than from temperate wet forests and tropical peat forests (Pangala et al., 2017). </w:t>
        </w:r>
      </w:ins>
      <w:commentRangeEnd w:id="167"/>
      <w:r w:rsidDel="00000000" w:rsidR="00000000" w:rsidRPr="00000000">
        <w:commentReference w:id="167"/>
      </w:r>
      <w:r w:rsidDel="00000000" w:rsidR="00000000" w:rsidRPr="00000000">
        <w:rPr>
          <w:rtl w:val="0"/>
        </w:rPr>
        <w:t xml:space="preserve">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w:t>
      </w:r>
      <w:r w:rsidDel="00000000" w:rsidR="00000000" w:rsidRPr="00000000">
        <w:rPr>
          <w:highlight w:val="yellow"/>
          <w:rtl w:val="0"/>
        </w:rPr>
        <w:t xml:space="preserve">Sjögersten et al., 2014</w:t>
      </w:r>
      <w:r w:rsidDel="00000000" w:rsidR="00000000" w:rsidRPr="00000000">
        <w:rPr>
          <w:rtl w:val="0"/>
        </w:rPr>
        <w:t xml:space="preserve">; </w:t>
      </w:r>
      <w:commentRangeStart w:id="169"/>
      <w:r w:rsidDel="00000000" w:rsidR="00000000" w:rsidRPr="00000000">
        <w:rPr>
          <w:rtl w:val="0"/>
        </w:rPr>
        <w:t xml:space="preserve">Helfter et al., 2021</w:t>
      </w:r>
      <w:commentRangeEnd w:id="169"/>
      <w:r w:rsidDel="00000000" w:rsidR="00000000" w:rsidRPr="00000000">
        <w:commentReference w:id="169"/>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r w:rsidDel="00000000" w:rsidR="00000000" w:rsidRPr="00000000">
        <w:rPr>
          <w:highlight w:val="yellow"/>
          <w:rtl w:val="0"/>
        </w:rPr>
        <w:t xml:space="preserve">Saunois et al., 2020, Peng et al., 2022</w:t>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70"/>
      <w:r w:rsidDel="00000000" w:rsidR="00000000" w:rsidRPr="00000000">
        <w:rPr>
          <w:rtl w:val="0"/>
        </w:rPr>
        <w:t xml:space="preserve">Masson-Delmotte et al., 2021</w:t>
      </w:r>
      <w:commentRangeEnd w:id="170"/>
      <w:r w:rsidDel="00000000" w:rsidR="00000000" w:rsidRPr="00000000">
        <w:commentReference w:id="170"/>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71"/>
      <w:r w:rsidDel="00000000" w:rsidR="00000000" w:rsidRPr="00000000">
        <w:rPr>
          <w:rtl w:val="0"/>
        </w:rPr>
        <w:t xml:space="preserve">Turner et al., 2019</w:t>
      </w:r>
      <w:commentRangeEnd w:id="171"/>
      <w:r w:rsidDel="00000000" w:rsidR="00000000" w:rsidRPr="00000000">
        <w:commentReference w:id="171"/>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w:t>
      </w:r>
      <w:commentRangeStart w:id="172"/>
      <w:r w:rsidDel="00000000" w:rsidR="00000000" w:rsidRPr="00000000">
        <w:rPr>
          <w:rtl w:val="0"/>
        </w:rPr>
        <w:t xml:space="preserve">Tollefson, 2022</w:t>
      </w:r>
      <w:commentRangeEnd w:id="172"/>
      <w:r w:rsidDel="00000000" w:rsidR="00000000" w:rsidRPr="00000000">
        <w:commentReference w:id="172"/>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r w:rsidDel="00000000" w:rsidR="00000000" w:rsidRPr="00000000">
        <w:rPr>
          <w:highlight w:val="yellow"/>
          <w:rtl w:val="0"/>
        </w:rPr>
        <w:t xml:space="preserve">Saunois et al., 2020</w:t>
      </w:r>
      <w:r w:rsidDel="00000000" w:rsidR="00000000" w:rsidRPr="00000000">
        <w:rPr>
          <w:rtl w:val="0"/>
        </w:rPr>
        <w:t xml:space="preserve">).</w:t>
      </w:r>
    </w:p>
    <w:p w:rsidR="00000000" w:rsidDel="00000000" w:rsidP="00000000" w:rsidRDefault="00000000" w:rsidRPr="00000000" w14:paraId="00000112">
      <w:pPr>
        <w:spacing w:after="240" w:lineRule="auto"/>
        <w:rPr>
          <w:color w:val="ff0000"/>
          <w:highlight w:val="yellow"/>
        </w:rPr>
      </w:pPr>
      <w:commentRangeStart w:id="173"/>
      <w:r w:rsidDel="00000000" w:rsidR="00000000" w:rsidRPr="00000000">
        <w:rPr>
          <w:color w:val="ff0000"/>
          <w:highlight w:val="yellow"/>
          <w:rtl w:val="0"/>
        </w:rPr>
        <w:t xml:space="preserve">[Peatlands paragraph]</w:t>
      </w:r>
      <w:commentRangeEnd w:id="173"/>
      <w:r w:rsidDel="00000000" w:rsidR="00000000" w:rsidRPr="00000000">
        <w:commentReference w:id="173"/>
      </w:r>
      <w:r w:rsidDel="00000000" w:rsidR="00000000" w:rsidRPr="00000000">
        <w:rPr>
          <w:rtl w:val="0"/>
        </w:rPr>
      </w:r>
    </w:p>
    <w:p w:rsidR="00000000" w:rsidDel="00000000" w:rsidP="00000000" w:rsidRDefault="00000000" w:rsidRPr="00000000" w14:paraId="00000113">
      <w:pPr>
        <w:spacing w:after="240" w:lineRule="auto"/>
        <w:rPr>
          <w:ins w:author="Helene Muller-Landau" w:id="11" w:date="2024-09-16T15:56:51Z"/>
          <w:color w:val="ff0000"/>
        </w:rPr>
      </w:pPr>
      <w:r w:rsidDel="00000000" w:rsidR="00000000" w:rsidRPr="00000000">
        <w:rPr>
          <w:color w:val="ff0000"/>
          <w:rtl w:val="0"/>
        </w:rPr>
        <w:t xml:space="preserve">[briefly mention biodiversity as segue into Section 2.2] </w:t>
      </w:r>
      <w:ins w:author="Helene Muller-Landau" w:id="11" w:date="2024-09-16T15:56:51Z">
        <w:r w:rsidDel="00000000" w:rsidR="00000000" w:rsidRPr="00000000">
          <w:rPr>
            <w:rtl w:val="0"/>
          </w:rPr>
        </w:r>
      </w:ins>
    </w:p>
    <w:p w:rsidR="00000000" w:rsidDel="00000000" w:rsidP="00000000" w:rsidRDefault="00000000" w:rsidRPr="00000000" w14:paraId="00000114">
      <w:pPr>
        <w:spacing w:after="240" w:lineRule="auto"/>
        <w:rPr/>
      </w:pPr>
      <w:r w:rsidDel="00000000" w:rsidR="00000000" w:rsidRPr="00000000">
        <w:rPr>
          <w:color w:val="ff0000"/>
          <w:rtl w:val="0"/>
        </w:rPr>
        <w:t xml:space="preserve">This environmental heterogeneity is conducive for a rich this biodiversity of tropical forests, which might introduce some variability in their response to disturbances, such as logging or fire (Phillips et al., 2004). Different species and forest communities may vary in their capacity to store carbon, recover from disturbances.</w:t>
      </w:r>
      <w:r w:rsidDel="00000000" w:rsidR="00000000" w:rsidRPr="00000000">
        <w:rPr>
          <w:rtl w:val="0"/>
        </w:rPr>
        <w:t xml:space="preserve"> </w:t>
      </w:r>
    </w:p>
    <w:p w:rsidR="00000000" w:rsidDel="00000000" w:rsidP="00000000" w:rsidRDefault="00000000" w:rsidRPr="00000000" w14:paraId="00000115">
      <w:pPr>
        <w:spacing w:after="240" w:lineRule="auto"/>
        <w:rPr/>
      </w:pPr>
      <w:r w:rsidDel="00000000" w:rsidR="00000000" w:rsidRPr="00000000">
        <w:rPr>
          <w:rtl w:val="0"/>
        </w:rPr>
        <w:t xml:space="preserve">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16">
      <w:pPr>
        <w:pStyle w:val="Heading3"/>
        <w:rPr/>
      </w:pPr>
      <w:bookmarkStart w:colFirst="0" w:colLast="0" w:name="_h53zsa9y2giw" w:id="12"/>
      <w:bookmarkEnd w:id="12"/>
      <w:commentRangeStart w:id="174"/>
      <w:commentRangeStart w:id="175"/>
      <w:r w:rsidDel="00000000" w:rsidR="00000000" w:rsidRPr="00000000">
        <w:rPr>
          <w:rtl w:val="0"/>
        </w:rPr>
        <w:t xml:space="preserve">2.2 </w:t>
      </w:r>
      <w:commentRangeStart w:id="176"/>
      <w:commentRangeStart w:id="177"/>
      <w:r w:rsidDel="00000000" w:rsidR="00000000" w:rsidRPr="00000000">
        <w:rPr>
          <w:rtl w:val="0"/>
        </w:rPr>
        <w:t xml:space="preserve">Biodiversity</w:t>
      </w:r>
      <w:commentRangeEnd w:id="174"/>
      <w:r w:rsidDel="00000000" w:rsidR="00000000" w:rsidRPr="00000000">
        <w:commentReference w:id="174"/>
      </w:r>
      <w:commentRangeEnd w:id="175"/>
      <w:r w:rsidDel="00000000" w:rsidR="00000000" w:rsidRPr="00000000">
        <w:commentReference w:id="175"/>
      </w:r>
      <w:commentRangeEnd w:id="176"/>
      <w:r w:rsidDel="00000000" w:rsidR="00000000" w:rsidRPr="00000000">
        <w:commentReference w:id="176"/>
      </w:r>
      <w:commentRangeEnd w:id="177"/>
      <w:r w:rsidDel="00000000" w:rsidR="00000000" w:rsidRPr="00000000">
        <w:commentReference w:id="177"/>
      </w:r>
      <w:r w:rsidDel="00000000" w:rsidR="00000000" w:rsidRPr="00000000">
        <w:rPr>
          <w:rtl w:val="0"/>
        </w:rPr>
      </w:r>
    </w:p>
    <w:p w:rsidR="00000000" w:rsidDel="00000000" w:rsidP="00000000" w:rsidRDefault="00000000" w:rsidRPr="00000000" w14:paraId="00000117">
      <w:pPr>
        <w:rPr>
          <w:b w:val="1"/>
          <w:i w:val="1"/>
        </w:rPr>
      </w:pPr>
      <w:r w:rsidDel="00000000" w:rsidR="00000000" w:rsidRPr="00000000">
        <w:rPr>
          <w:b w:val="1"/>
          <w:i w:val="1"/>
          <w:rtl w:val="0"/>
        </w:rPr>
        <w:t xml:space="preserve">This PANGEA science theme will investigate how tropical </w:t>
      </w:r>
      <w:r w:rsidDel="00000000" w:rsidR="00000000" w:rsidRPr="00000000">
        <w:rPr>
          <w:b w:val="1"/>
          <w:i w:val="1"/>
          <w:rtl w:val="0"/>
        </w:rPr>
        <w:t xml:space="preserve">biodiversity </w:t>
      </w:r>
      <w:r w:rsidDel="00000000" w:rsidR="00000000" w:rsidRPr="00000000">
        <w:rPr>
          <w:b w:val="1"/>
          <w:i w:val="1"/>
          <w:rtl w:val="0"/>
        </w:rPr>
        <w:t xml:space="preserve">varies spatially at local, regional, and continental scales, how it shapes ecosystem function and responses to climate and anthropogenic change, and how it thereby contributes to heterogeneity in forest resilience and feedbacks to global climate and socio-ecological systems.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commentRangeStart w:id="178"/>
      <w:r w:rsidDel="00000000" w:rsidR="00000000" w:rsidRPr="00000000">
        <w:rPr>
          <w:rtl w:val="0"/>
        </w:rPr>
        <w:t xml:space="preserve">Tropical </w:t>
      </w:r>
      <w:commentRangeEnd w:id="178"/>
      <w:r w:rsidDel="00000000" w:rsidR="00000000" w:rsidRPr="00000000">
        <w:commentReference w:id="178"/>
      </w:r>
      <w:r w:rsidDel="00000000" w:rsidR="00000000" w:rsidRPr="00000000">
        <w:rPr>
          <w:rtl w:val="0"/>
        </w:rPr>
        <w:t xml:space="preserve">biomes are the most biodiverse on Earth. 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forests are home to more than half of Earth’s described species diversity</w:t>
      </w:r>
      <w:r w:rsidDel="00000000" w:rsidR="00000000" w:rsidRPr="00000000">
        <w:rPr>
          <w:rtl w:val="0"/>
        </w:rPr>
        <w:t xml:space="preserve">, even though they encompass only about one-fifth of terrestrial areas and many tropical species remain undocumented </w:t>
      </w:r>
      <w:r w:rsidDel="00000000" w:rsidR="00000000" w:rsidRPr="00000000">
        <w:rPr>
          <w:rtl w:val="0"/>
        </w:rPr>
        <w:t xml:space="preserve">(</w:t>
      </w:r>
      <w:commentRangeStart w:id="179"/>
      <w:commentRangeStart w:id="180"/>
      <w:r w:rsidDel="00000000" w:rsidR="00000000" w:rsidRPr="00000000">
        <w:rPr>
          <w:highlight w:val="yellow"/>
          <w:rtl w:val="0"/>
        </w:rPr>
        <w:t xml:space="preserve">Lewis</w:t>
      </w:r>
      <w:commentRangeEnd w:id="179"/>
      <w:r w:rsidDel="00000000" w:rsidR="00000000" w:rsidRPr="00000000">
        <w:commentReference w:id="179"/>
      </w:r>
      <w:commentRangeEnd w:id="180"/>
      <w:r w:rsidDel="00000000" w:rsidR="00000000" w:rsidRPr="00000000">
        <w:commentReference w:id="180"/>
      </w:r>
      <w:r w:rsidDel="00000000" w:rsidR="00000000" w:rsidRPr="00000000">
        <w:rPr>
          <w:highlight w:val="yellow"/>
          <w:rtl w:val="0"/>
        </w:rPr>
        <w:t xml:space="preserve"> et al. 2015, Barlow et al. 2018, Dinerstein et al. 2017, Pillay et al. 2022; Gatti et al. 2022</w:t>
      </w:r>
      <w:r w:rsidDel="00000000" w:rsidR="00000000" w:rsidRPr="00000000">
        <w:rPr>
          <w:rtl w:val="0"/>
        </w:rPr>
        <w:t xml:space="preserve">). The high total number of species found in tropical forests (high gamma diversity) reflects both extraordinarily high numbers of species within sites (alpha diversity), as well as substantial turnover of species among sites (beta diversity) (</w:t>
      </w:r>
      <w:commentRangeStart w:id="181"/>
      <w:r w:rsidDel="00000000" w:rsidR="00000000" w:rsidRPr="00000000">
        <w:rPr>
          <w:rtl w:val="0"/>
        </w:rPr>
        <w:t xml:space="preserve">Condit et al. 2002, Basset et al. 2012, Jenkins et al. 2013, Slik et al. 2015</w:t>
      </w:r>
      <w:commentRangeEnd w:id="181"/>
      <w:r w:rsidDel="00000000" w:rsidR="00000000" w:rsidRPr="00000000">
        <w:commentReference w:id="181"/>
      </w:r>
      <w:r w:rsidDel="00000000" w:rsidR="00000000" w:rsidRPr="00000000">
        <w:rPr>
          <w:rtl w:val="0"/>
        </w:rPr>
        <w:t xml:space="preserve">). At small scales, among-site compositional variation largely reflects environmental filtering and stochasticity (</w:t>
      </w:r>
      <w:commentRangeStart w:id="182"/>
      <w:r w:rsidDel="00000000" w:rsidR="00000000" w:rsidRPr="00000000">
        <w:rPr>
          <w:rtl w:val="0"/>
        </w:rPr>
        <w:t xml:space="preserve">Condit et al. 2002, Fyllas et al. 2009, Condit et al. 2013, Asner et al. 2014, Chadwick and Asner 2018</w:t>
      </w:r>
      <w:commentRangeEnd w:id="182"/>
      <w:r w:rsidDel="00000000" w:rsidR="00000000" w:rsidRPr="00000000">
        <w:commentReference w:id="182"/>
      </w:r>
      <w:r w:rsidDel="00000000" w:rsidR="00000000" w:rsidRPr="00000000">
        <w:rPr>
          <w:rtl w:val="0"/>
        </w:rPr>
        <w:t xml:space="preserve">). At the largest scales, the divergent evolutionary histories of different tropical continents has resulted in very different species assemblages and phylogenetic composition </w:t>
      </w:r>
      <w:commentRangeStart w:id="183"/>
      <w:r w:rsidDel="00000000" w:rsidR="00000000" w:rsidRPr="00000000">
        <w:rPr>
          <w:rtl w:val="0"/>
        </w:rPr>
        <w:t xml:space="preserve">(Slik et al. 2018)</w:t>
      </w:r>
      <w:commentRangeEnd w:id="183"/>
      <w:r w:rsidDel="00000000" w:rsidR="00000000" w:rsidRPr="00000000">
        <w:commentReference w:id="183"/>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commentRangeStart w:id="184"/>
      <w:r w:rsidDel="00000000" w:rsidR="00000000" w:rsidRPr="00000000">
        <w:rPr>
          <w:rtl w:val="0"/>
        </w:rPr>
        <w:t xml:space="preserve">Fyllas et al. 2009, Condit et al. 2013, Slot and Winter 2017, Ruger et al. 2018, Homeier et al. 2021</w:t>
      </w:r>
      <w:commentRangeEnd w:id="184"/>
      <w:r w:rsidDel="00000000" w:rsidR="00000000" w:rsidRPr="00000000">
        <w:commentReference w:id="184"/>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commentRangeStart w:id="185"/>
      <w:r w:rsidDel="00000000" w:rsidR="00000000" w:rsidRPr="00000000">
        <w:rPr>
          <w:rtl w:val="0"/>
        </w:rPr>
        <w:t xml:space="preserve">Tropical </w:t>
      </w:r>
      <w:commentRangeEnd w:id="185"/>
      <w:r w:rsidDel="00000000" w:rsidR="00000000" w:rsidRPr="00000000">
        <w:commentReference w:id="185"/>
      </w:r>
      <w:r w:rsidDel="00000000" w:rsidR="00000000" w:rsidRPr="00000000">
        <w:rPr>
          <w:rtl w:val="0"/>
        </w:rPr>
        <w:t xml:space="preserve">biodiversity is critically important to the functioning of tropical ecosystems and their feedbacks to the earth system (</w:t>
      </w:r>
      <w:commentRangeStart w:id="186"/>
      <w:r w:rsidDel="00000000" w:rsidR="00000000" w:rsidRPr="00000000">
        <w:rPr>
          <w:rtl w:val="0"/>
        </w:rPr>
        <w:t xml:space="preserve">Cardinale et al. 2012, Dirzo et al. 2012, Sakschewski et al. 2016, Berzaghi et al. 2018, Schmitt et al. 2020</w:t>
      </w:r>
      <w:commentRangeEnd w:id="186"/>
      <w:r w:rsidDel="00000000" w:rsidR="00000000" w:rsidRPr="00000000">
        <w:commentReference w:id="186"/>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commentRangeStart w:id="187"/>
      <w:r w:rsidDel="00000000" w:rsidR="00000000" w:rsidRPr="00000000">
        <w:rPr>
          <w:rtl w:val="0"/>
        </w:rPr>
        <w:t xml:space="preserve">Dirzo et al. 2014</w:t>
      </w:r>
      <w:commentRangeEnd w:id="187"/>
      <w:r w:rsidDel="00000000" w:rsidR="00000000" w:rsidRPr="00000000">
        <w:commentReference w:id="187"/>
      </w:r>
      <w:r w:rsidDel="00000000" w:rsidR="00000000" w:rsidRPr="00000000">
        <w:rPr>
          <w:rtl w:val="0"/>
        </w:rPr>
        <w:t xml:space="preserve">; </w:t>
      </w:r>
      <w:commentRangeStart w:id="188"/>
      <w:r w:rsidDel="00000000" w:rsidR="00000000" w:rsidRPr="00000000">
        <w:rPr>
          <w:rtl w:val="0"/>
        </w:rPr>
        <w:t xml:space="preserve">Del-Claro &amp; Dirzo 2021</w:t>
      </w:r>
      <w:commentRangeEnd w:id="188"/>
      <w:r w:rsidDel="00000000" w:rsidR="00000000" w:rsidRPr="00000000">
        <w:commentReference w:id="188"/>
      </w:r>
      <w:r w:rsidDel="00000000" w:rsidR="00000000" w:rsidRPr="00000000">
        <w:rPr>
          <w:rtl w:val="0"/>
        </w:rPr>
        <w:t xml:space="preserve">). The wide variation in structure and function among tropical forests is closely linked to variation in biodiversity, reflecting not only the influences of abiotic environmental factors on biodiversity, structure, and function, but also feedbacks </w:t>
      </w:r>
      <w:r w:rsidDel="00000000" w:rsidR="00000000" w:rsidRPr="00000000">
        <w:rPr>
          <w:i w:val="1"/>
          <w:rtl w:val="0"/>
        </w:rPr>
        <w:t xml:space="preserve">between </w:t>
      </w:r>
      <w:r w:rsidDel="00000000" w:rsidR="00000000" w:rsidRPr="00000000">
        <w:rPr>
          <w:rtl w:val="0"/>
        </w:rPr>
        <w:t xml:space="preserve">biodiversity and structure and function (Muller-Landau et al. 2021). The species and functional composition of woody plants is particularly important in shaping forest structure and function, which in turn affects microclimates, habitat, and food resources for animals and microbes.</w:t>
      </w:r>
    </w:p>
    <w:p w:rsidR="00000000" w:rsidDel="00000000" w:rsidP="00000000" w:rsidRDefault="00000000" w:rsidRPr="00000000" w14:paraId="0000011C">
      <w:pPr>
        <w:spacing w:after="240" w:before="240" w:lineRule="auto"/>
        <w:ind w:firstLine="20"/>
        <w:rPr/>
      </w:pPr>
      <w:r w:rsidDel="00000000" w:rsidR="00000000" w:rsidRPr="00000000">
        <w:rPr>
          <w:rtl w:val="0"/>
        </w:rPr>
        <w:t xml:space="preserve">Leaf phenological strategy is an important aspect of plant functional trait variation in tropical forests, which plays a major role in stand-level productivity, responses to climate variation, and the seasonal availability of food resources for animals and microbes </w:t>
      </w:r>
      <w:commentRangeStart w:id="189"/>
      <w:r w:rsidDel="00000000" w:rsidR="00000000" w:rsidRPr="00000000">
        <w:rPr>
          <w:rtl w:val="0"/>
        </w:rPr>
        <w:t xml:space="preserve">(Hutyra et al. 2007; Christoffersen et al. 2014; Xu et al. 2016; Wu et al. 2017; Longo et al. 2018; Manoli et al. 2018)</w:t>
      </w:r>
      <w:commentRangeEnd w:id="189"/>
      <w:r w:rsidDel="00000000" w:rsidR="00000000" w:rsidRPr="00000000">
        <w:commentReference w:id="189"/>
      </w:r>
      <w:r w:rsidDel="00000000" w:rsidR="00000000" w:rsidRPr="00000000">
        <w:rPr>
          <w:rtl w:val="0"/>
        </w:rPr>
        <w:t xml:space="preserve">. Tropical trees and lianas display a large diversity of leaf phenological strategies, from evergreen to deciduous, with variation in the duration, timing, and completeness of deciduousness, and whether deciduousness is obligate or facultative (</w:t>
      </w:r>
      <w:commentRangeStart w:id="190"/>
      <w:r w:rsidDel="00000000" w:rsidR="00000000" w:rsidRPr="00000000">
        <w:rPr>
          <w:rtl w:val="0"/>
        </w:rPr>
        <w:t xml:space="preserve">Borchert 1994; Eamus 1999; Kushwaha and Singh 2005; Williams et al. 2008; Kearsley et al. 2024</w:t>
      </w:r>
      <w:commentRangeEnd w:id="190"/>
      <w:r w:rsidDel="00000000" w:rsidR="00000000" w:rsidRPr="00000000">
        <w:commentReference w:id="190"/>
      </w:r>
      <w:r w:rsidDel="00000000" w:rsidR="00000000" w:rsidRPr="00000000">
        <w:rPr>
          <w:rtl w:val="0"/>
        </w:rPr>
        <w:t xml:space="preserve">). Leaf lifespans and the seasonal timing of leaf production also vary widely, with implications for seasonal variation in leaf quality and photosynthetic capacity (</w:t>
      </w:r>
      <w:commentRangeStart w:id="191"/>
      <w:r w:rsidDel="00000000" w:rsidR="00000000" w:rsidRPr="00000000">
        <w:rPr>
          <w:rtl w:val="0"/>
        </w:rPr>
        <w:t xml:space="preserve">Wu et al. 2016; Lopes et al. 2016; Wu et al. 2017; Albert et al. 2018)</w:t>
      </w:r>
      <w:commentRangeEnd w:id="191"/>
      <w:r w:rsidDel="00000000" w:rsidR="00000000" w:rsidRPr="00000000">
        <w:commentReference w:id="191"/>
      </w:r>
      <w:r w:rsidDel="00000000" w:rsidR="00000000" w:rsidRPr="00000000">
        <w:rPr>
          <w:rtl w:val="0"/>
        </w:rPr>
        <w:t xml:space="preserve">. The relative abundance of different phenological strategies varies systematically among tropical forests in relation to climate, geomorphology, soils, and other factors (e.g.,</w:t>
      </w:r>
      <w:commentRangeStart w:id="192"/>
      <w:r w:rsidDel="00000000" w:rsidR="00000000" w:rsidRPr="00000000">
        <w:rPr>
          <w:rtl w:val="0"/>
        </w:rPr>
        <w:t xml:space="preserve"> Condit et al. 2000</w:t>
      </w:r>
      <w:commentRangeEnd w:id="192"/>
      <w:r w:rsidDel="00000000" w:rsidR="00000000" w:rsidRPr="00000000">
        <w:commentReference w:id="192"/>
      </w:r>
      <w:r w:rsidDel="00000000" w:rsidR="00000000" w:rsidRPr="00000000">
        <w:rPr>
          <w:rtl w:val="0"/>
        </w:rPr>
        <w:t xml:space="preserve">), and contributes importantly to strong stand-level variation in leaf phenology among sites (</w:t>
      </w:r>
      <w:commentRangeStart w:id="193"/>
      <w:r w:rsidDel="00000000" w:rsidR="00000000" w:rsidRPr="00000000">
        <w:rPr>
          <w:rtl w:val="0"/>
        </w:rPr>
        <w:t xml:space="preserve">Bohlman 2010; Guan et al. 2015; Fisher et al. 2020; Fadrique et al. 2021</w:t>
      </w:r>
      <w:commentRangeEnd w:id="193"/>
      <w:r w:rsidDel="00000000" w:rsidR="00000000" w:rsidRPr="00000000">
        <w:commentReference w:id="193"/>
      </w:r>
      <w:r w:rsidDel="00000000" w:rsidR="00000000" w:rsidRPr="00000000">
        <w:rPr>
          <w:rtl w:val="0"/>
        </w:rPr>
        <w:t xml:space="preserve">; </w:t>
      </w:r>
      <w:commentRangeStart w:id="194"/>
      <w:r w:rsidDel="00000000" w:rsidR="00000000" w:rsidRPr="00000000">
        <w:rPr>
          <w:rtl w:val="0"/>
        </w:rPr>
        <w:t xml:space="preserve">Yang et al. 2021</w:t>
      </w:r>
      <w:commentRangeEnd w:id="194"/>
      <w:r w:rsidDel="00000000" w:rsidR="00000000" w:rsidRPr="00000000">
        <w:commentReference w:id="194"/>
      </w:r>
      <w:r w:rsidDel="00000000" w:rsidR="00000000" w:rsidRPr="00000000">
        <w:rPr>
          <w:rtl w:val="0"/>
        </w:rPr>
        <w:t xml:space="preserve">). Leaf phenology also varies substantially among years within sites, contributing to interannual variation in forest function (</w:t>
      </w:r>
      <w:commentRangeStart w:id="195"/>
      <w:r w:rsidDel="00000000" w:rsidR="00000000" w:rsidRPr="00000000">
        <w:rPr>
          <w:rtl w:val="0"/>
        </w:rPr>
        <w:t xml:space="preserve">Pau et al. 2010; Detto et al. 2018; Lamjiak et al. 2021)</w:t>
      </w:r>
      <w:commentRangeEnd w:id="195"/>
      <w:r w:rsidDel="00000000" w:rsidR="00000000" w:rsidRPr="00000000">
        <w:commentReference w:id="195"/>
      </w:r>
      <w:r w:rsidDel="00000000" w:rsidR="00000000" w:rsidRPr="00000000">
        <w:rPr>
          <w:rtl w:val="0"/>
        </w:rPr>
        <w:t xml:space="preserve">. Year-to-year variation in leaf phenology on short time scales is due mainly to responses of plants to climate variation, though it can also arise from temporal shifts in species composition and abundance due to disturbances, succession, or other factors, which become increasingly important at longer timescales. Climate drivers of leaf phenology include water availability and light. Many tropical trees, species, and stands “green up” at times of year when they receive the most light (fewer clouds), even if more light is accompanied by drier conditions (</w:t>
      </w:r>
      <w:commentRangeStart w:id="196"/>
      <w:r w:rsidDel="00000000" w:rsidR="00000000" w:rsidRPr="00000000">
        <w:rPr>
          <w:rtl w:val="0"/>
        </w:rPr>
        <w:t xml:space="preserve">Wright and van Schaik 1994; Lopes et al. 2016; Wagner et al. 2017; Li et al. 2021</w:t>
      </w:r>
      <w:commentRangeEnd w:id="196"/>
      <w:r w:rsidDel="00000000" w:rsidR="00000000" w:rsidRPr="00000000">
        <w:commentReference w:id="196"/>
      </w:r>
      <w:r w:rsidDel="00000000" w:rsidR="00000000" w:rsidRPr="00000000">
        <w:rPr>
          <w:rtl w:val="0"/>
        </w:rPr>
        <w:t xml:space="preserve">). </w:t>
      </w:r>
    </w:p>
    <w:p w:rsidR="00000000" w:rsidDel="00000000" w:rsidP="00000000" w:rsidRDefault="00000000" w:rsidRPr="00000000" w14:paraId="0000011D">
      <w:pPr>
        <w:spacing w:after="240" w:before="240" w:lineRule="auto"/>
        <w:rPr/>
      </w:pPr>
      <w:r w:rsidDel="00000000" w:rsidR="00000000" w:rsidRPr="00000000">
        <w:rPr>
          <w:rtl w:val="0"/>
        </w:rPr>
        <w:t xml:space="preserve">Tropical forest structure and function is also strongly influenced by other dimensions of woody plant functional trait composition, including the fast-slow axes of plant life history, adult stature, and self-supporting vs. climbing strategies to reach the canopy. The fast-slow axis extends from plant species with fast resource acquisition and processing, fast growth, high resource needs, high mortality rates, and low shade-tolerance to species with slow resource acquisition and processing, slow growth, low resource needs, low mortality rates, and high shade-tolerance (</w:t>
      </w:r>
      <w:commentRangeStart w:id="197"/>
      <w:r w:rsidDel="00000000" w:rsidR="00000000" w:rsidRPr="00000000">
        <w:rPr>
          <w:rtl w:val="0"/>
        </w:rPr>
        <w:t xml:space="preserve">Reich 2014, Ruger et al. 2018</w:t>
      </w:r>
      <w:commentRangeEnd w:id="197"/>
      <w:r w:rsidDel="00000000" w:rsidR="00000000" w:rsidRPr="00000000">
        <w:commentReference w:id="197"/>
      </w:r>
      <w:r w:rsidDel="00000000" w:rsidR="00000000" w:rsidRPr="00000000">
        <w:rPr>
          <w:rtl w:val="0"/>
        </w:rPr>
        <w:t xml:space="preserve">). Variation in functional composition among stands thus relates to forest successional status, woody productivity, and woody residence time. The fast-slow axis encompasses variation in leaf traits such as leaf mass per area (LMA) and leaf nutrient content that can be measured with hyperspectral imaging, enabling quantification of this dimension of plant functional composition from remote sensing (</w:t>
      </w:r>
      <w:commentRangeStart w:id="198"/>
      <w:r w:rsidDel="00000000" w:rsidR="00000000" w:rsidRPr="00000000">
        <w:rPr>
          <w:rtl w:val="0"/>
        </w:rPr>
        <w:t xml:space="preserve">Asner et al. 2016</w:t>
      </w:r>
      <w:commentRangeEnd w:id="198"/>
      <w:r w:rsidDel="00000000" w:rsidR="00000000" w:rsidRPr="00000000">
        <w:commentReference w:id="198"/>
      </w:r>
      <w:r w:rsidDel="00000000" w:rsidR="00000000" w:rsidRPr="00000000">
        <w:rPr>
          <w:rtl w:val="0"/>
        </w:rPr>
        <w:t xml:space="preserve">, </w:t>
      </w:r>
      <w:commentRangeStart w:id="199"/>
      <w:r w:rsidDel="00000000" w:rsidR="00000000" w:rsidRPr="00000000">
        <w:rPr>
          <w:rtl w:val="0"/>
        </w:rPr>
        <w:t xml:space="preserve">Chadwick &amp; Asner 2016</w:t>
      </w:r>
      <w:commentRangeEnd w:id="199"/>
      <w:r w:rsidDel="00000000" w:rsidR="00000000" w:rsidRPr="00000000">
        <w:commentReference w:id="199"/>
      </w:r>
      <w:r w:rsidDel="00000000" w:rsidR="00000000" w:rsidRPr="00000000">
        <w:rPr>
          <w:rtl w:val="0"/>
        </w:rPr>
        <w:t xml:space="preserve">). Recent work has also explored functional diversity and redundancy trends using multispectral imagery (</w:t>
      </w:r>
      <w:commentRangeStart w:id="200"/>
      <w:r w:rsidDel="00000000" w:rsidR="00000000" w:rsidRPr="00000000">
        <w:rPr>
          <w:rtl w:val="0"/>
        </w:rPr>
        <w:t xml:space="preserve">Aguirre‐Gutiérrez et al 2021</w:t>
      </w:r>
      <w:commentRangeEnd w:id="200"/>
      <w:r w:rsidDel="00000000" w:rsidR="00000000" w:rsidRPr="00000000">
        <w:commentReference w:id="200"/>
      </w:r>
      <w:r w:rsidDel="00000000" w:rsidR="00000000" w:rsidRPr="00000000">
        <w:rPr>
          <w:rtl w:val="0"/>
        </w:rPr>
        <w:t xml:space="preserve">). </w:t>
      </w:r>
    </w:p>
    <w:p w:rsidR="00000000" w:rsidDel="00000000" w:rsidP="00000000" w:rsidRDefault="00000000" w:rsidRPr="00000000" w14:paraId="0000011E">
      <w:pPr>
        <w:spacing w:after="240" w:before="240" w:lineRule="auto"/>
        <w:rPr/>
      </w:pPr>
      <w:r w:rsidDel="00000000" w:rsidR="00000000" w:rsidRPr="00000000">
        <w:rPr>
          <w:rtl w:val="0"/>
        </w:rPr>
        <w:t xml:space="preserve">Another major axis of variation among tropical trees is adult stature, which ranges from small shrubs to giant emergent trees above the main canopy (</w:t>
      </w:r>
      <w:commentRangeStart w:id="201"/>
      <w:r w:rsidDel="00000000" w:rsidR="00000000" w:rsidRPr="00000000">
        <w:rPr>
          <w:rtl w:val="0"/>
        </w:rPr>
        <w:t xml:space="preserve">Ruger et al. 2018</w:t>
      </w:r>
      <w:commentRangeEnd w:id="201"/>
      <w:r w:rsidDel="00000000" w:rsidR="00000000" w:rsidRPr="00000000">
        <w:commentReference w:id="201"/>
      </w:r>
      <w:r w:rsidDel="00000000" w:rsidR="00000000" w:rsidRPr="00000000">
        <w:rPr>
          <w:rtl w:val="0"/>
        </w:rPr>
        <w:t xml:space="preserve">, </w:t>
      </w:r>
      <w:commentRangeStart w:id="202"/>
      <w:r w:rsidDel="00000000" w:rsidR="00000000" w:rsidRPr="00000000">
        <w:rPr>
          <w:rtl w:val="0"/>
        </w:rPr>
        <w:t xml:space="preserve">Maynard </w:t>
      </w:r>
      <w:commentRangeEnd w:id="202"/>
      <w:r w:rsidDel="00000000" w:rsidR="00000000" w:rsidRPr="00000000">
        <w:commentReference w:id="202"/>
      </w:r>
      <w:r w:rsidDel="00000000" w:rsidR="00000000" w:rsidRPr="00000000">
        <w:rPr>
          <w:rtl w:val="0"/>
        </w:rPr>
        <w:t xml:space="preserve">et al. 2022). Forest carbon stocks, structure, and productivity are intimately related to the relative abundances of trees of different sizes, which in turn depends on functional composition with respect to this axis. Lidar can provide information on canopy height and even tree size distributions, thus providing information on this dimension of plant functional variation (</w:t>
      </w:r>
      <w:commentRangeStart w:id="203"/>
      <w:r w:rsidDel="00000000" w:rsidR="00000000" w:rsidRPr="00000000">
        <w:rPr>
          <w:rtl w:val="0"/>
        </w:rPr>
        <w:t xml:space="preserve">Stark et al. 2012</w:t>
      </w:r>
      <w:commentRangeEnd w:id="203"/>
      <w:r w:rsidDel="00000000" w:rsidR="00000000" w:rsidRPr="00000000">
        <w:commentReference w:id="203"/>
      </w:r>
      <w:r w:rsidDel="00000000" w:rsidR="00000000" w:rsidRPr="00000000">
        <w:rPr>
          <w:rtl w:val="0"/>
        </w:rPr>
        <w:t xml:space="preserve">). Finally, tropical woody plants may be self-supporting like trees and shrubs, or be structural parasites like lianas (woody vines) that rely on other plants for support (</w:t>
      </w:r>
      <w:commentRangeStart w:id="204"/>
      <w:r w:rsidDel="00000000" w:rsidR="00000000" w:rsidRPr="00000000">
        <w:rPr>
          <w:rtl w:val="0"/>
        </w:rPr>
        <w:t xml:space="preserve">Muller-Landau and Pacala 2020</w:t>
      </w:r>
      <w:commentRangeEnd w:id="204"/>
      <w:r w:rsidDel="00000000" w:rsidR="00000000" w:rsidRPr="00000000">
        <w:commentReference w:id="204"/>
      </w:r>
      <w:r w:rsidDel="00000000" w:rsidR="00000000" w:rsidRPr="00000000">
        <w:rPr>
          <w:rtl w:val="0"/>
        </w:rPr>
        <w:t xml:space="preserve">). Lianas reduce tree growth and increase tree mortality, and thereby alter forest structure and function (</w:t>
      </w:r>
      <w:commentRangeStart w:id="205"/>
      <w:r w:rsidDel="00000000" w:rsidR="00000000" w:rsidRPr="00000000">
        <w:rPr>
          <w:rtl w:val="0"/>
        </w:rPr>
        <w:t xml:space="preserve">Estrada-Villegas et al. 2022</w:t>
      </w:r>
      <w:commentRangeEnd w:id="205"/>
      <w:r w:rsidDel="00000000" w:rsidR="00000000" w:rsidRPr="00000000">
        <w:commentReference w:id="205"/>
      </w:r>
      <w:r w:rsidDel="00000000" w:rsidR="00000000" w:rsidRPr="00000000">
        <w:rPr>
          <w:rtl w:val="0"/>
        </w:rPr>
        <w:t xml:space="preserve">). Higher liana abundance leads to slower carbon accumulation in secondary forests, lower woody productivity, lower forest stature, and lower biomass carbon stocks (</w:t>
      </w:r>
      <w:commentRangeStart w:id="206"/>
      <w:r w:rsidDel="00000000" w:rsidR="00000000" w:rsidRPr="00000000">
        <w:rPr>
          <w:rtl w:val="0"/>
        </w:rPr>
        <w:t xml:space="preserve">van der Heijden et al. 2015</w:t>
      </w:r>
      <w:commentRangeEnd w:id="206"/>
      <w:r w:rsidDel="00000000" w:rsidR="00000000" w:rsidRPr="00000000">
        <w:commentReference w:id="206"/>
      </w:r>
      <w:r w:rsidDel="00000000" w:rsidR="00000000" w:rsidRPr="00000000">
        <w:rPr>
          <w:rtl w:val="0"/>
        </w:rPr>
        <w:t xml:space="preserve">). Liana abundance varies widely among tropical forests in relation to climate, disturbance history, and other factors (</w:t>
      </w:r>
      <w:commentRangeStart w:id="207"/>
      <w:r w:rsidDel="00000000" w:rsidR="00000000" w:rsidRPr="00000000">
        <w:rPr>
          <w:rtl w:val="0"/>
        </w:rPr>
        <w:t xml:space="preserve">Dewalt et al. 2015</w:t>
      </w:r>
      <w:commentRangeEnd w:id="207"/>
      <w:r w:rsidDel="00000000" w:rsidR="00000000" w:rsidRPr="00000000">
        <w:commentReference w:id="207"/>
      </w:r>
      <w:r w:rsidDel="00000000" w:rsidR="00000000" w:rsidRPr="00000000">
        <w:rPr>
          <w:rtl w:val="0"/>
        </w:rPr>
        <w:t xml:space="preserve">), and is on average increasing, for reasons that remain unclear (</w:t>
      </w:r>
      <w:commentRangeStart w:id="208"/>
      <w:r w:rsidDel="00000000" w:rsidR="00000000" w:rsidRPr="00000000">
        <w:rPr>
          <w:rtl w:val="0"/>
        </w:rPr>
        <w:t xml:space="preserve">Schnitzer and Bongers 2011</w:t>
      </w:r>
      <w:commentRangeEnd w:id="208"/>
      <w:r w:rsidDel="00000000" w:rsidR="00000000" w:rsidRPr="00000000">
        <w:commentReference w:id="208"/>
      </w:r>
      <w:r w:rsidDel="00000000" w:rsidR="00000000" w:rsidRPr="00000000">
        <w:rPr>
          <w:rtl w:val="0"/>
        </w:rPr>
        <w:t xml:space="preserve">). Lianas differ from trees in their leaf angles and in the distributions of their leaf traits, making it possible to quantify liana abundance with remote sensing (</w:t>
      </w:r>
      <w:commentRangeStart w:id="209"/>
      <w:r w:rsidDel="00000000" w:rsidR="00000000" w:rsidRPr="00000000">
        <w:rPr>
          <w:rtl w:val="0"/>
        </w:rPr>
        <w:t xml:space="preserve">van der Heijden et al. 2022</w:t>
      </w:r>
      <w:commentRangeEnd w:id="209"/>
      <w:r w:rsidDel="00000000" w:rsidR="00000000" w:rsidRPr="00000000">
        <w:commentReference w:id="209"/>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Understanding the influence of functional diversity on ecosystem functioning, such as carbon sequestration and storage, is critical in the face of climate change, since it remains uncertain whether or not tropical forests will remain a carbon sink </w:t>
      </w:r>
      <w:r w:rsidDel="00000000" w:rsidR="00000000" w:rsidRPr="00000000">
        <w:rPr>
          <w:highlight w:val="white"/>
          <w:rtl w:val="0"/>
        </w:rPr>
        <w:t xml:space="preserve">(Arora et al., 2020; Brienen et al., 2015; Hubau et al., 2020; Sabatini et al., 2019)</w:t>
      </w:r>
      <w:r w:rsidDel="00000000" w:rsidR="00000000" w:rsidRPr="00000000">
        <w:rPr>
          <w:rtl w:val="0"/>
        </w:rPr>
        <w:t xml:space="preserve">. </w:t>
      </w:r>
      <w:r w:rsidDel="00000000" w:rsidR="00000000" w:rsidRPr="00000000">
        <w:rPr>
          <w:rtl w:val="0"/>
        </w:rPr>
        <w:t xml:space="preserve">High biodiversity may help mitigate negative effects of climate change through increased ecosystem stability and resilience (</w:t>
      </w:r>
      <w:commentRangeStart w:id="210"/>
      <w:r w:rsidDel="00000000" w:rsidR="00000000" w:rsidRPr="00000000">
        <w:rPr>
          <w:rtl w:val="0"/>
        </w:rPr>
        <w:t xml:space="preserve">Schmitt et al. 2020</w:t>
      </w:r>
      <w:commentRangeEnd w:id="210"/>
      <w:r w:rsidDel="00000000" w:rsidR="00000000" w:rsidRPr="00000000">
        <w:commentReference w:id="210"/>
      </w:r>
      <w:r w:rsidDel="00000000" w:rsidR="00000000" w:rsidRPr="00000000">
        <w:rPr>
          <w:rtl w:val="0"/>
        </w:rPr>
        <w:t xml:space="preserve">), but changing climate regimes could also negatively impact levels of biodiversity that might feedback on climate through decreased carbon sequestration (</w:t>
      </w:r>
      <w:commentRangeStart w:id="211"/>
      <w:r w:rsidDel="00000000" w:rsidR="00000000" w:rsidRPr="00000000">
        <w:rPr>
          <w:rtl w:val="0"/>
        </w:rPr>
        <w:t xml:space="preserve">Thomas et al. 2004</w:t>
      </w:r>
      <w:commentRangeEnd w:id="211"/>
      <w:r w:rsidDel="00000000" w:rsidR="00000000" w:rsidRPr="00000000">
        <w:commentReference w:id="211"/>
      </w:r>
      <w:r w:rsidDel="00000000" w:rsidR="00000000" w:rsidRPr="00000000">
        <w:rPr>
          <w:rtl w:val="0"/>
        </w:rPr>
        <w:t xml:space="preserve">; </w:t>
      </w:r>
      <w:commentRangeStart w:id="212"/>
      <w:r w:rsidDel="00000000" w:rsidR="00000000" w:rsidRPr="00000000">
        <w:rPr>
          <w:rtl w:val="0"/>
        </w:rPr>
        <w:t xml:space="preserve">Cavanaugh et al. 2014</w:t>
      </w:r>
      <w:commentRangeEnd w:id="212"/>
      <w:r w:rsidDel="00000000" w:rsidR="00000000" w:rsidRPr="00000000">
        <w:commentReference w:id="212"/>
      </w:r>
      <w:r w:rsidDel="00000000" w:rsidR="00000000" w:rsidRPr="00000000">
        <w:rPr>
          <w:rtl w:val="0"/>
        </w:rPr>
        <w:t xml:space="preserve">). </w:t>
      </w:r>
      <w:commentRangeStart w:id="213"/>
      <w:r w:rsidDel="00000000" w:rsidR="00000000" w:rsidRPr="00000000">
        <w:rPr>
          <w:highlight w:val="white"/>
          <w:rtl w:val="0"/>
        </w:rPr>
        <w:t xml:space="preserve">In a review of 258 studies of naturally assembled communities, van der Plas (</w:t>
      </w:r>
      <w:hyperlink r:id="rId16">
        <w:r w:rsidDel="00000000" w:rsidR="00000000" w:rsidRPr="00000000">
          <w:rPr>
            <w:highlight w:val="white"/>
            <w:u w:val="single"/>
            <w:rtl w:val="0"/>
          </w:rPr>
          <w:t xml:space="preserve">2019</w:t>
        </w:r>
      </w:hyperlink>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S</w:t>
      </w:r>
      <w:r w:rsidDel="00000000" w:rsidR="00000000" w:rsidRPr="00000000">
        <w:rPr>
          <w:rtl w:val="0"/>
        </w:rPr>
        <w:t xml:space="preserve">everal possible mechanisms for this phenomenon exist that need to be tested outside of experimental set-ups and in tropical forests. </w:t>
      </w:r>
      <w:r w:rsidDel="00000000" w:rsidR="00000000" w:rsidRPr="00000000">
        <w:rPr>
          <w:rtl w:val="0"/>
        </w:rPr>
        <w:t xml:space="preserve">Furthermore, although the tropics host immense tree species diversity, </w:t>
      </w:r>
      <w:commentRangeEnd w:id="213"/>
      <w:r w:rsidDel="00000000" w:rsidR="00000000" w:rsidRPr="00000000">
        <w:commentReference w:id="213"/>
      </w:r>
      <w:r w:rsidDel="00000000" w:rsidR="00000000" w:rsidRPr="00000000">
        <w:rPr>
          <w:rtl w:val="0"/>
        </w:rPr>
        <w:t xml:space="preserve">most species are rare. In fact, based on forest inventory plot data, 2% of species comprise 50% of the tropical trees in the Americas (n = 174 species), Africa (n = 77 species), and Southeast Asia (n = 172 species) (</w:t>
      </w:r>
      <w:commentRangeStart w:id="214"/>
      <w:r w:rsidDel="00000000" w:rsidR="00000000" w:rsidRPr="00000000">
        <w:rPr>
          <w:rtl w:val="0"/>
        </w:rPr>
        <w:t xml:space="preserve">Cooper et al. 2024</w:t>
      </w:r>
      <w:commentRangeEnd w:id="214"/>
      <w:r w:rsidDel="00000000" w:rsidR="00000000" w:rsidRPr="00000000">
        <w:commentReference w:id="214"/>
      </w:r>
      <w:r w:rsidDel="00000000" w:rsidR="00000000" w:rsidRPr="00000000">
        <w:rPr>
          <w:rtl w:val="0"/>
        </w:rPr>
        <w:t xml:space="preserve">). </w:t>
      </w:r>
      <w:commentRangeStart w:id="215"/>
      <w:r w:rsidDel="00000000" w:rsidR="00000000" w:rsidRPr="00000000">
        <w:rPr>
          <w:rtl w:val="0"/>
        </w:rPr>
        <w:t xml:space="preserve">Charactierizing the functional diversity of these hyperdominant species is tractable and within the scope of PANGEA. </w:t>
      </w:r>
      <w:commentRangeEnd w:id="215"/>
      <w:r w:rsidDel="00000000" w:rsidR="00000000" w:rsidRPr="00000000">
        <w:commentReference w:id="215"/>
      </w: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Though studies of the importance of biodiversity for forest function have focused largely on plants, animals and microbes also matter. They contribute to essential services such as pollination, seed dispersal, and nutrient cycling, and shape plant biodiversity and forest structure and function both via these mutualistic interactions, as well as through antagonistic interactions including herbivory and disease</w:t>
      </w:r>
      <w:commentRangeStart w:id="216"/>
      <w:r w:rsidDel="00000000" w:rsidR="00000000" w:rsidRPr="00000000">
        <w:rPr>
          <w:rtl w:val="0"/>
        </w:rPr>
        <w:t xml:space="preserve"> (Dirzo et al. 2014)</w:t>
      </w:r>
      <w:commentRangeEnd w:id="216"/>
      <w:r w:rsidDel="00000000" w:rsidR="00000000" w:rsidRPr="00000000">
        <w:commentReference w:id="216"/>
      </w:r>
      <w:r w:rsidDel="00000000" w:rsidR="00000000" w:rsidRPr="00000000">
        <w:rPr>
          <w:rtl w:val="0"/>
        </w:rPr>
        <w:t xml:space="preserve">. Megafauna like elephants (found in Africa, but not the Americas) have particularly important effects in determining forest structure due to their browsing and physical disturbance, as well as their redistribution of nutrients across the landscape (</w:t>
      </w:r>
      <w:commentRangeStart w:id="217"/>
      <w:r w:rsidDel="00000000" w:rsidR="00000000" w:rsidRPr="00000000">
        <w:rPr>
          <w:rtl w:val="0"/>
        </w:rPr>
        <w:t xml:space="preserve">Berzaghi et al. 2018</w:t>
      </w:r>
      <w:ins w:author="Marcos Longo" w:id="12" w:date="2024-09-16T21:43:08Z">
        <w:commentRangeEnd w:id="217"/>
        <w:r w:rsidDel="00000000" w:rsidR="00000000" w:rsidRPr="00000000">
          <w:commentReference w:id="217"/>
        </w:r>
        <w:commentRangeStart w:id="218"/>
        <w:r w:rsidDel="00000000" w:rsidR="00000000" w:rsidRPr="00000000">
          <w:rPr>
            <w:rtl w:val="0"/>
          </w:rPr>
          <w:t xml:space="preserve">, 2019</w:t>
        </w:r>
      </w:ins>
      <w:commentRangeEnd w:id="218"/>
      <w:r w:rsidDel="00000000" w:rsidR="00000000" w:rsidRPr="00000000">
        <w:commentReference w:id="218"/>
      </w:r>
      <w:r w:rsidDel="00000000" w:rsidR="00000000" w:rsidRPr="00000000">
        <w:rPr>
          <w:rtl w:val="0"/>
        </w:rPr>
        <w:t xml:space="preserve">), and dispersal of large seed, high wood density tree species (</w:t>
      </w:r>
      <w:commentRangeStart w:id="219"/>
      <w:r w:rsidDel="00000000" w:rsidR="00000000" w:rsidRPr="00000000">
        <w:rPr>
          <w:rtl w:val="0"/>
        </w:rPr>
        <w:t xml:space="preserve">Campos-Arceiz &amp; Blake 2011</w:t>
      </w:r>
      <w:commentRangeEnd w:id="219"/>
      <w:r w:rsidDel="00000000" w:rsidR="00000000" w:rsidRPr="00000000">
        <w:commentReference w:id="219"/>
      </w:r>
      <w:r w:rsidDel="00000000" w:rsidR="00000000" w:rsidRPr="00000000">
        <w:rPr>
          <w:rtl w:val="0"/>
        </w:rPr>
        <w:t xml:space="preserve">). Experimental vertebrate exclosures resulted in an increase in understory plant density and seedling abundance (</w:t>
      </w:r>
      <w:commentRangeStart w:id="220"/>
      <w:r w:rsidDel="00000000" w:rsidR="00000000" w:rsidRPr="00000000">
        <w:rPr>
          <w:rtl w:val="0"/>
        </w:rPr>
        <w:t xml:space="preserve">Beck et al. 2013; </w:t>
      </w:r>
      <w:r w:rsidDel="00000000" w:rsidR="00000000" w:rsidRPr="00000000">
        <w:rPr>
          <w:highlight w:val="white"/>
          <w:rtl w:val="0"/>
        </w:rPr>
        <w:t xml:space="preserve">Camargo-Sanabria et al. 2015; </w:t>
      </w:r>
      <w:r w:rsidDel="00000000" w:rsidR="00000000" w:rsidRPr="00000000">
        <w:rPr>
          <w:rtl w:val="0"/>
        </w:rPr>
        <w:t xml:space="preserve">Kurten and Carson 2015</w:t>
      </w:r>
      <w:commentRangeEnd w:id="220"/>
      <w:r w:rsidDel="00000000" w:rsidR="00000000" w:rsidRPr="00000000">
        <w:commentReference w:id="220"/>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commentRangeStart w:id="221"/>
      <w:r w:rsidDel="00000000" w:rsidR="00000000" w:rsidRPr="00000000">
        <w:rPr>
          <w:rtl w:val="0"/>
        </w:rPr>
        <w:t xml:space="preserve">Muller-Landau and Hardesty 2005)</w:t>
      </w:r>
      <w:commentRangeEnd w:id="221"/>
      <w:r w:rsidDel="00000000" w:rsidR="00000000" w:rsidRPr="00000000">
        <w:commentReference w:id="221"/>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has the potential to shift plant species composition and carbon cycle dynamics </w:t>
      </w:r>
      <w:r w:rsidDel="00000000" w:rsidR="00000000" w:rsidRPr="00000000">
        <w:rPr>
          <w:rtl w:val="0"/>
        </w:rPr>
        <w:t xml:space="preserve">(</w:t>
      </w:r>
      <w:commentRangeStart w:id="222"/>
      <w:r w:rsidDel="00000000" w:rsidR="00000000" w:rsidRPr="00000000">
        <w:rPr>
          <w:rtl w:val="0"/>
        </w:rPr>
        <w:t xml:space="preserve">Wunderly 1997</w:t>
      </w:r>
      <w:commentRangeEnd w:id="222"/>
      <w:r w:rsidDel="00000000" w:rsidR="00000000" w:rsidRPr="00000000">
        <w:commentReference w:id="222"/>
      </w:r>
      <w:r w:rsidDel="00000000" w:rsidR="00000000" w:rsidRPr="00000000">
        <w:rPr>
          <w:rtl w:val="0"/>
        </w:rPr>
        <w:t xml:space="preserve">, </w:t>
      </w:r>
      <w:commentRangeStart w:id="223"/>
      <w:r w:rsidDel="00000000" w:rsidR="00000000" w:rsidRPr="00000000">
        <w:rPr>
          <w:rtl w:val="0"/>
        </w:rPr>
        <w:t xml:space="preserve">Estrada-Villegas et al. 2023</w:t>
      </w:r>
      <w:commentRangeEnd w:id="223"/>
      <w:r w:rsidDel="00000000" w:rsidR="00000000" w:rsidRPr="00000000">
        <w:commentReference w:id="223"/>
      </w:r>
      <w:r w:rsidDel="00000000" w:rsidR="00000000" w:rsidRPr="00000000">
        <w:rPr>
          <w:rtl w:val="0"/>
        </w:rPr>
        <w:t xml:space="preserve">). Because plant species dispersed by large vertebrates tend to have larger seeds and higher wood densities, some have argued that defaunation will ultimate lead to a shift towards lower forest carbon stocks, although debate continues (</w:t>
      </w:r>
      <w:commentRangeStart w:id="224"/>
      <w:r w:rsidDel="00000000" w:rsidR="00000000" w:rsidRPr="00000000">
        <w:rPr>
          <w:rtl w:val="0"/>
        </w:rPr>
        <w:t xml:space="preserve">Brodie and Gibbs 2009; Jansen et al. 2010; Bello et al. 2015; Osturi et al. 2016; Peres et al. 2016</w:t>
      </w:r>
      <w:commentRangeEnd w:id="224"/>
      <w:r w:rsidDel="00000000" w:rsidR="00000000" w:rsidRPr="00000000">
        <w:commentReference w:id="224"/>
      </w:r>
      <w:r w:rsidDel="00000000" w:rsidR="00000000" w:rsidRPr="00000000">
        <w:rPr>
          <w:rtl w:val="0"/>
        </w:rPr>
        <w:t xml:space="preserve">). Among sites in Panama, increased defaunation was associated with compositional shifts in the seedling layer including more abiotically dispersed species and more lianas (</w:t>
      </w:r>
      <w:commentRangeStart w:id="225"/>
      <w:r w:rsidDel="00000000" w:rsidR="00000000" w:rsidRPr="00000000">
        <w:rPr>
          <w:rtl w:val="0"/>
        </w:rPr>
        <w:t xml:space="preserve">Wright et al. 2007; Kurten et al. 2015</w:t>
      </w:r>
      <w:commentRangeEnd w:id="225"/>
      <w:r w:rsidDel="00000000" w:rsidR="00000000" w:rsidRPr="00000000">
        <w:commentReference w:id="225"/>
      </w:r>
      <w:r w:rsidDel="00000000" w:rsidR="00000000" w:rsidRPr="00000000">
        <w:rPr>
          <w:rtl w:val="0"/>
        </w:rPr>
        <w:t xml:space="preserve">). In general, defaunation tends to increase the dominance of some plant species, and decrease plant diversity (</w:t>
      </w:r>
      <w:commentRangeStart w:id="226"/>
      <w:r w:rsidDel="00000000" w:rsidR="00000000" w:rsidRPr="00000000">
        <w:rPr>
          <w:rtl w:val="0"/>
        </w:rPr>
        <w:t xml:space="preserve">Kurten 2013</w:t>
      </w:r>
      <w:commentRangeEnd w:id="226"/>
      <w:r w:rsidDel="00000000" w:rsidR="00000000" w:rsidRPr="00000000">
        <w:commentReference w:id="226"/>
      </w:r>
      <w:r w:rsidDel="00000000" w:rsidR="00000000" w:rsidRPr="00000000">
        <w:rPr>
          <w:rtl w:val="0"/>
        </w:rPr>
        <w:t xml:space="preserve">). Other changes in animal communities, whether due to anthropogenic pressures via hunting, habitat alteration and fragmentation, or changing climate, also have the potential to shift plant communities via these interactions. </w:t>
      </w:r>
    </w:p>
    <w:p w:rsidR="00000000" w:rsidDel="00000000" w:rsidP="00000000" w:rsidRDefault="00000000" w:rsidRPr="00000000" w14:paraId="00000122">
      <w:pPr>
        <w:pStyle w:val="Heading3"/>
        <w:spacing w:after="240" w:before="240" w:lineRule="auto"/>
        <w:rPr/>
      </w:pPr>
      <w:bookmarkStart w:colFirst="0" w:colLast="0" w:name="_d4p9lrsqbv12" w:id="13"/>
      <w:bookmarkEnd w:id="13"/>
      <w:r w:rsidDel="00000000" w:rsidR="00000000" w:rsidRPr="00000000">
        <w:rPr>
          <w:rtl w:val="0"/>
        </w:rPr>
        <w:t xml:space="preserve">2.3 </w:t>
      </w:r>
      <w:commentRangeStart w:id="227"/>
      <w:commentRangeStart w:id="228"/>
      <w:commentRangeStart w:id="229"/>
      <w:commentRangeStart w:id="230"/>
      <w:commentRangeStart w:id="231"/>
      <w:r w:rsidDel="00000000" w:rsidR="00000000" w:rsidRPr="00000000">
        <w:rPr>
          <w:rtl w:val="0"/>
        </w:rPr>
        <w:t xml:space="preserve">Climate</w:t>
      </w:r>
      <w:commentRangeEnd w:id="227"/>
      <w:r w:rsidDel="00000000" w:rsidR="00000000" w:rsidRPr="00000000">
        <w:commentReference w:id="227"/>
      </w:r>
      <w:commentRangeEnd w:id="228"/>
      <w:r w:rsidDel="00000000" w:rsidR="00000000" w:rsidRPr="00000000">
        <w:commentReference w:id="228"/>
      </w:r>
      <w:commentRangeEnd w:id="229"/>
      <w:r w:rsidDel="00000000" w:rsidR="00000000" w:rsidRPr="00000000">
        <w:commentReference w:id="229"/>
      </w:r>
      <w:commentRangeEnd w:id="230"/>
      <w:r w:rsidDel="00000000" w:rsidR="00000000" w:rsidRPr="00000000">
        <w:commentReference w:id="230"/>
      </w:r>
      <w:commentRangeEnd w:id="231"/>
      <w:r w:rsidDel="00000000" w:rsidR="00000000" w:rsidRPr="00000000">
        <w:commentReference w:id="231"/>
      </w:r>
      <w:r w:rsidDel="00000000" w:rsidR="00000000" w:rsidRPr="00000000">
        <w:rPr>
          <w:rtl w:val="0"/>
        </w:rPr>
        <w:t xml:space="preserve"> Interactions and Feedbacks</w:t>
      </w:r>
    </w:p>
    <w:p w:rsidR="00000000" w:rsidDel="00000000" w:rsidP="00000000" w:rsidRDefault="00000000" w:rsidRPr="00000000" w14:paraId="00000123">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determine whether tropical forests will act as a future carbon sink or source. </w:t>
      </w:r>
    </w:p>
    <w:p w:rsidR="00000000" w:rsidDel="00000000" w:rsidP="00000000" w:rsidRDefault="00000000" w:rsidRPr="00000000" w14:paraId="00000124">
      <w:pPr>
        <w:spacing w:after="240" w:before="240" w:lineRule="auto"/>
        <w:rPr/>
      </w:pPr>
      <w:r w:rsidDel="00000000" w:rsidR="00000000" w:rsidRPr="00000000">
        <w:rPr>
          <w:rtl w:val="0"/>
        </w:rPr>
        <w:t xml:space="preserve">Tropical rainforest land-atmosphere interactions play key roles in modulating climate conditions both locally and regionally. T</w:t>
      </w:r>
      <w:r w:rsidDel="00000000" w:rsidR="00000000" w:rsidRPr="00000000">
        <w:rPr>
          <w:rtl w:val="0"/>
        </w:rPr>
        <w:t xml:space="preserve">ropical forest moisture recycling </w:t>
      </w:r>
      <w:r w:rsidDel="00000000" w:rsidR="00000000" w:rsidRPr="00000000">
        <w:rPr>
          <w:rtl w:val="0"/>
        </w:rPr>
        <w:t xml:space="preserve"> provides large proportions of atmospheric moisture for rainfall locally and regions downwind, and in some regions,</w:t>
      </w:r>
      <w:r w:rsidDel="00000000" w:rsidR="00000000" w:rsidRPr="00000000">
        <w:rPr>
          <w:rtl w:val="0"/>
        </w:rPr>
        <w:t xml:space="preserve"> influences the onset and timing of their own rainy seasons </w:t>
      </w:r>
      <w:r w:rsidDel="00000000" w:rsidR="00000000" w:rsidRPr="00000000">
        <w:rPr>
          <w:rtl w:val="0"/>
        </w:rPr>
        <w:t xml:space="preserve">(</w:t>
      </w:r>
      <w:hyperlink r:id="rId17">
        <w:r w:rsidDel="00000000" w:rsidR="00000000" w:rsidRPr="00000000">
          <w:rPr>
            <w:color w:val="1155cc"/>
            <w:u w:val="single"/>
            <w:rtl w:val="0"/>
          </w:rPr>
          <w:t xml:space="preserve">Wright et al., 2017</w:t>
        </w:r>
      </w:hyperlink>
      <w:r w:rsidDel="00000000" w:rsidR="00000000" w:rsidRPr="00000000">
        <w:rPr>
          <w:rtl w:val="0"/>
        </w:rPr>
        <w:t xml:space="preserve">, </w:t>
      </w:r>
      <w:hyperlink r:id="rId18">
        <w:r w:rsidDel="00000000" w:rsidR="00000000" w:rsidRPr="00000000">
          <w:rPr>
            <w:color w:val="1155cc"/>
            <w:u w:val="single"/>
            <w:rtl w:val="0"/>
          </w:rPr>
          <w:t xml:space="preserve">Sori et al., 2022</w:t>
        </w:r>
      </w:hyperlink>
      <w:r w:rsidDel="00000000" w:rsidR="00000000" w:rsidRPr="00000000">
        <w:rPr>
          <w:rtl w:val="0"/>
        </w:rPr>
        <w:t xml:space="preserve">, </w:t>
      </w:r>
      <w:hyperlink r:id="rId19">
        <w:r w:rsidDel="00000000" w:rsidR="00000000" w:rsidRPr="00000000">
          <w:rPr>
            <w:color w:val="1155cc"/>
            <w:u w:val="single"/>
            <w:rtl w:val="0"/>
          </w:rPr>
          <w:t xml:space="preserve">Worden et al., 2021</w:t>
        </w:r>
      </w:hyperlink>
      <w:r w:rsidDel="00000000" w:rsidR="00000000" w:rsidRPr="00000000">
        <w:rPr>
          <w:rtl w:val="0"/>
        </w:rPr>
        <w:t xml:space="preserve">, </w:t>
      </w:r>
      <w:hyperlink r:id="rId20">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1">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32"/>
      <w:r w:rsidDel="00000000" w:rsidR="00000000" w:rsidRPr="00000000">
        <w:rPr>
          <w:rtl w:val="0"/>
        </w:rPr>
        <w:t xml:space="preserve">Dirmeyer et al., 2009</w:t>
      </w:r>
      <w:commentRangeEnd w:id="232"/>
      <w:r w:rsidDel="00000000" w:rsidR="00000000" w:rsidRPr="00000000">
        <w:commentReference w:id="232"/>
      </w:r>
      <w:r w:rsidDel="00000000" w:rsidR="00000000" w:rsidRPr="00000000">
        <w:rPr>
          <w:rtl w:val="0"/>
        </w:rPr>
        <w:t xml:space="preserve">, </w:t>
      </w:r>
      <w:commentRangeStart w:id="233"/>
      <w:r w:rsidDel="00000000" w:rsidR="00000000" w:rsidRPr="00000000">
        <w:rPr>
          <w:rtl w:val="0"/>
        </w:rPr>
        <w:t xml:space="preserve">Zemp et al., 2017</w:t>
      </w:r>
      <w:commentRangeEnd w:id="233"/>
      <w:r w:rsidDel="00000000" w:rsidR="00000000" w:rsidRPr="00000000">
        <w:commentReference w:id="233"/>
      </w:r>
      <w:r w:rsidDel="00000000" w:rsidR="00000000" w:rsidRPr="00000000">
        <w:rPr>
          <w:rtl w:val="0"/>
        </w:rPr>
        <w:t xml:space="preserve">, </w:t>
      </w:r>
      <w:commentRangeStart w:id="234"/>
      <w:r w:rsidDel="00000000" w:rsidR="00000000" w:rsidRPr="00000000">
        <w:rPr>
          <w:rtl w:val="0"/>
        </w:rPr>
        <w:t xml:space="preserve">Nyasulu et al., 2024</w:t>
      </w:r>
      <w:commentRangeEnd w:id="234"/>
      <w:r w:rsidDel="00000000" w:rsidR="00000000" w:rsidRPr="00000000">
        <w:commentReference w:id="234"/>
      </w:r>
      <w:r w:rsidDel="00000000" w:rsidR="00000000" w:rsidRPr="00000000">
        <w:rPr>
          <w:rtl w:val="0"/>
        </w:rPr>
        <w:t xml:space="preserve">). Additionally, emitted biogenic volatile organic compounds influence cloud formation and albedo, affecting the amount and quality of light available for vegetation (</w:t>
      </w:r>
      <w:hyperlink r:id="rId22">
        <w:r w:rsidDel="00000000" w:rsidR="00000000" w:rsidRPr="00000000">
          <w:rPr>
            <w:color w:val="1155cc"/>
            <w:u w:val="single"/>
            <w:rtl w:val="0"/>
          </w:rPr>
          <w:t xml:space="preserve">Artaxo et al., 2022</w:t>
        </w:r>
      </w:hyperlink>
      <w:r w:rsidDel="00000000" w:rsidR="00000000" w:rsidRPr="00000000">
        <w:rPr>
          <w:rtl w:val="0"/>
        </w:rPr>
        <w:t xml:space="preserve">). </w:t>
      </w:r>
      <w:r w:rsidDel="00000000" w:rsidR="00000000" w:rsidRPr="00000000">
        <w:rPr>
          <w:highlight w:val="white"/>
          <w:rtl w:val="0"/>
        </w:rPr>
        <w:t xml:space="preserve">Tropical forests also alter surface properties, </w:t>
      </w:r>
      <w:r w:rsidDel="00000000" w:rsidR="00000000" w:rsidRPr="00000000">
        <w:rPr>
          <w:rtl w:val="0"/>
        </w:rPr>
        <w:t xml:space="preserve">including land surface albedo, latent and sensible heat fluxes, and roughness, which in turn exert biophysical climate feedbacks </w:t>
      </w:r>
      <w:hyperlink r:id="rId23">
        <w:r w:rsidDel="00000000" w:rsidR="00000000" w:rsidRPr="00000000">
          <w:rPr>
            <w:rtl w:val="0"/>
          </w:rPr>
          <w:t xml:space="preserve">(</w:t>
        </w:r>
      </w:hyperlink>
      <w:commentRangeStart w:id="235"/>
      <w:hyperlink r:id="rId24">
        <w:r w:rsidDel="00000000" w:rsidR="00000000" w:rsidRPr="00000000">
          <w:rPr>
            <w:rtl w:val="0"/>
          </w:rPr>
          <w:t xml:space="preserve">Bonan, 2008</w:t>
        </w:r>
      </w:hyperlink>
      <w:commentRangeEnd w:id="235"/>
      <w:r w:rsidDel="00000000" w:rsidR="00000000" w:rsidRPr="00000000">
        <w:commentReference w:id="235"/>
      </w:r>
      <w:hyperlink r:id="rId25">
        <w:r w:rsidDel="00000000" w:rsidR="00000000" w:rsidRPr="00000000">
          <w:rPr>
            <w:rtl w:val="0"/>
          </w:rPr>
          <w:t xml:space="preserve">; </w:t>
        </w:r>
      </w:hyperlink>
      <w:commentRangeStart w:id="236"/>
      <w:hyperlink r:id="rId26">
        <w:r w:rsidDel="00000000" w:rsidR="00000000" w:rsidRPr="00000000">
          <w:rPr>
            <w:rtl w:val="0"/>
          </w:rPr>
          <w:t xml:space="preserve">Chen et al., 2020</w:t>
        </w:r>
      </w:hyperlink>
      <w:commentRangeEnd w:id="236"/>
      <w:r w:rsidDel="00000000" w:rsidR="00000000" w:rsidRPr="00000000">
        <w:commentReference w:id="236"/>
      </w:r>
      <w:hyperlink r:id="rId27">
        <w:r w:rsidDel="00000000" w:rsidR="00000000" w:rsidRPr="00000000">
          <w:rPr>
            <w:rtl w:val="0"/>
          </w:rPr>
          <w:t xml:space="preserve">; </w:t>
        </w:r>
      </w:hyperlink>
      <w:commentRangeStart w:id="237"/>
      <w:hyperlink r:id="rId28">
        <w:r w:rsidDel="00000000" w:rsidR="00000000" w:rsidRPr="00000000">
          <w:rPr>
            <w:rtl w:val="0"/>
          </w:rPr>
          <w:t xml:space="preserve">Lee et al., 2011</w:t>
        </w:r>
      </w:hyperlink>
      <w:commentRangeEnd w:id="237"/>
      <w:r w:rsidDel="00000000" w:rsidR="00000000" w:rsidRPr="00000000">
        <w:commentReference w:id="237"/>
      </w:r>
      <w:hyperlink r:id="rId29">
        <w:r w:rsidDel="00000000" w:rsidR="00000000" w:rsidRPr="00000000">
          <w:rPr>
            <w:rtl w:val="0"/>
          </w:rPr>
          <w:t xml:space="preserve">)</w:t>
        </w:r>
      </w:hyperlink>
      <w:r w:rsidDel="00000000" w:rsidR="00000000" w:rsidRPr="00000000">
        <w:rPr>
          <w:rtl w:val="0"/>
        </w:rPr>
        <w:t xml:space="preserve">. For example, belowground rooting systems and soil texture regulate soil moisture </w:t>
      </w:r>
      <w:hyperlink r:id="rId30">
        <w:r w:rsidDel="00000000" w:rsidR="00000000" w:rsidRPr="00000000">
          <w:rPr>
            <w:rtl w:val="0"/>
          </w:rPr>
          <w:t xml:space="preserve">(</w:t>
        </w:r>
      </w:hyperlink>
      <w:commentRangeStart w:id="238"/>
      <w:hyperlink r:id="rId31">
        <w:r w:rsidDel="00000000" w:rsidR="00000000" w:rsidRPr="00000000">
          <w:rPr>
            <w:rtl w:val="0"/>
          </w:rPr>
          <w:t xml:space="preserve">Fan et al., 2017</w:t>
        </w:r>
      </w:hyperlink>
      <w:commentRangeEnd w:id="238"/>
      <w:r w:rsidDel="00000000" w:rsidR="00000000" w:rsidRPr="00000000">
        <w:commentReference w:id="238"/>
      </w:r>
      <w:hyperlink r:id="rId32">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33">
        <w:r w:rsidDel="00000000" w:rsidR="00000000" w:rsidRPr="00000000">
          <w:rPr>
            <w:rtl w:val="0"/>
          </w:rPr>
          <w:t xml:space="preserve">(</w:t>
        </w:r>
      </w:hyperlink>
      <w:commentRangeStart w:id="239"/>
      <w:hyperlink r:id="rId34">
        <w:r w:rsidDel="00000000" w:rsidR="00000000" w:rsidRPr="00000000">
          <w:rPr>
            <w:rtl w:val="0"/>
          </w:rPr>
          <w:t xml:space="preserve">Seneviratne et al., 2010</w:t>
        </w:r>
      </w:hyperlink>
      <w:commentRangeEnd w:id="239"/>
      <w:r w:rsidDel="00000000" w:rsidR="00000000" w:rsidRPr="00000000">
        <w:commentReference w:id="239"/>
      </w:r>
      <w:hyperlink r:id="rId35">
        <w:r w:rsidDel="00000000" w:rsidR="00000000" w:rsidRPr="00000000">
          <w:rPr>
            <w:rtl w:val="0"/>
          </w:rPr>
          <w:t xml:space="preserve">; </w:t>
        </w:r>
      </w:hyperlink>
      <w:commentRangeStart w:id="240"/>
      <w:hyperlink r:id="rId36">
        <w:r w:rsidDel="00000000" w:rsidR="00000000" w:rsidRPr="00000000">
          <w:rPr>
            <w:rtl w:val="0"/>
          </w:rPr>
          <w:t xml:space="preserve">Zhou et al., 2021</w:t>
        </w:r>
      </w:hyperlink>
      <w:commentRangeEnd w:id="240"/>
      <w:r w:rsidDel="00000000" w:rsidR="00000000" w:rsidRPr="00000000">
        <w:commentReference w:id="240"/>
      </w:r>
      <w:hyperlink r:id="rId3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5">
      <w:pPr>
        <w:spacing w:after="240" w:before="240"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38">
        <w:r w:rsidDel="00000000" w:rsidR="00000000" w:rsidRPr="00000000">
          <w:rPr>
            <w:color w:val="1155cc"/>
            <w:u w:val="single"/>
            <w:rtl w:val="0"/>
          </w:rPr>
          <w:t xml:space="preserve">Andrews et al., 2024</w:t>
        </w:r>
      </w:hyperlink>
      <w:r w:rsidDel="00000000" w:rsidR="00000000" w:rsidRPr="00000000">
        <w:rPr>
          <w:rtl w:val="0"/>
        </w:rPr>
        <w:t xml:space="preserve">, </w:t>
      </w:r>
      <w:hyperlink r:id="rId39">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40">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41">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42">
        <w:r w:rsidDel="00000000" w:rsidR="00000000" w:rsidRPr="00000000">
          <w:rPr>
            <w:color w:val="1155cc"/>
            <w:u w:val="single"/>
            <w:rtl w:val="0"/>
          </w:rPr>
          <w:t xml:space="preserve">Alsdorf et al., 2016</w:t>
        </w:r>
      </w:hyperlink>
      <w:r w:rsidDel="00000000" w:rsidR="00000000" w:rsidRPr="00000000">
        <w:rPr>
          <w:rtl w:val="0"/>
        </w:rPr>
        <w:t xml:space="preserve">, </w:t>
      </w:r>
      <w:hyperlink r:id="rId43">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44">
        <w:r w:rsidDel="00000000" w:rsidR="00000000" w:rsidRPr="00000000">
          <w:rPr>
            <w:color w:val="1155cc"/>
            <w:u w:val="single"/>
            <w:rtl w:val="0"/>
          </w:rPr>
          <w:t xml:space="preserve">Parolin et al., 2004a,</w:t>
        </w:r>
      </w:hyperlink>
      <w:r w:rsidDel="00000000" w:rsidR="00000000" w:rsidRPr="00000000">
        <w:rPr>
          <w:rtl w:val="0"/>
        </w:rPr>
        <w:t xml:space="preserve"> </w:t>
      </w:r>
      <w:hyperlink r:id="rId45">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241"/>
      <w:r w:rsidDel="00000000" w:rsidR="00000000" w:rsidRPr="00000000">
        <w:rPr>
          <w:rtl w:val="0"/>
        </w:rPr>
        <w:t xml:space="preserve">Hawes and Peres 2016</w:t>
      </w:r>
      <w:commentRangeEnd w:id="241"/>
      <w:r w:rsidDel="00000000" w:rsidR="00000000" w:rsidRPr="00000000">
        <w:commentReference w:id="241"/>
      </w:r>
      <w:r w:rsidDel="00000000" w:rsidR="00000000" w:rsidRPr="00000000">
        <w:rPr>
          <w:rtl w:val="0"/>
        </w:rPr>
        <w:t xml:space="preserve">) and support conditions for microorganisms to produce CH</w:t>
      </w:r>
      <w:r w:rsidDel="00000000" w:rsidR="00000000" w:rsidRPr="00000000">
        <w:rPr>
          <w:vertAlign w:val="subscript"/>
          <w:rtl w:val="0"/>
        </w:rPr>
        <w:t xml:space="preserve">4</w:t>
      </w:r>
      <w:r w:rsidDel="00000000" w:rsidR="00000000" w:rsidRPr="00000000">
        <w:rPr>
          <w:rtl w:val="0"/>
        </w:rPr>
        <w:t xml:space="preserve">. Indirectly, rainfall can also influence local nutrient cycles via wet nutrient deposition onto forest canopies (Bauters et al.,</w:t>
      </w:r>
      <w:hyperlink r:id="rId46">
        <w:r w:rsidDel="00000000" w:rsidR="00000000" w:rsidRPr="00000000">
          <w:rPr>
            <w:color w:val="1155cc"/>
            <w:u w:val="single"/>
            <w:rtl w:val="0"/>
          </w:rPr>
          <w:t xml:space="preserve"> 2018</w:t>
        </w:r>
      </w:hyperlink>
      <w:r w:rsidDel="00000000" w:rsidR="00000000" w:rsidRPr="00000000">
        <w:rPr>
          <w:rtl w:val="0"/>
        </w:rPr>
        <w:t xml:space="preserve">, </w:t>
      </w:r>
      <w:hyperlink r:id="rId47">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42"/>
      <w:r w:rsidDel="00000000" w:rsidR="00000000" w:rsidRPr="00000000">
        <w:rPr>
          <w:rtl w:val="0"/>
        </w:rPr>
        <w:t xml:space="preserve">Philippon et al., 2019</w:t>
      </w:r>
      <w:commentRangeEnd w:id="242"/>
      <w:r w:rsidDel="00000000" w:rsidR="00000000" w:rsidRPr="00000000">
        <w:commentReference w:id="242"/>
      </w:r>
      <w:r w:rsidDel="00000000" w:rsidR="00000000" w:rsidRPr="00000000">
        <w:rPr>
          <w:rtl w:val="0"/>
        </w:rPr>
        <w:t xml:space="preserve">, </w:t>
      </w:r>
      <w:hyperlink r:id="rId48">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49">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50">
        <w:r w:rsidDel="00000000" w:rsidR="00000000" w:rsidRPr="00000000">
          <w:rPr>
            <w:color w:val="1155cc"/>
            <w:u w:val="single"/>
            <w:rtl w:val="0"/>
          </w:rPr>
          <w:t xml:space="preserve">Binks et al.,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t xml:space="preserve">As a result of tightly coupled land-atmosphere interactions in tropical forests, anthropogenic disturbances can alter local and regional climate conditions. For example, deforestation and degradation exert significant surface warming effects due to decreases in evaporative cooling </w:t>
      </w:r>
      <w:hyperlink r:id="rId51">
        <w:r w:rsidDel="00000000" w:rsidR="00000000" w:rsidRPr="00000000">
          <w:rPr>
            <w:rtl w:val="0"/>
          </w:rPr>
          <w:t xml:space="preserve">(</w:t>
        </w:r>
      </w:hyperlink>
      <w:commentRangeStart w:id="243"/>
      <w:hyperlink r:id="rId52">
        <w:r w:rsidDel="00000000" w:rsidR="00000000" w:rsidRPr="00000000">
          <w:rPr>
            <w:rtl w:val="0"/>
          </w:rPr>
          <w:t xml:space="preserve">Devaraju et al., 2018</w:t>
        </w:r>
      </w:hyperlink>
      <w:commentRangeEnd w:id="243"/>
      <w:r w:rsidDel="00000000" w:rsidR="00000000" w:rsidRPr="00000000">
        <w:commentReference w:id="243"/>
      </w:r>
      <w:hyperlink r:id="rId53">
        <w:r w:rsidDel="00000000" w:rsidR="00000000" w:rsidRPr="00000000">
          <w:rPr>
            <w:rtl w:val="0"/>
          </w:rPr>
          <w:t xml:space="preserve">; </w:t>
        </w:r>
      </w:hyperlink>
      <w:commentRangeStart w:id="244"/>
      <w:hyperlink r:id="rId54">
        <w:r w:rsidDel="00000000" w:rsidR="00000000" w:rsidRPr="00000000">
          <w:rPr>
            <w:rtl w:val="0"/>
          </w:rPr>
          <w:t xml:space="preserve">Li et al., 2015</w:t>
        </w:r>
      </w:hyperlink>
      <w:commentRangeEnd w:id="244"/>
      <w:r w:rsidDel="00000000" w:rsidR="00000000" w:rsidRPr="00000000">
        <w:commentReference w:id="244"/>
      </w:r>
      <w:hyperlink r:id="rId55">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that of the declined forest cover fraction</w:t>
      </w:r>
      <w:r w:rsidDel="00000000" w:rsidR="00000000" w:rsidRPr="00000000">
        <w:rPr>
          <w:rtl w:val="0"/>
        </w:rPr>
        <w:t xml:space="preserve"> </w:t>
      </w:r>
      <w:hyperlink r:id="rId56">
        <w:r w:rsidDel="00000000" w:rsidR="00000000" w:rsidRPr="00000000">
          <w:rPr>
            <w:rtl w:val="0"/>
          </w:rPr>
          <w:t xml:space="preserve">(</w:t>
        </w:r>
      </w:hyperlink>
      <w:commentRangeStart w:id="245"/>
      <w:hyperlink r:id="rId57">
        <w:r w:rsidDel="00000000" w:rsidR="00000000" w:rsidRPr="00000000">
          <w:rPr>
            <w:rtl w:val="0"/>
          </w:rPr>
          <w:t xml:space="preserve">Alkama &amp; Cescatti, 2016</w:t>
        </w:r>
      </w:hyperlink>
      <w:commentRangeEnd w:id="245"/>
      <w:r w:rsidDel="00000000" w:rsidR="00000000" w:rsidRPr="00000000">
        <w:commentReference w:id="245"/>
      </w:r>
      <w:hyperlink r:id="rId58">
        <w:r w:rsidDel="00000000" w:rsidR="00000000" w:rsidRPr="00000000">
          <w:rPr>
            <w:rtl w:val="0"/>
          </w:rPr>
          <w:t xml:space="preserve">)</w:t>
        </w:r>
      </w:hyperlink>
      <w:r w:rsidDel="00000000" w:rsidR="00000000" w:rsidRPr="00000000">
        <w:rPr>
          <w:rtl w:val="0"/>
        </w:rPr>
        <w:t xml:space="preserve">, and may </w:t>
      </w:r>
      <w:commentRangeStart w:id="246"/>
      <w:r w:rsidDel="00000000" w:rsidR="00000000" w:rsidRPr="00000000">
        <w:rPr>
          <w:rtl w:val="0"/>
        </w:rPr>
        <w:t xml:space="preserve">exert asymmetry </w:t>
      </w:r>
      <w:commentRangeEnd w:id="246"/>
      <w:r w:rsidDel="00000000" w:rsidR="00000000" w:rsidRPr="00000000">
        <w:commentReference w:id="246"/>
      </w:r>
      <w:r w:rsidDel="00000000" w:rsidR="00000000" w:rsidRPr="00000000">
        <w:rPr>
          <w:rtl w:val="0"/>
        </w:rPr>
        <w:t xml:space="preserve">in response to forest cover gain and loss </w:t>
      </w:r>
      <w:hyperlink r:id="rId59">
        <w:r w:rsidDel="00000000" w:rsidR="00000000" w:rsidRPr="00000000">
          <w:rPr>
            <w:rtl w:val="0"/>
          </w:rPr>
          <w:t xml:space="preserve">(</w:t>
        </w:r>
      </w:hyperlink>
      <w:commentRangeStart w:id="247"/>
      <w:hyperlink r:id="rId60">
        <w:r w:rsidDel="00000000" w:rsidR="00000000" w:rsidRPr="00000000">
          <w:rPr>
            <w:rtl w:val="0"/>
          </w:rPr>
          <w:t xml:space="preserve">Su et al., 2023</w:t>
        </w:r>
      </w:hyperlink>
      <w:commentRangeEnd w:id="247"/>
      <w:r w:rsidDel="00000000" w:rsidR="00000000" w:rsidRPr="00000000">
        <w:commentReference w:id="247"/>
      </w:r>
      <w:hyperlink r:id="rId61">
        <w:r w:rsidDel="00000000" w:rsidR="00000000" w:rsidRPr="00000000">
          <w:rPr>
            <w:rtl w:val="0"/>
          </w:rPr>
          <w:t xml:space="preserve">; </w:t>
        </w:r>
      </w:hyperlink>
      <w:commentRangeStart w:id="248"/>
      <w:hyperlink r:id="rId62">
        <w:r w:rsidDel="00000000" w:rsidR="00000000" w:rsidRPr="00000000">
          <w:rPr>
            <w:rtl w:val="0"/>
          </w:rPr>
          <w:t xml:space="preserve">Zhang et al., 2024</w:t>
        </w:r>
      </w:hyperlink>
      <w:commentRangeEnd w:id="248"/>
      <w:r w:rsidDel="00000000" w:rsidR="00000000" w:rsidRPr="00000000">
        <w:commentReference w:id="248"/>
      </w:r>
      <w:hyperlink r:id="rId63">
        <w:r w:rsidDel="00000000" w:rsidR="00000000" w:rsidRPr="00000000">
          <w:rPr>
            <w:rtl w:val="0"/>
          </w:rPr>
          <w:t xml:space="preserve">)</w:t>
        </w:r>
      </w:hyperlink>
      <w:r w:rsidDel="00000000" w:rsidR="00000000" w:rsidRPr="00000000">
        <w:rPr>
          <w:rtl w:val="0"/>
        </w:rPr>
        <w:t xml:space="preserve">. Higher temperatures can subsequently increase tree respiration, which may reduce net primary productivity (NPP) and change how tropical forests cycle carbon </w:t>
      </w:r>
      <w:hyperlink r:id="rId64">
        <w:r w:rsidDel="00000000" w:rsidR="00000000" w:rsidRPr="00000000">
          <w:rPr>
            <w:rtl w:val="0"/>
          </w:rPr>
          <w:t xml:space="preserve">(</w:t>
        </w:r>
      </w:hyperlink>
      <w:commentRangeStart w:id="249"/>
      <w:hyperlink r:id="rId65">
        <w:r w:rsidDel="00000000" w:rsidR="00000000" w:rsidRPr="00000000">
          <w:rPr>
            <w:rtl w:val="0"/>
          </w:rPr>
          <w:t xml:space="preserve">Choury et al., 2022</w:t>
        </w:r>
      </w:hyperlink>
      <w:commentRangeEnd w:id="249"/>
      <w:r w:rsidDel="00000000" w:rsidR="00000000" w:rsidRPr="00000000">
        <w:commentReference w:id="249"/>
      </w:r>
      <w:hyperlink r:id="rId66">
        <w:r w:rsidDel="00000000" w:rsidR="00000000" w:rsidRPr="00000000">
          <w:rPr>
            <w:rtl w:val="0"/>
          </w:rPr>
          <w:t xml:space="preserve">; </w:t>
        </w:r>
      </w:hyperlink>
      <w:commentRangeStart w:id="250"/>
      <w:hyperlink r:id="rId67">
        <w:r w:rsidDel="00000000" w:rsidR="00000000" w:rsidRPr="00000000">
          <w:rPr>
            <w:rtl w:val="0"/>
          </w:rPr>
          <w:t xml:space="preserve">Das et al., 2023</w:t>
        </w:r>
      </w:hyperlink>
      <w:commentRangeEnd w:id="250"/>
      <w:r w:rsidDel="00000000" w:rsidR="00000000" w:rsidRPr="00000000">
        <w:commentReference w:id="250"/>
      </w:r>
      <w:hyperlink r:id="rId68">
        <w:r w:rsidDel="00000000" w:rsidR="00000000" w:rsidRPr="00000000">
          <w:rPr>
            <w:rtl w:val="0"/>
          </w:rPr>
          <w:t xml:space="preserve">; </w:t>
        </w:r>
      </w:hyperlink>
      <w:commentRangeStart w:id="251"/>
      <w:hyperlink r:id="rId69">
        <w:r w:rsidDel="00000000" w:rsidR="00000000" w:rsidRPr="00000000">
          <w:rPr>
            <w:rtl w:val="0"/>
          </w:rPr>
          <w:t xml:space="preserve">Liu et al., 2017</w:t>
        </w:r>
      </w:hyperlink>
      <w:commentRangeEnd w:id="251"/>
      <w:r w:rsidDel="00000000" w:rsidR="00000000" w:rsidRPr="00000000">
        <w:commentReference w:id="251"/>
      </w:r>
      <w:hyperlink r:id="rId70">
        <w:r w:rsidDel="00000000" w:rsidR="00000000" w:rsidRPr="00000000">
          <w:rPr>
            <w:rtl w:val="0"/>
          </w:rPr>
          <w:t xml:space="preserve">; </w:t>
        </w:r>
      </w:hyperlink>
      <w:commentRangeStart w:id="252"/>
      <w:hyperlink r:id="rId71">
        <w:r w:rsidDel="00000000" w:rsidR="00000000" w:rsidRPr="00000000">
          <w:rPr>
            <w:rtl w:val="0"/>
          </w:rPr>
          <w:t xml:space="preserve">Lloyd et al., 2023</w:t>
        </w:r>
      </w:hyperlink>
      <w:commentRangeEnd w:id="252"/>
      <w:r w:rsidDel="00000000" w:rsidR="00000000" w:rsidRPr="00000000">
        <w:commentReference w:id="252"/>
      </w:r>
      <w:hyperlink r:id="rId72">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7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74">
        <w:r w:rsidDel="00000000" w:rsidR="00000000" w:rsidRPr="00000000">
          <w:rPr>
            <w:color w:val="1155cc"/>
            <w:u w:val="single"/>
            <w:rtl w:val="0"/>
          </w:rPr>
          <w:t xml:space="preserve">Costa et al., 2003</w:t>
        </w:r>
      </w:hyperlink>
      <w:r w:rsidDel="00000000" w:rsidR="00000000" w:rsidRPr="00000000">
        <w:rPr>
          <w:rtl w:val="0"/>
        </w:rPr>
        <w:t xml:space="preserve">, </w:t>
      </w:r>
      <w:hyperlink r:id="rId75">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w:t>
      </w:r>
    </w:p>
    <w:p w:rsidR="00000000" w:rsidDel="00000000" w:rsidP="00000000" w:rsidRDefault="00000000" w:rsidRPr="00000000" w14:paraId="00000127">
      <w:pPr>
        <w:spacing w:after="240" w:before="240" w:line="276" w:lineRule="auto"/>
        <w:ind w:left="0" w:firstLine="0"/>
        <w:rPr/>
      </w:pPr>
      <w:r w:rsidDel="00000000" w:rsidR="00000000" w:rsidRPr="00000000">
        <w:rPr>
          <w:rtl w:val="0"/>
        </w:rPr>
        <w:t xml:space="preserve">Tropical rainfall magnitude and patterns are also tightly linked to LCLUC activities (</w:t>
      </w:r>
      <w:hyperlink r:id="rId76">
        <w:r w:rsidDel="00000000" w:rsidR="00000000" w:rsidRPr="00000000">
          <w:rPr>
            <w:color w:val="1155cc"/>
            <w:u w:val="single"/>
            <w:rtl w:val="0"/>
          </w:rPr>
          <w:t xml:space="preserve">Xu et al., 2022</w:t>
        </w:r>
      </w:hyperlink>
      <w:r w:rsidDel="00000000" w:rsidR="00000000" w:rsidRPr="00000000">
        <w:rPr>
          <w:rtl w:val="0"/>
        </w:rPr>
        <w:t xml:space="preserve">, </w:t>
      </w:r>
      <w:hyperlink r:id="rId77">
        <w:r w:rsidDel="00000000" w:rsidR="00000000" w:rsidRPr="00000000">
          <w:rPr>
            <w:color w:val="1155cc"/>
            <w:u w:val="single"/>
            <w:rtl w:val="0"/>
          </w:rPr>
          <w:t xml:space="preserve">Bell et al., 2015</w:t>
        </w:r>
      </w:hyperlink>
      <w:r w:rsidDel="00000000" w:rsidR="00000000" w:rsidRPr="00000000">
        <w:rPr>
          <w:rtl w:val="0"/>
        </w:rPr>
        <w:t xml:space="preserve">, </w:t>
      </w:r>
      <w:hyperlink r:id="rId78">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79">
        <w:r w:rsidDel="00000000" w:rsidR="00000000" w:rsidRPr="00000000">
          <w:rPr>
            <w:rtl w:val="0"/>
          </w:rPr>
          <w:t xml:space="preserve">(</w:t>
        </w:r>
      </w:hyperlink>
      <w:commentRangeStart w:id="253"/>
      <w:hyperlink r:id="rId80">
        <w:r w:rsidDel="00000000" w:rsidR="00000000" w:rsidRPr="00000000">
          <w:rPr>
            <w:rtl w:val="0"/>
          </w:rPr>
          <w:t xml:space="preserve">Khanna et al., 2017</w:t>
        </w:r>
      </w:hyperlink>
      <w:commentRangeEnd w:id="253"/>
      <w:r w:rsidDel="00000000" w:rsidR="00000000" w:rsidRPr="00000000">
        <w:commentReference w:id="253"/>
      </w:r>
      <w:r w:rsidDel="00000000" w:rsidR="00000000" w:rsidRPr="00000000">
        <w:rPr>
          <w:rtl w:val="0"/>
        </w:rPr>
        <w:t xml:space="preserve">; </w:t>
      </w:r>
      <w:commentRangeStart w:id="254"/>
      <w:hyperlink r:id="rId81">
        <w:r w:rsidDel="00000000" w:rsidR="00000000" w:rsidRPr="00000000">
          <w:rPr>
            <w:rtl w:val="0"/>
          </w:rPr>
          <w:t xml:space="preserve">Lawrence &amp; Vandecar, 2014</w:t>
        </w:r>
      </w:hyperlink>
      <w:commentRangeEnd w:id="254"/>
      <w:r w:rsidDel="00000000" w:rsidR="00000000" w:rsidRPr="00000000">
        <w:commentReference w:id="254"/>
      </w:r>
      <w:hyperlink r:id="rId82">
        <w:r w:rsidDel="00000000" w:rsidR="00000000" w:rsidRPr="00000000">
          <w:rPr>
            <w:rtl w:val="0"/>
          </w:rPr>
          <w:t xml:space="preserve">; </w:t>
        </w:r>
      </w:hyperlink>
      <w:commentRangeStart w:id="255"/>
      <w:hyperlink r:id="rId83">
        <w:r w:rsidDel="00000000" w:rsidR="00000000" w:rsidRPr="00000000">
          <w:rPr>
            <w:rtl w:val="0"/>
          </w:rPr>
          <w:t xml:space="preserve">Leite-Filho et al., 2021</w:t>
        </w:r>
      </w:hyperlink>
      <w:commentRangeEnd w:id="255"/>
      <w:r w:rsidDel="00000000" w:rsidR="00000000" w:rsidRPr="00000000">
        <w:commentReference w:id="255"/>
      </w:r>
      <w:hyperlink r:id="rId84">
        <w:r w:rsidDel="00000000" w:rsidR="00000000" w:rsidRPr="00000000">
          <w:rPr>
            <w:rtl w:val="0"/>
          </w:rPr>
          <w:t xml:space="preserve">; </w:t>
        </w:r>
      </w:hyperlink>
      <w:commentRangeStart w:id="256"/>
      <w:hyperlink r:id="rId85">
        <w:r w:rsidDel="00000000" w:rsidR="00000000" w:rsidRPr="00000000">
          <w:rPr>
            <w:rtl w:val="0"/>
          </w:rPr>
          <w:t xml:space="preserve">Smith et al., 2023</w:t>
        </w:r>
      </w:hyperlink>
      <w:commentRangeEnd w:id="256"/>
      <w:r w:rsidDel="00000000" w:rsidR="00000000" w:rsidRPr="00000000">
        <w:commentReference w:id="256"/>
      </w:r>
      <w:hyperlink r:id="rId86">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87">
        <w:r w:rsidDel="00000000" w:rsidR="00000000" w:rsidRPr="00000000">
          <w:rPr>
            <w:rtl w:val="0"/>
          </w:rPr>
          <w:t xml:space="preserve">(</w:t>
        </w:r>
      </w:hyperlink>
      <w:commentRangeStart w:id="257"/>
      <w:hyperlink r:id="rId88">
        <w:r w:rsidDel="00000000" w:rsidR="00000000" w:rsidRPr="00000000">
          <w:rPr>
            <w:highlight w:val="yellow"/>
            <w:rtl w:val="0"/>
          </w:rPr>
          <w:t xml:space="preserve">Mahmood et al., 2014</w:t>
        </w:r>
      </w:hyperlink>
      <w:commentRangeEnd w:id="257"/>
      <w:r w:rsidDel="00000000" w:rsidR="00000000" w:rsidRPr="00000000">
        <w:commentReference w:id="257"/>
      </w:r>
      <w:hyperlink r:id="rId89">
        <w:r w:rsidDel="00000000" w:rsidR="00000000" w:rsidRPr="00000000">
          <w:rPr>
            <w:highlight w:val="yellow"/>
            <w:rtl w:val="0"/>
          </w:rPr>
          <w:t xml:space="preserve">; </w:t>
        </w:r>
      </w:hyperlink>
      <w:commentRangeStart w:id="258"/>
      <w:hyperlink r:id="rId90">
        <w:r w:rsidDel="00000000" w:rsidR="00000000" w:rsidRPr="00000000">
          <w:rPr>
            <w:highlight w:val="yellow"/>
            <w:rtl w:val="0"/>
          </w:rPr>
          <w:t xml:space="preserve">Snyder, 2010</w:t>
        </w:r>
      </w:hyperlink>
      <w:commentRangeEnd w:id="258"/>
      <w:r w:rsidDel="00000000" w:rsidR="00000000" w:rsidRPr="00000000">
        <w:commentReference w:id="258"/>
      </w:r>
      <w:hyperlink r:id="rId91">
        <w:r w:rsidDel="00000000" w:rsidR="00000000" w:rsidRPr="00000000">
          <w:rPr>
            <w:rtl w:val="0"/>
          </w:rPr>
          <w:t xml:space="preserve">)</w:t>
        </w:r>
      </w:hyperlink>
      <w:r w:rsidDel="00000000" w:rsidR="00000000" w:rsidRPr="00000000">
        <w:rPr>
          <w:rtl w:val="0"/>
        </w:rPr>
        <w:t xml:space="preserve"> and cross-continental nutrient cycles </w:t>
      </w:r>
      <w:hyperlink r:id="rId92">
        <w:r w:rsidDel="00000000" w:rsidR="00000000" w:rsidRPr="00000000">
          <w:rPr>
            <w:rtl w:val="0"/>
          </w:rPr>
          <w:t xml:space="preserve">(</w:t>
        </w:r>
      </w:hyperlink>
      <w:commentRangeStart w:id="259"/>
      <w:hyperlink r:id="rId93">
        <w:r w:rsidDel="00000000" w:rsidR="00000000" w:rsidRPr="00000000">
          <w:rPr>
            <w:rtl w:val="0"/>
          </w:rPr>
          <w:t xml:space="preserve">Li et al., 2021</w:t>
        </w:r>
      </w:hyperlink>
      <w:commentRangeEnd w:id="259"/>
      <w:r w:rsidDel="00000000" w:rsidR="00000000" w:rsidRPr="00000000">
        <w:commentReference w:id="259"/>
      </w:r>
      <w:hyperlink r:id="rId94">
        <w:r w:rsidDel="00000000" w:rsidR="00000000" w:rsidRPr="00000000">
          <w:rPr>
            <w:rtl w:val="0"/>
          </w:rPr>
          <w:t xml:space="preserve">,</w:t>
        </w:r>
      </w:hyperlink>
      <w:r w:rsidDel="00000000" w:rsidR="00000000" w:rsidRPr="00000000">
        <w:rPr>
          <w:rtl w:val="0"/>
        </w:rPr>
        <w:t xml:space="preserve"> </w:t>
      </w:r>
      <w:hyperlink r:id="rId95">
        <w:r w:rsidDel="00000000" w:rsidR="00000000" w:rsidRPr="00000000">
          <w:rPr>
            <w:color w:val="1155cc"/>
            <w:u w:val="single"/>
            <w:rtl w:val="0"/>
          </w:rPr>
          <w:t xml:space="preserve">Barkley et al., 2019</w:t>
        </w:r>
      </w:hyperlink>
      <w:hyperlink r:id="rId96">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97">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98">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ins w:author="Liane S. Guild" w:id="13" w:date="2024-09-13T22:16:23Z">
        <w:r w:rsidDel="00000000" w:rsidR="00000000" w:rsidRPr="00000000">
          <w:rPr>
            <w:rtl w:val="0"/>
          </w:rPr>
          <w:t xml:space="preserve"> </w:t>
        </w:r>
      </w:ins>
      <w:r w:rsidDel="00000000" w:rsidR="00000000" w:rsidRPr="00000000">
        <w:rPr>
          <w:rtl w:val="0"/>
        </w:rPr>
        <w:t xml:space="preserve">(</w:t>
      </w:r>
      <w:hyperlink r:id="rId99">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00">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28">
      <w:pPr>
        <w:spacing w:after="240" w:before="240" w:line="276" w:lineRule="auto"/>
        <w:rPr/>
      </w:pPr>
      <w:r w:rsidDel="00000000" w:rsidR="00000000" w:rsidRPr="00000000">
        <w:rPr>
          <w:rtl w:val="0"/>
        </w:rPr>
        <w:t xml:space="preserve">Tropical climate systems are also changing in other important ways. C</w:t>
      </w:r>
      <w:r w:rsidDel="00000000" w:rsidR="00000000" w:rsidRPr="00000000">
        <w:rPr>
          <w:rtl w:val="0"/>
        </w:rPr>
        <w:t xml:space="preserve">hanges in sea surface temperature (SST) patterns can alter cross-equatorial (</w:t>
      </w:r>
      <w:hyperlink r:id="rId101">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2">
        <w:r w:rsidDel="00000000" w:rsidR="00000000" w:rsidRPr="00000000">
          <w:rPr>
            <w:color w:val="1155cc"/>
            <w:u w:val="single"/>
            <w:rtl w:val="0"/>
          </w:rPr>
          <w:t xml:space="preserve">Zhou et al., 2019</w:t>
        </w:r>
      </w:hyperlink>
      <w:r w:rsidDel="00000000" w:rsidR="00000000" w:rsidRPr="00000000">
        <w:rPr>
          <w:rtl w:val="0"/>
        </w:rPr>
        <w:t xml:space="preserve">). This affects tropical precipitation and moisture patterns via changes to the intertropical convergence zone (ITCZ; </w:t>
      </w:r>
      <w:hyperlink r:id="rId103">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4">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5">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06">
        <w:r w:rsidDel="00000000" w:rsidR="00000000" w:rsidRPr="00000000">
          <w:rPr>
            <w:color w:val="1155cc"/>
            <w:u w:val="single"/>
            <w:rtl w:val="0"/>
          </w:rPr>
          <w:t xml:space="preserve">Cook and Vizy 2019</w:t>
        </w:r>
      </w:hyperlink>
      <w:r w:rsidDel="00000000" w:rsidR="00000000" w:rsidRPr="00000000">
        <w:rPr>
          <w:rtl w:val="0"/>
        </w:rPr>
        <w:t xml:space="preserve">, </w:t>
      </w:r>
      <w:hyperlink r:id="rId107">
        <w:r w:rsidDel="00000000" w:rsidR="00000000" w:rsidRPr="00000000">
          <w:rPr>
            <w:color w:val="1155cc"/>
            <w:u w:val="single"/>
            <w:rtl w:val="0"/>
          </w:rPr>
          <w:t xml:space="preserve">Creese et al., 2019</w:t>
        </w:r>
      </w:hyperlink>
      <w:r w:rsidDel="00000000" w:rsidR="00000000" w:rsidRPr="00000000">
        <w:rPr>
          <w:rtl w:val="0"/>
        </w:rPr>
        <w:t xml:space="preserve">, </w:t>
      </w:r>
      <w:hyperlink r:id="rId108">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also alter tropical convection and induce climate variability (</w:t>
      </w:r>
      <w:hyperlink r:id="rId109">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10">
        <w:r w:rsidDel="00000000" w:rsidR="00000000" w:rsidRPr="00000000">
          <w:rPr>
            <w:color w:val="1155cc"/>
            <w:u w:val="single"/>
            <w:rtl w:val="0"/>
          </w:rPr>
          <w:t xml:space="preserve">Dias et al., 2017</w:t>
        </w:r>
      </w:hyperlink>
      <w:r w:rsidDel="00000000" w:rsidR="00000000" w:rsidRPr="00000000">
        <w:rPr>
          <w:rtl w:val="0"/>
        </w:rPr>
        <w:t xml:space="preserve">, </w:t>
      </w:r>
      <w:commentRangeStart w:id="260"/>
      <w:r w:rsidDel="00000000" w:rsidR="00000000" w:rsidRPr="00000000">
        <w:rPr>
          <w:rtl w:val="0"/>
        </w:rPr>
        <w:t xml:space="preserve">Gu and Adler, 2018</w:t>
      </w:r>
      <w:commentRangeEnd w:id="260"/>
      <w:r w:rsidDel="00000000" w:rsidR="00000000" w:rsidRPr="00000000">
        <w:commentReference w:id="260"/>
      </w:r>
      <w:r w:rsidDel="00000000" w:rsidR="00000000" w:rsidRPr="00000000">
        <w:rPr>
          <w:rtl w:val="0"/>
        </w:rPr>
        <w:t xml:space="preserve">). As a result, tropical forests can experience significant changes in their water cycle over a variety of time scales, including droughts (</w:t>
      </w:r>
      <w:commentRangeStart w:id="261"/>
      <w:r w:rsidDel="00000000" w:rsidR="00000000" w:rsidRPr="00000000">
        <w:rPr>
          <w:rtl w:val="0"/>
        </w:rPr>
        <w:t xml:space="preserve">Marengo et al., 2016</w:t>
      </w:r>
      <w:commentRangeEnd w:id="261"/>
      <w:r w:rsidDel="00000000" w:rsidR="00000000" w:rsidRPr="00000000">
        <w:commentReference w:id="261"/>
      </w:r>
      <w:r w:rsidDel="00000000" w:rsidR="00000000" w:rsidRPr="00000000">
        <w:rPr>
          <w:rtl w:val="0"/>
        </w:rPr>
        <w:t xml:space="preserve">, </w:t>
      </w:r>
      <w:hyperlink r:id="rId111">
        <w:r w:rsidDel="00000000" w:rsidR="00000000" w:rsidRPr="00000000">
          <w:rPr>
            <w:color w:val="1155cc"/>
            <w:u w:val="single"/>
            <w:rtl w:val="0"/>
          </w:rPr>
          <w:t xml:space="preserve">Ndehedehe et al., 2018</w:t>
        </w:r>
      </w:hyperlink>
      <w:r w:rsidDel="00000000" w:rsidR="00000000" w:rsidRPr="00000000">
        <w:rPr>
          <w:rtl w:val="0"/>
        </w:rPr>
        <w:t xml:space="preserve">, </w:t>
      </w:r>
      <w:commentRangeStart w:id="262"/>
      <w:r w:rsidDel="00000000" w:rsidR="00000000" w:rsidRPr="00000000">
        <w:rPr>
          <w:rtl w:val="0"/>
        </w:rPr>
        <w:t xml:space="preserve">Jiménez-Muñoz et al., 2016</w:t>
      </w:r>
      <w:commentRangeEnd w:id="262"/>
      <w:r w:rsidDel="00000000" w:rsidR="00000000" w:rsidRPr="00000000">
        <w:commentReference w:id="262"/>
      </w:r>
      <w:r w:rsidDel="00000000" w:rsidR="00000000" w:rsidRPr="00000000">
        <w:rPr>
          <w:rtl w:val="0"/>
        </w:rPr>
        <w:t xml:space="preserve">) , increases in dry season lengths and intensity (</w:t>
      </w:r>
      <w:hyperlink r:id="rId112">
        <w:r w:rsidDel="00000000" w:rsidR="00000000" w:rsidRPr="00000000">
          <w:rPr>
            <w:color w:val="1155cc"/>
            <w:u w:val="single"/>
            <w:rtl w:val="0"/>
          </w:rPr>
          <w:t xml:space="preserve">Jiang et al., 2019</w:t>
        </w:r>
      </w:hyperlink>
      <w:r w:rsidDel="00000000" w:rsidR="00000000" w:rsidRPr="00000000">
        <w:rPr>
          <w:rtl w:val="0"/>
        </w:rPr>
        <w:t xml:space="preserve">, </w:t>
      </w:r>
      <w:hyperlink r:id="rId113">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63"/>
      <w:r w:rsidDel="00000000" w:rsidR="00000000" w:rsidRPr="00000000">
        <w:rPr>
          <w:rtl w:val="0"/>
        </w:rPr>
        <w:t xml:space="preserve">Yin et al., 2014</w:t>
      </w:r>
      <w:commentRangeEnd w:id="263"/>
      <w:r w:rsidDel="00000000" w:rsidR="00000000" w:rsidRPr="00000000">
        <w:commentReference w:id="263"/>
      </w:r>
      <w:r w:rsidDel="00000000" w:rsidR="00000000" w:rsidRPr="00000000">
        <w:rPr>
          <w:rtl w:val="0"/>
        </w:rPr>
        <w:t xml:space="preserve">), decadal-scale declines in rainfall (</w:t>
      </w:r>
      <w:hyperlink r:id="rId114">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and cyclonic storms (</w:t>
      </w:r>
      <w:commentRangeStart w:id="264"/>
      <w:r w:rsidDel="00000000" w:rsidR="00000000" w:rsidRPr="00000000">
        <w:rPr>
          <w:rtl w:val="0"/>
        </w:rPr>
        <w:t xml:space="preserve">Taylor et al., 2018</w:t>
      </w:r>
      <w:commentRangeEnd w:id="264"/>
      <w:r w:rsidDel="00000000" w:rsidR="00000000" w:rsidRPr="00000000">
        <w:commentReference w:id="264"/>
      </w:r>
      <w:r w:rsidDel="00000000" w:rsidR="00000000" w:rsidRPr="00000000">
        <w:rPr>
          <w:rtl w:val="0"/>
        </w:rPr>
        <w:t xml:space="preserve">, </w:t>
      </w:r>
      <w:hyperlink r:id="rId115">
        <w:r w:rsidDel="00000000" w:rsidR="00000000" w:rsidRPr="00000000">
          <w:rPr>
            <w:color w:val="1155cc"/>
            <w:u w:val="single"/>
            <w:rtl w:val="0"/>
          </w:rPr>
          <w:t xml:space="preserve">Rehbein and Ambrizzi 2023</w:t>
        </w:r>
      </w:hyperlink>
      <w:r w:rsidDel="00000000" w:rsidR="00000000" w:rsidRPr="00000000">
        <w:rPr>
          <w:rtl w:val="0"/>
        </w:rPr>
        <w:t xml:space="preserve">, </w:t>
      </w:r>
      <w:commentRangeStart w:id="265"/>
      <w:r w:rsidDel="00000000" w:rsidR="00000000" w:rsidRPr="00000000">
        <w:rPr>
          <w:rtl w:val="0"/>
        </w:rPr>
        <w:t xml:space="preserve">Balaguru et al., 2018</w:t>
      </w:r>
      <w:commentRangeEnd w:id="265"/>
      <w:r w:rsidDel="00000000" w:rsidR="00000000" w:rsidRPr="00000000">
        <w:commentReference w:id="265"/>
      </w:r>
      <w:r w:rsidDel="00000000" w:rsidR="00000000" w:rsidRPr="00000000">
        <w:rPr>
          <w:rtl w:val="0"/>
        </w:rPr>
        <w:t xml:space="preserve">). This can alter </w:t>
      </w:r>
      <w:r w:rsidDel="00000000" w:rsidR="00000000" w:rsidRPr="00000000">
        <w:rPr>
          <w:rtl w:val="0"/>
        </w:rPr>
        <w:t xml:space="preserve">ecosystem structure and function in many ways, including higher tree mortality rates, loss of canopy cover, and subsequent changes in species composition and ecosystem processes  </w:t>
      </w:r>
      <w:hyperlink r:id="rId116">
        <w:r w:rsidDel="00000000" w:rsidR="00000000" w:rsidRPr="00000000">
          <w:rPr>
            <w:color w:val="1155cc"/>
            <w:u w:val="single"/>
            <w:rtl w:val="0"/>
          </w:rPr>
          <w:t xml:space="preserve">(</w:t>
        </w:r>
      </w:hyperlink>
      <w:commentRangeStart w:id="266"/>
      <w:hyperlink r:id="rId117">
        <w:r w:rsidDel="00000000" w:rsidR="00000000" w:rsidRPr="00000000">
          <w:rPr>
            <w:color w:val="1155cc"/>
            <w:u w:val="single"/>
            <w:rtl w:val="0"/>
          </w:rPr>
          <w:t xml:space="preserve">Uriarte et al. 2019,</w:t>
        </w:r>
      </w:hyperlink>
      <w:commentRangeEnd w:id="266"/>
      <w:r w:rsidDel="00000000" w:rsidR="00000000" w:rsidRPr="00000000">
        <w:commentReference w:id="266"/>
      </w:r>
      <w:hyperlink r:id="rId118">
        <w:r w:rsidDel="00000000" w:rsidR="00000000" w:rsidRPr="00000000">
          <w:rPr>
            <w:color w:val="1155cc"/>
            <w:u w:val="single"/>
            <w:rtl w:val="0"/>
          </w:rPr>
          <w:t xml:space="preserve"> Liu et al., 2017).</w:t>
        </w:r>
      </w:hyperlink>
      <w:r w:rsidDel="00000000" w:rsidR="00000000" w:rsidRPr="00000000">
        <w:rPr>
          <w:rtl w:val="0"/>
        </w:rPr>
        <w:t xml:space="preserve"> However, tropical forests are showing different responses to changes in their water cycle. For example, Central African tropical forests appear less responsive to drought conditions compared to the Amazon rainforests (</w:t>
      </w:r>
      <w:hyperlink r:id="rId119">
        <w:r w:rsidDel="00000000" w:rsidR="00000000" w:rsidRPr="00000000">
          <w:rPr>
            <w:color w:val="1155cc"/>
            <w:u w:val="single"/>
            <w:rtl w:val="0"/>
          </w:rPr>
          <w:t xml:space="preserve">Tao et al., 2022</w:t>
        </w:r>
      </w:hyperlink>
      <w:r w:rsidDel="00000000" w:rsidR="00000000" w:rsidRPr="00000000">
        <w:rPr>
          <w:rtl w:val="0"/>
        </w:rPr>
        <w:t xml:space="preserve">, </w:t>
      </w:r>
      <w:hyperlink r:id="rId120">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21">
        <w:r w:rsidDel="00000000" w:rsidR="00000000" w:rsidRPr="00000000">
          <w:rPr>
            <w:color w:val="1155cc"/>
            <w:u w:val="single"/>
            <w:rtl w:val="0"/>
          </w:rPr>
          <w:t xml:space="preserve">Saatchi et al., 2012</w:t>
        </w:r>
      </w:hyperlink>
      <w:r w:rsidDel="00000000" w:rsidR="00000000" w:rsidRPr="00000000">
        <w:rPr>
          <w:rtl w:val="0"/>
        </w:rPr>
        <w:t xml:space="preserve">, </w:t>
      </w:r>
      <w:hyperlink r:id="rId122">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3">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29">
      <w:pPr>
        <w:spacing w:after="240" w:before="240" w:lineRule="auto"/>
        <w:rPr/>
      </w:pPr>
      <w:r w:rsidDel="00000000" w:rsidR="00000000" w:rsidRPr="00000000">
        <w:rPr>
          <w:rtl w:val="0"/>
        </w:rPr>
        <w:t xml:space="preserve">Due to climate change and projected increases in the intensity and frequency of extreme events, vegetation temperature and water thresholds are being tested (</w:t>
      </w:r>
      <w:hyperlink r:id="rId124">
        <w:r w:rsidDel="00000000" w:rsidR="00000000" w:rsidRPr="00000000">
          <w:rPr>
            <w:color w:val="1155cc"/>
            <w:u w:val="single"/>
            <w:rtl w:val="0"/>
          </w:rPr>
          <w:t xml:space="preserve">Esquivel-Muelbert et al., 2019</w:t>
        </w:r>
      </w:hyperlink>
      <w:r w:rsidDel="00000000" w:rsidR="00000000" w:rsidRPr="00000000">
        <w:rPr>
          <w:rtl w:val="0"/>
        </w:rPr>
        <w:t xml:space="preserve">). </w:t>
      </w:r>
      <w:r w:rsidDel="00000000" w:rsidR="00000000" w:rsidRPr="00000000">
        <w:rPr>
          <w:rtl w:val="0"/>
        </w:rPr>
        <w:t xml:space="preserve">Reductions in moisture recycling can exacerbate drying in both local and nonlocal regions (</w:t>
      </w:r>
      <w:commentRangeStart w:id="267"/>
      <w:r w:rsidDel="00000000" w:rsidR="00000000" w:rsidRPr="00000000">
        <w:rPr>
          <w:rtl w:val="0"/>
        </w:rPr>
        <w:t xml:space="preserve">Zemp et al., 2017</w:t>
      </w:r>
      <w:commentRangeEnd w:id="267"/>
      <w:r w:rsidDel="00000000" w:rsidR="00000000" w:rsidRPr="00000000">
        <w:commentReference w:id="267"/>
      </w:r>
      <w:r w:rsidDel="00000000" w:rsidR="00000000" w:rsidRPr="00000000">
        <w:rPr>
          <w:rtl w:val="0"/>
        </w:rPr>
        <w:t xml:space="preserve">), and delay the rainy season onsets (</w:t>
      </w:r>
      <w:hyperlink r:id="rId125">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68"/>
      <w:r w:rsidDel="00000000" w:rsidR="00000000" w:rsidRPr="00000000">
        <w:rPr>
          <w:rtl w:val="0"/>
        </w:rPr>
        <w:t xml:space="preserve">Flores et al., 2024</w:t>
      </w:r>
      <w:commentRangeEnd w:id="268"/>
      <w:r w:rsidDel="00000000" w:rsidR="00000000" w:rsidRPr="00000000">
        <w:commentReference w:id="268"/>
      </w:r>
      <w:r w:rsidDel="00000000" w:rsidR="00000000" w:rsidRPr="00000000">
        <w:rPr>
          <w:rtl w:val="0"/>
        </w:rPr>
        <w:t xml:space="preserve">). However, v</w:t>
      </w:r>
      <w:r w:rsidDel="00000000" w:rsidR="00000000" w:rsidRPr="00000000">
        <w:rPr>
          <w:rtl w:val="0"/>
        </w:rPr>
        <w:t xml:space="preserve">ariability in vegetation sensitivity across tropical continents may differ, and complex interactions with other changes, such as increased atmospheric CO2, may alter vegetation response </w:t>
      </w:r>
      <w:hyperlink r:id="rId126">
        <w:r w:rsidDel="00000000" w:rsidR="00000000" w:rsidRPr="00000000">
          <w:rPr>
            <w:color w:val="1155cc"/>
            <w:u w:val="single"/>
            <w:rtl w:val="0"/>
          </w:rPr>
          <w:t xml:space="preserve">(</w:t>
        </w:r>
      </w:hyperlink>
      <w:commentRangeStart w:id="269"/>
      <w:hyperlink r:id="rId127">
        <w:r w:rsidDel="00000000" w:rsidR="00000000" w:rsidRPr="00000000">
          <w:rPr>
            <w:color w:val="1155cc"/>
            <w:u w:val="single"/>
            <w:rtl w:val="0"/>
          </w:rPr>
          <w:t xml:space="preserve">Doughty et al., 2023</w:t>
        </w:r>
      </w:hyperlink>
      <w:commentRangeEnd w:id="269"/>
      <w:r w:rsidDel="00000000" w:rsidR="00000000" w:rsidRPr="00000000">
        <w:commentReference w:id="269"/>
      </w:r>
      <w:hyperlink r:id="rId128">
        <w:r w:rsidDel="00000000" w:rsidR="00000000" w:rsidRPr="00000000">
          <w:rPr>
            <w:color w:val="1155cc"/>
            <w:u w:val="single"/>
            <w:rtl w:val="0"/>
          </w:rPr>
          <w:t xml:space="preserve">,</w:t>
        </w:r>
      </w:hyperlink>
      <w:commentRangeStart w:id="270"/>
      <w:hyperlink r:id="rId129">
        <w:r w:rsidDel="00000000" w:rsidR="00000000" w:rsidRPr="00000000">
          <w:rPr>
            <w:color w:val="1155cc"/>
            <w:u w:val="single"/>
            <w:rtl w:val="0"/>
          </w:rPr>
          <w:t xml:space="preserve"> Smith et al., 2020</w:t>
        </w:r>
      </w:hyperlink>
      <w:commentRangeEnd w:id="270"/>
      <w:r w:rsidDel="00000000" w:rsidR="00000000" w:rsidRPr="00000000">
        <w:commentReference w:id="270"/>
      </w:r>
      <w:r w:rsidDel="00000000" w:rsidR="00000000" w:rsidRPr="00000000">
        <w:rPr>
          <w:rtl w:val="0"/>
        </w:rPr>
        <w:t xml:space="preserve">).</w:t>
      </w:r>
      <w:r w:rsidDel="00000000" w:rsidR="00000000" w:rsidRPr="00000000">
        <w:rPr>
          <w:rtl w:val="0"/>
        </w:rPr>
        <w:t xml:space="preserve"> For example, African forests, particularly those in West Africa, are often exposed to higher temperatures and may be more adapted to heat stress compared to the relatively cooler, more humid regions of Southeast Asia (</w:t>
      </w:r>
      <w:hyperlink r:id="rId130">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 Overall, exceeding these climate thresholds could lead to subsequent shifts to alternative states, such as savannas, which are less capable of supporting globally important tropical forest ecosystem services </w:t>
      </w:r>
      <w:hyperlink r:id="rId131">
        <w:r w:rsidDel="00000000" w:rsidR="00000000" w:rsidRPr="00000000">
          <w:rPr>
            <w:rtl w:val="0"/>
          </w:rPr>
          <w:t xml:space="preserve">(</w:t>
        </w:r>
      </w:hyperlink>
      <w:commentRangeStart w:id="271"/>
      <w:hyperlink r:id="rId132">
        <w:r w:rsidDel="00000000" w:rsidR="00000000" w:rsidRPr="00000000">
          <w:rPr>
            <w:rtl w:val="0"/>
          </w:rPr>
          <w:t xml:space="preserve">Aguirre-Gutiérrez et al., 2020</w:t>
        </w:r>
      </w:hyperlink>
      <w:commentRangeEnd w:id="271"/>
      <w:r w:rsidDel="00000000" w:rsidR="00000000" w:rsidRPr="00000000">
        <w:commentReference w:id="271"/>
      </w:r>
      <w:hyperlink r:id="rId133">
        <w:r w:rsidDel="00000000" w:rsidR="00000000" w:rsidRPr="00000000">
          <w:rPr>
            <w:rtl w:val="0"/>
          </w:rPr>
          <w:t xml:space="preserve">; Flores et al., 2024; </w:t>
        </w:r>
      </w:hyperlink>
      <w:commentRangeStart w:id="272"/>
      <w:hyperlink r:id="rId134">
        <w:r w:rsidDel="00000000" w:rsidR="00000000" w:rsidRPr="00000000">
          <w:rPr>
            <w:rtl w:val="0"/>
          </w:rPr>
          <w:t xml:space="preserve">Nobre et al., 2016</w:t>
        </w:r>
      </w:hyperlink>
      <w:commentRangeEnd w:id="272"/>
      <w:r w:rsidDel="00000000" w:rsidR="00000000" w:rsidRPr="00000000">
        <w:commentReference w:id="272"/>
      </w:r>
      <w:hyperlink r:id="rId135">
        <w:r w:rsidDel="00000000" w:rsidR="00000000" w:rsidRPr="00000000">
          <w:rPr>
            <w:rtl w:val="0"/>
          </w:rPr>
          <w:t xml:space="preserve">; </w:t>
        </w:r>
      </w:hyperlink>
      <w:commentRangeStart w:id="273"/>
      <w:hyperlink r:id="rId136">
        <w:r w:rsidDel="00000000" w:rsidR="00000000" w:rsidRPr="00000000">
          <w:rPr>
            <w:rtl w:val="0"/>
          </w:rPr>
          <w:t xml:space="preserve">Scheffer et al., 2001</w:t>
        </w:r>
      </w:hyperlink>
      <w:commentRangeEnd w:id="273"/>
      <w:r w:rsidDel="00000000" w:rsidR="00000000" w:rsidRPr="00000000">
        <w:commentReference w:id="273"/>
      </w:r>
      <w:hyperlink r:id="rId13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A">
      <w:pPr>
        <w:pStyle w:val="Heading3"/>
        <w:rPr/>
      </w:pPr>
      <w:bookmarkStart w:colFirst="0" w:colLast="0" w:name="_thgadem9pj58" w:id="14"/>
      <w:bookmarkEnd w:id="14"/>
      <w:commentRangeStart w:id="274"/>
      <w:r w:rsidDel="00000000" w:rsidR="00000000" w:rsidRPr="00000000">
        <w:rPr>
          <w:rtl w:val="0"/>
        </w:rPr>
        <w:t xml:space="preserve">2</w:t>
      </w:r>
      <w:commentRangeEnd w:id="274"/>
      <w:r w:rsidDel="00000000" w:rsidR="00000000" w:rsidRPr="00000000">
        <w:commentReference w:id="274"/>
      </w:r>
      <w:r w:rsidDel="00000000" w:rsidR="00000000" w:rsidRPr="00000000">
        <w:rPr>
          <w:rtl w:val="0"/>
        </w:rPr>
        <w:t xml:space="preserve">.4 </w:t>
      </w:r>
      <w:r w:rsidDel="00000000" w:rsidR="00000000" w:rsidRPr="00000000">
        <w:rPr>
          <w:rtl w:val="0"/>
        </w:rPr>
        <w:t xml:space="preserve">Social</w:t>
      </w:r>
      <w:r w:rsidDel="00000000" w:rsidR="00000000" w:rsidRPr="00000000">
        <w:rPr>
          <w:rtl w:val="0"/>
        </w:rPr>
        <w:t xml:space="preserve">-Ecological Systems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Tropical forests are important not only for biodiversity, carbon storage, and climate regulation but also for food security, cultural diversity, and the livelihoods of millions of people. Tropical forests are of particular importance to Indigenous Peoples and Local Communities (IPLCs), whose lives and cultures have long shaped and been shaped by forests.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integrates social and ecological data into existing and new models to capture the feedbacks within social-ecological systems under different economic, cultural, environmental, and governance conditions.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Social-ecological systems in the tropics have been shaped by complex interactions with a diversity of actors who differ in their values, capacities, and goals that influence their relationships with nature (</w:t>
      </w:r>
      <w:r w:rsidDel="00000000" w:rsidR="00000000" w:rsidRPr="00000000">
        <w:rPr>
          <w:highlight w:val="yellow"/>
          <w:rtl w:val="0"/>
        </w:rPr>
        <w:t xml:space="preserve">Meyfroidt et al., 2018, 2022</w:t>
      </w:r>
      <w:r w:rsidDel="00000000" w:rsidR="00000000" w:rsidRPr="00000000">
        <w:rPr>
          <w:rtl w:val="0"/>
        </w:rPr>
        <w:t xml:space="preserve">). Despite their critical role in climate regulation, biodiversity conservation, and provision of essential benefits to human well-being, tropical ecosystems are increasingly threatened by environmental changes and overexploitation (Koellner et al. </w:t>
      </w:r>
      <w:commentRangeStart w:id="275"/>
      <w:r w:rsidDel="00000000" w:rsidR="00000000" w:rsidRPr="00000000">
        <w:rPr>
          <w:rtl w:val="0"/>
        </w:rPr>
        <w:t xml:space="preserve">2008</w:t>
      </w:r>
      <w:commentRangeEnd w:id="275"/>
      <w:r w:rsidDel="00000000" w:rsidR="00000000" w:rsidRPr="00000000">
        <w:commentReference w:id="275"/>
      </w:r>
      <w:r w:rsidDel="00000000" w:rsidR="00000000" w:rsidRPr="00000000">
        <w:rPr>
          <w:rtl w:val="0"/>
        </w:rPr>
        <w:t xml:space="preserve">), leading to shifts in species composition, altered ecosystem function, reduced resilience, and diminished productivity (Siyum, 2020). These shifts have local to planetary scale impacts (Houghton and Castanho, 2022, Mendoza-Ponce et al., 202).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(Meadows et al, </w:t>
      </w:r>
      <w:commentRangeStart w:id="276"/>
      <w:r w:rsidDel="00000000" w:rsidR="00000000" w:rsidRPr="00000000">
        <w:rPr>
          <w:rtl w:val="0"/>
        </w:rPr>
        <w:t xml:space="preserve">1972</w:t>
      </w:r>
      <w:commentRangeEnd w:id="276"/>
      <w:r w:rsidDel="00000000" w:rsidR="00000000" w:rsidRPr="00000000">
        <w:commentReference w:id="276"/>
      </w:r>
      <w:r w:rsidDel="00000000" w:rsidR="00000000" w:rsidRPr="00000000">
        <w:rPr>
          <w:rtl w:val="0"/>
        </w:rPr>
        <w:t xml:space="preserve">), the sustainable livelihoods framework (Scoones, </w:t>
      </w:r>
      <w:commentRangeStart w:id="277"/>
      <w:r w:rsidDel="00000000" w:rsidR="00000000" w:rsidRPr="00000000">
        <w:rPr>
          <w:rtl w:val="0"/>
        </w:rPr>
        <w:t xml:space="preserve">1998</w:t>
      </w:r>
      <w:commentRangeEnd w:id="277"/>
      <w:r w:rsidDel="00000000" w:rsidR="00000000" w:rsidRPr="00000000">
        <w:commentReference w:id="277"/>
      </w:r>
      <w:r w:rsidDel="00000000" w:rsidR="00000000" w:rsidRPr="00000000">
        <w:rPr>
          <w:rtl w:val="0"/>
        </w:rPr>
        <w:t xml:space="preserve">), and various models of social-ecological systems (Anderies et al., </w:t>
      </w:r>
      <w:commentRangeStart w:id="278"/>
      <w:r w:rsidDel="00000000" w:rsidR="00000000" w:rsidRPr="00000000">
        <w:rPr>
          <w:rtl w:val="0"/>
        </w:rPr>
        <w:t xml:space="preserve">2004</w:t>
      </w:r>
      <w:commentRangeEnd w:id="278"/>
      <w:r w:rsidDel="00000000" w:rsidR="00000000" w:rsidRPr="00000000">
        <w:commentReference w:id="278"/>
      </w:r>
      <w:r w:rsidDel="00000000" w:rsidR="00000000" w:rsidRPr="00000000">
        <w:rPr>
          <w:rtl w:val="0"/>
        </w:rPr>
        <w:t xml:space="preserve">; Folke, </w:t>
      </w:r>
      <w:commentRangeStart w:id="279"/>
      <w:r w:rsidDel="00000000" w:rsidR="00000000" w:rsidRPr="00000000">
        <w:rPr>
          <w:rtl w:val="0"/>
        </w:rPr>
        <w:t xml:space="preserve">2006</w:t>
      </w:r>
      <w:commentRangeEnd w:id="279"/>
      <w:r w:rsidDel="00000000" w:rsidR="00000000" w:rsidRPr="00000000">
        <w:commentReference w:id="279"/>
      </w:r>
      <w:r w:rsidDel="00000000" w:rsidR="00000000" w:rsidRPr="00000000">
        <w:rPr>
          <w:rtl w:val="0"/>
        </w:rPr>
        <w:t xml:space="preserve">; Ostrom, </w:t>
      </w:r>
      <w:commentRangeStart w:id="280"/>
      <w:r w:rsidDel="00000000" w:rsidR="00000000" w:rsidRPr="00000000">
        <w:rPr>
          <w:rtl w:val="0"/>
        </w:rPr>
        <w:t xml:space="preserve">2009</w:t>
      </w:r>
      <w:commentRangeEnd w:id="280"/>
      <w:r w:rsidDel="00000000" w:rsidR="00000000" w:rsidRPr="00000000">
        <w:commentReference w:id="280"/>
      </w:r>
      <w:r w:rsidDel="00000000" w:rsidR="00000000" w:rsidRPr="00000000">
        <w:rPr>
          <w:rtl w:val="0"/>
        </w:rPr>
        <w:t xml:space="preserve">). Other frameworks focus on coupled human-nature systems (Liu et al., </w:t>
      </w:r>
      <w:commentRangeStart w:id="281"/>
      <w:r w:rsidDel="00000000" w:rsidR="00000000" w:rsidRPr="00000000">
        <w:rPr>
          <w:rtl w:val="0"/>
        </w:rPr>
        <w:t xml:space="preserve">2007</w:t>
      </w:r>
      <w:commentRangeEnd w:id="281"/>
      <w:r w:rsidDel="00000000" w:rsidR="00000000" w:rsidRPr="00000000">
        <w:commentReference w:id="281"/>
      </w:r>
      <w:r w:rsidDel="00000000" w:rsidR="00000000" w:rsidRPr="00000000">
        <w:rPr>
          <w:rtl w:val="0"/>
        </w:rPr>
        <w:t xml:space="preserve">), socionature (Swyngedouw 1999), ecosystem services (Costanza et al., </w:t>
      </w:r>
      <w:commentRangeStart w:id="282"/>
      <w:r w:rsidDel="00000000" w:rsidR="00000000" w:rsidRPr="00000000">
        <w:rPr>
          <w:rtl w:val="0"/>
        </w:rPr>
        <w:t xml:space="preserve">2017</w:t>
      </w:r>
      <w:commentRangeEnd w:id="282"/>
      <w:r w:rsidDel="00000000" w:rsidR="00000000" w:rsidRPr="00000000">
        <w:commentReference w:id="282"/>
      </w:r>
      <w:r w:rsidDel="00000000" w:rsidR="00000000" w:rsidRPr="00000000">
        <w:rPr>
          <w:rtl w:val="0"/>
        </w:rPr>
        <w:t xml:space="preserve">; Daily, </w:t>
      </w:r>
      <w:commentRangeStart w:id="283"/>
      <w:r w:rsidDel="00000000" w:rsidR="00000000" w:rsidRPr="00000000">
        <w:rPr>
          <w:rtl w:val="0"/>
        </w:rPr>
        <w:t xml:space="preserve">1997</w:t>
      </w:r>
      <w:commentRangeEnd w:id="283"/>
      <w:r w:rsidDel="00000000" w:rsidR="00000000" w:rsidRPr="00000000">
        <w:commentReference w:id="283"/>
      </w:r>
      <w:r w:rsidDel="00000000" w:rsidR="00000000" w:rsidRPr="00000000">
        <w:rPr>
          <w:rtl w:val="0"/>
        </w:rPr>
        <w:t xml:space="preserve">), nature’s contributions to people (Díaz et al., </w:t>
      </w:r>
      <w:commentRangeStart w:id="284"/>
      <w:r w:rsidDel="00000000" w:rsidR="00000000" w:rsidRPr="00000000">
        <w:rPr>
          <w:rtl w:val="0"/>
        </w:rPr>
        <w:t xml:space="preserve">2018</w:t>
      </w:r>
      <w:commentRangeEnd w:id="284"/>
      <w:r w:rsidDel="00000000" w:rsidR="00000000" w:rsidRPr="00000000">
        <w:commentReference w:id="284"/>
      </w:r>
      <w:r w:rsidDel="00000000" w:rsidR="00000000" w:rsidRPr="00000000">
        <w:rPr>
          <w:rtl w:val="0"/>
        </w:rPr>
        <w:t xml:space="preserve">; Pascual et al., </w:t>
      </w:r>
      <w:commentRangeStart w:id="285"/>
      <w:r w:rsidDel="00000000" w:rsidR="00000000" w:rsidRPr="00000000">
        <w:rPr>
          <w:rtl w:val="0"/>
        </w:rPr>
        <w:t xml:space="preserve">2017</w:t>
      </w:r>
      <w:commentRangeEnd w:id="285"/>
      <w:r w:rsidDel="00000000" w:rsidR="00000000" w:rsidRPr="00000000">
        <w:commentReference w:id="285"/>
      </w:r>
      <w:r w:rsidDel="00000000" w:rsidR="00000000" w:rsidRPr="00000000">
        <w:rPr>
          <w:rtl w:val="0"/>
        </w:rPr>
        <w:t xml:space="preserve">), and social-ecological co-benefits (Levis et al, </w:t>
      </w:r>
      <w:commentRangeStart w:id="286"/>
      <w:r w:rsidDel="00000000" w:rsidR="00000000" w:rsidRPr="00000000">
        <w:rPr>
          <w:rtl w:val="0"/>
        </w:rPr>
        <w:t xml:space="preserve">2024</w:t>
      </w:r>
      <w:commentRangeEnd w:id="286"/>
      <w:r w:rsidDel="00000000" w:rsidR="00000000" w:rsidRPr="00000000">
        <w:commentReference w:id="286"/>
      </w:r>
      <w:r w:rsidDel="00000000" w:rsidR="00000000" w:rsidRPr="00000000">
        <w:rPr>
          <w:rtl w:val="0"/>
        </w:rPr>
        <w:t xml:space="preserve">). While these frameworks may differ in their definitions (Colding &amp; Barthel, </w:t>
      </w:r>
      <w:commentRangeStart w:id="287"/>
      <w:r w:rsidDel="00000000" w:rsidR="00000000" w:rsidRPr="00000000">
        <w:rPr>
          <w:rtl w:val="0"/>
        </w:rPr>
        <w:t xml:space="preserve">2019</w:t>
      </w:r>
      <w:commentRangeEnd w:id="287"/>
      <w:r w:rsidDel="00000000" w:rsidR="00000000" w:rsidRPr="00000000">
        <w:commentReference w:id="287"/>
      </w:r>
      <w:r w:rsidDel="00000000" w:rsidR="00000000" w:rsidRPr="00000000">
        <w:rPr>
          <w:rtl w:val="0"/>
        </w:rPr>
        <w:t xml:space="preserve">), they converge on key principles and variables that describe the social-ecological system, facilitating comparability often through the use of remote sensing, field-based surveys, and ancillary data. Adopting a systems perspective that integrates human and environmental processes, interactions, and </w:t>
      </w:r>
      <w:r w:rsidDel="00000000" w:rsidR="00000000" w:rsidRPr="00000000">
        <w:rPr>
          <w:rtl w:val="0"/>
        </w:rPr>
        <w:t xml:space="preserve">fe</w:t>
      </w:r>
      <w:r w:rsidDel="00000000" w:rsidR="00000000" w:rsidRPr="00000000">
        <w:rPr>
          <w:rtl w:val="0"/>
        </w:rPr>
        <w:t xml:space="preserve">edbacks is critical for assessing the sustainability of natural systems (Ostrom, </w:t>
      </w:r>
      <w:commentRangeStart w:id="288"/>
      <w:r w:rsidDel="00000000" w:rsidR="00000000" w:rsidRPr="00000000">
        <w:rPr>
          <w:rtl w:val="0"/>
        </w:rPr>
        <w:t xml:space="preserve">2009</w:t>
      </w:r>
      <w:commentRangeEnd w:id="288"/>
      <w:r w:rsidDel="00000000" w:rsidR="00000000" w:rsidRPr="00000000">
        <w:commentReference w:id="288"/>
      </w:r>
      <w:r w:rsidDel="00000000" w:rsidR="00000000" w:rsidRPr="00000000">
        <w:rPr>
          <w:rtl w:val="0"/>
        </w:rPr>
        <w:t xml:space="preserve">), and charting effective solutions for a more resilient planet.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In</w:t>
      </w:r>
      <w:r w:rsidDel="00000000" w:rsidR="00000000" w:rsidRPr="00000000">
        <w:rPr>
          <w:rtl w:val="0"/>
        </w:rPr>
        <w:t xml:space="preserve"> tropical social-ecological systems, feedbacks play a critical role in maintaining resilience and guiding the trajectory of these systems (Dearing, et al. 2010). </w:t>
      </w:r>
      <w:r w:rsidDel="00000000" w:rsidR="00000000" w:rsidRPr="00000000">
        <w:rPr>
          <w:rtl w:val="0"/>
        </w:rPr>
        <w:t xml:space="preserve">C</w:t>
      </w:r>
      <w:r w:rsidDel="00000000" w:rsidR="00000000" w:rsidRPr="00000000">
        <w:rPr>
          <w:rtl w:val="0"/>
        </w:rPr>
        <w:t xml:space="preserve">hanging social-ecological systems dynamics in tropical forests are driven by a combination of direct and indirect forces (Lambin &amp; Geist 2002, Lambin et al. 2003) including, deforestation and degradation, restoration and reforestation, international policy initiatives, market forces, agriculture and commodity crop expansion, infrastructure development, and local and Indigenous forest management (</w:t>
      </w:r>
      <w:r w:rsidDel="00000000" w:rsidR="00000000" w:rsidRPr="00000000">
        <w:rPr>
          <w:highlight w:val="yellow"/>
          <w:rtl w:val="0"/>
        </w:rPr>
        <w:t xml:space="preserve">Potapov et al. 2022, Lapola et al. 2023, Bourgoin et al. 2024, Crouzeilles et al. 2017, Jackovak et al. 2021, Getti et al. 2023; Lambin et al. 2018, Grass et al. 2020, Koh &amp; Wilcove 2008; Bennett et al. 2018; Geist &amp; Lambin 2002; Shapiro et al. 2023; Tyukavina et al. 2018; Garrett et al. 2018; Robbins et al. 2015, Lambin et al. 2003; Wiersum 1997, Michon et al. 2007, Sze et al. 2022, 2024; Fent et al. 2019; Bennett et al. 2018</w:t>
      </w:r>
      <w:r w:rsidDel="00000000" w:rsidR="00000000" w:rsidRPr="00000000">
        <w:rPr>
          <w:rtl w:val="0"/>
        </w:rPr>
        <w:t xml:space="preserve">). </w:t>
      </w:r>
      <w:r w:rsidDel="00000000" w:rsidR="00000000" w:rsidRPr="00000000">
        <w:rPr>
          <w:rtl w:val="0"/>
        </w:rPr>
        <w:t xml:space="preserve">Each of these interacts with changing climate dynamics to impact carbon stocks, hydrological regimes, seasonality, phenology, ecosystem function, plant-animal interactions, species composition and biodiversity, fire regimes, food security, and local livelihoods (</w:t>
      </w:r>
      <w:r w:rsidDel="00000000" w:rsidR="00000000" w:rsidRPr="00000000">
        <w:rPr>
          <w:highlight w:val="yellow"/>
          <w:rtl w:val="0"/>
        </w:rPr>
        <w:t xml:space="preserve">Liu et al. 2017; Hubau et al. 2020; Bennett et al. 2021; Staal et al. 2018; Karam et al. 2023; Wolh et al. 2012; Fu et al. 2013; Couralet et al. 2013; Koltunov et al 2009; Ordway &amp; Asner 2020; Aguirre-Gutiérrez et al. 2022; Schmitz et al. 2018; Oliver &amp; Moorcroft 2014; Asner et al. 2010; Tyukavina et al. 2022, Williamson et al. 2024; Flachsbarth et al. 2015; Sanchez et al. 2000; Whitfield et al. 2019; Sonwa et al. 2012</w:t>
      </w:r>
      <w:r w:rsidDel="00000000" w:rsidR="00000000" w:rsidRPr="00000000">
        <w:rPr>
          <w:rtl w:val="0"/>
        </w:rPr>
        <w:t xml:space="preserve">). While these drivers are similar across the tropics, place-specific political, economic, cultural, and management conditions influence the response, resiliency, and adaptations of tropical forests and local communities to global change dynamics (Liu et al. 2017; Hubau et al. 2020; Saatchi et al. 2021; Geist &amp; Lambin 2002; Bennett et al. 2018; Turner 2014).</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Tropical forests are also regions of cultural and biological diversity, home to a vast array of ecosystems and communities of people that have coexisted for millennia (</w:t>
      </w:r>
      <w:commentRangeStart w:id="289"/>
      <w:r w:rsidDel="00000000" w:rsidR="00000000" w:rsidRPr="00000000">
        <w:rPr>
          <w:rtl w:val="0"/>
        </w:rPr>
        <w:t xml:space="preserve">Nobre et al. 2021</w:t>
      </w:r>
      <w:commentRangeEnd w:id="289"/>
      <w:r w:rsidDel="00000000" w:rsidR="00000000" w:rsidRPr="00000000">
        <w:commentReference w:id="289"/>
      </w:r>
      <w:r w:rsidDel="00000000" w:rsidR="00000000" w:rsidRPr="00000000">
        <w:rPr>
          <w:rtl w:val="0"/>
        </w:rPr>
        <w:t xml:space="preserve">). Small-scale and subsistence agriculture, which has traditionally been practiced sustainably by many Indigenous and local communities, is now often driven to unsustainable levels. Additionally, the expansion of commercial agriculture, driven by growing global demands for commodities like beef, palm oil, soy, chocolate (cocoa), and coffee, has led to widespread deforestation and habitat fragmentation, severely impacting biodiversity and ecosystem functions (</w:t>
      </w:r>
      <w:r w:rsidDel="00000000" w:rsidR="00000000" w:rsidRPr="00000000">
        <w:rPr>
          <w:highlight w:val="yellow"/>
          <w:rtl w:val="0"/>
        </w:rPr>
        <w:t xml:space="preserve">Curtis et al. </w:t>
      </w:r>
      <w:r w:rsidDel="00000000" w:rsidR="00000000" w:rsidRPr="00000000">
        <w:rPr>
          <w:rtl w:val="0"/>
        </w:rPr>
        <w:t xml:space="preserve">2018, </w:t>
      </w:r>
      <w:commentRangeStart w:id="290"/>
      <w:r w:rsidDel="00000000" w:rsidR="00000000" w:rsidRPr="00000000">
        <w:rPr>
          <w:rtl w:val="0"/>
        </w:rPr>
        <w:t xml:space="preserve">Haddad et al. 2024</w:t>
      </w:r>
      <w:commentRangeEnd w:id="290"/>
      <w:r w:rsidDel="00000000" w:rsidR="00000000" w:rsidRPr="00000000">
        <w:commentReference w:id="290"/>
      </w:r>
      <w:r w:rsidDel="00000000" w:rsidR="00000000" w:rsidRPr="00000000">
        <w:rPr>
          <w:rtl w:val="0"/>
        </w:rPr>
        <w:t xml:space="preserve">).</w:t>
      </w:r>
      <w:r w:rsidDel="00000000" w:rsidR="00000000" w:rsidRPr="00000000">
        <w:rPr>
          <w:rtl w:val="0"/>
        </w:rPr>
        <w:t xml:space="preserve"> In the Amazon, traditional management practices are increasingly being complemented or replaced by industrial soybean cultivation and cattle ranching (Barlow et al. </w:t>
      </w:r>
      <w:commentRangeStart w:id="291"/>
      <w:r w:rsidDel="00000000" w:rsidR="00000000" w:rsidRPr="00000000">
        <w:rPr>
          <w:rtl w:val="0"/>
        </w:rPr>
        <w:t xml:space="preserve">2018</w:t>
      </w:r>
      <w:commentRangeEnd w:id="291"/>
      <w:r w:rsidDel="00000000" w:rsidR="00000000" w:rsidRPr="00000000">
        <w:commentReference w:id="291"/>
      </w:r>
      <w:r w:rsidDel="00000000" w:rsidR="00000000" w:rsidRPr="00000000">
        <w:rPr>
          <w:rtl w:val="0"/>
        </w:rPr>
        <w:t xml:space="preserve">, Londres et al </w:t>
      </w:r>
      <w:commentRangeStart w:id="292"/>
      <w:r w:rsidDel="00000000" w:rsidR="00000000" w:rsidRPr="00000000">
        <w:rPr>
          <w:rtl w:val="0"/>
        </w:rPr>
        <w:t xml:space="preserve">2023</w:t>
      </w:r>
      <w:commentRangeEnd w:id="292"/>
      <w:r w:rsidDel="00000000" w:rsidR="00000000" w:rsidRPr="00000000">
        <w:commentReference w:id="292"/>
      </w:r>
      <w:r w:rsidDel="00000000" w:rsidR="00000000" w:rsidRPr="00000000">
        <w:rPr>
          <w:rtl w:val="0"/>
        </w:rPr>
        <w:t xml:space="preserve">). Land-use intensification for soy cultivation is altering biogeochemical (e.g., nitrogen and phosphorus) and water cycles and fire frequency and intensity. </w:t>
      </w:r>
      <w:r w:rsidDel="00000000" w:rsidR="00000000" w:rsidRPr="00000000">
        <w:rPr>
          <w:rtl w:val="0"/>
        </w:rPr>
        <w:t xml:space="preserve">Cattle ranching for beef production in the Amazon is a significant driver of deforestation in the tropics, with vast tracts of forest cleared annually (</w:t>
      </w:r>
      <w:r w:rsidDel="00000000" w:rsidR="00000000" w:rsidRPr="00000000">
        <w:rPr>
          <w:highlight w:val="yellow"/>
          <w:rtl w:val="0"/>
        </w:rPr>
        <w:t xml:space="preserve">Mapbiomas 2023</w:t>
      </w:r>
      <w:r w:rsidDel="00000000" w:rsidR="00000000" w:rsidRPr="00000000">
        <w:rPr>
          <w:rtl w:val="0"/>
        </w:rPr>
        <w:t xml:space="preserve">).</w:t>
      </w:r>
      <w:r w:rsidDel="00000000" w:rsidR="00000000" w:rsidRPr="00000000">
        <w:rPr>
          <w:rtl w:val="0"/>
        </w:rPr>
        <w:t xml:space="preserve"> These impacts </w:t>
      </w:r>
      <w:r w:rsidDel="00000000" w:rsidR="00000000" w:rsidRPr="00000000">
        <w:rPr>
          <w:rtl w:val="0"/>
        </w:rPr>
        <w:t xml:space="preserve">not only contribute to </w:t>
      </w:r>
      <w:r w:rsidDel="00000000" w:rsidR="00000000" w:rsidRPr="00000000">
        <w:rPr>
          <w:rtl w:val="0"/>
        </w:rPr>
        <w:t xml:space="preserve">major and irreversible losses </w:t>
      </w:r>
      <w:r w:rsidDel="00000000" w:rsidR="00000000" w:rsidRPr="00000000">
        <w:rPr>
          <w:rtl w:val="0"/>
        </w:rPr>
        <w:t xml:space="preserve">of biodiversity, they alter the global carbon cycle, exacerbating climate change (</w:t>
      </w:r>
      <w:r w:rsidDel="00000000" w:rsidR="00000000" w:rsidRPr="00000000">
        <w:rPr>
          <w:highlight w:val="yellow"/>
          <w:rtl w:val="0"/>
        </w:rPr>
        <w:t xml:space="preserve">Nobre et al. 2016</w:t>
      </w:r>
      <w:r w:rsidDel="00000000" w:rsidR="00000000" w:rsidRPr="00000000">
        <w:rPr>
          <w:rtl w:val="0"/>
        </w:rPr>
        <w:t xml:space="preserve">).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w:t>
      </w:r>
      <w:r w:rsidDel="00000000" w:rsidR="00000000" w:rsidRPr="00000000">
        <w:rPr>
          <w:rtl w:val="0"/>
        </w:rPr>
        <w:t xml:space="preserve"> Similar large-scale clearing has resulted from oil palm expansion in Southeast Asia (</w:t>
      </w:r>
      <w:r w:rsidDel="00000000" w:rsidR="00000000" w:rsidRPr="00000000">
        <w:rPr>
          <w:highlight w:val="yellow"/>
          <w:rtl w:val="0"/>
        </w:rPr>
        <w:t xml:space="preserve">REF</w:t>
      </w:r>
      <w:r w:rsidDel="00000000" w:rsidR="00000000" w:rsidRPr="00000000">
        <w:rPr>
          <w:rtl w:val="0"/>
        </w:rPr>
        <w:t xml:space="preserve">). However, Central Africa sits in contrast to these other two regions, with land-use change and deforestation primarily resulting from small-scale rotational agriculture to meet food security and local livelihood needs (Tyukavina et al. 2018; Shapiro et al. 2023), and timber harvesting (REF). Difference patterns and intensities of land-use and change likely have distinct feedbacks on vegetation dynamics and the tropical carbon cycle, although this remains severely understudied. </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These human activities create complex feedbacks between social and ecological systems, resulting in a cascade of environmental and social impacts (</w:t>
      </w:r>
      <w:r w:rsidDel="00000000" w:rsidR="00000000" w:rsidRPr="00000000">
        <w:rPr>
          <w:highlight w:val="yellow"/>
          <w:rtl w:val="0"/>
        </w:rPr>
        <w:t xml:space="preserve">REF</w:t>
      </w:r>
      <w:r w:rsidDel="00000000" w:rsidR="00000000" w:rsidRPr="00000000">
        <w:rPr>
          <w:rtl w:val="0"/>
        </w:rPr>
        <w:t xml:space="preserve">). </w:t>
      </w:r>
      <w:r w:rsidDel="00000000" w:rsidR="00000000" w:rsidRPr="00000000">
        <w:rPr>
          <w:rtl w:val="0"/>
        </w:rPr>
        <w:t xml:space="preserve">A better understanding of the diverse social-ecological feedbacks across tropical geographies and communities can improve our understanding of tropical heterogeneity and inform the development of place-based and culturally sensitive management plans and policies </w:t>
      </w:r>
      <w:r w:rsidDel="00000000" w:rsidR="00000000" w:rsidRPr="00000000">
        <w:rPr>
          <w:rtl w:val="0"/>
        </w:rPr>
        <w:t xml:space="preserve">while supporting the livelihoods and cultures of the people who depend on them</w:t>
      </w:r>
      <w:r w:rsidDel="00000000" w:rsidR="00000000" w:rsidRPr="00000000">
        <w:rPr>
          <w:rtl w:val="0"/>
        </w:rPr>
        <w:t xml:space="preserve">.</w:t>
      </w:r>
      <w:r w:rsidDel="00000000" w:rsidR="00000000" w:rsidRPr="00000000">
        <w:rPr>
          <w:rtl w:val="0"/>
        </w:rPr>
        <w:t xml:space="preserve"> Recent research efforts, for example, are focused increasingly on understanding and scaling </w:t>
      </w:r>
      <w:r w:rsidDel="00000000" w:rsidR="00000000" w:rsidRPr="00000000">
        <w:rPr>
          <w:rtl w:val="0"/>
        </w:rPr>
        <w:t xml:space="preserve">social-ecological ‘hope spots’ (</w:t>
      </w:r>
      <w:commentRangeStart w:id="293"/>
      <w:r w:rsidDel="00000000" w:rsidR="00000000" w:rsidRPr="00000000">
        <w:rPr>
          <w:rtl w:val="0"/>
        </w:rPr>
        <w:t xml:space="preserve">Levis, et al. 2024</w:t>
      </w:r>
      <w:commentRangeEnd w:id="293"/>
      <w:r w:rsidDel="00000000" w:rsidR="00000000" w:rsidRPr="00000000">
        <w:commentReference w:id="293"/>
      </w:r>
      <w:r w:rsidDel="00000000" w:rsidR="00000000" w:rsidRPr="00000000">
        <w:rPr>
          <w:rtl w:val="0"/>
        </w:rPr>
        <w:t xml:space="preserve">). Hope spots reimagine conservation as a process that integrates both ecological and cultural dimensions, recognizing that IPLCs have long influenced biodiversity through land management practices. The case of the Upper Xingu, located in the Brazilian Amazon’s arc of deforestation, demonstrates the power of such integration (</w:t>
      </w:r>
      <w:r w:rsidDel="00000000" w:rsidR="00000000" w:rsidRPr="00000000">
        <w:rPr>
          <w:highlight w:val="yellow"/>
          <w:rtl w:val="0"/>
        </w:rPr>
        <w:t xml:space="preserve">REF</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Rather than degrading ecosystems, these practices have created resilient systems that benefit both nature and people.</w:t>
      </w:r>
      <w:r w:rsidDel="00000000" w:rsidR="00000000" w:rsidRPr="00000000">
        <w:rPr>
          <w:rtl w:val="0"/>
        </w:rPr>
        <w:t xml:space="preserve"> By engaging Indigenous knowledge alongside remote sensing technologies, the Upper Xingu hope spot offers a model for how conservation can benefit from Two-Eyed Seeing or the integration of Indigenous knowledge and Western science. </w:t>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t xml:space="preserve">PANGEA will advance research on social-ecological feedbacks in the tropics to improve understanding and enable more accurate predictions of the long-term impacts of human actions. This work is essential for forecasting potential outcomes on the carbon sink, species loss, changes in ecosystem services, and the resilience of these ecosystems to external pressures (</w:t>
      </w:r>
      <w:r w:rsidDel="00000000" w:rsidR="00000000" w:rsidRPr="00000000">
        <w:rPr>
          <w:highlight w:val="yellow"/>
          <w:rtl w:val="0"/>
        </w:rPr>
        <w:t xml:space="preserve">Leclère et al., 2020</w:t>
      </w:r>
      <w:r w:rsidDel="00000000" w:rsidR="00000000" w:rsidRPr="00000000">
        <w:rPr>
          <w:rtl w:val="0"/>
        </w:rPr>
        <w:t xml:space="preserve">). Accurate predictions are needed to identify potential tipping points, where small changes could lead to irreversible damage, and to design interventions that might prevent or mitigate such outcomes (</w:t>
      </w:r>
      <w:r w:rsidDel="00000000" w:rsidR="00000000" w:rsidRPr="00000000">
        <w:rPr>
          <w:highlight w:val="yellow"/>
          <w:rtl w:val="0"/>
        </w:rPr>
        <w:t xml:space="preserve">Staal et al., 2020, Liu et al., 2024, Flores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activities will also </w:t>
      </w:r>
      <w:r w:rsidDel="00000000" w:rsidR="00000000" w:rsidRPr="00000000">
        <w:rPr>
          <w:rtl w:val="0"/>
        </w:rPr>
        <w:t xml:space="preserve">empower local communities and decision-makers with the information they need to govern these ecosystems effectively. Tropical regions are home to many Indigenous and local communities whose livelihoods are intimately tied to the health of their surrounding environment. By understanding the feedbacks between human activities and ecosystem health, people can make more informed decisions about land-use, resource management, and conservation efforts that align with both ecological sustainability and their socio-economic needs (</w:t>
      </w:r>
      <w:r w:rsidDel="00000000" w:rsidR="00000000" w:rsidRPr="00000000">
        <w:rPr>
          <w:highlight w:val="yellow"/>
          <w:rtl w:val="0"/>
        </w:rPr>
        <w:t xml:space="preserve">Aguiar et al., 2020</w:t>
      </w:r>
      <w:r w:rsidDel="00000000" w:rsidR="00000000" w:rsidRPr="00000000">
        <w:rPr>
          <w:rtl w:val="0"/>
        </w:rPr>
        <w:t xml:space="preserve">). Decision-makers at regional and national levels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highlight w:val="yellow"/>
          <w:rtl w:val="0"/>
        </w:rPr>
        <w:t xml:space="preserve">Pörtner et al., 2021</w:t>
      </w:r>
      <w:r w:rsidDel="00000000" w:rsidR="00000000" w:rsidRPr="00000000">
        <w:rPr>
          <w:rtl w:val="0"/>
        </w:rPr>
        <w:t xml:space="preserve">). Ultimately, the ability to predict and manage the complex feedbacks in tropical ecosystems is key to fostering both environmental and social resilience in these critical regions.</w:t>
      </w:r>
      <w:r w:rsidDel="00000000" w:rsidR="00000000" w:rsidRPr="00000000">
        <w:rPr>
          <w:rtl w:val="0"/>
        </w:rPr>
        <w:t xml:space="preserve"> </w:t>
      </w:r>
    </w:p>
    <w:p w:rsidR="00000000" w:rsidDel="00000000" w:rsidP="00000000" w:rsidRDefault="00000000" w:rsidRPr="00000000" w14:paraId="00000137">
      <w:pPr>
        <w:pStyle w:val="Heading3"/>
        <w:rPr/>
      </w:pPr>
      <w:bookmarkStart w:colFirst="0" w:colLast="0" w:name="_7i4li2ka6ozf" w:id="15"/>
      <w:bookmarkEnd w:id="15"/>
      <w:commentRangeStart w:id="294"/>
      <w:r w:rsidDel="00000000" w:rsidR="00000000" w:rsidRPr="00000000">
        <w:rPr>
          <w:rtl w:val="0"/>
        </w:rPr>
        <w:t xml:space="preserve">2.5</w:t>
      </w:r>
      <w:commentRangeEnd w:id="294"/>
      <w:r w:rsidDel="00000000" w:rsidR="00000000" w:rsidRPr="00000000">
        <w:commentReference w:id="294"/>
      </w:r>
      <w:r w:rsidDel="00000000" w:rsidR="00000000" w:rsidRPr="00000000">
        <w:rPr>
          <w:rtl w:val="0"/>
        </w:rPr>
        <w:t xml:space="preserve"> </w:t>
      </w:r>
      <w:commentRangeStart w:id="295"/>
      <w:r w:rsidDel="00000000" w:rsidR="00000000" w:rsidRPr="00000000">
        <w:rPr>
          <w:rtl w:val="0"/>
        </w:rPr>
        <w:t xml:space="preserve">Disturbance </w:t>
      </w:r>
      <w:commentRangeEnd w:id="295"/>
      <w:r w:rsidDel="00000000" w:rsidR="00000000" w:rsidRPr="00000000">
        <w:commentReference w:id="295"/>
      </w:r>
      <w:commentRangeStart w:id="296"/>
      <w:r w:rsidDel="00000000" w:rsidR="00000000" w:rsidRPr="00000000">
        <w:rPr>
          <w:rtl w:val="0"/>
        </w:rPr>
        <w:t xml:space="preserve">Dynamics</w:t>
      </w:r>
      <w:commentRangeEnd w:id="296"/>
      <w:r w:rsidDel="00000000" w:rsidR="00000000" w:rsidRPr="00000000">
        <w:commentReference w:id="296"/>
      </w:r>
      <w:r w:rsidDel="00000000" w:rsidR="00000000" w:rsidRPr="00000000">
        <w:rPr>
          <w:rtl w:val="0"/>
        </w:rPr>
      </w:r>
    </w:p>
    <w:p w:rsidR="00000000" w:rsidDel="00000000" w:rsidP="00000000" w:rsidRDefault="00000000" w:rsidRPr="00000000" w14:paraId="00000138">
      <w:pPr>
        <w:rPr>
          <w:b w:val="1"/>
          <w:i w:val="1"/>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t xml:space="preserve">Disturbance regimes dominate trends in tree mortality and forest biomass turnover with major consequences for forest carbon storage. There are two primary modes of forest disturbance: (1) disturbance resulting from direct human action, such as deforestation, degradation, and fire, and (2) natural disturbance that is largely associated with water stress, storms, and biotic agents. These two modes of disturbance have similar contributions to total forest turnover and carbon emissions from tropical forests (1-2% per year), but they have distinct spatial distributions, intensities, frequencies, and consequences for forest ecosystems. Moreover, climate change is altering both human and natural disturbance regimes with implications for current and future forest function. We must quantify the patterns and processes underlying these disturbances to understand forest vulnerability and provide high-level decision support for management, reforestation, and policy.</w:t>
      </w:r>
    </w:p>
    <w:p w:rsidR="00000000" w:rsidDel="00000000" w:rsidP="00000000" w:rsidRDefault="00000000" w:rsidRPr="00000000" w14:paraId="0000013A">
      <w:pPr>
        <w:spacing w:after="240" w:before="240" w:lineRule="auto"/>
        <w:rPr/>
      </w:pPr>
      <w:r w:rsidDel="00000000" w:rsidR="00000000" w:rsidRPr="00000000">
        <w:rPr>
          <w:rtl w:val="0"/>
        </w:rPr>
        <w:t xml:space="preserve">The primary risk to tropical forest persistence and function is direct human action. Humans deforest huge areas of tropical forests each year and cause severe degradation through selective logging, hunting of animal taxa, and fire ignition. Direct human disturbances are characterized by their high intensity relative to natural disturbances and the persistent legacy effects of biomass removal, animal extirpation, and land conversion to non-forested ecosystem types (</w:t>
      </w:r>
      <w:commentRangeStart w:id="297"/>
      <w:r w:rsidDel="00000000" w:rsidR="00000000" w:rsidRPr="00000000">
        <w:rPr>
          <w:rtl w:val="0"/>
        </w:rPr>
        <w:t xml:space="preserve">Lewis 2005</w:t>
      </w:r>
      <w:commentRangeEnd w:id="297"/>
      <w:r w:rsidDel="00000000" w:rsidR="00000000" w:rsidRPr="00000000">
        <w:commentReference w:id="297"/>
      </w:r>
      <w:r w:rsidDel="00000000" w:rsidR="00000000" w:rsidRPr="00000000">
        <w:rPr>
          <w:rtl w:val="0"/>
        </w:rPr>
        <w:t xml:space="preserve">, </w:t>
      </w:r>
      <w:commentRangeStart w:id="298"/>
      <w:r w:rsidDel="00000000" w:rsidR="00000000" w:rsidRPr="00000000">
        <w:rPr>
          <w:rtl w:val="0"/>
        </w:rPr>
        <w:t xml:space="preserve">Gibson et al. 2011</w:t>
      </w:r>
      <w:commentRangeEnd w:id="298"/>
      <w:r w:rsidDel="00000000" w:rsidR="00000000" w:rsidRPr="00000000">
        <w:commentReference w:id="298"/>
      </w:r>
      <w:r w:rsidDel="00000000" w:rsidR="00000000" w:rsidRPr="00000000">
        <w:rPr>
          <w:rtl w:val="0"/>
        </w:rPr>
        <w:t xml:space="preserve">, </w:t>
      </w:r>
      <w:commentRangeStart w:id="299"/>
      <w:r w:rsidDel="00000000" w:rsidR="00000000" w:rsidRPr="00000000">
        <w:rPr>
          <w:rtl w:val="0"/>
        </w:rPr>
        <w:t xml:space="preserve">Wearn et al. 2012</w:t>
      </w:r>
      <w:commentRangeEnd w:id="299"/>
      <w:r w:rsidDel="00000000" w:rsidR="00000000" w:rsidRPr="00000000">
        <w:commentReference w:id="299"/>
      </w:r>
      <w:r w:rsidDel="00000000" w:rsidR="00000000" w:rsidRPr="00000000">
        <w:rPr>
          <w:rtl w:val="0"/>
        </w:rPr>
        <w:t xml:space="preserve">, </w:t>
      </w:r>
      <w:commentRangeStart w:id="300"/>
      <w:r w:rsidDel="00000000" w:rsidR="00000000" w:rsidRPr="00000000">
        <w:rPr>
          <w:rtl w:val="0"/>
        </w:rPr>
        <w:t xml:space="preserve">Brodie et al. 2014</w:t>
      </w:r>
      <w:commentRangeEnd w:id="300"/>
      <w:r w:rsidDel="00000000" w:rsidR="00000000" w:rsidRPr="00000000">
        <w:commentReference w:id="300"/>
      </w:r>
      <w:r w:rsidDel="00000000" w:rsidR="00000000" w:rsidRPr="00000000">
        <w:rPr>
          <w:rtl w:val="0"/>
        </w:rPr>
        <w:t xml:space="preserve">, </w:t>
      </w:r>
      <w:commentRangeStart w:id="301"/>
      <w:r w:rsidDel="00000000" w:rsidR="00000000" w:rsidRPr="00000000">
        <w:rPr>
          <w:rtl w:val="0"/>
        </w:rPr>
        <w:t xml:space="preserve">Silva Junior et al. 2020</w:t>
      </w:r>
      <w:commentRangeEnd w:id="301"/>
      <w:r w:rsidDel="00000000" w:rsidR="00000000" w:rsidRPr="00000000">
        <w:commentReference w:id="301"/>
      </w:r>
      <w:r w:rsidDel="00000000" w:rsidR="00000000" w:rsidRPr="00000000">
        <w:rPr>
          <w:rtl w:val="0"/>
        </w:rPr>
        <w:t xml:space="preserve">, </w:t>
      </w:r>
      <w:commentRangeStart w:id="302"/>
      <w:r w:rsidDel="00000000" w:rsidR="00000000" w:rsidRPr="00000000">
        <w:rPr>
          <w:rtl w:val="0"/>
        </w:rPr>
        <w:t xml:space="preserve">Brando et al. 2024</w:t>
      </w:r>
      <w:commentRangeEnd w:id="302"/>
      <w:r w:rsidDel="00000000" w:rsidR="00000000" w:rsidRPr="00000000">
        <w:commentReference w:id="302"/>
      </w:r>
      <w:r w:rsidDel="00000000" w:rsidR="00000000" w:rsidRPr="00000000">
        <w:rPr>
          <w:rtl w:val="0"/>
        </w:rPr>
        <w:t xml:space="preserve">, </w:t>
      </w:r>
      <w:commentRangeStart w:id="303"/>
      <w:r w:rsidDel="00000000" w:rsidR="00000000" w:rsidRPr="00000000">
        <w:rPr>
          <w:rtl w:val="0"/>
        </w:rPr>
        <w:t xml:space="preserve">Flores et al. 2024</w:t>
      </w:r>
      <w:commentRangeEnd w:id="303"/>
      <w:r w:rsidDel="00000000" w:rsidR="00000000" w:rsidRPr="00000000">
        <w:commentReference w:id="303"/>
      </w:r>
      <w:r w:rsidDel="00000000" w:rsidR="00000000" w:rsidRPr="00000000">
        <w:rPr>
          <w:rtl w:val="0"/>
        </w:rPr>
        <w:t xml:space="preserve">).</w:t>
      </w:r>
    </w:p>
    <w:p w:rsidR="00000000" w:rsidDel="00000000" w:rsidP="00000000" w:rsidRDefault="00000000" w:rsidRPr="00000000" w14:paraId="0000013B">
      <w:pPr>
        <w:spacing w:after="240" w:before="240" w:lineRule="auto"/>
        <w:rPr/>
      </w:pPr>
      <w:r w:rsidDel="00000000" w:rsidR="00000000" w:rsidRPr="00000000">
        <w:rPr>
          <w:rtl w:val="0"/>
        </w:rPr>
        <w:t xml:space="preserve">Tremendous research effort has allowed for rapid detection and quantification of direct-human disturbance and identified social-ecological interventions that can successfully limit their effects (see 2.4 for details). Deforestation and land conversion is now actively being mapped in high spatial resolution across the tropics and in association with specific industries and practices driving these trends (</w:t>
      </w:r>
      <w:commentRangeStart w:id="304"/>
      <w:r w:rsidDel="00000000" w:rsidR="00000000" w:rsidRPr="00000000">
        <w:rPr>
          <w:rtl w:val="0"/>
        </w:rPr>
        <w:t xml:space="preserve">Curtis et al. 2018</w:t>
      </w:r>
      <w:commentRangeEnd w:id="304"/>
      <w:r w:rsidDel="00000000" w:rsidR="00000000" w:rsidRPr="00000000">
        <w:commentReference w:id="304"/>
      </w:r>
      <w:r w:rsidDel="00000000" w:rsidR="00000000" w:rsidRPr="00000000">
        <w:rPr>
          <w:rtl w:val="0"/>
        </w:rPr>
        <w:t xml:space="preserve">, </w:t>
      </w:r>
      <w:commentRangeStart w:id="305"/>
      <w:r w:rsidDel="00000000" w:rsidR="00000000" w:rsidRPr="00000000">
        <w:rPr>
          <w:rtl w:val="0"/>
        </w:rPr>
        <w:t xml:space="preserve">Maxwell et al. 2019</w:t>
      </w:r>
      <w:commentRangeEnd w:id="305"/>
      <w:r w:rsidDel="00000000" w:rsidR="00000000" w:rsidRPr="00000000">
        <w:commentReference w:id="305"/>
      </w:r>
      <w:r w:rsidDel="00000000" w:rsidR="00000000" w:rsidRPr="00000000">
        <w:rPr>
          <w:rtl w:val="0"/>
        </w:rPr>
        <w:t xml:space="preserve">, </w:t>
      </w:r>
      <w:commentRangeStart w:id="306"/>
      <w:r w:rsidDel="00000000" w:rsidR="00000000" w:rsidRPr="00000000">
        <w:rPr>
          <w:rtl w:val="0"/>
        </w:rPr>
        <w:t xml:space="preserve">Longo et al. 2020</w:t>
      </w:r>
      <w:commentRangeEnd w:id="306"/>
      <w:r w:rsidDel="00000000" w:rsidR="00000000" w:rsidRPr="00000000">
        <w:commentReference w:id="306"/>
      </w:r>
      <w:r w:rsidDel="00000000" w:rsidR="00000000" w:rsidRPr="00000000">
        <w:rPr>
          <w:rtl w:val="0"/>
        </w:rPr>
        <w:t xml:space="preserve">, </w:t>
      </w:r>
      <w:commentRangeStart w:id="307"/>
      <w:r w:rsidDel="00000000" w:rsidR="00000000" w:rsidRPr="00000000">
        <w:rPr>
          <w:rtl w:val="0"/>
        </w:rPr>
        <w:t xml:space="preserve">Qin et al. 2021</w:t>
      </w:r>
      <w:commentRangeEnd w:id="307"/>
      <w:r w:rsidDel="00000000" w:rsidR="00000000" w:rsidRPr="00000000">
        <w:commentReference w:id="307"/>
      </w:r>
      <w:r w:rsidDel="00000000" w:rsidR="00000000" w:rsidRPr="00000000">
        <w:rPr>
          <w:rtl w:val="0"/>
        </w:rPr>
        <w:t xml:space="preserve">, </w:t>
      </w:r>
      <w:commentRangeStart w:id="308"/>
      <w:r w:rsidDel="00000000" w:rsidR="00000000" w:rsidRPr="00000000">
        <w:rPr>
          <w:rtl w:val="0"/>
        </w:rPr>
        <w:t xml:space="preserve">Harris et al. 2021</w:t>
      </w:r>
      <w:commentRangeEnd w:id="308"/>
      <w:r w:rsidDel="00000000" w:rsidR="00000000" w:rsidRPr="00000000">
        <w:commentReference w:id="308"/>
      </w:r>
      <w:r w:rsidDel="00000000" w:rsidR="00000000" w:rsidRPr="00000000">
        <w:rPr>
          <w:rtl w:val="0"/>
        </w:rPr>
        <w:t xml:space="preserve">, </w:t>
      </w:r>
      <w:commentRangeStart w:id="309"/>
      <w:r w:rsidDel="00000000" w:rsidR="00000000" w:rsidRPr="00000000">
        <w:rPr>
          <w:rtl w:val="0"/>
        </w:rPr>
        <w:t xml:space="preserve">Lapola et al. 2023</w:t>
      </w:r>
      <w:commentRangeEnd w:id="309"/>
      <w:r w:rsidDel="00000000" w:rsidR="00000000" w:rsidRPr="00000000">
        <w:commentReference w:id="309"/>
      </w:r>
      <w:r w:rsidDel="00000000" w:rsidR="00000000" w:rsidRPr="00000000">
        <w:rPr>
          <w:rtl w:val="0"/>
        </w:rPr>
        <w:t xml:space="preserve">, </w:t>
      </w:r>
      <w:commentRangeStart w:id="310"/>
      <w:r w:rsidDel="00000000" w:rsidR="00000000" w:rsidRPr="00000000">
        <w:rPr>
          <w:rtl w:val="0"/>
        </w:rPr>
        <w:t xml:space="preserve">McGregor et al. 2024</w:t>
      </w:r>
      <w:commentRangeEnd w:id="310"/>
      <w:r w:rsidDel="00000000" w:rsidR="00000000" w:rsidRPr="00000000">
        <w:commentReference w:id="310"/>
      </w:r>
      <w:r w:rsidDel="00000000" w:rsidR="00000000" w:rsidRPr="00000000">
        <w:rPr>
          <w:rtl w:val="0"/>
        </w:rPr>
        <w:t xml:space="preserve">). With the advent of small-satellite arrays (e.g., PlanetScope), it is now also possible to quantify both deforestation and degradation rapidly after they occur (</w:t>
      </w:r>
      <w:commentRangeStart w:id="311"/>
      <w:r w:rsidDel="00000000" w:rsidR="00000000" w:rsidRPr="00000000">
        <w:rPr>
          <w:rtl w:val="0"/>
        </w:rPr>
        <w:t xml:space="preserve">Welsink et al. 2023</w:t>
      </w:r>
      <w:commentRangeEnd w:id="311"/>
      <w:r w:rsidDel="00000000" w:rsidR="00000000" w:rsidRPr="00000000">
        <w:commentReference w:id="311"/>
      </w:r>
      <w:r w:rsidDel="00000000" w:rsidR="00000000" w:rsidRPr="00000000">
        <w:rPr>
          <w:rtl w:val="0"/>
        </w:rPr>
        <w:t xml:space="preserve">, </w:t>
      </w:r>
      <w:commentRangeStart w:id="312"/>
      <w:r w:rsidDel="00000000" w:rsidR="00000000" w:rsidRPr="00000000">
        <w:rPr>
          <w:rtl w:val="0"/>
        </w:rPr>
        <w:t xml:space="preserve">Dalagnol et al. 2023</w:t>
      </w:r>
      <w:commentRangeEnd w:id="312"/>
      <w:r w:rsidDel="00000000" w:rsidR="00000000" w:rsidRPr="00000000">
        <w:commentReference w:id="312"/>
      </w:r>
      <w:r w:rsidDel="00000000" w:rsidR="00000000" w:rsidRPr="00000000">
        <w:rPr>
          <w:rtl w:val="0"/>
        </w:rPr>
        <w:t xml:space="preserve">). These advances have shown that degradation contributes as much or more than deforestation to total disturbance regimes (</w:t>
      </w:r>
      <w:commentRangeStart w:id="313"/>
      <w:r w:rsidDel="00000000" w:rsidR="00000000" w:rsidRPr="00000000">
        <w:rPr>
          <w:rtl w:val="0"/>
        </w:rPr>
        <w:t xml:space="preserve">Maxwell et al. 2019</w:t>
      </w:r>
      <w:commentRangeEnd w:id="313"/>
      <w:r w:rsidDel="00000000" w:rsidR="00000000" w:rsidRPr="00000000">
        <w:commentReference w:id="313"/>
      </w:r>
      <w:r w:rsidDel="00000000" w:rsidR="00000000" w:rsidRPr="00000000">
        <w:rPr>
          <w:rtl w:val="0"/>
        </w:rPr>
        <w:t xml:space="preserve">, </w:t>
      </w:r>
      <w:commentRangeStart w:id="314"/>
      <w:r w:rsidDel="00000000" w:rsidR="00000000" w:rsidRPr="00000000">
        <w:rPr>
          <w:rtl w:val="0"/>
        </w:rPr>
        <w:t xml:space="preserve">Qin et al. 2021</w:t>
      </w:r>
      <w:commentRangeEnd w:id="314"/>
      <w:r w:rsidDel="00000000" w:rsidR="00000000" w:rsidRPr="00000000">
        <w:commentReference w:id="314"/>
      </w:r>
      <w:r w:rsidDel="00000000" w:rsidR="00000000" w:rsidRPr="00000000">
        <w:rPr>
          <w:rtl w:val="0"/>
        </w:rPr>
        <w:t xml:space="preserve">), highlighting the importance of high-resolution and high-frequency data on changes in forest structure. However, like essentially all aspects of tropical forest science, we know much more about the effects of degradation and deforestation in American tropical forests than in other regions.</w:t>
      </w:r>
    </w:p>
    <w:p w:rsidR="00000000" w:rsidDel="00000000" w:rsidP="00000000" w:rsidRDefault="00000000" w:rsidRPr="00000000" w14:paraId="0000013C">
      <w:pPr>
        <w:spacing w:after="240" w:before="240" w:lineRule="auto"/>
        <w:rPr/>
      </w:pPr>
      <w:r w:rsidDel="00000000" w:rsidR="00000000" w:rsidRPr="00000000">
        <w:rPr>
          <w:rtl w:val="0"/>
        </w:rPr>
        <w:t xml:space="preserve">Fire is also a major mechanism of direct human action. Naturally ignited fires are essentially non-existent in moist tropical forests, but human-ignited fires are common aspects of both deforestation and agriculture (</w:t>
      </w:r>
      <w:commentRangeStart w:id="315"/>
      <w:r w:rsidDel="00000000" w:rsidR="00000000" w:rsidRPr="00000000">
        <w:rPr>
          <w:rtl w:val="0"/>
        </w:rPr>
        <w:t xml:space="preserve">Brando et al. 2019</w:t>
      </w:r>
      <w:commentRangeEnd w:id="315"/>
      <w:r w:rsidDel="00000000" w:rsidR="00000000" w:rsidRPr="00000000">
        <w:commentReference w:id="315"/>
      </w:r>
      <w:r w:rsidDel="00000000" w:rsidR="00000000" w:rsidRPr="00000000">
        <w:rPr>
          <w:rtl w:val="0"/>
        </w:rPr>
        <w:t xml:space="preserve">). Satellite and ground measurements have revealed the widespread effects of fires and their major contributions to pantropical carbon cycling (</w:t>
      </w:r>
      <w:commentRangeStart w:id="316"/>
      <w:r w:rsidDel="00000000" w:rsidR="00000000" w:rsidRPr="00000000">
        <w:rPr>
          <w:rtl w:val="0"/>
        </w:rPr>
        <w:t xml:space="preserve">Cochrane 2001</w:t>
      </w:r>
      <w:commentRangeEnd w:id="316"/>
      <w:r w:rsidDel="00000000" w:rsidR="00000000" w:rsidRPr="00000000">
        <w:commentReference w:id="316"/>
      </w:r>
      <w:r w:rsidDel="00000000" w:rsidR="00000000" w:rsidRPr="00000000">
        <w:rPr>
          <w:rtl w:val="0"/>
        </w:rPr>
        <w:t xml:space="preserve">, </w:t>
      </w:r>
      <w:commentRangeStart w:id="317"/>
      <w:r w:rsidDel="00000000" w:rsidR="00000000" w:rsidRPr="00000000">
        <w:rPr>
          <w:rtl w:val="0"/>
        </w:rPr>
        <w:t xml:space="preserve">Berenguer et al. 2021</w:t>
      </w:r>
      <w:commentRangeEnd w:id="317"/>
      <w:r w:rsidDel="00000000" w:rsidR="00000000" w:rsidRPr="00000000">
        <w:commentReference w:id="317"/>
      </w:r>
      <w:r w:rsidDel="00000000" w:rsidR="00000000" w:rsidRPr="00000000">
        <w:rPr>
          <w:rtl w:val="0"/>
        </w:rPr>
        <w:t xml:space="preserve">). Moreover, fires provide prime evidence for the key role of interactions among various anthropogenic and natural disturbances (</w:t>
      </w:r>
      <w:commentRangeStart w:id="318"/>
      <w:r w:rsidDel="00000000" w:rsidR="00000000" w:rsidRPr="00000000">
        <w:rPr>
          <w:rtl w:val="0"/>
        </w:rPr>
        <w:t xml:space="preserve">Cochrane 2001</w:t>
      </w:r>
      <w:commentRangeEnd w:id="318"/>
      <w:r w:rsidDel="00000000" w:rsidR="00000000" w:rsidRPr="00000000">
        <w:commentReference w:id="318"/>
      </w:r>
      <w:r w:rsidDel="00000000" w:rsidR="00000000" w:rsidRPr="00000000">
        <w:rPr>
          <w:rtl w:val="0"/>
        </w:rPr>
        <w:t xml:space="preserve">, </w:t>
      </w:r>
      <w:commentRangeStart w:id="319"/>
      <w:r w:rsidDel="00000000" w:rsidR="00000000" w:rsidRPr="00000000">
        <w:rPr>
          <w:rtl w:val="0"/>
        </w:rPr>
        <w:t xml:space="preserve">2003</w:t>
      </w:r>
      <w:commentRangeEnd w:id="319"/>
      <w:r w:rsidDel="00000000" w:rsidR="00000000" w:rsidRPr="00000000">
        <w:commentReference w:id="319"/>
      </w:r>
      <w:r w:rsidDel="00000000" w:rsidR="00000000" w:rsidRPr="00000000">
        <w:rPr>
          <w:rtl w:val="0"/>
        </w:rPr>
        <w:t xml:space="preserve">, </w:t>
      </w:r>
      <w:commentRangeStart w:id="320"/>
      <w:r w:rsidDel="00000000" w:rsidR="00000000" w:rsidRPr="00000000">
        <w:rPr>
          <w:rtl w:val="0"/>
        </w:rPr>
        <w:t xml:space="preserve">Brando et al. 2019</w:t>
      </w:r>
      <w:commentRangeEnd w:id="320"/>
      <w:r w:rsidDel="00000000" w:rsidR="00000000" w:rsidRPr="00000000">
        <w:commentReference w:id="320"/>
      </w:r>
      <w:r w:rsidDel="00000000" w:rsidR="00000000" w:rsidRPr="00000000">
        <w:rPr>
          <w:rtl w:val="0"/>
        </w:rPr>
        <w:t xml:space="preserve">). Human-ignited fires commonly spread into the understory of intact tropical forests where they directly cause tree mortality and indirectly make intact forests more susceptible to subsequent wind-caused disturbance (</w:t>
      </w:r>
      <w:commentRangeStart w:id="321"/>
      <w:r w:rsidDel="00000000" w:rsidR="00000000" w:rsidRPr="00000000">
        <w:rPr>
          <w:rtl w:val="0"/>
        </w:rPr>
        <w:t xml:space="preserve">Barlow et al. 2003</w:t>
      </w:r>
      <w:commentRangeEnd w:id="321"/>
      <w:r w:rsidDel="00000000" w:rsidR="00000000" w:rsidRPr="00000000">
        <w:commentReference w:id="321"/>
      </w:r>
      <w:r w:rsidDel="00000000" w:rsidR="00000000" w:rsidRPr="00000000">
        <w:rPr>
          <w:rtl w:val="0"/>
        </w:rPr>
        <w:t xml:space="preserve">, </w:t>
      </w:r>
      <w:commentRangeStart w:id="322"/>
      <w:r w:rsidDel="00000000" w:rsidR="00000000" w:rsidRPr="00000000">
        <w:rPr>
          <w:rtl w:val="0"/>
        </w:rPr>
        <w:t xml:space="preserve">Brando et al. 2014</w:t>
      </w:r>
      <w:commentRangeEnd w:id="322"/>
      <w:r w:rsidDel="00000000" w:rsidR="00000000" w:rsidRPr="00000000">
        <w:commentReference w:id="322"/>
      </w:r>
      <w:r w:rsidDel="00000000" w:rsidR="00000000" w:rsidRPr="00000000">
        <w:rPr>
          <w:rtl w:val="0"/>
        </w:rPr>
        <w:t xml:space="preserve">, </w:t>
      </w:r>
      <w:commentRangeStart w:id="323"/>
      <w:r w:rsidDel="00000000" w:rsidR="00000000" w:rsidRPr="00000000">
        <w:rPr>
          <w:rtl w:val="0"/>
        </w:rPr>
        <w:t xml:space="preserve">Silvério et al. 2019</w:t>
      </w:r>
      <w:commentRangeEnd w:id="323"/>
      <w:r w:rsidDel="00000000" w:rsidR="00000000" w:rsidRPr="00000000">
        <w:commentReference w:id="323"/>
      </w:r>
      <w:r w:rsidDel="00000000" w:rsidR="00000000" w:rsidRPr="00000000">
        <w:rPr>
          <w:rtl w:val="0"/>
        </w:rPr>
        <w:t xml:space="preserve">, </w:t>
      </w:r>
      <w:commentRangeStart w:id="324"/>
      <w:r w:rsidDel="00000000" w:rsidR="00000000" w:rsidRPr="00000000">
        <w:rPr>
          <w:rtl w:val="0"/>
        </w:rPr>
        <w:t xml:space="preserve">Berenguer et al. 2021</w:t>
      </w:r>
      <w:commentRangeEnd w:id="324"/>
      <w:r w:rsidDel="00000000" w:rsidR="00000000" w:rsidRPr="00000000">
        <w:commentReference w:id="324"/>
      </w:r>
      <w:r w:rsidDel="00000000" w:rsidR="00000000" w:rsidRPr="00000000">
        <w:rPr>
          <w:rtl w:val="0"/>
        </w:rPr>
        <w:t xml:space="preserve">). Additionally, periodic droughts amplify the effects of fire by increasing fuel flammability, and climate-driven increases in severe droughts are expected to be broadly increasing the effects of fire (</w:t>
      </w:r>
      <w:commentRangeStart w:id="325"/>
      <w:r w:rsidDel="00000000" w:rsidR="00000000" w:rsidRPr="00000000">
        <w:rPr>
          <w:rtl w:val="0"/>
        </w:rPr>
        <w:t xml:space="preserve">Alencar et al. 2009</w:t>
      </w:r>
      <w:commentRangeEnd w:id="325"/>
      <w:r w:rsidDel="00000000" w:rsidR="00000000" w:rsidRPr="00000000">
        <w:commentReference w:id="325"/>
      </w:r>
      <w:r w:rsidDel="00000000" w:rsidR="00000000" w:rsidRPr="00000000">
        <w:rPr>
          <w:rtl w:val="0"/>
        </w:rPr>
        <w:t xml:space="preserve">, </w:t>
      </w:r>
      <w:commentRangeStart w:id="326"/>
      <w:r w:rsidDel="00000000" w:rsidR="00000000" w:rsidRPr="00000000">
        <w:rPr>
          <w:rtl w:val="0"/>
        </w:rPr>
        <w:t xml:space="preserve">Brando et al. 2014</w:t>
      </w:r>
      <w:commentRangeEnd w:id="326"/>
      <w:r w:rsidDel="00000000" w:rsidR="00000000" w:rsidRPr="00000000">
        <w:commentReference w:id="326"/>
      </w:r>
      <w:r w:rsidDel="00000000" w:rsidR="00000000" w:rsidRPr="00000000">
        <w:rPr>
          <w:rtl w:val="0"/>
        </w:rPr>
        <w:t xml:space="preserve">, </w:t>
      </w:r>
      <w:commentRangeStart w:id="327"/>
      <w:r w:rsidDel="00000000" w:rsidR="00000000" w:rsidRPr="00000000">
        <w:rPr>
          <w:rtl w:val="0"/>
        </w:rPr>
        <w:t xml:space="preserve">2019</w:t>
      </w:r>
      <w:commentRangeEnd w:id="327"/>
      <w:r w:rsidDel="00000000" w:rsidR="00000000" w:rsidRPr="00000000">
        <w:commentReference w:id="327"/>
      </w:r>
      <w:r w:rsidDel="00000000" w:rsidR="00000000" w:rsidRPr="00000000">
        <w:rPr>
          <w:rtl w:val="0"/>
        </w:rPr>
        <w:t xml:space="preserve">). It is likely that other forms of interaction exist between human and natural disturbance (</w:t>
      </w:r>
      <w:commentRangeStart w:id="328"/>
      <w:r w:rsidDel="00000000" w:rsidR="00000000" w:rsidRPr="00000000">
        <w:rPr>
          <w:rtl w:val="0"/>
        </w:rPr>
        <w:t xml:space="preserve">Laurance and Curran 2008</w:t>
      </w:r>
      <w:commentRangeEnd w:id="328"/>
      <w:r w:rsidDel="00000000" w:rsidR="00000000" w:rsidRPr="00000000">
        <w:commentReference w:id="328"/>
      </w:r>
      <w:r w:rsidDel="00000000" w:rsidR="00000000" w:rsidRPr="00000000">
        <w:rPr>
          <w:rtl w:val="0"/>
        </w:rPr>
        <w:t xml:space="preserve">, </w:t>
      </w:r>
      <w:commentRangeStart w:id="329"/>
      <w:r w:rsidDel="00000000" w:rsidR="00000000" w:rsidRPr="00000000">
        <w:rPr>
          <w:rtl w:val="0"/>
        </w:rPr>
        <w:t xml:space="preserve">Schwartz et al. 2017</w:t>
      </w:r>
      <w:commentRangeEnd w:id="329"/>
      <w:r w:rsidDel="00000000" w:rsidR="00000000" w:rsidRPr="00000000">
        <w:commentReference w:id="329"/>
      </w:r>
      <w:r w:rsidDel="00000000" w:rsidR="00000000" w:rsidRPr="00000000">
        <w:rPr>
          <w:rtl w:val="0"/>
        </w:rPr>
        <w:t xml:space="preserve">), but the interplay among various disturbances requires greater investigation.</w:t>
      </w:r>
    </w:p>
    <w:p w:rsidR="00000000" w:rsidDel="00000000" w:rsidP="00000000" w:rsidRDefault="00000000" w:rsidRPr="00000000" w14:paraId="0000013D">
      <w:pPr>
        <w:spacing w:after="240" w:before="240" w:lineRule="auto"/>
        <w:rPr/>
      </w:pPr>
      <w:r w:rsidDel="00000000" w:rsidR="00000000" w:rsidRPr="00000000">
        <w:rPr>
          <w:rtl w:val="0"/>
        </w:rPr>
        <w:t xml:space="preserve">Natural disturbances present distinct challenges for detection, quantification, and attribution relative to direct human disturbance. Nearly all natural disturbances occur at small spatiotemporal scale, with &gt;98% of biomass mortality in the Amazon attributable to events &lt;0.1ha in area (</w:t>
      </w:r>
      <w:commentRangeStart w:id="330"/>
      <w:r w:rsidDel="00000000" w:rsidR="00000000" w:rsidRPr="00000000">
        <w:rPr>
          <w:rtl w:val="0"/>
        </w:rPr>
        <w:t xml:space="preserve">Espírito-Santo et al. 2014</w:t>
      </w:r>
      <w:commentRangeEnd w:id="330"/>
      <w:r w:rsidDel="00000000" w:rsidR="00000000" w:rsidRPr="00000000">
        <w:commentReference w:id="330"/>
      </w:r>
      <w:r w:rsidDel="00000000" w:rsidR="00000000" w:rsidRPr="00000000">
        <w:rPr>
          <w:rtl w:val="0"/>
        </w:rPr>
        <w:t xml:space="preserve">). Although natural disturbance events are typically small, they collectively cause about 1.5-2% of biomass turnover annually, indicating that natural disturbances release the equivalent to the entire tropical forest carbon pool every 50-75 years (</w:t>
      </w:r>
      <w:commentRangeStart w:id="331"/>
      <w:r w:rsidDel="00000000" w:rsidR="00000000" w:rsidRPr="00000000">
        <w:rPr>
          <w:rtl w:val="0"/>
        </w:rPr>
        <w:t xml:space="preserve">Galbraith et al. 2013</w:t>
      </w:r>
      <w:commentRangeEnd w:id="331"/>
      <w:r w:rsidDel="00000000" w:rsidR="00000000" w:rsidRPr="00000000">
        <w:commentReference w:id="331"/>
      </w:r>
      <w:r w:rsidDel="00000000" w:rsidR="00000000" w:rsidRPr="00000000">
        <w:rPr>
          <w:rtl w:val="0"/>
        </w:rPr>
        <w:t xml:space="preserve">, </w:t>
      </w:r>
      <w:commentRangeStart w:id="332"/>
      <w:r w:rsidDel="00000000" w:rsidR="00000000" w:rsidRPr="00000000">
        <w:rPr>
          <w:rtl w:val="0"/>
        </w:rPr>
        <w:t xml:space="preserve">Espírito-Santo et al. 2014</w:t>
      </w:r>
      <w:commentRangeEnd w:id="332"/>
      <w:r w:rsidDel="00000000" w:rsidR="00000000" w:rsidRPr="00000000">
        <w:commentReference w:id="332"/>
      </w:r>
      <w:r w:rsidDel="00000000" w:rsidR="00000000" w:rsidRPr="00000000">
        <w:rPr>
          <w:rtl w:val="0"/>
        </w:rPr>
        <w:t xml:space="preserve">). However, natural disturbances vary tremendously over space and time (</w:t>
      </w:r>
      <w:commentRangeStart w:id="333"/>
      <w:r w:rsidDel="00000000" w:rsidR="00000000" w:rsidRPr="00000000">
        <w:rPr>
          <w:rtl w:val="0"/>
        </w:rPr>
        <w:t xml:space="preserve">Galbraith et al. 2013</w:t>
      </w:r>
      <w:commentRangeEnd w:id="333"/>
      <w:r w:rsidDel="00000000" w:rsidR="00000000" w:rsidRPr="00000000">
        <w:commentReference w:id="333"/>
      </w:r>
      <w:r w:rsidDel="00000000" w:rsidR="00000000" w:rsidRPr="00000000">
        <w:rPr>
          <w:rtl w:val="0"/>
        </w:rPr>
        <w:t xml:space="preserve">, </w:t>
      </w:r>
      <w:commentRangeStart w:id="334"/>
      <w:r w:rsidDel="00000000" w:rsidR="00000000" w:rsidRPr="00000000">
        <w:rPr>
          <w:rtl w:val="0"/>
        </w:rPr>
        <w:t xml:space="preserve">Sullivan et al. 2020</w:t>
      </w:r>
      <w:commentRangeEnd w:id="334"/>
      <w:r w:rsidDel="00000000" w:rsidR="00000000" w:rsidRPr="00000000">
        <w:commentReference w:id="334"/>
      </w:r>
      <w:r w:rsidDel="00000000" w:rsidR="00000000" w:rsidRPr="00000000">
        <w:rPr>
          <w:rtl w:val="0"/>
        </w:rPr>
        <w:t xml:space="preserve">, </w:t>
      </w:r>
      <w:commentRangeStart w:id="335"/>
      <w:r w:rsidDel="00000000" w:rsidR="00000000" w:rsidRPr="00000000">
        <w:rPr>
          <w:rtl w:val="0"/>
        </w:rPr>
        <w:t xml:space="preserve">Hubau et al. 2020</w:t>
      </w:r>
      <w:commentRangeEnd w:id="335"/>
      <w:r w:rsidDel="00000000" w:rsidR="00000000" w:rsidRPr="00000000">
        <w:commentReference w:id="335"/>
      </w:r>
      <w:r w:rsidDel="00000000" w:rsidR="00000000" w:rsidRPr="00000000">
        <w:rPr>
          <w:rtl w:val="0"/>
        </w:rPr>
        <w:t xml:space="preserve">, </w:t>
      </w:r>
      <w:commentRangeStart w:id="336"/>
      <w:r w:rsidDel="00000000" w:rsidR="00000000" w:rsidRPr="00000000">
        <w:rPr>
          <w:rtl w:val="0"/>
        </w:rPr>
        <w:t xml:space="preserve">Dalagnol et al. 2021</w:t>
      </w:r>
      <w:commentRangeEnd w:id="336"/>
      <w:r w:rsidDel="00000000" w:rsidR="00000000" w:rsidRPr="00000000">
        <w:commentReference w:id="336"/>
      </w:r>
      <w:r w:rsidDel="00000000" w:rsidR="00000000" w:rsidRPr="00000000">
        <w:rPr>
          <w:rtl w:val="0"/>
        </w:rPr>
        <w:t xml:space="preserve">, </w:t>
      </w:r>
      <w:commentRangeStart w:id="337"/>
      <w:r w:rsidDel="00000000" w:rsidR="00000000" w:rsidRPr="00000000">
        <w:rPr>
          <w:rtl w:val="0"/>
        </w:rPr>
        <w:t xml:space="preserve">Csillik et al. 2024</w:t>
      </w:r>
      <w:commentRangeEnd w:id="337"/>
      <w:r w:rsidDel="00000000" w:rsidR="00000000" w:rsidRPr="00000000">
        <w:commentReference w:id="337"/>
      </w:r>
      <w:r w:rsidDel="00000000" w:rsidR="00000000" w:rsidRPr="00000000">
        <w:rPr>
          <w:rtl w:val="0"/>
        </w:rPr>
        <w:t xml:space="preserve">), with distinct drivers of disturbance in different regions and strong evidence that natural disturbance regimes are shifting with climate change (</w:t>
      </w:r>
      <w:commentRangeStart w:id="338"/>
      <w:r w:rsidDel="00000000" w:rsidR="00000000" w:rsidRPr="00000000">
        <w:rPr>
          <w:rtl w:val="0"/>
        </w:rPr>
        <w:t xml:space="preserve">Gloor et al. 2013</w:t>
      </w:r>
      <w:commentRangeEnd w:id="338"/>
      <w:r w:rsidDel="00000000" w:rsidR="00000000" w:rsidRPr="00000000">
        <w:commentReference w:id="338"/>
      </w:r>
      <w:r w:rsidDel="00000000" w:rsidR="00000000" w:rsidRPr="00000000">
        <w:rPr>
          <w:rtl w:val="0"/>
        </w:rPr>
        <w:t xml:space="preserve">, </w:t>
      </w:r>
      <w:commentRangeStart w:id="339"/>
      <w:r w:rsidDel="00000000" w:rsidR="00000000" w:rsidRPr="00000000">
        <w:rPr>
          <w:rtl w:val="0"/>
        </w:rPr>
        <w:t xml:space="preserve">McDowell et al. 2018</w:t>
      </w:r>
      <w:commentRangeEnd w:id="339"/>
      <w:r w:rsidDel="00000000" w:rsidR="00000000" w:rsidRPr="00000000">
        <w:commentReference w:id="339"/>
      </w:r>
      <w:r w:rsidDel="00000000" w:rsidR="00000000" w:rsidRPr="00000000">
        <w:rPr>
          <w:rtl w:val="0"/>
        </w:rPr>
        <w:t xml:space="preserve">, </w:t>
      </w:r>
      <w:commentRangeStart w:id="340"/>
      <w:r w:rsidDel="00000000" w:rsidR="00000000" w:rsidRPr="00000000">
        <w:rPr>
          <w:rtl w:val="0"/>
        </w:rPr>
        <w:t xml:space="preserve">Gora et al. 2020a</w:t>
      </w:r>
      <w:commentRangeEnd w:id="340"/>
      <w:r w:rsidDel="00000000" w:rsidR="00000000" w:rsidRPr="00000000">
        <w:commentReference w:id="340"/>
      </w:r>
      <w:r w:rsidDel="00000000" w:rsidR="00000000" w:rsidRPr="00000000">
        <w:rPr>
          <w:rtl w:val="0"/>
        </w:rPr>
        <w:t xml:space="preserve">, </w:t>
      </w:r>
      <w:commentRangeStart w:id="341"/>
      <w:r w:rsidDel="00000000" w:rsidR="00000000" w:rsidRPr="00000000">
        <w:rPr>
          <w:rtl w:val="0"/>
        </w:rPr>
        <w:t xml:space="preserve">Sullivan et al. 2020</w:t>
      </w:r>
      <w:commentRangeEnd w:id="341"/>
      <w:r w:rsidDel="00000000" w:rsidR="00000000" w:rsidRPr="00000000">
        <w:commentReference w:id="341"/>
      </w:r>
      <w:r w:rsidDel="00000000" w:rsidR="00000000" w:rsidRPr="00000000">
        <w:rPr>
          <w:rtl w:val="0"/>
        </w:rPr>
        <w:t xml:space="preserve">, </w:t>
      </w:r>
      <w:commentRangeStart w:id="342"/>
      <w:r w:rsidDel="00000000" w:rsidR="00000000" w:rsidRPr="00000000">
        <w:rPr>
          <w:rtl w:val="0"/>
        </w:rPr>
        <w:t xml:space="preserve">Gora and Esquivel-Muelbert 2021</w:t>
      </w:r>
      <w:commentRangeEnd w:id="342"/>
      <w:r w:rsidDel="00000000" w:rsidR="00000000" w:rsidRPr="00000000">
        <w:commentReference w:id="342"/>
      </w:r>
      <w:r w:rsidDel="00000000" w:rsidR="00000000" w:rsidRPr="00000000">
        <w:rPr>
          <w:rtl w:val="0"/>
        </w:rPr>
        <w:t xml:space="preserve">, </w:t>
      </w:r>
      <w:commentRangeStart w:id="343"/>
      <w:r w:rsidDel="00000000" w:rsidR="00000000" w:rsidRPr="00000000">
        <w:rPr>
          <w:rtl w:val="0"/>
        </w:rPr>
        <w:t xml:space="preserve">Fang et al. 2022</w:t>
      </w:r>
      <w:commentRangeEnd w:id="343"/>
      <w:r w:rsidDel="00000000" w:rsidR="00000000" w:rsidRPr="00000000">
        <w:commentReference w:id="343"/>
      </w:r>
      <w:r w:rsidDel="00000000" w:rsidR="00000000" w:rsidRPr="00000000">
        <w:rPr>
          <w:rtl w:val="0"/>
        </w:rPr>
        <w:t xml:space="preserve">). Given their tremendous cumulative contributions to mortality and biomass trends, even small changes in natural disturbance regimes would have a tremendous impact on tropical forest function and the global carbon budget.</w:t>
      </w:r>
    </w:p>
    <w:p w:rsidR="00000000" w:rsidDel="00000000" w:rsidP="00000000" w:rsidRDefault="00000000" w:rsidRPr="00000000" w14:paraId="0000013E">
      <w:pPr>
        <w:spacing w:after="240" w:before="240" w:lineRule="auto"/>
        <w:rPr/>
      </w:pPr>
      <w:r w:rsidDel="00000000" w:rsidR="00000000" w:rsidRPr="00000000">
        <w:rPr>
          <w:rtl w:val="0"/>
        </w:rPr>
        <w:t xml:space="preserve">Storms are major drivers of natural disturbance regimes. Cyclonic storms (hurricanes and typhoons) are increasing in intensity and are the dominant form of disturbance in some coastal tropical forests (</w:t>
      </w:r>
      <w:commentRangeStart w:id="344"/>
      <w:r w:rsidDel="00000000" w:rsidR="00000000" w:rsidRPr="00000000">
        <w:rPr>
          <w:rtl w:val="0"/>
        </w:rPr>
        <w:t xml:space="preserve">Hoyos et al. 2006</w:t>
      </w:r>
      <w:commentRangeEnd w:id="344"/>
      <w:r w:rsidDel="00000000" w:rsidR="00000000" w:rsidRPr="00000000">
        <w:commentReference w:id="344"/>
      </w:r>
      <w:r w:rsidDel="00000000" w:rsidR="00000000" w:rsidRPr="00000000">
        <w:rPr>
          <w:rtl w:val="0"/>
        </w:rPr>
        <w:t xml:space="preserve">,</w:t>
      </w:r>
      <w:commentRangeStart w:id="345"/>
      <w:r w:rsidDel="00000000" w:rsidR="00000000" w:rsidRPr="00000000">
        <w:rPr>
          <w:rtl w:val="0"/>
        </w:rPr>
        <w:t xml:space="preserve"> Lugo 2008</w:t>
      </w:r>
      <w:commentRangeEnd w:id="345"/>
      <w:r w:rsidDel="00000000" w:rsidR="00000000" w:rsidRPr="00000000">
        <w:commentReference w:id="345"/>
      </w:r>
      <w:r w:rsidDel="00000000" w:rsidR="00000000" w:rsidRPr="00000000">
        <w:rPr>
          <w:rtl w:val="0"/>
        </w:rPr>
        <w:t xml:space="preserve">), but their effects are largely &gt;10 latitude and they play a limited role in pantropical disturbance regimes</w:t>
      </w:r>
      <w:del w:author="Evan Gora" w:id="14" w:date="2024-09-17T00:20:36Z">
        <w:r w:rsidDel="00000000" w:rsidR="00000000" w:rsidRPr="00000000">
          <w:rPr>
            <w:rtl w:val="0"/>
          </w:rPr>
          <w:delText xml:space="preserve"> </w:delText>
        </w:r>
      </w:del>
      <w:r w:rsidDel="00000000" w:rsidR="00000000" w:rsidRPr="00000000">
        <w:rPr>
          <w:rtl w:val="0"/>
        </w:rPr>
        <w:t xml:space="preserve">. By contrast, there is abundant evidence that </w:t>
      </w:r>
      <w:commentRangeStart w:id="346"/>
      <w:r w:rsidDel="00000000" w:rsidR="00000000" w:rsidRPr="00000000">
        <w:rPr>
          <w:rtl w:val="0"/>
        </w:rPr>
        <w:t xml:space="preserve">wind and lightning</w:t>
      </w:r>
      <w:commentRangeEnd w:id="346"/>
      <w:r w:rsidDel="00000000" w:rsidR="00000000" w:rsidRPr="00000000">
        <w:commentReference w:id="346"/>
      </w:r>
      <w:r w:rsidDel="00000000" w:rsidR="00000000" w:rsidRPr="00000000">
        <w:rPr>
          <w:sz w:val="16"/>
          <w:szCs w:val="16"/>
          <w:rtl w:val="0"/>
        </w:rPr>
        <w:t xml:space="preserve"> </w:t>
      </w:r>
      <w:r w:rsidDel="00000000" w:rsidR="00000000" w:rsidRPr="00000000">
        <w:rPr>
          <w:rtl w:val="0"/>
        </w:rPr>
        <w:t xml:space="preserve">associated with local and mesoscale convective storms are dominant drivers of tree mortality and forest biomass dynamics (</w:t>
      </w:r>
      <w:commentRangeStart w:id="347"/>
      <w:r w:rsidDel="00000000" w:rsidR="00000000" w:rsidRPr="00000000">
        <w:rPr>
          <w:rtl w:val="0"/>
        </w:rPr>
        <w:t xml:space="preserve">Chambers et al. 2013</w:t>
      </w:r>
      <w:commentRangeEnd w:id="347"/>
      <w:r w:rsidDel="00000000" w:rsidR="00000000" w:rsidRPr="00000000">
        <w:commentReference w:id="347"/>
      </w:r>
      <w:r w:rsidDel="00000000" w:rsidR="00000000" w:rsidRPr="00000000">
        <w:rPr>
          <w:rtl w:val="0"/>
        </w:rPr>
        <w:t xml:space="preserve">, </w:t>
      </w:r>
      <w:commentRangeStart w:id="348"/>
      <w:r w:rsidDel="00000000" w:rsidR="00000000" w:rsidRPr="00000000">
        <w:rPr>
          <w:rtl w:val="0"/>
        </w:rPr>
        <w:t xml:space="preserve">Negrón-Juárez et al. 2018</w:t>
      </w:r>
      <w:commentRangeEnd w:id="348"/>
      <w:r w:rsidDel="00000000" w:rsidR="00000000" w:rsidRPr="00000000">
        <w:commentReference w:id="348"/>
      </w:r>
      <w:r w:rsidDel="00000000" w:rsidR="00000000" w:rsidRPr="00000000">
        <w:rPr>
          <w:rtl w:val="0"/>
        </w:rPr>
        <w:t xml:space="preserve">, </w:t>
      </w:r>
      <w:commentRangeStart w:id="349"/>
      <w:r w:rsidDel="00000000" w:rsidR="00000000" w:rsidRPr="00000000">
        <w:rPr>
          <w:rtl w:val="0"/>
        </w:rPr>
        <w:t xml:space="preserve">Gora et al. 2020a</w:t>
      </w:r>
      <w:commentRangeEnd w:id="349"/>
      <w:r w:rsidDel="00000000" w:rsidR="00000000" w:rsidRPr="00000000">
        <w:commentReference w:id="349"/>
      </w:r>
      <w:r w:rsidDel="00000000" w:rsidR="00000000" w:rsidRPr="00000000">
        <w:rPr>
          <w:rtl w:val="0"/>
        </w:rPr>
        <w:t xml:space="preserve">, </w:t>
      </w:r>
      <w:commentRangeStart w:id="350"/>
      <w:r w:rsidDel="00000000" w:rsidR="00000000" w:rsidRPr="00000000">
        <w:rPr>
          <w:rtl w:val="0"/>
        </w:rPr>
        <w:t xml:space="preserve">2021</w:t>
      </w:r>
      <w:commentRangeEnd w:id="350"/>
      <w:r w:rsidDel="00000000" w:rsidR="00000000" w:rsidRPr="00000000">
        <w:commentReference w:id="350"/>
      </w:r>
      <w:r w:rsidDel="00000000" w:rsidR="00000000" w:rsidRPr="00000000">
        <w:rPr>
          <w:rtl w:val="0"/>
        </w:rPr>
        <w:t xml:space="preserve">). Specifically, temporal variation in storm activity predicts canopy disturbance rates (</w:t>
      </w:r>
      <w:commentRangeStart w:id="351"/>
      <w:r w:rsidDel="00000000" w:rsidR="00000000" w:rsidRPr="00000000">
        <w:rPr>
          <w:rtl w:val="0"/>
        </w:rPr>
        <w:t xml:space="preserve">Araujo et al. 2021</w:t>
      </w:r>
      <w:commentRangeEnd w:id="351"/>
      <w:r w:rsidDel="00000000" w:rsidR="00000000" w:rsidRPr="00000000">
        <w:commentReference w:id="351"/>
      </w:r>
      <w:r w:rsidDel="00000000" w:rsidR="00000000" w:rsidRPr="00000000">
        <w:rPr>
          <w:rtl w:val="0"/>
        </w:rPr>
        <w:t xml:space="preserve">) and spatial variation in storm activity is a strong correlate of spatial variation in forest biomass, biomass mortality rates, and species composition (</w:t>
      </w:r>
      <w:commentRangeStart w:id="352"/>
      <w:r w:rsidDel="00000000" w:rsidR="00000000" w:rsidRPr="00000000">
        <w:rPr>
          <w:rtl w:val="0"/>
        </w:rPr>
        <w:t xml:space="preserve">Gora et al. 2020a</w:t>
      </w:r>
      <w:commentRangeEnd w:id="352"/>
      <w:r w:rsidDel="00000000" w:rsidR="00000000" w:rsidRPr="00000000">
        <w:commentReference w:id="352"/>
      </w:r>
      <w:r w:rsidDel="00000000" w:rsidR="00000000" w:rsidRPr="00000000">
        <w:rPr>
          <w:rtl w:val="0"/>
        </w:rPr>
        <w:t xml:space="preserve">, </w:t>
      </w:r>
      <w:commentRangeStart w:id="353"/>
      <w:r w:rsidDel="00000000" w:rsidR="00000000" w:rsidRPr="00000000">
        <w:rPr>
          <w:rtl w:val="0"/>
        </w:rPr>
        <w:t xml:space="preserve">Gorgens et al. 2021</w:t>
      </w:r>
      <w:commentRangeEnd w:id="353"/>
      <w:r w:rsidDel="00000000" w:rsidR="00000000" w:rsidRPr="00000000">
        <w:commentReference w:id="353"/>
      </w:r>
      <w:r w:rsidDel="00000000" w:rsidR="00000000" w:rsidRPr="00000000">
        <w:rPr>
          <w:rtl w:val="0"/>
        </w:rPr>
        <w:t xml:space="preserve">, </w:t>
      </w:r>
      <w:commentRangeStart w:id="354"/>
      <w:r w:rsidDel="00000000" w:rsidR="00000000" w:rsidRPr="00000000">
        <w:rPr>
          <w:rtl w:val="0"/>
        </w:rPr>
        <w:t xml:space="preserve">de Lima et al. 2023</w:t>
      </w:r>
      <w:commentRangeEnd w:id="354"/>
      <w:r w:rsidDel="00000000" w:rsidR="00000000" w:rsidRPr="00000000">
        <w:commentReference w:id="354"/>
      </w:r>
      <w:r w:rsidDel="00000000" w:rsidR="00000000" w:rsidRPr="00000000">
        <w:rPr>
          <w:rtl w:val="0"/>
        </w:rPr>
        <w:t xml:space="preserve">, </w:t>
      </w:r>
      <w:commentRangeStart w:id="355"/>
      <w:r w:rsidDel="00000000" w:rsidR="00000000" w:rsidRPr="00000000">
        <w:rPr>
          <w:rtl w:val="0"/>
        </w:rPr>
        <w:t xml:space="preserve">Feng et al. 2023</w:t>
      </w:r>
      <w:commentRangeEnd w:id="355"/>
      <w:r w:rsidDel="00000000" w:rsidR="00000000" w:rsidRPr="00000000">
        <w:commentReference w:id="355"/>
      </w:r>
      <w:r w:rsidDel="00000000" w:rsidR="00000000" w:rsidRPr="00000000">
        <w:rPr>
          <w:rtl w:val="0"/>
        </w:rPr>
        <w:t xml:space="preserve">). Accordingly, storms likely contribute to spatial variation in carbon dynamics; low storm activity is associated with high biomass in the Guiana Shield, whereas high storm frequency is associated with lower biomass and higher disturbance rates across the western Amazon (</w:t>
      </w:r>
      <w:commentRangeStart w:id="356"/>
      <w:r w:rsidDel="00000000" w:rsidR="00000000" w:rsidRPr="00000000">
        <w:rPr>
          <w:rtl w:val="0"/>
        </w:rPr>
        <w:t xml:space="preserve">Gorgens et al. 2021</w:t>
      </w:r>
      <w:commentRangeEnd w:id="356"/>
      <w:r w:rsidDel="00000000" w:rsidR="00000000" w:rsidRPr="00000000">
        <w:commentReference w:id="356"/>
      </w:r>
      <w:r w:rsidDel="00000000" w:rsidR="00000000" w:rsidRPr="00000000">
        <w:rPr>
          <w:rtl w:val="0"/>
        </w:rPr>
        <w:t xml:space="preserve">). Storms likely play a similar role across other tropical forests, but their effects are rarely quantified and storm disturbance data from African and Indomalayan tropical forests are nearly non-existent. This knowledge gap is concerning because all existing data suggest that convective storms have increased in frequency by 5-25% per decade of the past century, and continued increases are expected into the future (</w:t>
      </w:r>
      <w:commentRangeStart w:id="357"/>
      <w:r w:rsidDel="00000000" w:rsidR="00000000" w:rsidRPr="00000000">
        <w:rPr>
          <w:rtl w:val="0"/>
        </w:rPr>
        <w:t xml:space="preserve">Taylor et al. 2018</w:t>
      </w:r>
      <w:commentRangeEnd w:id="357"/>
      <w:r w:rsidDel="00000000" w:rsidR="00000000" w:rsidRPr="00000000">
        <w:commentReference w:id="357"/>
      </w:r>
      <w:r w:rsidDel="00000000" w:rsidR="00000000" w:rsidRPr="00000000">
        <w:rPr>
          <w:rtl w:val="0"/>
        </w:rPr>
        <w:t xml:space="preserve">, </w:t>
      </w:r>
      <w:commentRangeStart w:id="358"/>
      <w:r w:rsidDel="00000000" w:rsidR="00000000" w:rsidRPr="00000000">
        <w:rPr>
          <w:rtl w:val="0"/>
        </w:rPr>
        <w:t xml:space="preserve">Raghavendra et al. 2018</w:t>
      </w:r>
      <w:commentRangeEnd w:id="358"/>
      <w:r w:rsidDel="00000000" w:rsidR="00000000" w:rsidRPr="00000000">
        <w:commentReference w:id="358"/>
      </w:r>
      <w:r w:rsidDel="00000000" w:rsidR="00000000" w:rsidRPr="00000000">
        <w:rPr>
          <w:rtl w:val="0"/>
        </w:rPr>
        <w:t xml:space="preserve">, </w:t>
      </w:r>
      <w:commentRangeStart w:id="359"/>
      <w:r w:rsidDel="00000000" w:rsidR="00000000" w:rsidRPr="00000000">
        <w:rPr>
          <w:rtl w:val="0"/>
        </w:rPr>
        <w:t xml:space="preserve">Lavigne et al. 2019</w:t>
      </w:r>
      <w:commentRangeEnd w:id="359"/>
      <w:r w:rsidDel="00000000" w:rsidR="00000000" w:rsidRPr="00000000">
        <w:commentReference w:id="359"/>
      </w:r>
      <w:r w:rsidDel="00000000" w:rsidR="00000000" w:rsidRPr="00000000">
        <w:rPr>
          <w:rtl w:val="0"/>
        </w:rPr>
        <w:t xml:space="preserve">, </w:t>
      </w:r>
      <w:commentRangeStart w:id="360"/>
      <w:r w:rsidDel="00000000" w:rsidR="00000000" w:rsidRPr="00000000">
        <w:rPr>
          <w:rtl w:val="0"/>
        </w:rPr>
        <w:t xml:space="preserve">Harel and Price 2020</w:t>
      </w:r>
      <w:commentRangeEnd w:id="360"/>
      <w:r w:rsidDel="00000000" w:rsidR="00000000" w:rsidRPr="00000000">
        <w:commentReference w:id="360"/>
      </w:r>
      <w:r w:rsidDel="00000000" w:rsidR="00000000" w:rsidRPr="00000000">
        <w:rPr>
          <w:rtl w:val="0"/>
        </w:rPr>
        <w:t xml:space="preserve">). </w:t>
      </w:r>
    </w:p>
    <w:p w:rsidR="00000000" w:rsidDel="00000000" w:rsidP="00000000" w:rsidRDefault="00000000" w:rsidRPr="00000000" w14:paraId="0000013F">
      <w:pPr>
        <w:spacing w:after="240" w:before="240" w:lineRule="auto"/>
        <w:rPr/>
      </w:pPr>
      <w:r w:rsidDel="00000000" w:rsidR="00000000" w:rsidRPr="00000000">
        <w:rPr>
          <w:rtl w:val="0"/>
        </w:rPr>
        <w:t xml:space="preserve">Despite their apparent importance, the contributions of convective storms to mortality are less studied than other major agents of forest disturbance. The paucity of data is largely logistical; large-scale blowdowns are relatively well-studied (</w:t>
      </w:r>
      <w:commentRangeStart w:id="361"/>
      <w:r w:rsidDel="00000000" w:rsidR="00000000" w:rsidRPr="00000000">
        <w:rPr>
          <w:rtl w:val="0"/>
        </w:rPr>
        <w:t xml:space="preserve">Negrón‐Juárez et al. 2010</w:t>
      </w:r>
      <w:commentRangeEnd w:id="361"/>
      <w:r w:rsidDel="00000000" w:rsidR="00000000" w:rsidRPr="00000000">
        <w:commentReference w:id="361"/>
      </w:r>
      <w:r w:rsidDel="00000000" w:rsidR="00000000" w:rsidRPr="00000000">
        <w:rPr>
          <w:rtl w:val="0"/>
        </w:rPr>
        <w:t xml:space="preserve">, </w:t>
      </w:r>
      <w:commentRangeStart w:id="362"/>
      <w:r w:rsidDel="00000000" w:rsidR="00000000" w:rsidRPr="00000000">
        <w:rPr>
          <w:rtl w:val="0"/>
        </w:rPr>
        <w:t xml:space="preserve">Feng et al. 2023</w:t>
      </w:r>
      <w:commentRangeEnd w:id="362"/>
      <w:r w:rsidDel="00000000" w:rsidR="00000000" w:rsidRPr="00000000">
        <w:commentReference w:id="362"/>
      </w:r>
      <w:r w:rsidDel="00000000" w:rsidR="00000000" w:rsidRPr="00000000">
        <w:rPr>
          <w:rtl w:val="0"/>
        </w:rPr>
        <w:t xml:space="preserve">), but the small-scale storm events (&lt;0.1 ha) that represent nearly all of storm-caused disturbance (</w:t>
      </w:r>
      <w:commentRangeStart w:id="363"/>
      <w:r w:rsidDel="00000000" w:rsidR="00000000" w:rsidRPr="00000000">
        <w:rPr>
          <w:rtl w:val="0"/>
        </w:rPr>
        <w:t xml:space="preserve">Espírito-Santo et al. 2014</w:t>
      </w:r>
      <w:commentRangeEnd w:id="363"/>
      <w:r w:rsidDel="00000000" w:rsidR="00000000" w:rsidRPr="00000000">
        <w:commentReference w:id="363"/>
      </w:r>
      <w:r w:rsidDel="00000000" w:rsidR="00000000" w:rsidRPr="00000000">
        <w:rPr>
          <w:rtl w:val="0"/>
        </w:rPr>
        <w:t xml:space="preserve">, </w:t>
      </w:r>
      <w:commentRangeStart w:id="364"/>
      <w:r w:rsidDel="00000000" w:rsidR="00000000" w:rsidRPr="00000000">
        <w:rPr>
          <w:rtl w:val="0"/>
        </w:rPr>
        <w:t xml:space="preserve">Negrón-Juárez et al. 2018</w:t>
      </w:r>
      <w:commentRangeEnd w:id="364"/>
      <w:r w:rsidDel="00000000" w:rsidR="00000000" w:rsidRPr="00000000">
        <w:commentReference w:id="364"/>
      </w:r>
      <w:r w:rsidDel="00000000" w:rsidR="00000000" w:rsidRPr="00000000">
        <w:rPr>
          <w:rtl w:val="0"/>
        </w:rPr>
        <w:t xml:space="preserve">) are too small to be reliably detected with contemporary satellite methods (</w:t>
      </w:r>
      <w:commentRangeStart w:id="365"/>
      <w:r w:rsidDel="00000000" w:rsidR="00000000" w:rsidRPr="00000000">
        <w:rPr>
          <w:rtl w:val="0"/>
        </w:rPr>
        <w:t xml:space="preserve">Cushman et al. 2021</w:t>
      </w:r>
      <w:commentRangeEnd w:id="365"/>
      <w:r w:rsidDel="00000000" w:rsidR="00000000" w:rsidRPr="00000000">
        <w:commentReference w:id="365"/>
      </w:r>
      <w:r w:rsidDel="00000000" w:rsidR="00000000" w:rsidRPr="00000000">
        <w:rPr>
          <w:rtl w:val="0"/>
        </w:rPr>
        <w:t xml:space="preserve">) and cannot be reliably attributed using traditional forest plot methods because of their long census intervals. Moreover, these disturbances are highly aggregated in space and time (</w:t>
      </w:r>
      <w:commentRangeStart w:id="366"/>
      <w:r w:rsidDel="00000000" w:rsidR="00000000" w:rsidRPr="00000000">
        <w:rPr>
          <w:rtl w:val="0"/>
        </w:rPr>
        <w:t xml:space="preserve">Negrón‐Juárez et al. 2010</w:t>
      </w:r>
      <w:commentRangeEnd w:id="366"/>
      <w:r w:rsidDel="00000000" w:rsidR="00000000" w:rsidRPr="00000000">
        <w:commentReference w:id="366"/>
      </w:r>
      <w:r w:rsidDel="00000000" w:rsidR="00000000" w:rsidRPr="00000000">
        <w:rPr>
          <w:rtl w:val="0"/>
        </w:rPr>
        <w:t xml:space="preserve">, </w:t>
      </w:r>
      <w:commentRangeStart w:id="367"/>
      <w:r w:rsidDel="00000000" w:rsidR="00000000" w:rsidRPr="00000000">
        <w:rPr>
          <w:rtl w:val="0"/>
        </w:rPr>
        <w:t xml:space="preserve">Araujo et al. 2021</w:t>
      </w:r>
      <w:commentRangeEnd w:id="367"/>
      <w:r w:rsidDel="00000000" w:rsidR="00000000" w:rsidRPr="00000000">
        <w:commentReference w:id="367"/>
      </w:r>
      <w:r w:rsidDel="00000000" w:rsidR="00000000" w:rsidRPr="00000000">
        <w:rPr>
          <w:rtl w:val="0"/>
        </w:rPr>
        <w:t xml:space="preserve">, </w:t>
      </w:r>
      <w:commentRangeStart w:id="368"/>
      <w:r w:rsidDel="00000000" w:rsidR="00000000" w:rsidRPr="00000000">
        <w:rPr>
          <w:rtl w:val="0"/>
        </w:rPr>
        <w:t xml:space="preserve">Gora et al. 2021</w:t>
      </w:r>
      <w:commentRangeEnd w:id="368"/>
      <w:r w:rsidDel="00000000" w:rsidR="00000000" w:rsidRPr="00000000">
        <w:commentReference w:id="368"/>
      </w:r>
      <w:r w:rsidDel="00000000" w:rsidR="00000000" w:rsidRPr="00000000">
        <w:rPr>
          <w:rtl w:val="0"/>
        </w:rPr>
        <w:t xml:space="preserve">), meaning that hundreds or thousands of hectares of study are needed to precisely quantify temporal trends in storm-caused disturbance at even a single site (</w:t>
      </w:r>
      <w:commentRangeStart w:id="369"/>
      <w:r w:rsidDel="00000000" w:rsidR="00000000" w:rsidRPr="00000000">
        <w:rPr>
          <w:rtl w:val="0"/>
        </w:rPr>
        <w:t xml:space="preserve">McMahon et al. 2019</w:t>
      </w:r>
      <w:commentRangeEnd w:id="369"/>
      <w:r w:rsidDel="00000000" w:rsidR="00000000" w:rsidRPr="00000000">
        <w:commentReference w:id="369"/>
      </w:r>
      <w:r w:rsidDel="00000000" w:rsidR="00000000" w:rsidRPr="00000000">
        <w:rPr>
          <w:rtl w:val="0"/>
        </w:rPr>
        <w:t xml:space="preserve">). Corresponding with the lack of data on patterns of storm-caused mortality, data describing the mechanisms underlying tree vulnerability to storm-associated winds and lightning are also limited (</w:t>
      </w:r>
      <w:commentRangeStart w:id="370"/>
      <w:r w:rsidDel="00000000" w:rsidR="00000000" w:rsidRPr="00000000">
        <w:rPr>
          <w:rtl w:val="0"/>
        </w:rPr>
        <w:t xml:space="preserve">Gora et al. 2017</w:t>
      </w:r>
      <w:commentRangeEnd w:id="370"/>
      <w:r w:rsidDel="00000000" w:rsidR="00000000" w:rsidRPr="00000000">
        <w:commentReference w:id="370"/>
      </w:r>
      <w:r w:rsidDel="00000000" w:rsidR="00000000" w:rsidRPr="00000000">
        <w:rPr>
          <w:rtl w:val="0"/>
        </w:rPr>
        <w:t xml:space="preserve">, </w:t>
      </w:r>
      <w:commentRangeStart w:id="371"/>
      <w:r w:rsidDel="00000000" w:rsidR="00000000" w:rsidRPr="00000000">
        <w:rPr>
          <w:rtl w:val="0"/>
        </w:rPr>
        <w:t xml:space="preserve">2020b</w:t>
      </w:r>
      <w:commentRangeEnd w:id="371"/>
      <w:r w:rsidDel="00000000" w:rsidR="00000000" w:rsidRPr="00000000">
        <w:commentReference w:id="371"/>
      </w:r>
      <w:r w:rsidDel="00000000" w:rsidR="00000000" w:rsidRPr="00000000">
        <w:rPr>
          <w:rtl w:val="0"/>
        </w:rPr>
        <w:t xml:space="preserve">, </w:t>
      </w:r>
      <w:commentRangeStart w:id="372"/>
      <w:r w:rsidDel="00000000" w:rsidR="00000000" w:rsidRPr="00000000">
        <w:rPr>
          <w:rtl w:val="0"/>
        </w:rPr>
        <w:t xml:space="preserve">Jackson et al. 2019</w:t>
      </w:r>
      <w:commentRangeEnd w:id="372"/>
      <w:r w:rsidDel="00000000" w:rsidR="00000000" w:rsidRPr="00000000">
        <w:commentReference w:id="372"/>
      </w:r>
      <w:r w:rsidDel="00000000" w:rsidR="00000000" w:rsidRPr="00000000">
        <w:rPr>
          <w:rtl w:val="0"/>
        </w:rPr>
        <w:t xml:space="preserve">, </w:t>
      </w:r>
      <w:commentRangeStart w:id="373"/>
      <w:r w:rsidDel="00000000" w:rsidR="00000000" w:rsidRPr="00000000">
        <w:rPr>
          <w:rtl w:val="0"/>
        </w:rPr>
        <w:t xml:space="preserve">2021a</w:t>
      </w:r>
      <w:commentRangeEnd w:id="373"/>
      <w:r w:rsidDel="00000000" w:rsidR="00000000" w:rsidRPr="00000000">
        <w:commentReference w:id="373"/>
      </w:r>
      <w:r w:rsidDel="00000000" w:rsidR="00000000" w:rsidRPr="00000000">
        <w:rPr>
          <w:rtl w:val="0"/>
        </w:rPr>
        <w:t xml:space="preserve">,</w:t>
      </w:r>
      <w:commentRangeStart w:id="374"/>
      <w:r w:rsidDel="00000000" w:rsidR="00000000" w:rsidRPr="00000000">
        <w:rPr>
          <w:rtl w:val="0"/>
        </w:rPr>
        <w:t xml:space="preserve"> 2021b</w:t>
      </w:r>
      <w:ins w:author="Yanlei Feng" w:id="15" w:date="2024-09-16T20:57:39Z">
        <w:commentRangeEnd w:id="374"/>
        <w:r w:rsidDel="00000000" w:rsidR="00000000" w:rsidRPr="00000000">
          <w:commentReference w:id="374"/>
        </w:r>
        <w:commentRangeStart w:id="375"/>
        <w:r w:rsidDel="00000000" w:rsidR="00000000" w:rsidRPr="00000000">
          <w:rPr>
            <w:rtl w:val="0"/>
          </w:rPr>
          <w:t xml:space="preserve">, Feng et al. 2023</w:t>
        </w:r>
      </w:ins>
      <w:commentRangeEnd w:id="375"/>
      <w:r w:rsidDel="00000000" w:rsidR="00000000" w:rsidRPr="00000000">
        <w:commentReference w:id="375"/>
      </w:r>
      <w:r w:rsidDel="00000000" w:rsidR="00000000" w:rsidRPr="00000000">
        <w:rPr>
          <w:rtl w:val="0"/>
        </w:rPr>
        <w:t xml:space="preserve">). There is tremendous potential for knowledge gain regarding storm-caused disturbance if we can leverage recent advances in technology to perform high-resolution, high-frequency, and large-scale quantification of tree mortality across tropical forests.</w:t>
      </w:r>
    </w:p>
    <w:p w:rsidR="00000000" w:rsidDel="00000000" w:rsidP="00000000" w:rsidRDefault="00000000" w:rsidRPr="00000000" w14:paraId="00000140">
      <w:pPr>
        <w:spacing w:after="240" w:before="240" w:lineRule="auto"/>
        <w:rPr/>
      </w:pPr>
      <w:r w:rsidDel="00000000" w:rsidR="00000000" w:rsidRPr="00000000">
        <w:rPr>
          <w:rtl w:val="0"/>
        </w:rPr>
        <w:t xml:space="preserve">Water stress, particularly periodic drought, is also a major driver of natural disturbance in tropical forests. Atmospheric water stress associated with increasing temperatures and vapor pressure deficits has been increasing the past several decades (</w:t>
      </w:r>
      <w:commentRangeStart w:id="376"/>
      <w:r w:rsidDel="00000000" w:rsidR="00000000" w:rsidRPr="00000000">
        <w:rPr>
          <w:rtl w:val="0"/>
        </w:rPr>
        <w:t xml:space="preserve">Fang et al. 2022</w:t>
      </w:r>
      <w:commentRangeEnd w:id="376"/>
      <w:r w:rsidDel="00000000" w:rsidR="00000000" w:rsidRPr="00000000">
        <w:commentReference w:id="376"/>
      </w:r>
      <w:r w:rsidDel="00000000" w:rsidR="00000000" w:rsidRPr="00000000">
        <w:rPr>
          <w:rtl w:val="0"/>
        </w:rPr>
        <w:t xml:space="preserve">), and periodic droughts are occurring with increasing severity and frequency (</w:t>
      </w:r>
      <w:ins w:author="Evan Gora" w:id="16" w:date="2024-09-17T01:37:19Z">
        <w:commentRangeStart w:id="377"/>
        <w:r w:rsidDel="00000000" w:rsidR="00000000" w:rsidRPr="00000000">
          <w:rPr>
            <w:rtl w:val="0"/>
          </w:rPr>
          <w:t xml:space="preserve">Boiser et al. 2015</w:t>
        </w:r>
        <w:commentRangeEnd w:id="377"/>
        <w:r w:rsidDel="00000000" w:rsidR="00000000" w:rsidRPr="00000000">
          <w:commentReference w:id="377"/>
        </w:r>
        <w:r w:rsidDel="00000000" w:rsidR="00000000" w:rsidRPr="00000000">
          <w:rPr>
            <w:rtl w:val="0"/>
          </w:rPr>
          <w:t xml:space="preserve">, </w:t>
        </w:r>
        <w:commentRangeStart w:id="378"/>
        <w:r w:rsidDel="00000000" w:rsidR="00000000" w:rsidRPr="00000000">
          <w:rPr>
            <w:rtl w:val="0"/>
          </w:rPr>
          <w:t xml:space="preserve">Duffy et al. 2015</w:t>
        </w:r>
        <w:commentRangeEnd w:id="378"/>
        <w:r w:rsidDel="00000000" w:rsidR="00000000" w:rsidRPr="00000000">
          <w:commentReference w:id="378"/>
        </w:r>
        <w:r w:rsidDel="00000000" w:rsidR="00000000" w:rsidRPr="00000000">
          <w:rPr>
            <w:rtl w:val="0"/>
          </w:rPr>
          <w:t xml:space="preserve">, </w:t>
        </w:r>
        <w:commentRangeStart w:id="379"/>
        <w:r w:rsidDel="00000000" w:rsidR="00000000" w:rsidRPr="00000000">
          <w:rPr>
            <w:rtl w:val="0"/>
          </w:rPr>
          <w:t xml:space="preserve">Trenberth et al. 2014</w:t>
        </w:r>
      </w:ins>
      <w:del w:author="Evan Gora" w:id="16" w:date="2024-09-17T01:37:19Z">
        <w:r w:rsidDel="00000000" w:rsidR="00000000" w:rsidRPr="00000000">
          <w:rPr>
            <w:rtl w:val="0"/>
          </w:rPr>
          <w:delText xml:space="preserve">Gloor et al. 2013, Trenberth et al. 2014</w:delText>
        </w:r>
      </w:del>
      <w:commentRangeEnd w:id="379"/>
      <w:r w:rsidDel="00000000" w:rsidR="00000000" w:rsidRPr="00000000">
        <w:commentReference w:id="379"/>
      </w:r>
      <w:r w:rsidDel="00000000" w:rsidR="00000000" w:rsidRPr="00000000">
        <w:rPr>
          <w:rtl w:val="0"/>
        </w:rPr>
        <w:t xml:space="preserve">). Unlike storms, natural disturbance associated with water stress causes widespread increases in tree mortality and decreases in tree growth that are readily detectable with both forest inventory plots and satellites (</w:t>
      </w:r>
      <w:commentRangeStart w:id="380"/>
      <w:r w:rsidDel="00000000" w:rsidR="00000000" w:rsidRPr="00000000">
        <w:rPr>
          <w:rtl w:val="0"/>
        </w:rPr>
        <w:t xml:space="preserve">Phillips et al. 2009</w:t>
      </w:r>
      <w:commentRangeEnd w:id="380"/>
      <w:r w:rsidDel="00000000" w:rsidR="00000000" w:rsidRPr="00000000">
        <w:commentReference w:id="380"/>
      </w:r>
      <w:r w:rsidDel="00000000" w:rsidR="00000000" w:rsidRPr="00000000">
        <w:rPr>
          <w:rtl w:val="0"/>
        </w:rPr>
        <w:t xml:space="preserve">, </w:t>
      </w:r>
      <w:commentRangeStart w:id="381"/>
      <w:r w:rsidDel="00000000" w:rsidR="00000000" w:rsidRPr="00000000">
        <w:rPr>
          <w:rtl w:val="0"/>
        </w:rPr>
        <w:t xml:space="preserve">Saatchi et al. 2013</w:t>
      </w:r>
      <w:commentRangeEnd w:id="381"/>
      <w:r w:rsidDel="00000000" w:rsidR="00000000" w:rsidRPr="00000000">
        <w:commentReference w:id="381"/>
      </w:r>
      <w:r w:rsidDel="00000000" w:rsidR="00000000" w:rsidRPr="00000000">
        <w:rPr>
          <w:rtl w:val="0"/>
        </w:rPr>
        <w:t xml:space="preserve">, </w:t>
      </w:r>
      <w:commentRangeStart w:id="382"/>
      <w:r w:rsidDel="00000000" w:rsidR="00000000" w:rsidRPr="00000000">
        <w:rPr>
          <w:rtl w:val="0"/>
        </w:rPr>
        <w:t xml:space="preserve">Qie et al. 2017</w:t>
      </w:r>
      <w:commentRangeEnd w:id="382"/>
      <w:r w:rsidDel="00000000" w:rsidR="00000000" w:rsidRPr="00000000">
        <w:commentReference w:id="382"/>
      </w:r>
      <w:r w:rsidDel="00000000" w:rsidR="00000000" w:rsidRPr="00000000">
        <w:rPr>
          <w:rtl w:val="0"/>
        </w:rPr>
        <w:t xml:space="preserve">, </w:t>
      </w:r>
      <w:commentRangeStart w:id="383"/>
      <w:r w:rsidDel="00000000" w:rsidR="00000000" w:rsidRPr="00000000">
        <w:rPr>
          <w:rtl w:val="0"/>
        </w:rPr>
        <w:t xml:space="preserve">Hammond et al. 2022</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Bauman et al. 2022</w:t>
      </w:r>
      <w:commentRangeEnd w:id="384"/>
      <w:r w:rsidDel="00000000" w:rsidR="00000000" w:rsidRPr="00000000">
        <w:commentReference w:id="384"/>
      </w:r>
      <w:r w:rsidDel="00000000" w:rsidR="00000000" w:rsidRPr="00000000">
        <w:rPr>
          <w:rtl w:val="0"/>
        </w:rPr>
        <w:t xml:space="preserve">, </w:t>
      </w:r>
      <w:commentRangeStart w:id="385"/>
      <w:r w:rsidDel="00000000" w:rsidR="00000000" w:rsidRPr="00000000">
        <w:rPr>
          <w:rtl w:val="0"/>
        </w:rPr>
        <w:t xml:space="preserve">Bennett et al. 2023</w:t>
      </w:r>
      <w:commentRangeEnd w:id="385"/>
      <w:r w:rsidDel="00000000" w:rsidR="00000000" w:rsidRPr="00000000">
        <w:commentReference w:id="385"/>
      </w:r>
      <w:r w:rsidDel="00000000" w:rsidR="00000000" w:rsidRPr="00000000">
        <w:rPr>
          <w:rtl w:val="0"/>
        </w:rPr>
        <w:t xml:space="preserve">, </w:t>
      </w:r>
      <w:commentRangeStart w:id="386"/>
      <w:r w:rsidDel="00000000" w:rsidR="00000000" w:rsidRPr="00000000">
        <w:rPr>
          <w:rtl w:val="0"/>
        </w:rPr>
        <w:t xml:space="preserve">Chen et al. 2024</w:t>
      </w:r>
      <w:commentRangeEnd w:id="386"/>
      <w:r w:rsidDel="00000000" w:rsidR="00000000" w:rsidRPr="00000000">
        <w:commentReference w:id="386"/>
      </w:r>
      <w:r w:rsidDel="00000000" w:rsidR="00000000" w:rsidRPr="00000000">
        <w:rPr>
          <w:rtl w:val="0"/>
        </w:rPr>
        <w:t xml:space="preserve">). Moreover, detailed physiological and anatomical work has revealed much about the mechanisms underlying forest resilience to water stress (</w:t>
      </w:r>
      <w:commentRangeStart w:id="387"/>
      <w:r w:rsidDel="00000000" w:rsidR="00000000" w:rsidRPr="00000000">
        <w:rPr>
          <w:rtl w:val="0"/>
        </w:rPr>
        <w:t xml:space="preserve">McDowell et al. 2008</w:t>
      </w:r>
      <w:commentRangeEnd w:id="387"/>
      <w:r w:rsidDel="00000000" w:rsidR="00000000" w:rsidRPr="00000000">
        <w:commentReference w:id="387"/>
      </w:r>
      <w:r w:rsidDel="00000000" w:rsidR="00000000" w:rsidRPr="00000000">
        <w:rPr>
          <w:rtl w:val="0"/>
        </w:rPr>
        <w:t xml:space="preserve">, </w:t>
      </w:r>
      <w:commentRangeStart w:id="388"/>
      <w:r w:rsidDel="00000000" w:rsidR="00000000" w:rsidRPr="00000000">
        <w:rPr>
          <w:rtl w:val="0"/>
        </w:rPr>
        <w:t xml:space="preserve">McDowell 2011</w:t>
      </w:r>
      <w:commentRangeEnd w:id="388"/>
      <w:r w:rsidDel="00000000" w:rsidR="00000000" w:rsidRPr="00000000">
        <w:commentReference w:id="388"/>
      </w:r>
      <w:r w:rsidDel="00000000" w:rsidR="00000000" w:rsidRPr="00000000">
        <w:rPr>
          <w:rtl w:val="0"/>
        </w:rPr>
        <w:t xml:space="preserve">,</w:t>
      </w:r>
      <w:commentRangeStart w:id="389"/>
      <w:r w:rsidDel="00000000" w:rsidR="00000000" w:rsidRPr="00000000">
        <w:rPr>
          <w:rtl w:val="0"/>
        </w:rPr>
        <w:t xml:space="preserve"> Trugman et al. 2018</w:t>
      </w:r>
      <w:commentRangeEnd w:id="389"/>
      <w:r w:rsidDel="00000000" w:rsidR="00000000" w:rsidRPr="00000000">
        <w:commentReference w:id="389"/>
      </w:r>
      <w:r w:rsidDel="00000000" w:rsidR="00000000" w:rsidRPr="00000000">
        <w:rPr>
          <w:rtl w:val="0"/>
        </w:rPr>
        <w:t xml:space="preserve">, </w:t>
      </w:r>
      <w:commentRangeStart w:id="390"/>
      <w:r w:rsidDel="00000000" w:rsidR="00000000" w:rsidRPr="00000000">
        <w:rPr>
          <w:rtl w:val="0"/>
        </w:rPr>
        <w:t xml:space="preserve">Smith-Martin et al. 2023</w:t>
      </w:r>
      <w:commentRangeEnd w:id="390"/>
      <w:r w:rsidDel="00000000" w:rsidR="00000000" w:rsidRPr="00000000">
        <w:commentReference w:id="390"/>
      </w:r>
      <w:r w:rsidDel="00000000" w:rsidR="00000000" w:rsidRPr="00000000">
        <w:rPr>
          <w:rtl w:val="0"/>
        </w:rPr>
        <w:t xml:space="preserve">, </w:t>
      </w:r>
      <w:commentRangeStart w:id="391"/>
      <w:r w:rsidDel="00000000" w:rsidR="00000000" w:rsidRPr="00000000">
        <w:rPr>
          <w:rtl w:val="0"/>
        </w:rPr>
        <w:t xml:space="preserve">Tavares et al. 2023</w:t>
      </w:r>
      <w:commentRangeEnd w:id="391"/>
      <w:r w:rsidDel="00000000" w:rsidR="00000000" w:rsidRPr="00000000">
        <w:commentReference w:id="391"/>
      </w:r>
      <w:r w:rsidDel="00000000" w:rsidR="00000000" w:rsidRPr="00000000">
        <w:rPr>
          <w:rtl w:val="0"/>
        </w:rPr>
        <w:t xml:space="preserve">). Drought is the best studied driver of forest change, providing strong evidence of its importance, but also revealing that the effects of drought are highly variable among ecosystems. For example, the 2015-2016 El Nino had strong effects on the Amazon (</w:t>
      </w:r>
      <w:commentRangeStart w:id="392"/>
      <w:r w:rsidDel="00000000" w:rsidR="00000000" w:rsidRPr="00000000">
        <w:rPr>
          <w:rtl w:val="0"/>
        </w:rPr>
        <w:t xml:space="preserve">Bennett et al. 2023</w:t>
      </w:r>
      <w:commentRangeEnd w:id="392"/>
      <w:r w:rsidDel="00000000" w:rsidR="00000000" w:rsidRPr="00000000">
        <w:commentReference w:id="392"/>
      </w:r>
      <w:r w:rsidDel="00000000" w:rsidR="00000000" w:rsidRPr="00000000">
        <w:rPr>
          <w:rtl w:val="0"/>
        </w:rPr>
        <w:t xml:space="preserve">), but only a marginal effect in African tropical forests (</w:t>
      </w:r>
      <w:commentRangeStart w:id="393"/>
      <w:r w:rsidDel="00000000" w:rsidR="00000000" w:rsidRPr="00000000">
        <w:rPr>
          <w:rtl w:val="0"/>
        </w:rPr>
        <w:t xml:space="preserve">Bennett et al. 2021</w:t>
      </w:r>
      <w:commentRangeEnd w:id="393"/>
      <w:r w:rsidDel="00000000" w:rsidR="00000000" w:rsidRPr="00000000">
        <w:commentReference w:id="393"/>
      </w:r>
      <w:r w:rsidDel="00000000" w:rsidR="00000000" w:rsidRPr="00000000">
        <w:rPr>
          <w:rtl w:val="0"/>
        </w:rPr>
        <w:t xml:space="preserve">) and counterintuitively caused a substantial increase in GPP in central Panama(</w:t>
      </w:r>
      <w:commentRangeStart w:id="394"/>
      <w:r w:rsidDel="00000000" w:rsidR="00000000" w:rsidRPr="00000000">
        <w:rPr>
          <w:rtl w:val="0"/>
        </w:rPr>
        <w:t xml:space="preserve">Detto and Pacala 2022</w:t>
      </w:r>
      <w:commentRangeEnd w:id="394"/>
      <w:r w:rsidDel="00000000" w:rsidR="00000000" w:rsidRPr="00000000">
        <w:commentReference w:id="394"/>
      </w:r>
      <w:r w:rsidDel="00000000" w:rsidR="00000000" w:rsidRPr="00000000">
        <w:rPr>
          <w:rtl w:val="0"/>
        </w:rPr>
        <w:t xml:space="preserve">). Moreover,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41">
      <w:pPr>
        <w:spacing w:after="240" w:before="240" w:lineRule="auto"/>
        <w:rPr/>
      </w:pPr>
      <w:r w:rsidDel="00000000" w:rsidR="00000000" w:rsidRPr="00000000">
        <w:rPr>
          <w:rtl w:val="0"/>
        </w:rPr>
        <w:t xml:space="preserve">Pests and pathogens are major agents of natural disturbance in extratropical forests, but their effects in tropical forests are not well documented (</w:t>
      </w:r>
      <w:commentRangeStart w:id="395"/>
      <w:r w:rsidDel="00000000" w:rsidR="00000000" w:rsidRPr="00000000">
        <w:rPr>
          <w:rtl w:val="0"/>
        </w:rPr>
        <w:t xml:space="preserve">McDowell et al. 2018</w:t>
      </w:r>
      <w:commentRangeEnd w:id="395"/>
      <w:r w:rsidDel="00000000" w:rsidR="00000000" w:rsidRPr="00000000">
        <w:commentReference w:id="395"/>
      </w:r>
      <w:r w:rsidDel="00000000" w:rsidR="00000000" w:rsidRPr="00000000">
        <w:rPr>
          <w:rtl w:val="0"/>
        </w:rPr>
        <w:t xml:space="preserve">). This distinction could arise for two reasons that are not mutually exclusive. First, it is possible that pests and pathogens effects are poorly quantified because of the limited research investment in tropical forests relative to the extremely high diversity of potential pests and pathogens (</w:t>
      </w:r>
      <w:commentRangeStart w:id="396"/>
      <w:r w:rsidDel="00000000" w:rsidR="00000000" w:rsidRPr="00000000">
        <w:rPr>
          <w:rtl w:val="0"/>
        </w:rPr>
        <w:t xml:space="preserve">Schimel et al. 2015</w:t>
      </w:r>
      <w:commentRangeEnd w:id="396"/>
      <w:r w:rsidDel="00000000" w:rsidR="00000000" w:rsidRPr="00000000">
        <w:commentReference w:id="396"/>
      </w:r>
      <w:r w:rsidDel="00000000" w:rsidR="00000000" w:rsidRPr="00000000">
        <w:rPr>
          <w:rtl w:val="0"/>
        </w:rPr>
        <w:t xml:space="preserve">). Second, pests and pathogens may have limited impact on tropical forests because of their high diversity, which is known to reduce exotic invasions and is expected to reduce outbreaks (</w:t>
      </w:r>
      <w:commentRangeStart w:id="397"/>
      <w:r w:rsidDel="00000000" w:rsidR="00000000" w:rsidRPr="00000000">
        <w:rPr>
          <w:rtl w:val="0"/>
        </w:rPr>
        <w:t xml:space="preserve">Keesing and Ostfeld 2021</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Delavaux et al. 2023</w:t>
      </w:r>
      <w:commentRangeEnd w:id="398"/>
      <w:r w:rsidDel="00000000" w:rsidR="00000000" w:rsidRPr="00000000">
        <w:commentReference w:id="398"/>
      </w:r>
      <w:r w:rsidDel="00000000" w:rsidR="00000000" w:rsidRPr="00000000">
        <w:rPr>
          <w:rtl w:val="0"/>
        </w:rPr>
        <w:t xml:space="preserve">). Large-scale quantification of the drivers of tree mortality are needed to determine the true importance of biotic pests to tropical forest disturbance regimes.</w:t>
      </w:r>
    </w:p>
    <w:p w:rsidR="00000000" w:rsidDel="00000000" w:rsidP="00000000" w:rsidRDefault="00000000" w:rsidRPr="00000000" w14:paraId="00000142">
      <w:pPr>
        <w:spacing w:after="240" w:before="240" w:lineRule="auto"/>
        <w:rPr/>
      </w:pPr>
      <w:r w:rsidDel="00000000" w:rsidR="00000000" w:rsidRPr="00000000">
        <w:rPr>
          <w:rtl w:val="0"/>
        </w:rPr>
        <w:t xml:space="preserve">Competition among plants is also a driver of natural disturbance, particularly in tropical forests where lianas (woody vines that structurally parasitize trees) are abundant. Increasing CO</w:t>
      </w:r>
      <w:r w:rsidDel="00000000" w:rsidR="00000000" w:rsidRPr="00000000">
        <w:rPr>
          <w:vertAlign w:val="subscript"/>
          <w:rtl w:val="0"/>
        </w:rPr>
        <w:t xml:space="preserve">2</w:t>
      </w:r>
      <w:r w:rsidDel="00000000" w:rsidR="00000000" w:rsidRPr="00000000">
        <w:rPr>
          <w:rtl w:val="0"/>
        </w:rPr>
        <w:t xml:space="preserve"> concentrations appear to be increasing tree growth (</w:t>
      </w:r>
      <w:commentRangeStart w:id="399"/>
      <w:r w:rsidDel="00000000" w:rsidR="00000000" w:rsidRPr="00000000">
        <w:rPr>
          <w:rtl w:val="0"/>
        </w:rPr>
        <w:t xml:space="preserve">Phillips et al. 2009</w:t>
      </w:r>
      <w:commentRangeEnd w:id="399"/>
      <w:r w:rsidDel="00000000" w:rsidR="00000000" w:rsidRPr="00000000">
        <w:commentReference w:id="399"/>
      </w:r>
      <w:r w:rsidDel="00000000" w:rsidR="00000000" w:rsidRPr="00000000">
        <w:rPr>
          <w:rtl w:val="0"/>
        </w:rPr>
        <w:t xml:space="preserve">,</w:t>
      </w:r>
      <w:commentRangeStart w:id="400"/>
      <w:r w:rsidDel="00000000" w:rsidR="00000000" w:rsidRPr="00000000">
        <w:rPr>
          <w:rtl w:val="0"/>
        </w:rPr>
        <w:t xml:space="preserve"> Brienen et al. 2015</w:t>
      </w:r>
      <w:commentRangeEnd w:id="400"/>
      <w:r w:rsidDel="00000000" w:rsidR="00000000" w:rsidRPr="00000000">
        <w:commentReference w:id="400"/>
      </w:r>
      <w:r w:rsidDel="00000000" w:rsidR="00000000" w:rsidRPr="00000000">
        <w:rPr>
          <w:rtl w:val="0"/>
        </w:rPr>
        <w:t xml:space="preserve">), which is expected to increase tree mortality rates by increasing tree competition and favoring fast-growing tree species (</w:t>
      </w:r>
      <w:commentRangeStart w:id="401"/>
      <w:r w:rsidDel="00000000" w:rsidR="00000000" w:rsidRPr="00000000">
        <w:rPr>
          <w:rtl w:val="0"/>
        </w:rPr>
        <w:t xml:space="preserve">Bugmann and Bigler 2011</w:t>
      </w:r>
      <w:commentRangeEnd w:id="401"/>
      <w:r w:rsidDel="00000000" w:rsidR="00000000" w:rsidRPr="00000000">
        <w:commentReference w:id="401"/>
      </w:r>
      <w:r w:rsidDel="00000000" w:rsidR="00000000" w:rsidRPr="00000000">
        <w:rPr>
          <w:rtl w:val="0"/>
        </w:rPr>
        <w:t xml:space="preserve">, </w:t>
      </w:r>
      <w:commentRangeStart w:id="402"/>
      <w:r w:rsidDel="00000000" w:rsidR="00000000" w:rsidRPr="00000000">
        <w:rPr>
          <w:rtl w:val="0"/>
        </w:rPr>
        <w:t xml:space="preserve">McDowell et al. 2018</w:t>
      </w:r>
      <w:commentRangeEnd w:id="402"/>
      <w:r w:rsidDel="00000000" w:rsidR="00000000" w:rsidRPr="00000000">
        <w:commentReference w:id="402"/>
      </w:r>
      <w:r w:rsidDel="00000000" w:rsidR="00000000" w:rsidRPr="00000000">
        <w:rPr>
          <w:rtl w:val="0"/>
        </w:rPr>
        <w:t xml:space="preserve">). Simultaneously, there is widespread evidence of increase liana abundances in tropical forests (</w:t>
      </w:r>
      <w:commentRangeStart w:id="403"/>
      <w:r w:rsidDel="00000000" w:rsidR="00000000" w:rsidRPr="00000000">
        <w:rPr>
          <w:rtl w:val="0"/>
        </w:rPr>
        <w:t xml:space="preserve">Phillips et al. 2002</w:t>
      </w:r>
      <w:commentRangeEnd w:id="403"/>
      <w:r w:rsidDel="00000000" w:rsidR="00000000" w:rsidRPr="00000000">
        <w:commentReference w:id="403"/>
      </w:r>
      <w:r w:rsidDel="00000000" w:rsidR="00000000" w:rsidRPr="00000000">
        <w:rPr>
          <w:rtl w:val="0"/>
        </w:rPr>
        <w:t xml:space="preserve">, </w:t>
      </w:r>
      <w:commentRangeStart w:id="404"/>
      <w:r w:rsidDel="00000000" w:rsidR="00000000" w:rsidRPr="00000000">
        <w:rPr>
          <w:rtl w:val="0"/>
        </w:rPr>
        <w:t xml:space="preserve">Schnitzer and Bongers 2011</w:t>
      </w:r>
      <w:commentRangeEnd w:id="404"/>
      <w:r w:rsidDel="00000000" w:rsidR="00000000" w:rsidRPr="00000000">
        <w:commentReference w:id="404"/>
      </w:r>
      <w:r w:rsidDel="00000000" w:rsidR="00000000" w:rsidRPr="00000000">
        <w:rPr>
          <w:rtl w:val="0"/>
        </w:rPr>
        <w:t xml:space="preserve">,</w:t>
      </w:r>
      <w:commentRangeStart w:id="405"/>
      <w:r w:rsidDel="00000000" w:rsidR="00000000" w:rsidRPr="00000000">
        <w:rPr>
          <w:rtl w:val="0"/>
        </w:rPr>
        <w:t xml:space="preserve"> Rueda-Trujillo et al. 2024</w:t>
      </w:r>
      <w:commentRangeEnd w:id="405"/>
      <w:r w:rsidDel="00000000" w:rsidR="00000000" w:rsidRPr="00000000">
        <w:commentReference w:id="405"/>
      </w:r>
      <w:r w:rsidDel="00000000" w:rsidR="00000000" w:rsidRPr="00000000">
        <w:rPr>
          <w:rtl w:val="0"/>
        </w:rPr>
        <w:t xml:space="preserve">), due in part to increasing disturbance rates (</w:t>
      </w:r>
      <w:commentRangeStart w:id="406"/>
      <w:r w:rsidDel="00000000" w:rsidR="00000000" w:rsidRPr="00000000">
        <w:rPr>
          <w:rtl w:val="0"/>
        </w:rPr>
        <w:t xml:space="preserve">Schnitzer and Bongers 2011</w:t>
      </w:r>
      <w:commentRangeEnd w:id="406"/>
      <w:r w:rsidDel="00000000" w:rsidR="00000000" w:rsidRPr="00000000">
        <w:commentReference w:id="406"/>
      </w:r>
      <w:r w:rsidDel="00000000" w:rsidR="00000000" w:rsidRPr="00000000">
        <w:rPr>
          <w:rtl w:val="0"/>
        </w:rPr>
        <w:t xml:space="preserve">, </w:t>
      </w:r>
      <w:commentRangeStart w:id="407"/>
      <w:r w:rsidDel="00000000" w:rsidR="00000000" w:rsidRPr="00000000">
        <w:rPr>
          <w:rtl w:val="0"/>
        </w:rPr>
        <w:t xml:space="preserve">Schnitzer et al. 2021</w:t>
      </w:r>
      <w:commentRangeEnd w:id="407"/>
      <w:r w:rsidDel="00000000" w:rsidR="00000000" w:rsidRPr="00000000">
        <w:commentReference w:id="407"/>
      </w:r>
      <w:r w:rsidDel="00000000" w:rsidR="00000000" w:rsidRPr="00000000">
        <w:rPr>
          <w:rtl w:val="0"/>
        </w:rPr>
        <w:t xml:space="preserve">). Lianas reduce forest carbon storage by decreasing tree growth and increasing tree mortality rates (</w:t>
      </w:r>
      <w:commentRangeStart w:id="408"/>
      <w:r w:rsidDel="00000000" w:rsidR="00000000" w:rsidRPr="00000000">
        <w:rPr>
          <w:rtl w:val="0"/>
        </w:rPr>
        <w:t xml:space="preserve">van der Heijden et al. 2013</w:t>
      </w:r>
      <w:commentRangeEnd w:id="408"/>
      <w:r w:rsidDel="00000000" w:rsidR="00000000" w:rsidRPr="00000000">
        <w:commentReference w:id="408"/>
      </w:r>
      <w:r w:rsidDel="00000000" w:rsidR="00000000" w:rsidRPr="00000000">
        <w:rPr>
          <w:rtl w:val="0"/>
        </w:rPr>
        <w:t xml:space="preserve">, </w:t>
      </w:r>
      <w:commentRangeStart w:id="409"/>
      <w:r w:rsidDel="00000000" w:rsidR="00000000" w:rsidRPr="00000000">
        <w:rPr>
          <w:rtl w:val="0"/>
        </w:rPr>
        <w:t xml:space="preserve">2015</w:t>
      </w:r>
      <w:commentRangeEnd w:id="409"/>
      <w:r w:rsidDel="00000000" w:rsidR="00000000" w:rsidRPr="00000000">
        <w:commentReference w:id="409"/>
      </w:r>
      <w:r w:rsidDel="00000000" w:rsidR="00000000" w:rsidRPr="00000000">
        <w:rPr>
          <w:rtl w:val="0"/>
        </w:rPr>
        <w:t xml:space="preserve">, </w:t>
      </w:r>
      <w:commentRangeStart w:id="410"/>
      <w:r w:rsidDel="00000000" w:rsidR="00000000" w:rsidRPr="00000000">
        <w:rPr>
          <w:rtl w:val="0"/>
        </w:rPr>
        <w:t xml:space="preserve">Visser et al. 2018</w:t>
      </w:r>
      <w:commentRangeEnd w:id="410"/>
      <w:r w:rsidDel="00000000" w:rsidR="00000000" w:rsidRPr="00000000">
        <w:commentReference w:id="410"/>
      </w:r>
      <w:r w:rsidDel="00000000" w:rsidR="00000000" w:rsidRPr="00000000">
        <w:rPr>
          <w:rtl w:val="0"/>
        </w:rPr>
        <w:t xml:space="preserve">), thereby producing a positive feedback loop between liana proliferation and forest disturbance rates. The effects of lianas are clear, but increased mortality associated with greater tree-on-tree competition and CO</w:t>
      </w:r>
      <w:r w:rsidDel="00000000" w:rsidR="00000000" w:rsidRPr="00000000">
        <w:rPr>
          <w:vertAlign w:val="subscript"/>
          <w:rtl w:val="0"/>
        </w:rPr>
        <w:t xml:space="preserve">2</w:t>
      </w:r>
      <w:r w:rsidDel="00000000" w:rsidR="00000000" w:rsidRPr="00000000">
        <w:rPr>
          <w:rtl w:val="0"/>
        </w:rPr>
        <w:t xml:space="preserve"> fertilization is uncertain and more challenging to demonstrate (</w:t>
      </w:r>
      <w:commentRangeStart w:id="411"/>
      <w:r w:rsidDel="00000000" w:rsidR="00000000" w:rsidRPr="00000000">
        <w:rPr>
          <w:rtl w:val="0"/>
        </w:rPr>
        <w:t xml:space="preserve">Bugmann and Bigler 2011</w:t>
      </w:r>
      <w:commentRangeEnd w:id="411"/>
      <w:r w:rsidDel="00000000" w:rsidR="00000000" w:rsidRPr="00000000">
        <w:commentReference w:id="411"/>
      </w:r>
      <w:r w:rsidDel="00000000" w:rsidR="00000000" w:rsidRPr="00000000">
        <w:rPr>
          <w:rtl w:val="0"/>
        </w:rPr>
        <w:t xml:space="preserve">, </w:t>
      </w:r>
      <w:commentRangeStart w:id="412"/>
      <w:r w:rsidDel="00000000" w:rsidR="00000000" w:rsidRPr="00000000">
        <w:rPr>
          <w:rtl w:val="0"/>
        </w:rPr>
        <w:t xml:space="preserve">Rozendaal et al. 2020</w:t>
      </w:r>
      <w:commentRangeEnd w:id="412"/>
      <w:r w:rsidDel="00000000" w:rsidR="00000000" w:rsidRPr="00000000">
        <w:commentReference w:id="412"/>
      </w:r>
      <w:r w:rsidDel="00000000" w:rsidR="00000000" w:rsidRPr="00000000">
        <w:rPr>
          <w:rtl w:val="0"/>
        </w:rPr>
        <w:t xml:space="preserve">).</w:t>
      </w:r>
    </w:p>
    <w:p w:rsidR="00000000" w:rsidDel="00000000" w:rsidP="00000000" w:rsidRDefault="00000000" w:rsidRPr="00000000" w14:paraId="00000143">
      <w:pPr>
        <w:spacing w:after="240" w:before="240" w:lineRule="auto"/>
        <w:rPr>
          <w:color w:val="ff0000"/>
        </w:rPr>
      </w:pPr>
      <w:r w:rsidDel="00000000" w:rsidR="00000000" w:rsidRPr="00000000">
        <w:rPr>
          <w:rtl w:val="0"/>
        </w:rPr>
        <w:t xml:space="preserve">Overall, direct human action and climate-associated increases in natural disturbance rates are the two primary threats to tropical forests today. Because tropical forests play at outsized role in global climate (</w:t>
      </w:r>
      <w:commentRangeStart w:id="413"/>
      <w:r w:rsidDel="00000000" w:rsidR="00000000" w:rsidRPr="00000000">
        <w:rPr>
          <w:rtl w:val="0"/>
        </w:rPr>
        <w:t xml:space="preserve">Pan et al. 2024</w:t>
      </w:r>
      <w:commentRangeEnd w:id="413"/>
      <w:r w:rsidDel="00000000" w:rsidR="00000000" w:rsidRPr="00000000">
        <w:commentReference w:id="413"/>
      </w:r>
      <w:r w:rsidDel="00000000" w:rsidR="00000000" w:rsidRPr="00000000">
        <w:rPr>
          <w:rtl w:val="0"/>
        </w:rPr>
        <w:t xml:space="preserve">), the patterns and processes underlying these two distinct modes of disturbances are crucial to the function of tropical forests and among the largest sources of uncertainty for the future of the global carbon budget (</w:t>
      </w:r>
      <w:commentRangeStart w:id="414"/>
      <w:r w:rsidDel="00000000" w:rsidR="00000000" w:rsidRPr="00000000">
        <w:rPr>
          <w:rtl w:val="0"/>
        </w:rPr>
        <w:t xml:space="preserve">Pugh et al. 2020</w:t>
      </w:r>
      <w:commentRangeEnd w:id="414"/>
      <w:r w:rsidDel="00000000" w:rsidR="00000000" w:rsidRPr="00000000">
        <w:commentReference w:id="414"/>
      </w:r>
      <w:r w:rsidDel="00000000" w:rsidR="00000000" w:rsidRPr="00000000">
        <w:rPr>
          <w:rtl w:val="0"/>
        </w:rPr>
        <w:t xml:space="preserve">). Information about these disturbances is primarily from American tropical forests, and this geographic bias is highly problematic because the sparse existing data suggest that disturbance regimes and forest responses to these disturbances are distinct from other continents (</w:t>
      </w:r>
      <w:commentRangeStart w:id="415"/>
      <w:r w:rsidDel="00000000" w:rsidR="00000000" w:rsidRPr="00000000">
        <w:rPr>
          <w:rtl w:val="0"/>
        </w:rPr>
        <w:t xml:space="preserve">Hubau et al. 2020</w:t>
      </w:r>
      <w:commentRangeEnd w:id="415"/>
      <w:r w:rsidDel="00000000" w:rsidR="00000000" w:rsidRPr="00000000">
        <w:commentReference w:id="415"/>
      </w:r>
      <w:r w:rsidDel="00000000" w:rsidR="00000000" w:rsidRPr="00000000">
        <w:rPr>
          <w:rtl w:val="0"/>
        </w:rPr>
        <w:t xml:space="preserve">, </w:t>
      </w:r>
      <w:commentRangeStart w:id="416"/>
      <w:r w:rsidDel="00000000" w:rsidR="00000000" w:rsidRPr="00000000">
        <w:rPr>
          <w:rtl w:val="0"/>
        </w:rPr>
        <w:t xml:space="preserve">Bennett et al. 2021</w:t>
      </w:r>
      <w:commentRangeEnd w:id="416"/>
      <w:r w:rsidDel="00000000" w:rsidR="00000000" w:rsidRPr="00000000">
        <w:commentReference w:id="416"/>
      </w:r>
      <w:r w:rsidDel="00000000" w:rsidR="00000000" w:rsidRPr="00000000">
        <w:rPr>
          <w:rtl w:val="0"/>
        </w:rPr>
        <w:t xml:space="preserve">, </w:t>
      </w:r>
      <w:commentRangeStart w:id="417"/>
      <w:r w:rsidDel="00000000" w:rsidR="00000000" w:rsidRPr="00000000">
        <w:rPr>
          <w:rtl w:val="0"/>
        </w:rPr>
        <w:t xml:space="preserve">2023</w:t>
      </w:r>
      <w:commentRangeEnd w:id="417"/>
      <w:r w:rsidDel="00000000" w:rsidR="00000000" w:rsidRPr="00000000">
        <w:commentReference w:id="417"/>
      </w:r>
      <w:r w:rsidDel="00000000" w:rsidR="00000000" w:rsidRPr="00000000">
        <w:rPr>
          <w:rtl w:val="0"/>
        </w:rPr>
        <w:t xml:space="preserve">). We must develop a mechanistic understanding of these disturbances, how they are regulated by social-ecological systems (section 2.4), and how their effects are modulated by local biodiversity (section 2.2) to predict the future trajectory of tropical forests and their contributions to the Earth system (sections 2.1 and 2.3).</w:t>
      </w:r>
      <w:r w:rsidDel="00000000" w:rsidR="00000000" w:rsidRPr="00000000">
        <w:rPr>
          <w:rtl w:val="0"/>
        </w:rPr>
      </w:r>
    </w:p>
    <w:p w:rsidR="00000000" w:rsidDel="00000000" w:rsidP="00000000" w:rsidRDefault="00000000" w:rsidRPr="00000000" w14:paraId="00000144">
      <w:pPr>
        <w:pStyle w:val="Heading2"/>
        <w:rPr/>
      </w:pPr>
      <w:bookmarkStart w:colFirst="0" w:colLast="0" w:name="_6b0x02s8q4vm" w:id="16"/>
      <w:bookmarkEnd w:id="16"/>
      <w:r w:rsidDel="00000000" w:rsidR="00000000" w:rsidRPr="00000000">
        <w:rPr>
          <w:rtl w:val="0"/>
        </w:rPr>
        <w:t xml:space="preserve">3. Knowledge Gaps &amp; Questions</w:t>
      </w:r>
      <w:r w:rsidDel="00000000" w:rsidR="00000000" w:rsidRPr="00000000">
        <w:rPr>
          <w:rtl w:val="0"/>
        </w:rPr>
      </w:r>
    </w:p>
    <w:p w:rsidR="00000000" w:rsidDel="00000000" w:rsidP="00000000" w:rsidRDefault="00000000" w:rsidRPr="00000000" w14:paraId="00000145">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below and referenced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6">
      <w:pPr>
        <w:pStyle w:val="Heading3"/>
        <w:rPr/>
      </w:pPr>
      <w:bookmarkStart w:colFirst="0" w:colLast="0" w:name="_9e0eno19l2od" w:id="17"/>
      <w:bookmarkEnd w:id="17"/>
      <w:r w:rsidDel="00000000" w:rsidR="00000000" w:rsidRPr="00000000">
        <w:rPr>
          <w:rtl w:val="0"/>
        </w:rPr>
        <w:t xml:space="preserve">3.1 </w:t>
      </w:r>
      <w:commentRangeStart w:id="418"/>
      <w:r w:rsidDel="00000000" w:rsidR="00000000" w:rsidRPr="00000000">
        <w:rPr>
          <w:rtl w:val="0"/>
        </w:rPr>
        <w:t xml:space="preserve">Pattern</w:t>
      </w:r>
      <w:commentRangeEnd w:id="418"/>
      <w:r w:rsidDel="00000000" w:rsidR="00000000" w:rsidRPr="00000000">
        <w:commentReference w:id="418"/>
      </w:r>
      <w:r w:rsidDel="00000000" w:rsidR="00000000" w:rsidRPr="00000000">
        <w:rPr>
          <w:rtl w:val="0"/>
        </w:rPr>
        <w:t xml:space="preserve"> </w:t>
      </w:r>
    </w:p>
    <w:p w:rsidR="00000000" w:rsidDel="00000000" w:rsidP="00000000" w:rsidRDefault="00000000" w:rsidRPr="00000000" w14:paraId="00000147">
      <w:pPr>
        <w:pStyle w:val="Heading4"/>
        <w:rPr>
          <w:highlight w:val="white"/>
        </w:rPr>
      </w:pPr>
      <w:bookmarkStart w:colFirst="0" w:colLast="0" w:name="_cgd5hbhz72sq" w:id="18"/>
      <w:bookmarkEnd w:id="18"/>
      <w:r w:rsidDel="00000000" w:rsidR="00000000" w:rsidRPr="00000000">
        <w:rPr>
          <w:rtl w:val="0"/>
        </w:rPr>
        <w:t xml:space="preserve">3.1.1 Carbon Stocks and Fluxes</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Tropical carbon stocks and fluxes vary enormously in space and time (Sullivan et al. 2020, Xu et al. 2021, Muller-Landau et al. 2021, Wang et al. 2023). Variation in geomorphology, climatic conditions, human activities, water and nutrient availability, and plant species composition, and phenology drive wide variation in rates of photosynthesis, respiration, tree mortality, woody productivity, and carbon flux across the tropics (Sullivan et al. 2020; Muller-Landau et al. 2021; Wang et al . 2023).</w:t>
      </w:r>
      <w:r w:rsidDel="00000000" w:rsidR="00000000" w:rsidRPr="00000000">
        <w:rPr>
          <w:rtl w:val="0"/>
        </w:rPr>
        <w:t xml:space="preserve"> As a result, tropical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(Malhi et al. 2014, Marvin et al. 2014, Schimel et al. 2019, Hughes et al. 2021, Chapman et al. 2024).</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Critically, tropical forests appear to vary in their carbon sink strength response to extreme events and longer-term climate and land-use change trends. However, long-term trend data of tropical carbon stocks and  fluxes is rare and attribution of drivers to the temporal trends remains unknown. </w:t>
      </w:r>
      <w:r w:rsidDel="00000000" w:rsidR="00000000" w:rsidRPr="00000000">
        <w:rPr>
          <w:highlight w:val="white"/>
          <w:rtl w:val="0"/>
        </w:rPr>
        <w:t xml:space="preserve">Despite advances in satellite remote sensing, higher temporal resolution of carbon, energy, and water fluxes are still critical for going beyond stocks to understand how fluxes respond to environmental drivers and extreme events. In particular, fluxes from respiration, methane emissions, and lateral flows of carbon, have been shown to be substantial in tropical forests (</w:t>
      </w:r>
      <w:r w:rsidDel="00000000" w:rsidR="00000000" w:rsidRPr="00000000">
        <w:rPr>
          <w:highlight w:val="yellow"/>
          <w:rtl w:val="0"/>
        </w:rPr>
        <w:t xml:space="preserve">REFS</w:t>
      </w:r>
      <w:r w:rsidDel="00000000" w:rsidR="00000000" w:rsidRPr="00000000">
        <w:rPr>
          <w:highlight w:val="white"/>
          <w:rtl w:val="0"/>
        </w:rPr>
        <w:t xml:space="preserve">). T</w:t>
      </w:r>
      <w:r w:rsidDel="00000000" w:rsidR="00000000" w:rsidRPr="00000000">
        <w:rPr>
          <w:rtl w:val="0"/>
        </w:rPr>
        <w:t xml:space="preserve">he observational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commentRangeStart w:id="419"/>
      <w:r w:rsidDel="00000000" w:rsidR="00000000" w:rsidRPr="00000000">
        <w:rPr>
          <w:rtl w:val="0"/>
        </w:rPr>
        <w:t xml:space="preserve">Johnson et al., 2022</w:t>
      </w:r>
      <w:commentRangeEnd w:id="419"/>
      <w:r w:rsidDel="00000000" w:rsidR="00000000" w:rsidRPr="00000000">
        <w:commentReference w:id="419"/>
      </w:r>
      <w:r w:rsidDel="00000000" w:rsidR="00000000" w:rsidRPr="00000000">
        <w:rPr>
          <w:rtl w:val="0"/>
        </w:rPr>
        <w:t xml:space="preserve">; </w:t>
      </w:r>
      <w:commentRangeStart w:id="420"/>
      <w:r w:rsidDel="00000000" w:rsidR="00000000" w:rsidRPr="00000000">
        <w:rPr>
          <w:rtl w:val="0"/>
        </w:rPr>
        <w:t xml:space="preserve">Melack et al., 2022</w:t>
      </w:r>
      <w:commentRangeEnd w:id="420"/>
      <w:r w:rsidDel="00000000" w:rsidR="00000000" w:rsidRPr="00000000">
        <w:commentReference w:id="420"/>
      </w:r>
      <w:r w:rsidDel="00000000" w:rsidR="00000000" w:rsidRPr="00000000">
        <w:rPr>
          <w:rtl w:val="0"/>
        </w:rPr>
        <w:t xml:space="preserve">; </w:t>
      </w:r>
      <w:commentRangeStart w:id="421"/>
      <w:r w:rsidDel="00000000" w:rsidR="00000000" w:rsidRPr="00000000">
        <w:rPr>
          <w:rtl w:val="0"/>
        </w:rPr>
        <w:t xml:space="preserve">Stanley et al., 2023</w:t>
      </w:r>
      <w:commentRangeEnd w:id="421"/>
      <w:r w:rsidDel="00000000" w:rsidR="00000000" w:rsidRPr="00000000">
        <w:commentReference w:id="421"/>
      </w:r>
      <w:r w:rsidDel="00000000" w:rsidR="00000000" w:rsidRPr="00000000">
        <w:rPr>
          <w:rtl w:val="0"/>
        </w:rPr>
        <w:t xml:space="preserve">). Tropical forest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The lack of flux observations for use in mechanistic model development and statistical upscaling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commentRangeStart w:id="422"/>
      <w:r w:rsidDel="00000000" w:rsidR="00000000" w:rsidRPr="00000000">
        <w:rPr>
          <w:rtl w:val="0"/>
        </w:rPr>
        <w:t xml:space="preserve">Ganesan et al., 2019</w:t>
      </w:r>
      <w:commentRangeEnd w:id="422"/>
      <w:r w:rsidDel="00000000" w:rsidR="00000000" w:rsidRPr="00000000">
        <w:commentReference w:id="422"/>
      </w:r>
      <w:r w:rsidDel="00000000" w:rsidR="00000000" w:rsidRPr="00000000">
        <w:rPr>
          <w:rtl w:val="0"/>
        </w:rPr>
        <w:t xml:space="preserve">; </w:t>
      </w:r>
      <w:commentRangeStart w:id="423"/>
      <w:r w:rsidDel="00000000" w:rsidR="00000000" w:rsidRPr="00000000">
        <w:rPr>
          <w:rtl w:val="0"/>
        </w:rPr>
        <w:t xml:space="preserve">Rosentreter et al., 2021</w:t>
      </w:r>
      <w:commentRangeEnd w:id="423"/>
      <w:r w:rsidDel="00000000" w:rsidR="00000000" w:rsidRPr="00000000">
        <w:commentReference w:id="423"/>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424"/>
      <w:r w:rsidDel="00000000" w:rsidR="00000000" w:rsidRPr="00000000">
        <w:rPr>
          <w:rtl w:val="0"/>
        </w:rPr>
        <w:t xml:space="preserve">Melton et al., 2013</w:t>
      </w:r>
      <w:commentRangeEnd w:id="424"/>
      <w:r w:rsidDel="00000000" w:rsidR="00000000" w:rsidRPr="00000000">
        <w:commentReference w:id="424"/>
      </w:r>
      <w:r w:rsidDel="00000000" w:rsidR="00000000" w:rsidRPr="00000000">
        <w:rPr>
          <w:rtl w:val="0"/>
        </w:rPr>
        <w:t xml:space="preserve">; </w:t>
      </w:r>
      <w:commentRangeStart w:id="425"/>
      <w:r w:rsidDel="00000000" w:rsidR="00000000" w:rsidRPr="00000000">
        <w:rPr>
          <w:rtl w:val="0"/>
        </w:rPr>
        <w:t xml:space="preserve">Bloom et al., 2017</w:t>
      </w:r>
      <w:commentRangeEnd w:id="425"/>
      <w:r w:rsidDel="00000000" w:rsidR="00000000" w:rsidRPr="00000000">
        <w:commentReference w:id="425"/>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highlight w:val="yellow"/>
          <w:rtl w:val="0"/>
        </w:rPr>
        <w:t xml:space="preserve">Melack et al., 2022</w:t>
      </w:r>
      <w:r w:rsidDel="00000000" w:rsidR="00000000" w:rsidRPr="00000000">
        <w:rPr>
          <w:rtl w:val="0"/>
        </w:rPr>
        <w:t xml:space="preserve">). Much of this difference is driven by the lack of fine-scale measurements detailing the drivers of wetland and aquatic emissions (Melack et al., 2022) and the threefold difference in wetland/inundation extents applied in individual models (Peng et al., 2022). </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Disturbance regimes play a crucial role in shaping tropical forest dynamics, influencing tree mortality, biomass turnover, and carbon cycling. The effects of drought, storms, increasing temperatures, and deforestation are highly variable among ecosystems and can impact tree mortality, respiration, methane emissions and more. However, there is a severe lack of intercomparison between different tropical ecocystems. Furthermore, the current research is geographically biased towards American tropical forests, underscoring a need for more research efforts in Africa tropical forests. </w:t>
      </w:r>
      <w:r w:rsidDel="00000000" w:rsidR="00000000" w:rsidRPr="00000000">
        <w:rPr>
          <w:rtl w:val="0"/>
        </w:rPr>
        <w:t xml:space="preserve">Disturbances are also typically studied in isolation and interactions among disturbances are poorly understood. Yet the reality is that tropical forests are facing multiple interacting and changing agents of disturbance. The few studies that have investigated interactions among disturbances typically find that their effects are multiplicative, rather than additive, meaning that we need to explicitly quantify their interactions to understand their effects. Examples include drought amplifying the effects of fire (</w:t>
      </w:r>
      <w:commentRangeStart w:id="426"/>
      <w:r w:rsidDel="00000000" w:rsidR="00000000" w:rsidRPr="00000000">
        <w:rPr>
          <w:rtl w:val="0"/>
        </w:rPr>
        <w:t xml:space="preserve">Brando et al. 2014</w:t>
      </w:r>
      <w:commentRangeEnd w:id="426"/>
      <w:r w:rsidDel="00000000" w:rsidR="00000000" w:rsidRPr="00000000">
        <w:commentReference w:id="426"/>
      </w:r>
      <w:r w:rsidDel="00000000" w:rsidR="00000000" w:rsidRPr="00000000">
        <w:rPr>
          <w:rtl w:val="0"/>
        </w:rPr>
        <w:t xml:space="preserve">), deforestation amplifying the effects of wind </w:t>
      </w:r>
      <w:commentRangeStart w:id="427"/>
      <w:r w:rsidDel="00000000" w:rsidR="00000000" w:rsidRPr="00000000">
        <w:rPr>
          <w:rtl w:val="0"/>
        </w:rPr>
        <w:t xml:space="preserve">(Schwartz et al. 2017)</w:t>
      </w:r>
      <w:commentRangeEnd w:id="427"/>
      <w:r w:rsidDel="00000000" w:rsidR="00000000" w:rsidRPr="00000000">
        <w:commentReference w:id="427"/>
      </w:r>
      <w:r w:rsidDel="00000000" w:rsidR="00000000" w:rsidRPr="00000000">
        <w:rPr>
          <w:rtl w:val="0"/>
        </w:rPr>
        <w:t xml:space="preserve">, and lianas amplifying the effects of lightning (</w:t>
      </w:r>
      <w:commentRangeStart w:id="428"/>
      <w:r w:rsidDel="00000000" w:rsidR="00000000" w:rsidRPr="00000000">
        <w:rPr>
          <w:rtl w:val="0"/>
        </w:rPr>
        <w:t xml:space="preserve">Gora et al. 2023</w:t>
      </w:r>
      <w:commentRangeEnd w:id="428"/>
      <w:r w:rsidDel="00000000" w:rsidR="00000000" w:rsidRPr="00000000">
        <w:commentReference w:id="428"/>
      </w:r>
      <w:r w:rsidDel="00000000" w:rsidR="00000000" w:rsidRPr="00000000">
        <w:rPr>
          <w:rtl w:val="0"/>
        </w:rPr>
        <w:t xml:space="preserve">). Concurrent quantification of the effects of all types of disturbance across variation in forest composition, climate, and edaphic factors is needed to understand these interactions and the consequences for forest carbon cycling. </w:t>
      </w:r>
      <w:r w:rsidDel="00000000" w:rsidR="00000000" w:rsidRPr="00000000">
        <w:rPr>
          <w:b w:val="1"/>
          <w:highlight w:val="white"/>
          <w:rtl w:val="0"/>
        </w:rPr>
        <w:t xml:space="preserve">Effectively and accurately using satellite measurements to map and monitor spatial and temporal variation in carbon stocks and fluxes and disturbances over the tropics requires filling major data and methodological gaps. </w:t>
      </w:r>
      <w:r w:rsidDel="00000000" w:rsidR="00000000" w:rsidRPr="00000000">
        <w:rPr>
          <w:rtl w:val="0"/>
        </w:rPr>
        <w:t xml:space="preserve">To ad</w:t>
      </w:r>
      <w:ins w:author="Evan Gora" w:id="17" w:date="2024-09-17T00:26:50Z">
        <w:r w:rsidDel="00000000" w:rsidR="00000000" w:rsidRPr="00000000">
          <w:rPr>
            <w:rtl w:val="0"/>
          </w:rPr>
          <w:t xml:space="preserve">d</w:t>
        </w:r>
      </w:ins>
      <w:r w:rsidDel="00000000" w:rsidR="00000000" w:rsidRPr="00000000">
        <w:rPr>
          <w:rtl w:val="0"/>
        </w:rPr>
        <w:t xml:space="preserve">ress knowledge gaps directly related to variation in carbon stocks and fluxes, PANGEA will answer the following questions: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47"/>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4F">
      <w:pPr>
        <w:numPr>
          <w:ilvl w:val="0"/>
          <w:numId w:val="47"/>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50">
      <w:pPr>
        <w:numPr>
          <w:ilvl w:val="0"/>
          <w:numId w:val="47"/>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tropical forests vary in their </w:t>
      </w:r>
      <w:commentRangeStart w:id="429"/>
      <w:r w:rsidDel="00000000" w:rsidR="00000000" w:rsidRPr="00000000">
        <w:rPr>
          <w:b w:val="1"/>
          <w:i w:val="1"/>
          <w:rtl w:val="0"/>
        </w:rPr>
        <w:t xml:space="preserve">disturbance regimes</w:t>
      </w:r>
      <w:commentRangeEnd w:id="429"/>
      <w:r w:rsidDel="00000000" w:rsidR="00000000" w:rsidRPr="00000000">
        <w:commentReference w:id="429"/>
      </w:r>
      <w:r w:rsidDel="00000000" w:rsidR="00000000" w:rsidRPr="00000000">
        <w:rPr>
          <w:i w:val="1"/>
          <w:rtl w:val="0"/>
        </w:rPr>
        <w:t xml:space="preserve">?  </w:t>
      </w:r>
    </w:p>
    <w:p w:rsidR="00000000" w:rsidDel="00000000" w:rsidP="00000000" w:rsidRDefault="00000000" w:rsidRPr="00000000" w14:paraId="00000151">
      <w:pPr>
        <w:numPr>
          <w:ilvl w:val="0"/>
          <w:numId w:val="47"/>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52">
      <w:pPr>
        <w:spacing w:before="240" w:lineRule="auto"/>
        <w:rPr>
          <w:color w:val="ff0000"/>
          <w:highlight w:val="white"/>
        </w:rPr>
      </w:pPr>
      <w:r w:rsidDel="00000000" w:rsidR="00000000" w:rsidRPr="00000000">
        <w:rPr>
          <w:rtl w:val="0"/>
        </w:rPr>
        <w:t xml:space="preserve">PANGEA will leverage</w:t>
      </w:r>
      <w:r w:rsidDel="00000000" w:rsidR="00000000" w:rsidRPr="00000000">
        <w:rPr>
          <w:rtl w:val="0"/>
        </w:rPr>
        <w:t xml:space="preserve"> polar-orbiting satellite sensors like the</w:t>
      </w:r>
      <w:r w:rsidDel="00000000" w:rsidR="00000000" w:rsidRPr="00000000">
        <w:rPr>
          <w:b w:val="1"/>
          <w:rtl w:val="0"/>
        </w:rPr>
        <w:t xml:space="preserve"> Orbiting Carbon Observatory (OCO-2/3), TROPOMI, Carbon Mapper</w:t>
      </w:r>
      <w:r w:rsidDel="00000000" w:rsidR="00000000" w:rsidRPr="00000000">
        <w:rPr>
          <w:rtl w:val="0"/>
        </w:rPr>
        <w:t xml:space="preserve">, and geostationary satellites like </w:t>
      </w:r>
      <w:r w:rsidDel="00000000" w:rsidR="00000000" w:rsidRPr="00000000">
        <w:rPr>
          <w:b w:val="1"/>
          <w:highlight w:val="white"/>
          <w:rtl w:val="0"/>
        </w:rPr>
        <w:t xml:space="preserve">GOES-R</w:t>
      </w:r>
      <w:r w:rsidDel="00000000" w:rsidR="00000000" w:rsidRPr="00000000">
        <w:rPr>
          <w:highlight w:val="white"/>
          <w:rtl w:val="0"/>
        </w:rPr>
        <w:t xml:space="preserve">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highlight w:val="white"/>
          <w:rtl w:val="0"/>
        </w:rPr>
        <w:t xml:space="preserve">emissions, terrestrial GPP, and ecosystem respiration (</w:t>
      </w:r>
      <w:commentRangeStart w:id="430"/>
      <w:r w:rsidDel="00000000" w:rsidR="00000000" w:rsidRPr="00000000">
        <w:rPr>
          <w:highlight w:val="yellow"/>
          <w:rtl w:val="0"/>
        </w:rPr>
        <w:t xml:space="preserve">OCO &amp; TROPOMI REFS needed</w:t>
      </w:r>
      <w:commentRangeEnd w:id="430"/>
      <w:r w:rsidDel="00000000" w:rsidR="00000000" w:rsidRPr="00000000">
        <w:commentReference w:id="430"/>
      </w:r>
      <w:r w:rsidDel="00000000" w:rsidR="00000000" w:rsidRPr="00000000">
        <w:rPr>
          <w:highlight w:val="white"/>
          <w:rtl w:val="0"/>
        </w:rPr>
        <w:t xml:space="preserve">; </w:t>
      </w:r>
      <w:commentRangeStart w:id="431"/>
      <w:r w:rsidDel="00000000" w:rsidR="00000000" w:rsidRPr="00000000">
        <w:rPr>
          <w:highlight w:val="white"/>
          <w:rtl w:val="0"/>
        </w:rPr>
        <w:t xml:space="preserve">Khan et al. 2021</w:t>
      </w:r>
      <w:commentRangeEnd w:id="431"/>
      <w:r w:rsidDel="00000000" w:rsidR="00000000" w:rsidRPr="00000000">
        <w:commentReference w:id="431"/>
      </w:r>
      <w:r w:rsidDel="00000000" w:rsidR="00000000" w:rsidRPr="00000000">
        <w:rPr>
          <w:highlight w:val="white"/>
          <w:rtl w:val="0"/>
        </w:rPr>
        <w:t xml:space="preserve">; </w:t>
      </w:r>
      <w:commentRangeStart w:id="432"/>
      <w:r w:rsidDel="00000000" w:rsidR="00000000" w:rsidRPr="00000000">
        <w:rPr>
          <w:highlight w:val="white"/>
          <w:rtl w:val="0"/>
        </w:rPr>
        <w:t xml:space="preserve">Ranjbar et al. 2023</w:t>
      </w:r>
      <w:commentRangeEnd w:id="432"/>
      <w:r w:rsidDel="00000000" w:rsidR="00000000" w:rsidRPr="00000000">
        <w:commentReference w:id="432"/>
      </w:r>
      <w:r w:rsidDel="00000000" w:rsidR="00000000" w:rsidRPr="00000000">
        <w:rPr>
          <w:highlight w:val="white"/>
          <w:rtl w:val="0"/>
        </w:rPr>
        <w:t xml:space="preserve">). Inundation from NISAR and BIOMASS will support tropical forest wetland mapping and will be integrated with measures of surface water flows from SWOT, enabling direct measurements of lateral carbon fluxes from tropical systems.</w:t>
      </w:r>
      <w:r w:rsidDel="00000000" w:rsidR="00000000" w:rsidRPr="00000000">
        <w:rPr>
          <w:color w:val="ff0000"/>
          <w:highlight w:val="white"/>
          <w:rtl w:val="0"/>
        </w:rPr>
        <w:t xml:space="preserve"> </w:t>
      </w:r>
      <w:commentRangeStart w:id="433"/>
      <w:r w:rsidDel="00000000" w:rsidR="00000000" w:rsidRPr="00000000">
        <w:rPr>
          <w:color w:val="ff0000"/>
          <w:highlight w:val="white"/>
          <w:rtl w:val="0"/>
        </w:rPr>
        <w:t xml:space="preserve">[info here on validation needs for OCO-2/3 and TROPOMI]</w:t>
      </w:r>
      <w:commentRangeEnd w:id="433"/>
      <w:r w:rsidDel="00000000" w:rsidR="00000000" w:rsidRPr="00000000">
        <w:commentReference w:id="433"/>
      </w:r>
      <w:r w:rsidDel="00000000" w:rsidR="00000000" w:rsidRPr="00000000">
        <w:rPr>
          <w:color w:val="ff0000"/>
          <w:highlight w:val="white"/>
          <w:rtl w:val="0"/>
        </w:rPr>
        <w:t xml:space="preserve"> </w:t>
      </w:r>
    </w:p>
    <w:p w:rsidR="00000000" w:rsidDel="00000000" w:rsidP="00000000" w:rsidRDefault="00000000" w:rsidRPr="00000000" w14:paraId="00000153">
      <w:pPr>
        <w:spacing w:before="240" w:lineRule="auto"/>
        <w:rPr>
          <w:color w:val="ff0000"/>
          <w:highlight w:val="white"/>
        </w:rPr>
      </w:pPr>
      <w:r w:rsidDel="00000000" w:rsidR="00000000" w:rsidRPr="00000000">
        <w:rPr>
          <w:rtl w:val="0"/>
        </w:rPr>
      </w:r>
    </w:p>
    <w:p w:rsidR="00000000" w:rsidDel="00000000" w:rsidP="00000000" w:rsidRDefault="00000000" w:rsidRPr="00000000" w14:paraId="00000154">
      <w:pPr>
        <w:spacing w:before="240" w:lineRule="auto"/>
        <w:rPr>
          <w:color w:val="ff0000"/>
          <w:highlight w:val="white"/>
        </w:rPr>
      </w:pPr>
      <w:r w:rsidDel="00000000" w:rsidR="00000000" w:rsidRPr="00000000">
        <w:rPr>
          <w:color w:val="ff0000"/>
          <w:highlight w:val="white"/>
          <w:rtl w:val="0"/>
        </w:rPr>
        <w:t xml:space="preserve">To overcome complexities in the main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flux drivers (e.g., meteorology, hydrology, biomass, vegetation type, soil moisture, edaphic factors, aquatic constituents/quality, etc.) and the persistent cloud coverage in the tropics inhibiting our understanding of tropical forest GHG fluxes, PANGEA will acquire airborne and in situ measurements coincident with ground-based observations to improve regional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model capabilities and emission budget estimates.</w:t>
      </w:r>
    </w:p>
    <w:p w:rsidR="00000000" w:rsidDel="00000000" w:rsidP="00000000" w:rsidRDefault="00000000" w:rsidRPr="00000000" w14:paraId="00000155">
      <w:pPr>
        <w:spacing w:before="240" w:lineRule="auto"/>
        <w:rPr/>
      </w:pPr>
      <w:r w:rsidDel="00000000" w:rsidR="00000000" w:rsidRPr="00000000">
        <w:rPr>
          <w:rtl w:val="0"/>
        </w:rPr>
        <w:t xml:space="preserve">Understanding and scaling processes linked to heterogeneous carbon stocks and fluxes from forests also requires ground and airborne observations. PANGEA will prioritize landscapes that have eddy covariance flux towers wherever possible, and extend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with chambers. Eddy covariance flux measurements are one of the few ways to measure the ecosystem-scale exchange of carbon, water, and energy across time (hours to decades) and space (leaves to communities) (Baldocchi 2020). Long-term eddy covariance flux measurements, inclusive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and ecosystem respiration, also enable direct monitoring of changing forcings, including warming temperatures, shifting rainfall regimes and soil moisture, rising atmospheric 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(Keenan et al., 2013; Keenan et al., 2014; Stocker et al., 2018; Fernández</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Martínez et al., 2014; Magnani et al., 2007; Balzarolo et al., 2016; Keenan et al., 2014; Chen, Dirmeyer, Guo, &amp; Schultz, 2018; Luyssaert et al., 2007; Thornton et al., 2002). The long-term data and ability to capture extreme events facilitated critical findings during LBA, revealing the previously unknown late dry-season increases in GPP (Doughty and Goulden 2008, Saleska et al. 2003).</w:t>
      </w:r>
    </w:p>
    <w:p w:rsidR="00000000" w:rsidDel="00000000" w:rsidP="00000000" w:rsidRDefault="00000000" w:rsidRPr="00000000" w14:paraId="00000156">
      <w:pPr>
        <w:spacing w:before="240" w:lineRule="auto"/>
        <w:rPr>
          <w:b w:val="1"/>
          <w:color w:val="ff0000"/>
          <w:highlight w:val="white"/>
        </w:rPr>
      </w:pPr>
      <w:r w:rsidDel="00000000" w:rsidR="00000000" w:rsidRPr="00000000">
        <w:rPr>
          <w:rtl w:val="0"/>
        </w:rPr>
        <w:t xml:space="preserve">Eddy covariance towers capture areas ranging from tens to hundreds of meters. For this reason, they play a critical role in ground-truthing remote sensing measurements. Despite the advances and growing number of planned eddy covariance flux towers in the tropics, they are still underrepresented globally (Schimel et al., 2015) due to the high cost of installation and maintenance, making scaling a must. Only one, recently built, flux tower exists in Central Africa (Sibret et al. 2022). While there have been about 21 towers across the Amazon, most flux tower data ended around 2014, and they are geographically biased towards the lower precipitation and lower soil fertility gradient in the central Amazon (</w:t>
      </w:r>
      <w:r w:rsidDel="00000000" w:rsidR="00000000" w:rsidRPr="00000000">
        <w:rPr>
          <w:highlight w:val="yellow"/>
          <w:rtl w:val="0"/>
        </w:rPr>
        <w:t xml:space="preserve">REFS</w:t>
      </w:r>
      <w:r w:rsidDel="00000000" w:rsidR="00000000" w:rsidRPr="00000000">
        <w:rPr>
          <w:rtl w:val="0"/>
        </w:rPr>
        <w:t xml:space="preserve">). This leads to discrepancies in both our understanding of environmental drivers of variation, but also our ability to predict how fluxes will respond to large perturbations. For example, models project that about half the precipitation within the Amazon Basin comes from evapotranspiration carried via trade winds to the Andes, but towers in the western Amazon to ground-truth these estimates have been lacking, making it difficult to model future precipitation (</w:t>
      </w:r>
      <w:r w:rsidDel="00000000" w:rsidR="00000000" w:rsidRPr="00000000">
        <w:rPr>
          <w:highlight w:val="yellow"/>
          <w:rtl w:val="0"/>
        </w:rPr>
        <w:t xml:space="preserve">REF</w:t>
      </w:r>
      <w:r w:rsidDel="00000000" w:rsidR="00000000" w:rsidRPr="00000000">
        <w:rPr>
          <w:rtl w:val="0"/>
        </w:rPr>
        <w:t xml:space="preserve">). PANGEA’s advances in process understanding and airborne observations will reconcile the scale mismatch between flux tower footprint measurements and spaceborne observations, extending their capabilities to larger spatial areas. </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highlight w:val="white"/>
        </w:rPr>
      </w:pPr>
      <w:r w:rsidDel="00000000" w:rsidR="00000000" w:rsidRPr="00000000">
        <w:rPr>
          <w:rtl w:val="0"/>
        </w:rPr>
        <w:t xml:space="preserve">Satellite remote sensing also makes it possible to map </w:t>
      </w:r>
      <w:r w:rsidDel="00000000" w:rsidR="00000000" w:rsidRPr="00000000">
        <w:rPr>
          <w:highlight w:val="white"/>
          <w:rtl w:val="0"/>
        </w:rPr>
        <w:t xml:space="preserve">annual forest-related emissions and removals from changes in biomass at a range of spatial resolutions (</w:t>
      </w:r>
      <w:r w:rsidDel="00000000" w:rsidR="00000000" w:rsidRPr="00000000">
        <w:rPr>
          <w:highlight w:val="white"/>
          <w:rtl w:val="0"/>
        </w:rPr>
        <w:t xml:space="preserve">e.g., 4m - 10km</w:t>
      </w:r>
      <w:r w:rsidDel="00000000" w:rsidR="00000000" w:rsidRPr="00000000">
        <w:rPr>
          <w:highlight w:val="white"/>
          <w:rtl w:val="0"/>
        </w:rPr>
        <w:t xml:space="preserve">) (</w:t>
      </w:r>
      <w:commentRangeStart w:id="434"/>
      <w:r w:rsidDel="00000000" w:rsidR="00000000" w:rsidRPr="00000000">
        <w:rPr>
          <w:highlight w:val="white"/>
          <w:rtl w:val="0"/>
        </w:rPr>
        <w:t xml:space="preserve">Harris et al 2021</w:t>
      </w:r>
      <w:commentRangeEnd w:id="434"/>
      <w:r w:rsidDel="00000000" w:rsidR="00000000" w:rsidRPr="00000000">
        <w:commentReference w:id="434"/>
      </w:r>
      <w:r w:rsidDel="00000000" w:rsidR="00000000" w:rsidRPr="00000000">
        <w:rPr>
          <w:highlight w:val="white"/>
          <w:rtl w:val="0"/>
        </w:rPr>
        <w:t xml:space="preserve">; </w:t>
      </w:r>
      <w:commentRangeStart w:id="435"/>
      <w:r w:rsidDel="00000000" w:rsidR="00000000" w:rsidRPr="00000000">
        <w:rPr>
          <w:highlight w:val="white"/>
          <w:rtl w:val="0"/>
        </w:rPr>
        <w:t xml:space="preserve">Xu et al 2021</w:t>
      </w:r>
      <w:commentRangeEnd w:id="435"/>
      <w:r w:rsidDel="00000000" w:rsidR="00000000" w:rsidRPr="00000000">
        <w:commentReference w:id="435"/>
      </w:r>
      <w:r w:rsidDel="00000000" w:rsidR="00000000" w:rsidRPr="00000000">
        <w:rPr>
          <w:highlight w:val="white"/>
          <w:rtl w:val="0"/>
        </w:rPr>
        <w:t xml:space="preserve">; </w:t>
      </w:r>
      <w:commentRangeStart w:id="436"/>
      <w:r w:rsidDel="00000000" w:rsidR="00000000" w:rsidRPr="00000000">
        <w:rPr>
          <w:highlight w:val="white"/>
          <w:rtl w:val="0"/>
        </w:rPr>
        <w:t xml:space="preserve">Csillik et al 2019</w:t>
      </w:r>
      <w:commentRangeEnd w:id="436"/>
      <w:r w:rsidDel="00000000" w:rsidR="00000000" w:rsidRPr="00000000">
        <w:commentReference w:id="436"/>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carbon stocks, as well as the magnitude of fluxes, require spatial maps of tropical forest biomass generated by integrating ground-based inventory plots with airborne and satellite data using statistical relationships. Forest plot-derived carbon stocks, based on allometry, can miss variation due to the lack of species-specific allometric equations, buttressed trees, and errors with missing woody biomass in branches. Terrestrial lidar offers opportunities for more accurate ground data, but is labor-intensive to process. 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w:t>
      </w:r>
      <w:r w:rsidDel="00000000" w:rsidR="00000000" w:rsidRPr="00000000">
        <w:rPr>
          <w:highlight w:val="white"/>
          <w:rtl w:val="0"/>
        </w:rPr>
        <w:t xml:space="preserve">PANGEA will prioritize collocating landscapes with GEO-TREES sites and support upscaling efforts using </w:t>
      </w:r>
      <w:r w:rsidDel="00000000" w:rsidR="00000000" w:rsidRPr="00000000">
        <w:rPr>
          <w:b w:val="1"/>
          <w:highlight w:val="white"/>
          <w:rtl w:val="0"/>
        </w:rPr>
        <w:t xml:space="preserve">GEDI, NISAR, BIOMASS</w:t>
      </w:r>
      <w:r w:rsidDel="00000000" w:rsidR="00000000" w:rsidRPr="00000000">
        <w:rPr>
          <w:highlight w:val="white"/>
          <w:rtl w:val="0"/>
        </w:rPr>
        <w:t xml:space="preserve">, and </w:t>
      </w:r>
      <w:r w:rsidDel="00000000" w:rsidR="00000000" w:rsidRPr="00000000">
        <w:rPr>
          <w:b w:val="1"/>
          <w:highlight w:val="white"/>
          <w:rtl w:val="0"/>
        </w:rPr>
        <w:t xml:space="preserve">EDGE*</w:t>
      </w:r>
      <w:r w:rsidDel="00000000" w:rsidR="00000000" w:rsidRPr="00000000">
        <w:rPr>
          <w:highlight w:val="white"/>
          <w:rtl w:val="0"/>
        </w:rPr>
        <w:t xml:space="preserve">. </w:t>
      </w:r>
    </w:p>
    <w:p w:rsidR="00000000" w:rsidDel="00000000" w:rsidP="00000000" w:rsidRDefault="00000000" w:rsidRPr="00000000" w14:paraId="00000159">
      <w:pPr>
        <w:rPr>
          <w:highlight w:val="white"/>
        </w:rPr>
      </w:pPr>
      <w:r w:rsidDel="00000000" w:rsidR="00000000" w:rsidRPr="00000000">
        <w:rPr>
          <w:rtl w:val="0"/>
        </w:rPr>
      </w:r>
    </w:p>
    <w:p w:rsidR="00000000" w:rsidDel="00000000" w:rsidP="00000000" w:rsidRDefault="00000000" w:rsidRPr="00000000" w14:paraId="0000015A">
      <w:pPr>
        <w:rPr>
          <w:highlight w:val="white"/>
        </w:rPr>
      </w:pPr>
      <w:r w:rsidDel="00000000" w:rsidR="00000000" w:rsidRPr="00000000">
        <w:rPr>
          <w:rtl w:val="0"/>
        </w:rPr>
        <w:t xml:space="preserve">Finally, tropical forest leaf phenology can be quantified with field observations of focal trees, litter traps, phenocams, drone-based or airborne imaging, and satellite remote sensing (e.g., </w:t>
      </w:r>
      <w:commentRangeStart w:id="437"/>
      <w:r w:rsidDel="00000000" w:rsidR="00000000" w:rsidRPr="00000000">
        <w:rPr>
          <w:rtl w:val="0"/>
        </w:rPr>
        <w:t xml:space="preserve">Williams et al. 2008, Detto et al. 2018; Park et al. 2019; Yang et al. 2021; Albertson et al. 2023</w:t>
      </w:r>
      <w:commentRangeEnd w:id="437"/>
      <w:r w:rsidDel="00000000" w:rsidR="00000000" w:rsidRPr="00000000">
        <w:commentReference w:id="437"/>
      </w:r>
      <w:r w:rsidDel="00000000" w:rsidR="00000000" w:rsidRPr="00000000">
        <w:rPr>
          <w:rtl w:val="0"/>
        </w:rPr>
        <w:t xml:space="preserve">). Satellite remote sensing using </w:t>
      </w:r>
      <w:r w:rsidDel="00000000" w:rsidR="00000000" w:rsidRPr="00000000">
        <w:rPr>
          <w:b w:val="1"/>
          <w:rtl w:val="0"/>
        </w:rPr>
        <w:t xml:space="preserve">Landsat, Sentinel-2 </w:t>
      </w:r>
      <w:r w:rsidDel="00000000" w:rsidR="00000000" w:rsidRPr="00000000">
        <w:rPr>
          <w:rtl w:val="0"/>
        </w:rPr>
        <w:t xml:space="preserve">and </w:t>
      </w:r>
      <w:r w:rsidDel="00000000" w:rsidR="00000000" w:rsidRPr="00000000">
        <w:rPr>
          <w:b w:val="1"/>
          <w:rtl w:val="0"/>
        </w:rPr>
        <w:t xml:space="preserve">Planet </w:t>
      </w:r>
      <w:r w:rsidDel="00000000" w:rsidR="00000000" w:rsidRPr="00000000">
        <w:rPr>
          <w:rtl w:val="0"/>
        </w:rPr>
        <w:t xml:space="preserve">has greatly expanded the geographic area for which tropical forest phenology data are available, enabling mapping of stand-level phenology over large areas, and analyses of its relationship with climate (</w:t>
      </w:r>
      <w:commentRangeStart w:id="438"/>
      <w:r w:rsidDel="00000000" w:rsidR="00000000" w:rsidRPr="00000000">
        <w:rPr>
          <w:rtl w:val="0"/>
        </w:rPr>
        <w:t xml:space="preserve">Guan et al. 2015; Yang et al. 2021; Wang et al. 2023</w:t>
      </w:r>
      <w:commentRangeEnd w:id="438"/>
      <w:r w:rsidDel="00000000" w:rsidR="00000000" w:rsidRPr="00000000">
        <w:commentReference w:id="438"/>
      </w:r>
      <w:r w:rsidDel="00000000" w:rsidR="00000000" w:rsidRPr="00000000">
        <w:rPr>
          <w:rtl w:val="0"/>
        </w:rPr>
        <w:t xml:space="preserve">). However, high cloud cover and sensor artifacts complicate satellite-based studies of tropical forest phenology (</w:t>
      </w:r>
      <w:commentRangeStart w:id="439"/>
      <w:r w:rsidDel="00000000" w:rsidR="00000000" w:rsidRPr="00000000">
        <w:rPr>
          <w:rtl w:val="0"/>
        </w:rPr>
        <w:t xml:space="preserve">Chambers et al. 2007; Chirabi et al. 2021)</w:t>
      </w:r>
      <w:commentRangeEnd w:id="439"/>
      <w:r w:rsidDel="00000000" w:rsidR="00000000" w:rsidRPr="00000000">
        <w:commentReference w:id="439"/>
      </w:r>
      <w:r w:rsidDel="00000000" w:rsidR="00000000" w:rsidRPr="00000000">
        <w:rPr>
          <w:rtl w:val="0"/>
        </w:rPr>
        <w:t xml:space="preserve">, which also mainly provide information on overstory phenology, although lidar approaches have been used to glean data on understory phenology as well (</w:t>
      </w:r>
      <w:commentRangeStart w:id="440"/>
      <w:r w:rsidDel="00000000" w:rsidR="00000000" w:rsidRPr="00000000">
        <w:rPr>
          <w:rtl w:val="0"/>
        </w:rPr>
        <w:t xml:space="preserve">Tang and Dubayah 2017</w:t>
      </w:r>
      <w:commentRangeEnd w:id="440"/>
      <w:r w:rsidDel="00000000" w:rsidR="00000000" w:rsidRPr="00000000">
        <w:commentReference w:id="440"/>
      </w:r>
      <w:r w:rsidDel="00000000" w:rsidR="00000000" w:rsidRPr="00000000">
        <w:rPr>
          <w:rtl w:val="0"/>
        </w:rPr>
        <w:t xml:space="preserve">). PANGEA ground, tower-based PhenoCams, and high-repeat UAV RGB and lidar measurements will address knowledge gaps related to the divergent leaf phenological responses of individual species and functional types, which requires data linked to individual plants of known species identity, a link that is difficult to make for most satellite remote sensing (but see </w:t>
      </w:r>
      <w:commentRangeStart w:id="441"/>
      <w:r w:rsidDel="00000000" w:rsidR="00000000" w:rsidRPr="00000000">
        <w:rPr>
          <w:rtl w:val="0"/>
        </w:rPr>
        <w:t xml:space="preserve">Bush et al. 2020</w:t>
      </w:r>
      <w:commentRangeEnd w:id="441"/>
      <w:r w:rsidDel="00000000" w:rsidR="00000000" w:rsidRPr="00000000">
        <w:commentReference w:id="441"/>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B">
      <w:pPr>
        <w:pStyle w:val="Heading4"/>
        <w:rPr/>
      </w:pPr>
      <w:bookmarkStart w:colFirst="0" w:colLast="0" w:name="_kp2ymoaiuwn1" w:id="19"/>
      <w:bookmarkEnd w:id="19"/>
      <w:r w:rsidDel="00000000" w:rsidR="00000000" w:rsidRPr="00000000">
        <w:rPr>
          <w:rtl w:val="0"/>
        </w:rPr>
        <w:t xml:space="preserve">3.1.2 Biodiversity &amp; Functional Composition</w:t>
      </w:r>
    </w:p>
    <w:p w:rsidR="00000000" w:rsidDel="00000000" w:rsidP="00000000" w:rsidRDefault="00000000" w:rsidRPr="00000000" w14:paraId="0000015C">
      <w:pPr>
        <w:rPr/>
      </w:pPr>
      <w:r w:rsidDel="00000000" w:rsidR="00000000" w:rsidRPr="00000000">
        <w:rPr>
          <w:rtl w:val="0"/>
        </w:rPr>
        <w:t xml:space="preserve">Given the enormous biodiversity in the tropics, understanding the interactions between geographic differences in biodiversity within and among tropical continents and carbon cycle dynamics is critical. Despite this complexity, tropical forests are often represented as a single biome and a small number of plant functional types in global Earth system models, generally ignoring differences between tropical continents and differences in species and functional diversity within-continents due to the lack of underlying data and knowledge (</w:t>
      </w:r>
      <w:commentRangeStart w:id="442"/>
      <w:r w:rsidDel="00000000" w:rsidR="00000000" w:rsidRPr="00000000">
        <w:rPr>
          <w:i w:val="1"/>
          <w:color w:val="ff0000"/>
          <w:rtl w:val="0"/>
        </w:rPr>
        <w:t xml:space="preserve">REFS</w:t>
      </w:r>
      <w:commentRangeEnd w:id="442"/>
      <w:r w:rsidDel="00000000" w:rsidR="00000000" w:rsidRPr="00000000">
        <w:commentReference w:id="442"/>
      </w:r>
      <w:r w:rsidDel="00000000" w:rsidR="00000000" w:rsidRPr="00000000">
        <w:rPr>
          <w:rtl w:val="0"/>
        </w:rPr>
        <w:t xml:space="preserve">). Biodiversity varies significantly between tropical continents, not just due to climatic differences, but also due to their evolutionary past. Continents have shifted over deep time, and plant lineages and species interactions have radiated and adapted leading to phylogenetic differences linked to the paleoclimatic and geologic history of our planet (</w:t>
      </w:r>
      <w:commentRangeStart w:id="443"/>
      <w:commentRangeStart w:id="444"/>
      <w:r w:rsidDel="00000000" w:rsidR="00000000" w:rsidRPr="00000000">
        <w:rPr>
          <w:rtl w:val="0"/>
        </w:rPr>
        <w:t xml:space="preserve">Corlett</w:t>
      </w:r>
      <w:commentRangeEnd w:id="443"/>
      <w:r w:rsidDel="00000000" w:rsidR="00000000" w:rsidRPr="00000000">
        <w:commentReference w:id="443"/>
      </w:r>
      <w:commentRangeEnd w:id="444"/>
      <w:r w:rsidDel="00000000" w:rsidR="00000000" w:rsidRPr="00000000">
        <w:commentReference w:id="444"/>
      </w:r>
      <w:r w:rsidDel="00000000" w:rsidR="00000000" w:rsidRPr="00000000">
        <w:rPr>
          <w:rtl w:val="0"/>
        </w:rPr>
        <w:t xml:space="preserve"> &amp; Primack 2006, Slik et al. 2018). This leads to important differences in species diversity and composition (Raven et al. 2020). However, whether the relationships between biodiversity and ecosystem structure, productivity and function vary in strength and scale-dependence within and among continents is poorly understood.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Mapping, monitoring and understanding changes in biodiversity and its role in the Earth system under climate change is critically important. The advent of new and forthcoming spaceborne sensors (e.g., imaging spectroscopy, radar, lidar) will be crucial in helping to fill important data and knowledge gaps by providing spatially explicit and continuous data at spatial scales otherwise unattainable, including in remote regions that are hard to reach. Importantly though, understanding and monitoring biodiversity still requires ground measurements, as remotely sensed biodiversity variables do not replace understanding of functional and genetic composition, species-interactions, or species discovery, and they are unable to parse the phenotypic and genetic components of functional variability (</w:t>
      </w:r>
      <w:commentRangeStart w:id="445"/>
      <w:r w:rsidDel="00000000" w:rsidR="00000000" w:rsidRPr="00000000">
        <w:rPr>
          <w:rtl w:val="0"/>
        </w:rPr>
        <w:t xml:space="preserve">Cavender-Bares et al., 2022</w:t>
      </w:r>
      <w:commentRangeEnd w:id="445"/>
      <w:r w:rsidDel="00000000" w:rsidR="00000000" w:rsidRPr="00000000">
        <w:commentReference w:id="445"/>
      </w:r>
      <w:r w:rsidDel="00000000" w:rsidR="00000000" w:rsidRPr="00000000">
        <w:rPr>
          <w:rtl w:val="0"/>
        </w:rPr>
        <w:t xml:space="preserve">). However, combining several remote sensing tools in combination with ground measurements (e.g., trait measurements, animal movement, bioacoustics, and Indigenous Ecological Knowledge) can yield novel insights into the structural and functional diversity of tropical forest ecosystems, and reveal new insights into how the taxonomic, functional and phylogenetic components of biodiversity are linked to changes in the environment. Leveraging this integrated approach, </w:t>
      </w:r>
      <w:r w:rsidDel="00000000" w:rsidR="00000000" w:rsidRPr="00000000">
        <w:rPr>
          <w:rtl w:val="0"/>
        </w:rPr>
        <w:t xml:space="preserve">PANGEA is well positioned to address knowledge gaps related to patterns of biodiversity by answering the following questions: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54"/>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61">
      <w:pPr>
        <w:numPr>
          <w:ilvl w:val="0"/>
          <w:numId w:val="54"/>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62">
      <w:pPr>
        <w:numPr>
          <w:ilvl w:val="0"/>
          <w:numId w:val="54"/>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3">
      <w:pPr>
        <w:spacing w:before="240" w:lineRule="auto"/>
        <w:rPr/>
      </w:pP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advance calibration and validation and algorithm development supporting the </w:t>
      </w:r>
      <w:r w:rsidDel="00000000" w:rsidR="00000000" w:rsidRPr="00000000">
        <w:rPr>
          <w:b w:val="1"/>
          <w:rtl w:val="0"/>
        </w:rPr>
        <w:t xml:space="preserve">SBG </w:t>
      </w:r>
      <w:r w:rsidDel="00000000" w:rsidR="00000000" w:rsidRPr="00000000">
        <w:rPr>
          <w:rtl w:val="0"/>
        </w:rPr>
        <w:t xml:space="preserve">mission. Imaging spectroscopy has led to major advances in taxonomic, functional and phylogenetic diversity mapping of tropical forests (</w:t>
      </w:r>
      <w:commentRangeStart w:id="446"/>
      <w:r w:rsidDel="00000000" w:rsidR="00000000" w:rsidRPr="00000000">
        <w:rPr>
          <w:rtl w:val="0"/>
        </w:rPr>
        <w:t xml:space="preserve">Feret and Asner, 2011</w:t>
      </w:r>
      <w:commentRangeEnd w:id="446"/>
      <w:r w:rsidDel="00000000" w:rsidR="00000000" w:rsidRPr="00000000">
        <w:commentReference w:id="446"/>
      </w:r>
      <w:r w:rsidDel="00000000" w:rsidR="00000000" w:rsidRPr="00000000">
        <w:rPr>
          <w:rtl w:val="0"/>
        </w:rPr>
        <w:t xml:space="preserve">; </w:t>
      </w:r>
      <w:commentRangeStart w:id="447"/>
      <w:r w:rsidDel="00000000" w:rsidR="00000000" w:rsidRPr="00000000">
        <w:rPr>
          <w:rtl w:val="0"/>
        </w:rPr>
        <w:t xml:space="preserve">Asner et al., 2014</w:t>
      </w:r>
      <w:commentRangeEnd w:id="447"/>
      <w:r w:rsidDel="00000000" w:rsidR="00000000" w:rsidRPr="00000000">
        <w:commentReference w:id="447"/>
      </w:r>
      <w:r w:rsidDel="00000000" w:rsidR="00000000" w:rsidRPr="00000000">
        <w:rPr>
          <w:rtl w:val="0"/>
        </w:rPr>
        <w:t xml:space="preserve"> ;</w:t>
      </w:r>
      <w:commentRangeStart w:id="448"/>
      <w:r w:rsidDel="00000000" w:rsidR="00000000" w:rsidRPr="00000000">
        <w:rPr>
          <w:rtl w:val="0"/>
        </w:rPr>
        <w:t xml:space="preserve"> Asner et al., 2017</w:t>
      </w:r>
      <w:commentRangeEnd w:id="448"/>
      <w:r w:rsidDel="00000000" w:rsidR="00000000" w:rsidRPr="00000000">
        <w:commentReference w:id="448"/>
      </w:r>
      <w:r w:rsidDel="00000000" w:rsidR="00000000" w:rsidRPr="00000000">
        <w:rPr>
          <w:rtl w:val="0"/>
        </w:rPr>
        <w:t xml:space="preserve">). Still, understanding of phenotypic variability within and among tropical forest regions and covariation with differences in ecosystem function remains severely lacking. The enormous variation in tropical forests can lead to high uncertainties in distinguishing tree species using purely remote sensing tools, and requires in situ data collection to calibrate local models for upscaling physiological, morphological and reproductive characteristics of each species, clade, or functional group. Several studies have shown that the combination of extensive field sampling with airborne imaging spectroscopy and lidar is a powerful tool for estimating plant functional traits at the individual-tree level to estimate the functional diversity and composition of tropical forest ecosystems (</w:t>
      </w:r>
      <w:commentRangeStart w:id="449"/>
      <w:r w:rsidDel="00000000" w:rsidR="00000000" w:rsidRPr="00000000">
        <w:rPr>
          <w:rtl w:val="0"/>
        </w:rPr>
        <w:t xml:space="preserve">Asner</w:t>
      </w:r>
      <w:commentRangeEnd w:id="449"/>
      <w:r w:rsidDel="00000000" w:rsidR="00000000" w:rsidRPr="00000000">
        <w:commentReference w:id="449"/>
      </w:r>
      <w:r w:rsidDel="00000000" w:rsidR="00000000" w:rsidRPr="00000000">
        <w:rPr>
          <w:rtl w:val="0"/>
        </w:rPr>
        <w:t xml:space="preserve">, 2017, Chadwick &amp; Asner 2020, Ordway et al. 2022). Additionally, spectral methods have been used to characterize differences in species communities in terms of beta diversity, i.e., the spatial turnover in species composition (Feret &amp; Asner 2014, Draper et al. 2018, Draper et al. 2020). PANGEA will employ similar methods by collecting coincident ground and airborne measurements to extend these types of mapping capabilities more broadly across the tropics and evaluate scaling capabilities from airborne to spaceborne resolutions across functional composition and disturbance gradients.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Another dimension of ecosystem diversity is forest structural complexity,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450"/>
      <w:r w:rsidDel="00000000" w:rsidR="00000000" w:rsidRPr="00000000">
        <w:rPr>
          <w:rtl w:val="0"/>
        </w:rPr>
        <w:t xml:space="preserve">Coverdale and Davies, 2023</w:t>
      </w:r>
      <w:commentRangeEnd w:id="450"/>
      <w:r w:rsidDel="00000000" w:rsidR="00000000" w:rsidRPr="00000000">
        <w:commentReference w:id="450"/>
      </w:r>
      <w:r w:rsidDel="00000000" w:rsidR="00000000" w:rsidRPr="00000000">
        <w:rPr>
          <w:rtl w:val="0"/>
        </w:rPr>
        <w:t xml:space="preserve">). More complex forests often support higher plant species diversity due to architectural diversity among species (</w:t>
      </w:r>
      <w:commentRangeStart w:id="451"/>
      <w:r w:rsidDel="00000000" w:rsidR="00000000" w:rsidRPr="00000000">
        <w:rPr>
          <w:rtl w:val="0"/>
        </w:rPr>
        <w:t xml:space="preserve">Kent</w:t>
      </w:r>
      <w:commentRangeEnd w:id="451"/>
      <w:r w:rsidDel="00000000" w:rsidR="00000000" w:rsidRPr="00000000">
        <w:commentReference w:id="451"/>
      </w:r>
      <w:r w:rsidDel="00000000" w:rsidR="00000000" w:rsidRPr="00000000">
        <w:rPr>
          <w:rtl w:val="0"/>
        </w:rPr>
        <w:t xml:space="preserve"> et al., 2015; </w:t>
      </w:r>
      <w:commentRangeStart w:id="452"/>
      <w:r w:rsidDel="00000000" w:rsidR="00000000" w:rsidRPr="00000000">
        <w:rPr>
          <w:rtl w:val="0"/>
        </w:rPr>
        <w:t xml:space="preserve">Milodowski </w:t>
      </w:r>
      <w:commentRangeEnd w:id="452"/>
      <w:r w:rsidDel="00000000" w:rsidR="00000000" w:rsidRPr="00000000">
        <w:commentReference w:id="452"/>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 PANGEA will characterize forest structural diversity and 3D complexity using terrestrial and UAV-based, airborne, and spaceborne lidar (</w:t>
      </w:r>
      <w:r w:rsidDel="00000000" w:rsidR="00000000" w:rsidRPr="00000000">
        <w:rPr>
          <w:b w:val="1"/>
          <w:rtl w:val="0"/>
        </w:rPr>
        <w:t xml:space="preserve">GEDI, EDGE*</w:t>
      </w:r>
      <w:r w:rsidDel="00000000" w:rsidR="00000000" w:rsidRPr="00000000">
        <w:rPr>
          <w:rtl w:val="0"/>
        </w:rPr>
        <w:t xml:space="preserve">) at individual-tree to ecosystem scales (e.g. </w:t>
      </w:r>
      <w:commentRangeStart w:id="453"/>
      <w:commentRangeStart w:id="454"/>
      <w:r w:rsidDel="00000000" w:rsidR="00000000" w:rsidRPr="00000000">
        <w:rPr>
          <w:rtl w:val="0"/>
        </w:rPr>
        <w:t xml:space="preserve">Decuyper</w:t>
      </w:r>
      <w:commentRangeEnd w:id="453"/>
      <w:r w:rsidDel="00000000" w:rsidR="00000000" w:rsidRPr="00000000">
        <w:commentReference w:id="453"/>
      </w:r>
      <w:commentRangeEnd w:id="454"/>
      <w:r w:rsidDel="00000000" w:rsidR="00000000" w:rsidRPr="00000000">
        <w:commentReference w:id="454"/>
      </w:r>
      <w:r w:rsidDel="00000000" w:rsidR="00000000" w:rsidRPr="00000000">
        <w:rPr>
          <w:rtl w:val="0"/>
        </w:rPr>
        <w:t xml:space="preserve"> et al. 2018, Terryn et al. 2022, Schneider et al. 2019, Ferraz et al. 2016, Jucker et al. 2018, Schneider et al. 2020, De Conto et al. 2024). </w:t>
      </w:r>
    </w:p>
    <w:p w:rsidR="00000000" w:rsidDel="00000000" w:rsidP="00000000" w:rsidRDefault="00000000" w:rsidRPr="00000000" w14:paraId="00000166">
      <w:pPr>
        <w:pStyle w:val="Heading4"/>
        <w:spacing w:after="240" w:before="240" w:lineRule="auto"/>
        <w:rPr/>
      </w:pPr>
      <w:bookmarkStart w:colFirst="0" w:colLast="0" w:name="_9at7zxy88upp" w:id="20"/>
      <w:bookmarkEnd w:id="20"/>
      <w:r w:rsidDel="00000000" w:rsidR="00000000" w:rsidRPr="00000000">
        <w:rPr>
          <w:rtl w:val="0"/>
        </w:rPr>
        <w:t xml:space="preserve">3.1.3 </w:t>
      </w:r>
      <w:r w:rsidDel="00000000" w:rsidR="00000000" w:rsidRPr="00000000">
        <w:rPr>
          <w:rtl w:val="0"/>
        </w:rPr>
        <w:t xml:space="preserve">Land-Atmosphere Interactions and Thresholds</w:t>
      </w:r>
    </w:p>
    <w:p w:rsidR="00000000" w:rsidDel="00000000" w:rsidP="00000000" w:rsidRDefault="00000000" w:rsidRPr="00000000" w14:paraId="00000167">
      <w:pPr>
        <w:rPr/>
      </w:pPr>
      <w:r w:rsidDel="00000000" w:rsidR="00000000" w:rsidRPr="00000000">
        <w:rPr>
          <w:rtl w:val="0"/>
        </w:rPr>
        <w:t xml:space="preserve">Characterizing patterns of functional trait distributions and functional composition at large spatial scales and across gradients will offer unprecedented opportunities to evaluate </w:t>
      </w:r>
      <w:r w:rsidDel="00000000" w:rsidR="00000000" w:rsidRPr="00000000">
        <w:rPr>
          <w:rtl w:val="0"/>
        </w:rPr>
        <w:t xml:space="preserve">important vegetation trait-tradeoffs linked to growth and hydraulic strategies, thermal tolerance, and critical thresholds. Plant- and ecosystem-scale t</w:t>
      </w:r>
      <w:r w:rsidDel="00000000" w:rsidR="00000000" w:rsidRPr="00000000">
        <w:rPr>
          <w:rtl w:val="0"/>
        </w:rPr>
        <w:t xml:space="preserve">hermal and hydraulic tolerances and thresholds remain major open questions as do </w:t>
      </w:r>
      <w:commentRangeStart w:id="455"/>
      <w:r w:rsidDel="00000000" w:rsidR="00000000" w:rsidRPr="00000000">
        <w:rPr>
          <w:rtl w:val="0"/>
        </w:rPr>
        <w:t xml:space="preserve">fire-related ecosystem scale thresholds, for example linked to live fuel moisture content and soil moisture</w:t>
      </w:r>
      <w:commentRangeEnd w:id="455"/>
      <w:r w:rsidDel="00000000" w:rsidR="00000000" w:rsidRPr="00000000">
        <w:commentReference w:id="455"/>
      </w:r>
      <w:r w:rsidDel="00000000" w:rsidR="00000000" w:rsidRPr="00000000">
        <w:rPr>
          <w:rtl w:val="0"/>
        </w:rPr>
        <w:t xml:space="preserve">. Variability in vegetation thermal and water content also directly influences important land-atmosphere interactions. </w:t>
      </w:r>
    </w:p>
    <w:p w:rsidR="00000000" w:rsidDel="00000000" w:rsidP="00000000" w:rsidRDefault="00000000" w:rsidRPr="00000000" w14:paraId="00000168">
      <w:pPr>
        <w:spacing w:after="240" w:before="240" w:lineRule="auto"/>
        <w:rPr/>
      </w:pPr>
      <w:r w:rsidDel="00000000" w:rsidR="00000000" w:rsidRPr="00000000">
        <w:rPr>
          <w:rtl w:val="0"/>
        </w:rPr>
        <w:t xml:space="preserve">The impacts of changes in climate feedbacks remains highly uncertain pantropically. For example, compared to the Amazon, Central African studies investigating transport pathways for recycled atmospheric moisture, consequences of deforestation on moisture recycling, and potential thresholds for transition are either at non-regional scales or do not exist (</w:t>
      </w:r>
      <w:commentRangeStart w:id="456"/>
      <w:r w:rsidDel="00000000" w:rsidR="00000000" w:rsidRPr="00000000">
        <w:rPr>
          <w:rtl w:val="0"/>
        </w:rPr>
        <w:t xml:space="preserve">Staal et al., 2023</w:t>
      </w:r>
      <w:commentRangeEnd w:id="456"/>
      <w:r w:rsidDel="00000000" w:rsidR="00000000" w:rsidRPr="00000000">
        <w:commentReference w:id="456"/>
      </w:r>
      <w:r w:rsidDel="00000000" w:rsidR="00000000" w:rsidRPr="00000000">
        <w:rPr>
          <w:rtl w:val="0"/>
        </w:rPr>
        <w:t xml:space="preserve">, </w:t>
      </w:r>
      <w:commentRangeStart w:id="457"/>
      <w:r w:rsidDel="00000000" w:rsidR="00000000" w:rsidRPr="00000000">
        <w:rPr>
          <w:rtl w:val="0"/>
        </w:rPr>
        <w:t xml:space="preserve">Zemp et al., 2017</w:t>
      </w:r>
      <w:commentRangeEnd w:id="457"/>
      <w:r w:rsidDel="00000000" w:rsidR="00000000" w:rsidRPr="00000000">
        <w:commentReference w:id="457"/>
      </w:r>
      <w:r w:rsidDel="00000000" w:rsidR="00000000" w:rsidRPr="00000000">
        <w:rPr>
          <w:rtl w:val="0"/>
        </w:rPr>
        <w:t xml:space="preserve">, </w:t>
      </w:r>
      <w:commentRangeStart w:id="458"/>
      <w:r w:rsidDel="00000000" w:rsidR="00000000" w:rsidRPr="00000000">
        <w:rPr>
          <w:rtl w:val="0"/>
        </w:rPr>
        <w:t xml:space="preserve">Xu et al., 2022</w:t>
      </w:r>
      <w:commentRangeEnd w:id="458"/>
      <w:r w:rsidDel="00000000" w:rsidR="00000000" w:rsidRPr="00000000">
        <w:commentReference w:id="458"/>
      </w:r>
      <w:r w:rsidDel="00000000" w:rsidR="00000000" w:rsidRPr="00000000">
        <w:rPr>
          <w:rtl w:val="0"/>
        </w:rPr>
        <w:t xml:space="preserve">, </w:t>
      </w:r>
      <w:commentRangeStart w:id="459"/>
      <w:r w:rsidDel="00000000" w:rsidR="00000000" w:rsidRPr="00000000">
        <w:rPr>
          <w:rtl w:val="0"/>
        </w:rPr>
        <w:t xml:space="preserve">Flores et al., 2024</w:t>
      </w:r>
      <w:commentRangeEnd w:id="459"/>
      <w:r w:rsidDel="00000000" w:rsidR="00000000" w:rsidRPr="00000000">
        <w:commentReference w:id="459"/>
      </w:r>
      <w:r w:rsidDel="00000000" w:rsidR="00000000" w:rsidRPr="00000000">
        <w:rPr>
          <w:rtl w:val="0"/>
        </w:rPr>
        <w:t xml:space="preserve">, </w:t>
      </w:r>
      <w:commentRangeStart w:id="460"/>
      <w:r w:rsidDel="00000000" w:rsidR="00000000" w:rsidRPr="00000000">
        <w:rPr>
          <w:rtl w:val="0"/>
        </w:rPr>
        <w:t xml:space="preserve">Theeuwen et al., 2023</w:t>
      </w:r>
      <w:commentRangeEnd w:id="460"/>
      <w:r w:rsidDel="00000000" w:rsidR="00000000" w:rsidRPr="00000000">
        <w:commentReference w:id="460"/>
      </w:r>
      <w:r w:rsidDel="00000000" w:rsidR="00000000" w:rsidRPr="00000000">
        <w:rPr>
          <w:rtl w:val="0"/>
        </w:rPr>
        <w:t xml:space="preserve">, </w:t>
      </w:r>
      <w:commentRangeStart w:id="461"/>
      <w:r w:rsidDel="00000000" w:rsidR="00000000" w:rsidRPr="00000000">
        <w:rPr>
          <w:rtl w:val="0"/>
        </w:rPr>
        <w:t xml:space="preserve">Baker and Spracklen 2022</w:t>
      </w:r>
      <w:commentRangeEnd w:id="461"/>
      <w:r w:rsidDel="00000000" w:rsidR="00000000" w:rsidRPr="00000000">
        <w:commentReference w:id="461"/>
      </w:r>
      <w:r w:rsidDel="00000000" w:rsidR="00000000" w:rsidRPr="00000000">
        <w:rPr>
          <w:rtl w:val="0"/>
        </w:rPr>
        <w:t xml:space="preserve">, </w:t>
      </w:r>
      <w:commentRangeStart w:id="462"/>
      <w:r w:rsidDel="00000000" w:rsidR="00000000" w:rsidRPr="00000000">
        <w:rPr>
          <w:rtl w:val="0"/>
        </w:rPr>
        <w:t xml:space="preserve">Te Wierik et al., 2022</w:t>
      </w:r>
      <w:commentRangeEnd w:id="462"/>
      <w:r w:rsidDel="00000000" w:rsidR="00000000" w:rsidRPr="00000000">
        <w:commentReference w:id="462"/>
      </w:r>
      <w:r w:rsidDel="00000000" w:rsidR="00000000" w:rsidRPr="00000000">
        <w:rPr>
          <w:rtl w:val="0"/>
        </w:rPr>
        <w:t xml:space="preserve">, </w:t>
      </w:r>
      <w:commentRangeStart w:id="463"/>
      <w:r w:rsidDel="00000000" w:rsidR="00000000" w:rsidRPr="00000000">
        <w:rPr>
          <w:rtl w:val="0"/>
        </w:rPr>
        <w:t xml:space="preserve">Nyasulu et al., 2024</w:t>
      </w:r>
      <w:commentRangeEnd w:id="463"/>
      <w:r w:rsidDel="00000000" w:rsidR="00000000" w:rsidRPr="00000000">
        <w:commentReference w:id="463"/>
      </w:r>
      <w:r w:rsidDel="00000000" w:rsidR="00000000" w:rsidRPr="00000000">
        <w:rPr>
          <w:rtl w:val="0"/>
        </w:rPr>
        <w:t xml:space="preserve">, </w:t>
      </w:r>
      <w:commentRangeStart w:id="464"/>
      <w:r w:rsidDel="00000000" w:rsidR="00000000" w:rsidRPr="00000000">
        <w:rPr>
          <w:rtl w:val="0"/>
        </w:rPr>
        <w:t xml:space="preserve">van der Ent et al., 2010</w:t>
      </w:r>
      <w:commentRangeEnd w:id="464"/>
      <w:r w:rsidDel="00000000" w:rsidR="00000000" w:rsidRPr="00000000">
        <w:commentReference w:id="464"/>
      </w:r>
      <w:r w:rsidDel="00000000" w:rsidR="00000000" w:rsidRPr="00000000">
        <w:rPr>
          <w:rtl w:val="0"/>
        </w:rPr>
        <w:t xml:space="preserve">). However, based on recent evidence, Central African tropical forests appear to rely more heavily on moisture recycling to provide atmospheric moisture for rainfall than the Amazon (</w:t>
      </w:r>
      <w:commentRangeStart w:id="465"/>
      <w:r w:rsidDel="00000000" w:rsidR="00000000" w:rsidRPr="00000000">
        <w:rPr>
          <w:rtl w:val="0"/>
        </w:rPr>
        <w:t xml:space="preserve">Worden et al., 2021</w:t>
      </w:r>
      <w:commentRangeEnd w:id="465"/>
      <w:r w:rsidDel="00000000" w:rsidR="00000000" w:rsidRPr="00000000">
        <w:commentReference w:id="465"/>
      </w:r>
      <w:r w:rsidDel="00000000" w:rsidR="00000000" w:rsidRPr="00000000">
        <w:rPr>
          <w:rtl w:val="0"/>
        </w:rPr>
        <w:t xml:space="preserve">, </w:t>
      </w:r>
      <w:commentRangeStart w:id="466"/>
      <w:r w:rsidDel="00000000" w:rsidR="00000000" w:rsidRPr="00000000">
        <w:rPr>
          <w:rtl w:val="0"/>
        </w:rPr>
        <w:t xml:space="preserve">Baker and Spracklen 2022</w:t>
      </w:r>
      <w:commentRangeEnd w:id="466"/>
      <w:r w:rsidDel="00000000" w:rsidR="00000000" w:rsidRPr="00000000">
        <w:commentReference w:id="466"/>
      </w:r>
      <w:r w:rsidDel="00000000" w:rsidR="00000000" w:rsidRPr="00000000">
        <w:rPr>
          <w:rtl w:val="0"/>
        </w:rPr>
        <w:t xml:space="preserve">). In addition, variability in regional and cross-continental climate conditions and cloudiness (e.g., </w:t>
      </w:r>
      <w:commentRangeStart w:id="467"/>
      <w:r w:rsidDel="00000000" w:rsidR="00000000" w:rsidRPr="00000000">
        <w:rPr>
          <w:rtl w:val="0"/>
        </w:rPr>
        <w:t xml:space="preserve">Phillipon et al., 2018</w:t>
      </w:r>
      <w:commentRangeEnd w:id="467"/>
      <w:r w:rsidDel="00000000" w:rsidR="00000000" w:rsidRPr="00000000">
        <w:commentReference w:id="467"/>
      </w:r>
      <w:r w:rsidDel="00000000" w:rsidR="00000000" w:rsidRPr="00000000">
        <w:rPr>
          <w:rtl w:val="0"/>
        </w:rPr>
        <w:t xml:space="preserve">, </w:t>
      </w:r>
      <w:commentRangeStart w:id="468"/>
      <w:r w:rsidDel="00000000" w:rsidR="00000000" w:rsidRPr="00000000">
        <w:rPr>
          <w:rtl w:val="0"/>
        </w:rPr>
        <w:t xml:space="preserve">Pohl et al., 2022</w:t>
      </w:r>
      <w:commentRangeEnd w:id="468"/>
      <w:r w:rsidDel="00000000" w:rsidR="00000000" w:rsidRPr="00000000">
        <w:commentReference w:id="468"/>
      </w:r>
      <w:r w:rsidDel="00000000" w:rsidR="00000000" w:rsidRPr="00000000">
        <w:rPr>
          <w:rtl w:val="0"/>
        </w:rPr>
        <w:t xml:space="preserve">, </w:t>
      </w:r>
      <w:commentRangeStart w:id="469"/>
      <w:r w:rsidDel="00000000" w:rsidR="00000000" w:rsidRPr="00000000">
        <w:rPr>
          <w:rtl w:val="0"/>
        </w:rPr>
        <w:t xml:space="preserve">Martins et al., 2018</w:t>
      </w:r>
      <w:commentRangeEnd w:id="469"/>
      <w:r w:rsidDel="00000000" w:rsidR="00000000" w:rsidRPr="00000000">
        <w:commentReference w:id="469"/>
      </w:r>
      <w:r w:rsidDel="00000000" w:rsidR="00000000" w:rsidRPr="00000000">
        <w:rPr>
          <w:rtl w:val="0"/>
        </w:rPr>
        <w:t xml:space="preserve">, </w:t>
      </w:r>
      <w:commentRangeStart w:id="470"/>
      <w:r w:rsidDel="00000000" w:rsidR="00000000" w:rsidRPr="00000000">
        <w:rPr>
          <w:rtl w:val="0"/>
        </w:rPr>
        <w:t xml:space="preserve">Chakraborty et al., 2019</w:t>
      </w:r>
      <w:commentRangeEnd w:id="470"/>
      <w:r w:rsidDel="00000000" w:rsidR="00000000" w:rsidRPr="00000000">
        <w:commentReference w:id="470"/>
      </w:r>
      <w:r w:rsidDel="00000000" w:rsidR="00000000" w:rsidRPr="00000000">
        <w:rPr>
          <w:rtl w:val="0"/>
        </w:rPr>
        <w:t xml:space="preserve">, </w:t>
      </w:r>
      <w:commentRangeStart w:id="471"/>
      <w:r w:rsidDel="00000000" w:rsidR="00000000" w:rsidRPr="00000000">
        <w:rPr>
          <w:rtl w:val="0"/>
        </w:rPr>
        <w:t xml:space="preserve">Jonard et al., 2022</w:t>
      </w:r>
      <w:commentRangeEnd w:id="471"/>
      <w:r w:rsidDel="00000000" w:rsidR="00000000" w:rsidRPr="00000000">
        <w:commentReference w:id="471"/>
      </w:r>
      <w:r w:rsidDel="00000000" w:rsidR="00000000" w:rsidRPr="00000000">
        <w:rPr>
          <w:rtl w:val="0"/>
        </w:rPr>
        <w:t xml:space="preserve">), as well as the magnitude, type, and location of anthropogenic disturbances (for example, large-scale deforestation within the southeastern Amazon versus massive biomass burning in semi-arid regions directly north and south of Central African forests) necessitates regionally-specific investigations of how changing environmental conditions affect carbon fluxes via climate feedbacks (</w:t>
      </w:r>
      <w:commentRangeStart w:id="472"/>
      <w:r w:rsidDel="00000000" w:rsidR="00000000" w:rsidRPr="00000000">
        <w:rPr>
          <w:rtl w:val="0"/>
        </w:rPr>
        <w:t xml:space="preserve">Braghiere et al., 2020</w:t>
      </w:r>
      <w:commentRangeEnd w:id="472"/>
      <w:r w:rsidDel="00000000" w:rsidR="00000000" w:rsidRPr="00000000">
        <w:commentReference w:id="472"/>
      </w:r>
      <w:r w:rsidDel="00000000" w:rsidR="00000000" w:rsidRPr="00000000">
        <w:rPr>
          <w:rtl w:val="0"/>
        </w:rPr>
        <w:t xml:space="preserve">, </w:t>
      </w:r>
      <w:commentRangeStart w:id="473"/>
      <w:r w:rsidDel="00000000" w:rsidR="00000000" w:rsidRPr="00000000">
        <w:rPr>
          <w:rtl w:val="0"/>
        </w:rPr>
        <w:t xml:space="preserve">Durand et al., 2021</w:t>
      </w:r>
      <w:commentRangeEnd w:id="473"/>
      <w:r w:rsidDel="00000000" w:rsidR="00000000" w:rsidRPr="00000000">
        <w:commentReference w:id="473"/>
      </w:r>
      <w:r w:rsidDel="00000000" w:rsidR="00000000" w:rsidRPr="00000000">
        <w:rPr>
          <w:rtl w:val="0"/>
        </w:rPr>
        <w:t xml:space="preserve">, </w:t>
      </w:r>
      <w:commentRangeStart w:id="474"/>
      <w:r w:rsidDel="00000000" w:rsidR="00000000" w:rsidRPr="00000000">
        <w:rPr>
          <w:rtl w:val="0"/>
        </w:rPr>
        <w:t xml:space="preserve">Adebiyi and Zuidema 2016</w:t>
      </w:r>
      <w:commentRangeEnd w:id="474"/>
      <w:r w:rsidDel="00000000" w:rsidR="00000000" w:rsidRPr="00000000">
        <w:commentReference w:id="474"/>
      </w:r>
      <w:r w:rsidDel="00000000" w:rsidR="00000000" w:rsidRPr="00000000">
        <w:rPr>
          <w:rtl w:val="0"/>
        </w:rPr>
        <w:t xml:space="preserve">). </w:t>
      </w:r>
    </w:p>
    <w:p w:rsidR="00000000" w:rsidDel="00000000" w:rsidP="00000000" w:rsidRDefault="00000000" w:rsidRPr="00000000" w14:paraId="00000169">
      <w:pPr>
        <w:spacing w:after="240" w:before="240" w:lineRule="auto"/>
        <w:rPr/>
      </w:pPr>
      <w:r w:rsidDel="00000000" w:rsidR="00000000" w:rsidRPr="00000000">
        <w:rPr>
          <w:rtl w:val="0"/>
        </w:rPr>
        <w:t xml:space="preserve">Hydroclimatic conditions in tropical forests vary significantly along </w:t>
      </w:r>
      <w:r w:rsidDel="00000000" w:rsidR="00000000" w:rsidRPr="00000000">
        <w:rPr>
          <w:rtl w:val="0"/>
        </w:rPr>
        <w:t xml:space="preserve">disturbance gradients</w:t>
      </w:r>
      <w:r w:rsidDel="00000000" w:rsidR="00000000" w:rsidRPr="00000000">
        <w:rPr>
          <w:rtl w:val="0"/>
        </w:rPr>
        <w:t xml:space="preserve">, from intact forests to heavily fragmented landscapes (</w:t>
      </w:r>
      <w:commentRangeStart w:id="475"/>
      <w:r w:rsidDel="00000000" w:rsidR="00000000" w:rsidRPr="00000000">
        <w:rPr>
          <w:rtl w:val="0"/>
        </w:rPr>
        <w:t xml:space="preserve">Gutierrez-Cori et al., 2021</w:t>
      </w:r>
      <w:commentRangeEnd w:id="475"/>
      <w:r w:rsidDel="00000000" w:rsidR="00000000" w:rsidRPr="00000000">
        <w:commentReference w:id="475"/>
      </w:r>
      <w:r w:rsidDel="00000000" w:rsidR="00000000" w:rsidRPr="00000000">
        <w:rPr>
          <w:rtl w:val="0"/>
        </w:rPr>
        <w:t xml:space="preserve">), and are unique across tropical regions as they are heavily shaped by local climate and disturbance histories. The effects of these disturbances can happen at small spatial scales or be hard to measure, such as changes in local winds (Staal et al., 2020). Additionally, they can depend on the geographic distribution and spatial extent of deforestation (Butt et al., 2023), on background climate conditions, or interact with other factors such as climate change or natural fluctuations (Staal et al., 2020). The role of these disturbances pushing tropical regions past water and temperature thresholds is thus highly uncertain. To address knowledge gaps related to hydroclimate thresholds and land-atmosphere interactions, PANGEA will answer the following questions: </w:t>
      </w:r>
    </w:p>
    <w:p w:rsidR="00000000" w:rsidDel="00000000" w:rsidP="00000000" w:rsidRDefault="00000000" w:rsidRPr="00000000" w14:paraId="0000016A">
      <w:pPr>
        <w:numPr>
          <w:ilvl w:val="0"/>
          <w:numId w:val="54"/>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changes 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6B">
      <w:pPr>
        <w:numPr>
          <w:ilvl w:val="0"/>
          <w:numId w:val="54"/>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6C">
      <w:pPr>
        <w:spacing w:after="240" w:before="240" w:lineRule="auto"/>
        <w:ind w:left="0" w:firstLine="0"/>
        <w:rPr/>
      </w:pPr>
      <w:r w:rsidDel="00000000" w:rsidR="00000000" w:rsidRPr="00000000">
        <w:rPr>
          <w:rtl w:val="0"/>
        </w:rPr>
        <w:t xml:space="preserve">PANGEA will leverage satellites including </w:t>
      </w:r>
      <w:r w:rsidDel="00000000" w:rsidR="00000000" w:rsidRPr="00000000">
        <w:rPr>
          <w:b w:val="1"/>
          <w:rtl w:val="0"/>
        </w:rPr>
        <w:t xml:space="preserve">SMAP, SMOS, NISAR, AMSR-E, EMIT, 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measure soil moisture, canopy water content, hydraulic traits, and thermal stress. </w:t>
      </w:r>
      <w:r w:rsidDel="00000000" w:rsidR="00000000" w:rsidRPr="00000000">
        <w:rPr>
          <w:rtl w:val="0"/>
        </w:rPr>
        <w:t xml:space="preserve">To more accurately characterize differences in land-atmosphere interactions and hydroclimatic thresholds across tropical forests, PANGEA will build on measurements used to previous questions. Additional ground measurements will include meteorological and weather station data, soil moisture, canopy ecophysiological measurements, and live fuel moisture. Recent ground-based observations revealed that the Soil Moisture Active Passive (SMAP) satellite exhibits strong biases in tropical ecosystems (</w:t>
      </w:r>
      <w:commentRangeStart w:id="476"/>
      <w:r w:rsidDel="00000000" w:rsidR="00000000" w:rsidRPr="00000000">
        <w:rPr>
          <w:rtl w:val="0"/>
        </w:rPr>
        <w:t xml:space="preserve">Cho et al. 2024)</w:t>
      </w:r>
      <w:commentRangeEnd w:id="476"/>
      <w:r w:rsidDel="00000000" w:rsidR="00000000" w:rsidRPr="00000000">
        <w:commentReference w:id="476"/>
      </w:r>
      <w:r w:rsidDel="00000000" w:rsidR="00000000" w:rsidRPr="00000000">
        <w:rPr>
          <w:rtl w:val="0"/>
        </w:rPr>
        <w:t xml:space="preserve">. Ground-based data from PANGEA will further improve SMAP’s soil moisture measurements in tropical forests, building on work by </w:t>
      </w:r>
      <w:commentRangeStart w:id="477"/>
      <w:r w:rsidDel="00000000" w:rsidR="00000000" w:rsidRPr="00000000">
        <w:rPr>
          <w:rtl w:val="0"/>
        </w:rPr>
        <w:t xml:space="preserve">Wang et al. 2024</w:t>
      </w:r>
      <w:commentRangeEnd w:id="477"/>
      <w:r w:rsidDel="00000000" w:rsidR="00000000" w:rsidRPr="00000000">
        <w:commentReference w:id="477"/>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D">
      <w:pPr>
        <w:spacing w:after="240" w:before="240" w:lineRule="auto"/>
        <w:ind w:left="0" w:firstLine="0"/>
        <w:rPr>
          <w:color w:val="ff0000"/>
          <w:highlight w:val="white"/>
        </w:rPr>
      </w:pPr>
      <w:r w:rsidDel="00000000" w:rsidR="00000000" w:rsidRPr="00000000">
        <w:rPr>
          <w:rtl w:val="0"/>
        </w:rPr>
        <w:t xml:space="preserve">R</w:t>
      </w:r>
      <w:r w:rsidDel="00000000" w:rsidR="00000000" w:rsidRPr="00000000">
        <w:rPr>
          <w:rtl w:val="0"/>
        </w:rPr>
        <w:t xml:space="preserve">etrievals of canopy water content from airborne VSWIR data have illustrated ecologically meaningful patterns related to water stress in mediterrean systems (e.g, </w:t>
      </w:r>
      <w:commentRangeStart w:id="478"/>
      <w:r w:rsidDel="00000000" w:rsidR="00000000" w:rsidRPr="00000000">
        <w:rPr>
          <w:rtl w:val="0"/>
        </w:rPr>
        <w:t xml:space="preserve">Brodrick et al. 2019</w:t>
      </w:r>
      <w:commentRangeEnd w:id="478"/>
      <w:r w:rsidDel="00000000" w:rsidR="00000000" w:rsidRPr="00000000">
        <w:commentReference w:id="478"/>
      </w:r>
      <w:r w:rsidDel="00000000" w:rsidR="00000000" w:rsidRPr="00000000">
        <w:rPr>
          <w:rtl w:val="0"/>
        </w:rPr>
        <w:t xml:space="preserve">; </w:t>
      </w:r>
      <w:commentRangeStart w:id="479"/>
      <w:r w:rsidDel="00000000" w:rsidR="00000000" w:rsidRPr="00000000">
        <w:rPr>
          <w:rtl w:val="0"/>
        </w:rPr>
        <w:t xml:space="preserve">Paz-Kagan &amp; Asner 2017</w:t>
      </w:r>
      <w:commentRangeEnd w:id="479"/>
      <w:r w:rsidDel="00000000" w:rsidR="00000000" w:rsidRPr="00000000">
        <w:commentReference w:id="479"/>
      </w:r>
      <w:r w:rsidDel="00000000" w:rsidR="00000000" w:rsidRPr="00000000">
        <w:rPr>
          <w:rtl w:val="0"/>
        </w:rPr>
        <w:t xml:space="preserve">), however, much work is needed to evaluate these patterns int eh tropics. Work using spaceborne VOD measurements revealed that leaf surface water, not plant water stress, was the main driver of diurnal variation in tropical forest canopy water content (</w:t>
      </w:r>
      <w:commentRangeStart w:id="480"/>
      <w:r w:rsidDel="00000000" w:rsidR="00000000" w:rsidRPr="00000000">
        <w:rPr>
          <w:rtl w:val="0"/>
        </w:rPr>
        <w:t xml:space="preserve">Xu et al 2021</w:t>
      </w:r>
      <w:commentRangeEnd w:id="480"/>
      <w:r w:rsidDel="00000000" w:rsidR="00000000" w:rsidRPr="00000000">
        <w:commentReference w:id="480"/>
      </w:r>
      <w:r w:rsidDel="00000000" w:rsidR="00000000" w:rsidRPr="00000000">
        <w:rPr>
          <w:rtl w:val="0"/>
        </w:rPr>
        <w:t xml:space="preserve">). Far more work is required to fully leverage these sensors in the tropics before mapping of plant water content and stress is possible. PANGEA will collect canopy leaf-level ecophysiological measurements, as well as tower based VOD retrieval methods using GNSS microwave signals (</w:t>
      </w:r>
      <w:commentRangeStart w:id="481"/>
      <w:r w:rsidDel="00000000" w:rsidR="00000000" w:rsidRPr="00000000">
        <w:rPr>
          <w:rtl w:val="0"/>
        </w:rPr>
        <w:t xml:space="preserve">Humphrey &amp; Frankenberg 2023</w:t>
      </w:r>
      <w:commentRangeEnd w:id="481"/>
      <w:r w:rsidDel="00000000" w:rsidR="00000000" w:rsidRPr="00000000">
        <w:commentReference w:id="481"/>
      </w:r>
      <w:r w:rsidDel="00000000" w:rsidR="00000000" w:rsidRPr="00000000">
        <w:rPr>
          <w:rtl w:val="0"/>
        </w:rPr>
        <w:t xml:space="preserve">) to monitor diurnal and seasonal changes across gradients. </w:t>
      </w:r>
      <w:r w:rsidDel="00000000" w:rsidR="00000000" w:rsidRPr="00000000">
        <w:rPr>
          <w:rtl w:val="0"/>
        </w:rPr>
      </w:r>
    </w:p>
    <w:p w:rsidR="00000000" w:rsidDel="00000000" w:rsidP="00000000" w:rsidRDefault="00000000" w:rsidRPr="00000000" w14:paraId="0000016E">
      <w:pPr>
        <w:spacing w:after="240" w:before="240" w:lineRule="auto"/>
        <w:ind w:left="0" w:firstLine="0"/>
        <w:rPr>
          <w:i w:val="1"/>
          <w:color w:val="ff0000"/>
        </w:rPr>
      </w:pPr>
      <w:r w:rsidDel="00000000" w:rsidR="00000000" w:rsidRPr="00000000">
        <w:rPr>
          <w:i w:val="1"/>
          <w:color w:val="ff0000"/>
          <w:highlight w:val="white"/>
          <w:rtl w:val="0"/>
        </w:rPr>
        <w:t xml:space="preserve">Integrate human dimensions into knowledge gaps above - emphasize feedbacks and how that will impact ag production, agroforestry production, non-timber forest products - difference in [farmer] adaptation / resilience strategies emerging in response to different feedbacks between biophysical changes and socio, cultural, political context?</w:t>
      </w:r>
      <w:r w:rsidDel="00000000" w:rsidR="00000000" w:rsidRPr="00000000">
        <w:rPr>
          <w:rtl w:val="0"/>
        </w:rPr>
      </w:r>
    </w:p>
    <w:p w:rsidR="00000000" w:rsidDel="00000000" w:rsidP="00000000" w:rsidRDefault="00000000" w:rsidRPr="00000000" w14:paraId="0000016F">
      <w:pPr>
        <w:pStyle w:val="Heading3"/>
        <w:rPr/>
      </w:pPr>
      <w:bookmarkStart w:colFirst="0" w:colLast="0" w:name="_ci41fcynf7lz" w:id="21"/>
      <w:bookmarkEnd w:id="21"/>
      <w:r w:rsidDel="00000000" w:rsidR="00000000" w:rsidRPr="00000000">
        <w:rPr>
          <w:rtl w:val="0"/>
        </w:rPr>
        <w:t xml:space="preserve">3.2 </w:t>
      </w:r>
      <w:commentRangeStart w:id="482"/>
      <w:r w:rsidDel="00000000" w:rsidR="00000000" w:rsidRPr="00000000">
        <w:rPr>
          <w:rtl w:val="0"/>
        </w:rPr>
        <w:t xml:space="preserve">Process</w:t>
      </w:r>
      <w:commentRangeEnd w:id="482"/>
      <w:r w:rsidDel="00000000" w:rsidR="00000000" w:rsidRPr="00000000">
        <w:commentReference w:id="482"/>
      </w:r>
      <w:r w:rsidDel="00000000" w:rsidR="00000000" w:rsidRPr="00000000">
        <w:rPr>
          <w:rtl w:val="0"/>
        </w:rPr>
        <w:t xml:space="preserve"> </w:t>
      </w:r>
    </w:p>
    <w:p w:rsidR="00000000" w:rsidDel="00000000" w:rsidP="00000000" w:rsidRDefault="00000000" w:rsidRPr="00000000" w14:paraId="00000170">
      <w:pPr>
        <w:pStyle w:val="Heading4"/>
        <w:rPr/>
      </w:pPr>
      <w:bookmarkStart w:colFirst="0" w:colLast="0" w:name="_gbd8t2yjn8ur" w:id="22"/>
      <w:bookmarkEnd w:id="22"/>
      <w:r w:rsidDel="00000000" w:rsidR="00000000" w:rsidRPr="00000000">
        <w:rPr>
          <w:rtl w:val="0"/>
        </w:rPr>
        <w:t xml:space="preserve">3.2.1 Species Interactions and Resilience</w:t>
      </w:r>
    </w:p>
    <w:p w:rsidR="00000000" w:rsidDel="00000000" w:rsidP="00000000" w:rsidRDefault="00000000" w:rsidRPr="00000000" w14:paraId="00000171">
      <w:pPr>
        <w:spacing w:after="240" w:before="240" w:lineRule="auto"/>
        <w:rPr/>
      </w:pPr>
      <w:r w:rsidDel="00000000" w:rsidR="00000000" w:rsidRPr="00000000">
        <w:rPr>
          <w:rtl w:val="0"/>
        </w:rPr>
        <w:t xml:space="preserve">O</w:t>
      </w:r>
      <w:r w:rsidDel="00000000" w:rsidR="00000000" w:rsidRPr="00000000">
        <w:rPr>
          <w:rtl w:val="0"/>
        </w:rPr>
        <w:t xml:space="preserve">ur ability to understand and predict how environmental variables drive carbon fluxes and stocks remains hindered by the discrepancy between the scales and quality of data collected for environmental variables and forest responses.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483"/>
      <w:r w:rsidDel="00000000" w:rsidR="00000000" w:rsidRPr="00000000">
        <w:rPr>
          <w:rtl w:val="0"/>
        </w:rPr>
        <w:t xml:space="preserve">Sullivan et al., 2020</w:t>
      </w:r>
      <w:commentRangeEnd w:id="483"/>
      <w:r w:rsidDel="00000000" w:rsidR="00000000" w:rsidRPr="00000000">
        <w:commentReference w:id="483"/>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and rainfall, with little variation explained by cloud cover, wind speed, and edaphic properties, despite their importance at local scales (Sullivan et al., 2020). The lack of variation explained by some of these predictors likely reflects the lack of </w:t>
      </w:r>
      <w:r w:rsidDel="00000000" w:rsidR="00000000" w:rsidRPr="00000000">
        <w:rPr>
          <w:color w:val="ff0000"/>
          <w:rtl w:val="0"/>
        </w:rPr>
        <w:t xml:space="preserve">strong </w:t>
      </w:r>
      <w:r w:rsidDel="00000000" w:rsidR="00000000" w:rsidRPr="00000000">
        <w:rPr>
          <w:rtl w:val="0"/>
        </w:rPr>
        <w:t xml:space="preserve">environmental data, rather than lack of relationships. For example, these environmental variables have been obtained from large gridded datasets such as WorldClim and SoilGrids (~a minimum of 250 to 1 km resolution), which rely on extrapolated ground data. </w:t>
      </w:r>
      <w:r w:rsidDel="00000000" w:rsidR="00000000" w:rsidRPr="00000000">
        <w:rPr>
          <w:rtl w:val="0"/>
        </w:rPr>
        <w:t xml:space="preserve">However, remote sensing offers a huge opportunity to improve upon </w:t>
      </w:r>
      <w:r w:rsidDel="00000000" w:rsidR="00000000" w:rsidRPr="00000000">
        <w:rPr>
          <w:rtl w:val="0"/>
        </w:rPr>
        <w:t xml:space="preserve">both environmental data, but also more accurately quantify forest carbon stocks and fluxes and their underlying drivers at ecologically and climatologically meaningful spatial scales.</w:t>
      </w:r>
    </w:p>
    <w:p w:rsidR="00000000" w:rsidDel="00000000" w:rsidP="00000000" w:rsidRDefault="00000000" w:rsidRPr="00000000" w14:paraId="00000172">
      <w:pPr>
        <w:spacing w:after="240" w:before="240" w:lineRule="auto"/>
        <w:rPr/>
      </w:pPr>
      <w:r w:rsidDel="00000000" w:rsidR="00000000" w:rsidRPr="00000000">
        <w:rPr>
          <w:rtl w:val="0"/>
        </w:rPr>
        <w:t xml:space="preserve">Beyond variation in plant b</w:t>
      </w:r>
      <w:r w:rsidDel="00000000" w:rsidR="00000000" w:rsidRPr="00000000">
        <w:rPr>
          <w:rtl w:val="0"/>
        </w:rPr>
        <w:t xml:space="preserve">iodiversity, there is enormous variation in the biodiversity of non-plant taxa within and between tropical continents, resulting in important differences in species interactions (e.g., seed dispersal, pollination, browsing) that undoubtedly influence variation in carbon stocks and fluxes. Although we know that animals matter, there have been limited efforts to determine just how much quantitatively, and in what direction for forest carbon stocks and fluxes, for both intact and regenerating forests. We expect the form of the relationship between biodiversity and ecosystem structure, productivity and functionality to vary in strength and scale dependence, but knowledge of these patterns, relationships, and the underlying mechanisms is highly uncertain. </w:t>
      </w:r>
    </w:p>
    <w:p w:rsidR="00000000" w:rsidDel="00000000" w:rsidP="00000000" w:rsidRDefault="00000000" w:rsidRPr="00000000" w14:paraId="00000173">
      <w:pPr>
        <w:spacing w:after="240" w:before="240" w:lineRule="auto"/>
        <w:rPr/>
      </w:pPr>
      <w:r w:rsidDel="00000000" w:rsidR="00000000" w:rsidRPr="00000000">
        <w:rPr>
          <w:rtl w:val="0"/>
        </w:rPr>
        <w:t xml:space="preserve">PANGEA is well poised to leverage advances in remote sensing capabilities alongside a revolution in measurement technologies, machine learning and AI for scaling biodiversity-driven processes. These include imaging spectroscopy, DNA sequencing, camera trap image recognition, animal tracking capabilities, and bioacoustics sensors. At the same time, there is an important opportunity to evaluate how can Indigenous and local ecological knowledge (IEK and LEK) can reinforce and support remote sensing analyses of biodiversity and processes. Understanding the limits of remote sensing in these complex, highly diverse systems is in many ways just as important as advancing remote sensing capabilities through the type of data-integration approach PANGEA will take. To address these knowledge gaps, PANGEA </w:t>
      </w:r>
      <w:r w:rsidDel="00000000" w:rsidR="00000000" w:rsidRPr="00000000">
        <w:rPr>
          <w:rtl w:val="0"/>
        </w:rPr>
        <w:t xml:space="preserve">will answer the following questions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4">
      <w:pPr>
        <w:numPr>
          <w:ilvl w:val="0"/>
          <w:numId w:val="54"/>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75">
      <w:pPr>
        <w:numPr>
          <w:ilvl w:val="0"/>
          <w:numId w:val="54"/>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76">
      <w:pPr>
        <w:numPr>
          <w:ilvl w:val="0"/>
          <w:numId w:val="54"/>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are the </w:t>
      </w:r>
      <w:r w:rsidDel="00000000" w:rsidR="00000000" w:rsidRPr="00000000">
        <w:rPr>
          <w:b w:val="1"/>
          <w:i w:val="1"/>
          <w:rtl w:val="0"/>
        </w:rPr>
        <w:t xml:space="preserve">species interactions</w:t>
      </w:r>
      <w:r w:rsidDel="00000000" w:rsidR="00000000" w:rsidRPr="00000000">
        <w:rPr>
          <w:i w:val="1"/>
          <w:rtl w:val="0"/>
        </w:rPr>
        <w:t xml:space="preserve"> underpinning tropical forest function to climate and land-use change?</w:t>
      </w:r>
    </w:p>
    <w:p w:rsidR="00000000" w:rsidDel="00000000" w:rsidP="00000000" w:rsidRDefault="00000000" w:rsidRPr="00000000" w14:paraId="00000177">
      <w:pPr>
        <w:numPr>
          <w:ilvl w:val="0"/>
          <w:numId w:val="54"/>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color w:val="ff0000"/>
        </w:rPr>
      </w:pPr>
      <w:r w:rsidDel="00000000" w:rsidR="00000000" w:rsidRPr="00000000">
        <w:rPr>
          <w:b w:val="1"/>
          <w:color w:val="ff0000"/>
          <w:rtl w:val="0"/>
        </w:rPr>
        <w:t xml:space="preserve">[a few </w:t>
      </w:r>
      <w:r w:rsidDel="00000000" w:rsidR="00000000" w:rsidRPr="00000000">
        <w:rPr>
          <w:b w:val="1"/>
          <w:color w:val="ff0000"/>
          <w:u w:val="single"/>
          <w:rtl w:val="0"/>
        </w:rPr>
        <w:t xml:space="preserve">sentences</w:t>
      </w:r>
      <w:r w:rsidDel="00000000" w:rsidR="00000000" w:rsidRPr="00000000">
        <w:rPr>
          <w:b w:val="1"/>
          <w:color w:val="ff0000"/>
          <w:rtl w:val="0"/>
        </w:rPr>
        <w:t xml:space="preserve"> on methods]</w:t>
      </w:r>
    </w:p>
    <w:p w:rsidR="00000000" w:rsidDel="00000000" w:rsidP="00000000" w:rsidRDefault="00000000" w:rsidRPr="00000000" w14:paraId="0000017A">
      <w:pPr>
        <w:pStyle w:val="Heading4"/>
        <w:rPr>
          <w:highlight w:val="yellow"/>
        </w:rPr>
      </w:pPr>
      <w:bookmarkStart w:colFirst="0" w:colLast="0" w:name="_mm51igahwi84" w:id="23"/>
      <w:bookmarkEnd w:id="23"/>
      <w:r w:rsidDel="00000000" w:rsidR="00000000" w:rsidRPr="00000000">
        <w:rPr>
          <w:highlight w:val="yellow"/>
          <w:rtl w:val="0"/>
        </w:rPr>
        <w:t xml:space="preserve">3.2.2 TBD (Mortality / recovery / management)</w:t>
      </w:r>
    </w:p>
    <w:p w:rsidR="00000000" w:rsidDel="00000000" w:rsidP="00000000" w:rsidRDefault="00000000" w:rsidRPr="00000000" w14:paraId="0000017B">
      <w:pPr>
        <w:rPr>
          <w:highlight w:val="white"/>
        </w:rPr>
      </w:pPr>
      <w:r w:rsidDel="00000000" w:rsidR="00000000" w:rsidRPr="00000000">
        <w:rPr>
          <w:rtl w:val="0"/>
        </w:rPr>
        <w:t xml:space="preserve">Changing disturbance regimes, including drought, fires, storms, and land-use change, are reshaping tropical forests. </w:t>
      </w:r>
      <w:r w:rsidDel="00000000" w:rsidR="00000000" w:rsidRPr="00000000">
        <w:rPr>
          <w:highlight w:val="white"/>
          <w:rtl w:val="0"/>
        </w:rPr>
        <w:t xml:space="preserve">We know that tropical regions respond differently to similar disturbance events. For example, measurements from the Orbiting Carbon Observatory-2 (OCO-2) satellite indicate that while the South American, African, and Asian tropics all exhibited net carbon emissions following the 2015 El Niño event, each region responded differently to the impacts of the El Niño and via different mechanisms (</w:t>
      </w:r>
      <w:r w:rsidDel="00000000" w:rsidR="00000000" w:rsidRPr="00000000">
        <w:rPr>
          <w:highlight w:val="yellow"/>
          <w:rtl w:val="0"/>
        </w:rPr>
        <w:t xml:space="preserve">Liu et al. 2017</w:t>
      </w:r>
      <w:r w:rsidDel="00000000" w:rsidR="00000000" w:rsidRPr="00000000">
        <w:rPr>
          <w:highlight w:val="white"/>
          <w:rtl w:val="0"/>
        </w:rPr>
        <w:t xml:space="preserve">)</w:t>
      </w:r>
      <w:r w:rsidDel="00000000" w:rsidR="00000000" w:rsidRPr="00000000">
        <w:rPr>
          <w:highlight w:val="white"/>
          <w:rtl w:val="0"/>
        </w:rPr>
        <w:t xml:space="preserve">. These differences largely determine variation in forest resilience to both human action and climate change. </w:t>
      </w:r>
      <w:r w:rsidDel="00000000" w:rsidR="00000000" w:rsidRPr="00000000">
        <w:rPr>
          <w:highlight w:val="white"/>
          <w:rtl w:val="0"/>
        </w:rPr>
        <w:t xml:space="preserve">However, the mechanisms underlying differences in forest vulnerability to shifting disturbance regimes remain elusive. Advancing understanding of distinct ecosystem responses to dynamics from ENSO events to </w:t>
      </w:r>
      <w:commentRangeStart w:id="484"/>
      <w:r w:rsidDel="00000000" w:rsidR="00000000" w:rsidRPr="00000000">
        <w:rPr>
          <w:highlight w:val="white"/>
          <w:rtl w:val="0"/>
        </w:rPr>
        <w:t xml:space="preserve">agricultural expansion</w:t>
      </w:r>
      <w:commentRangeEnd w:id="484"/>
      <w:r w:rsidDel="00000000" w:rsidR="00000000" w:rsidRPr="00000000">
        <w:commentReference w:id="484"/>
      </w:r>
      <w:r w:rsidDel="00000000" w:rsidR="00000000" w:rsidRPr="00000000">
        <w:rPr>
          <w:highlight w:val="white"/>
          <w:rtl w:val="0"/>
        </w:rPr>
        <w:t xml:space="preserve"> requires integrated data on tree mortality and carbon- and water-use efficiency spanning disturbance regimes and patterns of functional composition. </w:t>
      </w:r>
    </w:p>
    <w:p w:rsidR="00000000" w:rsidDel="00000000" w:rsidP="00000000" w:rsidRDefault="00000000" w:rsidRPr="00000000" w14:paraId="0000017C">
      <w:pPr>
        <w:rPr>
          <w:highlight w:val="white"/>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Although w</w:t>
      </w:r>
      <w:r w:rsidDel="00000000" w:rsidR="00000000" w:rsidRPr="00000000">
        <w:rPr>
          <w:rtl w:val="0"/>
        </w:rPr>
        <w:t xml:space="preserve">e know what </w:t>
      </w:r>
      <w:r w:rsidDel="00000000" w:rsidR="00000000" w:rsidRPr="00000000">
        <w:rPr>
          <w:rtl w:val="0"/>
        </w:rPr>
        <w:t xml:space="preserve">can </w:t>
      </w:r>
      <w:r w:rsidDel="00000000" w:rsidR="00000000" w:rsidRPr="00000000">
        <w:rPr>
          <w:rtl w:val="0"/>
        </w:rPr>
        <w:t xml:space="preserve">kill trees, we know surprisingly little </w:t>
      </w:r>
      <w:r w:rsidDel="00000000" w:rsidR="00000000" w:rsidRPr="00000000">
        <w:rPr>
          <w:rtl w:val="0"/>
        </w:rPr>
        <w:t xml:space="preserve">about what actually kill</w:t>
      </w:r>
      <w:ins w:author="Evan Gora" w:id="18" w:date="2024-09-17T00:28:20Z">
        <w:r w:rsidDel="00000000" w:rsidR="00000000" w:rsidRPr="00000000">
          <w:rPr>
            <w:rtl w:val="0"/>
          </w:rPr>
          <w:t xml:space="preserve">s</w:t>
        </w:r>
      </w:ins>
      <w:r w:rsidDel="00000000" w:rsidR="00000000" w:rsidRPr="00000000">
        <w:rPr>
          <w:rtl w:val="0"/>
        </w:rPr>
        <w:t xml:space="preserve"> trees</w:t>
      </w:r>
      <w:r w:rsidDel="00000000" w:rsidR="00000000" w:rsidRPr="00000000">
        <w:rPr>
          <w:rtl w:val="0"/>
        </w:rPr>
        <w:t xml:space="preserve">. Specifically, we do not know the relative contributions of natural agents of disturbance to trends in biomass turnover or tree death (</w:t>
      </w:r>
      <w:commentRangeStart w:id="485"/>
      <w:r w:rsidDel="00000000" w:rsidR="00000000" w:rsidRPr="00000000">
        <w:rPr>
          <w:rtl w:val="0"/>
        </w:rPr>
        <w:t xml:space="preserve">McDowell et al. 2018</w:t>
      </w:r>
      <w:commentRangeEnd w:id="485"/>
      <w:r w:rsidDel="00000000" w:rsidR="00000000" w:rsidRPr="00000000">
        <w:commentReference w:id="485"/>
      </w:r>
      <w:r w:rsidDel="00000000" w:rsidR="00000000" w:rsidRPr="00000000">
        <w:rPr>
          <w:rtl w:val="0"/>
        </w:rPr>
        <w:t xml:space="preserve">, </w:t>
      </w:r>
      <w:commentRangeStart w:id="486"/>
      <w:r w:rsidDel="00000000" w:rsidR="00000000" w:rsidRPr="00000000">
        <w:rPr>
          <w:rtl w:val="0"/>
        </w:rPr>
        <w:t xml:space="preserve">Gora and Esquivel-Muelbert 2021</w:t>
      </w:r>
      <w:commentRangeEnd w:id="486"/>
      <w:r w:rsidDel="00000000" w:rsidR="00000000" w:rsidRPr="00000000">
        <w:commentReference w:id="486"/>
      </w:r>
      <w:r w:rsidDel="00000000" w:rsidR="00000000" w:rsidRPr="00000000">
        <w:rPr>
          <w:rtl w:val="0"/>
        </w:rPr>
        <w:t xml:space="preserve">), much less how these patterns vary over space and time. This substantial knowledge gap is even more troubling in the context of the divergent trends of tree mortality across tropical continents (</w:t>
      </w:r>
      <w:commentRangeStart w:id="487"/>
      <w:r w:rsidDel="00000000" w:rsidR="00000000" w:rsidRPr="00000000">
        <w:rPr>
          <w:rtl w:val="0"/>
        </w:rPr>
        <w:t xml:space="preserve">Hubau et al. 2020</w:t>
      </w:r>
      <w:commentRangeEnd w:id="487"/>
      <w:r w:rsidDel="00000000" w:rsidR="00000000" w:rsidRPr="00000000">
        <w:commentReference w:id="487"/>
      </w:r>
      <w:r w:rsidDel="00000000" w:rsidR="00000000" w:rsidRPr="00000000">
        <w:rPr>
          <w:rtl w:val="0"/>
        </w:rPr>
        <w:t xml:space="preserve">, </w:t>
      </w:r>
      <w:commentRangeStart w:id="488"/>
      <w:r w:rsidDel="00000000" w:rsidR="00000000" w:rsidRPr="00000000">
        <w:rPr>
          <w:rtl w:val="0"/>
        </w:rPr>
        <w:t xml:space="preserve">Bennett et al. 2021</w:t>
      </w:r>
      <w:commentRangeEnd w:id="488"/>
      <w:r w:rsidDel="00000000" w:rsidR="00000000" w:rsidRPr="00000000">
        <w:commentReference w:id="488"/>
      </w:r>
      <w:r w:rsidDel="00000000" w:rsidR="00000000" w:rsidRPr="00000000">
        <w:rPr>
          <w:rtl w:val="0"/>
        </w:rPr>
        <w:t xml:space="preserve">). Because of the small-scale and aggregated nature of most natural disturbance events </w:t>
      </w:r>
      <w:commentRangeStart w:id="489"/>
      <w:r w:rsidDel="00000000" w:rsidR="00000000" w:rsidRPr="00000000">
        <w:rPr>
          <w:rtl w:val="0"/>
        </w:rPr>
        <w:t xml:space="preserve">(Espírito-Santo et al. 2014</w:t>
      </w:r>
      <w:commentRangeEnd w:id="489"/>
      <w:r w:rsidDel="00000000" w:rsidR="00000000" w:rsidRPr="00000000">
        <w:commentReference w:id="489"/>
      </w:r>
      <w:r w:rsidDel="00000000" w:rsidR="00000000" w:rsidRPr="00000000">
        <w:rPr>
          <w:rtl w:val="0"/>
        </w:rPr>
        <w:t xml:space="preserve">), addressing this major knowledge gap requires agent-attributed, high-resolution, high-frequency data on tree mortality at scale (&gt;10km). To understand how these trends vary over space and time, these measurements need to be continued for several years and replicated across several sites. PANGEA addresses these knowledge gaps by asking: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0"/>
          <w:numId w:val="54"/>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impacting the </w:t>
      </w:r>
      <w:r w:rsidDel="00000000" w:rsidR="00000000" w:rsidRPr="00000000">
        <w:rPr>
          <w:b w:val="1"/>
          <w:i w:val="1"/>
          <w:rtl w:val="0"/>
        </w:rPr>
        <w:t xml:space="preserve">carbon use efficiency (CUE)</w:t>
      </w:r>
      <w:r w:rsidDel="00000000" w:rsidR="00000000" w:rsidRPr="00000000">
        <w:rPr>
          <w:i w:val="1"/>
          <w:rtl w:val="0"/>
        </w:rPr>
        <w:t xml:space="preserve"> and </w:t>
      </w:r>
      <w:r w:rsidDel="00000000" w:rsidR="00000000" w:rsidRPr="00000000">
        <w:rPr>
          <w:b w:val="1"/>
          <w:i w:val="1"/>
          <w:rtl w:val="0"/>
        </w:rPr>
        <w:t xml:space="preserve">water 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80">
      <w:pPr>
        <w:numPr>
          <w:ilvl w:val="0"/>
          <w:numId w:val="54"/>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highlight w:val="white"/>
        </w:rPr>
      </w:pPr>
      <w:r w:rsidDel="00000000" w:rsidR="00000000" w:rsidRPr="00000000">
        <w:rPr>
          <w:rtl w:val="0"/>
        </w:rPr>
        <w:t xml:space="preserve">Apart from tree mortality, disturbances also strongly influence carbon cycling by altering belowground processes. However, the contributions of forest disturbance to carbon cycling and nutrient dynamics are challenging to scale and highly uncertain. Successfully quantifying patterns of agent-specific forest disturbance will inherently produce the large-scale experimental framework needed to quantify the downstream effects of disturbance on belowground biogeochemical cycling and their contributions to carbon cycling.</w:t>
      </w:r>
      <w:r w:rsidDel="00000000" w:rsidR="00000000" w:rsidRPr="00000000">
        <w:rPr>
          <w:rtl w:val="0"/>
        </w:rPr>
        <w:t xml:space="preserve"> Varying time scales over which above and belowground dynamics play out and interact with disturbance type, intensity, and frequency requires coordinated ground, airborne, and satellite measurements, spanning multiple gradients, including edaphic, disturbance history, and land-use gradients. PANGEA addresses this need and knowledge gap by answer the following question: </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54"/>
        </w:numPr>
        <w:ind w:left="720" w:hanging="360"/>
        <w:rPr>
          <w:i w:val="1"/>
        </w:rPr>
      </w:pPr>
      <w:r w:rsidDel="00000000" w:rsidR="00000000" w:rsidRPr="00000000">
        <w:rPr>
          <w:b w:val="1"/>
          <w:i w:val="1"/>
          <w:rtl w:val="0"/>
        </w:rPr>
        <w:t xml:space="preserve">Q16. </w:t>
      </w:r>
      <w:r w:rsidDel="00000000" w:rsidR="00000000" w:rsidRPr="00000000">
        <w:rPr>
          <w:i w:val="1"/>
          <w:rtl w:val="0"/>
        </w:rPr>
        <w:t xml:space="preserve">How do disturbance type and intensity - including different patterns of land use - influence </w:t>
      </w:r>
      <w:r w:rsidDel="00000000" w:rsidR="00000000" w:rsidRPr="00000000">
        <w:rPr>
          <w:b w:val="1"/>
          <w:i w:val="1"/>
          <w:rtl w:val="0"/>
        </w:rPr>
        <w:t xml:space="preserve">post-disturbance recovery time scales </w:t>
      </w:r>
      <w:r w:rsidDel="00000000" w:rsidR="00000000" w:rsidRPr="00000000">
        <w:rPr>
          <w:i w:val="1"/>
          <w:rtl w:val="0"/>
        </w:rPr>
        <w:t xml:space="preserve">of forest structure, composition, and function?</w:t>
      </w:r>
    </w:p>
    <w:p w:rsidR="00000000" w:rsidDel="00000000" w:rsidP="00000000" w:rsidRDefault="00000000" w:rsidRPr="00000000" w14:paraId="00000185">
      <w:pPr>
        <w:rPr>
          <w:highlight w:val="white"/>
        </w:rPr>
      </w:pPr>
      <w:r w:rsidDel="00000000" w:rsidR="00000000" w:rsidRPr="00000000">
        <w:rPr>
          <w:rtl w:val="0"/>
        </w:rPr>
      </w:r>
    </w:p>
    <w:p w:rsidR="00000000" w:rsidDel="00000000" w:rsidP="00000000" w:rsidRDefault="00000000" w:rsidRPr="00000000" w14:paraId="00000186">
      <w:pPr>
        <w:rPr>
          <w:color w:val="ff0000"/>
          <w:highlight w:val="white"/>
        </w:rPr>
      </w:pPr>
      <w:r w:rsidDel="00000000" w:rsidR="00000000" w:rsidRPr="00000000">
        <w:rPr>
          <w:color w:val="ff0000"/>
          <w:highlight w:val="white"/>
          <w:rtl w:val="0"/>
        </w:rPr>
        <w:t xml:space="preserve">There is great potential to </w:t>
      </w:r>
    </w:p>
    <w:p w:rsidR="00000000" w:rsidDel="00000000" w:rsidP="00000000" w:rsidRDefault="00000000" w:rsidRPr="00000000" w14:paraId="00000187">
      <w:pPr>
        <w:rPr>
          <w:highlight w:val="white"/>
        </w:rPr>
      </w:pPr>
      <w:r w:rsidDel="00000000" w:rsidR="00000000" w:rsidRPr="00000000">
        <w:rPr>
          <w:rtl w:val="0"/>
        </w:rPr>
      </w:r>
    </w:p>
    <w:p w:rsidR="00000000" w:rsidDel="00000000" w:rsidP="00000000" w:rsidRDefault="00000000" w:rsidRPr="00000000" w14:paraId="00000188">
      <w:pPr>
        <w:rPr>
          <w:color w:val="ff0000"/>
          <w:highlight w:val="white"/>
        </w:rPr>
      </w:pPr>
      <w:r w:rsidDel="00000000" w:rsidR="00000000" w:rsidRPr="00000000">
        <w:rPr>
          <w:color w:val="ff0000"/>
          <w:highlight w:val="white"/>
          <w:rtl w:val="0"/>
        </w:rPr>
        <w:t xml:space="preserve">In doing so, we can deliver a mechanistic understanding of tree mortality including models of tree trait-based vulnerability to each of the major agents of forest disturbance. By incorporating information on forcing processes (e.g., climate trends or drivers of human disturbance), we can then upscale to explain pantropical variation in tropical forest carbon stocks and fluxes. Moreover, this mechanistic information will be crucial to the proper management of tropical forests, informed reforestation efforts, and any effort to quantify forest vulnerability to ongoing climate change.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color w:val="ff0000"/>
        </w:rPr>
      </w:pPr>
      <w:commentRangeStart w:id="490"/>
      <w:commentRangeStart w:id="491"/>
      <w:r w:rsidDel="00000000" w:rsidR="00000000" w:rsidRPr="00000000">
        <w:rPr>
          <w:color w:val="ff0000"/>
          <w:rtl w:val="0"/>
        </w:rPr>
        <w:t xml:space="preserve">SES APPROACH/METHODS</w:t>
      </w:r>
    </w:p>
    <w:p w:rsidR="00000000" w:rsidDel="00000000" w:rsidP="00000000" w:rsidRDefault="00000000" w:rsidRPr="00000000" w14:paraId="0000018B">
      <w:pPr>
        <w:ind w:firstLine="720"/>
        <w:rPr>
          <w:color w:val="ff0000"/>
        </w:rPr>
      </w:pPr>
      <w:r w:rsidDel="00000000" w:rsidR="00000000" w:rsidRPr="00000000">
        <w:rPr>
          <w:color w:val="ff0000"/>
          <w:rtl w:val="0"/>
        </w:rPr>
        <w:t xml:space="preserve">Remote sensing [Maria Santos]</w:t>
      </w:r>
    </w:p>
    <w:p w:rsidR="00000000" w:rsidDel="00000000" w:rsidP="00000000" w:rsidRDefault="00000000" w:rsidRPr="00000000" w14:paraId="0000018C">
      <w:pPr>
        <w:numPr>
          <w:ilvl w:val="0"/>
          <w:numId w:val="37"/>
        </w:numPr>
        <w:ind w:left="1440" w:hanging="360"/>
        <w:rPr>
          <w:color w:val="ff0000"/>
        </w:rPr>
      </w:pPr>
      <w:r w:rsidDel="00000000" w:rsidR="00000000" w:rsidRPr="00000000">
        <w:rPr>
          <w:color w:val="ff0000"/>
          <w:rtl w:val="0"/>
        </w:rPr>
        <w:t xml:space="preserve">Detection of LULCC </w:t>
      </w:r>
    </w:p>
    <w:p w:rsidR="00000000" w:rsidDel="00000000" w:rsidP="00000000" w:rsidRDefault="00000000" w:rsidRPr="00000000" w14:paraId="0000018D">
      <w:pPr>
        <w:numPr>
          <w:ilvl w:val="0"/>
          <w:numId w:val="37"/>
        </w:numPr>
        <w:ind w:left="1440" w:hanging="360"/>
        <w:rPr>
          <w:color w:val="ff0000"/>
        </w:rPr>
      </w:pPr>
      <w:commentRangeStart w:id="492"/>
      <w:r w:rsidDel="00000000" w:rsidR="00000000" w:rsidRPr="00000000">
        <w:rPr>
          <w:color w:val="ff0000"/>
          <w:rtl w:val="0"/>
        </w:rPr>
        <w:t xml:space="preserve">Identification of crop types; yield mapping (opportunities for RS-based precision ag in the tropics)</w:t>
      </w:r>
      <w:commentRangeEnd w:id="492"/>
      <w:r w:rsidDel="00000000" w:rsidR="00000000" w:rsidRPr="00000000">
        <w:commentReference w:id="492"/>
      </w:r>
      <w:r w:rsidDel="00000000" w:rsidR="00000000" w:rsidRPr="00000000">
        <w:rPr>
          <w:rtl w:val="0"/>
        </w:rPr>
      </w:r>
    </w:p>
    <w:p w:rsidR="00000000" w:rsidDel="00000000" w:rsidP="00000000" w:rsidRDefault="00000000" w:rsidRPr="00000000" w14:paraId="0000018E">
      <w:pPr>
        <w:numPr>
          <w:ilvl w:val="0"/>
          <w:numId w:val="37"/>
        </w:numPr>
        <w:ind w:left="1440" w:hanging="360"/>
        <w:rPr>
          <w:color w:val="ff0000"/>
        </w:rPr>
      </w:pPr>
      <w:commentRangeStart w:id="493"/>
      <w:r w:rsidDel="00000000" w:rsidR="00000000" w:rsidRPr="00000000">
        <w:rPr>
          <w:color w:val="ff0000"/>
          <w:rtl w:val="0"/>
        </w:rPr>
        <w:t xml:space="preserve">Identification of agroforestry systems</w:t>
      </w:r>
      <w:commentRangeEnd w:id="493"/>
      <w:r w:rsidDel="00000000" w:rsidR="00000000" w:rsidRPr="00000000">
        <w:commentReference w:id="493"/>
      </w:r>
      <w:r w:rsidDel="00000000" w:rsidR="00000000" w:rsidRPr="00000000">
        <w:rPr>
          <w:rtl w:val="0"/>
        </w:rPr>
      </w:r>
    </w:p>
    <w:p w:rsidR="00000000" w:rsidDel="00000000" w:rsidP="00000000" w:rsidRDefault="00000000" w:rsidRPr="00000000" w14:paraId="0000018F">
      <w:pPr>
        <w:ind w:firstLine="720"/>
        <w:rPr>
          <w:color w:val="ff0000"/>
        </w:rPr>
      </w:pPr>
      <w:r w:rsidDel="00000000" w:rsidR="00000000" w:rsidRPr="00000000">
        <w:rPr>
          <w:rtl w:val="0"/>
        </w:rPr>
      </w:r>
    </w:p>
    <w:p w:rsidR="00000000" w:rsidDel="00000000" w:rsidP="00000000" w:rsidRDefault="00000000" w:rsidRPr="00000000" w14:paraId="00000190">
      <w:pPr>
        <w:ind w:firstLine="720"/>
        <w:rPr>
          <w:color w:val="ff0000"/>
        </w:rPr>
      </w:pPr>
      <w:r w:rsidDel="00000000" w:rsidR="00000000" w:rsidRPr="00000000">
        <w:rPr>
          <w:color w:val="ff0000"/>
          <w:rtl w:val="0"/>
        </w:rPr>
        <w:t xml:space="preserve">Field data</w:t>
      </w:r>
    </w:p>
    <w:p w:rsidR="00000000" w:rsidDel="00000000" w:rsidP="00000000" w:rsidRDefault="00000000" w:rsidRPr="00000000" w14:paraId="00000191">
      <w:pPr>
        <w:numPr>
          <w:ilvl w:val="0"/>
          <w:numId w:val="5"/>
        </w:numPr>
        <w:ind w:left="1440" w:hanging="360"/>
        <w:rPr>
          <w:color w:val="ff0000"/>
        </w:rPr>
      </w:pPr>
      <w:r w:rsidDel="00000000" w:rsidR="00000000" w:rsidRPr="00000000">
        <w:rPr>
          <w:color w:val="ff0000"/>
          <w:rtl w:val="0"/>
        </w:rPr>
        <w:t xml:space="preserve">Using qualitative methods like interviews and focus groups to complement remote sensing data , </w:t>
      </w:r>
    </w:p>
    <w:p w:rsidR="00000000" w:rsidDel="00000000" w:rsidP="00000000" w:rsidRDefault="00000000" w:rsidRPr="00000000" w14:paraId="00000192">
      <w:pPr>
        <w:numPr>
          <w:ilvl w:val="0"/>
          <w:numId w:val="5"/>
        </w:numPr>
        <w:ind w:left="1440" w:hanging="360"/>
        <w:rPr>
          <w:color w:val="ff0000"/>
        </w:rPr>
      </w:pPr>
      <w:r w:rsidDel="00000000" w:rsidR="00000000" w:rsidRPr="00000000">
        <w:rPr>
          <w:color w:val="ff0000"/>
          <w:rtl w:val="0"/>
        </w:rPr>
        <w:t xml:space="preserve">Governance [MVE]</w:t>
      </w:r>
    </w:p>
    <w:p w:rsidR="00000000" w:rsidDel="00000000" w:rsidP="00000000" w:rsidRDefault="00000000" w:rsidRPr="00000000" w14:paraId="00000193">
      <w:pPr>
        <w:numPr>
          <w:ilvl w:val="0"/>
          <w:numId w:val="5"/>
        </w:numPr>
        <w:ind w:left="1440" w:hanging="360"/>
        <w:rPr>
          <w:color w:val="ff0000"/>
        </w:rPr>
      </w:pPr>
      <w:r w:rsidDel="00000000" w:rsidR="00000000" w:rsidRPr="00000000">
        <w:rPr>
          <w:color w:val="ff0000"/>
          <w:rtl w:val="0"/>
        </w:rPr>
        <w:t xml:space="preserve">Economics </w:t>
      </w:r>
    </w:p>
    <w:p w:rsidR="00000000" w:rsidDel="00000000" w:rsidP="00000000" w:rsidRDefault="00000000" w:rsidRPr="00000000" w14:paraId="00000194">
      <w:pPr>
        <w:numPr>
          <w:ilvl w:val="0"/>
          <w:numId w:val="5"/>
        </w:numPr>
        <w:ind w:left="1440" w:hanging="360"/>
        <w:rPr>
          <w:color w:val="ff0000"/>
        </w:rPr>
      </w:pPr>
      <w:r w:rsidDel="00000000" w:rsidR="00000000" w:rsidRPr="00000000">
        <w:rPr>
          <w:color w:val="ff0000"/>
          <w:rtl w:val="0"/>
        </w:rPr>
        <w:t xml:space="preserve">Perceptions &amp; culture [Ale Echeverri Ochoa?]</w:t>
      </w:r>
    </w:p>
    <w:p w:rsidR="00000000" w:rsidDel="00000000" w:rsidP="00000000" w:rsidRDefault="00000000" w:rsidRPr="00000000" w14:paraId="00000195">
      <w:pPr>
        <w:numPr>
          <w:ilvl w:val="0"/>
          <w:numId w:val="5"/>
        </w:numPr>
        <w:ind w:left="1440" w:hanging="360"/>
        <w:rPr>
          <w:color w:val="ff0000"/>
        </w:rPr>
      </w:pPr>
      <w:r w:rsidDel="00000000" w:rsidR="00000000" w:rsidRPr="00000000">
        <w:rPr>
          <w:rtl w:val="0"/>
        </w:rPr>
      </w:r>
    </w:p>
    <w:p w:rsidR="00000000" w:rsidDel="00000000" w:rsidP="00000000" w:rsidRDefault="00000000" w:rsidRPr="00000000" w14:paraId="00000196">
      <w:pPr>
        <w:numPr>
          <w:ilvl w:val="0"/>
          <w:numId w:val="5"/>
        </w:numPr>
        <w:ind w:left="1440" w:hanging="360"/>
        <w:rPr>
          <w:color w:val="ff0000"/>
        </w:rPr>
      </w:pPr>
      <w:r w:rsidDel="00000000" w:rsidR="00000000" w:rsidRPr="00000000">
        <w:rPr>
          <w:color w:val="ff0000"/>
          <w:rtl w:val="0"/>
        </w:rPr>
        <w:t xml:space="preserve">Methods: network analysis, social capital, modeling (biophysical models)</w:t>
      </w:r>
      <w:commentRangeEnd w:id="490"/>
      <w:r w:rsidDel="00000000" w:rsidR="00000000" w:rsidRPr="00000000">
        <w:commentReference w:id="490"/>
      </w:r>
      <w:commentRangeEnd w:id="491"/>
      <w:r w:rsidDel="00000000" w:rsidR="00000000" w:rsidRPr="00000000">
        <w:commentReference w:id="491"/>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54"/>
        </w:numPr>
        <w:ind w:left="720" w:hanging="360"/>
        <w:rPr>
          <w:i w:val="1"/>
        </w:rPr>
      </w:pPr>
      <w:r w:rsidDel="00000000" w:rsidR="00000000" w:rsidRPr="00000000">
        <w:rPr>
          <w:b w:val="1"/>
          <w:i w:val="1"/>
          <w:highlight w:val="white"/>
          <w:rtl w:val="0"/>
        </w:rPr>
        <w:t xml:space="preserve">Q17. </w:t>
      </w:r>
      <w:r w:rsidDel="00000000" w:rsidR="00000000" w:rsidRPr="00000000">
        <w:rPr>
          <w:i w:val="1"/>
          <w:highlight w:val="white"/>
          <w:rtl w:val="0"/>
        </w:rPr>
        <w:t xml:space="preserve">What </w:t>
      </w:r>
      <w:r w:rsidDel="00000000" w:rsidR="00000000" w:rsidRPr="00000000">
        <w:rPr>
          <w:b w:val="1"/>
          <w:i w:val="1"/>
          <w:highlight w:val="white"/>
          <w:rtl w:val="0"/>
        </w:rPr>
        <w:t xml:space="preserve">human activities and management practices </w:t>
      </w:r>
      <w:r w:rsidDel="00000000" w:rsidR="00000000" w:rsidRPr="00000000">
        <w:rPr>
          <w:i w:val="1"/>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4"/>
        <w:rPr>
          <w:highlight w:val="yellow"/>
        </w:rPr>
      </w:pPr>
      <w:bookmarkStart w:colFirst="0" w:colLast="0" w:name="_4tl1u2jvakd3" w:id="24"/>
      <w:bookmarkEnd w:id="24"/>
      <w:r w:rsidDel="00000000" w:rsidR="00000000" w:rsidRPr="00000000">
        <w:rPr>
          <w:highlight w:val="yellow"/>
          <w:rtl w:val="0"/>
        </w:rPr>
        <w:t xml:space="preserve">3.3.3 TBD</w:t>
      </w:r>
    </w:p>
    <w:p w:rsidR="00000000" w:rsidDel="00000000" w:rsidP="00000000" w:rsidRDefault="00000000" w:rsidRPr="00000000" w14:paraId="0000019B">
      <w:pPr>
        <w:rPr>
          <w:color w:val="ff0000"/>
        </w:rPr>
      </w:pPr>
      <w:r w:rsidDel="00000000" w:rsidR="00000000" w:rsidRPr="00000000">
        <w:rPr>
          <w:rtl w:val="0"/>
        </w:rPr>
        <w:t xml:space="preserve">Fire and land-use related disturbances reflect human interactions with tropical forests through various land-use practices and may potentially exert significant climate feedback via the interactions with terrestrial hydrological cycles (</w:t>
      </w:r>
      <w:commentRangeStart w:id="494"/>
      <w:r w:rsidDel="00000000" w:rsidR="00000000" w:rsidRPr="00000000">
        <w:rPr>
          <w:rtl w:val="0"/>
        </w:rPr>
        <w:t xml:space="preserve">Li et al., 2022</w:t>
      </w:r>
      <w:commentRangeEnd w:id="494"/>
      <w:r w:rsidDel="00000000" w:rsidR="00000000" w:rsidRPr="00000000">
        <w:commentReference w:id="494"/>
      </w:r>
      <w:r w:rsidDel="00000000" w:rsidR="00000000" w:rsidRPr="00000000">
        <w:rPr>
          <w:rtl w:val="0"/>
        </w:rPr>
        <w:t xml:space="preserve">). This includes changes at the surface such as </w:t>
      </w:r>
      <w:commentRangeStart w:id="495"/>
      <w:r w:rsidDel="00000000" w:rsidR="00000000" w:rsidRPr="00000000">
        <w:rPr>
          <w:rtl w:val="0"/>
        </w:rPr>
        <w:t xml:space="preserve">river discharge and floods</w:t>
      </w:r>
      <w:commentRangeEnd w:id="495"/>
      <w:r w:rsidDel="00000000" w:rsidR="00000000" w:rsidRPr="00000000">
        <w:commentReference w:id="495"/>
      </w:r>
      <w:r w:rsidDel="00000000" w:rsidR="00000000" w:rsidRPr="00000000">
        <w:rPr>
          <w:rtl w:val="0"/>
        </w:rPr>
        <w:t xml:space="preserve"> (</w:t>
      </w:r>
      <w:commentRangeStart w:id="496"/>
      <w:r w:rsidDel="00000000" w:rsidR="00000000" w:rsidRPr="00000000">
        <w:rPr>
          <w:rtl w:val="0"/>
        </w:rPr>
        <w:t xml:space="preserve">Ndehedehe et al., 2022</w:t>
      </w:r>
      <w:commentRangeEnd w:id="496"/>
      <w:r w:rsidDel="00000000" w:rsidR="00000000" w:rsidRPr="00000000">
        <w:commentReference w:id="496"/>
      </w:r>
      <w:r w:rsidDel="00000000" w:rsidR="00000000" w:rsidRPr="00000000">
        <w:rPr>
          <w:rtl w:val="0"/>
        </w:rPr>
        <w:t xml:space="preserve">, </w:t>
      </w:r>
      <w:commentRangeStart w:id="497"/>
      <w:r w:rsidDel="00000000" w:rsidR="00000000" w:rsidRPr="00000000">
        <w:rPr>
          <w:rtl w:val="0"/>
        </w:rPr>
        <w:t xml:space="preserve">Bogning et al., 2022</w:t>
      </w:r>
      <w:commentRangeEnd w:id="497"/>
      <w:r w:rsidDel="00000000" w:rsidR="00000000" w:rsidRPr="00000000">
        <w:commentReference w:id="497"/>
      </w:r>
      <w:r w:rsidDel="00000000" w:rsidR="00000000" w:rsidRPr="00000000">
        <w:rPr>
          <w:rtl w:val="0"/>
        </w:rPr>
        <w:t xml:space="preserve">, </w:t>
      </w:r>
      <w:commentRangeStart w:id="498"/>
      <w:r w:rsidDel="00000000" w:rsidR="00000000" w:rsidRPr="00000000">
        <w:rPr>
          <w:rtl w:val="0"/>
        </w:rPr>
        <w:t xml:space="preserve">Oliveira et al., 2021</w:t>
      </w:r>
      <w:commentRangeEnd w:id="498"/>
      <w:r w:rsidDel="00000000" w:rsidR="00000000" w:rsidRPr="00000000">
        <w:commentReference w:id="498"/>
      </w:r>
      <w:r w:rsidDel="00000000" w:rsidR="00000000" w:rsidRPr="00000000">
        <w:rPr>
          <w:rtl w:val="0"/>
        </w:rPr>
        <w:t xml:space="preserve">) as well as in the atmosphere such as changes in convective development or atmospheric boundary layer dynamic and thermodynamic conditions (</w:t>
      </w:r>
      <w:commentRangeStart w:id="499"/>
      <w:r w:rsidDel="00000000" w:rsidR="00000000" w:rsidRPr="00000000">
        <w:rPr>
          <w:rtl w:val="0"/>
        </w:rPr>
        <w:t xml:space="preserve">Taylor et al., 2022</w:t>
      </w:r>
      <w:commentRangeEnd w:id="499"/>
      <w:r w:rsidDel="00000000" w:rsidR="00000000" w:rsidRPr="00000000">
        <w:commentReference w:id="499"/>
      </w:r>
      <w:r w:rsidDel="00000000" w:rsidR="00000000" w:rsidRPr="00000000">
        <w:rPr>
          <w:rtl w:val="0"/>
        </w:rPr>
        <w:t xml:space="preserve">, </w:t>
      </w:r>
      <w:commentRangeStart w:id="500"/>
      <w:r w:rsidDel="00000000" w:rsidR="00000000" w:rsidRPr="00000000">
        <w:rPr>
          <w:rtl w:val="0"/>
        </w:rPr>
        <w:t xml:space="preserve">Commar et al., 2023</w:t>
      </w:r>
      <w:commentRangeEnd w:id="500"/>
      <w:r w:rsidDel="00000000" w:rsidR="00000000" w:rsidRPr="00000000">
        <w:commentReference w:id="500"/>
      </w:r>
      <w:r w:rsidDel="00000000" w:rsidR="00000000" w:rsidRPr="00000000">
        <w:rPr>
          <w:rtl w:val="0"/>
        </w:rPr>
        <w:t xml:space="preserve">, </w:t>
      </w:r>
      <w:commentRangeStart w:id="501"/>
      <w:r w:rsidDel="00000000" w:rsidR="00000000" w:rsidRPr="00000000">
        <w:rPr>
          <w:rtl w:val="0"/>
        </w:rPr>
        <w:t xml:space="preserve">Sierra et al., 2023</w:t>
      </w:r>
      <w:commentRangeEnd w:id="501"/>
      <w:r w:rsidDel="00000000" w:rsidR="00000000" w:rsidRPr="00000000">
        <w:commentReference w:id="501"/>
      </w:r>
      <w:r w:rsidDel="00000000" w:rsidR="00000000" w:rsidRPr="00000000">
        <w:rPr>
          <w:rtl w:val="0"/>
        </w:rPr>
        <w:t xml:space="preserve">, </w:t>
      </w:r>
      <w:commentRangeStart w:id="502"/>
      <w:r w:rsidDel="00000000" w:rsidR="00000000" w:rsidRPr="00000000">
        <w:rPr>
          <w:rtl w:val="0"/>
        </w:rPr>
        <w:t xml:space="preserve">Wright et al., 2017</w:t>
      </w:r>
      <w:commentRangeEnd w:id="502"/>
      <w:r w:rsidDel="00000000" w:rsidR="00000000" w:rsidRPr="00000000">
        <w:commentReference w:id="502"/>
      </w:r>
      <w:r w:rsidDel="00000000" w:rsidR="00000000" w:rsidRPr="00000000">
        <w:rPr>
          <w:rtl w:val="0"/>
        </w:rPr>
        <w:t xml:space="preserve">,</w:t>
      </w:r>
      <w:commentRangeStart w:id="503"/>
      <w:r w:rsidDel="00000000" w:rsidR="00000000" w:rsidRPr="00000000">
        <w:rPr>
          <w:rtl w:val="0"/>
        </w:rPr>
        <w:t xml:space="preserve"> Leite-Filho et al., 2019</w:t>
      </w:r>
      <w:commentRangeEnd w:id="503"/>
      <w:r w:rsidDel="00000000" w:rsidR="00000000" w:rsidRPr="00000000">
        <w:commentReference w:id="503"/>
      </w:r>
      <w:r w:rsidDel="00000000" w:rsidR="00000000" w:rsidRPr="00000000">
        <w:rPr>
          <w:rtl w:val="0"/>
        </w:rPr>
        <w:t xml:space="preserve">, </w:t>
      </w:r>
      <w:commentRangeStart w:id="504"/>
      <w:r w:rsidDel="00000000" w:rsidR="00000000" w:rsidRPr="00000000">
        <w:rPr>
          <w:rtl w:val="0"/>
        </w:rPr>
        <w:t xml:space="preserve">Jiang et al., 2019</w:t>
      </w:r>
      <w:commentRangeEnd w:id="504"/>
      <w:r w:rsidDel="00000000" w:rsidR="00000000" w:rsidRPr="00000000">
        <w:commentReference w:id="504"/>
      </w:r>
      <w:r w:rsidDel="00000000" w:rsidR="00000000" w:rsidRPr="00000000">
        <w:rPr>
          <w:rtl w:val="0"/>
        </w:rPr>
        <w:t xml:space="preserve">). Changes in these atmospheric dynamics leads to shifts in storm activity, which has increased by 5-25% per decade over the past half century and seems likely to continue in the future (</w:t>
      </w:r>
      <w:commentRangeStart w:id="505"/>
      <w:r w:rsidDel="00000000" w:rsidR="00000000" w:rsidRPr="00000000">
        <w:rPr>
          <w:rtl w:val="0"/>
        </w:rPr>
        <w:t xml:space="preserve">Taylor et al. 2018</w:t>
      </w:r>
      <w:commentRangeEnd w:id="505"/>
      <w:r w:rsidDel="00000000" w:rsidR="00000000" w:rsidRPr="00000000">
        <w:commentReference w:id="505"/>
      </w:r>
      <w:r w:rsidDel="00000000" w:rsidR="00000000" w:rsidRPr="00000000">
        <w:rPr>
          <w:rtl w:val="0"/>
        </w:rPr>
        <w:t xml:space="preserve">, </w:t>
      </w:r>
      <w:commentRangeStart w:id="506"/>
      <w:r w:rsidDel="00000000" w:rsidR="00000000" w:rsidRPr="00000000">
        <w:rPr>
          <w:rtl w:val="0"/>
        </w:rPr>
        <w:t xml:space="preserve">Raghavendra et al. 2018</w:t>
      </w:r>
      <w:commentRangeEnd w:id="506"/>
      <w:r w:rsidDel="00000000" w:rsidR="00000000" w:rsidRPr="00000000">
        <w:commentReference w:id="506"/>
      </w:r>
      <w:r w:rsidDel="00000000" w:rsidR="00000000" w:rsidRPr="00000000">
        <w:rPr>
          <w:rtl w:val="0"/>
        </w:rPr>
        <w:t xml:space="preserve">, </w:t>
      </w:r>
      <w:commentRangeStart w:id="507"/>
      <w:r w:rsidDel="00000000" w:rsidR="00000000" w:rsidRPr="00000000">
        <w:rPr>
          <w:rtl w:val="0"/>
        </w:rPr>
        <w:t xml:space="preserve">Lavigne et al. 2019</w:t>
      </w:r>
      <w:commentRangeEnd w:id="507"/>
      <w:r w:rsidDel="00000000" w:rsidR="00000000" w:rsidRPr="00000000">
        <w:commentReference w:id="507"/>
      </w:r>
      <w:r w:rsidDel="00000000" w:rsidR="00000000" w:rsidRPr="00000000">
        <w:rPr>
          <w:rtl w:val="0"/>
        </w:rPr>
        <w:t xml:space="preserve">, </w:t>
      </w:r>
      <w:commentRangeStart w:id="508"/>
      <w:r w:rsidDel="00000000" w:rsidR="00000000" w:rsidRPr="00000000">
        <w:rPr>
          <w:rtl w:val="0"/>
        </w:rPr>
        <w:t xml:space="preserve">Harel and Price 2020</w:t>
      </w:r>
      <w:commentRangeEnd w:id="508"/>
      <w:r w:rsidDel="00000000" w:rsidR="00000000" w:rsidRPr="00000000">
        <w:commentReference w:id="508"/>
      </w:r>
      <w:r w:rsidDel="00000000" w:rsidR="00000000" w:rsidRPr="00000000">
        <w:rPr>
          <w:rtl w:val="0"/>
        </w:rPr>
        <w:t xml:space="preserve">). Moreover, concurrent with increasing storm activity, tropical forests are also experiencing longer dry seasons, greater atmospheric water stress, and more frequent droughts (</w:t>
      </w:r>
      <w:commentRangeStart w:id="509"/>
      <w:r w:rsidDel="00000000" w:rsidR="00000000" w:rsidRPr="00000000">
        <w:rPr>
          <w:rtl w:val="0"/>
        </w:rPr>
        <w:t xml:space="preserve">Fang et al. 2022</w:t>
      </w:r>
      <w:commentRangeEnd w:id="509"/>
      <w:r w:rsidDel="00000000" w:rsidR="00000000" w:rsidRPr="00000000">
        <w:commentReference w:id="509"/>
      </w:r>
      <w:r w:rsidDel="00000000" w:rsidR="00000000" w:rsidRPr="00000000">
        <w:rPr>
          <w:rtl w:val="0"/>
        </w:rPr>
        <w:t xml:space="preserve">, </w:t>
      </w:r>
      <w:commentRangeStart w:id="510"/>
      <w:r w:rsidDel="00000000" w:rsidR="00000000" w:rsidRPr="00000000">
        <w:rPr>
          <w:rtl w:val="0"/>
        </w:rPr>
        <w:t xml:space="preserve">Boiser et al. 2015</w:t>
      </w:r>
      <w:commentRangeEnd w:id="510"/>
      <w:r w:rsidDel="00000000" w:rsidR="00000000" w:rsidRPr="00000000">
        <w:commentReference w:id="510"/>
      </w:r>
      <w:r w:rsidDel="00000000" w:rsidR="00000000" w:rsidRPr="00000000">
        <w:rPr>
          <w:rtl w:val="0"/>
        </w:rPr>
        <w:t xml:space="preserve">, </w:t>
      </w:r>
      <w:commentRangeStart w:id="511"/>
      <w:r w:rsidDel="00000000" w:rsidR="00000000" w:rsidRPr="00000000">
        <w:rPr>
          <w:rtl w:val="0"/>
        </w:rPr>
        <w:t xml:space="preserve">Duffy et al. 2015</w:t>
      </w:r>
      <w:commentRangeEnd w:id="511"/>
      <w:r w:rsidDel="00000000" w:rsidR="00000000" w:rsidRPr="00000000">
        <w:commentReference w:id="511"/>
      </w:r>
      <w:r w:rsidDel="00000000" w:rsidR="00000000" w:rsidRPr="00000000">
        <w:rPr>
          <w:rtl w:val="0"/>
        </w:rPr>
        <w:t xml:space="preserve">, </w:t>
      </w:r>
      <w:commentRangeStart w:id="512"/>
      <w:r w:rsidDel="00000000" w:rsidR="00000000" w:rsidRPr="00000000">
        <w:rPr>
          <w:rtl w:val="0"/>
        </w:rPr>
        <w:t xml:space="preserve">Trenberth et al. 2014</w:t>
      </w:r>
      <w:commentRangeEnd w:id="512"/>
      <w:r w:rsidDel="00000000" w:rsidR="00000000" w:rsidRPr="00000000">
        <w:commentReference w:id="51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C">
      <w:pPr>
        <w:rPr>
          <w:color w:val="ff0000"/>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Despite advances in understanding the causes and consequences of</w:t>
      </w:r>
      <w:r w:rsidDel="00000000" w:rsidR="00000000" w:rsidRPr="00000000">
        <w:rPr>
          <w:rtl w:val="0"/>
        </w:rPr>
        <w:t xml:space="preserve"> deforestation, forest degradation, and regrowth using remote sensing (</w:t>
      </w:r>
      <w:commentRangeStart w:id="513"/>
      <w:r w:rsidDel="00000000" w:rsidR="00000000" w:rsidRPr="00000000">
        <w:rPr>
          <w:rtl w:val="0"/>
        </w:rPr>
        <w:t xml:space="preserve">Lapola et al. 2023</w:t>
      </w:r>
      <w:commentRangeEnd w:id="513"/>
      <w:r w:rsidDel="00000000" w:rsidR="00000000" w:rsidRPr="00000000">
        <w:commentReference w:id="513"/>
      </w:r>
      <w:r w:rsidDel="00000000" w:rsidR="00000000" w:rsidRPr="00000000">
        <w:rPr>
          <w:rtl w:val="0"/>
        </w:rPr>
        <w:t xml:space="preserve">, </w:t>
      </w:r>
      <w:commentRangeStart w:id="514"/>
      <w:r w:rsidDel="00000000" w:rsidR="00000000" w:rsidRPr="00000000">
        <w:rPr>
          <w:rtl w:val="0"/>
        </w:rPr>
        <w:t xml:space="preserve">Heinrich et al., 2021</w:t>
      </w:r>
      <w:commentRangeEnd w:id="514"/>
      <w:r w:rsidDel="00000000" w:rsidR="00000000" w:rsidRPr="00000000">
        <w:commentReference w:id="514"/>
      </w:r>
      <w:r w:rsidDel="00000000" w:rsidR="00000000" w:rsidRPr="00000000">
        <w:rPr>
          <w:rtl w:val="0"/>
        </w:rPr>
        <w:t xml:space="preserve">), there is the knowledge gap to understand the process of disturbance impacts on land surface biophysical properties, including carbon cycle dynamics, their climate feedback mechanisms (</w:t>
      </w:r>
      <w:commentRangeStart w:id="515"/>
      <w:r w:rsidDel="00000000" w:rsidR="00000000" w:rsidRPr="00000000">
        <w:rPr>
          <w:rtl w:val="0"/>
        </w:rPr>
        <w:t xml:space="preserve">Li et al., 2022</w:t>
      </w:r>
      <w:commentRangeEnd w:id="515"/>
      <w:r w:rsidDel="00000000" w:rsidR="00000000" w:rsidRPr="00000000">
        <w:commentReference w:id="515"/>
      </w:r>
      <w:r w:rsidDel="00000000" w:rsidR="00000000" w:rsidRPr="00000000">
        <w:rPr>
          <w:rtl w:val="0"/>
        </w:rPr>
        <w:t xml:space="preserve">). Previous observational and modeling studies have shown that changes in canopy structure associated with severe forest degradation can produce hotter and drier microenvironments that result in reduced evapotranspiration and gross primary productivity and increased sensible heat flux (</w:t>
      </w:r>
      <w:commentRangeStart w:id="516"/>
      <w:r w:rsidDel="00000000" w:rsidR="00000000" w:rsidRPr="00000000">
        <w:rPr>
          <w:rtl w:val="0"/>
        </w:rPr>
        <w:t xml:space="preserve">Brando et al. 2014</w:t>
      </w:r>
      <w:commentRangeEnd w:id="516"/>
      <w:r w:rsidDel="00000000" w:rsidR="00000000" w:rsidRPr="00000000">
        <w:commentReference w:id="516"/>
      </w:r>
      <w:r w:rsidDel="00000000" w:rsidR="00000000" w:rsidRPr="00000000">
        <w:rPr>
          <w:rtl w:val="0"/>
        </w:rPr>
        <w:t xml:space="preserve">; </w:t>
      </w:r>
      <w:commentRangeStart w:id="517"/>
      <w:r w:rsidDel="00000000" w:rsidR="00000000" w:rsidRPr="00000000">
        <w:rPr>
          <w:rtl w:val="0"/>
        </w:rPr>
        <w:t xml:space="preserve">Jucker et al. 2018</w:t>
      </w:r>
      <w:commentRangeEnd w:id="517"/>
      <w:r w:rsidDel="00000000" w:rsidR="00000000" w:rsidRPr="00000000">
        <w:commentReference w:id="517"/>
      </w:r>
      <w:r w:rsidDel="00000000" w:rsidR="00000000" w:rsidRPr="00000000">
        <w:rPr>
          <w:rtl w:val="0"/>
        </w:rPr>
        <w:t xml:space="preserve">; </w:t>
      </w:r>
      <w:commentRangeStart w:id="518"/>
      <w:r w:rsidDel="00000000" w:rsidR="00000000" w:rsidRPr="00000000">
        <w:rPr>
          <w:rtl w:val="0"/>
        </w:rPr>
        <w:t xml:space="preserve">Longo et al. 2020</w:t>
      </w:r>
      <w:commentRangeEnd w:id="518"/>
      <w:r w:rsidDel="00000000" w:rsidR="00000000" w:rsidRPr="00000000">
        <w:commentReference w:id="518"/>
      </w:r>
      <w:r w:rsidDel="00000000" w:rsidR="00000000" w:rsidRPr="00000000">
        <w:rPr>
          <w:rtl w:val="0"/>
        </w:rPr>
        <w:t xml:space="preserve">; </w:t>
      </w:r>
      <w:commentRangeStart w:id="519"/>
      <w:r w:rsidDel="00000000" w:rsidR="00000000" w:rsidRPr="00000000">
        <w:rPr>
          <w:rtl w:val="0"/>
        </w:rPr>
        <w:t xml:space="preserve">de Oliveira et al. 2021</w:t>
      </w:r>
      <w:commentRangeEnd w:id="519"/>
      <w:r w:rsidDel="00000000" w:rsidR="00000000" w:rsidRPr="00000000">
        <w:commentReference w:id="519"/>
      </w:r>
      <w:r w:rsidDel="00000000" w:rsidR="00000000" w:rsidRPr="00000000">
        <w:rPr>
          <w:rtl w:val="0"/>
        </w:rPr>
        <w:t xml:space="preserve">; </w:t>
      </w:r>
      <w:commentRangeStart w:id="520"/>
      <w:r w:rsidDel="00000000" w:rsidR="00000000" w:rsidRPr="00000000">
        <w:rPr>
          <w:rtl w:val="0"/>
        </w:rPr>
        <w:t xml:space="preserve">Rangel Pinagé et al. 2023</w:t>
      </w:r>
      <w:commentRangeEnd w:id="520"/>
      <w:r w:rsidDel="00000000" w:rsidR="00000000" w:rsidRPr="00000000">
        <w:commentReference w:id="520"/>
      </w:r>
      <w:r w:rsidDel="00000000" w:rsidR="00000000" w:rsidRPr="00000000">
        <w:rPr>
          <w:rtl w:val="0"/>
        </w:rPr>
        <w:t xml:space="preserve">), whereas forests may recover to pre-disturbance fluxes within a few years (</w:t>
      </w:r>
      <w:commentRangeStart w:id="521"/>
      <w:r w:rsidDel="00000000" w:rsidR="00000000" w:rsidRPr="00000000">
        <w:rPr>
          <w:rtl w:val="0"/>
        </w:rPr>
        <w:t xml:space="preserve">Brando et al. 2019</w:t>
      </w:r>
      <w:commentRangeEnd w:id="521"/>
      <w:r w:rsidDel="00000000" w:rsidR="00000000" w:rsidRPr="00000000">
        <w:commentReference w:id="521"/>
      </w:r>
      <w:r w:rsidDel="00000000" w:rsidR="00000000" w:rsidRPr="00000000">
        <w:rPr>
          <w:rtl w:val="0"/>
        </w:rPr>
        <w:t xml:space="preserve">; </w:t>
      </w:r>
      <w:commentRangeStart w:id="522"/>
      <w:r w:rsidDel="00000000" w:rsidR="00000000" w:rsidRPr="00000000">
        <w:rPr>
          <w:rtl w:val="0"/>
        </w:rPr>
        <w:t xml:space="preserve">Miller et al. 2011</w:t>
      </w:r>
      <w:commentRangeEnd w:id="522"/>
      <w:r w:rsidDel="00000000" w:rsidR="00000000" w:rsidRPr="00000000">
        <w:commentReference w:id="522"/>
      </w:r>
      <w:r w:rsidDel="00000000" w:rsidR="00000000" w:rsidRPr="00000000">
        <w:rPr>
          <w:rtl w:val="0"/>
        </w:rPr>
        <w:t xml:space="preserve">) . Yet, most studies have hitherto focused on a single or a few sites, and the regional impacts of forest degradation and shifting disturbance regimes on carbon, energy, and water cycles at large scales remains unknown.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In addition, understanding variation in feedbacks across disturbance type, intensity, and frequency warrants improved understanding to inform management land-use practices (e.g., farmer adaptation, urbanization, NTFP collection) are supposed to influence the surface biophysical properties of tropical forests and generate climate feedback.</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color w:val="ff0000"/>
        </w:rPr>
      </w:pPr>
      <w:r w:rsidDel="00000000" w:rsidR="00000000" w:rsidRPr="00000000">
        <w:rPr>
          <w:color w:val="ff0000"/>
          <w:rtl w:val="0"/>
        </w:rPr>
        <w:t xml:space="preserve">Capabilities for measuring XYZ using remote sensing data to improve </w:t>
      </w:r>
    </w:p>
    <w:p w:rsidR="00000000" w:rsidDel="00000000" w:rsidP="00000000" w:rsidRDefault="00000000" w:rsidRPr="00000000" w14:paraId="000001A2">
      <w:pPr>
        <w:spacing w:after="240" w:before="240" w:lineRule="auto"/>
        <w:rPr/>
      </w:pPr>
      <w:r w:rsidDel="00000000" w:rsidR="00000000" w:rsidRPr="00000000">
        <w:rPr>
          <w:rtl w:val="0"/>
        </w:rPr>
        <w:t xml:space="preserve">The mechanisms controlling tropical forest land-atmosphere interactions represent one of the most uncertain aspects of the terrestrial climate system, in part due to the complex pathways through which they can take place and large variations in the spatial scales at which they occur (</w:t>
      </w:r>
      <w:commentRangeStart w:id="523"/>
      <w:r w:rsidDel="00000000" w:rsidR="00000000" w:rsidRPr="00000000">
        <w:rPr>
          <w:rtl w:val="0"/>
        </w:rPr>
        <w:t xml:space="preserve">Lintner and Neelin, 2009</w:t>
      </w:r>
      <w:commentRangeEnd w:id="523"/>
      <w:r w:rsidDel="00000000" w:rsidR="00000000" w:rsidRPr="00000000">
        <w:commentReference w:id="523"/>
      </w:r>
      <w:r w:rsidDel="00000000" w:rsidR="00000000" w:rsidRPr="00000000">
        <w:rPr>
          <w:rtl w:val="0"/>
        </w:rPr>
        <w:t xml:space="preserve">, </w:t>
      </w:r>
      <w:commentRangeStart w:id="524"/>
      <w:r w:rsidDel="00000000" w:rsidR="00000000" w:rsidRPr="00000000">
        <w:rPr>
          <w:rtl w:val="0"/>
        </w:rPr>
        <w:t xml:space="preserve">Betts and Silva Dias, 2010</w:t>
      </w:r>
      <w:commentRangeEnd w:id="524"/>
      <w:r w:rsidDel="00000000" w:rsidR="00000000" w:rsidRPr="00000000">
        <w:commentReference w:id="524"/>
      </w:r>
      <w:r w:rsidDel="00000000" w:rsidR="00000000" w:rsidRPr="00000000">
        <w:rPr>
          <w:rtl w:val="0"/>
        </w:rPr>
        <w:t xml:space="preserve">, </w:t>
      </w:r>
      <w:commentRangeStart w:id="525"/>
      <w:r w:rsidDel="00000000" w:rsidR="00000000" w:rsidRPr="00000000">
        <w:rPr>
          <w:rtl w:val="0"/>
        </w:rPr>
        <w:t xml:space="preserve">Gentine et al., 2019</w:t>
      </w:r>
      <w:commentRangeEnd w:id="525"/>
      <w:r w:rsidDel="00000000" w:rsidR="00000000" w:rsidRPr="00000000">
        <w:commentReference w:id="525"/>
      </w:r>
      <w:r w:rsidDel="00000000" w:rsidR="00000000" w:rsidRPr="00000000">
        <w:rPr>
          <w:rtl w:val="0"/>
        </w:rPr>
        <w:t xml:space="preserve">). Investigating these interactions requires extensive use of models and reanalysis products that can vary significantly within the tropics due to factors such as heavy parameterization, the lack of ground-based data to constrain estimates, and different representations of key processes (e.g., </w:t>
      </w:r>
      <w:hyperlink r:id="rId138">
        <w:r w:rsidDel="00000000" w:rsidR="00000000" w:rsidRPr="00000000">
          <w:rPr>
            <w:color w:val="1155cc"/>
            <w:u w:val="single"/>
            <w:rtl w:val="0"/>
          </w:rPr>
          <w:t xml:space="preserve">Fisher et al., 2009</w:t>
        </w:r>
      </w:hyperlink>
      <w:r w:rsidDel="00000000" w:rsidR="00000000" w:rsidRPr="00000000">
        <w:rPr>
          <w:rtl w:val="0"/>
        </w:rPr>
        <w:t xml:space="preserve">, </w:t>
      </w:r>
      <w:hyperlink r:id="rId139">
        <w:r w:rsidDel="00000000" w:rsidR="00000000" w:rsidRPr="00000000">
          <w:rPr>
            <w:color w:val="1155cc"/>
            <w:u w:val="single"/>
            <w:rtl w:val="0"/>
          </w:rPr>
          <w:t xml:space="preserve">Sibret et al., 2022</w:t>
        </w:r>
      </w:hyperlink>
      <w:r w:rsidDel="00000000" w:rsidR="00000000" w:rsidRPr="00000000">
        <w:rPr>
          <w:rtl w:val="0"/>
        </w:rPr>
        <w:t xml:space="preserve">,</w:t>
      </w:r>
      <w:hyperlink r:id="rId140">
        <w:r w:rsidDel="00000000" w:rsidR="00000000" w:rsidRPr="00000000">
          <w:rPr>
            <w:color w:val="1155cc"/>
            <w:u w:val="single"/>
            <w:rtl w:val="0"/>
          </w:rPr>
          <w:t xml:space="preserve"> </w:t>
        </w:r>
      </w:hyperlink>
      <w:hyperlink r:id="rId141">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142">
        <w:r w:rsidDel="00000000" w:rsidR="00000000" w:rsidRPr="00000000">
          <w:rPr>
            <w:color w:val="1155cc"/>
            <w:u w:val="single"/>
            <w:rtl w:val="0"/>
          </w:rPr>
          <w:t xml:space="preserve">Seinfeld et al., 2016</w:t>
        </w:r>
      </w:hyperlink>
      <w:r w:rsidDel="00000000" w:rsidR="00000000" w:rsidRPr="00000000">
        <w:rPr>
          <w:rtl w:val="0"/>
        </w:rPr>
        <w:t xml:space="preserve">). For example, large variations exist in current carbon, water, and energy fluxes that cannot be measured directly over large scales, such as evapotranspiration and gross primary productivity (e.g., </w:t>
      </w:r>
      <w:hyperlink r:id="rId143">
        <w:r w:rsidDel="00000000" w:rsidR="00000000" w:rsidRPr="00000000">
          <w:rPr>
            <w:color w:val="1155cc"/>
            <w:u w:val="single"/>
            <w:rtl w:val="0"/>
          </w:rPr>
          <w:t xml:space="preserve">Baker et al., 2021</w:t>
        </w:r>
      </w:hyperlink>
      <w:r w:rsidDel="00000000" w:rsidR="00000000" w:rsidRPr="00000000">
        <w:rPr>
          <w:rtl w:val="0"/>
        </w:rPr>
        <w:t xml:space="preserve">, </w:t>
      </w:r>
      <w:hyperlink r:id="rId144">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145">
        <w:r w:rsidDel="00000000" w:rsidR="00000000" w:rsidRPr="00000000">
          <w:rPr>
            <w:color w:val="1155cc"/>
            <w:u w:val="single"/>
            <w:rtl w:val="0"/>
          </w:rPr>
          <w:t xml:space="preserve">Zhang and Ye 2021</w:t>
        </w:r>
      </w:hyperlink>
      <w:r w:rsidDel="00000000" w:rsidR="00000000" w:rsidRPr="00000000">
        <w:rPr>
          <w:rtl w:val="0"/>
        </w:rPr>
        <w:t xml:space="preserve">). Meanwhile, studies investigating how land-atmosphere interactions influence large-scale atmospheric thermodynamic and dynamic conditions, as well as water and energy cycling, must heavily rely on climate models and reanalysis products (e.g., </w:t>
      </w:r>
      <w:commentRangeStart w:id="526"/>
      <w:r w:rsidDel="00000000" w:rsidR="00000000" w:rsidRPr="00000000">
        <w:rPr>
          <w:rtl w:val="0"/>
        </w:rPr>
        <w:t xml:space="preserve">Staal et al., 2023</w:t>
      </w:r>
      <w:commentRangeEnd w:id="526"/>
      <w:r w:rsidDel="00000000" w:rsidR="00000000" w:rsidRPr="00000000">
        <w:commentReference w:id="526"/>
      </w:r>
      <w:r w:rsidDel="00000000" w:rsidR="00000000" w:rsidRPr="00000000">
        <w:rPr>
          <w:rtl w:val="0"/>
        </w:rPr>
        <w:t xml:space="preserve">, </w:t>
      </w:r>
      <w:commentRangeStart w:id="527"/>
      <w:r w:rsidDel="00000000" w:rsidR="00000000" w:rsidRPr="00000000">
        <w:rPr>
          <w:rtl w:val="0"/>
        </w:rPr>
        <w:t xml:space="preserve">Xu et al., 2022</w:t>
      </w:r>
      <w:commentRangeEnd w:id="527"/>
      <w:r w:rsidDel="00000000" w:rsidR="00000000" w:rsidRPr="00000000">
        <w:commentReference w:id="527"/>
      </w:r>
      <w:r w:rsidDel="00000000" w:rsidR="00000000" w:rsidRPr="00000000">
        <w:rPr>
          <w:rtl w:val="0"/>
        </w:rPr>
        <w:t xml:space="preserve">, </w:t>
      </w:r>
      <w:hyperlink r:id="rId146">
        <w:r w:rsidDel="00000000" w:rsidR="00000000" w:rsidRPr="00000000">
          <w:rPr>
            <w:color w:val="1155cc"/>
            <w:u w:val="single"/>
            <w:rtl w:val="0"/>
          </w:rPr>
          <w:t xml:space="preserve">Brown et al., 2021</w:t>
        </w:r>
      </w:hyperlink>
      <w:r w:rsidDel="00000000" w:rsidR="00000000" w:rsidRPr="00000000">
        <w:rPr>
          <w:rtl w:val="0"/>
        </w:rPr>
        <w:t xml:space="preserve">, </w:t>
      </w:r>
      <w:commentRangeStart w:id="528"/>
      <w:r w:rsidDel="00000000" w:rsidR="00000000" w:rsidRPr="00000000">
        <w:rPr>
          <w:rtl w:val="0"/>
        </w:rPr>
        <w:t xml:space="preserve">Te Wierik et al.,2022</w:t>
      </w:r>
      <w:commentRangeEnd w:id="528"/>
      <w:r w:rsidDel="00000000" w:rsidR="00000000" w:rsidRPr="00000000">
        <w:commentReference w:id="528"/>
      </w:r>
      <w:r w:rsidDel="00000000" w:rsidR="00000000" w:rsidRPr="00000000">
        <w:rPr>
          <w:rtl w:val="0"/>
        </w:rPr>
        <w:t xml:space="preserve">, </w:t>
      </w:r>
      <w:commentRangeStart w:id="529"/>
      <w:r w:rsidDel="00000000" w:rsidR="00000000" w:rsidRPr="00000000">
        <w:rPr>
          <w:rtl w:val="0"/>
        </w:rPr>
        <w:t xml:space="preserve">Sori et al., 2022</w:t>
      </w:r>
      <w:commentRangeEnd w:id="529"/>
      <w:r w:rsidDel="00000000" w:rsidR="00000000" w:rsidRPr="00000000">
        <w:commentReference w:id="529"/>
      </w:r>
      <w:r w:rsidDel="00000000" w:rsidR="00000000" w:rsidRPr="00000000">
        <w:rPr>
          <w:rtl w:val="0"/>
        </w:rPr>
        <w:t xml:space="preserve">, </w:t>
      </w:r>
      <w:hyperlink r:id="rId147">
        <w:r w:rsidDel="00000000" w:rsidR="00000000" w:rsidRPr="00000000">
          <w:rPr>
            <w:color w:val="1155cc"/>
            <w:u w:val="single"/>
            <w:rtl w:val="0"/>
          </w:rPr>
          <w:t xml:space="preserve">Seinfeld et al., 2016</w:t>
        </w:r>
      </w:hyperlink>
      <w:r w:rsidDel="00000000" w:rsidR="00000000" w:rsidRPr="00000000">
        <w:rPr>
          <w:rtl w:val="0"/>
        </w:rPr>
        <w:t xml:space="preserve">, </w:t>
      </w:r>
      <w:commentRangeStart w:id="530"/>
      <w:r w:rsidDel="00000000" w:rsidR="00000000" w:rsidRPr="00000000">
        <w:rPr>
          <w:rtl w:val="0"/>
        </w:rPr>
        <w:t xml:space="preserve">Liu et al., 2020</w:t>
      </w:r>
      <w:commentRangeEnd w:id="530"/>
      <w:r w:rsidDel="00000000" w:rsidR="00000000" w:rsidRPr="00000000">
        <w:commentReference w:id="53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3">
      <w:pPr>
        <w:numPr>
          <w:ilvl w:val="0"/>
          <w:numId w:val="30"/>
        </w:numPr>
        <w:spacing w:after="120" w:before="120" w:lineRule="auto"/>
        <w:ind w:left="720" w:hanging="360"/>
        <w:rPr>
          <w:rFonts w:ascii="Roboto" w:cs="Roboto" w:eastAsia="Roboto" w:hAnsi="Roboto"/>
          <w:i w:val="1"/>
          <w:color w:val="ff0000"/>
          <w:sz w:val="21"/>
          <w:szCs w:val="21"/>
        </w:rPr>
      </w:pPr>
      <w:commentRangeStart w:id="531"/>
      <w:r w:rsidDel="00000000" w:rsidR="00000000" w:rsidRPr="00000000">
        <w:rPr>
          <w:rFonts w:ascii="Roboto" w:cs="Roboto" w:eastAsia="Roboto" w:hAnsi="Roboto"/>
          <w:i w:val="1"/>
          <w:color w:val="ff0000"/>
          <w:sz w:val="21"/>
          <w:szCs w:val="21"/>
          <w:highlight w:val="white"/>
          <w:rtl w:val="0"/>
        </w:rPr>
        <w:t xml:space="preserve">Mention </w:t>
      </w:r>
      <w:r w:rsidDel="00000000" w:rsidR="00000000" w:rsidRPr="00000000">
        <w:rPr>
          <w:rFonts w:ascii="Roboto" w:cs="Roboto" w:eastAsia="Roboto" w:hAnsi="Roboto"/>
          <w:i w:val="1"/>
          <w:color w:val="ff0000"/>
          <w:sz w:val="21"/>
          <w:szCs w:val="21"/>
          <w:rtl w:val="0"/>
        </w:rPr>
        <w:t xml:space="preserve">hydroperiods, convective development, and the atmospheric boundary layer in the related text - these are included in precipitation regimes/dynamics</w:t>
      </w:r>
    </w:p>
    <w:p w:rsidR="00000000" w:rsidDel="00000000" w:rsidP="00000000" w:rsidRDefault="00000000" w:rsidRPr="00000000" w14:paraId="000001A4">
      <w:pPr>
        <w:numPr>
          <w:ilvl w:val="0"/>
          <w:numId w:val="66"/>
        </w:numPr>
        <w:spacing w:after="120" w:before="120" w:lineRule="auto"/>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details from previous questions below into the main text - link to the need to understand impacts of deforestation and degradation on hydrological cycles to inform how forest restoration can influence hydrological cycles</w:t>
      </w:r>
    </w:p>
    <w:p w:rsidR="00000000" w:rsidDel="00000000" w:rsidP="00000000" w:rsidRDefault="00000000" w:rsidRPr="00000000" w14:paraId="000001A5">
      <w:pPr>
        <w:numPr>
          <w:ilvl w:val="1"/>
          <w:numId w:val="66"/>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1A6">
      <w:pPr>
        <w:numPr>
          <w:ilvl w:val="1"/>
          <w:numId w:val="66"/>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1A7">
      <w:pPr>
        <w:numPr>
          <w:ilvl w:val="1"/>
          <w:numId w:val="66"/>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tropical forest disturbances (e.g., wildfire and their aerosols) interact with clouds and influence continental precipitation?</w:t>
      </w:r>
      <w:commentRangeEnd w:id="531"/>
      <w:r w:rsidDel="00000000" w:rsidR="00000000" w:rsidRPr="00000000">
        <w:commentReference w:id="531"/>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numPr>
          <w:ilvl w:val="0"/>
          <w:numId w:val="54"/>
        </w:numPr>
        <w:spacing w:after="120" w:before="120" w:lineRule="auto"/>
        <w:ind w:left="720" w:hanging="360"/>
        <w:rPr>
          <w:b w:val="1"/>
          <w:i w:val="1"/>
        </w:rPr>
      </w:pPr>
      <w:r w:rsidDel="00000000" w:rsidR="00000000" w:rsidRPr="00000000">
        <w:rPr>
          <w:b w:val="1"/>
          <w:i w:val="1"/>
          <w:rtl w:val="0"/>
        </w:rPr>
        <w:t xml:space="preserve">Q18. </w:t>
      </w:r>
      <w:r w:rsidDel="00000000" w:rsidR="00000000" w:rsidRPr="00000000">
        <w:rPr>
          <w:i w:val="1"/>
          <w:rtl w:val="0"/>
        </w:rPr>
        <w:t xml:space="preserve">How are climate and land-use changes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AA">
      <w:pPr>
        <w:numPr>
          <w:ilvl w:val="0"/>
          <w:numId w:val="54"/>
        </w:numPr>
        <w:spacing w:after="120" w:before="120" w:lineRule="auto"/>
        <w:ind w:left="720" w:hanging="360"/>
        <w:rPr>
          <w:b w:val="1"/>
          <w:i w:val="1"/>
        </w:rPr>
      </w:pPr>
      <w:r w:rsidDel="00000000" w:rsidR="00000000" w:rsidRPr="00000000">
        <w:rPr>
          <w:b w:val="1"/>
          <w:i w:val="1"/>
          <w:rtl w:val="0"/>
        </w:rPr>
        <w:t xml:space="preserve">Q19.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 </w:t>
      </w:r>
    </w:p>
    <w:p w:rsidR="00000000" w:rsidDel="00000000" w:rsidP="00000000" w:rsidRDefault="00000000" w:rsidRPr="00000000" w14:paraId="000001AB">
      <w:pPr>
        <w:numPr>
          <w:ilvl w:val="0"/>
          <w:numId w:val="54"/>
        </w:numPr>
        <w:spacing w:after="120" w:before="120" w:lineRule="auto"/>
        <w:ind w:left="720" w:hanging="360"/>
        <w:rPr>
          <w:i w:val="1"/>
        </w:rPr>
      </w:pPr>
      <w:r w:rsidDel="00000000" w:rsidR="00000000" w:rsidRPr="00000000">
        <w:rPr>
          <w:b w:val="1"/>
          <w:i w:val="1"/>
          <w:rtl w:val="0"/>
        </w:rPr>
        <w:t xml:space="preserve">Q20.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commentRangeStart w:id="532"/>
      <w:r w:rsidDel="00000000" w:rsidR="00000000" w:rsidRPr="00000000">
        <w:rPr>
          <w:i w:val="1"/>
          <w:rtl w:val="0"/>
        </w:rPr>
        <w:t xml:space="preserve">alter </w:t>
      </w:r>
      <w:commentRangeEnd w:id="532"/>
      <w:r w:rsidDel="00000000" w:rsidR="00000000" w:rsidRPr="00000000">
        <w:commentReference w:id="532"/>
      </w:r>
      <w:r w:rsidDel="00000000" w:rsidR="00000000" w:rsidRPr="00000000">
        <w:rPr>
          <w:i w:val="1"/>
          <w:rtl w:val="0"/>
        </w:rPr>
        <w:t xml:space="preserve">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freshwater resources, and water quality, and river connectivity?</w:t>
      </w:r>
      <w:r w:rsidDel="00000000" w:rsidR="00000000" w:rsidRPr="00000000">
        <w:rPr>
          <w:rtl w:val="0"/>
        </w:rPr>
      </w:r>
    </w:p>
    <w:p w:rsidR="00000000" w:rsidDel="00000000" w:rsidP="00000000" w:rsidRDefault="00000000" w:rsidRPr="00000000" w14:paraId="000001AC">
      <w:pPr>
        <w:pStyle w:val="Heading3"/>
        <w:rPr/>
      </w:pPr>
      <w:bookmarkStart w:colFirst="0" w:colLast="0" w:name="_j4eyjqb1ighr" w:id="25"/>
      <w:bookmarkEnd w:id="25"/>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AD">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1AE">
      <w:pPr>
        <w:rPr>
          <w:ins w:author="Michelle Wong" w:id="19" w:date="2024-09-11T03:43:10Z"/>
          <w:color w:val="ff0000"/>
        </w:rPr>
      </w:pPr>
      <w:ins w:author="Michelle Wong" w:id="19" w:date="2024-09-11T03:43:10Z">
        <w:r w:rsidDel="00000000" w:rsidR="00000000" w:rsidRPr="00000000">
          <w:rPr>
            <w:rtl w:val="0"/>
          </w:rPr>
        </w:r>
      </w:ins>
    </w:p>
    <w:p w:rsidR="00000000" w:rsidDel="00000000" w:rsidP="00000000" w:rsidRDefault="00000000" w:rsidRPr="00000000" w14:paraId="000001AF">
      <w:pPr>
        <w:rPr>
          <w:ins w:author="Michelle Wong" w:id="19" w:date="2024-09-11T03:43:10Z"/>
          <w:color w:val="ff0000"/>
        </w:rPr>
      </w:pPr>
      <w:ins w:author="Michelle Wong" w:id="19" w:date="2024-09-11T03:43:10Z">
        <w:commentRangeStart w:id="533"/>
        <w:r w:rsidDel="00000000" w:rsidR="00000000" w:rsidRPr="00000000">
          <w:rPr>
            <w:color w:val="ff0000"/>
            <w:rtl w:val="0"/>
          </w:rPr>
          <w:t xml:space="preserve">Since ma</w:t>
        </w:r>
        <w:r w:rsidDel="00000000" w:rsidR="00000000" w:rsidRPr="00000000">
          <w:rPr>
            <w:color w:val="ff0000"/>
            <w:rtl w:val="0"/>
          </w:rPr>
          <w:t xml:space="preserve">ny tropical forests are situated on nutrient-poor soils in topographically varying landscapes that are actively undergoing land-use changes, improved understanding of the role of nutrient limitations, water cycling, and land-use activities is needed to reduce large uncertainties around interactions with carbon-climate feedbacks like increased respiration, carbon losses from tree mortality, changes in CH</w:t>
        </w:r>
        <w:r w:rsidDel="00000000" w:rsidR="00000000" w:rsidRPr="00000000">
          <w:rPr>
            <w:color w:val="ff0000"/>
            <w:rtl w:val="0"/>
          </w:rPr>
          <w:t xml:space="preserve">4</w:t>
        </w:r>
        <w:r w:rsidDel="00000000" w:rsidR="00000000" w:rsidRPr="00000000">
          <w:rPr>
            <w:color w:val="ff0000"/>
            <w:rtl w:val="0"/>
          </w:rPr>
          <w:t xml:space="preserve"> fluxes, and constraints on a CO</w:t>
        </w:r>
        <w:r w:rsidDel="00000000" w:rsidR="00000000" w:rsidRPr="00000000">
          <w:rPr>
            <w:color w:val="ff0000"/>
            <w:rtl w:val="0"/>
          </w:rPr>
          <w:t xml:space="preserve">2</w:t>
        </w:r>
        <w:r w:rsidDel="00000000" w:rsidR="00000000" w:rsidRPr="00000000">
          <w:rPr>
            <w:color w:val="ff0000"/>
            <w:rtl w:val="0"/>
          </w:rPr>
          <w:t xml:space="preserve"> fertilization effect (</w:t>
        </w:r>
        <w:r w:rsidDel="00000000" w:rsidR="00000000" w:rsidRPr="00000000">
          <w:rPr>
            <w:color w:val="ff0000"/>
            <w:rtl w:val="0"/>
          </w:rPr>
          <w:t xml:space="preserve">REFS; </w:t>
        </w:r>
        <w:commentRangeStart w:id="534"/>
        <w:r w:rsidDel="00000000" w:rsidR="00000000" w:rsidRPr="00000000">
          <w:rPr>
            <w:color w:val="ff0000"/>
            <w:rtl w:val="0"/>
          </w:rPr>
          <w:t xml:space="preserve">Townsend et al 2008</w:t>
        </w:r>
        <w:commentRangeEnd w:id="534"/>
        <w:r w:rsidDel="00000000" w:rsidR="00000000" w:rsidRPr="00000000">
          <w:commentReference w:id="534"/>
        </w:r>
        <w:r w:rsidDel="00000000" w:rsidR="00000000" w:rsidRPr="00000000">
          <w:rPr>
            <w:color w:val="ff0000"/>
            <w:rtl w:val="0"/>
          </w:rPr>
          <w:t xml:space="preserve">). </w:t>
        </w:r>
        <w:commentRangeEnd w:id="533"/>
        <w:r w:rsidDel="00000000" w:rsidR="00000000" w:rsidRPr="00000000">
          <w:commentReference w:id="533"/>
        </w:r>
        <w:r w:rsidDel="00000000" w:rsidR="00000000" w:rsidRPr="00000000">
          <w:rPr>
            <w:rtl w:val="0"/>
          </w:rPr>
        </w:r>
      </w:ins>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1B2">
      <w:pPr>
        <w:numPr>
          <w:ilvl w:val="0"/>
          <w:numId w:val="54"/>
        </w:numPr>
        <w:ind w:left="720" w:hanging="360"/>
        <w:rPr>
          <w:i w:val="1"/>
        </w:rPr>
      </w:pPr>
      <w:r w:rsidDel="00000000" w:rsidR="00000000" w:rsidRPr="00000000">
        <w:rPr>
          <w:b w:val="1"/>
          <w:i w:val="1"/>
          <w:rtl w:val="0"/>
        </w:rPr>
        <w:t xml:space="preserve">Q21. </w:t>
      </w:r>
      <w:r w:rsidDel="00000000" w:rsidR="00000000" w:rsidRPr="00000000">
        <w:rPr>
          <w:i w:val="1"/>
          <w:rtl w:val="0"/>
        </w:rPr>
        <w:t xml:space="preserve">How will increasing temperatures, atmospheric CO</w:t>
      </w:r>
      <w:r w:rsidDel="00000000" w:rsidR="00000000" w:rsidRPr="00000000">
        <w:rPr>
          <w:i w:val="1"/>
          <w:vertAlign w:val="subscript"/>
          <w:rtl w:val="0"/>
        </w:rPr>
        <w:t xml:space="preserve">2</w:t>
      </w:r>
      <w:r w:rsidDel="00000000" w:rsidR="00000000" w:rsidRPr="00000000">
        <w:rPr>
          <w:i w:val="1"/>
          <w:rtl w:val="0"/>
        </w:rPr>
        <w:t xml:space="preserve">, and extreme events impact </w:t>
      </w:r>
      <w:r w:rsidDel="00000000" w:rsidR="00000000" w:rsidRPr="00000000">
        <w:rPr>
          <w:b w:val="1"/>
          <w:i w:val="1"/>
          <w:rtl w:val="0"/>
        </w:rPr>
        <w:t xml:space="preserve">nutrient availability</w:t>
      </w:r>
      <w:r w:rsidDel="00000000" w:rsidR="00000000" w:rsidRPr="00000000">
        <w:rPr>
          <w:i w:val="1"/>
          <w:rtl w:val="0"/>
        </w:rPr>
        <w:t xml:space="preserve"> and </w:t>
      </w:r>
      <w:r w:rsidDel="00000000" w:rsidR="00000000" w:rsidRPr="00000000">
        <w:rPr>
          <w:b w:val="1"/>
          <w:i w:val="1"/>
          <w:rtl w:val="0"/>
        </w:rPr>
        <w:t xml:space="preserve">soil-vegetation interactions</w:t>
      </w:r>
      <w:r w:rsidDel="00000000" w:rsidR="00000000" w:rsidRPr="00000000">
        <w:rPr>
          <w:i w:val="1"/>
          <w:rtl w:val="0"/>
        </w:rPr>
        <w:t xml:space="preserve">?</w:t>
      </w:r>
    </w:p>
    <w:p w:rsidR="00000000" w:rsidDel="00000000" w:rsidP="00000000" w:rsidRDefault="00000000" w:rsidRPr="00000000" w14:paraId="000001B3">
      <w:pPr>
        <w:numPr>
          <w:ilvl w:val="0"/>
          <w:numId w:val="13"/>
        </w:numPr>
        <w:ind w:left="720" w:hanging="360"/>
        <w:rPr>
          <w:i w:val="1"/>
          <w:color w:val="ff0000"/>
          <w:highlight w:val="white"/>
        </w:rPr>
      </w:pPr>
      <w:r w:rsidDel="00000000" w:rsidR="00000000" w:rsidRPr="00000000">
        <w:rPr>
          <w:i w:val="1"/>
          <w:color w:val="ff0000"/>
          <w:rtl w:val="0"/>
        </w:rPr>
        <w:t xml:space="preserve">(e.g., drought, fires, flooding) </w:t>
      </w:r>
      <w:r w:rsidDel="00000000" w:rsidR="00000000" w:rsidRPr="00000000">
        <w:rPr>
          <w:rtl w:val="0"/>
        </w:rPr>
      </w:r>
    </w:p>
    <w:p w:rsidR="00000000" w:rsidDel="00000000" w:rsidP="00000000" w:rsidRDefault="00000000" w:rsidRPr="00000000" w14:paraId="000001B4">
      <w:pPr>
        <w:rPr>
          <w:color w:val="ff0000"/>
          <w:highlight w:val="white"/>
        </w:rPr>
      </w:pPr>
      <w:r w:rsidDel="00000000" w:rsidR="00000000" w:rsidRPr="00000000">
        <w:rPr>
          <w:rtl w:val="0"/>
        </w:rPr>
      </w:r>
    </w:p>
    <w:p w:rsidR="00000000" w:rsidDel="00000000" w:rsidP="00000000" w:rsidRDefault="00000000" w:rsidRPr="00000000" w14:paraId="000001B5">
      <w:pPr>
        <w:rPr>
          <w:color w:val="ff0000"/>
          <w:highlight w:val="white"/>
        </w:rPr>
      </w:pPr>
      <w:r w:rsidDel="00000000" w:rsidR="00000000" w:rsidRPr="00000000">
        <w:rPr>
          <w:color w:val="ff0000"/>
          <w:highlight w:val="white"/>
          <w:rtl w:val="0"/>
        </w:rPr>
        <w:t xml:space="preserve">[a few sentences motivating the following question]</w:t>
      </w:r>
    </w:p>
    <w:p w:rsidR="00000000" w:rsidDel="00000000" w:rsidP="00000000" w:rsidRDefault="00000000" w:rsidRPr="00000000" w14:paraId="000001B6">
      <w:pPr>
        <w:numPr>
          <w:ilvl w:val="0"/>
          <w:numId w:val="54"/>
        </w:numPr>
        <w:ind w:left="720" w:hanging="360"/>
        <w:rPr>
          <w:ins w:author="Evan Gora" w:id="20" w:date="2024-09-16T01:29:48Z"/>
          <w:i w:val="1"/>
        </w:rPr>
      </w:pPr>
      <w:r w:rsidDel="00000000" w:rsidR="00000000" w:rsidRPr="00000000">
        <w:rPr>
          <w:b w:val="1"/>
          <w:i w:val="1"/>
          <w:rtl w:val="0"/>
        </w:rPr>
        <w:t xml:space="preserve">Q22. </w:t>
      </w:r>
      <w:r w:rsidDel="00000000" w:rsidR="00000000" w:rsidRPr="00000000">
        <w:rPr>
          <w:i w:val="1"/>
          <w:rtl w:val="0"/>
        </w:rPr>
        <w:t xml:space="preserve">Which </w:t>
      </w:r>
      <w:r w:rsidDel="00000000" w:rsidR="00000000" w:rsidRPr="00000000">
        <w:rPr>
          <w:b w:val="1"/>
          <w:i w:val="1"/>
          <w:rtl w:val="0"/>
        </w:rPr>
        <w:t xml:space="preserve">functionally distinct forest types</w:t>
      </w:r>
      <w:r w:rsidDel="00000000" w:rsidR="00000000" w:rsidRPr="00000000">
        <w:rPr>
          <w:i w:val="1"/>
          <w:rtl w:val="0"/>
        </w:rPr>
        <w:t xml:space="preserve"> are most vulnerable to becoming net sources of carbon to the atmosphere in a changing climate, which are resistant, and why?</w:t>
      </w:r>
      <w:ins w:author="Evan Gora" w:id="20" w:date="2024-09-16T01:29:48Z">
        <w:r w:rsidDel="00000000" w:rsidR="00000000" w:rsidRPr="00000000">
          <w:rPr>
            <w:rtl w:val="0"/>
          </w:rPr>
        </w:r>
      </w:ins>
    </w:p>
    <w:p w:rsidR="00000000" w:rsidDel="00000000" w:rsidP="00000000" w:rsidRDefault="00000000" w:rsidRPr="00000000" w14:paraId="000001B7">
      <w:pPr>
        <w:rPr>
          <w:ins w:author="Evan Gora" w:id="20" w:date="2024-09-16T01:29:48Z"/>
        </w:rPr>
      </w:pPr>
      <w:ins w:author="Evan Gora" w:id="20" w:date="2024-09-16T01:29:48Z">
        <w:r w:rsidDel="00000000" w:rsidR="00000000" w:rsidRPr="00000000">
          <w:rPr>
            <w:rtl w:val="0"/>
          </w:rPr>
        </w:r>
      </w:ins>
    </w:p>
    <w:p w:rsidR="00000000" w:rsidDel="00000000" w:rsidP="00000000" w:rsidRDefault="00000000" w:rsidRPr="00000000" w14:paraId="000001B8">
      <w:pPr>
        <w:rPr>
          <w:ins w:author="Evan Gora" w:id="20" w:date="2024-09-16T01:29:48Z"/>
        </w:rPr>
      </w:pPr>
      <w:ins w:author="Evan Gora" w:id="20" w:date="2024-09-16T01:29:48Z">
        <w:r w:rsidDel="00000000" w:rsidR="00000000" w:rsidRPr="00000000">
          <w:rPr>
            <w:rtl w:val="0"/>
          </w:rPr>
          <w:t xml:space="preserve">Future trends in disturbance regimes and tree mortality are among the largest sources of uncertainty for the future of tropical forests and their contributions to global climate (</w:t>
        </w:r>
        <w:commentRangeStart w:id="535"/>
        <w:r w:rsidDel="00000000" w:rsidR="00000000" w:rsidRPr="00000000">
          <w:rPr>
            <w:rtl w:val="0"/>
          </w:rPr>
          <w:t xml:space="preserve">Pugh et al. 2018</w:t>
        </w:r>
        <w:commentRangeEnd w:id="535"/>
        <w:r w:rsidDel="00000000" w:rsidR="00000000" w:rsidRPr="00000000">
          <w:commentReference w:id="535"/>
        </w:r>
        <w:r w:rsidDel="00000000" w:rsidR="00000000" w:rsidRPr="00000000">
          <w:rPr>
            <w:rtl w:val="0"/>
          </w:rPr>
          <w:t xml:space="preserve">). We must develop a mechanistic understanding of tree mortality in association with forcing processes (i.e., temperature, hydrological cycling, convective activity) and use this information to parameterize mechanistic models of tree mortality within demographic vegetation models. By incorporating the role of functional biodiversity in regulating forest response to specific agents of tree mortality, we can begin to predict the vulnerability of different tropical forests to ongoing climate change. Moreover, we can identify the tree taxa and forest types that are most resistant to climate change and should therefore be prioritized for conservation.</w:t>
        </w:r>
      </w:ins>
    </w:p>
    <w:p w:rsidR="00000000" w:rsidDel="00000000" w:rsidP="00000000" w:rsidRDefault="00000000" w:rsidRPr="00000000" w14:paraId="000001B9">
      <w:pPr>
        <w:pPrChange w:author="Evan Gora" w:id="0" w:date="2024-09-16T01:29:48Z">
          <w:pPr>
            <w:numPr>
              <w:ilvl w:val="0"/>
              <w:numId w:val="54"/>
            </w:numPr>
            <w:ind w:left="720" w:hanging="360"/>
          </w:pPr>
        </w:pPrChange>
      </w:pPr>
      <w:r w:rsidDel="00000000" w:rsidR="00000000" w:rsidRPr="00000000">
        <w:rPr>
          <w:rtl w:val="0"/>
        </w:rPr>
      </w:r>
    </w:p>
    <w:p w:rsidR="00000000" w:rsidDel="00000000" w:rsidP="00000000" w:rsidRDefault="00000000" w:rsidRPr="00000000" w14:paraId="000001BA">
      <w:pPr>
        <w:numPr>
          <w:ilvl w:val="0"/>
          <w:numId w:val="43"/>
        </w:numPr>
        <w:ind w:left="720" w:hanging="360"/>
        <w:rPr>
          <w:i w:val="1"/>
          <w:color w:val="ff0000"/>
        </w:rPr>
      </w:pPr>
      <w:r w:rsidDel="00000000" w:rsidR="00000000" w:rsidRPr="00000000">
        <w:rPr>
          <w:rFonts w:ascii="Roboto" w:cs="Roboto" w:eastAsia="Roboto" w:hAnsi="Roboto"/>
          <w:i w:val="1"/>
          <w:color w:val="ff0000"/>
          <w:sz w:val="21"/>
          <w:szCs w:val="21"/>
          <w:rtl w:val="0"/>
        </w:rPr>
        <w:t xml:space="preserve">Link to how climate warming and increasing extreme events will shift tropical forest structure and function via influences on plant ecophysiology and shifts in functional composition</w:t>
      </w: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BD">
      <w:pPr>
        <w:numPr>
          <w:ilvl w:val="0"/>
          <w:numId w:val="34"/>
        </w:numPr>
        <w:ind w:left="720" w:hanging="360"/>
        <w:rPr>
          <w:color w:val="ff0000"/>
          <w:highlight w:val="white"/>
          <w:u w:val="none"/>
        </w:rPr>
      </w:pPr>
      <w:r w:rsidDel="00000000" w:rsidR="00000000" w:rsidRPr="00000000">
        <w:rPr>
          <w:color w:val="ff0000"/>
          <w:highlight w:val="white"/>
          <w:rtl w:val="0"/>
        </w:rPr>
        <w:t xml:space="preserve">Include human dimensions in motivation and knowledge gaps </w:t>
      </w:r>
    </w:p>
    <w:p w:rsidR="00000000" w:rsidDel="00000000" w:rsidP="00000000" w:rsidRDefault="00000000" w:rsidRPr="00000000" w14:paraId="000001BE">
      <w:pPr>
        <w:numPr>
          <w:ilvl w:val="0"/>
          <w:numId w:val="34"/>
        </w:numPr>
        <w:ind w:left="720" w:hanging="360"/>
        <w:rPr>
          <w:color w:val="ff0000"/>
          <w:highlight w:val="white"/>
        </w:rPr>
      </w:pPr>
      <w:r w:rsidDel="00000000" w:rsidR="00000000" w:rsidRPr="00000000">
        <w:rPr>
          <w:i w:val="1"/>
          <w:color w:val="ff0000"/>
          <w:rtl w:val="0"/>
        </w:rPr>
        <w:t xml:space="preserve">Mention </w:t>
      </w:r>
      <w:commentRangeStart w:id="536"/>
      <w:r w:rsidDel="00000000" w:rsidR="00000000" w:rsidRPr="00000000">
        <w:rPr>
          <w:i w:val="1"/>
          <w:color w:val="ff0000"/>
          <w:rtl w:val="0"/>
        </w:rPr>
        <w:t xml:space="preserve"> drought, heat, and flooding</w:t>
      </w:r>
      <w:commentRangeEnd w:id="536"/>
      <w:r w:rsidDel="00000000" w:rsidR="00000000" w:rsidRPr="00000000">
        <w:commentReference w:id="536"/>
      </w:r>
      <w:r w:rsidDel="00000000" w:rsidR="00000000" w:rsidRPr="00000000">
        <w:rPr>
          <w:i w:val="1"/>
          <w:color w:val="ff0000"/>
          <w:rtl w:val="0"/>
        </w:rPr>
        <w:t xml:space="preserve"> explicitly</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commentRangeStart w:id="537"/>
      <w:r w:rsidDel="00000000" w:rsidR="00000000" w:rsidRPr="00000000">
        <w:rPr>
          <w:rtl w:val="0"/>
        </w:rPr>
        <w:t xml:space="preserve">We</w:t>
      </w:r>
      <w:commentRangeEnd w:id="537"/>
      <w:r w:rsidDel="00000000" w:rsidR="00000000" w:rsidRPr="00000000">
        <w:commentReference w:id="537"/>
      </w:r>
      <w:r w:rsidDel="00000000" w:rsidR="00000000" w:rsidRPr="00000000">
        <w:rPr>
          <w:rtl w:val="0"/>
        </w:rPr>
        <w:t xml:space="preserve"> have incomplete knowledge about how both natural and human-induced (anthropogenic) changes influence the fire regimes for tropical forests (</w:t>
      </w:r>
      <w:commentRangeStart w:id="538"/>
      <w:r w:rsidDel="00000000" w:rsidR="00000000" w:rsidRPr="00000000">
        <w:rPr>
          <w:rtl w:val="0"/>
        </w:rPr>
        <w:t xml:space="preserve">Andela et al., 2017</w:t>
      </w:r>
      <w:commentRangeEnd w:id="538"/>
      <w:r w:rsidDel="00000000" w:rsidR="00000000" w:rsidRPr="00000000">
        <w:commentReference w:id="538"/>
      </w:r>
      <w:r w:rsidDel="00000000" w:rsidR="00000000" w:rsidRPr="00000000">
        <w:rPr>
          <w:rtl w:val="0"/>
        </w:rPr>
        <w:t xml:space="preserve">) and the associated feedback associated with the complex interactions among climate extremes (e.g., drought, heatwave, and flooding) and anthropogenic land cover and land-use change (</w:t>
      </w:r>
      <w:commentRangeStart w:id="539"/>
      <w:r w:rsidDel="00000000" w:rsidR="00000000" w:rsidRPr="00000000">
        <w:rPr>
          <w:rtl w:val="0"/>
        </w:rPr>
        <w:t xml:space="preserve">Flores and Staal, 2022</w:t>
      </w:r>
      <w:commentRangeEnd w:id="539"/>
      <w:r w:rsidDel="00000000" w:rsidR="00000000" w:rsidRPr="00000000">
        <w:commentReference w:id="539"/>
      </w:r>
      <w:r w:rsidDel="00000000" w:rsidR="00000000" w:rsidRPr="00000000">
        <w:rPr>
          <w:rtl w:val="0"/>
        </w:rPr>
        <w:t xml:space="preserve">). In the near future, Earth system models (ESMs) project a continued warming with a variety of drought hotspots in the Amazonia (</w:t>
      </w:r>
      <w:commentRangeStart w:id="540"/>
      <w:r w:rsidDel="00000000" w:rsidR="00000000" w:rsidRPr="00000000">
        <w:rPr>
          <w:rtl w:val="0"/>
        </w:rPr>
        <w:t xml:space="preserve">Douville et al. 2021</w:t>
      </w:r>
      <w:commentRangeEnd w:id="540"/>
      <w:r w:rsidDel="00000000" w:rsidR="00000000" w:rsidRPr="00000000">
        <w:commentReference w:id="540"/>
      </w:r>
      <w:r w:rsidDel="00000000" w:rsidR="00000000" w:rsidRPr="00000000">
        <w:rPr>
          <w:rtl w:val="0"/>
        </w:rPr>
        <w:t xml:space="preserve">), which indicates a substantial risks for wildfire due to increased warming, atmospheric dryness, and reduced relative humidity (e.g., Amazonia, </w:t>
      </w:r>
      <w:commentRangeStart w:id="541"/>
      <w:r w:rsidDel="00000000" w:rsidR="00000000" w:rsidRPr="00000000">
        <w:rPr>
          <w:rtl w:val="0"/>
        </w:rPr>
        <w:t xml:space="preserve">Li et al., 2023</w:t>
      </w:r>
      <w:commentRangeEnd w:id="541"/>
      <w:r w:rsidDel="00000000" w:rsidR="00000000" w:rsidRPr="00000000">
        <w:commentReference w:id="541"/>
      </w:r>
      <w:r w:rsidDel="00000000" w:rsidR="00000000" w:rsidRPr="00000000">
        <w:rPr>
          <w:rtl w:val="0"/>
        </w:rPr>
        <w:t xml:space="preserve">). However, the magnitude and direction of these fire-climate-vegetation feedback remains largely uncertain.</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numPr>
          <w:ilvl w:val="0"/>
          <w:numId w:val="54"/>
        </w:numPr>
        <w:spacing w:after="120" w:before="120" w:lineRule="auto"/>
        <w:ind w:left="720" w:hanging="360"/>
        <w:rPr>
          <w:i w:val="1"/>
        </w:rPr>
      </w:pPr>
      <w:r w:rsidDel="00000000" w:rsidR="00000000" w:rsidRPr="00000000">
        <w:rPr>
          <w:b w:val="1"/>
          <w:i w:val="1"/>
          <w:rtl w:val="0"/>
        </w:rPr>
        <w:t xml:space="preserve">Q23. </w:t>
      </w:r>
      <w:commentRangeStart w:id="542"/>
      <w:r w:rsidDel="00000000" w:rsidR="00000000" w:rsidRPr="00000000">
        <w:rPr>
          <w:i w:val="1"/>
          <w:rtl w:val="0"/>
        </w:rPr>
        <w:t xml:space="preserve">How will climate warming and shifting extreme events interact with</w:t>
      </w:r>
      <w:r w:rsidDel="00000000" w:rsidR="00000000" w:rsidRPr="00000000">
        <w:rPr>
          <w:b w:val="1"/>
          <w:i w:val="1"/>
          <w:rtl w:val="0"/>
        </w:rPr>
        <w:t xml:space="preserve"> </w:t>
      </w:r>
      <w:r w:rsidDel="00000000" w:rsidR="00000000" w:rsidRPr="00000000">
        <w:rPr>
          <w:i w:val="1"/>
          <w:rtl w:val="0"/>
        </w:rPr>
        <w:t xml:space="preserve">land cover and land-use change to influence </w:t>
      </w:r>
      <w:r w:rsidDel="00000000" w:rsidR="00000000" w:rsidRPr="00000000">
        <w:rPr>
          <w:b w:val="1"/>
          <w:i w:val="1"/>
          <w:rtl w:val="0"/>
        </w:rPr>
        <w:t xml:space="preserve">shifting fire regimes</w:t>
      </w:r>
      <w:r w:rsidDel="00000000" w:rsidR="00000000" w:rsidRPr="00000000">
        <w:rPr>
          <w:i w:val="1"/>
          <w:rtl w:val="0"/>
        </w:rPr>
        <w:t xml:space="preserve"> and their feedbacks with forest function and the climate?</w:t>
      </w:r>
      <w:commentRangeEnd w:id="542"/>
      <w:r w:rsidDel="00000000" w:rsidR="00000000" w:rsidRPr="00000000">
        <w:commentReference w:id="542"/>
      </w:r>
      <w:r w:rsidDel="00000000" w:rsidR="00000000" w:rsidRPr="00000000">
        <w:rPr>
          <w:rtl w:val="0"/>
        </w:rPr>
      </w:r>
    </w:p>
    <w:p w:rsidR="00000000" w:rsidDel="00000000" w:rsidP="00000000" w:rsidRDefault="00000000" w:rsidRPr="00000000" w14:paraId="000001C3">
      <w:pPr>
        <w:spacing w:after="120" w:before="120" w:lineRule="auto"/>
        <w:rPr/>
      </w:pPr>
      <w:r w:rsidDel="00000000" w:rsidR="00000000" w:rsidRPr="00000000">
        <w:rPr>
          <w:rtl w:val="0"/>
        </w:rPr>
      </w:r>
    </w:p>
    <w:p w:rsidR="00000000" w:rsidDel="00000000" w:rsidP="00000000" w:rsidRDefault="00000000" w:rsidRPr="00000000" w14:paraId="000001C4">
      <w:pPr>
        <w:spacing w:after="240" w:lineRule="auto"/>
        <w:rPr>
          <w:color w:val="ff0000"/>
        </w:rPr>
      </w:pPr>
      <w:r w:rsidDel="00000000" w:rsidR="00000000" w:rsidRPr="00000000">
        <w:rPr>
          <w:color w:val="ff0000"/>
          <w:rtl w:val="0"/>
        </w:rPr>
        <w:t xml:space="preserve">Current literature stresses that the observational coverage of CH</w:t>
      </w:r>
      <w:r w:rsidDel="00000000" w:rsidR="00000000" w:rsidRPr="00000000">
        <w:rPr>
          <w:color w:val="ff0000"/>
          <w:vertAlign w:val="subscript"/>
          <w:rtl w:val="0"/>
        </w:rPr>
        <w:t xml:space="preserve">4</w:t>
      </w:r>
      <w:r w:rsidDel="00000000" w:rsidR="00000000" w:rsidRPr="00000000">
        <w:rPr>
          <w:color w:val="ff0000"/>
          <w:rtl w:val="0"/>
        </w:rPr>
        <w:t xml:space="preserve"> fluxes from wetlands and aquatic systems in the tropics is extremely limited compared to temperate and boreal regions (</w:t>
      </w:r>
      <w:commentRangeStart w:id="543"/>
      <w:commentRangeStart w:id="544"/>
      <w:r w:rsidDel="00000000" w:rsidR="00000000" w:rsidRPr="00000000">
        <w:rPr>
          <w:color w:val="ff0000"/>
          <w:rtl w:val="0"/>
        </w:rPr>
        <w:t xml:space="preserve">Johnson et al., 2022</w:t>
      </w:r>
      <w:commentRangeEnd w:id="543"/>
      <w:r w:rsidDel="00000000" w:rsidR="00000000" w:rsidRPr="00000000">
        <w:commentReference w:id="543"/>
      </w:r>
      <w:commentRangeEnd w:id="544"/>
      <w:r w:rsidDel="00000000" w:rsidR="00000000" w:rsidRPr="00000000">
        <w:commentReference w:id="544"/>
      </w:r>
      <w:r w:rsidDel="00000000" w:rsidR="00000000" w:rsidRPr="00000000">
        <w:rPr>
          <w:color w:val="ff0000"/>
          <w:rtl w:val="0"/>
        </w:rPr>
        <w:t xml:space="preserve">; </w:t>
      </w:r>
      <w:commentRangeStart w:id="545"/>
      <w:commentRangeStart w:id="546"/>
      <w:r w:rsidDel="00000000" w:rsidR="00000000" w:rsidRPr="00000000">
        <w:rPr>
          <w:color w:val="ff0000"/>
          <w:rtl w:val="0"/>
        </w:rPr>
        <w:t xml:space="preserve">Melack et al., 2022</w:t>
      </w:r>
      <w:commentRangeEnd w:id="545"/>
      <w:r w:rsidDel="00000000" w:rsidR="00000000" w:rsidRPr="00000000">
        <w:commentReference w:id="545"/>
      </w:r>
      <w:commentRangeEnd w:id="546"/>
      <w:r w:rsidDel="00000000" w:rsidR="00000000" w:rsidRPr="00000000">
        <w:commentReference w:id="546"/>
      </w:r>
      <w:r w:rsidDel="00000000" w:rsidR="00000000" w:rsidRPr="00000000">
        <w:rPr>
          <w:color w:val="ff0000"/>
          <w:rtl w:val="0"/>
        </w:rPr>
        <w:t xml:space="preserve">; </w:t>
      </w:r>
      <w:commentRangeStart w:id="547"/>
      <w:commentRangeStart w:id="548"/>
      <w:r w:rsidDel="00000000" w:rsidR="00000000" w:rsidRPr="00000000">
        <w:rPr>
          <w:color w:val="ff0000"/>
          <w:rtl w:val="0"/>
        </w:rPr>
        <w:t xml:space="preserve">Stanley et al., 2023</w:t>
      </w:r>
      <w:commentRangeEnd w:id="547"/>
      <w:r w:rsidDel="00000000" w:rsidR="00000000" w:rsidRPr="00000000">
        <w:commentReference w:id="547"/>
      </w:r>
      <w:commentRangeEnd w:id="548"/>
      <w:r w:rsidDel="00000000" w:rsidR="00000000" w:rsidRPr="00000000">
        <w:commentReference w:id="548"/>
      </w:r>
      <w:r w:rsidDel="00000000" w:rsidR="00000000" w:rsidRPr="00000000">
        <w:rPr>
          <w:color w:val="ff0000"/>
          <w:rtl w:val="0"/>
        </w:rPr>
        <w:t xml:space="preserve">). The lack of flux observations for use in mechanistic model development and statistical upscaling has led to poorly quantified tropical wetland (</w:t>
      </w:r>
      <w:commentRangeStart w:id="549"/>
      <w:commentRangeStart w:id="550"/>
      <w:r w:rsidDel="00000000" w:rsidR="00000000" w:rsidRPr="00000000">
        <w:rPr>
          <w:color w:val="ff0000"/>
          <w:rtl w:val="0"/>
        </w:rPr>
        <w:t xml:space="preserve">Ganesan et al., 2019</w:t>
      </w:r>
      <w:commentRangeEnd w:id="549"/>
      <w:r w:rsidDel="00000000" w:rsidR="00000000" w:rsidRPr="00000000">
        <w:commentReference w:id="549"/>
      </w:r>
      <w:commentRangeEnd w:id="550"/>
      <w:r w:rsidDel="00000000" w:rsidR="00000000" w:rsidRPr="00000000">
        <w:commentReference w:id="550"/>
      </w:r>
      <w:r w:rsidDel="00000000" w:rsidR="00000000" w:rsidRPr="00000000">
        <w:rPr>
          <w:color w:val="ff0000"/>
          <w:rtl w:val="0"/>
        </w:rPr>
        <w:t xml:space="preserve">) and inland water system (</w:t>
      </w:r>
      <w:commentRangeStart w:id="551"/>
      <w:commentRangeStart w:id="552"/>
      <w:r w:rsidDel="00000000" w:rsidR="00000000" w:rsidRPr="00000000">
        <w:rPr>
          <w:color w:val="ff0000"/>
          <w:rtl w:val="0"/>
        </w:rPr>
        <w:t xml:space="preserve">Rosentreter et al., 2021</w:t>
      </w:r>
      <w:commentRangeEnd w:id="551"/>
      <w:r w:rsidDel="00000000" w:rsidR="00000000" w:rsidRPr="00000000">
        <w:commentReference w:id="551"/>
      </w:r>
      <w:commentRangeEnd w:id="552"/>
      <w:r w:rsidDel="00000000" w:rsidR="00000000" w:rsidRPr="00000000">
        <w:commentReference w:id="552"/>
      </w:r>
      <w:r w:rsidDel="00000000" w:rsidR="00000000" w:rsidRPr="00000000">
        <w:rPr>
          <w:color w:val="ff0000"/>
          <w:rtl w:val="0"/>
        </w:rPr>
        <w:t xml:space="preserve">) CH</w:t>
      </w:r>
      <w:r w:rsidDel="00000000" w:rsidR="00000000" w:rsidRPr="00000000">
        <w:rPr>
          <w:color w:val="ff0000"/>
          <w:vertAlign w:val="subscript"/>
          <w:rtl w:val="0"/>
        </w:rPr>
        <w:t xml:space="preserve">4</w:t>
      </w:r>
      <w:r w:rsidDel="00000000" w:rsidR="00000000" w:rsidRPr="00000000">
        <w:rPr>
          <w:color w:val="ff0000"/>
          <w:rtl w:val="0"/>
        </w:rPr>
        <w:t xml:space="preserve"> emissions. Existing mechanistic wetland models have large differences in tropical CH</w:t>
      </w:r>
      <w:r w:rsidDel="00000000" w:rsidR="00000000" w:rsidRPr="00000000">
        <w:rPr>
          <w:color w:val="ff0000"/>
          <w:vertAlign w:val="subscript"/>
          <w:rtl w:val="0"/>
        </w:rPr>
        <w:t xml:space="preserve">4</w:t>
      </w:r>
      <w:r w:rsidDel="00000000" w:rsidR="00000000" w:rsidRPr="00000000">
        <w:rPr>
          <w:color w:val="ff0000"/>
          <w:rtl w:val="0"/>
        </w:rPr>
        <w:t xml:space="preserve"> emissions (</w:t>
      </w:r>
      <w:commentRangeStart w:id="553"/>
      <w:commentRangeStart w:id="554"/>
      <w:r w:rsidDel="00000000" w:rsidR="00000000" w:rsidRPr="00000000">
        <w:rPr>
          <w:color w:val="ff0000"/>
          <w:rtl w:val="0"/>
        </w:rPr>
        <w:t xml:space="preserve">Melton et al., 2013</w:t>
      </w:r>
      <w:commentRangeEnd w:id="553"/>
      <w:r w:rsidDel="00000000" w:rsidR="00000000" w:rsidRPr="00000000">
        <w:commentReference w:id="553"/>
      </w:r>
      <w:commentRangeEnd w:id="554"/>
      <w:r w:rsidDel="00000000" w:rsidR="00000000" w:rsidRPr="00000000">
        <w:commentReference w:id="554"/>
      </w:r>
      <w:r w:rsidDel="00000000" w:rsidR="00000000" w:rsidRPr="00000000">
        <w:rPr>
          <w:color w:val="ff0000"/>
          <w:rtl w:val="0"/>
        </w:rPr>
        <w:t xml:space="preserve">; </w:t>
      </w:r>
      <w:commentRangeStart w:id="555"/>
      <w:commentRangeStart w:id="556"/>
      <w:r w:rsidDel="00000000" w:rsidR="00000000" w:rsidRPr="00000000">
        <w:rPr>
          <w:color w:val="ff0000"/>
          <w:rtl w:val="0"/>
        </w:rPr>
        <w:t xml:space="preserve">Bloom et al., 2017</w:t>
      </w:r>
      <w:commentRangeEnd w:id="555"/>
      <w:r w:rsidDel="00000000" w:rsidR="00000000" w:rsidRPr="00000000">
        <w:commentReference w:id="555"/>
      </w:r>
      <w:commentRangeEnd w:id="556"/>
      <w:r w:rsidDel="00000000" w:rsidR="00000000" w:rsidRPr="00000000">
        <w:commentReference w:id="556"/>
      </w:r>
      <w:r w:rsidDel="00000000" w:rsidR="00000000" w:rsidRPr="00000000">
        <w:rPr>
          <w:color w:val="ff0000"/>
          <w:rtl w:val="0"/>
        </w:rPr>
        <w:t xml:space="preserve">) and do not capture observed seasonality of CH</w:t>
      </w:r>
      <w:r w:rsidDel="00000000" w:rsidR="00000000" w:rsidRPr="00000000">
        <w:rPr>
          <w:color w:val="ff0000"/>
          <w:vertAlign w:val="subscript"/>
          <w:rtl w:val="0"/>
        </w:rPr>
        <w:t xml:space="preserve">4</w:t>
      </w:r>
      <w:r w:rsidDel="00000000" w:rsidR="00000000" w:rsidRPr="00000000">
        <w:rPr>
          <w:color w:val="ff0000"/>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w:t>
      </w:r>
      <w:commentRangeStart w:id="557"/>
      <w:r w:rsidDel="00000000" w:rsidR="00000000" w:rsidRPr="00000000">
        <w:rPr>
          <w:color w:val="ff0000"/>
          <w:rtl w:val="0"/>
        </w:rPr>
        <w:t xml:space="preserve">Peng et al., 2022</w:t>
      </w:r>
      <w:commentRangeEnd w:id="557"/>
      <w:r w:rsidDel="00000000" w:rsidR="00000000" w:rsidRPr="00000000">
        <w:commentReference w:id="557"/>
      </w:r>
      <w:r w:rsidDel="00000000" w:rsidR="00000000" w:rsidRPr="00000000">
        <w:rPr>
          <w:color w:val="ff0000"/>
          <w:rtl w:val="0"/>
        </w:rPr>
        <w:t xml:space="preserve">). Tropical forested wetlands are an uncertain component of the global CH</w:t>
      </w:r>
      <w:r w:rsidDel="00000000" w:rsidR="00000000" w:rsidRPr="00000000">
        <w:rPr>
          <w:color w:val="ff0000"/>
          <w:vertAlign w:val="subscript"/>
          <w:rtl w:val="0"/>
        </w:rPr>
        <w:t xml:space="preserve">4</w:t>
      </w:r>
      <w:r w:rsidDel="00000000" w:rsidR="00000000" w:rsidRPr="00000000">
        <w:rPr>
          <w:color w:val="ff0000"/>
          <w:rtl w:val="0"/>
        </w:rPr>
        <w:t xml:space="preserve"> budget due to the: a) complexity of the meteorology, hydrology, ecology, land-use practices, and CH</w:t>
      </w:r>
      <w:r w:rsidDel="00000000" w:rsidR="00000000" w:rsidRPr="00000000">
        <w:rPr>
          <w:color w:val="ff0000"/>
          <w:vertAlign w:val="subscript"/>
          <w:rtl w:val="0"/>
        </w:rPr>
        <w:t xml:space="preserve">4</w:t>
      </w:r>
      <w:r w:rsidDel="00000000" w:rsidR="00000000" w:rsidRPr="00000000">
        <w:rPr>
          <w:color w:val="ff0000"/>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color w:val="ff0000"/>
          <w:vertAlign w:val="subscript"/>
          <w:rtl w:val="0"/>
        </w:rPr>
        <w:t xml:space="preserve">4</w:t>
      </w:r>
      <w:r w:rsidDel="00000000" w:rsidR="00000000" w:rsidRPr="00000000">
        <w:rPr>
          <w:color w:val="ff0000"/>
          <w:rtl w:val="0"/>
        </w:rPr>
        <w:t xml:space="preserve"> model capabilities and emission budget estimates.</w:t>
      </w:r>
      <w:r w:rsidDel="00000000" w:rsidR="00000000" w:rsidRPr="00000000">
        <w:rPr>
          <w:rtl w:val="0"/>
        </w:rPr>
      </w:r>
    </w:p>
    <w:p w:rsidR="00000000" w:rsidDel="00000000" w:rsidP="00000000" w:rsidRDefault="00000000" w:rsidRPr="00000000" w14:paraId="000001C5">
      <w:pPr>
        <w:numPr>
          <w:ilvl w:val="0"/>
          <w:numId w:val="54"/>
        </w:numPr>
        <w:spacing w:after="120" w:before="120" w:lineRule="auto"/>
        <w:ind w:left="720" w:hanging="360"/>
        <w:rPr>
          <w:i w:val="1"/>
        </w:rPr>
      </w:pPr>
      <w:r w:rsidDel="00000000" w:rsidR="00000000" w:rsidRPr="00000000">
        <w:rPr>
          <w:b w:val="1"/>
          <w:i w:val="1"/>
          <w:rtl w:val="0"/>
        </w:rPr>
        <w:t xml:space="preserve">Q24. </w:t>
      </w:r>
      <w:r w:rsidDel="00000000" w:rsidR="00000000" w:rsidRPr="00000000">
        <w:rPr>
          <w:i w:val="1"/>
          <w:rtl w:val="0"/>
        </w:rPr>
        <w:t xml:space="preserve">How will changes in precipitation patterns (e.g., ITCZ displacement), increasing temperatures, and shifting disturbance dynamics in tropical forests alter the </w:t>
      </w:r>
      <w:r w:rsidDel="00000000" w:rsidR="00000000" w:rsidRPr="00000000">
        <w:rPr>
          <w:b w:val="1"/>
          <w:i w:val="1"/>
          <w:rtl w:val="0"/>
        </w:rPr>
        <w:t xml:space="preserve">terrestrial water balance </w:t>
      </w:r>
      <w:r w:rsidDel="00000000" w:rsidR="00000000" w:rsidRPr="00000000">
        <w:rPr>
          <w:i w:val="1"/>
          <w:rtl w:val="0"/>
        </w:rPr>
        <w:t xml:space="preserve">via changes in seasonal rainfall timing and duration, evapotranspiration, and soil water?</w:t>
      </w:r>
    </w:p>
    <w:p w:rsidR="00000000" w:rsidDel="00000000" w:rsidP="00000000" w:rsidRDefault="00000000" w:rsidRPr="00000000" w14:paraId="000001C6">
      <w:pPr>
        <w:numPr>
          <w:ilvl w:val="0"/>
          <w:numId w:val="58"/>
        </w:numPr>
        <w:spacing w:after="120" w:before="120" w:lineRule="auto"/>
        <w:ind w:left="1440" w:hanging="360"/>
        <w:rPr>
          <w:i w:val="1"/>
          <w:color w:val="ff0000"/>
        </w:rPr>
      </w:pPr>
      <w:r w:rsidDel="00000000" w:rsidR="00000000" w:rsidRPr="00000000">
        <w:rPr>
          <w:i w:val="1"/>
          <w:color w:val="ff0000"/>
          <w:rtl w:val="0"/>
        </w:rPr>
        <w:t xml:space="preserve">Mention that s</w:t>
      </w:r>
      <w:r w:rsidDel="00000000" w:rsidR="00000000" w:rsidRPr="00000000">
        <w:rPr>
          <w:i w:val="1"/>
          <w:color w:val="ff0000"/>
          <w:rtl w:val="0"/>
        </w:rPr>
        <w:t xml:space="preserve">tream, groundwater, runoff are included in the terrestrial water balance.</w:t>
      </w:r>
      <w:r w:rsidDel="00000000" w:rsidR="00000000" w:rsidRPr="00000000">
        <w:rPr>
          <w:rtl w:val="0"/>
        </w:rPr>
      </w:r>
    </w:p>
    <w:p w:rsidR="00000000" w:rsidDel="00000000" w:rsidP="00000000" w:rsidRDefault="00000000" w:rsidRPr="00000000" w14:paraId="000001C7">
      <w:pPr>
        <w:numPr>
          <w:ilvl w:val="0"/>
          <w:numId w:val="54"/>
        </w:numPr>
        <w:spacing w:after="120" w:before="120" w:lineRule="auto"/>
        <w:ind w:left="720" w:hanging="360"/>
        <w:rPr>
          <w:i w:val="1"/>
        </w:rPr>
      </w:pPr>
      <w:r w:rsidDel="00000000" w:rsidR="00000000" w:rsidRPr="00000000">
        <w:rPr>
          <w:b w:val="1"/>
          <w:i w:val="1"/>
          <w:highlight w:val="white"/>
          <w:rtl w:val="0"/>
        </w:rPr>
        <w:t xml:space="preserve">Q25.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C8">
      <w:pPr>
        <w:numPr>
          <w:ilvl w:val="0"/>
          <w:numId w:val="9"/>
        </w:numPr>
        <w:spacing w:after="120" w:before="120" w:lineRule="auto"/>
        <w:ind w:left="1440" w:hanging="360"/>
        <w:rPr>
          <w:i w:val="1"/>
          <w:color w:val="ff0000"/>
          <w:highlight w:val="white"/>
        </w:rPr>
      </w:pPr>
      <w:r w:rsidDel="00000000" w:rsidR="00000000" w:rsidRPr="00000000">
        <w:rPr>
          <w:i w:val="1"/>
          <w:color w:val="ff0000"/>
          <w:highlight w:val="white"/>
          <w:rtl w:val="0"/>
        </w:rPr>
        <w:t xml:space="preserve">Include in related text that htis includes precipitation patterns and timing, land surface temperatures, evapotranspiration, soil and groundwater, stream and river flows, and runoff</w:t>
      </w:r>
    </w:p>
    <w:p w:rsidR="00000000" w:rsidDel="00000000" w:rsidP="00000000" w:rsidRDefault="00000000" w:rsidRPr="00000000" w14:paraId="000001C9">
      <w:pPr>
        <w:numPr>
          <w:ilvl w:val="0"/>
          <w:numId w:val="54"/>
        </w:numPr>
        <w:spacing w:after="120" w:before="120" w:lineRule="auto"/>
        <w:ind w:left="720" w:hanging="360"/>
        <w:rPr>
          <w:i w:val="1"/>
          <w:highlight w:val="white"/>
        </w:rPr>
      </w:pPr>
      <w:r w:rsidDel="00000000" w:rsidR="00000000" w:rsidRPr="00000000">
        <w:rPr>
          <w:b w:val="1"/>
          <w:i w:val="1"/>
          <w:highlight w:val="white"/>
          <w:rtl w:val="0"/>
        </w:rPr>
        <w:t xml:space="preserve">Q26. </w:t>
      </w:r>
      <w:r w:rsidDel="00000000" w:rsidR="00000000" w:rsidRPr="00000000">
        <w:rPr>
          <w:i w:val="1"/>
          <w:highlight w:val="white"/>
          <w:rtl w:val="0"/>
        </w:rPr>
        <w:t xml:space="preserve">How will these future changes in climate and extreme events impact carbon cycling within tropical rainforests,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w:t>
      </w:r>
      <w:r w:rsidDel="00000000" w:rsidR="00000000" w:rsidRPr="00000000">
        <w:rPr>
          <w:i w:val="1"/>
          <w:highlight w:val="white"/>
          <w:rtl w:val="0"/>
        </w:rPr>
        <w:t xml:space="preserve">and/or the regions becoming a net carbon source?</w:t>
      </w:r>
    </w:p>
    <w:p w:rsidR="00000000" w:rsidDel="00000000" w:rsidP="00000000" w:rsidRDefault="00000000" w:rsidRPr="00000000" w14:paraId="000001CA">
      <w:pPr>
        <w:numPr>
          <w:ilvl w:val="0"/>
          <w:numId w:val="54"/>
        </w:numPr>
        <w:spacing w:after="120" w:before="120" w:lineRule="auto"/>
        <w:ind w:left="720" w:hanging="360"/>
        <w:rPr>
          <w:i w:val="1"/>
        </w:rPr>
      </w:pPr>
      <w:r w:rsidDel="00000000" w:rsidR="00000000" w:rsidRPr="00000000">
        <w:rPr>
          <w:b w:val="1"/>
          <w:i w:val="1"/>
          <w:rtl w:val="0"/>
        </w:rPr>
        <w:t xml:space="preserve">Q27. </w:t>
      </w:r>
      <w:r w:rsidDel="00000000" w:rsidR="00000000" w:rsidRPr="00000000">
        <w:rPr>
          <w:i w:val="1"/>
          <w:rtl w:val="0"/>
        </w:rPr>
        <w:t xml:space="preserve">How will climate and land-use change interact with the changing vulnerability of tropical forests to influence the provisioning of and access to </w:t>
      </w:r>
      <w:r w:rsidDel="00000000" w:rsidR="00000000" w:rsidRPr="00000000">
        <w:rPr>
          <w:b w:val="1"/>
          <w:i w:val="1"/>
          <w:rtl w:val="0"/>
        </w:rPr>
        <w:t xml:space="preserve">social-ecological co-benefits, </w:t>
      </w:r>
      <w:r w:rsidDel="00000000" w:rsidR="00000000" w:rsidRPr="00000000">
        <w:rPr>
          <w:i w:val="1"/>
          <w:rtl w:val="0"/>
        </w:rPr>
        <w:t xml:space="preserve">including </w:t>
      </w:r>
      <w:r w:rsidDel="00000000" w:rsidR="00000000" w:rsidRPr="00000000">
        <w:rPr>
          <w:i w:val="1"/>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1CB">
      <w:pPr>
        <w:numPr>
          <w:ilvl w:val="0"/>
          <w:numId w:val="68"/>
        </w:numPr>
        <w:ind w:left="1440" w:hanging="360"/>
        <w:rPr>
          <w:i w:val="1"/>
          <w:color w:val="ff0000"/>
          <w:highlight w:val="white"/>
        </w:rPr>
      </w:pPr>
      <w:r w:rsidDel="00000000" w:rsidR="00000000" w:rsidRPr="00000000">
        <w:rPr>
          <w:i w:val="1"/>
          <w:color w:val="ff0000"/>
          <w:highlight w:val="white"/>
          <w:rtl w:val="0"/>
        </w:rPr>
        <w:t xml:space="preserve">Mention bioeconomies, incliuding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1CC">
      <w:pPr>
        <w:numPr>
          <w:ilvl w:val="0"/>
          <w:numId w:val="68"/>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1CD">
      <w:pPr>
        <w:pStyle w:val="Heading2"/>
        <w:rPr/>
      </w:pPr>
      <w:bookmarkStart w:colFirst="0" w:colLast="0" w:name="_103rddclnjs1" w:id="26"/>
      <w:bookmarkEnd w:id="26"/>
      <w:r w:rsidDel="00000000" w:rsidR="00000000" w:rsidRPr="00000000">
        <w:rPr>
          <w:rtl w:val="0"/>
        </w:rPr>
        <w:t xml:space="preserve">4. Scientific Advancement from PANGEA</w:t>
      </w:r>
      <w:r w:rsidDel="00000000" w:rsidR="00000000" w:rsidRPr="00000000">
        <w:rPr>
          <w:rtl w:val="0"/>
        </w:rPr>
      </w:r>
    </w:p>
    <w:p w:rsidR="00000000" w:rsidDel="00000000" w:rsidP="00000000" w:rsidRDefault="00000000" w:rsidRPr="00000000" w14:paraId="000001CE">
      <w:pPr>
        <w:widowControl w:val="0"/>
        <w:numPr>
          <w:ilvl w:val="0"/>
          <w:numId w:val="64"/>
        </w:numPr>
        <w:ind w:left="720" w:hanging="360"/>
        <w:rPr>
          <w:color w:val="ff0000"/>
        </w:rPr>
      </w:pPr>
      <w:r w:rsidDel="00000000" w:rsidR="00000000" w:rsidRPr="00000000">
        <w:rPr>
          <w:color w:val="ff0000"/>
          <w:rtl w:val="0"/>
        </w:rPr>
        <w:t xml:space="preserve">Expand ability to interpret satellite data</w:t>
      </w:r>
    </w:p>
    <w:p w:rsidR="00000000" w:rsidDel="00000000" w:rsidP="00000000" w:rsidRDefault="00000000" w:rsidRPr="00000000" w14:paraId="000001CF">
      <w:pPr>
        <w:widowControl w:val="0"/>
        <w:numPr>
          <w:ilvl w:val="1"/>
          <w:numId w:val="64"/>
        </w:numPr>
        <w:ind w:left="1440" w:hanging="360"/>
        <w:rPr>
          <w:color w:val="ff0000"/>
        </w:rPr>
      </w:pPr>
      <w:r w:rsidDel="00000000" w:rsidR="00000000" w:rsidRPr="00000000">
        <w:rPr>
          <w:color w:val="ff0000"/>
          <w:rtl w:val="0"/>
        </w:rPr>
        <w:t xml:space="preserve">Remote sensing has great potential, especially instruments coming on line in coming years, but lack of ground data hinders accurate and precise interpretation</w:t>
      </w:r>
    </w:p>
    <w:p w:rsidR="00000000" w:rsidDel="00000000" w:rsidP="00000000" w:rsidRDefault="00000000" w:rsidRPr="00000000" w14:paraId="000001D0">
      <w:pPr>
        <w:widowControl w:val="0"/>
        <w:numPr>
          <w:ilvl w:val="1"/>
          <w:numId w:val="64"/>
        </w:numPr>
        <w:ind w:left="1440" w:hanging="360"/>
        <w:rPr>
          <w:color w:val="ff0000"/>
        </w:rPr>
      </w:pPr>
      <w:r w:rsidDel="00000000" w:rsidR="00000000" w:rsidRPr="00000000">
        <w:rPr>
          <w:color w:val="ff0000"/>
          <w:rtl w:val="0"/>
        </w:rPr>
        <w:t xml:space="preserve">Scales mismatch</w:t>
      </w:r>
      <w:r w:rsidDel="00000000" w:rsidR="00000000" w:rsidRPr="00000000">
        <w:rPr>
          <w:rtl w:val="0"/>
        </w:rPr>
      </w:r>
    </w:p>
    <w:p w:rsidR="00000000" w:rsidDel="00000000" w:rsidP="00000000" w:rsidRDefault="00000000" w:rsidRPr="00000000" w14:paraId="000001D1">
      <w:pPr>
        <w:numPr>
          <w:ilvl w:val="0"/>
          <w:numId w:val="61"/>
        </w:numPr>
        <w:spacing w:after="0" w:afterAutospacing="0" w:lineRule="auto"/>
        <w:ind w:left="720" w:hanging="360"/>
        <w:rPr>
          <w:color w:val="ff0000"/>
        </w:rPr>
      </w:pPr>
      <w:r w:rsidDel="00000000" w:rsidR="00000000" w:rsidRPr="00000000">
        <w:rPr>
          <w:color w:val="ff0000"/>
          <w:rtl w:val="0"/>
        </w:rPr>
        <w:t xml:space="preserve">Model-[RS] data integration</w:t>
      </w:r>
    </w:p>
    <w:p w:rsidR="00000000" w:rsidDel="00000000" w:rsidP="00000000" w:rsidRDefault="00000000" w:rsidRPr="00000000" w14:paraId="000001D2">
      <w:pPr>
        <w:widowControl w:val="0"/>
        <w:numPr>
          <w:ilvl w:val="1"/>
          <w:numId w:val="61"/>
        </w:numPr>
        <w:spacing w:after="0" w:afterAutospacing="0" w:before="0" w:beforeAutospacing="0" w:lineRule="auto"/>
        <w:ind w:left="1440" w:hanging="360"/>
        <w:rPr>
          <w:color w:val="ff0000"/>
        </w:rPr>
      </w:pPr>
      <w:r w:rsidDel="00000000" w:rsidR="00000000" w:rsidRPr="00000000">
        <w:rPr>
          <w:color w:val="ff0000"/>
          <w:rtl w:val="0"/>
        </w:rPr>
        <w:t xml:space="preserve">Processes we need to get right in models</w:t>
      </w:r>
    </w:p>
    <w:p w:rsidR="00000000" w:rsidDel="00000000" w:rsidP="00000000" w:rsidRDefault="00000000" w:rsidRPr="00000000" w14:paraId="000001D3">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Dynamic vegetation (incl post-disturbance recovery and structural and functional diversity)</w:t>
      </w:r>
    </w:p>
    <w:p w:rsidR="00000000" w:rsidDel="00000000" w:rsidP="00000000" w:rsidRDefault="00000000" w:rsidRPr="00000000" w14:paraId="000001D4">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Plant water use efficiency</w:t>
      </w:r>
    </w:p>
    <w:p w:rsidR="00000000" w:rsidDel="00000000" w:rsidP="00000000" w:rsidRDefault="00000000" w:rsidRPr="00000000" w14:paraId="000001D5">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Drought stress response (incl. natural vs. managed lands)</w:t>
      </w:r>
    </w:p>
    <w:p w:rsidR="00000000" w:rsidDel="00000000" w:rsidP="00000000" w:rsidRDefault="00000000" w:rsidRPr="00000000" w14:paraId="000001D6">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Partitioning of ET</w:t>
      </w:r>
    </w:p>
    <w:p w:rsidR="00000000" w:rsidDel="00000000" w:rsidP="00000000" w:rsidRDefault="00000000" w:rsidRPr="00000000" w14:paraId="000001D7">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Hydraulic redistribution</w:t>
      </w:r>
    </w:p>
    <w:p w:rsidR="00000000" w:rsidDel="00000000" w:rsidP="00000000" w:rsidRDefault="00000000" w:rsidRPr="00000000" w14:paraId="000001D8">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Root-groundwater interactions</w:t>
      </w:r>
    </w:p>
    <w:p w:rsidR="00000000" w:rsidDel="00000000" w:rsidP="00000000" w:rsidRDefault="00000000" w:rsidRPr="00000000" w14:paraId="000001D9">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Surface water quality</w:t>
      </w:r>
    </w:p>
    <w:p w:rsidR="00000000" w:rsidDel="00000000" w:rsidP="00000000" w:rsidRDefault="00000000" w:rsidRPr="00000000" w14:paraId="000001DA">
      <w:pPr>
        <w:widowControl w:val="0"/>
        <w:numPr>
          <w:ilvl w:val="2"/>
          <w:numId w:val="61"/>
        </w:numPr>
        <w:spacing w:after="0" w:afterAutospacing="0" w:before="0" w:beforeAutospacing="0" w:lineRule="auto"/>
        <w:ind w:left="2160" w:hanging="360"/>
        <w:rPr>
          <w:color w:val="ff0000"/>
        </w:rPr>
      </w:pPr>
      <w:r w:rsidDel="00000000" w:rsidR="00000000" w:rsidRPr="00000000">
        <w:rPr>
          <w:color w:val="ff0000"/>
          <w:rtl w:val="0"/>
        </w:rPr>
        <w:t xml:space="preserve">Planetary boundary layer diurnal evolution, advection, and entrainment</w:t>
      </w:r>
    </w:p>
    <w:p w:rsidR="00000000" w:rsidDel="00000000" w:rsidP="00000000" w:rsidRDefault="00000000" w:rsidRPr="00000000" w14:paraId="000001DB">
      <w:pPr>
        <w:numPr>
          <w:ilvl w:val="2"/>
          <w:numId w:val="61"/>
        </w:numPr>
        <w:spacing w:after="0" w:afterAutospacing="0" w:lineRule="auto"/>
        <w:ind w:left="2160" w:hanging="360"/>
        <w:rPr>
          <w:color w:val="ff0000"/>
        </w:rPr>
      </w:pPr>
      <w:r w:rsidDel="00000000" w:rsidR="00000000" w:rsidRPr="00000000">
        <w:rPr>
          <w:color w:val="ff0000"/>
          <w:rtl w:val="0"/>
        </w:rPr>
        <w:t xml:space="preserve">Drivers of land-use change?</w:t>
      </w:r>
    </w:p>
    <w:p w:rsidR="00000000" w:rsidDel="00000000" w:rsidP="00000000" w:rsidRDefault="00000000" w:rsidRPr="00000000" w14:paraId="000001DC">
      <w:pPr>
        <w:numPr>
          <w:ilvl w:val="2"/>
          <w:numId w:val="61"/>
        </w:numPr>
        <w:spacing w:after="240" w:lineRule="auto"/>
        <w:ind w:left="2160" w:hanging="360"/>
        <w:rPr>
          <w:color w:val="ff0000"/>
        </w:rPr>
      </w:pPr>
      <w:r w:rsidDel="00000000" w:rsidR="00000000" w:rsidRPr="00000000">
        <w:rPr>
          <w:color w:val="ff0000"/>
          <w:rtl w:val="0"/>
        </w:rPr>
        <w:t xml:space="preserve">Feedbacks of climate change in tropics on people (e.g., ag production, water quantity and quality, fire &amp; air quality)</w:t>
      </w:r>
    </w:p>
    <w:p w:rsidR="00000000" w:rsidDel="00000000" w:rsidP="00000000" w:rsidRDefault="00000000" w:rsidRPr="00000000" w14:paraId="000001DD">
      <w:pPr>
        <w:rPr/>
      </w:pPr>
      <w:r w:rsidDel="00000000" w:rsidR="00000000" w:rsidRPr="00000000">
        <w:rPr>
          <w:rtl w:val="0"/>
        </w:rPr>
        <w:t xml:space="preserve">PANGEA </w:t>
      </w:r>
      <w:r w:rsidDel="00000000" w:rsidR="00000000" w:rsidRPr="00000000">
        <w:rPr>
          <w:rtl w:val="0"/>
        </w:rPr>
        <w:t xml:space="preserve">will leverage decades of scientific efforts, including LBA, expanded international forest inventory plot networks (</w:t>
      </w:r>
      <w:commentRangeStart w:id="558"/>
      <w:r w:rsidDel="00000000" w:rsidR="00000000" w:rsidRPr="00000000">
        <w:rPr>
          <w:rtl w:val="0"/>
        </w:rPr>
        <w:t xml:space="preserve">ForestPlots.net et al 2021</w:t>
      </w:r>
      <w:commentRangeEnd w:id="558"/>
      <w:r w:rsidDel="00000000" w:rsidR="00000000" w:rsidRPr="00000000">
        <w:commentReference w:id="558"/>
      </w:r>
      <w:r w:rsidDel="00000000" w:rsidR="00000000" w:rsidRPr="00000000">
        <w:rPr>
          <w:rtl w:val="0"/>
        </w:rPr>
        <w:t xml:space="preserve">) and NGEE-Tropics E3SM-FATES model development efforts (</w:t>
      </w:r>
      <w:commentRangeStart w:id="559"/>
      <w:r w:rsidDel="00000000" w:rsidR="00000000" w:rsidRPr="00000000">
        <w:rPr>
          <w:rtl w:val="0"/>
        </w:rPr>
        <w:t xml:space="preserve">Tollefson 2015, Powell et al 2018, Koven et al 2020</w:t>
      </w:r>
      <w:commentRangeEnd w:id="559"/>
      <w:r w:rsidDel="00000000" w:rsidR="00000000" w:rsidRPr="00000000">
        <w:commentReference w:id="559"/>
      </w:r>
      <w:r w:rsidDel="00000000" w:rsidR="00000000" w:rsidRPr="00000000">
        <w:rPr>
          <w:rtl w:val="0"/>
        </w:rPr>
        <w:t xml:space="preserve">), all of which will benefit from improved integration with remote sensing measurements. PANGEA emphasizes integration of ground measurements, remote sensing datasets, and models, supporting remote sensing algorithm development and model-data integration in the tropics. We foresee significant scientific advances from a coordinated scoping effort and campaign, including: </w:t>
      </w:r>
    </w:p>
    <w:p w:rsidR="00000000" w:rsidDel="00000000" w:rsidP="00000000" w:rsidRDefault="00000000" w:rsidRPr="00000000" w14:paraId="000001DE">
      <w:pPr>
        <w:numPr>
          <w:ilvl w:val="0"/>
          <w:numId w:val="27"/>
        </w:numPr>
        <w:spacing w:after="120" w:before="120" w:lineRule="auto"/>
        <w:ind w:left="720" w:hanging="360"/>
        <w:rPr>
          <w:b w:val="1"/>
          <w:i w:val="1"/>
        </w:rPr>
      </w:pPr>
      <w:r w:rsidDel="00000000" w:rsidR="00000000" w:rsidRPr="00000000">
        <w:rPr>
          <w:b w:val="1"/>
          <w:i w:val="1"/>
          <w:rtl w:val="0"/>
        </w:rPr>
        <w:t xml:space="preserve">Explaining heterogeneous tropical forest responses to change with an emphasis on comparisons between the Americas and Africa;</w:t>
      </w:r>
    </w:p>
    <w:p w:rsidR="00000000" w:rsidDel="00000000" w:rsidP="00000000" w:rsidRDefault="00000000" w:rsidRPr="00000000" w14:paraId="000001DF">
      <w:pPr>
        <w:numPr>
          <w:ilvl w:val="0"/>
          <w:numId w:val="27"/>
        </w:numPr>
        <w:spacing w:after="120" w:before="120" w:lineRule="auto"/>
        <w:ind w:left="720" w:hanging="360"/>
        <w:rPr>
          <w:b w:val="1"/>
          <w:i w:val="1"/>
        </w:rPr>
      </w:pPr>
      <w:r w:rsidDel="00000000" w:rsidR="00000000" w:rsidRPr="00000000">
        <w:rPr>
          <w:b w:val="1"/>
          <w:i w:val="1"/>
          <w:rtl w:val="0"/>
        </w:rPr>
        <w:t xml:space="preserve">Advancing the integration of ground and remote sensing measurements;</w:t>
      </w:r>
    </w:p>
    <w:p w:rsidR="00000000" w:rsidDel="00000000" w:rsidP="00000000" w:rsidRDefault="00000000" w:rsidRPr="00000000" w14:paraId="000001E0">
      <w:pPr>
        <w:numPr>
          <w:ilvl w:val="0"/>
          <w:numId w:val="27"/>
        </w:numPr>
        <w:spacing w:after="120" w:before="120" w:lineRule="auto"/>
        <w:ind w:left="720" w:hanging="360"/>
        <w:rPr>
          <w:b w:val="1"/>
          <w:i w:val="1"/>
        </w:rPr>
      </w:pPr>
      <w:r w:rsidDel="00000000" w:rsidR="00000000" w:rsidRPr="00000000">
        <w:rPr>
          <w:b w:val="1"/>
          <w:i w:val="1"/>
          <w:rtl w:val="0"/>
        </w:rPr>
        <w:t xml:space="preserve">Developing data-model-integration to improve the representation of the functionally important components of tropical forest </w:t>
      </w:r>
      <w:r w:rsidDel="00000000" w:rsidR="00000000" w:rsidRPr="00000000">
        <w:rPr>
          <w:b w:val="1"/>
          <w:i w:val="1"/>
          <w:color w:val="ff0000"/>
          <w:rtl w:val="0"/>
        </w:rPr>
        <w:t xml:space="preserve">diversity </w:t>
      </w:r>
      <w:r w:rsidDel="00000000" w:rsidR="00000000" w:rsidRPr="00000000">
        <w:rPr>
          <w:b w:val="1"/>
          <w:i w:val="1"/>
          <w:rtl w:val="0"/>
        </w:rPr>
        <w:t xml:space="preserve">that are scalable with remote sensing; and</w:t>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commentRangeStart w:id="560"/>
      <w:r w:rsidDel="00000000" w:rsidR="00000000" w:rsidRPr="00000000">
        <w:rPr>
          <w:rtl w:val="0"/>
        </w:rPr>
        <w:t xml:space="preserve">Attempts</w:t>
      </w:r>
      <w:commentRangeEnd w:id="560"/>
      <w:r w:rsidDel="00000000" w:rsidR="00000000" w:rsidRPr="00000000">
        <w:commentReference w:id="560"/>
      </w:r>
      <w:r w:rsidDel="00000000" w:rsidR="00000000" w:rsidRPr="00000000">
        <w:rPr>
          <w:rtl w:val="0"/>
        </w:rPr>
        <w:t xml:space="preserve"> to assess the stability of tropical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demographic rates, using existing ground data from permanent inventory plots, and functional and structural diversity using airborne lidar. Coincident airborne VSWIR data and in situ leaf trait measurements will map canopy traits and distinct functional communities, in addition to evaluating scalable models leveraging satellite measurements. Using this output, we will  characterize differences across abiotic, land-use, and animal abundance gradients. The resulting improvements in our understanding of trait distributions will improve our </w:t>
      </w:r>
      <w:ins w:author="Michelle Wong" w:id="22" w:date="2024-09-17T02:49:54Z">
        <w:r w:rsidDel="00000000" w:rsidR="00000000" w:rsidRPr="00000000">
          <w:rPr>
            <w:rtl w:val="0"/>
          </w:rPr>
          <w:t xml:space="preserve">models of ecosystem</w:t>
        </w:r>
      </w:ins>
      <w:del w:author="Michelle Wong" w:id="22" w:date="2024-09-17T02:49:54Z">
        <w:r w:rsidDel="00000000" w:rsidR="00000000" w:rsidRPr="00000000">
          <w:rPr>
            <w:rtl w:val="0"/>
          </w:rPr>
          <w:delText xml:space="preserve">models ecosystem</w:delText>
        </w:r>
      </w:del>
      <w:r w:rsidDel="00000000" w:rsidR="00000000" w:rsidRPr="00000000">
        <w:rPr>
          <w:rtl w:val="0"/>
        </w:rPr>
        <w:t xml:space="preserve"> fluxes under climate change and land-use change forcings and evaluate differences in ecosystem responses. </w:t>
      </w:r>
      <w:commentRangeStart w:id="561"/>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commentRangeEnd w:id="561"/>
      <w:r w:rsidDel="00000000" w:rsidR="00000000" w:rsidRPr="00000000">
        <w:commentReference w:id="561"/>
      </w: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Through model and data integration, </w:t>
      </w:r>
      <w:r w:rsidDel="00000000" w:rsidR="00000000" w:rsidRPr="00000000">
        <w:rPr>
          <w:rtl w:val="0"/>
        </w:rPr>
        <w:t xml:space="preserve">PANGEA will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(4) how altered forest cover influences both biophysical variables (e.g., albedo changes) and biochemical processes (e.g., nutrient cycling) to clarify their role in climate feedbacks; (5) evaluate the effectiveness of various forest restoration strategies in improving resilience and mitigating climate impacts essential for developing practical responses to ecosystem degradation and climate change.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spacing w:after="240" w:lineRule="auto"/>
        <w:rPr/>
      </w:pPr>
      <w:del w:author="Michael Keller" w:id="23" w:date="2024-09-16T23:35:36Z">
        <w:commentRangeStart w:id="562"/>
        <w:commentRangeStart w:id="563"/>
        <w:r w:rsidDel="00000000" w:rsidR="00000000" w:rsidRPr="00000000">
          <w:rPr>
            <w:rtl w:val="0"/>
          </w:rPr>
          <w:delText xml:space="preserve">Attempts have been made to estimate tropical wetland CH</w:delText>
        </w:r>
        <w:r w:rsidDel="00000000" w:rsidR="00000000" w:rsidRPr="00000000">
          <w:rPr>
            <w:vertAlign w:val="subscript"/>
            <w:rtl w:val="0"/>
          </w:rPr>
          <w:delText xml:space="preserve">4</w:delText>
        </w:r>
        <w:r w:rsidDel="00000000" w:rsidR="00000000" w:rsidRPr="00000000">
          <w:rPr>
            <w:rtl w:val="0"/>
          </w:rPr>
          <w:delText xml:space="preserve"> fluxes using aircraft in situ measurements in the Amazon (</w:delText>
        </w:r>
        <w:commentRangeStart w:id="564"/>
        <w:r w:rsidDel="00000000" w:rsidR="00000000" w:rsidRPr="00000000">
          <w:rPr>
            <w:rtl w:val="0"/>
          </w:rPr>
          <w:delText xml:space="preserve">Miller et al., 2007</w:delText>
        </w:r>
        <w:commentRangeEnd w:id="564"/>
        <w:r w:rsidDel="00000000" w:rsidR="00000000" w:rsidRPr="00000000">
          <w:commentReference w:id="564"/>
        </w:r>
        <w:r w:rsidDel="00000000" w:rsidR="00000000" w:rsidRPr="00000000">
          <w:rPr>
            <w:rtl w:val="0"/>
          </w:rPr>
          <w:delText xml:space="preserve">, </w:delText>
        </w:r>
        <w:commentRangeStart w:id="565"/>
        <w:r w:rsidDel="00000000" w:rsidR="00000000" w:rsidRPr="00000000">
          <w:rPr>
            <w:rtl w:val="0"/>
          </w:rPr>
          <w:delText xml:space="preserve">Beck et al., 2012</w:delText>
        </w:r>
        <w:commentRangeEnd w:id="565"/>
        <w:r w:rsidDel="00000000" w:rsidR="00000000" w:rsidRPr="00000000">
          <w:commentReference w:id="565"/>
        </w:r>
        <w:r w:rsidDel="00000000" w:rsidR="00000000" w:rsidRPr="00000000">
          <w:rPr>
            <w:rtl w:val="0"/>
          </w:rPr>
          <w:delText xml:space="preserve">, </w:delText>
        </w:r>
        <w:commentRangeStart w:id="566"/>
        <w:r w:rsidDel="00000000" w:rsidR="00000000" w:rsidRPr="00000000">
          <w:rPr>
            <w:rtl w:val="0"/>
          </w:rPr>
          <w:delText xml:space="preserve">Wilson et al., 2016</w:delText>
        </w:r>
        <w:commentRangeEnd w:id="566"/>
        <w:r w:rsidDel="00000000" w:rsidR="00000000" w:rsidRPr="00000000">
          <w:commentReference w:id="566"/>
        </w:r>
        <w:r w:rsidDel="00000000" w:rsidR="00000000" w:rsidRPr="00000000">
          <w:rPr>
            <w:rtl w:val="0"/>
          </w:rPr>
          <w:delText xml:space="preserve">, </w:delText>
        </w:r>
        <w:commentRangeStart w:id="567"/>
        <w:r w:rsidDel="00000000" w:rsidR="00000000" w:rsidRPr="00000000">
          <w:rPr>
            <w:rtl w:val="0"/>
          </w:rPr>
          <w:delText xml:space="preserve">Basso et al., 2021</w:delText>
        </w:r>
        <w:commentRangeEnd w:id="567"/>
        <w:r w:rsidDel="00000000" w:rsidR="00000000" w:rsidRPr="00000000">
          <w:commentReference w:id="567"/>
        </w:r>
        <w:r w:rsidDel="00000000" w:rsidR="00000000" w:rsidRPr="00000000">
          <w:rPr>
            <w:rtl w:val="0"/>
          </w:rPr>
          <w:delText xml:space="preserve">) and Africa (</w:delText>
        </w:r>
        <w:commentRangeStart w:id="568"/>
        <w:r w:rsidDel="00000000" w:rsidR="00000000" w:rsidRPr="00000000">
          <w:rPr>
            <w:rtl w:val="0"/>
          </w:rPr>
          <w:delText xml:space="preserve">Shaw et al., 2022</w:delText>
        </w:r>
        <w:commentRangeEnd w:id="568"/>
        <w:r w:rsidDel="00000000" w:rsidR="00000000" w:rsidRPr="00000000">
          <w:commentReference w:id="568"/>
        </w:r>
        <w:r w:rsidDel="00000000" w:rsidR="00000000" w:rsidRPr="00000000">
          <w:rPr>
            <w:rtl w:val="0"/>
          </w:rPr>
          <w:delText xml:space="preserve">); however, these observations only help identify the spatiotemporal differences in emissions. In contrast, PANGEA will take advantage of multiple scales of observations: a) regional-scale – 1 km</w:delText>
        </w:r>
        <w:r w:rsidDel="00000000" w:rsidR="00000000" w:rsidRPr="00000000">
          <w:rPr>
            <w:vertAlign w:val="superscript"/>
            <w:rtl w:val="0"/>
          </w:rPr>
          <w:delText xml:space="preserve">2</w:delText>
        </w:r>
        <w:r w:rsidDel="00000000" w:rsidR="00000000" w:rsidRPr="00000000">
          <w:rPr>
            <w:rtl w:val="0"/>
          </w:rPr>
          <w:delText xml:space="preserve"> to 1000 km</w:delText>
        </w:r>
        <w:r w:rsidDel="00000000" w:rsidR="00000000" w:rsidRPr="00000000">
          <w:rPr>
            <w:vertAlign w:val="superscript"/>
            <w:rtl w:val="0"/>
          </w:rPr>
          <w:delText xml:space="preserve">2</w:delText>
        </w:r>
        <w:r w:rsidDel="00000000" w:rsidR="00000000" w:rsidRPr="00000000">
          <w:rPr>
            <w:rtl w:val="0"/>
          </w:rPr>
          <w:delText xml:space="preserve"> (crewed aircraft); b) ecosystem-scale – 1 m</w:delText>
        </w:r>
        <w:r w:rsidDel="00000000" w:rsidR="00000000" w:rsidRPr="00000000">
          <w:rPr>
            <w:vertAlign w:val="superscript"/>
            <w:rtl w:val="0"/>
          </w:rPr>
          <w:delText xml:space="preserve">2</w:delText>
        </w:r>
        <w:r w:rsidDel="00000000" w:rsidR="00000000" w:rsidRPr="00000000">
          <w:rPr>
            <w:rtl w:val="0"/>
          </w:rPr>
          <w:delText xml:space="preserve"> to 100 km</w:delText>
        </w:r>
        <w:r w:rsidDel="00000000" w:rsidR="00000000" w:rsidRPr="00000000">
          <w:rPr>
            <w:vertAlign w:val="superscript"/>
            <w:rtl w:val="0"/>
          </w:rPr>
          <w:delText xml:space="preserve">2</w:delText>
        </w:r>
        <w:r w:rsidDel="00000000" w:rsidR="00000000" w:rsidRPr="00000000">
          <w:rPr>
            <w:rtl w:val="0"/>
          </w:rPr>
          <w:delText xml:space="preserve"> (sUAS and tall towers); c) near-surface (sUAS platforms); and d) fine-scale – &lt;1 m</w:delText>
        </w:r>
        <w:r w:rsidDel="00000000" w:rsidR="00000000" w:rsidRPr="00000000">
          <w:rPr>
            <w:vertAlign w:val="superscript"/>
            <w:rtl w:val="0"/>
          </w:rPr>
          <w:delText xml:space="preserve">2</w:delText>
        </w:r>
        <w:r w:rsidDel="00000000" w:rsidR="00000000" w:rsidRPr="00000000">
          <w:rPr>
            <w:rtl w:val="0"/>
          </w:rPr>
          <w:delText xml:space="preserve"> to 1 km</w:delText>
        </w:r>
        <w:r w:rsidDel="00000000" w:rsidR="00000000" w:rsidRPr="00000000">
          <w:rPr>
            <w:vertAlign w:val="superscript"/>
            <w:rtl w:val="0"/>
          </w:rPr>
          <w:delText xml:space="preserve">2</w:delText>
        </w:r>
        <w:r w:rsidDel="00000000" w:rsidR="00000000" w:rsidRPr="00000000">
          <w:rPr>
            <w:rtl w:val="0"/>
          </w:rPr>
          <w:delTex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delText>
        </w:r>
      </w:del>
      <w:commentRangeEnd w:id="562"/>
      <w:r w:rsidDel="00000000" w:rsidR="00000000" w:rsidRPr="00000000">
        <w:commentReference w:id="562"/>
      </w:r>
      <w:commentRangeEnd w:id="563"/>
      <w:r w:rsidDel="00000000" w:rsidR="00000000" w:rsidRPr="00000000">
        <w:commentReference w:id="563"/>
      </w:r>
      <w:r w:rsidDel="00000000" w:rsidR="00000000" w:rsidRPr="00000000">
        <w:rPr>
          <w:rtl w:val="0"/>
        </w:rPr>
      </w:r>
    </w:p>
    <w:p w:rsidR="00000000" w:rsidDel="00000000" w:rsidP="00000000" w:rsidRDefault="00000000" w:rsidRPr="00000000" w14:paraId="000001E9">
      <w:pPr>
        <w:pStyle w:val="Heading2"/>
        <w:rPr/>
      </w:pPr>
      <w:bookmarkStart w:colFirst="0" w:colLast="0" w:name="_7t2ogl1w37ed" w:id="27"/>
      <w:bookmarkEnd w:id="27"/>
      <w:r w:rsidDel="00000000" w:rsidR="00000000" w:rsidRPr="00000000">
        <w:rPr>
          <w:rtl w:val="0"/>
        </w:rPr>
        <w:t xml:space="preserve">5</w:t>
      </w:r>
      <w:commentRangeStart w:id="569"/>
      <w:r w:rsidDel="00000000" w:rsidR="00000000" w:rsidRPr="00000000">
        <w:rPr>
          <w:rtl w:val="0"/>
        </w:rPr>
        <w:t xml:space="preserve">. </w:t>
      </w:r>
      <w:commentRangeStart w:id="570"/>
      <w:r w:rsidDel="00000000" w:rsidR="00000000" w:rsidRPr="00000000">
        <w:rPr>
          <w:rtl w:val="0"/>
        </w:rPr>
        <w:t xml:space="preserve">Critical</w:t>
      </w:r>
      <w:commentRangeEnd w:id="570"/>
      <w:r w:rsidDel="00000000" w:rsidR="00000000" w:rsidRPr="00000000">
        <w:commentReference w:id="570"/>
      </w:r>
      <w:r w:rsidDel="00000000" w:rsidR="00000000" w:rsidRPr="00000000">
        <w:rPr>
          <w:rtl w:val="0"/>
        </w:rPr>
        <w:t xml:space="preserve"> Role of NASA Remote Sensing</w:t>
      </w:r>
      <w:commentRangeEnd w:id="569"/>
      <w:r w:rsidDel="00000000" w:rsidR="00000000" w:rsidRPr="00000000">
        <w:commentReference w:id="569"/>
      </w: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t xml:space="preserve">PANGEA</w:t>
      </w:r>
      <w:r w:rsidDel="00000000" w:rsidR="00000000" w:rsidRPr="00000000">
        <w:rPr>
          <w:rtl w:val="0"/>
        </w:rPr>
        <w:t xml:space="preserve"> aims to determine whether different tropical forests will share the same fate or vary in their responses to the effects of climate and land-use change, with a particular focus on Earth’s two largest tropical forests. 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differ in their ability to remain stable in the face of rapid climate change. For example, sufficiently high spatial resolution (~2-4 m) is needed to adequately scale organismal level leaf and tree dynamics to landscapes, serving as an intermediary between field and satellite observations (</w:t>
      </w:r>
      <w:commentRangeStart w:id="571"/>
      <w:r w:rsidDel="00000000" w:rsidR="00000000" w:rsidRPr="00000000">
        <w:rPr>
          <w:highlight w:val="yellow"/>
          <w:rtl w:val="0"/>
        </w:rPr>
        <w:t xml:space="preserve">Fig</w:t>
      </w:r>
      <w:commentRangeEnd w:id="571"/>
      <w:r w:rsidDel="00000000" w:rsidR="00000000" w:rsidRPr="00000000">
        <w:commentReference w:id="571"/>
      </w:r>
      <w:r w:rsidDel="00000000" w:rsidR="00000000" w:rsidRPr="00000000">
        <w:rPr>
          <w:highlight w:val="yellow"/>
          <w:rtl w:val="0"/>
        </w:rPr>
        <w:t xml:space="preserve">. 1</w:t>
      </w:r>
      <w:r w:rsidDel="00000000" w:rsidR="00000000" w:rsidRPr="00000000">
        <w:rPr>
          <w:rtl w:val="0"/>
        </w:rPr>
        <w:t xml:space="preserve">). PANGEA builds directly upon the scaling developments and successes from the NASA Arctic Boreal Vulnerability Experiment (ABoVE) in North America (e.g., </w:t>
      </w:r>
      <w:commentRangeStart w:id="572"/>
      <w:commentRangeStart w:id="573"/>
      <w:commentRangeStart w:id="574"/>
      <w:r w:rsidDel="00000000" w:rsidR="00000000" w:rsidRPr="00000000">
        <w:rPr>
          <w:highlight w:val="white"/>
          <w:rtl w:val="0"/>
        </w:rPr>
        <w:t xml:space="preserve">Virkkala et al 2021; Peltola et al. 2019</w:t>
      </w:r>
      <w:commentRangeEnd w:id="572"/>
      <w:r w:rsidDel="00000000" w:rsidR="00000000" w:rsidRPr="00000000">
        <w:commentReference w:id="572"/>
      </w:r>
      <w:commentRangeEnd w:id="573"/>
      <w:r w:rsidDel="00000000" w:rsidR="00000000" w:rsidRPr="00000000">
        <w:commentReference w:id="573"/>
      </w:r>
      <w:commentRangeEnd w:id="574"/>
      <w:r w:rsidDel="00000000" w:rsidR="00000000" w:rsidRPr="00000000">
        <w:commentReference w:id="574"/>
      </w:r>
      <w:r w:rsidDel="00000000" w:rsidR="00000000" w:rsidRPr="00000000">
        <w:rPr>
          <w:highlight w:val="white"/>
          <w:rtl w:val="0"/>
        </w:rPr>
        <w:t xml:space="preserve">, </w:t>
      </w:r>
      <w:r w:rsidDel="00000000" w:rsidR="00000000" w:rsidRPr="00000000">
        <w:rPr>
          <w:highlight w:val="yellow"/>
          <w:rtl w:val="0"/>
        </w:rPr>
        <w:t xml:space="preserve">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EB">
      <w:pPr>
        <w:ind w:left="0" w:firstLine="0"/>
        <w:rPr>
          <w:color w:val="ff000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t xml:space="preserve">PANGEA leverages NASA’s Airborne Science Program to obtain high-resolution VSWIR imaging spectroscopy, small footprint lidar, </w:t>
      </w:r>
      <w:r w:rsidDel="00000000" w:rsidR="00000000" w:rsidRPr="00000000">
        <w:rPr>
          <w:color w:val="ff0000"/>
          <w:rtl w:val="0"/>
        </w:rPr>
        <w:t xml:space="preserve">[</w:t>
      </w:r>
      <w:commentRangeStart w:id="575"/>
      <w:r w:rsidDel="00000000" w:rsidR="00000000" w:rsidRPr="00000000">
        <w:rPr>
          <w:color w:val="ff0000"/>
          <w:highlight w:val="yellow"/>
          <w:rtl w:val="0"/>
        </w:rPr>
        <w:t xml:space="preserve">etc</w:t>
      </w:r>
      <w:commentRangeEnd w:id="575"/>
      <w:r w:rsidDel="00000000" w:rsidR="00000000" w:rsidRPr="00000000">
        <w:commentReference w:id="575"/>
      </w:r>
      <w:r w:rsidDel="00000000" w:rsidR="00000000" w:rsidRPr="00000000">
        <w:rPr>
          <w:color w:val="ff0000"/>
          <w:rtl w:val="0"/>
        </w:rPr>
        <w:t xml:space="preserve">] </w:t>
      </w:r>
      <w:r w:rsidDel="00000000" w:rsidR="00000000" w:rsidRPr="00000000">
        <w:rPr>
          <w:rtl w:val="0"/>
        </w:rPr>
        <w:t xml:space="preserve">data over tropical forests in Central Africa and the Americas to facilitate a PANGEA science team that will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ED">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greenhoues gas fluxes (e.g., </w:t>
      </w:r>
      <w:commentRangeStart w:id="576"/>
      <w:r w:rsidDel="00000000" w:rsidR="00000000" w:rsidRPr="00000000">
        <w:rPr>
          <w:rtl w:val="0"/>
        </w:rPr>
        <w:t xml:space="preserve">Rayner et al., 2002</w:t>
      </w:r>
      <w:commentRangeEnd w:id="576"/>
      <w:r w:rsidDel="00000000" w:rsidR="00000000" w:rsidRPr="00000000">
        <w:commentReference w:id="576"/>
      </w:r>
      <w:r w:rsidDel="00000000" w:rsidR="00000000" w:rsidRPr="00000000">
        <w:rPr>
          <w:rtl w:val="0"/>
        </w:rPr>
        <w:t xml:space="preserve">; </w:t>
      </w:r>
      <w:commentRangeStart w:id="577"/>
      <w:r w:rsidDel="00000000" w:rsidR="00000000" w:rsidRPr="00000000">
        <w:rPr>
          <w:rtl w:val="0"/>
        </w:rPr>
        <w:t xml:space="preserve">Qu et al., 2021</w:t>
      </w:r>
      <w:commentRangeEnd w:id="577"/>
      <w:r w:rsidDel="00000000" w:rsidR="00000000" w:rsidRPr="00000000">
        <w:commentReference w:id="577"/>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(Qu et al., 2021).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w:t>
      </w:r>
      <w:r w:rsidDel="00000000" w:rsidR="00000000" w:rsidRPr="00000000">
        <w:rPr>
          <w:rtl w:val="0"/>
        </w:rPr>
      </w:r>
    </w:p>
    <w:p w:rsidR="00000000" w:rsidDel="00000000" w:rsidP="00000000" w:rsidRDefault="00000000" w:rsidRPr="00000000" w14:paraId="000001EE">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w:t>
      </w:r>
      <w:commentRangeStart w:id="578"/>
      <w:r w:rsidDel="00000000" w:rsidR="00000000" w:rsidRPr="00000000">
        <w:rPr>
          <w:rtl w:val="0"/>
        </w:rPr>
        <w:t xml:space="preserve">NASA (e.g., OCO-2, OCO-3, Landsat, MODIS, VIIRS, SMAP, GRACE, SWOT, AMSR-E, AMSR2, ICESat-II, EMIT, PACE), international (e.g., TROPOMI, GOSAT, GOSAT-2, CO2M, RADARSAT, Envisat, PRISMA, DESIS), and commercial (e.g., GHGSat, MethaneSat, WorldView, Quickbird/GeoEye, Planet</w:t>
      </w:r>
      <w:commentRangeEnd w:id="578"/>
      <w:r w:rsidDel="00000000" w:rsidR="00000000" w:rsidRPr="00000000">
        <w:commentReference w:id="578"/>
      </w:r>
      <w:r w:rsidDel="00000000" w:rsidR="00000000" w:rsidRPr="00000000">
        <w:rPr>
          <w:rtl w:val="0"/>
        </w:rPr>
        <w:t xml:space="preserve">) satellite products. These observations will aid in validation of these satellite’s retrievals of terrestrial vegetation, inundation, precipitation, disturbance dynamics, and atmospheric composition. They will also assist in assessing the capability of future planned satellite sensors (e.g., NISAR, SBG, BIOMASS, CHIME, GLIMR, FLEX, Carbon Mapper)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EF">
      <w:pPr>
        <w:pStyle w:val="Heading2"/>
        <w:rPr>
          <w:i w:val="1"/>
          <w:color w:val="ff0000"/>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w:t>
      </w:r>
      <w:r w:rsidDel="00000000" w:rsidR="00000000" w:rsidRPr="00000000">
        <w:rPr>
          <w:rtl w:val="0"/>
        </w:rPr>
        <w:t xml:space="preserve">Study Design</w:t>
      </w:r>
      <w:r w:rsidDel="00000000" w:rsidR="00000000" w:rsidRPr="00000000">
        <w:rPr>
          <w:rtl w:val="0"/>
        </w:rPr>
      </w:r>
    </w:p>
    <w:p w:rsidR="00000000" w:rsidDel="00000000" w:rsidP="00000000" w:rsidRDefault="00000000" w:rsidRPr="00000000" w14:paraId="000001F0">
      <w:pPr>
        <w:pStyle w:val="Heading3"/>
        <w:rPr>
          <w:i w:val="1"/>
          <w:color w:val="ff0000"/>
        </w:rPr>
      </w:pPr>
      <w:bookmarkStart w:colFirst="0" w:colLast="0" w:name="_a7rsc2zcb4s" w:id="29"/>
      <w:bookmarkEnd w:id="29"/>
      <w:r w:rsidDel="00000000" w:rsidR="00000000" w:rsidRPr="00000000">
        <w:rPr>
          <w:rtl w:val="0"/>
        </w:rPr>
        <w:t xml:space="preserve">6</w:t>
      </w:r>
      <w:r w:rsidDel="00000000" w:rsidR="00000000" w:rsidRPr="00000000">
        <w:rPr>
          <w:rtl w:val="0"/>
        </w:rPr>
        <w:t xml:space="preserve">.1 Overall Study Design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PANGEA stands on the shoulders of highly successful NASA field and airborne campaigns to Africa and South America, including but not limited to SAFARI 2000, LBA, AfriSAR-1 and -2, and BioSCape. PANGEA will build on these well-learned precedents to </w:t>
      </w:r>
      <w:r w:rsidDel="00000000" w:rsidR="00000000" w:rsidRPr="00000000">
        <w:rPr>
          <w:rtl w:val="0"/>
        </w:rPr>
        <w:t xml:space="preserve">enable NASA funded investigators to answer big scientific questions by comparison among major tropical forest formations. Research will integrate ground, airborne, and satellite-based science investigations such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science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The PANGEA campaign will be executed over 6 to 9 years. The first year of the campaign will focus on development of the research capacity through the establishment and augmentation of field sites including installation of new instrumentation. </w:t>
      </w:r>
      <w:r w:rsidDel="00000000" w:rsidR="00000000" w:rsidRPr="00000000">
        <w:rPr>
          <w:rtl w:val="0"/>
        </w:rPr>
        <w:t xml:space="preserve">PANGEA will be co-designed with local institutions and partners to collaboratively leverage decades of past, present, and ongoing research efforts. </w:t>
      </w:r>
      <w:r w:rsidDel="00000000" w:rsidR="00000000" w:rsidRPr="00000000">
        <w:rPr>
          <w:rtl w:val="0"/>
        </w:rPr>
        <w:t xml:space="preserve">Data analysis and synthesis will not be restricted to later phases of the campaign, but will be carried out from the initial phases starting with satellite-based analyses that can begin immediately in the first year, along with model studies that facilitate and inform effective measurement design. Early campaign model development and the execution of model-based studies and analysis of existing data will be used to reveal the greatest sensitivities that will guide the details and emphases of campaign measurements.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highlight w:val="yellow"/>
        </w:rPr>
      </w:pPr>
      <w:r w:rsidDel="00000000" w:rsidR="00000000" w:rsidRPr="00000000">
        <w:rPr>
          <w:rtl w:val="0"/>
        </w:rPr>
        <w:t xml:space="preserve">All science team members will either conduct integrative analysis (including modeling) or participate in integrative analyses. Building an interdisciplinary science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 program including ABoVE, LBA, and earlier campaigns. Moreover, the team will learn from experience outside of NASA through collaboration with </w:t>
      </w:r>
      <w:r w:rsidDel="00000000" w:rsidR="00000000" w:rsidRPr="00000000">
        <w:rPr>
          <w:rtl w:val="0"/>
        </w:rPr>
        <w:t xml:space="preserve">partner projects</w:t>
      </w:r>
      <w:r w:rsidDel="00000000" w:rsidR="00000000" w:rsidRPr="00000000">
        <w:rPr>
          <w:rtl w:val="0"/>
        </w:rPr>
        <w:t xml:space="preserve"> and institutions and the use of existing protocols for data collection. Examples abound from NASA projects and facilities (e.g. </w:t>
      </w:r>
      <w:commentRangeStart w:id="579"/>
      <w:r w:rsidDel="00000000" w:rsidR="00000000" w:rsidRPr="00000000">
        <w:rPr>
          <w:rtl w:val="0"/>
        </w:rPr>
        <w:t xml:space="preserve">BioSCape, AVIRIS, EMIT,</w:t>
      </w:r>
      <w:commentRangeEnd w:id="579"/>
      <w:r w:rsidDel="00000000" w:rsidR="00000000" w:rsidRPr="00000000">
        <w:commentReference w:id="579"/>
      </w:r>
      <w:r w:rsidDel="00000000" w:rsidR="00000000" w:rsidRPr="00000000">
        <w:rPr>
          <w:rtl w:val="0"/>
        </w:rPr>
        <w:t xml:space="preserve">), as well as outside organization (e.g. </w:t>
      </w:r>
      <w:commentRangeStart w:id="580"/>
      <w:r w:rsidDel="00000000" w:rsidR="00000000" w:rsidRPr="00000000">
        <w:rPr>
          <w:rtl w:val="0"/>
        </w:rPr>
        <w:t xml:space="preserve">CEOS</w:t>
      </w:r>
      <w:commentRangeEnd w:id="580"/>
      <w:r w:rsidDel="00000000" w:rsidR="00000000" w:rsidRPr="00000000">
        <w:commentReference w:id="580"/>
      </w:r>
      <w:r w:rsidDel="00000000" w:rsidR="00000000" w:rsidRPr="00000000">
        <w:rPr>
          <w:rtl w:val="0"/>
        </w:rPr>
        <w:t xml:space="preserve">, NEON, ICOS, AmeriFlux, FLUXNET, Forestplots.net, GEO-TREES, and more) (</w:t>
      </w:r>
      <w:commentRangeStart w:id="581"/>
      <w:commentRangeStart w:id="582"/>
      <w:r w:rsidDel="00000000" w:rsidR="00000000" w:rsidRPr="00000000">
        <w:rPr>
          <w:rtl w:val="0"/>
        </w:rPr>
        <w:t xml:space="preserve">Baldocchi et al. 2024</w:t>
      </w:r>
      <w:commentRangeEnd w:id="581"/>
      <w:r w:rsidDel="00000000" w:rsidR="00000000" w:rsidRPr="00000000">
        <w:commentReference w:id="581"/>
      </w:r>
      <w:commentRangeEnd w:id="582"/>
      <w:r w:rsidDel="00000000" w:rsidR="00000000" w:rsidRPr="00000000">
        <w:commentReference w:id="582"/>
      </w:r>
      <w:r w:rsidDel="00000000" w:rsidR="00000000" w:rsidRPr="00000000">
        <w:rPr>
          <w:rtl w:val="0"/>
        </w:rPr>
        <w:t xml:space="preserve">; </w:t>
      </w:r>
      <w:commentRangeStart w:id="583"/>
      <w:r w:rsidDel="00000000" w:rsidR="00000000" w:rsidRPr="00000000">
        <w:rPr>
          <w:rtl w:val="0"/>
        </w:rPr>
        <w:t xml:space="preserve">Delwiche et al. 2024</w:t>
      </w:r>
      <w:commentRangeEnd w:id="583"/>
      <w:r w:rsidDel="00000000" w:rsidR="00000000" w:rsidRPr="00000000">
        <w:commentReference w:id="583"/>
      </w:r>
      <w:r w:rsidDel="00000000" w:rsidR="00000000" w:rsidRPr="00000000">
        <w:rPr>
          <w:rtl w:val="0"/>
        </w:rPr>
        <w:t xml:space="preserve">; </w:t>
      </w:r>
      <w:commentRangeStart w:id="584"/>
      <w:r w:rsidDel="00000000" w:rsidR="00000000" w:rsidRPr="00000000">
        <w:rPr>
          <w:rtl w:val="0"/>
        </w:rPr>
        <w:t xml:space="preserve">ForesPlots.net et al 2021</w:t>
      </w:r>
      <w:commentRangeEnd w:id="584"/>
      <w:r w:rsidDel="00000000" w:rsidR="00000000" w:rsidRPr="00000000">
        <w:commentReference w:id="584"/>
      </w:r>
      <w:r w:rsidDel="00000000" w:rsidR="00000000" w:rsidRPr="00000000">
        <w:rPr>
          <w:rtl w:val="0"/>
        </w:rPr>
        <w:t xml:space="preserve">; </w:t>
      </w:r>
      <w:commentRangeStart w:id="585"/>
      <w:r w:rsidDel="00000000" w:rsidR="00000000" w:rsidRPr="00000000">
        <w:rPr>
          <w:rtl w:val="0"/>
        </w:rPr>
        <w:t xml:space="preserve">Ordway et al. 2021</w:t>
      </w:r>
      <w:commentRangeEnd w:id="585"/>
      <w:r w:rsidDel="00000000" w:rsidR="00000000" w:rsidRPr="00000000">
        <w:commentReference w:id="585"/>
      </w:r>
      <w:r w:rsidDel="00000000" w:rsidR="00000000" w:rsidRPr="00000000">
        <w:rPr>
          <w:rtl w:val="0"/>
        </w:rPr>
        <w:t xml:space="preserve">; </w:t>
      </w:r>
      <w:hyperlink r:id="rId148">
        <w:r w:rsidDel="00000000" w:rsidR="00000000" w:rsidRPr="00000000">
          <w:rPr>
            <w:color w:val="1155cc"/>
            <w:u w:val="single"/>
            <w:rtl w:val="0"/>
          </w:rPr>
          <w:t xml:space="preserve">Nagy et al. 2021</w:t>
        </w:r>
      </w:hyperlink>
      <w:r w:rsidDel="00000000" w:rsidR="00000000" w:rsidRPr="00000000">
        <w:rPr>
          <w:rtl w:val="0"/>
        </w:rPr>
        <w:t xml:space="preserve">; </w:t>
      </w:r>
      <w:hyperlink r:id="rId149">
        <w:r w:rsidDel="00000000" w:rsidR="00000000" w:rsidRPr="00000000">
          <w:rPr>
            <w:color w:val="1155cc"/>
            <w:u w:val="single"/>
            <w:rtl w:val="0"/>
          </w:rPr>
          <w:t xml:space="preserve">Phillips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In the following sections, we provide and overview of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1FA">
      <w:pPr>
        <w:numPr>
          <w:ilvl w:val="0"/>
          <w:numId w:val="12"/>
        </w:numPr>
        <w:ind w:left="720" w:hanging="360"/>
        <w:rPr>
          <w:color w:val="ff0000"/>
        </w:rPr>
      </w:pPr>
      <w:r w:rsidDel="00000000" w:rsidR="00000000" w:rsidRPr="00000000">
        <w:rPr>
          <w:color w:val="ff0000"/>
          <w:rtl w:val="0"/>
        </w:rPr>
        <w:t xml:space="preserve">include brief mention of scaling strategy concept/framework here</w:t>
      </w:r>
      <w:r w:rsidDel="00000000" w:rsidR="00000000" w:rsidRPr="00000000">
        <w:rPr>
          <w:rtl w:val="0"/>
        </w:rPr>
      </w:r>
    </w:p>
    <w:p w:rsidR="00000000" w:rsidDel="00000000" w:rsidP="00000000" w:rsidRDefault="00000000" w:rsidRPr="00000000" w14:paraId="000001FB">
      <w:pPr>
        <w:pStyle w:val="Heading3"/>
        <w:rPr/>
      </w:pPr>
      <w:bookmarkStart w:colFirst="0" w:colLast="0" w:name="_kw1o5d63g5dw" w:id="30"/>
      <w:bookmarkEnd w:id="30"/>
      <w:r w:rsidDel="00000000" w:rsidR="00000000" w:rsidRPr="00000000">
        <w:rPr>
          <w:rtl w:val="0"/>
        </w:rPr>
        <w:t xml:space="preserve">6.2 </w:t>
      </w:r>
      <w:commentRangeStart w:id="586"/>
      <w:r w:rsidDel="00000000" w:rsidR="00000000" w:rsidRPr="00000000">
        <w:rPr>
          <w:rtl w:val="0"/>
        </w:rPr>
        <w:t xml:space="preserve">Essential</w:t>
      </w:r>
      <w:commentRangeEnd w:id="586"/>
      <w:r w:rsidDel="00000000" w:rsidR="00000000" w:rsidRPr="00000000">
        <w:commentReference w:id="586"/>
      </w:r>
      <w:r w:rsidDel="00000000" w:rsidR="00000000" w:rsidRPr="00000000">
        <w:rPr>
          <w:rtl w:val="0"/>
        </w:rPr>
        <w:t xml:space="preserve"> Scientific Measurements</w:t>
      </w:r>
    </w:p>
    <w:p w:rsidR="00000000" w:rsidDel="00000000" w:rsidP="00000000" w:rsidRDefault="00000000" w:rsidRPr="00000000" w14:paraId="000001FC">
      <w:pPr>
        <w:rPr/>
      </w:pPr>
      <w:r w:rsidDel="00000000" w:rsidR="00000000" w:rsidRPr="00000000">
        <w:rPr>
          <w:b w:val="1"/>
          <w:rtl w:val="0"/>
        </w:rPr>
        <w:t xml:space="preserve">PANGEA's overarching science goal is to </w:t>
      </w:r>
      <w:r w:rsidDel="00000000" w:rsidR="00000000" w:rsidRPr="00000000">
        <w:rPr>
          <w:b w:val="1"/>
          <w:rtl w:val="0"/>
        </w:rPr>
        <w:t xml:space="preserve">understand differences in tropical forest ecosystem stability in terms of pattern and process, and reduce uncertainties in projected tropical forest responses to climate and land-use change</w:t>
      </w:r>
      <w:r w:rsidDel="00000000" w:rsidR="00000000" w:rsidRPr="00000000">
        <w:rPr>
          <w:b w:val="1"/>
          <w:rtl w:val="0"/>
        </w:rPr>
        <w:t xml:space="preserve">. </w:t>
      </w:r>
      <w:r w:rsidDel="00000000" w:rsidR="00000000" w:rsidRPr="00000000">
        <w:rPr>
          <w:rtl w:val="0"/>
        </w:rPr>
        <w:t xml:space="preserve">Addressing this gap requires a coordinated ground and airborne campaign spanning the two largest tropical forests in Africa and the Americas</w:t>
      </w:r>
      <w:r w:rsidDel="00000000" w:rsidR="00000000" w:rsidRPr="00000000">
        <w:rPr>
          <w:rtl w:val="0"/>
        </w:rPr>
        <w:t xml:space="preserve">.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PANGEA leverages NASA’s history of successful field and airborne campaigns in the tropics (</w:t>
      </w:r>
      <w:commentRangeStart w:id="587"/>
      <w:r w:rsidDel="00000000" w:rsidR="00000000" w:rsidRPr="00000000">
        <w:rPr>
          <w:b w:val="1"/>
          <w:highlight w:val="yellow"/>
          <w:rtl w:val="0"/>
        </w:rPr>
        <w:t xml:space="preserve">Fig. 2</w:t>
      </w:r>
      <w:commentRangeEnd w:id="587"/>
      <w:r w:rsidDel="00000000" w:rsidR="00000000" w:rsidRPr="00000000">
        <w:commentReference w:id="587"/>
      </w:r>
      <w:r w:rsidDel="00000000" w:rsidR="00000000" w:rsidRPr="00000000">
        <w:rPr>
          <w:rtl w:val="0"/>
        </w:rPr>
        <w:t xml:space="preserve">) to measure ecosystem dynamics and status at the onset and end of the dry season, when tropical forest systems are least and most stressed and differences in function are most apparent (</w:t>
      </w:r>
      <w:commentRangeStart w:id="588"/>
      <w:commentRangeStart w:id="589"/>
      <w:r w:rsidDel="00000000" w:rsidR="00000000" w:rsidRPr="00000000">
        <w:rPr>
          <w:rtl w:val="0"/>
        </w:rPr>
        <w:t xml:space="preserve">Yang et al. 2021</w:t>
      </w:r>
      <w:commentRangeEnd w:id="588"/>
      <w:r w:rsidDel="00000000" w:rsidR="00000000" w:rsidRPr="00000000">
        <w:commentReference w:id="588"/>
      </w:r>
      <w:commentRangeEnd w:id="589"/>
      <w:r w:rsidDel="00000000" w:rsidR="00000000" w:rsidRPr="00000000">
        <w:commentReference w:id="589"/>
      </w:r>
      <w:r w:rsidDel="00000000" w:rsidR="00000000" w:rsidRPr="00000000">
        <w:rPr>
          <w:rtl w:val="0"/>
        </w:rPr>
        <w:t xml:space="preserve">). </w:t>
      </w:r>
      <w:r w:rsidDel="00000000" w:rsidR="00000000" w:rsidRPr="00000000">
        <w:rPr>
          <w:rtl w:val="0"/>
        </w:rPr>
        <w:t xml:space="preserve">Recent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In spite of these campaigns, there remains a critical need for collocated and coincident measurements across the highly variable tropical landscapes to capture variation in ecosystem structure and function within and across continents, particularly in Africa, where data gaps are the greatest, and process-based understanding is poorest. Achieving PANGEA’s objectives requires flight campaigns that meet the measurement requirements in </w:t>
      </w:r>
      <w:r w:rsidDel="00000000" w:rsidR="00000000" w:rsidRPr="00000000">
        <w:rPr>
          <w:b w:val="1"/>
          <w:highlight w:val="yellow"/>
          <w:rtl w:val="0"/>
        </w:rPr>
        <w:t xml:space="preserve">Table X</w:t>
      </w:r>
      <w:r w:rsidDel="00000000" w:rsidR="00000000" w:rsidRPr="00000000">
        <w:rPr>
          <w:rtl w:val="0"/>
        </w:rPr>
        <w:t xml:space="preserve">, based out of multiple countries in Central Africa and the tropical Americas to span the range of environments present in these systems. These observations provide an essential scaling bridge linking high resolution, process measurements (forest plots, chamber measurements, flux towers, eDNA, animal movement data, Indigenous ecological knowledge) with spatially extensive measurements (satellite) which are becoming increasingly spectrally resolved with new sensors. Combined measurements will provide a baseline snapshot through which we can understand sustained field and spaceborne measurements, as well as hindcast and contextualize previous studies.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and regional and pan-tropical scale modeling. PANGEA provides a framework for scaling and integrating airborne and satellite measurements with in-situ field observations, eddy-covariance flux tower measurements, and </w:t>
      </w:r>
      <w:r w:rsidDel="00000000" w:rsidR="00000000" w:rsidRPr="00000000">
        <w:rPr>
          <w:highlight w:val="yellow"/>
          <w:rtl w:val="0"/>
        </w:rPr>
        <w:t xml:space="preserve">terrestrial biosphere </w:t>
      </w:r>
      <w:r w:rsidDel="00000000" w:rsidR="00000000" w:rsidRPr="00000000">
        <w:rPr>
          <w:rtl w:val="0"/>
        </w:rPr>
        <w:t xml:space="preserve">modeling to </w:t>
      </w:r>
      <w:commentRangeStart w:id="590"/>
      <w:r w:rsidDel="00000000" w:rsidR="00000000" w:rsidRPr="00000000">
        <w:rPr>
          <w:b w:val="1"/>
          <w:rtl w:val="0"/>
        </w:rPr>
        <w:t xml:space="preserve">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commentRangeEnd w:id="590"/>
      <w:r w:rsidDel="00000000" w:rsidR="00000000" w:rsidRPr="00000000">
        <w:commentReference w:id="590"/>
      </w: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201">
      <w:pPr>
        <w:spacing w:after="240" w:before="240" w:lineRule="auto"/>
        <w:rPr>
          <w:rFonts w:ascii="Garamond" w:cs="Garamond" w:eastAsia="Garamond" w:hAnsi="Garamond"/>
          <w:sz w:val="24"/>
          <w:szCs w:val="24"/>
        </w:rPr>
      </w:pPr>
      <w:r w:rsidDel="00000000" w:rsidR="00000000" w:rsidRPr="00000000">
        <w:rPr>
          <w:rtl w:val="0"/>
        </w:rPr>
        <w:t xml:space="preserve">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allow us to derive the </w:t>
      </w:r>
      <w:r w:rsidDel="00000000" w:rsidR="00000000" w:rsidRPr="00000000">
        <w:rPr>
          <w:b w:val="1"/>
          <w:rtl w:val="0"/>
        </w:rPr>
        <w:t xml:space="preserve">Optimal</w:t>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detailed in </w:t>
      </w:r>
      <w:commentRangeStart w:id="591"/>
      <w:r w:rsidDel="00000000" w:rsidR="00000000" w:rsidRPr="00000000">
        <w:rPr>
          <w:b w:val="1"/>
          <w:highlight w:val="yellow"/>
          <w:rtl w:val="0"/>
        </w:rPr>
        <w:t xml:space="preserve">Table X</w:t>
      </w:r>
      <w:r w:rsidDel="00000000" w:rsidR="00000000" w:rsidRPr="00000000">
        <w:rPr>
          <w:rtl w:val="0"/>
        </w:rPr>
        <w:t xml:space="preserve"> </w:t>
      </w:r>
      <w:commentRangeEnd w:id="591"/>
      <w:r w:rsidDel="00000000" w:rsidR="00000000" w:rsidRPr="00000000">
        <w:commentReference w:id="591"/>
      </w:r>
      <w:r w:rsidDel="00000000" w:rsidR="00000000" w:rsidRPr="00000000">
        <w:rPr>
          <w:rtl w:val="0"/>
        </w:rPr>
        <w:t xml:space="preserve">and described below. </w:t>
      </w: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02">
            <w:pPr>
              <w:spacing w:after="40" w:line="228" w:lineRule="auto"/>
              <w:rPr>
                <w:rFonts w:ascii="Avenir" w:cs="Avenir" w:eastAsia="Avenir" w:hAnsi="Avenir"/>
                <w:b w:val="1"/>
                <w:color w:val="ffffff"/>
                <w:sz w:val="20"/>
                <w:szCs w:val="20"/>
              </w:rPr>
            </w:pPr>
            <w:r w:rsidDel="00000000" w:rsidR="00000000" w:rsidRPr="00000000">
              <w:rPr>
                <w:rFonts w:ascii="Avenir" w:cs="Avenir" w:eastAsia="Avenir" w:hAnsi="Avenir"/>
                <w:b w:val="1"/>
                <w:sz w:val="20"/>
                <w:szCs w:val="20"/>
                <w:rtl w:val="0"/>
              </w:rPr>
              <w:t xml:space="preserve"> Table X.</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04">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05">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w:t>
            </w:r>
            <w:commentRangeStart w:id="592"/>
            <w:r w:rsidDel="00000000" w:rsidR="00000000" w:rsidRPr="00000000">
              <w:rPr>
                <w:rFonts w:ascii="Avenir" w:cs="Avenir" w:eastAsia="Avenir" w:hAnsi="Avenir"/>
                <w:b w:val="1"/>
                <w:color w:val="ffffff"/>
                <w:sz w:val="20"/>
                <w:szCs w:val="20"/>
                <w:rtl w:val="0"/>
              </w:rPr>
              <w:t xml:space="preserve">Functional Requirements</w:t>
            </w:r>
            <w:commentRangeEnd w:id="592"/>
            <w:r w:rsidDel="00000000" w:rsidR="00000000" w:rsidRPr="00000000">
              <w:commentReference w:id="592"/>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O</w:t>
            </w:r>
            <w:r w:rsidDel="00000000" w:rsidR="00000000" w:rsidRPr="00000000">
              <w:rPr>
                <w:rtl w:val="0"/>
              </w:rPr>
            </w:r>
          </w:p>
        </w:tc>
        <w:tc>
          <w:tcPr>
            <w:vAlign w:val="center"/>
          </w:tcPr>
          <w:p w:rsidR="00000000" w:rsidDel="00000000" w:rsidP="00000000" w:rsidRDefault="00000000" w:rsidRPr="00000000" w14:paraId="00000207">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08">
            <w:pPr>
              <w:numPr>
                <w:ilvl w:val="0"/>
                <w:numId w:val="29"/>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09">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0A">
            <w:pPr>
              <w:numPr>
                <w:ilvl w:val="0"/>
                <w:numId w:val="29"/>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0B">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0C">
            <w:pPr>
              <w:numPr>
                <w:ilvl w:val="0"/>
                <w:numId w:val="29"/>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0D">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0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w:t>
            </w:r>
          </w:p>
        </w:tc>
        <w:tc>
          <w:tcPr>
            <w:tcBorders>
              <w:bottom w:color="000000" w:space="0" w:sz="4" w:val="single"/>
            </w:tcBorders>
            <w:vAlign w:val="center"/>
          </w:tcPr>
          <w:p w:rsidR="00000000" w:rsidDel="00000000" w:rsidP="00000000" w:rsidRDefault="00000000" w:rsidRPr="00000000" w14:paraId="0000020F">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10">
            <w:pPr>
              <w:numPr>
                <w:ilvl w:val="0"/>
                <w:numId w:val="29"/>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11">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12">
            <w:pPr>
              <w:numPr>
                <w:ilvl w:val="0"/>
                <w:numId w:val="29"/>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13">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14">
            <w:pPr>
              <w:numPr>
                <w:ilvl w:val="0"/>
                <w:numId w:val="29"/>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15">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1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p>
        </w:tc>
        <w:tc>
          <w:tcPr>
            <w:tcBorders>
              <w:bottom w:color="000000" w:space="0" w:sz="4" w:val="single"/>
            </w:tcBorders>
            <w:vAlign w:val="center"/>
          </w:tcPr>
          <w:p w:rsidR="00000000" w:rsidDel="00000000" w:rsidP="00000000" w:rsidRDefault="00000000" w:rsidRPr="00000000" w14:paraId="00000217">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18">
            <w:pPr>
              <w:numPr>
                <w:ilvl w:val="0"/>
                <w:numId w:val="29"/>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19">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1A">
            <w:pPr>
              <w:numPr>
                <w:ilvl w:val="0"/>
                <w:numId w:val="29"/>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1B">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1C">
            <w:pPr>
              <w:numPr>
                <w:ilvl w:val="0"/>
                <w:numId w:val="29"/>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1D">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The </w:t>
      </w:r>
      <w:r w:rsidDel="00000000" w:rsidR="00000000" w:rsidRPr="00000000">
        <w:rPr>
          <w:b w:val="1"/>
          <w:rtl w:val="0"/>
        </w:rPr>
        <w:t xml:space="preserve">Optimal Investigation </w:t>
      </w:r>
      <w:r w:rsidDel="00000000" w:rsidR="00000000" w:rsidRPr="00000000">
        <w:rPr>
          <w:rtl w:val="0"/>
        </w:rPr>
        <w:t xml:space="preserve">fulfills all Science Objectives (</w:t>
      </w:r>
      <w:r w:rsidDel="00000000" w:rsidR="00000000" w:rsidRPr="00000000">
        <w:rPr>
          <w:highlight w:val="yellow"/>
          <w:rtl w:val="0"/>
        </w:rPr>
        <w:t xml:space="preserve">Sections 1.1) </w:t>
      </w:r>
      <w:r w:rsidDel="00000000" w:rsidR="00000000" w:rsidRPr="00000000">
        <w:rPr>
          <w:rtl w:val="0"/>
        </w:rPr>
        <w:t xml:space="preserve">and all Science Questions </w:t>
      </w:r>
      <w:r w:rsidDel="00000000" w:rsidR="00000000" w:rsidRPr="00000000">
        <w:rPr>
          <w:highlight w:val="yellow"/>
          <w:rtl w:val="0"/>
        </w:rPr>
        <w:t xml:space="preserve">(Section 3</w:t>
      </w:r>
      <w:r w:rsidDel="00000000" w:rsidR="00000000" w:rsidRPr="00000000">
        <w:rPr>
          <w:rtl w:val="0"/>
        </w:rPr>
        <w:t xml:space="preserve">) at a minimum of 2 American and 2 African tropical forest landscapes. To meet these Optimal Investigation Objectives, we establish the following requirements: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numPr>
          <w:ilvl w:val="0"/>
          <w:numId w:val="19"/>
        </w:numPr>
        <w:spacing w:line="276" w:lineRule="auto"/>
        <w:ind w:left="720" w:hanging="360"/>
        <w:rPr/>
      </w:pPr>
      <w:r w:rsidDel="00000000" w:rsidR="00000000" w:rsidRPr="00000000">
        <w:rPr>
          <w:rtl w:val="0"/>
        </w:rPr>
        <w:t xml:space="preserve">For Objective 1, PANGEA will:</w:t>
      </w:r>
    </w:p>
    <w:p w:rsidR="00000000" w:rsidDel="00000000" w:rsidP="00000000" w:rsidRDefault="00000000" w:rsidRPr="00000000" w14:paraId="00000222">
      <w:pPr>
        <w:numPr>
          <w:ilvl w:val="1"/>
          <w:numId w:val="19"/>
        </w:numPr>
        <w:spacing w:line="276" w:lineRule="auto"/>
        <w:ind w:left="1440" w:hanging="360"/>
        <w:rPr/>
      </w:pPr>
      <w:r w:rsidDel="00000000" w:rsidR="00000000" w:rsidRPr="00000000">
        <w:rPr>
          <w:rtl w:val="0"/>
        </w:rPr>
        <w:t xml:space="preserve">Collect airborne measurements via wall-to-wall flightline mosaics and sampling transects over a minimum of two priority landscapes in Africa and and two priority landscapes in the Americas. </w:t>
      </w:r>
    </w:p>
    <w:p w:rsidR="00000000" w:rsidDel="00000000" w:rsidP="00000000" w:rsidRDefault="00000000" w:rsidRPr="00000000" w14:paraId="00000223">
      <w:pPr>
        <w:numPr>
          <w:ilvl w:val="2"/>
          <w:numId w:val="19"/>
        </w:numPr>
        <w:spacing w:after="0" w:afterAutospacing="0" w:line="276" w:lineRule="auto"/>
        <w:ind w:left="2160" w:hanging="360"/>
        <w:rPr/>
      </w:pPr>
      <w:r w:rsidDel="00000000" w:rsidR="00000000" w:rsidRPr="00000000">
        <w:rPr>
          <w:b w:val="1"/>
          <w:rtl w:val="0"/>
        </w:rPr>
        <w:t xml:space="preserve">Note: </w:t>
      </w:r>
      <w:r w:rsidDel="00000000" w:rsidR="00000000" w:rsidRPr="00000000">
        <w:rPr>
          <w:rtl w:val="0"/>
        </w:rPr>
        <w:t xml:space="preserve">Landscapes will be selected from candidates included in Table 3 during the development of the Concise Experimental Plan. </w:t>
      </w:r>
    </w:p>
    <w:p w:rsidR="00000000" w:rsidDel="00000000" w:rsidP="00000000" w:rsidRDefault="00000000" w:rsidRPr="00000000" w14:paraId="00000224">
      <w:pPr>
        <w:numPr>
          <w:ilvl w:val="1"/>
          <w:numId w:val="19"/>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225">
      <w:pPr>
        <w:numPr>
          <w:ilvl w:val="2"/>
          <w:numId w:val="19"/>
        </w:numPr>
        <w:spacing w:after="0" w:afterAutospacing="0" w:before="0" w:beforeAutospacing="0" w:line="276" w:lineRule="auto"/>
        <w:ind w:left="2160" w:hanging="360"/>
        <w:rPr/>
      </w:pPr>
      <w:r w:rsidDel="00000000" w:rsidR="00000000" w:rsidRPr="00000000">
        <w:rPr>
          <w:b w:val="1"/>
          <w:rtl w:val="0"/>
        </w:rPr>
        <w:t xml:space="preserve">Note: </w:t>
      </w:r>
      <w:r w:rsidDel="00000000" w:rsidR="00000000" w:rsidRPr="00000000">
        <w:rPr>
          <w:rtl w:val="0"/>
        </w:rPr>
        <w:t xml:space="preserve">A variability analysis is underway, which will inform important endmembers to capture. This will be included in the final white paper, and will contribute to landscape selection during the development of the Concise Experimental Plan.</w:t>
      </w:r>
    </w:p>
    <w:p w:rsidR="00000000" w:rsidDel="00000000" w:rsidP="00000000" w:rsidRDefault="00000000" w:rsidRPr="00000000" w14:paraId="00000226">
      <w:pPr>
        <w:numPr>
          <w:ilvl w:val="1"/>
          <w:numId w:val="19"/>
        </w:numPr>
        <w:spacing w:line="276" w:lineRule="auto"/>
        <w:ind w:left="1440" w:hanging="360"/>
        <w:rPr>
          <w:color w:val="ff0000"/>
        </w:rPr>
      </w:pPr>
      <w:r w:rsidDel="00000000" w:rsidR="00000000" w:rsidRPr="00000000">
        <w:rPr>
          <w:rtl w:val="0"/>
        </w:rPr>
        <w:t xml:space="preserve">Coincident ground measurements will be collected during the collection of airborne measurements. </w:t>
      </w:r>
      <w:r w:rsidDel="00000000" w:rsidR="00000000" w:rsidRPr="00000000">
        <w:rPr>
          <w:color w:val="ff0000"/>
          <w:highlight w:val="yellow"/>
          <w:rtl w:val="0"/>
        </w:rPr>
        <w:t xml:space="preserve">The temporal degree of coincidence required will vary with sensor and measurement. Canopy leaf traits from in situ samples require coincident acquisition with VSWIR data.</w:t>
      </w:r>
    </w:p>
    <w:p w:rsidR="00000000" w:rsidDel="00000000" w:rsidP="00000000" w:rsidRDefault="00000000" w:rsidRPr="00000000" w14:paraId="00000227">
      <w:pPr>
        <w:spacing w:line="276" w:lineRule="auto"/>
        <w:ind w:left="0" w:firstLine="0"/>
        <w:rPr>
          <w:color w:val="ff0000"/>
        </w:rPr>
      </w:pPr>
      <w:r w:rsidDel="00000000" w:rsidR="00000000" w:rsidRPr="00000000">
        <w:rPr>
          <w:rtl w:val="0"/>
        </w:rPr>
      </w:r>
    </w:p>
    <w:p w:rsidR="00000000" w:rsidDel="00000000" w:rsidP="00000000" w:rsidRDefault="00000000" w:rsidRPr="00000000" w14:paraId="00000228">
      <w:pPr>
        <w:numPr>
          <w:ilvl w:val="1"/>
          <w:numId w:val="19"/>
        </w:numPr>
        <w:spacing w:line="276" w:lineRule="auto"/>
        <w:ind w:left="1440" w:hanging="360"/>
        <w:rPr>
          <w:color w:val="ff0000"/>
        </w:rPr>
      </w:pPr>
      <w:commentRangeStart w:id="593"/>
      <w:r w:rsidDel="00000000" w:rsidR="00000000" w:rsidRPr="00000000">
        <w:rPr>
          <w:color w:val="ff0000"/>
          <w:rtl w:val="0"/>
        </w:rPr>
        <w:t xml:space="preserve">Model foliar functional traits, canopy water content, and structural attributes. </w:t>
      </w:r>
    </w:p>
    <w:p w:rsidR="00000000" w:rsidDel="00000000" w:rsidP="00000000" w:rsidRDefault="00000000" w:rsidRPr="00000000" w14:paraId="00000229">
      <w:pPr>
        <w:numPr>
          <w:ilvl w:val="1"/>
          <w:numId w:val="19"/>
        </w:numPr>
        <w:ind w:left="1440" w:hanging="360"/>
        <w:rPr>
          <w:color w:val="ff0000"/>
        </w:rPr>
      </w:pPr>
      <w:r w:rsidDel="00000000" w:rsidR="00000000" w:rsidRPr="00000000">
        <w:rPr>
          <w:color w:val="ff0000"/>
          <w:rtl w:val="0"/>
        </w:rPr>
        <w:t xml:space="preserve">Model functionally distinct forest types, using trait maps and structural attributes. </w:t>
      </w:r>
    </w:p>
    <w:p w:rsidR="00000000" w:rsidDel="00000000" w:rsidP="00000000" w:rsidRDefault="00000000" w:rsidRPr="00000000" w14:paraId="0000022A">
      <w:pPr>
        <w:numPr>
          <w:ilvl w:val="1"/>
          <w:numId w:val="19"/>
        </w:numPr>
        <w:ind w:left="1440" w:hanging="360"/>
        <w:rPr>
          <w:color w:val="ff0000"/>
        </w:rPr>
      </w:pPr>
      <w:r w:rsidDel="00000000" w:rsidR="00000000" w:rsidRPr="00000000">
        <w:rPr>
          <w:color w:val="ff0000"/>
          <w:rtl w:val="0"/>
        </w:rPr>
        <w:t xml:space="preserve">Model tree mortality rates from static and dynamic canopy gap detection using single and repeat lidar data. </w:t>
      </w:r>
    </w:p>
    <w:p w:rsidR="00000000" w:rsidDel="00000000" w:rsidP="00000000" w:rsidRDefault="00000000" w:rsidRPr="00000000" w14:paraId="0000022B">
      <w:pPr>
        <w:numPr>
          <w:ilvl w:val="1"/>
          <w:numId w:val="19"/>
        </w:numPr>
        <w:ind w:left="1440" w:hanging="360"/>
        <w:rPr>
          <w:color w:val="ff0000"/>
        </w:rPr>
      </w:pPr>
      <w:r w:rsidDel="00000000" w:rsidR="00000000" w:rsidRPr="00000000">
        <w:rPr>
          <w:color w:val="ff0000"/>
          <w:rtl w:val="0"/>
        </w:rPr>
        <w:t xml:space="preserve">Model forest degradation using small footprint lidar data. </w:t>
      </w:r>
    </w:p>
    <w:p w:rsidR="00000000" w:rsidDel="00000000" w:rsidP="00000000" w:rsidRDefault="00000000" w:rsidRPr="00000000" w14:paraId="0000022C">
      <w:pPr>
        <w:numPr>
          <w:ilvl w:val="0"/>
          <w:numId w:val="19"/>
        </w:numPr>
        <w:ind w:left="720" w:hanging="360"/>
        <w:rPr>
          <w:color w:val="ff0000"/>
        </w:rPr>
      </w:pPr>
      <w:r w:rsidDel="00000000" w:rsidR="00000000" w:rsidRPr="00000000">
        <w:rPr>
          <w:color w:val="ff0000"/>
          <w:rtl w:val="0"/>
        </w:rPr>
        <w:t xml:space="preserve">For Objective 2, PANGEA will: </w:t>
      </w:r>
    </w:p>
    <w:p w:rsidR="00000000" w:rsidDel="00000000" w:rsidP="00000000" w:rsidRDefault="00000000" w:rsidRPr="00000000" w14:paraId="0000022D">
      <w:pPr>
        <w:numPr>
          <w:ilvl w:val="1"/>
          <w:numId w:val="19"/>
        </w:numPr>
        <w:ind w:left="1440" w:hanging="360"/>
        <w:rPr>
          <w:color w:val="ff0000"/>
        </w:rPr>
      </w:pPr>
      <w:r w:rsidDel="00000000" w:rsidR="00000000" w:rsidRPr="00000000">
        <w:rPr>
          <w:color w:val="ff0000"/>
          <w:rtl w:val="0"/>
        </w:rPr>
        <w:t xml:space="preserve">Develops data-model integration algorithms and evaluates trait model generalizability. </w:t>
      </w:r>
    </w:p>
    <w:p w:rsidR="00000000" w:rsidDel="00000000" w:rsidP="00000000" w:rsidRDefault="00000000" w:rsidRPr="00000000" w14:paraId="0000022E">
      <w:pPr>
        <w:numPr>
          <w:ilvl w:val="0"/>
          <w:numId w:val="19"/>
        </w:numPr>
        <w:ind w:left="720" w:hanging="360"/>
        <w:rPr>
          <w:color w:val="ff0000"/>
        </w:rPr>
      </w:pPr>
      <w:r w:rsidDel="00000000" w:rsidR="00000000" w:rsidRPr="00000000">
        <w:rPr>
          <w:color w:val="ff0000"/>
          <w:rtl w:val="0"/>
        </w:rPr>
        <w:t xml:space="preserve">For Objective 3, PANGEA will: </w:t>
      </w:r>
    </w:p>
    <w:p w:rsidR="00000000" w:rsidDel="00000000" w:rsidP="00000000" w:rsidRDefault="00000000" w:rsidRPr="00000000" w14:paraId="0000022F">
      <w:pPr>
        <w:numPr>
          <w:ilvl w:val="1"/>
          <w:numId w:val="19"/>
        </w:numPr>
        <w:ind w:left="1440" w:hanging="360"/>
        <w:rPr>
          <w:color w:val="ff0000"/>
        </w:rPr>
      </w:pPr>
      <w:r w:rsidDel="00000000" w:rsidR="00000000" w:rsidRPr="00000000">
        <w:rPr>
          <w:color w:val="ff0000"/>
          <w:rtl w:val="0"/>
        </w:rPr>
        <w:t xml:space="preserve">Model carbon and water fluxes, using terrestrial biosphere models parameterized and benchmarked with airborne data, at regional scales under future climate scenarios. </w:t>
      </w:r>
    </w:p>
    <w:p w:rsidR="00000000" w:rsidDel="00000000" w:rsidP="00000000" w:rsidRDefault="00000000" w:rsidRPr="00000000" w14:paraId="00000230">
      <w:pPr>
        <w:numPr>
          <w:ilvl w:val="1"/>
          <w:numId w:val="19"/>
        </w:numPr>
        <w:ind w:left="1440" w:hanging="360"/>
        <w:rPr>
          <w:color w:val="ff0000"/>
        </w:rPr>
      </w:pPr>
      <w:r w:rsidDel="00000000" w:rsidR="00000000" w:rsidRPr="00000000">
        <w:rPr>
          <w:color w:val="ff0000"/>
          <w:rtl w:val="0"/>
        </w:rPr>
        <w:t xml:space="preserve">Model tropical forest stability within and among all investigation landscapes and regionally based on terrestrial biosphere model results. </w:t>
      </w:r>
    </w:p>
    <w:p w:rsidR="00000000" w:rsidDel="00000000" w:rsidP="00000000" w:rsidRDefault="00000000" w:rsidRPr="00000000" w14:paraId="00000231">
      <w:pPr>
        <w:numPr>
          <w:ilvl w:val="1"/>
          <w:numId w:val="19"/>
        </w:numPr>
        <w:ind w:left="1440" w:hanging="360"/>
        <w:rPr>
          <w:color w:val="ff0000"/>
        </w:rPr>
      </w:pPr>
      <w:r w:rsidDel="00000000" w:rsidR="00000000" w:rsidRPr="00000000">
        <w:rPr>
          <w:color w:val="ff0000"/>
          <w:rtl w:val="0"/>
        </w:rPr>
        <w:t xml:space="preserve">Model the relative role of climate, soils, and divergent evolutionary histories in determining variation in tropical forests’ stability in the face of climate change impacts. </w:t>
      </w:r>
      <w:commentRangeEnd w:id="593"/>
      <w:r w:rsidDel="00000000" w:rsidR="00000000" w:rsidRPr="00000000">
        <w:commentReference w:id="593"/>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 only 2 American and 2 African tropical forest landscapes. The Baseline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A1 &amp; A2).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234">
      <w:pPr>
        <w:rPr>
          <w:color w:val="ff0000"/>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Our </w:t>
      </w:r>
      <w:r w:rsidDel="00000000" w:rsidR="00000000" w:rsidRPr="00000000">
        <w:rPr>
          <w:b w:val="1"/>
          <w:rtl w:val="0"/>
        </w:rPr>
        <w:t xml:space="preserve">Threshold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Threshold Investigation will rely on existing data, planned missions in the American tropics (see </w:t>
      </w:r>
      <w:r w:rsidDel="00000000" w:rsidR="00000000" w:rsidRPr="00000000">
        <w:rPr>
          <w:highlight w:val="yellow"/>
          <w:rtl w:val="0"/>
        </w:rPr>
        <w:t xml:space="preserve">Section X</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236">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at multiple landscapes, as opposed to higher repeat frequency airborne measurements at one landscape, is necessary to capture shoulder-season (wet-to-dry and dry-to-wet) variation across landscapes that span important within and among continental heterogeneity in a standardized way. Single airborne campaigns during the wet-to-dry and during the dry-to-wet season transitions will capture </w:t>
      </w:r>
      <w:r w:rsidDel="00000000" w:rsidR="00000000" w:rsidRPr="00000000">
        <w:rPr>
          <w:rtl w:val="0"/>
        </w:rPr>
        <w:t xml:space="preserve">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w:t>
      </w:r>
      <w:r w:rsidDel="00000000" w:rsidR="00000000" w:rsidRPr="00000000">
        <w:rPr>
          <w:rtl w:val="0"/>
        </w:rPr>
        <w:t xml:space="preserve">.</w:t>
      </w:r>
      <w:ins w:author="Evan Gora" w:id="24" w:date="2024-09-17T01:54:57Z">
        <w:r w:rsidDel="00000000" w:rsidR="00000000" w:rsidRPr="00000000">
          <w:rPr>
            <w:rtl w:val="0"/>
          </w:rPr>
          <w:t xml:space="preserve"> </w:t>
        </w:r>
        <w:commentRangeStart w:id="594"/>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rtl w:val="0"/>
          </w:rPr>
          <w:t xml:space="preserve">2</w:t>
        </w:r>
        <w:r w:rsidDel="00000000" w:rsidR="00000000" w:rsidRPr="00000000">
          <w:rPr>
            <w:rtl w:val="0"/>
          </w:rPr>
          <w:t xml:space="preserve">)</w:t>
        </w:r>
        <w:r w:rsidDel="00000000" w:rsidR="00000000" w:rsidRPr="00000000">
          <w:rPr>
            <w:rtl w:val="0"/>
          </w:rPr>
          <w:t xml:space="preserve">, high-frequency (≤ monthly) drone measurements of forest structure and spectra will allow for quantification of fine-scale temporal trends (e.g., mortality, phenology, etc) and provide calibration-validation data for the development of satellite methods to monitor these dynamics.</w:t>
        </w:r>
      </w:ins>
      <w:commentRangeEnd w:id="594"/>
      <w:r w:rsidDel="00000000" w:rsidR="00000000" w:rsidRPr="00000000">
        <w:commentReference w:id="594"/>
      </w:r>
      <w:r w:rsidDel="00000000" w:rsidR="00000000" w:rsidRPr="00000000">
        <w:rPr>
          <w:rtl w:val="0"/>
        </w:rPr>
        <w:t xml:space="preserve"> In addition, while we are unable to predict whether an extreme event will happen during PANGEA, the likelihood of a major fire, drought, or ENSO event is high. Over a 6- to 9-year campaign, it is essentially inevitable that there will be one or more extreme events that the team will be able to analyze. </w:t>
      </w:r>
    </w:p>
    <w:p w:rsidR="00000000" w:rsidDel="00000000" w:rsidP="00000000" w:rsidRDefault="00000000" w:rsidRPr="00000000" w14:paraId="00000237">
      <w:pPr>
        <w:spacing w:after="240" w:before="240" w:lineRule="auto"/>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 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rtl w:val="0"/>
        </w:rPr>
        <w:t xml:space="preserve">for more information. </w:t>
      </w:r>
    </w:p>
    <w:p w:rsidR="00000000" w:rsidDel="00000000" w:rsidP="00000000" w:rsidRDefault="00000000" w:rsidRPr="00000000" w14:paraId="00000238">
      <w:pPr>
        <w:spacing w:after="240" w:before="240" w:lineRule="auto"/>
        <w:rPr/>
      </w:pPr>
      <w:r w:rsidDel="00000000" w:rsidR="00000000" w:rsidRPr="00000000">
        <w:rPr>
          <w:rtl w:val="0"/>
        </w:rPr>
      </w:r>
    </w:p>
    <w:p w:rsidR="00000000" w:rsidDel="00000000" w:rsidP="00000000" w:rsidRDefault="00000000" w:rsidRPr="00000000" w14:paraId="00000239">
      <w:pPr>
        <w:spacing w:after="240" w:before="240" w:lineRule="auto"/>
        <w:rPr/>
      </w:pPr>
      <w:r w:rsidDel="00000000" w:rsidR="00000000" w:rsidRPr="00000000">
        <w:rPr>
          <w:rtl w:val="0"/>
        </w:rPr>
      </w:r>
    </w:p>
    <w:p w:rsidR="00000000" w:rsidDel="00000000" w:rsidP="00000000" w:rsidRDefault="00000000" w:rsidRPr="00000000" w14:paraId="0000023A">
      <w:pPr>
        <w:rPr>
          <w:i w:val="1"/>
          <w:color w:val="ff0000"/>
        </w:rPr>
      </w:pPr>
      <w:r w:rsidDel="00000000" w:rsidR="00000000" w:rsidRPr="00000000">
        <w:rPr>
          <w:i w:val="1"/>
          <w:rtl w:val="0"/>
        </w:rPr>
        <w:t xml:space="preserve">The proposed airborne data (e.g., </w:t>
      </w:r>
      <w:r w:rsidDel="00000000" w:rsidR="00000000" w:rsidRPr="00000000">
        <w:rPr>
          <w:i w:val="1"/>
          <w:highlight w:val="yellow"/>
          <w:rtl w:val="0"/>
        </w:rPr>
        <w:t xml:space="preserve">VSWIR, XYZ</w:t>
      </w:r>
      <w:r w:rsidDel="00000000" w:rsidR="00000000" w:rsidRPr="00000000">
        <w:rPr>
          <w:i w:val="1"/>
          <w:rtl w:val="0"/>
        </w:rPr>
        <w:t xml:space="preserve">) has only been collected in a few locations across the tropics to date, at different points in time and by different organizations with different methods. PANGEA allows for direct comparisons and evaluations of the role of tropical forest heterogeneity in ecosystem dynamics. </w:t>
      </w:r>
      <w:r w:rsidDel="00000000" w:rsidR="00000000" w:rsidRPr="00000000">
        <w:rPr>
          <w:i w:val="1"/>
          <w:rtl w:val="0"/>
        </w:rPr>
        <w:t xml:space="preserve">These data include collecting </w:t>
      </w:r>
      <w:commentRangeStart w:id="595"/>
      <w:r w:rsidDel="00000000" w:rsidR="00000000" w:rsidRPr="00000000">
        <w:rPr>
          <w:i w:val="1"/>
          <w:color w:val="ff0000"/>
          <w:rtl w:val="0"/>
        </w:rPr>
        <w:t xml:space="preserve">VSWIR reflectance and small footprint lidar </w:t>
      </w:r>
      <w:commentRangeEnd w:id="595"/>
      <w:r w:rsidDel="00000000" w:rsidR="00000000" w:rsidRPr="00000000">
        <w:commentReference w:id="595"/>
      </w:r>
      <w:r w:rsidDel="00000000" w:rsidR="00000000" w:rsidRPr="00000000">
        <w:rPr>
          <w:i w:val="1"/>
          <w:rtl w:val="0"/>
        </w:rPr>
        <w:t xml:space="preserve">to measure canopy leaf traits, vegetation structure,</w:t>
      </w:r>
      <w:r w:rsidDel="00000000" w:rsidR="00000000" w:rsidRPr="00000000">
        <w:rPr>
          <w:i w:val="1"/>
          <w:color w:val="ff0000"/>
          <w:rtl w:val="0"/>
        </w:rPr>
        <w:t xml:space="preserve"> </w:t>
      </w:r>
      <w:commentRangeStart w:id="596"/>
      <w:r w:rsidDel="00000000" w:rsidR="00000000" w:rsidRPr="00000000">
        <w:rPr>
          <w:i w:val="1"/>
          <w:color w:val="ff0000"/>
          <w:rtl w:val="0"/>
        </w:rPr>
        <w:t xml:space="preserve">and X</w:t>
      </w:r>
      <w:commentRangeEnd w:id="596"/>
      <w:r w:rsidDel="00000000" w:rsidR="00000000" w:rsidRPr="00000000">
        <w:commentReference w:id="596"/>
      </w:r>
      <w:r w:rsidDel="00000000" w:rsidR="00000000" w:rsidRPr="00000000">
        <w:rPr>
          <w:i w:val="1"/>
          <w:color w:val="ff0000"/>
          <w:rtl w:val="0"/>
        </w:rPr>
        <w:t xml:space="preserve">,</w:t>
      </w:r>
      <w:r w:rsidDel="00000000" w:rsidR="00000000" w:rsidRPr="00000000">
        <w:rPr>
          <w:i w:val="1"/>
          <w:rtl w:val="0"/>
        </w:rPr>
        <w:t xml:space="preserve"> thus allowing us to model functionally distinct forest types, advance data-model integration to generalize mapping capabilities across the tropics, and model carbon, water, and energy fluxes to examine the stability of tropical forests under future climate projections (</w:t>
      </w:r>
      <w:commentRangeStart w:id="597"/>
      <w:r w:rsidDel="00000000" w:rsidR="00000000" w:rsidRPr="00000000">
        <w:rPr>
          <w:i w:val="1"/>
          <w:highlight w:val="yellow"/>
          <w:rtl w:val="0"/>
        </w:rPr>
        <w:t xml:space="preserve">see Section 6.4</w:t>
      </w:r>
      <w:commentRangeEnd w:id="597"/>
      <w:r w:rsidDel="00000000" w:rsidR="00000000" w:rsidRPr="00000000">
        <w:commentReference w:id="597"/>
      </w:r>
      <w:r w:rsidDel="00000000" w:rsidR="00000000" w:rsidRPr="00000000">
        <w:rPr>
          <w:i w:val="1"/>
          <w:rtl w:val="0"/>
        </w:rPr>
        <w:t xml:space="preserve">). Our optimal, baseline, and threshold Science Objectives are allocated to measurements and modeling across landscapes in both Africa and the Americas (Optimal and Baseline) or just in Central Africa (Threshold). Investigation Functional Requirements include</w:t>
      </w:r>
      <w:r w:rsidDel="00000000" w:rsidR="00000000" w:rsidRPr="00000000">
        <w:rPr>
          <w:i w:val="1"/>
          <w:color w:val="ff0000"/>
          <w:rtl w:val="0"/>
        </w:rPr>
        <w:t xml:space="preserve"> </w:t>
      </w:r>
      <w:commentRangeStart w:id="598"/>
      <w:r w:rsidDel="00000000" w:rsidR="00000000" w:rsidRPr="00000000">
        <w:rPr>
          <w:i w:val="1"/>
          <w:color w:val="ff0000"/>
          <w:rtl w:val="0"/>
        </w:rPr>
        <w:t xml:space="preserve">airborne VSWIR data collection coincident with field leaf sample collection, as well as lidar acquisitions that can be paired with VSWIR flights for cost saving or collected using a second aircraft, as described in our Science Observational Profile</w:t>
      </w:r>
      <w:commentRangeEnd w:id="598"/>
      <w:r w:rsidDel="00000000" w:rsidR="00000000" w:rsidRPr="00000000">
        <w:commentReference w:id="598"/>
      </w:r>
      <w:r w:rsidDel="00000000" w:rsidR="00000000" w:rsidRPr="00000000">
        <w:rPr>
          <w:i w:val="1"/>
          <w:color w:val="ff0000"/>
          <w:rtl w:val="0"/>
        </w:rPr>
        <w:t xml:space="preserve"> (</w:t>
      </w:r>
      <w:commentRangeStart w:id="599"/>
      <w:r w:rsidDel="00000000" w:rsidR="00000000" w:rsidRPr="00000000">
        <w:rPr>
          <w:i w:val="1"/>
          <w:color w:val="ff0000"/>
          <w:rtl w:val="0"/>
        </w:rPr>
        <w:t xml:space="preserve">see Table 2 and Section 1.4</w:t>
      </w:r>
      <w:commentRangeEnd w:id="599"/>
      <w:r w:rsidDel="00000000" w:rsidR="00000000" w:rsidRPr="00000000">
        <w:commentReference w:id="599"/>
      </w:r>
      <w:r w:rsidDel="00000000" w:rsidR="00000000" w:rsidRPr="00000000">
        <w:rPr>
          <w:i w:val="1"/>
          <w:color w:val="ff0000"/>
          <w:rtl w:val="0"/>
        </w:rPr>
        <w:t xml:space="preserve">).</w:t>
      </w:r>
    </w:p>
    <w:p w:rsidR="00000000" w:rsidDel="00000000" w:rsidP="00000000" w:rsidRDefault="00000000" w:rsidRPr="00000000" w14:paraId="0000023B">
      <w:pPr>
        <w:rPr>
          <w:i w:val="1"/>
        </w:rPr>
      </w:pPr>
      <w:r w:rsidDel="00000000" w:rsidR="00000000" w:rsidRPr="00000000">
        <w:rPr>
          <w:rtl w:val="0"/>
        </w:rPr>
      </w:r>
    </w:p>
    <w:p w:rsidR="00000000" w:rsidDel="00000000" w:rsidP="00000000" w:rsidRDefault="00000000" w:rsidRPr="00000000" w14:paraId="0000023C">
      <w:pPr>
        <w:rPr>
          <w:i w:val="1"/>
          <w:highlight w:val="yellow"/>
        </w:rPr>
      </w:pPr>
      <w:r w:rsidDel="00000000" w:rsidR="00000000" w:rsidRPr="00000000">
        <w:rPr>
          <w:i w:val="1"/>
          <w:rtl w:val="0"/>
        </w:rPr>
        <w:t xml:space="preserve">PANGEA measures floristic, faunal, and phylogenetic diversity as well as tree demographic rates, using ground data from existing and, where needed, new forest inventory plots, and functional and structural diversity using airborne lidar. Coincident airborne VSWIR data and in situ leaf trait measurements are required to map canopy traits and distinct functional communities, in addition to evaluating scalable models leveraging satellite measurements. Collocated data on plant-animal interactions derived from animal movement data, camera traps, bioacoustics, and eDNA </w:t>
      </w:r>
      <w:r w:rsidDel="00000000" w:rsidR="00000000" w:rsidRPr="00000000">
        <w:rPr>
          <w:i w:val="1"/>
          <w:highlight w:val="yellow"/>
          <w:rtl w:val="0"/>
        </w:rPr>
        <w:t xml:space="preserve">XYZ.</w:t>
      </w:r>
    </w:p>
    <w:p w:rsidR="00000000" w:rsidDel="00000000" w:rsidP="00000000" w:rsidRDefault="00000000" w:rsidRPr="00000000" w14:paraId="0000023D">
      <w:pPr>
        <w:rPr>
          <w:i w:val="1"/>
        </w:rPr>
      </w:pPr>
      <w:r w:rsidDel="00000000" w:rsidR="00000000" w:rsidRPr="00000000">
        <w:rPr>
          <w:rtl w:val="0"/>
        </w:rPr>
      </w:r>
    </w:p>
    <w:p w:rsidR="00000000" w:rsidDel="00000000" w:rsidP="00000000" w:rsidRDefault="00000000" w:rsidRPr="00000000" w14:paraId="0000023E">
      <w:pPr>
        <w:rPr>
          <w:i w:val="1"/>
        </w:rPr>
      </w:pPr>
      <w:r w:rsidDel="00000000" w:rsidR="00000000" w:rsidRPr="00000000">
        <w:rPr>
          <w:i w:val="1"/>
          <w:rtl w:val="0"/>
        </w:rPr>
        <w:t xml:space="preserve">Despite multiple existing spaceborne lidar sensors (e.g., GEDI, ICESat-2) and forthcoming radar sensors (NISAR and BIOMASS), small footprint airborne lidar and radar data are also essential to achieving PANGEA’s objectives.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w:t>
      </w:r>
      <w:commentRangeStart w:id="600"/>
      <w:commentRangeStart w:id="601"/>
      <w:r w:rsidDel="00000000" w:rsidR="00000000" w:rsidRPr="00000000">
        <w:rPr>
          <w:i w:val="1"/>
          <w:rtl w:val="0"/>
        </w:rPr>
        <w:t xml:space="preserve">Ordway et al. 2022</w:t>
      </w:r>
      <w:commentRangeEnd w:id="600"/>
      <w:r w:rsidDel="00000000" w:rsidR="00000000" w:rsidRPr="00000000">
        <w:commentReference w:id="600"/>
      </w:r>
      <w:commentRangeEnd w:id="601"/>
      <w:r w:rsidDel="00000000" w:rsidR="00000000" w:rsidRPr="00000000">
        <w:commentReference w:id="601"/>
      </w:r>
      <w:r w:rsidDel="00000000" w:rsidR="00000000" w:rsidRPr="00000000">
        <w:rPr>
          <w:i w:val="1"/>
          <w:rtl w:val="0"/>
        </w:rPr>
        <w:t xml:space="preserve">). [</w:t>
      </w:r>
      <w:commentRangeStart w:id="602"/>
      <w:r w:rsidDel="00000000" w:rsidR="00000000" w:rsidRPr="00000000">
        <w:rPr>
          <w:i w:val="1"/>
          <w:color w:val="ff0000"/>
          <w:rtl w:val="0"/>
        </w:rPr>
        <w:t xml:space="preserve">1 sentence from Marc or Naiara on why airborne radar is critical for scaling in tropics</w:t>
      </w:r>
      <w:commentRangeEnd w:id="602"/>
      <w:r w:rsidDel="00000000" w:rsidR="00000000" w:rsidRPr="00000000">
        <w:commentReference w:id="602"/>
      </w:r>
      <w:r w:rsidDel="00000000" w:rsidR="00000000" w:rsidRPr="00000000">
        <w:rPr>
          <w:i w:val="1"/>
          <w:rtl w:val="0"/>
        </w:rPr>
        <w:t xml:space="preserve">] Spaceborne lidar and radar yield ecosystem-scale observations that, although incredibly valuable, remain insufficient to pair with tree level in situ measurements. Because these data are sampled across forests (</w:t>
      </w:r>
      <w:commentRangeStart w:id="603"/>
      <w:commentRangeStart w:id="604"/>
      <w:r w:rsidDel="00000000" w:rsidR="00000000" w:rsidRPr="00000000">
        <w:rPr>
          <w:i w:val="1"/>
          <w:rtl w:val="0"/>
        </w:rPr>
        <w:t xml:space="preserve">Dubayah et al. 2020</w:t>
      </w:r>
      <w:commentRangeEnd w:id="603"/>
      <w:r w:rsidDel="00000000" w:rsidR="00000000" w:rsidRPr="00000000">
        <w:commentReference w:id="603"/>
      </w:r>
      <w:commentRangeEnd w:id="604"/>
      <w:r w:rsidDel="00000000" w:rsidR="00000000" w:rsidRPr="00000000">
        <w:commentReference w:id="604"/>
      </w:r>
      <w:r w:rsidDel="00000000" w:rsidR="00000000" w:rsidRPr="00000000">
        <w:rPr>
          <w:i w:val="1"/>
          <w:rtl w:val="0"/>
        </w:rPr>
        <w:t xml:space="preserve">), they do not support retrieval of crown and tree-level metrics, or fine-scale ecosystem metrics like canopy gap detection</w:t>
      </w:r>
      <w:r w:rsidDel="00000000" w:rsidR="00000000" w:rsidRPr="00000000">
        <w:rPr>
          <w:i w:val="1"/>
          <w:rtl w:val="0"/>
        </w:rPr>
        <w:t xml:space="preserve">. </w:t>
      </w:r>
    </w:p>
    <w:p w:rsidR="00000000" w:rsidDel="00000000" w:rsidP="00000000" w:rsidRDefault="00000000" w:rsidRPr="00000000" w14:paraId="0000023F">
      <w:pPr>
        <w:rPr>
          <w:i w:val="1"/>
        </w:rPr>
      </w:pPr>
      <w:r w:rsidDel="00000000" w:rsidR="00000000" w:rsidRPr="00000000">
        <w:rPr>
          <w:rtl w:val="0"/>
        </w:rPr>
      </w:r>
    </w:p>
    <w:p w:rsidR="00000000" w:rsidDel="00000000" w:rsidP="00000000" w:rsidRDefault="00000000" w:rsidRPr="00000000" w14:paraId="00000240">
      <w:pPr>
        <w:rPr>
          <w:i w:val="1"/>
          <w:color w:val="ff0000"/>
        </w:rPr>
      </w:pPr>
      <w:r w:rsidDel="00000000" w:rsidR="00000000" w:rsidRPr="00000000">
        <w:rPr>
          <w:i w:val="1"/>
          <w:color w:val="ff0000"/>
          <w:rtl w:val="0"/>
        </w:rPr>
        <w:t xml:space="preserve">Final Paragraph that clearly summarizes what can be done within the NASA scope - what's the safe science we can commit to delivering just from NASA. State that we can expand on threshold (Baseline 2 and 3) with contributions from </w:t>
      </w:r>
      <w:commentRangeStart w:id="605"/>
      <w:commentRangeStart w:id="606"/>
      <w:r w:rsidDel="00000000" w:rsidR="00000000" w:rsidRPr="00000000">
        <w:rPr>
          <w:i w:val="1"/>
          <w:color w:val="ff0000"/>
          <w:rtl w:val="0"/>
        </w:rPr>
        <w:t xml:space="preserve">other agencies</w:t>
      </w:r>
      <w:commentRangeEnd w:id="605"/>
      <w:r w:rsidDel="00000000" w:rsidR="00000000" w:rsidRPr="00000000">
        <w:commentReference w:id="605"/>
      </w:r>
      <w:commentRangeEnd w:id="606"/>
      <w:r w:rsidDel="00000000" w:rsidR="00000000" w:rsidRPr="00000000">
        <w:commentReference w:id="606"/>
      </w:r>
      <w:r w:rsidDel="00000000" w:rsidR="00000000" w:rsidRPr="00000000">
        <w:rPr>
          <w:i w:val="1"/>
          <w:color w:val="ff0000"/>
          <w:rtl w:val="0"/>
        </w:rPr>
        <w:t xml:space="preserve"> (ESA, USAID, NSF), initiatives (OFV), and donor community (but needs to be consistent with that’s stated in the Co-Funding section!)</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spacing w:after="80" w:before="80" w:line="240" w:lineRule="auto"/>
        <w:rPr>
          <w:color w:val="ff0000"/>
        </w:rPr>
      </w:pPr>
      <w:r w:rsidDel="00000000" w:rsidR="00000000" w:rsidRPr="00000000">
        <w:rPr>
          <w:rtl w:val="0"/>
        </w:rPr>
      </w:r>
    </w:p>
    <w:p w:rsidR="00000000" w:rsidDel="00000000" w:rsidP="00000000" w:rsidRDefault="00000000" w:rsidRPr="00000000" w14:paraId="00000244">
      <w:pPr>
        <w:spacing w:after="80" w:before="80" w:line="240" w:lineRule="auto"/>
        <w:rPr>
          <w:color w:val="ff0000"/>
        </w:rPr>
        <w:sectPr>
          <w:headerReference r:id="rId150" w:type="default"/>
          <w:footerReference r:id="rId151"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245">
      <w:pPr>
        <w:spacing w:after="80" w:before="80" w:line="240" w:lineRule="auto"/>
        <w:rPr>
          <w:color w:val="ff0000"/>
        </w:rPr>
      </w:pPr>
      <w:r w:rsidDel="00000000" w:rsidR="00000000" w:rsidRPr="00000000">
        <w:rPr>
          <w:rtl w:val="0"/>
        </w:rPr>
      </w:r>
    </w:p>
    <w:p w:rsidR="00000000" w:rsidDel="00000000" w:rsidP="00000000" w:rsidRDefault="00000000" w:rsidRPr="00000000" w14:paraId="00000246">
      <w:pPr>
        <w:numPr>
          <w:ilvl w:val="0"/>
          <w:numId w:val="17"/>
        </w:numPr>
        <w:spacing w:after="0" w:afterAutospacing="0" w:before="80" w:line="240" w:lineRule="auto"/>
        <w:ind w:left="720" w:hanging="360"/>
        <w:rPr>
          <w:color w:val="ff0000"/>
          <w:u w:val="none"/>
        </w:rPr>
      </w:pPr>
      <w:commentRangeStart w:id="607"/>
      <w:commentRangeStart w:id="608"/>
      <w:r w:rsidDel="00000000" w:rsidR="00000000" w:rsidRPr="00000000">
        <w:rPr>
          <w:color w:val="ff0000"/>
          <w:rtl w:val="0"/>
        </w:rPr>
        <w:t xml:space="preserve">overall table</w:t>
      </w:r>
      <w:commentRangeEnd w:id="607"/>
      <w:r w:rsidDel="00000000" w:rsidR="00000000" w:rsidRPr="00000000">
        <w:commentReference w:id="607"/>
      </w:r>
      <w:commentRangeEnd w:id="608"/>
      <w:r w:rsidDel="00000000" w:rsidR="00000000" w:rsidRPr="00000000">
        <w:commentReference w:id="608"/>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47">
      <w:pPr>
        <w:numPr>
          <w:ilvl w:val="0"/>
          <w:numId w:val="50"/>
        </w:numPr>
        <w:spacing w:after="80" w:before="0" w:beforeAutospacing="0" w:line="240" w:lineRule="auto"/>
        <w:ind w:left="1440" w:hanging="360"/>
        <w:rPr>
          <w:color w:val="ff0000"/>
          <w:u w:val="none"/>
        </w:rPr>
      </w:pPr>
      <w:r w:rsidDel="00000000" w:rsidR="00000000" w:rsidRPr="00000000">
        <w:rPr>
          <w:color w:val="ff0000"/>
          <w:rtl w:val="0"/>
        </w:rPr>
        <w:t xml:space="preserve">Elsa building out large table which will be inserted here</w:t>
      </w:r>
      <w:r w:rsidDel="00000000" w:rsidR="00000000" w:rsidRPr="00000000">
        <w:rPr>
          <w:rtl w:val="0"/>
        </w:rPr>
      </w:r>
    </w:p>
    <w:p w:rsidR="00000000" w:rsidDel="00000000" w:rsidP="00000000" w:rsidRDefault="00000000" w:rsidRPr="00000000" w14:paraId="00000248">
      <w:pPr>
        <w:spacing w:after="80" w:before="80" w:line="240" w:lineRule="auto"/>
        <w:rPr>
          <w:color w:val="ff0000"/>
        </w:rPr>
      </w:pPr>
      <w:r w:rsidDel="00000000" w:rsidR="00000000" w:rsidRPr="00000000">
        <w:rPr>
          <w:rtl w:val="0"/>
        </w:rPr>
      </w:r>
    </w:p>
    <w:p w:rsidR="00000000" w:rsidDel="00000000" w:rsidP="00000000" w:rsidRDefault="00000000" w:rsidRPr="00000000" w14:paraId="00000249">
      <w:pPr>
        <w:spacing w:after="80" w:before="80" w:line="240" w:lineRule="auto"/>
        <w:rPr>
          <w:color w:val="ff0000"/>
        </w:rPr>
      </w:pPr>
      <w:r w:rsidDel="00000000" w:rsidR="00000000" w:rsidRPr="00000000">
        <w:rPr>
          <w:color w:val="ff0000"/>
        </w:rPr>
        <w:drawing>
          <wp:inline distB="114300" distT="114300" distL="114300" distR="114300">
            <wp:extent cx="7410450" cy="2838450"/>
            <wp:effectExtent b="0" l="0" r="0" t="0"/>
            <wp:docPr id="2" name="image4.png"/>
            <a:graphic>
              <a:graphicData uri="http://schemas.openxmlformats.org/drawingml/2006/picture">
                <pic:pic>
                  <pic:nvPicPr>
                    <pic:cNvPr id="0" name="image4.png"/>
                    <pic:cNvPicPr preferRelativeResize="0"/>
                  </pic:nvPicPr>
                  <pic:blipFill>
                    <a:blip r:embed="rId152"/>
                    <a:srcRect b="10766" l="1864" r="7459" t="27536"/>
                    <a:stretch>
                      <a:fillRect/>
                    </a:stretch>
                  </pic:blipFill>
                  <pic:spPr>
                    <a:xfrm>
                      <a:off x="0" y="0"/>
                      <a:ext cx="7410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tl w:val="0"/>
        </w:rPr>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4B">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5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5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58">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59">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5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5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5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5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5E">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5F">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60">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6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6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6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64">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65">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66">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67">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68">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69">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6A">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6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6C">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6D">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6E">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6F">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70">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7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72">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73">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7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7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7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77">
            <w:pPr>
              <w:numPr>
                <w:ilvl w:val="0"/>
                <w:numId w:val="52"/>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78">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79">
            <w:pPr>
              <w:numPr>
                <w:ilvl w:val="0"/>
                <w:numId w:val="52"/>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7A">
            <w:pPr>
              <w:numPr>
                <w:ilvl w:val="0"/>
                <w:numId w:val="52"/>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7B">
            <w:pPr>
              <w:numPr>
                <w:ilvl w:val="0"/>
                <w:numId w:val="52"/>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7C">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7D">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7E">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7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8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8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82">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8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84">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85">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8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8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8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89">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8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8B">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8C">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8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8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8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90">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9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92">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93">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9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9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9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97">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9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99">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29A">
            <w:pPr>
              <w:numPr>
                <w:ilvl w:val="0"/>
                <w:numId w:val="6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29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9C">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9D">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9E">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9F">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A0">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2A1">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2A2">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2A9">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4"/>
        <w:rPr/>
      </w:pPr>
      <w:bookmarkStart w:colFirst="0" w:colLast="0" w:name="_8hvwu2pr0zwb" w:id="31"/>
      <w:bookmarkEnd w:id="31"/>
      <w:r w:rsidDel="00000000" w:rsidR="00000000" w:rsidRPr="00000000">
        <w:rPr>
          <w:rtl w:val="0"/>
        </w:rPr>
        <w:t xml:space="preserve">6.2.1 </w:t>
      </w:r>
      <w:commentRangeStart w:id="609"/>
      <w:commentRangeStart w:id="610"/>
      <w:r w:rsidDel="00000000" w:rsidR="00000000" w:rsidRPr="00000000">
        <w:rPr>
          <w:rtl w:val="0"/>
        </w:rPr>
        <w:t xml:space="preserve">Satellite Remote Sensing Observations</w:t>
      </w:r>
      <w:commentRangeEnd w:id="609"/>
      <w:r w:rsidDel="00000000" w:rsidR="00000000" w:rsidRPr="00000000">
        <w:commentReference w:id="609"/>
      </w:r>
      <w:commentRangeEnd w:id="610"/>
      <w:r w:rsidDel="00000000" w:rsidR="00000000" w:rsidRPr="00000000">
        <w:commentReference w:id="610"/>
      </w:r>
      <w:r w:rsidDel="00000000" w:rsidR="00000000" w:rsidRPr="00000000">
        <w:rPr>
          <w:rtl w:val="0"/>
        </w:rPr>
      </w:r>
    </w:p>
    <w:p w:rsidR="00000000" w:rsidDel="00000000" w:rsidP="00000000" w:rsidRDefault="00000000" w:rsidRPr="00000000" w14:paraId="000002AC">
      <w:pPr>
        <w:numPr>
          <w:ilvl w:val="0"/>
          <w:numId w:val="60"/>
        </w:numPr>
        <w:ind w:left="720" w:hanging="360"/>
        <w:rPr>
          <w:color w:val="ff0000"/>
        </w:rPr>
      </w:pPr>
      <w:r w:rsidDel="00000000" w:rsidR="00000000" w:rsidRPr="00000000">
        <w:rPr>
          <w:color w:val="ff0000"/>
          <w:rtl w:val="0"/>
        </w:rPr>
        <w:t xml:space="preserve">get specific about satellites and how they'd be used - </w:t>
      </w:r>
      <w:r w:rsidDel="00000000" w:rsidR="00000000" w:rsidRPr="00000000">
        <w:rPr>
          <w:b w:val="1"/>
          <w:color w:val="ff0000"/>
          <w:rtl w:val="0"/>
        </w:rPr>
        <w:t xml:space="preserve">not just a list of sensors</w:t>
      </w:r>
    </w:p>
    <w:p w:rsidR="00000000" w:rsidDel="00000000" w:rsidP="00000000" w:rsidRDefault="00000000" w:rsidRPr="00000000" w14:paraId="000002AD">
      <w:pPr>
        <w:numPr>
          <w:ilvl w:val="0"/>
          <w:numId w:val="60"/>
        </w:numPr>
        <w:ind w:left="720" w:hanging="360"/>
        <w:rPr>
          <w:color w:val="ff0000"/>
        </w:rPr>
      </w:pPr>
      <w:r w:rsidDel="00000000" w:rsidR="00000000" w:rsidRPr="00000000">
        <w:rPr>
          <w:color w:val="ff0000"/>
          <w:rtl w:val="0"/>
        </w:rPr>
        <w:t xml:space="preserve">Paragraph on s</w:t>
      </w:r>
      <w:r w:rsidDel="00000000" w:rsidR="00000000" w:rsidRPr="00000000">
        <w:rPr>
          <w:color w:val="ff0000"/>
          <w:rtl w:val="0"/>
        </w:rPr>
        <w:t xml:space="preserve">ynergies with partner agencies (ESA, JAXA, ISRO…)</w:t>
      </w:r>
    </w:p>
    <w:p w:rsidR="00000000" w:rsidDel="00000000" w:rsidP="00000000" w:rsidRDefault="00000000" w:rsidRPr="00000000" w14:paraId="000002AE">
      <w:pPr>
        <w:numPr>
          <w:ilvl w:val="1"/>
          <w:numId w:val="60"/>
        </w:numPr>
        <w:ind w:left="1440" w:hanging="360"/>
        <w:rPr>
          <w:color w:val="ff0000"/>
        </w:rPr>
      </w:pPr>
      <w:r w:rsidDel="00000000" w:rsidR="00000000" w:rsidRPr="00000000">
        <w:rPr>
          <w:color w:val="ff0000"/>
          <w:rtl w:val="0"/>
        </w:rPr>
        <w:t xml:space="preserve">Use of sensors from partner agencies:</w:t>
      </w:r>
    </w:p>
    <w:p w:rsidR="00000000" w:rsidDel="00000000" w:rsidP="00000000" w:rsidRDefault="00000000" w:rsidRPr="00000000" w14:paraId="000002AF">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NISAR</w:t>
            </w:r>
            <w:r w:rsidDel="00000000" w:rsidR="00000000" w:rsidRPr="00000000">
              <w:rPr>
                <w:rtl w:val="0"/>
              </w:rPr>
              <w:t xml:space="preserve">, </w:t>
            </w:r>
            <w:commentRangeStart w:id="611"/>
            <w:r w:rsidDel="00000000" w:rsidR="00000000" w:rsidRPr="00000000">
              <w:rPr>
                <w:rtl w:val="0"/>
              </w:rPr>
              <w:t xml:space="preserve">BIOMASS</w:t>
            </w:r>
            <w:commentRangeEnd w:id="611"/>
            <w:r w:rsidDel="00000000" w:rsidR="00000000" w:rsidRPr="00000000">
              <w:commentReference w:id="611"/>
            </w:r>
            <w:r w:rsidDel="00000000" w:rsidR="00000000" w:rsidRPr="00000000">
              <w:rPr>
                <w:rtl w:val="0"/>
              </w:rPr>
              <w:t xml:space="preserve">,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12"/>
            <w:r w:rsidDel="00000000" w:rsidR="00000000" w:rsidRPr="00000000">
              <w:rPr>
                <w:rtl w:val="0"/>
              </w:rPr>
              <w:t xml:space="preserve">SMAP</w:t>
            </w:r>
            <w:commentRangeEnd w:id="612"/>
            <w:r w:rsidDel="00000000" w:rsidR="00000000" w:rsidRPr="00000000">
              <w:commentReference w:id="61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613"/>
            <w:r w:rsidDel="00000000" w:rsidR="00000000" w:rsidRPr="00000000">
              <w:rPr>
                <w:rtl w:val="0"/>
              </w:rPr>
              <w:t xml:space="preserve">Cho et al. 2023</w:t>
            </w:r>
            <w:commentRangeEnd w:id="613"/>
            <w:r w:rsidDel="00000000" w:rsidR="00000000" w:rsidRPr="00000000">
              <w:commentReference w:id="613"/>
            </w:r>
            <w:r w:rsidDel="00000000" w:rsidR="00000000" w:rsidRPr="00000000">
              <w:rPr>
                <w:rtl w:val="0"/>
              </w:rPr>
              <w:t xml:space="preserve">).However, significant advancements have been achieved by employing the Maximum Entropy Algorithm on SMAP (</w:t>
            </w:r>
            <w:commentRangeStart w:id="614"/>
            <w:r w:rsidDel="00000000" w:rsidR="00000000" w:rsidRPr="00000000">
              <w:rPr>
                <w:rtl w:val="0"/>
              </w:rPr>
              <w:t xml:space="preserve">Wang et al. 2023</w:t>
            </w:r>
            <w:commentRangeEnd w:id="614"/>
            <w:r w:rsidDel="00000000" w:rsidR="00000000" w:rsidRPr="00000000">
              <w:commentReference w:id="614"/>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615"/>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15"/>
            <w:r w:rsidDel="00000000" w:rsidR="00000000" w:rsidRPr="00000000">
              <w:commentReference w:id="61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4"/>
        <w:rPr/>
      </w:pPr>
      <w:bookmarkStart w:colFirst="0" w:colLast="0" w:name="_tvm98o3pux72" w:id="32"/>
      <w:bookmarkEnd w:id="32"/>
      <w:r w:rsidDel="00000000" w:rsidR="00000000" w:rsidRPr="00000000">
        <w:rPr>
          <w:rtl w:val="0"/>
        </w:rPr>
        <w:t xml:space="preserve">6</w:t>
      </w:r>
      <w:r w:rsidDel="00000000" w:rsidR="00000000" w:rsidRPr="00000000">
        <w:rPr>
          <w:rtl w:val="0"/>
        </w:rPr>
        <w:t xml:space="preserve">.2.2 Airborne Remote Sensing Observations</w:t>
      </w: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t xml:space="preserve">PANGEA airborne observations will include aircraft and drone measurements. Based </w:t>
      </w:r>
      <w:r w:rsidDel="00000000" w:rsidR="00000000" w:rsidRPr="00000000">
        <w:rPr>
          <w:rtl w:val="0"/>
        </w:rPr>
        <w:t xml:space="preserve">on learned experience from ABoVE, recent </w:t>
      </w:r>
      <w:r w:rsidDel="00000000" w:rsidR="00000000" w:rsidRPr="00000000">
        <w:rPr>
          <w:rtl w:val="0"/>
        </w:rPr>
        <w:t xml:space="preserve">recommendation from the AfriSAR-2 team, and information gathered during the PANGEA scoping effort, flight plans will be co-designed with local partners. Exact sensors and aircraft will be determined during the development of the Concise Experimental Plan. </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PANGEA leverages NASA’s history of successful international airborne campaigns, including many in the tropics. </w:t>
      </w:r>
      <w:r w:rsidDel="00000000" w:rsidR="00000000" w:rsidRPr="00000000">
        <w:rPr>
          <w:rtl w:val="0"/>
        </w:rPr>
        <w:t xml:space="preserve">NASA successfully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w:t>
      </w:r>
      <w:r w:rsidDel="00000000" w:rsidR="00000000" w:rsidRPr="00000000">
        <w:rPr>
          <w:rtl w:val="0"/>
        </w:rPr>
        <w:t xml:space="preserve">(</w:t>
      </w:r>
      <w:r w:rsidDel="00000000" w:rsidR="00000000" w:rsidRPr="00000000">
        <w:rPr>
          <w:rtl w:val="0"/>
        </w:rPr>
        <w:t xml:space="preserve">Biodiversity Survey of the CapeBiodiversity Survey of the Cape)</w:t>
      </w:r>
      <w:r w:rsidDel="00000000" w:rsidR="00000000" w:rsidRPr="00000000">
        <w:rPr>
          <w:rtl w:val="0"/>
        </w:rPr>
        <w:t xml:space="preserve"> campaign successfully flew two NASA aircraft integrated with four airborne instruments, acquiring, for the first time ever, contemporaenous observations from the UV through the VSWIR and into the thermal range as well as full wave-form LiDAR data. This unprecedented combination of instruments was accompanied by an extensive field observation campaign, executed by a diverse science team with ~50% local participation. BioSCape, through thoughtful co-development of the </w:t>
      </w:r>
      <w:r w:rsidDel="00000000" w:rsidR="00000000" w:rsidRPr="00000000">
        <w:rPr>
          <w:rtl w:val="0"/>
        </w:rPr>
        <w:t xml:space="preserve">campaign</w:t>
      </w:r>
      <w:r w:rsidDel="00000000" w:rsidR="00000000" w:rsidRPr="00000000">
        <w:rPr>
          <w:rtl w:val="0"/>
        </w:rPr>
        <w:t xml:space="preserve"> with local partners, secured letters of support from 18 public institutions including </w:t>
      </w:r>
      <w:r w:rsidDel="00000000" w:rsidR="00000000" w:rsidRPr="00000000">
        <w:rPr>
          <w:rtl w:val="0"/>
        </w:rPr>
        <w:t xml:space="preserve">numerous</w:t>
      </w:r>
      <w:r w:rsidDel="00000000" w:rsidR="00000000" w:rsidRPr="00000000">
        <w:rPr>
          <w:rtl w:val="0"/>
        </w:rPr>
        <w:t xml:space="preserve"> government departments and has been featured in multiple complimentary media items in print, on radio, and on television. BioSCape’s success and continued capacity building has served as an excellent example of science diplomacy and has positively influenced the public’s perception of NASA and the United States in Africa. A number of Earth Venture Suborbital (EVS) campaigns have also demonstrated feasibility </w:t>
      </w:r>
      <w:commentRangeStart w:id="616"/>
      <w:r w:rsidDel="00000000" w:rsidR="00000000" w:rsidRPr="00000000">
        <w:rPr>
          <w:color w:val="ff0000"/>
          <w:rtl w:val="0"/>
        </w:rPr>
        <w:t xml:space="preserve">in Costa Rica, Panama, XYZ …across the tropics</w:t>
      </w:r>
      <w:commentRangeEnd w:id="616"/>
      <w:r w:rsidDel="00000000" w:rsidR="00000000" w:rsidRPr="00000000">
        <w:commentReference w:id="616"/>
      </w:r>
      <w:r w:rsidDel="00000000" w:rsidR="00000000" w:rsidRPr="00000000">
        <w:rPr>
          <w:color w:val="ff0000"/>
          <w:rtl w:val="0"/>
        </w:rPr>
        <w:t xml:space="preserve">. </w:t>
      </w:r>
      <w:r w:rsidDel="00000000" w:rsidR="00000000" w:rsidRPr="00000000">
        <w:rPr>
          <w:rtl w:val="0"/>
        </w:rPr>
        <w:t xml:space="preserve">NASA also flew AVIRIS-NG over Chile, Colombia, and Ecuador in South America for methane point source measurements in 2023</w:t>
      </w:r>
      <w:r w:rsidDel="00000000" w:rsidR="00000000" w:rsidRPr="00000000">
        <w:rPr>
          <w:rtl w:val="0"/>
        </w:rPr>
        <w:t xml:space="preserve">. NASA has planned AVIRIS-3 flights in Panama and India, which include installing AVIRIS-3 on an Indian aircraft for data acquisitions over India. </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commentRangeStart w:id="617"/>
      <w:r w:rsidDel="00000000" w:rsidR="00000000" w:rsidRPr="00000000">
        <w:rPr>
          <w:rtl w:val="0"/>
        </w:rPr>
        <w:t xml:space="preserve">[</w:t>
      </w:r>
      <w:r w:rsidDel="00000000" w:rsidR="00000000" w:rsidRPr="00000000">
        <w:rPr>
          <w:color w:val="ff0000"/>
          <w:rtl w:val="0"/>
        </w:rPr>
        <w:t xml:space="preserve">1-2 paragraphs on AfriSAR-2 campaign here - successes and lessons learned; plan to refly these transects and include Yangambi area in DRC - will require flight to Rwanda</w:t>
      </w:r>
      <w:r w:rsidDel="00000000" w:rsidR="00000000" w:rsidRPr="00000000">
        <w:rPr>
          <w:rtl w:val="0"/>
        </w:rPr>
        <w:t xml:space="preserve">]</w:t>
      </w:r>
      <w:commentRangeEnd w:id="617"/>
      <w:r w:rsidDel="00000000" w:rsidR="00000000" w:rsidRPr="00000000">
        <w:commentReference w:id="617"/>
      </w: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AfriSAR-2 was recently executed on cost and on schedule. </w:t>
      </w:r>
      <w:r w:rsidDel="00000000" w:rsidR="00000000" w:rsidRPr="00000000">
        <w:rPr>
          <w:rtl w:val="0"/>
        </w:rPr>
      </w:r>
    </w:p>
    <w:p w:rsidR="00000000" w:rsidDel="00000000" w:rsidP="00000000" w:rsidRDefault="00000000" w:rsidRPr="00000000" w14:paraId="000002DE">
      <w:pPr>
        <w:ind w:left="0" w:firstLine="0"/>
        <w:rPr>
          <w:color w:val="ff0000"/>
        </w:rPr>
      </w:pP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tl w:val="0"/>
        </w:rPr>
        <w:t xml:space="preserve">Importantly, PANGEA airborne data collection does not necessarily require NASA assets or NASA aircraft to be deployed. </w:t>
      </w: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and in-situ measurements, as well as possible helipot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The German Aerospace Center (DLR) is planning a coordinated campaign in Brazil in 2026 (CAFE Brazil) with the goal of deploying lidar and imaging systems for methane detection. The French Space Agency (CNES) is involved, with a similar focus on methane, using airborne and ground-based measurements, including a network of EM27/SUN spectrometers. CNES may also include wind lidar to evaluate fluxes and a balloon component oriented to upper atmosphere measurements. </w:t>
      </w:r>
    </w:p>
    <w:p w:rsidR="00000000" w:rsidDel="00000000" w:rsidP="00000000" w:rsidRDefault="00000000" w:rsidRPr="00000000" w14:paraId="000002E0">
      <w:pPr>
        <w:rPr>
          <w:color w:val="ff0000"/>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The European Space Agency is also planning airborne campaign activities over Africa focused on validating satellite greenhouse gas observations. Plans are ongoing and will be further defined following a large workshop in Morocco in the spring of 2025. Nominally, Phase 1 will last approximately 2 years with an emphasis on ground measurements. Airborne systems will be deployed following that. The timing of PANGEA is such that it stands to greatly benefit from and contribute to these types of international collaborations. </w:t>
      </w:r>
    </w:p>
    <w:p w:rsidR="00000000" w:rsidDel="00000000" w:rsidP="00000000" w:rsidRDefault="00000000" w:rsidRPr="00000000" w14:paraId="000002E2">
      <w:pPr>
        <w:ind w:left="0" w:firstLine="0"/>
        <w:rPr>
          <w:color w:val="ff0000"/>
        </w:rPr>
      </w:pPr>
      <w:r w:rsidDel="00000000" w:rsidR="00000000" w:rsidRPr="00000000">
        <w:rPr>
          <w:rtl w:val="0"/>
        </w:rPr>
      </w:r>
    </w:p>
    <w:p w:rsidR="00000000" w:rsidDel="00000000" w:rsidP="00000000" w:rsidRDefault="00000000" w:rsidRPr="00000000" w14:paraId="000002E3">
      <w:pPr>
        <w:ind w:left="0" w:firstLine="0"/>
        <w:rPr/>
      </w:pPr>
      <w:r w:rsidDel="00000000" w:rsidR="00000000" w:rsidRPr="00000000">
        <w:rPr>
          <w:rtl w:val="0"/>
        </w:rPr>
        <w:t xml:space="preserve">C</w:t>
      </w:r>
      <w:r w:rsidDel="00000000" w:rsidR="00000000" w:rsidRPr="00000000">
        <w:rPr>
          <w:rtl w:val="0"/>
        </w:rPr>
        <w:t xml:space="preserve">ommercial data-buys and flights on commercial aircraft are also viable options for PANGEA airborne acquisitions. NASA sensors can be flown on commercial aircraft. For example, AVIRIS has flown repeatedly on a Dynamic Aviation aircraft. Commercial data-buys will also greatly expand airborne capabilities. For example, commercial lidar transects span the entire countries of Brazil and the Democratic Republic of Congo, demonstrating feasibility in important PANGEA geographies. The Airborne Research Facility for the Earth System (ARES), run by Dr. Michael Schaepman and Andreas Hueni out of the University of Zürich, is another important partner supporting PANGEA airborne acquisitions. ARES has successfully acquired data for collaborative NASA and ESA campaigns in </w:t>
      </w:r>
      <w:r w:rsidDel="00000000" w:rsidR="00000000" w:rsidRPr="00000000">
        <w:rPr>
          <w:highlight w:val="yellow"/>
          <w:rtl w:val="0"/>
        </w:rPr>
        <w:t xml:space="preserve">XYZ countries</w:t>
      </w:r>
      <w:r w:rsidDel="00000000" w:rsidR="00000000" w:rsidRPr="00000000">
        <w:rPr>
          <w:rtl w:val="0"/>
        </w:rPr>
        <w:t xml:space="preserve">. Sensors onboard ARES include an imaging spectrometer, multispectral LiDAR, and a high-performance photogrammetric camera. </w:t>
      </w:r>
    </w:p>
    <w:p w:rsidR="00000000" w:rsidDel="00000000" w:rsidP="00000000" w:rsidRDefault="00000000" w:rsidRPr="00000000" w14:paraId="000002E4">
      <w:pPr>
        <w:numPr>
          <w:ilvl w:val="0"/>
          <w:numId w:val="44"/>
        </w:numPr>
        <w:ind w:left="720" w:hanging="360"/>
        <w:rPr>
          <w:color w:val="ff0000"/>
        </w:rPr>
      </w:pPr>
      <w:commentRangeStart w:id="618"/>
      <w:r w:rsidDel="00000000" w:rsidR="00000000" w:rsidRPr="00000000">
        <w:rPr>
          <w:color w:val="ff0000"/>
          <w:rtl w:val="0"/>
        </w:rPr>
        <w:t xml:space="preserve">Marc, how was this done for Delta-X?</w:t>
      </w:r>
      <w:commentRangeEnd w:id="618"/>
      <w:r w:rsidDel="00000000" w:rsidR="00000000" w:rsidRPr="00000000">
        <w:commentReference w:id="618"/>
      </w:r>
      <w:r w:rsidDel="00000000" w:rsidR="00000000" w:rsidRPr="00000000">
        <w:rPr>
          <w:rtl w:val="0"/>
        </w:rPr>
      </w:r>
    </w:p>
    <w:p w:rsidR="00000000" w:rsidDel="00000000" w:rsidP="00000000" w:rsidRDefault="00000000" w:rsidRPr="00000000" w14:paraId="000002E5">
      <w:pPr>
        <w:rPr>
          <w:color w:val="ff0000"/>
        </w:rPr>
      </w:pPr>
      <w:r w:rsidDel="00000000" w:rsidR="00000000" w:rsidRPr="00000000">
        <w:rPr>
          <w:rtl w:val="0"/>
        </w:rPr>
      </w:r>
    </w:p>
    <w:p w:rsidR="00000000" w:rsidDel="00000000" w:rsidP="00000000" w:rsidRDefault="00000000" w:rsidRPr="00000000" w14:paraId="000002E6">
      <w:pPr>
        <w:rPr>
          <w:color w:val="ff0000"/>
        </w:rPr>
      </w:pPr>
      <w:r w:rsidDel="00000000" w:rsidR="00000000" w:rsidRPr="00000000">
        <w:rPr>
          <w:rtl w:val="0"/>
        </w:rPr>
        <w:t xml:space="preserve">PANGEA will also leverage rapidly advancing technologies, including drone capabilities to supplement aircraft data collection. Drone data acquisitions will be particularly valuable for capturing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VSWIR </w:t>
      </w:r>
      <w:r w:rsidDel="00000000" w:rsidR="00000000" w:rsidRPr="00000000">
        <w:rPr>
          <w:rtl w:val="0"/>
        </w:rPr>
        <w:t xml:space="preserve">imaging spectrometer (i.e., hyperspectral) </w:t>
      </w:r>
      <w:r w:rsidDel="00000000" w:rsidR="00000000" w:rsidRPr="00000000">
        <w:rPr>
          <w:highlight w:val="white"/>
          <w:rtl w:val="0"/>
        </w:rPr>
        <w:t xml:space="preserve">offerings do not provide science quality data and are not suitable for decadal survey-relevant ecosystem measurements. </w:t>
      </w:r>
      <w:r w:rsidDel="00000000" w:rsidR="00000000" w:rsidRPr="00000000">
        <w:rPr>
          <w:rtl w:val="0"/>
        </w:rPr>
        <w:t xml:space="preserve">However, these technologies are advancing rapidly. PANGEA PI Ordway submitted a NASA IIP proposal (#23-IIP23-0032) in collaboration with the JPL Imaging Spectroscopy group, led by Dr. Robert Green and Dr. David Thompson, to develop 𝜇AVIRIS, a UAV VSWIR sensor levering JPL’s imaging spectrometer technology. This work would advance the technology beyond its current TRL of 4, and support making the technology available for PANGEA, significantly enhancing measurement capabilities. PANGEA will build in protocols to leverage these types of rapidly evolving technologies. </w:t>
      </w: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PANGEA will likely rely on multiple aircraft and will prioritize the integration of instrumentation on the same aircraft when coincident measurements are required. Instruments on the same aircraft will aim for similar swath widths where possible, unless continuous coverage of both instruments is not required. Flights will be planned to avoid flying in the same area multiple times at different altitudes to achieve continuous coverage. Since the timing of flights will largely be dependent on weather, an expert weather forecaster with extensive local knowledge will participate in PANGEA flight planning. PANGEA will avoid integrating instruments with different weather requirements (e.g. cloud tolerance) on the same aircraft wherever possible.  </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b w:val="1"/>
          <w:color w:val="ff0000"/>
        </w:rPr>
      </w:pPr>
      <w:r w:rsidDel="00000000" w:rsidR="00000000" w:rsidRPr="00000000">
        <w:rPr>
          <w:rtl w:val="0"/>
        </w:rPr>
        <w:t xml:space="preserve">PANGEA will create custom L3 data products that will see all airborne observations mosaicked and tapped to a common grid, as was done in BioSCape (</w:t>
      </w:r>
      <w:commentRangeStart w:id="619"/>
      <w:r w:rsidDel="00000000" w:rsidR="00000000" w:rsidRPr="00000000">
        <w:rPr>
          <w:rtl w:val="0"/>
        </w:rPr>
        <w:t xml:space="preserve">Cardoso et al. 2024</w:t>
      </w:r>
      <w:commentRangeEnd w:id="619"/>
      <w:r w:rsidDel="00000000" w:rsidR="00000000" w:rsidRPr="00000000">
        <w:commentReference w:id="619"/>
      </w:r>
      <w:r w:rsidDel="00000000" w:rsidR="00000000" w:rsidRPr="00000000">
        <w:rPr>
          <w:rtl w:val="0"/>
        </w:rPr>
        <w:t xml:space="preserve">). This will create an analysis-ready airborne data product that can easily be integrated with field observations. This will increase PANGEA’s impact by supporting Open Science and making the data more interoperable as well as more accessible, especially to users who have never worked with airborne data before.  </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Some PANGEA measurements will require </w:t>
      </w:r>
      <w:r w:rsidDel="00000000" w:rsidR="00000000" w:rsidRPr="00000000">
        <w:rPr>
          <w:rtl w:val="0"/>
        </w:rPr>
        <w:t xml:space="preserve">contemporaneous field </w:t>
      </w:r>
      <w:r w:rsidDel="00000000" w:rsidR="00000000" w:rsidRPr="00000000">
        <w:rPr>
          <w:rtl w:val="0"/>
        </w:rPr>
        <w:t xml:space="preserve">observations</w:t>
      </w:r>
      <w:r w:rsidDel="00000000" w:rsidR="00000000" w:rsidRPr="00000000">
        <w:rPr>
          <w:rtl w:val="0"/>
        </w:rPr>
        <w:t xml:space="preserve"> and airborne observations (e.g</w:t>
      </w:r>
      <w:r w:rsidDel="00000000" w:rsidR="00000000" w:rsidRPr="00000000">
        <w:rPr>
          <w:highlight w:val="yellow"/>
          <w:rtl w:val="0"/>
        </w:rPr>
        <w:t xml:space="preserve">., XYZ</w:t>
      </w:r>
      <w:r w:rsidDel="00000000" w:rsidR="00000000" w:rsidRPr="00000000">
        <w:rPr>
          <w:rtl w:val="0"/>
        </w:rPr>
        <w:t xml:space="preserve">). This will require advance planning of field observations and clear, reliable methods of communication between the flight and field teams. </w:t>
      </w:r>
      <w:r w:rsidDel="00000000" w:rsidR="00000000" w:rsidRPr="00000000">
        <w:rPr>
          <w:rtl w:val="0"/>
        </w:rPr>
        <w:t xml:space="preserve">Clear lines of communication will be established at the outset between field teams and flight teams. Field teams will be oriented to the flight campaign at the beginning of each PANGEA flight campaign and will be required to develop a plan that builds in flexibility in terms of when field samples will be collected.</w:t>
      </w:r>
      <w:r w:rsidDel="00000000" w:rsidR="00000000" w:rsidRPr="00000000">
        <w:rPr>
          <w:rtl w:val="0"/>
        </w:rPr>
        <w:t xml:space="preserve"> In preparation for and during the campaign, PANGEA will rely on near real time quicklooks and flight planning tools available through JPL’s Multi Mission Geographical Information System (MMGIS) platform, which will not only optimise airborne data collection and facilitate better field match ups but will also increase transparency and therefore trust across the science team (</w:t>
      </w:r>
      <w:commentRangeStart w:id="620"/>
      <w:r w:rsidDel="00000000" w:rsidR="00000000" w:rsidRPr="00000000">
        <w:rPr>
          <w:rtl w:val="0"/>
        </w:rPr>
        <w:t xml:space="preserve">Cardoso et al. 2024</w:t>
      </w:r>
      <w:commentRangeEnd w:id="620"/>
      <w:r w:rsidDel="00000000" w:rsidR="00000000" w:rsidRPr="00000000">
        <w:commentReference w:id="620"/>
      </w:r>
      <w:r w:rsidDel="00000000" w:rsidR="00000000" w:rsidRPr="00000000">
        <w:rPr>
          <w:rtl w:val="0"/>
        </w:rPr>
        <w:t xml:space="preserve">).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For those unfamiliar with airborne campaigns, flight planning has the opportunity to create unrealistic expectations and foment distrust among the science team and with local partners. </w:t>
      </w:r>
      <w:r w:rsidDel="00000000" w:rsidR="00000000" w:rsidRPr="00000000">
        <w:rPr>
          <w:rtl w:val="0"/>
        </w:rPr>
        <w:t xml:space="preserve">When planning flights, PANGEA will prioritize transparent and accessible community from the beginning to the end of the campaign, including frequently reminding the science team and local partners that no airborne data is guaranteed, and that all proposed acquisitions are nominal until successfully executed. Transparent flight planning and decision-making processes will help build trust across the science team and preserve relationships with local partners. Borrowing from BioSCape’s success in this regard, PANGEA will work to implement a transparent prioritization scheme for science team regions of interest, with this prioritization scheme being open to feedback in advance of the airborne campaign. PANGEA will also share preliminary flight plans well in advance and implement an iterative feedback process so that the science team and local partners can provide input. While all final flight decisions will ultimately be made by the PANGEA leadership, aircraft, and instrument teams, the lead-up to these decisions will be participatory and open.  </w:t>
      </w:r>
    </w:p>
    <w:p w:rsidR="00000000" w:rsidDel="00000000" w:rsidP="00000000" w:rsidRDefault="00000000" w:rsidRPr="00000000" w14:paraId="000002EF">
      <w:pPr>
        <w:pStyle w:val="Heading4"/>
        <w:rPr/>
      </w:pPr>
      <w:bookmarkStart w:colFirst="0" w:colLast="0" w:name="_7locis78pd28" w:id="33"/>
      <w:bookmarkEnd w:id="33"/>
      <w:r w:rsidDel="00000000" w:rsidR="00000000" w:rsidRPr="00000000">
        <w:rPr>
          <w:rtl w:val="0"/>
        </w:rPr>
        <w:t xml:space="preserve">6.2.3 Field Observations and Studies</w:t>
      </w: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Ground-based measurements are necessary for 1) validation of spaceborne measurements of </w:t>
      </w:r>
      <w:commentRangeStart w:id="621"/>
      <w:r w:rsidDel="00000000" w:rsidR="00000000" w:rsidRPr="00000000">
        <w:rPr>
          <w:color w:val="ff0000"/>
          <w:rtl w:val="0"/>
        </w:rPr>
        <w:t xml:space="preserve">ecological traits, and fluxes</w:t>
      </w:r>
      <w:commentRangeEnd w:id="621"/>
      <w:r w:rsidDel="00000000" w:rsidR="00000000" w:rsidRPr="00000000">
        <w:commentReference w:id="621"/>
      </w:r>
      <w:r w:rsidDel="00000000" w:rsidR="00000000" w:rsidRPr="00000000">
        <w:rPr>
          <w:rtl w:val="0"/>
        </w:rPr>
        <w:t xml:space="preserve">;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underscoring the importance of PANGEA field-based measurements and studies. Field observations broadly include the following: </w:t>
      </w:r>
    </w:p>
    <w:p w:rsidR="00000000" w:rsidDel="00000000" w:rsidP="00000000" w:rsidRDefault="00000000" w:rsidRPr="00000000" w14:paraId="000002F1">
      <w:pPr>
        <w:numPr>
          <w:ilvl w:val="0"/>
          <w:numId w:val="65"/>
        </w:numPr>
        <w:spacing w:after="120" w:before="120" w:lineRule="auto"/>
        <w:ind w:left="720" w:hanging="360"/>
        <w:rPr>
          <w:u w:val="none"/>
        </w:rPr>
      </w:pPr>
      <w:r w:rsidDel="00000000" w:rsidR="00000000" w:rsidRPr="00000000">
        <w:rPr>
          <w:b w:val="1"/>
          <w:color w:val="ff0000"/>
          <w:rtl w:val="0"/>
        </w:rPr>
        <w:t xml:space="preserve">Biological and Ecological Sampling</w:t>
      </w:r>
      <w:r w:rsidDel="00000000" w:rsidR="00000000" w:rsidRPr="00000000">
        <w:rPr>
          <w:rtl w:val="0"/>
        </w:rPr>
        <w:t xml:space="preserve"> </w:t>
      </w:r>
      <w:r w:rsidDel="00000000" w:rsidR="00000000" w:rsidRPr="00000000">
        <w:rPr>
          <w:rtl w:val="0"/>
        </w:rPr>
        <w:t xml:space="preserve">includes all data that must be directly measured by individuals with boots-on-the-ground, and cannot be easily automated. Examples includ</w:t>
      </w:r>
      <w:r w:rsidDel="00000000" w:rsidR="00000000" w:rsidRPr="00000000">
        <w:rPr>
          <w:rtl w:val="0"/>
        </w:rPr>
        <w:t xml:space="preserve">e </w:t>
      </w:r>
      <w:r w:rsidDel="00000000" w:rsidR="00000000" w:rsidRPr="00000000">
        <w:rPr>
          <w:rtl w:val="0"/>
        </w:rPr>
        <w:t xml:space="preserve">leaf traits (although drone data collection of leaf samples is possible), terrestrial laser scanning, </w:t>
      </w:r>
      <w:r w:rsidDel="00000000" w:rsidR="00000000" w:rsidRPr="00000000">
        <w:rPr>
          <w:rtl w:val="0"/>
        </w:rPr>
        <w:t xml:space="preserve">chamber flux measurements, species identification, eDNA, animal movement data, and Indigenous, Traditional, and Local Ecological Knowledge (IEK, TEK, and LEK). </w:t>
      </w:r>
      <w:r w:rsidDel="00000000" w:rsidR="00000000" w:rsidRPr="00000000">
        <w:rPr>
          <w:rtl w:val="0"/>
        </w:rPr>
        <w:t xml:space="preserve">These data are important for understanding the mechanistic relationships between pattern and process and for the validation of drone, aircraft, and satellite measurements.  </w:t>
      </w:r>
    </w:p>
    <w:p w:rsidR="00000000" w:rsidDel="00000000" w:rsidP="00000000" w:rsidRDefault="00000000" w:rsidRPr="00000000" w14:paraId="000002F2">
      <w:pPr>
        <w:numPr>
          <w:ilvl w:val="0"/>
          <w:numId w:val="65"/>
        </w:numPr>
        <w:spacing w:after="120" w:before="120" w:lineRule="auto"/>
        <w:ind w:left="720" w:hanging="360"/>
        <w:rPr>
          <w:b w:val="1"/>
        </w:rPr>
      </w:pPr>
      <w:r w:rsidDel="00000000" w:rsidR="00000000" w:rsidRPr="00000000">
        <w:rPr>
          <w:b w:val="1"/>
          <w:color w:val="ff0000"/>
          <w:rtl w:val="0"/>
        </w:rPr>
        <w:t xml:space="preserve">Biological and Ecological Observations</w:t>
      </w:r>
      <w:r w:rsidDel="00000000" w:rsidR="00000000" w:rsidRPr="00000000">
        <w:rPr>
          <w:b w:val="1"/>
          <w:rtl w:val="0"/>
        </w:rPr>
        <w:t xml:space="preserve"> </w:t>
      </w:r>
      <w:r w:rsidDel="00000000" w:rsidR="00000000" w:rsidRPr="00000000">
        <w:rPr>
          <w:rtl w:val="0"/>
        </w:rPr>
        <w:t xml:space="preserve">includes all ground measurements that support validation and understanding of ecologic processes but does not require frequent revisits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color w:val="ff0000"/>
          <w:highlight w:val="yellow"/>
          <w:rtl w:val="0"/>
        </w:rPr>
        <w:t xml:space="preserve">XYZ. …. </w:t>
      </w:r>
      <w:r w:rsidDel="00000000" w:rsidR="00000000" w:rsidRPr="00000000">
        <w:rPr>
          <w:rtl w:val="0"/>
        </w:rPr>
        <w:t xml:space="preserve">Similar to biological sampling, these observations are important for developing and understanding </w:t>
      </w:r>
      <w:r w:rsidDel="00000000" w:rsidR="00000000" w:rsidRPr="00000000">
        <w:rPr>
          <w:rtl w:val="0"/>
        </w:rPr>
        <w:t xml:space="preserve">processes</w:t>
      </w:r>
      <w:r w:rsidDel="00000000" w:rsidR="00000000" w:rsidRPr="00000000">
        <w:rPr>
          <w:rtl w:val="0"/>
        </w:rPr>
        <w:t xml:space="preserve"> and validating remote measurements.  </w:t>
      </w:r>
    </w:p>
    <w:p w:rsidR="00000000" w:rsidDel="00000000" w:rsidP="00000000" w:rsidRDefault="00000000" w:rsidRPr="00000000" w14:paraId="000002F3">
      <w:pPr>
        <w:numPr>
          <w:ilvl w:val="0"/>
          <w:numId w:val="65"/>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includes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primarily uses scaffolding towers above the forest canopy and measures high-frequency wind and scalar (gas concentration, energy, momentum) data to estimate ecosystem water and carbon fluxes. The eddy-covariance technique is the presently accepted ‘gold standard’ for site level fluxes and provides critical ground truthing for spaceborne and modeled estimates of carbon, water, and energy fluxes. Eddy-covariance data have also dramatically improved understanding of the drivers of carbon and water fluxes and the infrastructure around flux towers will be highly beneficial for the installation of additional support data.  </w:t>
      </w:r>
      <w:r w:rsidDel="00000000" w:rsidR="00000000" w:rsidRPr="00000000">
        <w:rPr>
          <w:rtl w:val="0"/>
        </w:rPr>
      </w:r>
    </w:p>
    <w:p w:rsidR="00000000" w:rsidDel="00000000" w:rsidP="00000000" w:rsidRDefault="00000000" w:rsidRPr="00000000" w14:paraId="000002F4">
      <w:pPr>
        <w:numPr>
          <w:ilvl w:val="0"/>
          <w:numId w:val="65"/>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collected at the site/stand level that can be observed optically from airborne or spaceborne platforms. </w:t>
      </w:r>
      <w:r w:rsidDel="00000000" w:rsidR="00000000" w:rsidRPr="00000000">
        <w:rPr>
          <w:color w:val="ff0000"/>
          <w:rtl w:val="0"/>
        </w:rPr>
        <w:t xml:space="preserve">Spaceborne remote sensing observations are typically not captured at a spatial and temporal resolution sufficient to directly link ecosystem traits and fluxes with the optical observations we can make from space. Tower-based proximal remote sensing plays a critical role in closing that gap, uncovering new mechanistic relationships in ecosystem structure and function, and can serve as a proxy for other biologic traits (e.g., leaf traits) that require more intensive field campaigns. Specifically visible-to-shortwave infrared hyperspectral reflectance, solar-induced fluorescence, thermal infrared radiation, microwave backscatter, and lidar are particularly useful at a site level.  </w:t>
      </w:r>
      <w:r w:rsidDel="00000000" w:rsidR="00000000" w:rsidRPr="00000000">
        <w:rPr>
          <w:color w:val="ff0000"/>
          <w:rtl w:val="0"/>
        </w:rPr>
        <w:t xml:space="preserve">- phenocams</w:t>
      </w:r>
    </w:p>
    <w:p w:rsidR="00000000" w:rsidDel="00000000" w:rsidP="00000000" w:rsidRDefault="00000000" w:rsidRPr="00000000" w14:paraId="000002F5">
      <w:pPr>
        <w:numPr>
          <w:ilvl w:val="0"/>
          <w:numId w:val="65"/>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rtl w:val="0"/>
        </w:rPr>
        <w:t xml:space="preserve">lidar, RGB for both structure and spectra, multispectral data, and the potential development of a drone-based hyperspectral sensor. There are two key aspects of drone based monitoring: (1) it allows for high-frequency data collection and continuous monitoring of temporal trends in a manner that is not possible with aircraft, and (2) it provides the ability to capture trends even during cloudy conditions, which are common in tropical forests.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At present, field observations in the tropics are limited by the following: </w:t>
      </w:r>
    </w:p>
    <w:p w:rsidR="00000000" w:rsidDel="00000000" w:rsidP="00000000" w:rsidRDefault="00000000" w:rsidRPr="00000000" w14:paraId="000002F8">
      <w:pPr>
        <w:numPr>
          <w:ilvl w:val="0"/>
          <w:numId w:val="3"/>
        </w:numPr>
        <w:spacing w:after="120" w:before="120" w:lineRule="auto"/>
        <w:ind w:left="720" w:hanging="360"/>
        <w:rPr>
          <w:u w:val="none"/>
        </w:rPr>
      </w:pPr>
      <w:r w:rsidDel="00000000" w:rsidR="00000000" w:rsidRPr="00000000">
        <w:rPr>
          <w:b w:val="1"/>
          <w:rtl w:val="0"/>
        </w:rPr>
        <w:t xml:space="preserve">Accessibility</w:t>
      </w:r>
      <w:r w:rsidDel="00000000" w:rsidR="00000000" w:rsidRPr="00000000">
        <w:rPr>
          <w:rtl w:val="0"/>
        </w:rPr>
        <w:t xml:space="preserve">: Dense, difficult-to-navigate terrain and remote areas with limited infrastructure limit the ability to deploy and maintain field equipment in the tropics. </w:t>
      </w:r>
    </w:p>
    <w:p w:rsidR="00000000" w:rsidDel="00000000" w:rsidP="00000000" w:rsidRDefault="00000000" w:rsidRPr="00000000" w14:paraId="000002F9">
      <w:pPr>
        <w:numPr>
          <w:ilvl w:val="0"/>
          <w:numId w:val="3"/>
        </w:numPr>
        <w:spacing w:after="120" w:before="120" w:lineRule="auto"/>
        <w:ind w:left="720" w:hanging="360"/>
        <w:rPr>
          <w:u w:val="none"/>
        </w:rPr>
      </w:pPr>
      <w:r w:rsidDel="00000000" w:rsidR="00000000" w:rsidRPr="00000000">
        <w:rPr>
          <w:b w:val="1"/>
          <w:rtl w:val="0"/>
        </w:rPr>
        <w:t xml:space="preserve">High Biodiversity</w:t>
      </w:r>
      <w:r w:rsidDel="00000000" w:rsidR="00000000" w:rsidRPr="00000000">
        <w:rPr>
          <w:rtl w:val="0"/>
        </w:rPr>
        <w:t xml:space="preserve">: Tropical ecosystems are highly biodiverse, limiting the generalizability of field studies from one location to another and requiring more detailed knowledge about a broad variety of species in a particular location. </w:t>
      </w:r>
    </w:p>
    <w:p w:rsidR="00000000" w:rsidDel="00000000" w:rsidP="00000000" w:rsidRDefault="00000000" w:rsidRPr="00000000" w14:paraId="000002FA">
      <w:pPr>
        <w:numPr>
          <w:ilvl w:val="0"/>
          <w:numId w:val="3"/>
        </w:numPr>
        <w:spacing w:after="120" w:before="120" w:lineRule="auto"/>
        <w:ind w:left="720" w:hanging="360"/>
        <w:rPr>
          <w:u w:val="none"/>
        </w:rPr>
      </w:pPr>
      <w:r w:rsidDel="00000000" w:rsidR="00000000" w:rsidRPr="00000000">
        <w:rPr>
          <w:b w:val="1"/>
          <w:rtl w:val="0"/>
        </w:rPr>
        <w:t xml:space="preserve">Seasonality and Climate</w:t>
      </w:r>
      <w:r w:rsidDel="00000000" w:rsidR="00000000" w:rsidRPr="00000000">
        <w:rPr>
          <w:rtl w:val="0"/>
        </w:rPr>
        <w:t xml:space="preserve">: Extreme weather such as heavy rainfall during monsoon seasons and extreme heat and humidity, create harsh working environments which can limit the duration and extent of fieldwork.</w:t>
      </w:r>
    </w:p>
    <w:p w:rsidR="00000000" w:rsidDel="00000000" w:rsidP="00000000" w:rsidRDefault="00000000" w:rsidRPr="00000000" w14:paraId="000002FB">
      <w:pPr>
        <w:numPr>
          <w:ilvl w:val="0"/>
          <w:numId w:val="3"/>
        </w:numPr>
        <w:spacing w:after="120" w:before="120" w:lineRule="auto"/>
        <w:ind w:left="720" w:hanging="360"/>
        <w:rPr>
          <w:u w:val="none"/>
        </w:rPr>
      </w:pPr>
      <w:commentRangeStart w:id="622"/>
      <w:r w:rsidDel="00000000" w:rsidR="00000000" w:rsidRPr="00000000">
        <w:rPr>
          <w:b w:val="1"/>
          <w:rtl w:val="0"/>
        </w:rPr>
        <w:t xml:space="preserve">Funding and Resources</w:t>
      </w:r>
      <w:r w:rsidDel="00000000" w:rsidR="00000000" w:rsidRPr="00000000">
        <w:rPr>
          <w:rtl w:val="0"/>
        </w:rPr>
        <w:t xml:space="preserve">: Funding and resources for science often come from the global north. Therefore, fieldwork in the tropics is generally more expensive due to the logistical challenges of bringing resources and funding to tropical regions.</w:t>
      </w:r>
      <w:commentRangeEnd w:id="622"/>
      <w:r w:rsidDel="00000000" w:rsidR="00000000" w:rsidRPr="00000000">
        <w:commentReference w:id="622"/>
      </w:r>
      <w:r w:rsidDel="00000000" w:rsidR="00000000" w:rsidRPr="00000000">
        <w:rPr>
          <w:rtl w:val="0"/>
        </w:rPr>
      </w:r>
    </w:p>
    <w:p w:rsidR="00000000" w:rsidDel="00000000" w:rsidP="00000000" w:rsidRDefault="00000000" w:rsidRPr="00000000" w14:paraId="000002FC">
      <w:pPr>
        <w:numPr>
          <w:ilvl w:val="0"/>
          <w:numId w:val="3"/>
        </w:numPr>
        <w:spacing w:after="120" w:before="120" w:lineRule="auto"/>
        <w:ind w:left="720" w:hanging="360"/>
        <w:rPr>
          <w:u w:val="none"/>
        </w:rPr>
      </w:pPr>
      <w:r w:rsidDel="00000000" w:rsidR="00000000" w:rsidRPr="00000000">
        <w:rPr>
          <w:b w:val="1"/>
          <w:rtl w:val="0"/>
        </w:rPr>
        <w:t xml:space="preserve">Political and Social Instability</w:t>
      </w:r>
      <w:r w:rsidDel="00000000" w:rsidR="00000000" w:rsidRPr="00000000">
        <w:rPr>
          <w:rtl w:val="0"/>
        </w:rPr>
        <w:t xml:space="preserve">: Many tropical regions are in countries that experience political instability, conflict, or land-use disputes, which can pose risks to researchers and make it unsafe or difficult to conduct long-term studies.</w:t>
      </w:r>
    </w:p>
    <w:p w:rsidR="00000000" w:rsidDel="00000000" w:rsidP="00000000" w:rsidRDefault="00000000" w:rsidRPr="00000000" w14:paraId="000002FD">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Experimental Plan. </w:t>
      </w:r>
      <w:r w:rsidDel="00000000" w:rsidR="00000000" w:rsidRPr="00000000">
        <w:rPr>
          <w:rtl w:val="0"/>
        </w:rPr>
        <w:t xml:space="preserve">See </w:t>
      </w:r>
      <w:r w:rsidDel="00000000" w:rsidR="00000000" w:rsidRPr="00000000">
        <w:rPr>
          <w:highlight w:val="yellow"/>
          <w:rtl w:val="0"/>
        </w:rPr>
        <w:t xml:space="preserve">Section 7.3</w:t>
      </w:r>
      <w:r w:rsidDel="00000000" w:rsidR="00000000" w:rsidRPr="00000000">
        <w:rPr>
          <w:rtl w:val="0"/>
        </w:rPr>
        <w:t xml:space="preserve"> - Community Engagement Strategy for more information. </w:t>
      </w:r>
      <w:r w:rsidDel="00000000" w:rsidR="00000000" w:rsidRPr="00000000">
        <w:rPr>
          <w:rtl w:val="0"/>
        </w:rPr>
        <w:t xml:space="preserve">The following partnerships will be essential to the success of PANGEA field obserations and studies:  </w:t>
      </w:r>
      <w:r w:rsidDel="00000000" w:rsidR="00000000" w:rsidRPr="00000000">
        <w:rPr>
          <w:rtl w:val="0"/>
        </w:rPr>
      </w:r>
    </w:p>
    <w:p w:rsidR="00000000" w:rsidDel="00000000" w:rsidP="00000000" w:rsidRDefault="00000000" w:rsidRPr="00000000" w14:paraId="000002FE">
      <w:pPr>
        <w:numPr>
          <w:ilvl w:val="0"/>
          <w:numId w:val="41"/>
        </w:numPr>
        <w:spacing w:after="120" w:before="120" w:lineRule="auto"/>
        <w:ind w:left="720" w:hanging="360"/>
        <w:rPr/>
      </w:pPr>
      <w:r w:rsidDel="00000000" w:rsidR="00000000" w:rsidRPr="00000000">
        <w:rPr>
          <w:b w:val="1"/>
          <w:rtl w:val="0"/>
        </w:rPr>
        <w:t xml:space="preserve">Alliance for Tropical Forest Science (</w:t>
      </w:r>
      <w:r w:rsidDel="00000000" w:rsidR="00000000" w:rsidRPr="00000000">
        <w:rPr>
          <w:b w:val="1"/>
          <w:rtl w:val="0"/>
        </w:rPr>
        <w:t xml:space="preserve">ATFS</w:t>
      </w:r>
      <w:r w:rsidDel="00000000" w:rsidR="00000000" w:rsidRPr="00000000">
        <w:rPr>
          <w:b w:val="1"/>
          <w:rtl w:val="0"/>
        </w:rPr>
        <w:t xml:space="preserve">)</w:t>
      </w:r>
      <w:r w:rsidDel="00000000" w:rsidR="00000000" w:rsidRPr="00000000">
        <w:rPr>
          <w:rtl w:val="0"/>
        </w:rPr>
        <w:t xml:space="preserve">, including sub-organizations </w:t>
      </w:r>
      <w:r w:rsidDel="00000000" w:rsidR="00000000" w:rsidRPr="00000000">
        <w:rPr>
          <w:b w:val="1"/>
          <w:rtl w:val="0"/>
        </w:rPr>
        <w:t xml:space="preserve">AfriTRON</w:t>
      </w:r>
      <w:r w:rsidDel="00000000" w:rsidR="00000000" w:rsidRPr="00000000">
        <w:rPr>
          <w:rtl w:val="0"/>
        </w:rPr>
        <w:t xml:space="preserve">, </w:t>
      </w:r>
      <w:r w:rsidDel="00000000" w:rsidR="00000000" w:rsidRPr="00000000">
        <w:rPr>
          <w:b w:val="1"/>
          <w:rtl w:val="0"/>
        </w:rPr>
        <w:t xml:space="preserve">ForestGEO</w:t>
      </w:r>
      <w:r w:rsidDel="00000000" w:rsidR="00000000" w:rsidRPr="00000000">
        <w:rPr>
          <w:rtl w:val="0"/>
        </w:rPr>
        <w:t xml:space="preserve">, </w:t>
      </w:r>
      <w:r w:rsidDel="00000000" w:rsidR="00000000" w:rsidRPr="00000000">
        <w:rPr>
          <w:b w:val="1"/>
          <w:rtl w:val="0"/>
        </w:rPr>
        <w:t xml:space="preserve">GEM</w:t>
      </w:r>
      <w:r w:rsidDel="00000000" w:rsidR="00000000" w:rsidRPr="00000000">
        <w:rPr>
          <w:rtl w:val="0"/>
        </w:rPr>
        <w:t xml:space="preserve">, and </w:t>
      </w:r>
      <w:r w:rsidDel="00000000" w:rsidR="00000000" w:rsidRPr="00000000">
        <w:rPr>
          <w:b w:val="1"/>
          <w:rtl w:val="0"/>
        </w:rPr>
        <w:t xml:space="preserve">RAINFOR, </w:t>
      </w:r>
      <w:r w:rsidDel="00000000" w:rsidR="00000000" w:rsidRPr="00000000">
        <w:rPr>
          <w:rtl w:val="0"/>
        </w:rPr>
        <w:t xml:space="preserve">comprises an international network-of-networks. The goal of the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t>
      </w:r>
    </w:p>
    <w:p w:rsidR="00000000" w:rsidDel="00000000" w:rsidP="00000000" w:rsidRDefault="00000000" w:rsidRPr="00000000" w14:paraId="000002FF">
      <w:pPr>
        <w:numPr>
          <w:ilvl w:val="0"/>
          <w:numId w:val="41"/>
        </w:numPr>
        <w:spacing w:after="120" w:before="120" w:lineRule="auto"/>
        <w:ind w:left="720" w:hanging="360"/>
        <w:rPr>
          <w:color w:val="ff0000"/>
        </w:rPr>
      </w:pPr>
      <w:commentRangeStart w:id="623"/>
      <w:commentRangeStart w:id="624"/>
      <w:commentRangeStart w:id="625"/>
      <w:commentRangeStart w:id="626"/>
      <w:r w:rsidDel="00000000" w:rsidR="00000000" w:rsidRPr="00000000">
        <w:rPr>
          <w:b w:val="1"/>
          <w:color w:val="ff0000"/>
          <w:rtl w:val="0"/>
        </w:rPr>
        <w:t xml:space="preserve">AndesFlux: </w:t>
      </w:r>
      <w:ins w:author="Robinson Negron-Juarez" w:id="26" w:date="2024-09-17T03:25:07Z">
        <w:commentRangeEnd w:id="623"/>
        <w:r w:rsidDel="00000000" w:rsidR="00000000" w:rsidRPr="00000000">
          <w:commentReference w:id="623"/>
        </w:r>
        <w:commentRangeEnd w:id="624"/>
        <w:r w:rsidDel="00000000" w:rsidR="00000000" w:rsidRPr="00000000">
          <w:commentReference w:id="624"/>
        </w:r>
        <w:commentRangeEnd w:id="625"/>
        <w:r w:rsidDel="00000000" w:rsidR="00000000" w:rsidRPr="00000000">
          <w:commentReference w:id="625"/>
        </w:r>
        <w:commentRangeEnd w:id="626"/>
        <w:r w:rsidDel="00000000" w:rsidR="00000000" w:rsidRPr="00000000">
          <w:commentReference w:id="626"/>
        </w:r>
        <w:r w:rsidDel="00000000" w:rsidR="00000000" w:rsidRPr="00000000">
          <w:rPr>
            <w:b w:val="1"/>
            <w:color w:val="ff0000"/>
            <w:rtl w:val="0"/>
          </w:rPr>
          <w:t xml:space="preserve">The Western Amazon forests span a climate gradient from areas with no dry season to areas with up to six dry months, but ecohydrological studies across this climatic range do not </w:t>
        </w:r>
        <w:r w:rsidDel="00000000" w:rsidR="00000000" w:rsidRPr="00000000">
          <w:rPr>
            <w:b w:val="1"/>
            <w:color w:val="ff0000"/>
            <w:rtl w:val="0"/>
          </w:rPr>
          <w:t xml:space="preserve">exist</w:t>
        </w:r>
        <w:r w:rsidDel="00000000" w:rsidR="00000000" w:rsidRPr="00000000">
          <w:rPr>
            <w:b w:val="1"/>
            <w:color w:val="ff0000"/>
            <w:rtl w:val="0"/>
          </w:rPr>
          <w:t xml:space="preserve">, limiting understanding of forest responses to climate change. To fill this gap, the AndesFlux network, led by the Catholic University of Peru, established six eddy flux towers and permanent plots in the western Amazon, the region predicted to face the greatest climate change impacts.</w:t>
        </w:r>
        <w:r w:rsidDel="00000000" w:rsidR="00000000" w:rsidRPr="00000000">
          <w:rPr>
            <w:color w:val="ff0000"/>
            <w:rtl w:val="0"/>
            <w:rPrChange w:author="Robinson Negron-Juarez" w:id="27" w:date="2024-09-17T03:25:13Z">
              <w:rPr>
                <w:b w:val="1"/>
                <w:color w:val="ff0000"/>
              </w:rPr>
            </w:rPrChange>
          </w:rPr>
          <w:t xml:space="preserve">The </w:t>
        </w:r>
        <w:r w:rsidDel="00000000" w:rsidR="00000000" w:rsidRPr="00000000">
          <w:rPr>
            <w:color w:val="ff0000"/>
            <w:rtl w:val="0"/>
            <w:rPrChange w:author="Robinson Negron-Juarez" w:id="27" w:date="2024-09-17T03:25:13Z">
              <w:rPr>
                <w:b w:val="1"/>
                <w:color w:val="ff0000"/>
              </w:rPr>
            </w:rPrChange>
          </w:rPr>
          <w:t xml:space="preserve">eddy flux</w:t>
        </w:r>
        <w:r w:rsidDel="00000000" w:rsidR="00000000" w:rsidRPr="00000000">
          <w:rPr>
            <w:color w:val="ff0000"/>
            <w:rtl w:val="0"/>
            <w:rPrChange w:author="Robinson Negron-Juarez" w:id="27" w:date="2024-09-17T03:25:13Z">
              <w:rPr>
                <w:b w:val="1"/>
                <w:color w:val="ff0000"/>
              </w:rPr>
            </w:rPrChange>
          </w:rPr>
          <w:t xml:space="preserve"> towers are Tambopata (PE-TNR, operational since 2017), Panguana (PE-PAN, 2023), Los Amigos (PE-AMG, 2023), Breo (PE-BRE), Sucusari (2024), San Francisco (2022).</w:t>
        </w:r>
      </w:ins>
      <w:r w:rsidDel="00000000" w:rsidR="00000000" w:rsidRPr="00000000">
        <w:rPr>
          <w:rtl w:val="0"/>
        </w:rPr>
      </w:r>
    </w:p>
    <w:p w:rsidR="00000000" w:rsidDel="00000000" w:rsidP="00000000" w:rsidRDefault="00000000" w:rsidRPr="00000000" w14:paraId="00000300">
      <w:pPr>
        <w:numPr>
          <w:ilvl w:val="0"/>
          <w:numId w:val="41"/>
        </w:numPr>
        <w:spacing w:after="120" w:before="120" w:lineRule="auto"/>
        <w:ind w:left="720" w:hanging="360"/>
        <w:rPr>
          <w:b w:val="1"/>
          <w:color w:val="ff0000"/>
        </w:rPr>
      </w:pPr>
      <w:r w:rsidDel="00000000" w:rsidR="00000000" w:rsidRPr="00000000">
        <w:rPr>
          <w:b w:val="1"/>
          <w:color w:val="ff0000"/>
          <w:rtl w:val="0"/>
        </w:rPr>
        <w:t xml:space="preserve">Congo Basin Institute: </w:t>
      </w:r>
    </w:p>
    <w:p w:rsidR="00000000" w:rsidDel="00000000" w:rsidP="00000000" w:rsidRDefault="00000000" w:rsidRPr="00000000" w14:paraId="00000301">
      <w:pPr>
        <w:numPr>
          <w:ilvl w:val="0"/>
          <w:numId w:val="41"/>
        </w:numPr>
        <w:spacing w:after="120" w:before="120" w:lineRule="auto"/>
        <w:ind w:left="720" w:hanging="360"/>
        <w:rPr>
          <w:b w:val="1"/>
          <w:color w:val="ff0000"/>
        </w:rPr>
      </w:pPr>
      <w:r w:rsidDel="00000000" w:rsidR="00000000" w:rsidRPr="00000000">
        <w:rPr>
          <w:b w:val="1"/>
          <w:color w:val="ff0000"/>
          <w:rtl w:val="0"/>
        </w:rPr>
        <w:t xml:space="preserve">Congo Basin Science Initiative: </w:t>
      </w:r>
    </w:p>
    <w:p w:rsidR="00000000" w:rsidDel="00000000" w:rsidP="00000000" w:rsidRDefault="00000000" w:rsidRPr="00000000" w14:paraId="00000302">
      <w:pPr>
        <w:numPr>
          <w:ilvl w:val="0"/>
          <w:numId w:val="41"/>
        </w:numPr>
        <w:spacing w:after="120" w:before="120" w:lineRule="auto"/>
        <w:ind w:left="720" w:hanging="360"/>
        <w:rPr>
          <w:b w:val="1"/>
          <w:color w:val="ff0000"/>
        </w:rPr>
      </w:pPr>
      <w:r w:rsidDel="00000000" w:rsidR="00000000" w:rsidRPr="00000000">
        <w:rPr>
          <w:b w:val="1"/>
          <w:color w:val="ff0000"/>
          <w:rtl w:val="0"/>
        </w:rPr>
        <w:t xml:space="preserve">CongoFlux: </w:t>
      </w:r>
    </w:p>
    <w:p w:rsidR="00000000" w:rsidDel="00000000" w:rsidP="00000000" w:rsidRDefault="00000000" w:rsidRPr="00000000" w14:paraId="00000303">
      <w:pPr>
        <w:numPr>
          <w:ilvl w:val="0"/>
          <w:numId w:val="41"/>
        </w:numPr>
        <w:spacing w:after="120" w:before="120" w:lineRule="auto"/>
        <w:ind w:left="720" w:hanging="360"/>
        <w:rPr>
          <w:u w:val="none"/>
        </w:rPr>
      </w:pPr>
      <w:r w:rsidDel="00000000" w:rsidR="00000000" w:rsidRPr="00000000">
        <w:rPr>
          <w:b w:val="1"/>
          <w:rtl w:val="0"/>
        </w:rPr>
        <w:t xml:space="preserve">FLUXNET</w:t>
      </w:r>
      <w:r w:rsidDel="00000000" w:rsidR="00000000" w:rsidRPr="00000000">
        <w:rPr>
          <w:rtl w:val="0"/>
        </w:rPr>
        <w:t xml:space="preserve">, including </w:t>
      </w:r>
      <w:r w:rsidDel="00000000" w:rsidR="00000000" w:rsidRPr="00000000">
        <w:rPr>
          <w:rtl w:val="0"/>
        </w:rPr>
        <w:t xml:space="preserve">sub-organizations </w:t>
      </w:r>
      <w:r w:rsidDel="00000000" w:rsidR="00000000" w:rsidRPr="00000000">
        <w:rPr>
          <w:b w:val="1"/>
          <w:rtl w:val="0"/>
        </w:rPr>
        <w:t xml:space="preserve">AmeriFlux</w:t>
      </w:r>
      <w:r w:rsidDel="00000000" w:rsidR="00000000" w:rsidRPr="00000000">
        <w:rPr>
          <w:rtl w:val="0"/>
        </w:rPr>
        <w:t xml:space="preserve"> and </w:t>
      </w:r>
      <w:r w:rsidDel="00000000" w:rsidR="00000000" w:rsidRPr="00000000">
        <w:rPr>
          <w:b w:val="1"/>
          <w:rtl w:val="0"/>
        </w:rPr>
        <w:t xml:space="preserve">ICOS</w:t>
      </w:r>
      <w:r w:rsidDel="00000000" w:rsidR="00000000" w:rsidRPr="00000000">
        <w:rPr>
          <w:rtl w:val="0"/>
        </w:rPr>
        <w:t xml:space="preserve">, is another </w:t>
      </w:r>
      <w:r w:rsidDel="00000000" w:rsidR="00000000" w:rsidRPr="00000000">
        <w:rPr>
          <w:rtl w:val="0"/>
        </w:rPr>
        <w:t xml:space="preserve">international network of networks. FLUXNET connects regional networks of primarily field-based earth system scientists and research sites. </w:t>
      </w:r>
      <w:r w:rsidDel="00000000" w:rsidR="00000000" w:rsidRPr="00000000">
        <w:rPr>
          <w:rtl w:val="0"/>
        </w:rPr>
        <w:t xml:space="preserve">FLUXNET has produced consolidated data across sites processed following a standardized pipeline. Flux sites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p>
    <w:p w:rsidR="00000000" w:rsidDel="00000000" w:rsidP="00000000" w:rsidRDefault="00000000" w:rsidRPr="00000000" w14:paraId="00000304">
      <w:pPr>
        <w:numPr>
          <w:ilvl w:val="0"/>
          <w:numId w:val="41"/>
        </w:numPr>
        <w:spacing w:after="120" w:before="120" w:lineRule="auto"/>
        <w:ind w:left="720" w:hanging="360"/>
        <w:rPr>
          <w:b w:val="1"/>
          <w:color w:val="ff0000"/>
        </w:rPr>
      </w:pPr>
      <w:r w:rsidDel="00000000" w:rsidR="00000000" w:rsidRPr="00000000">
        <w:rPr>
          <w:b w:val="1"/>
          <w:color w:val="ff0000"/>
          <w:rtl w:val="0"/>
        </w:rPr>
        <w:t xml:space="preserve">GEO-TREES: </w:t>
      </w:r>
    </w:p>
    <w:p w:rsidR="00000000" w:rsidDel="00000000" w:rsidP="00000000" w:rsidRDefault="00000000" w:rsidRPr="00000000" w14:paraId="00000305">
      <w:pPr>
        <w:numPr>
          <w:ilvl w:val="0"/>
          <w:numId w:val="41"/>
        </w:numPr>
        <w:spacing w:after="120" w:before="120" w:lineRule="auto"/>
        <w:ind w:left="720" w:hanging="360"/>
        <w:rPr>
          <w:b w:val="1"/>
          <w:color w:val="ff0000"/>
        </w:rPr>
      </w:pPr>
      <w:r w:rsidDel="00000000" w:rsidR="00000000" w:rsidRPr="00000000">
        <w:rPr>
          <w:b w:val="1"/>
          <w:color w:val="ff0000"/>
          <w:rtl w:val="0"/>
        </w:rPr>
        <w:t xml:space="preserve">LBA: </w:t>
      </w:r>
    </w:p>
    <w:p w:rsidR="00000000" w:rsidDel="00000000" w:rsidP="00000000" w:rsidRDefault="00000000" w:rsidRPr="00000000" w14:paraId="00000306">
      <w:pPr>
        <w:numPr>
          <w:ilvl w:val="0"/>
          <w:numId w:val="41"/>
        </w:numPr>
        <w:spacing w:after="120" w:before="120" w:lineRule="auto"/>
        <w:ind w:left="720" w:hanging="360"/>
        <w:rPr>
          <w:u w:val="none"/>
        </w:rPr>
      </w:pPr>
      <w:r w:rsidDel="00000000" w:rsidR="00000000" w:rsidRPr="00000000">
        <w:rPr>
          <w:b w:val="1"/>
          <w:rtl w:val="0"/>
        </w:rPr>
        <w:t xml:space="preserve">NGEE-Tropics</w:t>
      </w:r>
      <w:r w:rsidDel="00000000" w:rsidR="00000000" w:rsidRPr="00000000">
        <w:rPr>
          <w:rtl w:val="0"/>
        </w:rPr>
        <w:t xml:space="preserve"> is a 10-year, multi-institutional project funded by the U.S. Department of Energy (DOE). NGEE-Tropics primarily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highlight w:val="yellow"/>
          <w:rtl w:val="0"/>
        </w:rPr>
        <w:t xml:space="preserve">Section 6.4</w:t>
      </w:r>
      <w:r w:rsidDel="00000000" w:rsidR="00000000" w:rsidRPr="00000000">
        <w:rPr>
          <w:rtl w:val="0"/>
        </w:rPr>
        <w:t xml:space="preserve">).  </w:t>
      </w:r>
    </w:p>
    <w:p w:rsidR="00000000" w:rsidDel="00000000" w:rsidP="00000000" w:rsidRDefault="00000000" w:rsidRPr="00000000" w14:paraId="00000307">
      <w:pPr>
        <w:pStyle w:val="Heading3"/>
        <w:rPr/>
      </w:pPr>
      <w:bookmarkStart w:colFirst="0" w:colLast="0" w:name="_rt2hahfr5phm" w:id="34"/>
      <w:bookmarkEnd w:id="34"/>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308">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 PANGEA landscapes will prioritize locations where the following already exist or have strong potential to be established: </w:t>
      </w:r>
    </w:p>
    <w:p w:rsidR="00000000" w:rsidDel="00000000" w:rsidP="00000000" w:rsidRDefault="00000000" w:rsidRPr="00000000" w14:paraId="00000309">
      <w:pPr>
        <w:numPr>
          <w:ilvl w:val="0"/>
          <w:numId w:val="55"/>
        </w:numPr>
        <w:spacing w:after="120" w:before="120" w:lineRule="auto"/>
        <w:ind w:left="720" w:hanging="360"/>
      </w:pPr>
      <w:r w:rsidDel="00000000" w:rsidR="00000000" w:rsidRPr="00000000">
        <w:rPr>
          <w:rtl w:val="0"/>
        </w:rPr>
        <w:t xml:space="preserve">Existing eddy covariance flux tower data. </w:t>
      </w:r>
      <w:commentRangeStart w:id="627"/>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can be extended with chambers (not water and energy though, right, or wrong?) </w:t>
      </w:r>
      <w:commentRangeEnd w:id="627"/>
      <w:r w:rsidDel="00000000" w:rsidR="00000000" w:rsidRPr="00000000">
        <w:commentReference w:id="627"/>
      </w:r>
      <w:r w:rsidDel="00000000" w:rsidR="00000000" w:rsidRPr="00000000">
        <w:rPr>
          <w:rtl w:val="0"/>
        </w:rPr>
      </w:r>
    </w:p>
    <w:p w:rsidR="00000000" w:rsidDel="00000000" w:rsidP="00000000" w:rsidRDefault="00000000" w:rsidRPr="00000000" w14:paraId="0000030A">
      <w:pPr>
        <w:numPr>
          <w:ilvl w:val="0"/>
          <w:numId w:val="55"/>
        </w:numPr>
        <w:spacing w:after="120" w:before="120" w:lineRule="auto"/>
        <w:ind w:left="720" w:hanging="360"/>
      </w:pPr>
      <w:r w:rsidDel="00000000" w:rsidR="00000000" w:rsidRPr="00000000">
        <w:rPr>
          <w:rtl w:val="0"/>
        </w:rPr>
        <w:t xml:space="preserve">Long-term forest inventory plots, enabling re-censusing to support new measurements (e.g., canopy traits, bioacoustics, camera traps) that build on rich forest demographic rates information (mortality, growth and recruitment rates). </w:t>
      </w:r>
    </w:p>
    <w:p w:rsidR="00000000" w:rsidDel="00000000" w:rsidP="00000000" w:rsidRDefault="00000000" w:rsidRPr="00000000" w14:paraId="0000030B">
      <w:pPr>
        <w:numPr>
          <w:ilvl w:val="0"/>
          <w:numId w:val="55"/>
        </w:numPr>
        <w:spacing w:after="120" w:before="120" w:lineRule="auto"/>
        <w:ind w:left="720" w:hanging="360"/>
      </w:pPr>
      <w:r w:rsidDel="00000000" w:rsidR="00000000" w:rsidRPr="00000000">
        <w:rPr>
          <w:rtl w:val="0"/>
        </w:rPr>
        <w:t xml:space="preserve">Camera traps, bioacoustic sensors, weather station data, and eDNA data; </w:t>
      </w:r>
    </w:p>
    <w:p w:rsidR="00000000" w:rsidDel="00000000" w:rsidP="00000000" w:rsidRDefault="00000000" w:rsidRPr="00000000" w14:paraId="0000030C">
      <w:pPr>
        <w:numPr>
          <w:ilvl w:val="0"/>
          <w:numId w:val="55"/>
        </w:numPr>
        <w:spacing w:after="120" w:before="120" w:lineRule="auto"/>
        <w:ind w:left="720" w:hanging="360"/>
        <w:rPr/>
      </w:pPr>
      <w:r w:rsidDel="00000000" w:rsidR="00000000" w:rsidRPr="00000000">
        <w:rPr>
          <w:rtl w:val="0"/>
        </w:rPr>
        <w:t xml:space="preserve">Ground and/or drone-based phenology datasets; </w:t>
      </w:r>
    </w:p>
    <w:p w:rsidR="00000000" w:rsidDel="00000000" w:rsidP="00000000" w:rsidRDefault="00000000" w:rsidRPr="00000000" w14:paraId="0000030D">
      <w:pPr>
        <w:numPr>
          <w:ilvl w:val="0"/>
          <w:numId w:val="55"/>
        </w:numPr>
        <w:spacing w:after="120" w:before="120" w:lineRule="auto"/>
        <w:ind w:left="720" w:hanging="360"/>
        <w:rPr/>
      </w:pPr>
      <w:r w:rsidDel="00000000" w:rsidR="00000000" w:rsidRPr="00000000">
        <w:rPr>
          <w:rtl w:val="0"/>
        </w:rPr>
        <w:t xml:space="preserve">Partnerships with Indigenous and/or Local Communities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airborne campaign, One Forest Vision, </w:t>
      </w:r>
      <w:r w:rsidDel="00000000" w:rsidR="00000000" w:rsidRPr="00000000">
        <w:rPr>
          <w:highlight w:val="yellow"/>
          <w:rtl w:val="0"/>
        </w:rPr>
        <w:t xml:space="preserve">Alison Hoyt &amp; Rob Jacksons CH4 flux + peatland/wetland,</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Experimental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X 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tbl>
      <w:tblPr>
        <w:tblStyle w:val="Table4"/>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commentRangeStart w:id="628"/>
            <w:r w:rsidDel="00000000" w:rsidR="00000000" w:rsidRPr="00000000">
              <w:rPr>
                <w:b w:val="1"/>
                <w:rtl w:val="0"/>
              </w:rPr>
              <w:t xml:space="preserve">Table X:</w:t>
            </w:r>
            <w:commentRangeEnd w:id="628"/>
            <w:r w:rsidDel="00000000" w:rsidR="00000000" w:rsidRPr="00000000">
              <w:commentReference w:id="628"/>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1A">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1B">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1C">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25">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26">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rFonts w:ascii="Avenir" w:cs="Avenir" w:eastAsia="Avenir" w:hAnsi="Avenir"/>
                <w:sz w:val="20"/>
                <w:szCs w:val="20"/>
                <w:rtl w:val="0"/>
              </w:rPr>
              <w:t xml:space="preserve">Mai Ndombe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sz w:val="20"/>
                <w:szCs w:val="20"/>
              </w:rPr>
            </w:pPr>
            <w:commentRangeStart w:id="629"/>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4">
            <w:pPr>
              <w:widowControl w:val="0"/>
              <w:jc w:val="center"/>
              <w:rPr>
                <w:sz w:val="20"/>
                <w:szCs w:val="20"/>
              </w:rPr>
            </w:pPr>
            <w:commentRangeEnd w:id="629"/>
            <w:r w:rsidDel="00000000" w:rsidR="00000000" w:rsidRPr="00000000">
              <w:commentReference w:id="629"/>
            </w: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rFonts w:ascii="Avenir" w:cs="Avenir" w:eastAsia="Avenir" w:hAnsi="Avenir"/>
                <w:rtl w:val="0"/>
              </w:rPr>
              <w:t xml:space="preserve">Bia Tano</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A">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2">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A">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2">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8">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A">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0">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2">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A">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0">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2">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A">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2">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2">
            <w:pPr>
              <w:widowControl w:val="0"/>
              <w:rPr>
                <w:sz w:val="20"/>
                <w:szCs w:val="20"/>
              </w:rPr>
            </w:pPr>
            <w:r w:rsidDel="00000000" w:rsidR="00000000" w:rsidRPr="00000000">
              <w:rPr>
                <w:rFonts w:ascii="Avenir" w:cs="Avenir" w:eastAsia="Avenir" w:hAnsi="Avenir"/>
                <w:sz w:val="20"/>
                <w:szCs w:val="20"/>
                <w:rtl w:val="0"/>
              </w:rPr>
              <w:t xml:space="preserve">Guancaste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A">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42">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A">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B">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2">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A">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2">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A">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2">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A">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2">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8">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A">
            <w:pPr>
              <w:widowControl w:val="0"/>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tl w:val="0"/>
              </w:rPr>
            </w:r>
          </w:p>
        </w:tc>
      </w:tr>
    </w:tbl>
    <w:p w:rsidR="00000000" w:rsidDel="00000000" w:rsidP="00000000" w:rsidRDefault="00000000" w:rsidRPr="00000000" w14:paraId="000004A1">
      <w:pPr>
        <w:pStyle w:val="Heading3"/>
        <w:rPr/>
      </w:pPr>
      <w:bookmarkStart w:colFirst="0" w:colLast="0" w:name="_f11ajoxckysx" w:id="35"/>
      <w:bookmarkEnd w:id="35"/>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A2">
      <w:pPr>
        <w:pStyle w:val="Heading4"/>
        <w:rPr/>
      </w:pPr>
      <w:bookmarkStart w:colFirst="0" w:colLast="0" w:name="_6l7aghp2o9mp" w:id="36"/>
      <w:bookmarkEnd w:id="36"/>
      <w:r w:rsidDel="00000000" w:rsidR="00000000" w:rsidRPr="00000000">
        <w:rPr>
          <w:rtl w:val="0"/>
        </w:rPr>
        <w:t xml:space="preserve">6.4.1 Modelin</w:t>
      </w:r>
      <w:commentRangeStart w:id="630"/>
      <w:r w:rsidDel="00000000" w:rsidR="00000000" w:rsidRPr="00000000">
        <w:rPr>
          <w:rtl w:val="0"/>
        </w:rPr>
        <w:t xml:space="preserve">g</w:t>
      </w:r>
      <w:commentRangeEnd w:id="630"/>
      <w:r w:rsidDel="00000000" w:rsidR="00000000" w:rsidRPr="00000000">
        <w:commentReference w:id="630"/>
      </w:r>
      <w:r w:rsidDel="00000000" w:rsidR="00000000" w:rsidRPr="00000000">
        <w:rPr>
          <w:rtl w:val="0"/>
        </w:rPr>
        <w:t xml:space="preserve"> and Data Integration Approach </w:t>
      </w:r>
    </w:p>
    <w:p w:rsidR="00000000" w:rsidDel="00000000" w:rsidP="00000000" w:rsidRDefault="00000000" w:rsidRPr="00000000" w14:paraId="000004A3">
      <w:pPr>
        <w:rPr>
          <w:b w:val="1"/>
          <w:color w:val="ff0000"/>
        </w:rPr>
      </w:pPr>
      <w:commentRangeStart w:id="631"/>
      <w:r w:rsidDel="00000000" w:rsidR="00000000" w:rsidRPr="00000000">
        <w:rPr>
          <w:b w:val="1"/>
          <w:color w:val="ff0000"/>
          <w:rtl w:val="0"/>
        </w:rPr>
        <w:t xml:space="preserve">Notes from writing workshop:</w:t>
      </w:r>
      <w:commentRangeEnd w:id="631"/>
      <w:r w:rsidDel="00000000" w:rsidR="00000000" w:rsidRPr="00000000">
        <w:commentReference w:id="631"/>
      </w:r>
      <w:r w:rsidDel="00000000" w:rsidR="00000000" w:rsidRPr="00000000">
        <w:rPr>
          <w:rtl w:val="0"/>
        </w:rPr>
      </w:r>
    </w:p>
    <w:p w:rsidR="00000000" w:rsidDel="00000000" w:rsidP="00000000" w:rsidRDefault="00000000" w:rsidRPr="00000000" w14:paraId="000004A4">
      <w:pPr>
        <w:numPr>
          <w:ilvl w:val="0"/>
          <w:numId w:val="1"/>
        </w:numPr>
        <w:ind w:left="720" w:hanging="360"/>
      </w:pPr>
      <w:r w:rsidDel="00000000" w:rsidR="00000000" w:rsidRPr="00000000">
        <w:rPr>
          <w:color w:val="ff0000"/>
          <w:rtl w:val="0"/>
        </w:rPr>
        <w:t xml:space="preserve">Carlos Silva (and Laura Duncanson?) </w:t>
      </w:r>
      <w:hyperlink r:id="rId153">
        <w:r w:rsidDel="00000000" w:rsidR="00000000" w:rsidRPr="00000000">
          <w:rPr>
            <w:color w:val="1155cc"/>
            <w:u w:val="single"/>
            <w:rtl w:val="0"/>
          </w:rPr>
          <w:t xml:space="preserve">has CMS funded project</w:t>
        </w:r>
      </w:hyperlink>
      <w:hyperlink r:id="rId154">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4A5">
      <w:pPr>
        <w:numPr>
          <w:ilvl w:val="1"/>
          <w:numId w:val="1"/>
        </w:numPr>
        <w:ind w:left="144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4A6">
      <w:pPr>
        <w:numPr>
          <w:ilvl w:val="1"/>
          <w:numId w:val="1"/>
        </w:numPr>
        <w:ind w:left="144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4A7">
      <w:pPr>
        <w:numPr>
          <w:ilvl w:val="1"/>
          <w:numId w:val="1"/>
        </w:numPr>
        <w:ind w:left="1440" w:hanging="360"/>
        <w:rPr>
          <w:color w:val="ff0000"/>
        </w:rPr>
      </w:pPr>
      <w:r w:rsidDel="00000000" w:rsidR="00000000" w:rsidRPr="00000000">
        <w:rPr>
          <w:color w:val="ff0000"/>
          <w:rtl w:val="0"/>
        </w:rPr>
        <w:t xml:space="preserve">Carlos in Brazil - August and September, but otherwise can help with figures and text</w:t>
      </w:r>
    </w:p>
    <w:p w:rsidR="00000000" w:rsidDel="00000000" w:rsidP="00000000" w:rsidRDefault="00000000" w:rsidRPr="00000000" w14:paraId="000004A8">
      <w:pPr>
        <w:rPr>
          <w:color w:val="ff0000"/>
        </w:rPr>
      </w:pPr>
      <w:r w:rsidDel="00000000" w:rsidR="00000000" w:rsidRPr="00000000">
        <w:rPr>
          <w:b w:val="1"/>
          <w:color w:val="ff0000"/>
          <w:rtl w:val="0"/>
        </w:rPr>
        <w:t xml:space="preserve">Notes for the Modeling folks from SES</w:t>
      </w:r>
      <w:r w:rsidDel="00000000" w:rsidR="00000000" w:rsidRPr="00000000">
        <w:rPr>
          <w:rtl w:val="0"/>
        </w:rPr>
      </w:r>
    </w:p>
    <w:p w:rsidR="00000000" w:rsidDel="00000000" w:rsidP="00000000" w:rsidRDefault="00000000" w:rsidRPr="00000000" w14:paraId="000004A9">
      <w:pPr>
        <w:numPr>
          <w:ilvl w:val="0"/>
          <w:numId w:val="40"/>
        </w:numPr>
        <w:ind w:left="720" w:hanging="360"/>
      </w:pPr>
      <w:r w:rsidDel="00000000" w:rsidR="00000000" w:rsidRPr="00000000">
        <w:rPr>
          <w:color w:val="ff0000"/>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55">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4AA">
      <w:pPr>
        <w:numPr>
          <w:ilvl w:val="0"/>
          <w:numId w:val="40"/>
        </w:numPr>
        <w:ind w:left="720" w:hanging="360"/>
        <w:rPr>
          <w:color w:val="ff0000"/>
        </w:rPr>
      </w:pPr>
      <w:r w:rsidDel="00000000" w:rsidR="00000000" w:rsidRPr="00000000">
        <w:rPr>
          <w:color w:val="ff0000"/>
          <w:rtl w:val="0"/>
        </w:rPr>
        <w:t xml:space="preserve">Examples for agent-based models that include social and ecological components in the tropics:</w:t>
      </w:r>
    </w:p>
    <w:p w:rsidR="00000000" w:rsidDel="00000000" w:rsidP="00000000" w:rsidRDefault="00000000" w:rsidRPr="00000000" w14:paraId="000004AB">
      <w:pPr>
        <w:numPr>
          <w:ilvl w:val="1"/>
          <w:numId w:val="40"/>
        </w:numPr>
        <w:ind w:left="1440" w:hanging="360"/>
        <w:rPr>
          <w:color w:val="ff0000"/>
        </w:rPr>
      </w:pPr>
      <w:r w:rsidDel="00000000" w:rsidR="00000000" w:rsidRPr="00000000">
        <w:rPr>
          <w:color w:val="ff0000"/>
          <w:rtl w:val="0"/>
        </w:rPr>
        <w:t xml:space="preserve">von Essen and Lambin, 2023, Agent-Based Simulation of Land Use Governance (ABSOLUG) in Tropical Commodity Frontiers</w:t>
      </w:r>
    </w:p>
    <w:p w:rsidR="00000000" w:rsidDel="00000000" w:rsidP="00000000" w:rsidRDefault="00000000" w:rsidRPr="00000000" w14:paraId="000004AC">
      <w:pPr>
        <w:numPr>
          <w:ilvl w:val="1"/>
          <w:numId w:val="40"/>
        </w:numPr>
        <w:ind w:left="1440" w:hanging="360"/>
        <w:rPr>
          <w:color w:val="ff0000"/>
        </w:rPr>
      </w:pPr>
      <w:r w:rsidDel="00000000" w:rsidR="00000000" w:rsidRPr="00000000">
        <w:rPr>
          <w:color w:val="ff0000"/>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4AD">
      <w:pPr>
        <w:numPr>
          <w:ilvl w:val="1"/>
          <w:numId w:val="40"/>
        </w:numPr>
        <w:ind w:left="1440" w:hanging="360"/>
        <w:rPr>
          <w:color w:val="ff0000"/>
        </w:rPr>
      </w:pPr>
      <w:r w:rsidDel="00000000" w:rsidR="00000000" w:rsidRPr="00000000">
        <w:rPr>
          <w:color w:val="ff0000"/>
          <w:rtl w:val="0"/>
        </w:rPr>
        <w:t xml:space="preserve">Iwamura et al, 2016 - Socio-environmental sustainability of indigenous lands: Simulating coupled human-natural systems in the Amazon</w:t>
      </w:r>
    </w:p>
    <w:p w:rsidR="00000000" w:rsidDel="00000000" w:rsidP="00000000" w:rsidRDefault="00000000" w:rsidRPr="00000000" w14:paraId="000004AE">
      <w:pPr>
        <w:numPr>
          <w:ilvl w:val="1"/>
          <w:numId w:val="40"/>
        </w:numPr>
        <w:ind w:left="1440" w:hanging="360"/>
      </w:pPr>
      <w:r w:rsidDel="00000000" w:rsidR="00000000" w:rsidRPr="00000000">
        <w:rPr>
          <w:color w:val="ff0000"/>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color w:val="ff0000"/>
          <w:rtl w:val="0"/>
        </w:rPr>
        <w:t xml:space="preserve">Ecological Economics</w:t>
      </w:r>
      <w:r w:rsidDel="00000000" w:rsidR="00000000" w:rsidRPr="00000000">
        <w:rPr>
          <w:color w:val="ff0000"/>
          <w:rtl w:val="0"/>
        </w:rPr>
        <w:t xml:space="preserve">, </w:t>
      </w:r>
      <w:r w:rsidDel="00000000" w:rsidR="00000000" w:rsidRPr="00000000">
        <w:rPr>
          <w:i w:val="1"/>
          <w:color w:val="ff0000"/>
          <w:rtl w:val="0"/>
        </w:rPr>
        <w:t xml:space="preserve">135</w:t>
      </w:r>
      <w:r w:rsidDel="00000000" w:rsidR="00000000" w:rsidRPr="00000000">
        <w:rPr>
          <w:color w:val="ff0000"/>
          <w:rtl w:val="0"/>
        </w:rPr>
        <w:t xml:space="preserve">, 76–90.</w:t>
      </w:r>
      <w:hyperlink r:id="rId156">
        <w:r w:rsidDel="00000000" w:rsidR="00000000" w:rsidRPr="00000000">
          <w:rPr>
            <w:color w:val="ff0000"/>
            <w:rtl w:val="0"/>
          </w:rPr>
          <w:t xml:space="preserve"> </w:t>
        </w:r>
      </w:hyperlink>
      <w:hyperlink r:id="rId157">
        <w:r w:rsidDel="00000000" w:rsidR="00000000" w:rsidRPr="00000000">
          <w:rPr>
            <w:color w:val="1155cc"/>
            <w:u w:val="single"/>
            <w:rtl w:val="0"/>
          </w:rPr>
          <w:t xml:space="preserve">[doi:10.1016/j.ecolecon.2016.12.033]</w:t>
        </w:r>
      </w:hyperlink>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Modeling and data syntheses will be fundamental components of the PANGEA throughout the entire duration of the experiment. The goals are: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632"/>
      <w:r w:rsidDel="00000000" w:rsidR="00000000" w:rsidRPr="00000000">
        <w:rPr>
          <w:rtl w:val="0"/>
        </w:rPr>
        <w:t xml:space="preserve">.</w:t>
      </w:r>
      <w:commentRangeEnd w:id="632"/>
      <w:r w:rsidDel="00000000" w:rsidR="00000000" w:rsidRPr="00000000">
        <w:commentReference w:id="632"/>
      </w: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spacing w:after="240" w:lineRule="auto"/>
        <w:rPr/>
      </w:pPr>
      <w:r w:rsidDel="00000000" w:rsidR="00000000" w:rsidRPr="00000000">
        <w:rPr>
          <w:rtl w:val="0"/>
        </w:rPr>
        <w:t xml:space="preserve">Projecting the future trajectory of tropical ecosystems presents a significant challenge to </w:t>
      </w:r>
      <w:commentRangeStart w:id="633"/>
      <w:r w:rsidDel="00000000" w:rsidR="00000000" w:rsidRPr="00000000">
        <w:rPr>
          <w:rtl w:val="0"/>
        </w:rPr>
        <w:t xml:space="preserve">Earth system models (ESMs)</w:t>
      </w:r>
      <w:commentRangeEnd w:id="633"/>
      <w:r w:rsidDel="00000000" w:rsidR="00000000" w:rsidRPr="00000000">
        <w:commentReference w:id="633"/>
      </w:r>
      <w:r w:rsidDel="00000000" w:rsidR="00000000" w:rsidRPr="00000000">
        <w:rPr>
          <w:rtl w:val="0"/>
        </w:rPr>
        <w:t xml:space="preserve">, as these models must accurately represent complex physical, biogeochemical, and ecosystem dynamics. Model intercomparison projects such as CMIPs (</w:t>
      </w:r>
      <w:commentRangeStart w:id="634"/>
      <w:r w:rsidDel="00000000" w:rsidR="00000000" w:rsidRPr="00000000">
        <w:rPr>
          <w:rtl w:val="0"/>
        </w:rPr>
        <w:t xml:space="preserve">Taylor et al. 2012</w:t>
      </w:r>
      <w:commentRangeEnd w:id="634"/>
      <w:r w:rsidDel="00000000" w:rsidR="00000000" w:rsidRPr="00000000">
        <w:commentReference w:id="634"/>
      </w:r>
      <w:r w:rsidDel="00000000" w:rsidR="00000000" w:rsidRPr="00000000">
        <w:rPr>
          <w:rtl w:val="0"/>
        </w:rPr>
        <w:t xml:space="preserve">; </w:t>
      </w:r>
      <w:commentRangeStart w:id="635"/>
      <w:r w:rsidDel="00000000" w:rsidR="00000000" w:rsidRPr="00000000">
        <w:rPr>
          <w:rtl w:val="0"/>
        </w:rPr>
        <w:t xml:space="preserve">Eyring et al. 2016</w:t>
      </w:r>
      <w:commentRangeEnd w:id="635"/>
      <w:r w:rsidDel="00000000" w:rsidR="00000000" w:rsidRPr="00000000">
        <w:commentReference w:id="635"/>
      </w:r>
      <w:r w:rsidDel="00000000" w:rsidR="00000000" w:rsidRPr="00000000">
        <w:rPr>
          <w:rtl w:val="0"/>
        </w:rPr>
        <w:t xml:space="preserve">) and TRENDY (</w:t>
      </w:r>
      <w:commentRangeStart w:id="636"/>
      <w:r w:rsidDel="00000000" w:rsidR="00000000" w:rsidRPr="00000000">
        <w:rPr>
          <w:rtl w:val="0"/>
        </w:rPr>
        <w:t xml:space="preserve">Friedlingstein et al. 2023</w:t>
      </w:r>
      <w:commentRangeEnd w:id="636"/>
      <w:r w:rsidDel="00000000" w:rsidR="00000000" w:rsidRPr="00000000">
        <w:commentReference w:id="636"/>
      </w:r>
      <w:r w:rsidDel="00000000" w:rsidR="00000000" w:rsidRPr="00000000">
        <w:rPr>
          <w:rtl w:val="0"/>
        </w:rPr>
        <w:t xml:space="preserve">; </w:t>
      </w:r>
      <w:commentRangeStart w:id="637"/>
      <w:r w:rsidDel="00000000" w:rsidR="00000000" w:rsidRPr="00000000">
        <w:rPr>
          <w:rtl w:val="0"/>
        </w:rPr>
        <w:t xml:space="preserve">Sitch et al. 2024</w:t>
      </w:r>
      <w:commentRangeEnd w:id="637"/>
      <w:r w:rsidDel="00000000" w:rsidR="00000000" w:rsidRPr="00000000">
        <w:commentReference w:id="637"/>
      </w:r>
      <w:r w:rsidDel="00000000" w:rsidR="00000000" w:rsidRPr="00000000">
        <w:rPr>
          <w:rtl w:val="0"/>
        </w:rPr>
        <w:t xml:space="preserve">) are crucial for tracking the development of process-based models and identifying areas that need to be improved (</w:t>
      </w:r>
      <w:commentRangeStart w:id="638"/>
      <w:r w:rsidDel="00000000" w:rsidR="00000000" w:rsidRPr="00000000">
        <w:rPr>
          <w:rtl w:val="0"/>
        </w:rPr>
        <w:t xml:space="preserve">Arora et al., 2020</w:t>
      </w:r>
      <w:commentRangeEnd w:id="638"/>
      <w:r w:rsidDel="00000000" w:rsidR="00000000" w:rsidRPr="00000000">
        <w:commentReference w:id="638"/>
      </w:r>
      <w:r w:rsidDel="00000000" w:rsidR="00000000" w:rsidRPr="00000000">
        <w:rPr>
          <w:rtl w:val="0"/>
        </w:rPr>
        <w:t xml:space="preserve">). While the benchmarking and validation of ESMs have become more common in recent years (</w:t>
      </w:r>
      <w:commentRangeStart w:id="639"/>
      <w:r w:rsidDel="00000000" w:rsidR="00000000" w:rsidRPr="00000000">
        <w:rPr>
          <w:rtl w:val="0"/>
        </w:rPr>
        <w:t xml:space="preserve">Fisher et al. 2018</w:t>
      </w:r>
      <w:commentRangeEnd w:id="639"/>
      <w:r w:rsidDel="00000000" w:rsidR="00000000" w:rsidRPr="00000000">
        <w:commentReference w:id="639"/>
      </w:r>
      <w:r w:rsidDel="00000000" w:rsidR="00000000" w:rsidRPr="00000000">
        <w:rPr>
          <w:rtl w:val="0"/>
        </w:rPr>
        <w:t xml:space="preserve">), it is still rare to systematically evaluate the performance of carbon cycle models after they have been updated (</w:t>
      </w:r>
      <w:commentRangeStart w:id="640"/>
      <w:r w:rsidDel="00000000" w:rsidR="00000000" w:rsidRPr="00000000">
        <w:rPr>
          <w:rtl w:val="0"/>
        </w:rPr>
        <w:t xml:space="preserve">Fer et al. 2021</w:t>
      </w:r>
      <w:commentRangeEnd w:id="640"/>
      <w:r w:rsidDel="00000000" w:rsidR="00000000" w:rsidRPr="00000000">
        <w:commentReference w:id="640"/>
      </w:r>
      <w:r w:rsidDel="00000000" w:rsidR="00000000" w:rsidRPr="00000000">
        <w:rPr>
          <w:rtl w:val="0"/>
        </w:rPr>
        <w:t xml:space="preserve">). However, such comparisons with observational datasets are essential for testing hypotheses and evaluating predictive accuracy (</w:t>
      </w:r>
      <w:commentRangeStart w:id="641"/>
      <w:r w:rsidDel="00000000" w:rsidR="00000000" w:rsidRPr="00000000">
        <w:rPr>
          <w:rtl w:val="0"/>
        </w:rPr>
        <w:t xml:space="preserve">Fisher et al. 2018</w:t>
      </w:r>
      <w:commentRangeEnd w:id="641"/>
      <w:r w:rsidDel="00000000" w:rsidR="00000000" w:rsidRPr="00000000">
        <w:commentReference w:id="641"/>
      </w:r>
      <w:r w:rsidDel="00000000" w:rsidR="00000000" w:rsidRPr="00000000">
        <w:rPr>
          <w:rtl w:val="0"/>
        </w:rPr>
        <w:t xml:space="preserve">). The International Land Model Benchmarking (ILAMB) project (</w:t>
      </w:r>
      <w:commentRangeStart w:id="642"/>
      <w:r w:rsidDel="00000000" w:rsidR="00000000" w:rsidRPr="00000000">
        <w:rPr>
          <w:rtl w:val="0"/>
        </w:rPr>
        <w:t xml:space="preserve">Hoffman et al. 2017</w:t>
      </w:r>
      <w:commentRangeEnd w:id="642"/>
      <w:r w:rsidDel="00000000" w:rsidR="00000000" w:rsidRPr="00000000">
        <w:commentReference w:id="642"/>
      </w:r>
      <w:r w:rsidDel="00000000" w:rsidR="00000000" w:rsidRPr="00000000">
        <w:rPr>
          <w:rtl w:val="0"/>
        </w:rPr>
        <w:t xml:space="preserve">; </w:t>
      </w:r>
      <w:commentRangeStart w:id="643"/>
      <w:r w:rsidDel="00000000" w:rsidR="00000000" w:rsidRPr="00000000">
        <w:rPr>
          <w:rtl w:val="0"/>
        </w:rPr>
        <w:t xml:space="preserve">Collier et al. 2018</w:t>
      </w:r>
      <w:commentRangeEnd w:id="643"/>
      <w:r w:rsidDel="00000000" w:rsidR="00000000" w:rsidRPr="00000000">
        <w:commentReference w:id="643"/>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644"/>
      <w:r w:rsidDel="00000000" w:rsidR="00000000" w:rsidRPr="00000000">
        <w:rPr>
          <w:rtl w:val="0"/>
        </w:rPr>
        <w:t xml:space="preserve">Braghiere et al., 2023</w:t>
      </w:r>
      <w:commentRangeEnd w:id="644"/>
      <w:r w:rsidDel="00000000" w:rsidR="00000000" w:rsidRPr="00000000">
        <w:commentReference w:id="644"/>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B3">
      <w:pPr>
        <w:ind w:left="0" w:firstLine="0"/>
        <w:rPr>
          <w:rFonts w:ascii="Times New Roman" w:cs="Times New Roman" w:eastAsia="Times New Roman" w:hAnsi="Times New Roman"/>
          <w:sz w:val="21"/>
          <w:szCs w:val="21"/>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645"/>
      <w:r w:rsidDel="00000000" w:rsidR="00000000" w:rsidRPr="00000000">
        <w:rPr>
          <w:rtl w:val="0"/>
        </w:rPr>
        <w:t xml:space="preserve">Fisher et al. 2018</w:t>
      </w:r>
      <w:commentRangeEnd w:id="645"/>
      <w:r w:rsidDel="00000000" w:rsidR="00000000" w:rsidRPr="00000000">
        <w:commentReference w:id="645"/>
      </w:r>
      <w:r w:rsidDel="00000000" w:rsidR="00000000" w:rsidRPr="00000000">
        <w:rPr>
          <w:rtl w:val="0"/>
        </w:rPr>
        <w:t xml:space="preserve">; </w:t>
      </w:r>
      <w:commentRangeStart w:id="646"/>
      <w:r w:rsidDel="00000000" w:rsidR="00000000" w:rsidRPr="00000000">
        <w:rPr>
          <w:rtl w:val="0"/>
        </w:rPr>
        <w:t xml:space="preserve">Fisher and Koven 2020</w:t>
      </w:r>
      <w:commentRangeEnd w:id="646"/>
      <w:r w:rsidDel="00000000" w:rsidR="00000000" w:rsidRPr="00000000">
        <w:commentReference w:id="646"/>
      </w:r>
      <w:r w:rsidDel="00000000" w:rsidR="00000000" w:rsidRPr="00000000">
        <w:rPr>
          <w:rtl w:val="0"/>
        </w:rPr>
        <w:t xml:space="preserve">, </w:t>
      </w:r>
      <w:commentRangeStart w:id="647"/>
      <w:r w:rsidDel="00000000" w:rsidR="00000000" w:rsidRPr="00000000">
        <w:rPr>
          <w:rtl w:val="0"/>
        </w:rPr>
        <w:t xml:space="preserve">Negron-Juarez et al. 2020</w:t>
      </w:r>
      <w:commentRangeEnd w:id="647"/>
      <w:r w:rsidDel="00000000" w:rsidR="00000000" w:rsidRPr="00000000">
        <w:commentReference w:id="647"/>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648"/>
      <w:r w:rsidDel="00000000" w:rsidR="00000000" w:rsidRPr="00000000">
        <w:rPr>
          <w:rtl w:val="0"/>
        </w:rPr>
        <w:t xml:space="preserve">Bonan et al. 2024</w:t>
      </w:r>
      <w:commentRangeEnd w:id="648"/>
      <w:r w:rsidDel="00000000" w:rsidR="00000000" w:rsidRPr="00000000">
        <w:commentReference w:id="648"/>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649"/>
      <w:r w:rsidDel="00000000" w:rsidR="00000000" w:rsidRPr="00000000">
        <w:rPr>
          <w:rtl w:val="0"/>
        </w:rPr>
        <w:t xml:space="preserve">Antonarakis et al. 2014</w:t>
      </w:r>
      <w:commentRangeEnd w:id="649"/>
      <w:r w:rsidDel="00000000" w:rsidR="00000000" w:rsidRPr="00000000">
        <w:commentReference w:id="649"/>
      </w:r>
      <w:r w:rsidDel="00000000" w:rsidR="00000000" w:rsidRPr="00000000">
        <w:rPr>
          <w:rtl w:val="0"/>
        </w:rPr>
        <w:t xml:space="preserve">; </w:t>
      </w:r>
      <w:commentRangeStart w:id="650"/>
      <w:r w:rsidDel="00000000" w:rsidR="00000000" w:rsidRPr="00000000">
        <w:rPr>
          <w:rtl w:val="0"/>
        </w:rPr>
        <w:t xml:space="preserve">Longo et al. 2020</w:t>
      </w:r>
      <w:commentRangeEnd w:id="650"/>
      <w:r w:rsidDel="00000000" w:rsidR="00000000" w:rsidRPr="00000000">
        <w:commentReference w:id="650"/>
      </w:r>
      <w:r w:rsidDel="00000000" w:rsidR="00000000" w:rsidRPr="00000000">
        <w:rPr>
          <w:rtl w:val="0"/>
        </w:rPr>
        <w:t xml:space="preserve">; </w:t>
      </w:r>
      <w:commentRangeStart w:id="651"/>
      <w:r w:rsidDel="00000000" w:rsidR="00000000" w:rsidRPr="00000000">
        <w:rPr>
          <w:rtl w:val="0"/>
        </w:rPr>
        <w:t xml:space="preserve">Schneider et al. 2023</w:t>
      </w:r>
      <w:commentRangeEnd w:id="651"/>
      <w:r w:rsidDel="00000000" w:rsidR="00000000" w:rsidRPr="00000000">
        <w:commentReference w:id="651"/>
      </w:r>
      <w:r w:rsidDel="00000000" w:rsidR="00000000" w:rsidRPr="00000000">
        <w:rPr>
          <w:rtl w:val="0"/>
        </w:rPr>
        <w:t xml:space="preserve">), ED (</w:t>
      </w:r>
      <w:commentRangeStart w:id="652"/>
      <w:r w:rsidDel="00000000" w:rsidR="00000000" w:rsidRPr="00000000">
        <w:rPr>
          <w:rtl w:val="0"/>
        </w:rPr>
        <w:t xml:space="preserve">Hurtt et al. 2004</w:t>
      </w:r>
      <w:commentRangeEnd w:id="652"/>
      <w:r w:rsidDel="00000000" w:rsidR="00000000" w:rsidRPr="00000000">
        <w:commentReference w:id="652"/>
      </w:r>
      <w:r w:rsidDel="00000000" w:rsidR="00000000" w:rsidRPr="00000000">
        <w:rPr>
          <w:rtl w:val="0"/>
        </w:rPr>
        <w:t xml:space="preserve">; </w:t>
      </w:r>
      <w:commentRangeStart w:id="653"/>
      <w:r w:rsidDel="00000000" w:rsidR="00000000" w:rsidRPr="00000000">
        <w:rPr>
          <w:rtl w:val="0"/>
        </w:rPr>
        <w:t xml:space="preserve">Ma et al. 2023</w:t>
      </w:r>
      <w:commentRangeEnd w:id="653"/>
      <w:r w:rsidDel="00000000" w:rsidR="00000000" w:rsidRPr="00000000">
        <w:commentReference w:id="653"/>
      </w:r>
      <w:r w:rsidDel="00000000" w:rsidR="00000000" w:rsidRPr="00000000">
        <w:rPr>
          <w:rtl w:val="0"/>
        </w:rPr>
        <w:t xml:space="preserve">) and FATES (</w:t>
      </w:r>
      <w:commentRangeStart w:id="654"/>
      <w:r w:rsidDel="00000000" w:rsidR="00000000" w:rsidRPr="00000000">
        <w:rPr>
          <w:rtl w:val="0"/>
        </w:rPr>
        <w:t xml:space="preserve">Negrón-Juárez et al. 2020</w:t>
      </w:r>
      <w:commentRangeEnd w:id="654"/>
      <w:r w:rsidDel="00000000" w:rsidR="00000000" w:rsidRPr="00000000">
        <w:commentReference w:id="654"/>
      </w:r>
      <w:r w:rsidDel="00000000" w:rsidR="00000000" w:rsidRPr="00000000">
        <w:rPr>
          <w:rtl w:val="0"/>
        </w:rPr>
        <w:t xml:space="preserve">), (2) data-driven hybrid models that solve processes with a strong data assimilation approach such as CARDAMOM (</w:t>
      </w:r>
      <w:commentRangeStart w:id="655"/>
      <w:r w:rsidDel="00000000" w:rsidR="00000000" w:rsidRPr="00000000">
        <w:rPr>
          <w:rtl w:val="0"/>
        </w:rPr>
        <w:t xml:space="preserve">Bloom et al. 2016</w:t>
      </w:r>
      <w:commentRangeEnd w:id="655"/>
      <w:r w:rsidDel="00000000" w:rsidR="00000000" w:rsidRPr="00000000">
        <w:commentReference w:id="655"/>
      </w:r>
      <w:r w:rsidDel="00000000" w:rsidR="00000000" w:rsidRPr="00000000">
        <w:rPr>
          <w:rtl w:val="0"/>
        </w:rPr>
        <w:t xml:space="preserve">, </w:t>
      </w:r>
      <w:commentRangeStart w:id="656"/>
      <w:r w:rsidDel="00000000" w:rsidR="00000000" w:rsidRPr="00000000">
        <w:rPr>
          <w:rtl w:val="0"/>
        </w:rPr>
        <w:t xml:space="preserve">2020</w:t>
      </w:r>
      <w:commentRangeEnd w:id="656"/>
      <w:r w:rsidDel="00000000" w:rsidR="00000000" w:rsidRPr="00000000">
        <w:commentReference w:id="656"/>
      </w:r>
      <w:r w:rsidDel="00000000" w:rsidR="00000000" w:rsidRPr="00000000">
        <w:rPr>
          <w:rtl w:val="0"/>
        </w:rPr>
        <w:t xml:space="preserve">) and CliMA (</w:t>
      </w:r>
      <w:commentRangeStart w:id="657"/>
      <w:r w:rsidDel="00000000" w:rsidR="00000000" w:rsidRPr="00000000">
        <w:rPr>
          <w:rtl w:val="0"/>
        </w:rPr>
        <w:t xml:space="preserve">Braghiere et al. 2023</w:t>
      </w:r>
      <w:commentRangeEnd w:id="657"/>
      <w:r w:rsidDel="00000000" w:rsidR="00000000" w:rsidRPr="00000000">
        <w:commentReference w:id="657"/>
      </w:r>
      <w:r w:rsidDel="00000000" w:rsidR="00000000" w:rsidRPr="00000000">
        <w:rPr>
          <w:rtl w:val="0"/>
        </w:rPr>
        <w:t xml:space="preserve">; </w:t>
      </w:r>
      <w:commentRangeStart w:id="658"/>
      <w:r w:rsidDel="00000000" w:rsidR="00000000" w:rsidRPr="00000000">
        <w:rPr>
          <w:rtl w:val="0"/>
        </w:rPr>
        <w:t xml:space="preserve">Wang et al. 2023</w:t>
      </w:r>
      <w:commentRangeEnd w:id="658"/>
      <w:r w:rsidDel="00000000" w:rsidR="00000000" w:rsidRPr="00000000">
        <w:commentReference w:id="658"/>
      </w:r>
      <w:r w:rsidDel="00000000" w:rsidR="00000000" w:rsidRPr="00000000">
        <w:rPr>
          <w:rtl w:val="0"/>
        </w:rPr>
        <w:t xml:space="preserve">), (3) top-down inverse modeling approaches that link column measurements with fluxes through atmospheric transport models such as CarbonTracker (</w:t>
      </w:r>
      <w:commentRangeStart w:id="659"/>
      <w:r w:rsidDel="00000000" w:rsidR="00000000" w:rsidRPr="00000000">
        <w:rPr>
          <w:rtl w:val="0"/>
        </w:rPr>
        <w:t xml:space="preserve">Peters et al. 2007</w:t>
      </w:r>
      <w:commentRangeEnd w:id="659"/>
      <w:r w:rsidDel="00000000" w:rsidR="00000000" w:rsidRPr="00000000">
        <w:commentReference w:id="659"/>
      </w:r>
      <w:r w:rsidDel="00000000" w:rsidR="00000000" w:rsidRPr="00000000">
        <w:rPr>
          <w:rtl w:val="0"/>
        </w:rPr>
        <w:t xml:space="preserve">) and CMS-Flux (</w:t>
      </w:r>
      <w:commentRangeStart w:id="660"/>
      <w:r w:rsidDel="00000000" w:rsidR="00000000" w:rsidRPr="00000000">
        <w:rPr>
          <w:rtl w:val="0"/>
        </w:rPr>
        <w:t xml:space="preserve">Liu et al. 2020</w:t>
      </w:r>
      <w:commentRangeEnd w:id="660"/>
      <w:r w:rsidDel="00000000" w:rsidR="00000000" w:rsidRPr="00000000">
        <w:commentReference w:id="660"/>
      </w:r>
      <w:r w:rsidDel="00000000" w:rsidR="00000000" w:rsidRPr="00000000">
        <w:rPr>
          <w:rtl w:val="0"/>
        </w:rPr>
        <w:t xml:space="preserve">), and (4) models that are based on Artificial Intelligence and machine learning (Schneider et al., 2017; Reichstein et al., 2019; </w:t>
      </w:r>
      <w:commentRangeStart w:id="661"/>
      <w:commentRangeStart w:id="662"/>
      <w:commentRangeStart w:id="663"/>
      <w:r w:rsidDel="00000000" w:rsidR="00000000" w:rsidRPr="00000000">
        <w:rPr>
          <w:rtl w:val="0"/>
        </w:rPr>
        <w:t xml:space="preserve">Eyring et al. 2024</w:t>
      </w:r>
      <w:commentRangeEnd w:id="661"/>
      <w:r w:rsidDel="00000000" w:rsidR="00000000" w:rsidRPr="00000000">
        <w:commentReference w:id="661"/>
      </w:r>
      <w:commentRangeEnd w:id="662"/>
      <w:r w:rsidDel="00000000" w:rsidR="00000000" w:rsidRPr="00000000">
        <w:commentReference w:id="662"/>
      </w:r>
      <w:commentRangeEnd w:id="663"/>
      <w:r w:rsidDel="00000000" w:rsidR="00000000" w:rsidRPr="00000000">
        <w:commentReference w:id="663"/>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 </w:t>
      </w:r>
      <w:r w:rsidDel="00000000" w:rsidR="00000000" w:rsidRPr="00000000">
        <w:rPr>
          <w:rtl w:val="0"/>
        </w:rPr>
      </w:r>
    </w:p>
    <w:p w:rsidR="00000000" w:rsidDel="00000000" w:rsidP="00000000" w:rsidRDefault="00000000" w:rsidRPr="00000000" w14:paraId="000004B4">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5"/>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B5">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4BC">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6"/>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4B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4BE">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4C1">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4C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4C4">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4C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4C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4C7">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4C8">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4C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4CA">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4CB">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CC">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4C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C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4C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4D0">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4D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4D2">
            <w:pPr>
              <w:spacing w:line="228" w:lineRule="auto"/>
              <w:jc w:val="center"/>
              <w:rPr>
                <w:rFonts w:ascii="Avenir" w:cs="Avenir" w:eastAsia="Avenir" w:hAnsi="Avenir"/>
                <w:sz w:val="20"/>
                <w:szCs w:val="20"/>
              </w:rPr>
            </w:pPr>
            <w:commentRangeStart w:id="664"/>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664"/>
            <w:r w:rsidDel="00000000" w:rsidR="00000000" w:rsidRPr="00000000">
              <w:commentReference w:id="664"/>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D3">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D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D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4D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4D7">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D8">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D9">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DA">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4D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D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4D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4D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DF">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4E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E1">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E2">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E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4E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4E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E6">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4E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E8">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4E9">
            <w:pPr>
              <w:spacing w:after="0" w:before="0" w:line="240" w:lineRule="auto"/>
              <w:ind w:left="0" w:firstLine="0"/>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TBC …</w:t>
            </w:r>
          </w:p>
        </w:tc>
        <w:tc>
          <w:tcPr>
            <w:vAlign w:val="center"/>
          </w:tcPr>
          <w:p w:rsidR="00000000" w:rsidDel="00000000" w:rsidP="00000000" w:rsidRDefault="00000000" w:rsidRPr="00000000" w14:paraId="000004EA">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EB">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EC">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ED">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EE">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EF">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4F0">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4F7">
      <w:pPr>
        <w:spacing w:after="20" w:before="20" w:line="220" w:lineRule="auto"/>
        <w:rPr/>
      </w:pPr>
      <w:r w:rsidDel="00000000" w:rsidR="00000000" w:rsidRPr="00000000">
        <w:rPr>
          <w:rtl w:val="0"/>
        </w:rPr>
      </w:r>
    </w:p>
    <w:p w:rsidR="00000000" w:rsidDel="00000000" w:rsidP="00000000" w:rsidRDefault="00000000" w:rsidRPr="00000000" w14:paraId="000004F8">
      <w:pPr>
        <w:rPr>
          <w:ins w:author="Yanlei Feng" w:id="28" w:date="2024-09-16T15:59:58Z"/>
        </w:rPr>
      </w:pPr>
      <w:ins w:author="Yanlei Feng" w:id="28" w:date="2024-09-16T15:59:58Z">
        <w:r w:rsidDel="00000000" w:rsidR="00000000" w:rsidRPr="00000000">
          <w:rPr>
            <w:rtl w:val="0"/>
          </w:rPr>
          <w:t xml:space="preserve">Modify this table into a sweet and short version with model type, model examples, target science questions</w:t>
        </w:r>
      </w:ins>
    </w:p>
    <w:p w:rsidR="00000000" w:rsidDel="00000000" w:rsidP="00000000" w:rsidRDefault="00000000" w:rsidRPr="00000000" w14:paraId="000004F9">
      <w:pPr>
        <w:rPr>
          <w:ins w:author="Yanlei Feng" w:id="28" w:date="2024-09-16T15:59:58Z"/>
        </w:rPr>
      </w:pPr>
      <w:ins w:author="Yanlei Feng" w:id="28" w:date="2024-09-16T15:59:58Z">
        <w:r w:rsidDel="00000000" w:rsidR="00000000" w:rsidRPr="00000000">
          <w:rPr>
            <w:rtl w:val="0"/>
          </w:rPr>
        </w:r>
      </w:ins>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numPr>
          <w:ilvl w:val="0"/>
          <w:numId w:val="35"/>
        </w:numPr>
        <w:ind w:left="720" w:hanging="360"/>
        <w:rPr>
          <w:color w:val="ff0000"/>
        </w:rPr>
      </w:pPr>
      <w:r w:rsidDel="00000000" w:rsidR="00000000" w:rsidRPr="00000000">
        <w:rPr>
          <w:color w:val="ff0000"/>
          <w:rtl w:val="0"/>
        </w:rPr>
        <w:t xml:space="preserve">Highlight</w:t>
      </w:r>
      <w:r w:rsidDel="00000000" w:rsidR="00000000" w:rsidRPr="00000000">
        <w:rPr>
          <w:color w:val="ff0000"/>
          <w:rtl w:val="0"/>
        </w:rPr>
        <w:t xml:space="preserve">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665"/>
      <w:r w:rsidDel="00000000" w:rsidR="00000000" w:rsidRPr="00000000">
        <w:rPr>
          <w:color w:val="ff0000"/>
          <w:rtl w:val="0"/>
        </w:rPr>
        <w:t xml:space="preserve">Bonan et al. (2024)</w:t>
      </w:r>
      <w:commentRangeEnd w:id="665"/>
      <w:r w:rsidDel="00000000" w:rsidR="00000000" w:rsidRPr="00000000">
        <w:commentReference w:id="665"/>
      </w:r>
      <w:r w:rsidDel="00000000" w:rsidR="00000000" w:rsidRPr="00000000">
        <w:rPr>
          <w:color w:val="ff0000"/>
          <w:rtl w:val="0"/>
        </w:rPr>
        <w:t xml:space="preserve"> </w:t>
      </w:r>
      <w:commentRangeStart w:id="666"/>
      <w:r w:rsidDel="00000000" w:rsidR="00000000" w:rsidRPr="00000000">
        <w:rPr>
          <w:color w:val="ff0000"/>
          <w:shd w:fill="ffd966" w:val="clear"/>
          <w:rtl w:val="0"/>
        </w:rPr>
        <w:t xml:space="preserve">figure 7</w:t>
      </w:r>
      <w:commentRangeEnd w:id="666"/>
      <w:r w:rsidDel="00000000" w:rsidR="00000000" w:rsidRPr="00000000">
        <w:commentReference w:id="666"/>
      </w:r>
      <w:r w:rsidDel="00000000" w:rsidR="00000000" w:rsidRPr="00000000">
        <w:rPr>
          <w:color w:val="ff0000"/>
          <w:rtl w:val="0"/>
        </w:rPr>
        <w:t xml:space="preserve"> may be a good conceptual figure, though it somewhat overlaps with the PANGEA figure. [Marcos; Félicien, Renato, Yanlei, César]</w:t>
      </w:r>
    </w:p>
    <w:p w:rsidR="00000000" w:rsidDel="00000000" w:rsidP="00000000" w:rsidRDefault="00000000" w:rsidRPr="00000000" w14:paraId="000004FC">
      <w:pPr>
        <w:rPr>
          <w:color w:val="ff0000"/>
        </w:rPr>
      </w:pPr>
      <w:r w:rsidDel="00000000" w:rsidR="00000000" w:rsidRPr="00000000">
        <w:rPr>
          <w:rtl w:val="0"/>
        </w:rPr>
      </w:r>
    </w:p>
    <w:p w:rsidR="00000000" w:rsidDel="00000000" w:rsidP="00000000" w:rsidRDefault="00000000" w:rsidRPr="00000000" w14:paraId="000004FD">
      <w:pPr>
        <w:numPr>
          <w:ilvl w:val="0"/>
          <w:numId w:val="35"/>
        </w:numPr>
        <w:ind w:left="720" w:hanging="360"/>
        <w:rPr>
          <w:color w:val="ff0000"/>
          <w:rPrChange w:author="Yanlei Feng" w:id="29" w:date="2024-09-16T17:42:34Z">
            <w:rPr>
              <w:color w:val="ff0000"/>
            </w:rPr>
          </w:rPrChange>
        </w:rPr>
        <w:pPrChange w:author="Yanlei Feng" w:id="0" w:date="2024-09-16T17:42:34Z">
          <w:pPr>
            <w:numPr>
              <w:ilvl w:val="0"/>
              <w:numId w:val="35"/>
            </w:numPr>
            <w:ind w:left="720" w:hanging="360"/>
          </w:pPr>
        </w:pPrChange>
      </w:pPr>
      <w:r w:rsidDel="00000000" w:rsidR="00000000" w:rsidRPr="00000000">
        <w:rPr>
          <w:color w:val="ff0000"/>
          <w:rtl w:val="0"/>
        </w:rPr>
        <w:t xml:space="preserve">Another paragraph that highlights how data synthesis activities will be coordinated with science themes.[Cesar, Yanlei]</w:t>
      </w:r>
    </w:p>
    <w:p w:rsidR="00000000" w:rsidDel="00000000" w:rsidP="00000000" w:rsidRDefault="00000000" w:rsidRPr="00000000" w14:paraId="000004FE">
      <w:pPr>
        <w:ind w:left="720" w:firstLine="0"/>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PANGEA will leverage multiple data synthesis approaches to enhance our understanding of tropical forest dynamics. </w:t>
      </w:r>
      <w:commentRangeStart w:id="667"/>
      <w:r w:rsidDel="00000000" w:rsidR="00000000" w:rsidRPr="00000000">
        <w:rPr>
          <w:rtl w:val="0"/>
        </w:rPr>
        <w:t xml:space="preserve">For example, we recognize the potential of AI/ML models for data </w:t>
      </w:r>
      <w:commentRangeEnd w:id="667"/>
      <w:r w:rsidDel="00000000" w:rsidR="00000000" w:rsidRPr="00000000">
        <w:commentReference w:id="667"/>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Another powerful data synthesis technique is the </w:t>
      </w:r>
      <w:commentRangeStart w:id="668"/>
      <w:commentRangeStart w:id="669"/>
      <w:r w:rsidDel="00000000" w:rsidR="00000000" w:rsidRPr="00000000">
        <w:rPr>
          <w:rtl w:val="0"/>
        </w:rPr>
        <w:t xml:space="preserve">space-for-time</w:t>
      </w:r>
      <w:commentRangeEnd w:id="668"/>
      <w:r w:rsidDel="00000000" w:rsidR="00000000" w:rsidRPr="00000000">
        <w:commentReference w:id="668"/>
      </w:r>
      <w:commentRangeEnd w:id="669"/>
      <w:r w:rsidDel="00000000" w:rsidR="00000000" w:rsidRPr="00000000">
        <w:commentReference w:id="669"/>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w:t>
      </w:r>
      <w:ins w:author="Yanlei Feng" w:id="30" w:date="2024-09-16T18:15:23Z">
        <w:r w:rsidDel="00000000" w:rsidR="00000000" w:rsidRPr="00000000">
          <w:rPr>
            <w:rtl w:val="0"/>
          </w:rPr>
          <w:t xml:space="preserve">, and used for constraining models as well </w:t>
        </w:r>
        <w:commentRangeStart w:id="670"/>
        <w:r w:rsidDel="00000000" w:rsidR="00000000" w:rsidRPr="00000000">
          <w:rPr>
            <w:rtl w:val="0"/>
          </w:rPr>
          <w:t xml:space="preserve">(Ma et al. 2017)</w:t>
        </w:r>
      </w:ins>
      <w:commentRangeEnd w:id="670"/>
      <w:r w:rsidDel="00000000" w:rsidR="00000000" w:rsidRPr="00000000">
        <w:commentReference w:id="670"/>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671"/>
      <w:commentRangeStart w:id="672"/>
      <w:r w:rsidDel="00000000" w:rsidR="00000000" w:rsidRPr="00000000">
        <w:rPr>
          <w:rtl w:val="0"/>
        </w:rPr>
        <w:t xml:space="preserve">Heinrich et al. 2021, Rappaport et al. 2018)</w:t>
      </w:r>
      <w:commentRangeEnd w:id="671"/>
      <w:r w:rsidDel="00000000" w:rsidR="00000000" w:rsidRPr="00000000">
        <w:commentReference w:id="671"/>
      </w:r>
      <w:commentRangeEnd w:id="672"/>
      <w:r w:rsidDel="00000000" w:rsidR="00000000" w:rsidRPr="00000000">
        <w:commentReference w:id="672"/>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504">
      <w:pPr>
        <w:pStyle w:val="Heading4"/>
        <w:rPr>
          <w:color w:val="ff0000"/>
        </w:rPr>
      </w:pPr>
      <w:bookmarkStart w:colFirst="0" w:colLast="0" w:name="_yl0rsrank7iw" w:id="37"/>
      <w:bookmarkEnd w:id="37"/>
      <w:r w:rsidDel="00000000" w:rsidR="00000000" w:rsidRPr="00000000">
        <w:rPr>
          <w:rtl w:val="0"/>
        </w:rPr>
        <w:t xml:space="preserve">6</w:t>
      </w:r>
      <w:r w:rsidDel="00000000" w:rsidR="00000000" w:rsidRPr="00000000">
        <w:rPr>
          <w:rtl w:val="0"/>
        </w:rPr>
        <w:t xml:space="preserve">.4.2 Coordination with other modeling and data integration comm</w:t>
      </w:r>
      <w:commentRangeStart w:id="673"/>
      <w:r w:rsidDel="00000000" w:rsidR="00000000" w:rsidRPr="00000000">
        <w:rPr>
          <w:rtl w:val="0"/>
        </w:rPr>
        <w:t xml:space="preserve">unities</w:t>
      </w:r>
      <w:commentRangeEnd w:id="673"/>
      <w:r w:rsidDel="00000000" w:rsidR="00000000" w:rsidRPr="00000000">
        <w:commentReference w:id="673"/>
      </w:r>
      <w:r w:rsidDel="00000000" w:rsidR="00000000" w:rsidRPr="00000000">
        <w:rPr>
          <w:rtl w:val="0"/>
        </w:rPr>
      </w:r>
    </w:p>
    <w:p w:rsidR="00000000" w:rsidDel="00000000" w:rsidP="00000000" w:rsidRDefault="00000000" w:rsidRPr="00000000" w14:paraId="00000505">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One of the primary partnerships is with the International Land Model Benchmarking (ILAMB) project (Collier at al., 2018), where data collected through PANGEA can become new benchmarking datasets, crucial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tools, and data. Leveraging the outputs from NGEE-Tropics during the transition phase will align methodologies and objectives, ensuring continuity in tropical forest research (REF).</w:t>
      </w:r>
    </w:p>
    <w:p w:rsidR="00000000" w:rsidDel="00000000" w:rsidP="00000000" w:rsidRDefault="00000000" w:rsidRPr="00000000" w14:paraId="00000506">
      <w:pPr>
        <w:spacing w:after="240" w:before="240" w:lineRule="auto"/>
        <w:ind w:left="0" w:firstLine="0"/>
        <w:rPr/>
      </w:pPr>
      <w:r w:rsidDel="00000000" w:rsidR="00000000" w:rsidRPr="00000000">
        <w:rPr>
          <w:rtl w:val="0"/>
        </w:rPr>
        <w:t xml:space="preserve">Collaboration with the Global Modeling and Assimilation Office (GMAO) can provide PANGEA with advanced data assimilation techniques, facilitating the integration of field and satellite data into predictive models of tropical forest dynamics. GMAO’s established frameworks for atmospheric and land data assimilation could significantly enhance PANGEA’s capacity to model tropical forests under current and future climate scenarios (REF). The TRENDY 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commentRangeStart w:id="674"/>
      <w:r w:rsidDel="00000000" w:rsidR="00000000" w:rsidRPr="00000000">
        <w:rPr>
          <w:rtl w:val="0"/>
        </w:rPr>
        <w:t xml:space="preserve">Sitch et al., 2014</w:t>
      </w:r>
      <w:commentRangeEnd w:id="674"/>
      <w:r w:rsidDel="00000000" w:rsidR="00000000" w:rsidRPr="00000000">
        <w:commentReference w:id="674"/>
      </w:r>
      <w:r w:rsidDel="00000000" w:rsidR="00000000" w:rsidRPr="00000000">
        <w:rPr>
          <w:rtl w:val="0"/>
        </w:rPr>
        <w:t xml:space="preserve">). Lastly, the CMIP 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projections of tropical forest responses to global change.</w:t>
      </w:r>
    </w:p>
    <w:p w:rsidR="00000000" w:rsidDel="00000000" w:rsidP="00000000" w:rsidRDefault="00000000" w:rsidRPr="00000000" w14:paraId="00000507">
      <w:pPr>
        <w:spacing w:after="240" w:lineRule="auto"/>
        <w:rPr/>
      </w:pPr>
      <w:r w:rsidDel="00000000" w:rsidR="00000000" w:rsidRPr="00000000">
        <w:rPr>
          <w:rtl w:val="0"/>
        </w:rPr>
        <w:t xml:space="preserve">In addition to these well-established communities, PANGEA aims to collaborate with newer initiatives such as </w:t>
      </w:r>
      <w:r w:rsidDel="00000000" w:rsidR="00000000" w:rsidRPr="00000000">
        <w:rPr>
          <w:b w:val="1"/>
          <w:rtl w:val="0"/>
        </w:rPr>
        <w:t xml:space="preserve">Inverse modeling</w:t>
      </w:r>
      <w:r w:rsidDel="00000000" w:rsidR="00000000" w:rsidRPr="00000000">
        <w:rPr>
          <w:rtl w:val="0"/>
        </w:rPr>
        <w:t xml:space="preserve"> will also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commentRangeStart w:id="675"/>
      <w:r w:rsidDel="00000000" w:rsidR="00000000" w:rsidRPr="00000000">
        <w:rPr>
          <w:rtl w:val="0"/>
        </w:rPr>
        <w:t xml:space="preserve">Liu et al., 2016</w:t>
      </w:r>
      <w:commentRangeEnd w:id="675"/>
      <w:r w:rsidDel="00000000" w:rsidR="00000000" w:rsidRPr="00000000">
        <w:commentReference w:id="675"/>
      </w:r>
      <w:r w:rsidDel="00000000" w:rsidR="00000000" w:rsidRPr="00000000">
        <w:rPr>
          <w:rtl w:val="0"/>
        </w:rPr>
        <w:t xml:space="preserve">).</w:t>
      </w:r>
    </w:p>
    <w:p w:rsidR="00000000" w:rsidDel="00000000" w:rsidP="00000000" w:rsidRDefault="00000000" w:rsidRPr="00000000" w14:paraId="00000508">
      <w:pPr>
        <w:spacing w:after="240" w:before="240" w:lineRule="auto"/>
        <w:rPr/>
      </w:pPr>
      <w:r w:rsidDel="00000000" w:rsidR="00000000" w:rsidRPr="00000000">
        <w:rPr>
          <w:rtl w:val="0"/>
        </w:rPr>
        <w:t xml:space="preserve">Furthermore, PANGEA also aims to collaborate with innovative modeling efforts such as </w:t>
      </w:r>
      <w:r w:rsidDel="00000000" w:rsidR="00000000" w:rsidRPr="00000000">
        <w:rPr>
          <w:b w:val="1"/>
          <w:rtl w:val="0"/>
        </w:rPr>
        <w:t xml:space="preserve">CARDAMOM</w:t>
      </w:r>
      <w:r w:rsidDel="00000000" w:rsidR="00000000" w:rsidRPr="00000000">
        <w:rPr>
          <w:rtl w:val="0"/>
        </w:rPr>
        <w:t xml:space="preserve">, which combines satellite and ground-based observations for carbon cycle data assimilation and modeling (Bloom et al., 2020), and PEcAn (the Parameterization and Calibration using Networks), which focuses on leveraging field and satellite datasets to optimize model parameters and improve carbon and water flux predictions(</w:t>
      </w:r>
      <w:r w:rsidDel="00000000" w:rsidR="00000000" w:rsidRPr="00000000">
        <w:rPr>
          <w:rtl w:val="0"/>
        </w:rPr>
        <w:t xml:space="preserve">Do</w:t>
      </w:r>
      <w:r w:rsidDel="00000000" w:rsidR="00000000" w:rsidRPr="00000000">
        <w:rPr>
          <w:rtl w:val="0"/>
        </w:rPr>
        <w:t xml:space="preserve">koohaki et al., 2022; </w:t>
      </w:r>
      <w:commentRangeStart w:id="676"/>
      <w:r w:rsidDel="00000000" w:rsidR="00000000" w:rsidRPr="00000000">
        <w:rPr>
          <w:rtl w:val="0"/>
        </w:rPr>
        <w:t xml:space="preserve">Meunier et al. 2021</w:t>
      </w:r>
      <w:commentRangeEnd w:id="676"/>
      <w:r w:rsidDel="00000000" w:rsidR="00000000" w:rsidRPr="00000000">
        <w:commentReference w:id="676"/>
      </w:r>
      <w:r w:rsidDel="00000000" w:rsidR="00000000" w:rsidRPr="00000000">
        <w:rPr>
          <w:rtl w:val="0"/>
        </w:rPr>
        <w:t xml:space="preserve">). Furthermore, collaboration with </w:t>
      </w:r>
      <w:r w:rsidDel="00000000" w:rsidR="00000000" w:rsidRPr="00000000">
        <w:rPr>
          <w:b w:val="1"/>
          <w:rtl w:val="0"/>
        </w:rPr>
        <w:t xml:space="preserve">CliMA</w:t>
      </w:r>
      <w:r w:rsidDel="00000000" w:rsidR="00000000" w:rsidRPr="00000000">
        <w:rPr>
          <w:rtl w:val="0"/>
        </w:rPr>
        <w:t xml:space="preserve">, which is developing a cutting-edge Earth system model that integrates machine learning and data assimilation techniques, will enhance our ability to scale tropical forest observations and better represent their role in the Earth system (Schneider et al., 2017). These collaborations will help bridge the gap between field data collection and predictive modeling, driving forward new insights into the functioning of tropical ecosystems.</w:t>
      </w:r>
    </w:p>
    <w:p w:rsidR="00000000" w:rsidDel="00000000" w:rsidP="00000000" w:rsidRDefault="00000000" w:rsidRPr="00000000" w14:paraId="00000509">
      <w:pPr>
        <w:pStyle w:val="Heading4"/>
        <w:rPr/>
      </w:pPr>
      <w:bookmarkStart w:colFirst="0" w:colLast="0" w:name="_7ipo55oabcn6" w:id="38"/>
      <w:bookmarkEnd w:id="38"/>
      <w:commentRangeStart w:id="677"/>
      <w:r w:rsidDel="00000000" w:rsidR="00000000" w:rsidRPr="00000000">
        <w:rPr>
          <w:rtl w:val="0"/>
        </w:rPr>
        <w:t xml:space="preserve">6.4.3 </w:t>
      </w:r>
      <w:commentRangeStart w:id="678"/>
      <w:r w:rsidDel="00000000" w:rsidR="00000000" w:rsidRPr="00000000">
        <w:rPr>
          <w:rtl w:val="0"/>
        </w:rPr>
        <w:t xml:space="preserve">Scaling</w:t>
      </w:r>
      <w:commentRangeEnd w:id="678"/>
      <w:r w:rsidDel="00000000" w:rsidR="00000000" w:rsidRPr="00000000">
        <w:commentReference w:id="678"/>
      </w:r>
      <w:r w:rsidDel="00000000" w:rsidR="00000000" w:rsidRPr="00000000">
        <w:rPr>
          <w:rtl w:val="0"/>
        </w:rPr>
        <w:t xml:space="preserve"> S</w:t>
      </w:r>
      <w:commentRangeStart w:id="679"/>
      <w:commentRangeStart w:id="680"/>
      <w:commentRangeStart w:id="681"/>
      <w:commentRangeStart w:id="682"/>
      <w:r w:rsidDel="00000000" w:rsidR="00000000" w:rsidRPr="00000000">
        <w:rPr>
          <w:rtl w:val="0"/>
        </w:rPr>
        <w:t xml:space="preserve">trategy</w:t>
      </w:r>
      <w:commentRangeEnd w:id="677"/>
      <w:r w:rsidDel="00000000" w:rsidR="00000000" w:rsidRPr="00000000">
        <w:commentReference w:id="677"/>
      </w:r>
      <w:commentRangeEnd w:id="679"/>
      <w:r w:rsidDel="00000000" w:rsidR="00000000" w:rsidRPr="00000000">
        <w:commentReference w:id="679"/>
      </w:r>
      <w:commentRangeEnd w:id="680"/>
      <w:r w:rsidDel="00000000" w:rsidR="00000000" w:rsidRPr="00000000">
        <w:commentReference w:id="680"/>
      </w:r>
      <w:commentRangeEnd w:id="681"/>
      <w:r w:rsidDel="00000000" w:rsidR="00000000" w:rsidRPr="00000000">
        <w:commentReference w:id="681"/>
      </w:r>
      <w:commentRangeEnd w:id="682"/>
      <w:r w:rsidDel="00000000" w:rsidR="00000000" w:rsidRPr="00000000">
        <w:commentReference w:id="682"/>
      </w:r>
      <w:r w:rsidDel="00000000" w:rsidR="00000000" w:rsidRPr="00000000">
        <w:rPr>
          <w:rtl w:val="0"/>
        </w:rPr>
      </w:r>
    </w:p>
    <w:p w:rsidR="00000000" w:rsidDel="00000000" w:rsidP="00000000" w:rsidRDefault="00000000" w:rsidRPr="00000000" w14:paraId="0000050A">
      <w:pPr>
        <w:rPr/>
      </w:pPr>
      <w:commentRangeStart w:id="683"/>
      <w:r w:rsidDel="00000000" w:rsidR="00000000" w:rsidRPr="00000000">
        <w:rPr>
          <w:rtl w:val="0"/>
        </w:rPr>
        <w:t xml:space="preserve">The</w:t>
      </w:r>
      <w:commentRangeEnd w:id="683"/>
      <w:r w:rsidDel="00000000" w:rsidR="00000000" w:rsidRPr="00000000">
        <w:commentReference w:id="683"/>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684"/>
      <w:r w:rsidDel="00000000" w:rsidR="00000000" w:rsidRPr="00000000">
        <w:rPr>
          <w:rtl w:val="0"/>
        </w:rPr>
        <w:t xml:space="preserve">Sellers et al. 1992</w:t>
      </w:r>
      <w:commentRangeEnd w:id="684"/>
      <w:r w:rsidDel="00000000" w:rsidR="00000000" w:rsidRPr="00000000">
        <w:commentReference w:id="684"/>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685"/>
      <w:r w:rsidDel="00000000" w:rsidR="00000000" w:rsidRPr="00000000">
        <w:rPr>
          <w:rtl w:val="0"/>
        </w:rPr>
        <w:t xml:space="preserve">Bustamante et al. 2016</w:t>
      </w:r>
      <w:commentRangeEnd w:id="685"/>
      <w:r w:rsidDel="00000000" w:rsidR="00000000" w:rsidRPr="00000000">
        <w:commentReference w:id="685"/>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686"/>
      <w:r w:rsidDel="00000000" w:rsidR="00000000" w:rsidRPr="00000000">
        <w:rPr>
          <w:rtl w:val="0"/>
        </w:rPr>
        <w:t xml:space="preserve">Fisher et al. 2018</w:t>
      </w:r>
      <w:commentRangeEnd w:id="686"/>
      <w:r w:rsidDel="00000000" w:rsidR="00000000" w:rsidRPr="00000000">
        <w:commentReference w:id="686"/>
      </w:r>
      <w:r w:rsidDel="00000000" w:rsidR="00000000" w:rsidRPr="00000000">
        <w:rPr>
          <w:rtl w:val="0"/>
        </w:rPr>
        <w:t xml:space="preserve">; </w:t>
      </w:r>
      <w:commentRangeStart w:id="687"/>
      <w:r w:rsidDel="00000000" w:rsidR="00000000" w:rsidRPr="00000000">
        <w:rPr>
          <w:rtl w:val="0"/>
        </w:rPr>
        <w:t xml:space="preserve">Longo et al. 2019</w:t>
      </w:r>
      <w:commentRangeEnd w:id="687"/>
      <w:r w:rsidDel="00000000" w:rsidR="00000000" w:rsidRPr="00000000">
        <w:commentReference w:id="687"/>
      </w:r>
      <w:r w:rsidDel="00000000" w:rsidR="00000000" w:rsidRPr="00000000">
        <w:rPr>
          <w:rtl w:val="0"/>
        </w:rPr>
        <w:t xml:space="preserve">; </w:t>
      </w:r>
      <w:commentRangeStart w:id="688"/>
      <w:r w:rsidDel="00000000" w:rsidR="00000000" w:rsidRPr="00000000">
        <w:rPr>
          <w:rtl w:val="0"/>
        </w:rPr>
        <w:t xml:space="preserve">Koven et al. 2020</w:t>
      </w:r>
      <w:commentRangeEnd w:id="688"/>
      <w:r w:rsidDel="00000000" w:rsidR="00000000" w:rsidRPr="00000000">
        <w:commentReference w:id="688"/>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To ensure processes are captured across a broad diversity of environmental conditions and multiple data sources—ground, tower, drone, and aircraft sensors—the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temporal changes in canopy structure and composition and their impacts on energy, water and carbon fluxes; plant hydraulic responses to climate variability).</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PANGEA will also integrate its efforts with existing coordination frameworks, facilitating the standardization of data collection methods. </w:t>
      </w:r>
      <w:r w:rsidDel="00000000" w:rsidR="00000000" w:rsidRPr="00000000">
        <w:rPr>
          <w:color w:val="ff0000"/>
          <w:rtl w:val="0"/>
        </w:rPr>
        <w:t xml:space="preserve">One example is the drone lidar standards developed by KC Cushman, which PANGEA will build upon for other sensor types</w:t>
      </w:r>
      <w:r w:rsidDel="00000000" w:rsidR="00000000" w:rsidRPr="00000000">
        <w:rPr>
          <w:rtl w:val="0"/>
        </w:rPr>
        <w:t xml:space="preserve">. These standardized approaches will help ensure consistent and high-quality data, enabling broader collaboration and cross-validation of results. An excellent example of this type of collaborative work is the High-Latitude Drone Ecology Network (HiLDEN) (</w:t>
      </w:r>
      <w:hyperlink r:id="rId158">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159">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of field, airborne, and satellite measurements will advance the capacity of next-generation models to simulate key processes and improve long-term ecosystem predictions.</w:t>
      </w:r>
    </w:p>
    <w:p w:rsidR="00000000" w:rsidDel="00000000" w:rsidP="00000000" w:rsidRDefault="00000000" w:rsidRPr="00000000" w14:paraId="0000050F">
      <w:pPr>
        <w:pStyle w:val="Heading4"/>
        <w:rPr/>
      </w:pPr>
      <w:bookmarkStart w:colFirst="0" w:colLast="0" w:name="_mxrm7legmwc3" w:id="39"/>
      <w:bookmarkEnd w:id="39"/>
      <w:r w:rsidDel="00000000" w:rsidR="00000000" w:rsidRPr="00000000">
        <w:rPr>
          <w:rtl w:val="0"/>
        </w:rPr>
        <w:t xml:space="preserve">6.4.4 Modeling and data integration timeline</w:t>
      </w:r>
    </w:p>
    <w:p w:rsidR="00000000" w:rsidDel="00000000" w:rsidP="00000000" w:rsidRDefault="00000000" w:rsidRPr="00000000" w14:paraId="00000510">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During Phase 1 (Y1–Y2), we will establish a Modeling and Data Synthesis Working Group (MDSWG). This group will identify key areas and processes that currently drive uncertainty in process-based models regarding the water, energy, carbon and nutrient cycles, as well as biodiversity, in tropical moist forests. To this end, the group will combine synthesis studies </w:t>
      </w:r>
      <w:ins w:author="Yanlei Feng" w:id="31" w:date="2024-09-16T14:10:47Z">
        <w:r w:rsidDel="00000000" w:rsidR="00000000" w:rsidRPr="00000000">
          <w:rPr>
            <w:rtl w:val="0"/>
          </w:rPr>
          <w:t xml:space="preserve">on 5 science themes at pan-tropical level </w:t>
        </w:r>
      </w:ins>
      <w:r w:rsidDel="00000000" w:rsidR="00000000" w:rsidRPr="00000000">
        <w:rPr>
          <w:rtl w:val="0"/>
        </w:rPr>
        <w:t xml:space="preserve">and develop model intercomparison efforts using established benchmarking (e.g., TRENDY, FLUXCOM) and benchmarking tools (e.g., ILAMB). This effort will help inform the campaign design and feasibility on which regions,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In Phase 2 (Y3–Y6), the MDSWG efforts will aim at a few complementary goals. The main activities linked to process-based models will concentrate on implementing key missing mechanisms identified during Phase 1, which will help understand the drivers of observed patterns on carbon, water, energy, and nutrient cycles in the field campaign. The main activities linked to synthesis will enable the upscaling of findings from local and regional to the global scale. Research on data synthesis will focus on using PANGEA datasets to generate products at scale that can be assimilated by inverse and hybrid models, as well as used for benchmarking of process-based models. Projects and datasets collected within the peak data acquisition period, primarily located in Amazonia and tropical Africa will be reviewed and synthesized. This process will integrate individual site-level measurements with regional-scale airborne and spaceborne remote sensing imagery to upscale key variables to a pan-tropical level and create wall to wall maps. </w:t>
      </w:r>
      <w:ins w:author="Marcos Longo" w:id="32" w:date="2024-09-16T22:39:34Z">
        <w:r w:rsidDel="00000000" w:rsidR="00000000" w:rsidRPr="00000000">
          <w:rPr>
            <w:rtl w:val="0"/>
          </w:rPr>
          <w:t xml:space="preserve">Additionally</w:t>
        </w:r>
      </w:ins>
      <w:del w:author="Marcos Longo" w:id="32" w:date="2024-09-16T22:39:34Z">
        <w:r w:rsidDel="00000000" w:rsidR="00000000" w:rsidRPr="00000000">
          <w:rPr>
            <w:rtl w:val="0"/>
          </w:rPr>
          <w:delText xml:space="preserve">Additionaly</w:delText>
        </w:r>
      </w:del>
      <w:r w:rsidDel="00000000" w:rsidR="00000000" w:rsidRPr="00000000">
        <w:rPr>
          <w:rtl w:val="0"/>
        </w:rPr>
        <w:t xml:space="preserve">,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The final Phase 3 (Y7–Y9) will focus on studies that use the constrained and improvement models and data products developed during Phase 2, to directly address the main scientific questions and test the key hypotheses of PANGEA. Research using process-based models in this Phase should identify and attribute the causes and drivers of changes in forest functioning, by leveraging PANGEA data sets for initialization and uncertainty quantification. Data synthesis and inverse modeling efforts will concentrate on describing how the major axes of variability in tropical moisture forests drive the heterogeneity of carbon, energy, water and nutrient fluxes as well as biodiversity within and across continents. Together, these activities will provide a perspective of the resilience  of tropical forests under global change, and provide integrative answers across all science themes. </w:t>
      </w:r>
    </w:p>
    <w:p w:rsidR="00000000" w:rsidDel="00000000" w:rsidP="00000000" w:rsidRDefault="00000000" w:rsidRPr="00000000" w14:paraId="00000517">
      <w:pPr>
        <w:rPr/>
      </w:pPr>
      <w:ins w:author="Yanlei Feng" w:id="33" w:date="2024-09-16T17:53:30Z">
        <w:r w:rsidDel="00000000" w:rsidR="00000000" w:rsidRPr="00000000">
          <w:rPr>
            <w:rtl w:val="0"/>
          </w:rPr>
          <w:t xml:space="preserve">[Renato]</w:t>
        </w:r>
      </w:ins>
      <w:r w:rsidDel="00000000" w:rsidR="00000000" w:rsidRPr="00000000">
        <w:rPr>
          <w:rtl w:val="0"/>
        </w:rPr>
      </w:r>
    </w:p>
    <w:p w:rsidR="00000000" w:rsidDel="00000000" w:rsidP="00000000" w:rsidRDefault="00000000" w:rsidRPr="00000000" w14:paraId="00000518">
      <w:pPr>
        <w:numPr>
          <w:ilvl w:val="0"/>
          <w:numId w:val="33"/>
        </w:numPr>
        <w:ind w:left="720" w:hanging="360"/>
        <w:rPr>
          <w:color w:val="ff0000"/>
          <w:rPrChange w:author="Renato Braghiere" w:id="34" w:date="2024-09-16T18:20:34Z">
            <w:rPr>
              <w:color w:val="ff0000"/>
            </w:rPr>
          </w:rPrChange>
        </w:rPr>
        <w:pPrChange w:author="Renato Braghiere" w:id="0" w:date="2024-09-16T18:20:34Z">
          <w:pPr>
            <w:numPr>
              <w:ilvl w:val="0"/>
              <w:numId w:val="33"/>
            </w:numPr>
            <w:ind w:left="720" w:hanging="360"/>
          </w:pPr>
        </w:pPrChange>
      </w:pPr>
      <w:r w:rsidDel="00000000" w:rsidR="00000000" w:rsidRPr="00000000">
        <w:rPr>
          <w:color w:val="ff0000"/>
          <w:rtl w:val="0"/>
        </w:rPr>
        <w:t xml:space="preserve">Emphasize model intercomparison efforts (CMIP) and ensemble modeling approaches</w:t>
      </w:r>
    </w:p>
    <w:p w:rsidR="00000000" w:rsidDel="00000000" w:rsidP="00000000" w:rsidRDefault="00000000" w:rsidRPr="00000000" w14:paraId="00000519">
      <w:pPr>
        <w:numPr>
          <w:ilvl w:val="0"/>
          <w:numId w:val="33"/>
        </w:numPr>
        <w:ind w:left="720" w:hanging="360"/>
        <w:rPr>
          <w:u w:val="none"/>
          <w:rPrChange w:author="Renato Braghiere" w:id="35" w:date="2024-09-16T18:20:36Z">
            <w:rPr>
              <w:u w:val="none"/>
            </w:rPr>
          </w:rPrChange>
        </w:rPr>
        <w:pPrChange w:author="Renato Braghiere" w:id="0" w:date="2024-09-16T18:20:36Z">
          <w:pPr>
            <w:numPr>
              <w:ilvl w:val="0"/>
              <w:numId w:val="33"/>
            </w:numPr>
            <w:ind w:left="720" w:hanging="360"/>
          </w:pPr>
        </w:pPrChange>
      </w:pPr>
      <w:r w:rsidDel="00000000" w:rsidR="00000000" w:rsidRPr="00000000">
        <w:rPr>
          <w:color w:val="ff0000"/>
          <w:rtl w:val="0"/>
        </w:rPr>
        <w:t xml:space="preserve">NASA </w:t>
      </w:r>
      <w:hyperlink r:id="rId160">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51A">
      <w:pPr>
        <w:numPr>
          <w:ilvl w:val="0"/>
          <w:numId w:val="33"/>
        </w:numPr>
        <w:ind w:left="720" w:hanging="360"/>
        <w:rPr>
          <w:color w:val="ff0000"/>
          <w:rPrChange w:author="Renato Braghiere" w:id="36" w:date="2024-09-16T18:20:38Z">
            <w:rPr>
              <w:color w:val="ff0000"/>
            </w:rPr>
          </w:rPrChange>
        </w:rPr>
        <w:pPrChange w:author="Renato Braghiere" w:id="0" w:date="2024-09-16T18:20:38Z">
          <w:pPr>
            <w:numPr>
              <w:ilvl w:val="0"/>
              <w:numId w:val="33"/>
            </w:numPr>
            <w:ind w:left="720" w:hanging="360"/>
          </w:pPr>
        </w:pPrChange>
      </w:pPr>
      <w:r w:rsidDel="00000000" w:rsidR="00000000" w:rsidRPr="00000000">
        <w:rPr>
          <w:color w:val="ff0000"/>
          <w:rtl w:val="0"/>
        </w:rPr>
        <w:t xml:space="preserve">Also DOE models (ELM, E3SM), and NSF models (CLM, CESM)</w:t>
      </w:r>
    </w:p>
    <w:p w:rsidR="00000000" w:rsidDel="00000000" w:rsidP="00000000" w:rsidRDefault="00000000" w:rsidRPr="00000000" w14:paraId="0000051B">
      <w:pPr>
        <w:numPr>
          <w:ilvl w:val="0"/>
          <w:numId w:val="33"/>
        </w:numPr>
        <w:ind w:left="720" w:hanging="360"/>
        <w:rPr>
          <w:u w:val="none"/>
          <w:rPrChange w:author="Marcos Longo" w:id="37" w:date="2024-09-09T16:11:43Z">
            <w:rPr>
              <w:u w:val="none"/>
            </w:rPr>
          </w:rPrChange>
        </w:rPr>
        <w:pPrChange w:author="Marcos Longo" w:id="0" w:date="2024-09-09T16:11:43Z">
          <w:pPr>
            <w:numPr>
              <w:ilvl w:val="0"/>
              <w:numId w:val="33"/>
            </w:numPr>
            <w:ind w:left="720" w:hanging="360"/>
          </w:pPr>
        </w:pPrChange>
      </w:pPr>
      <w:r w:rsidDel="00000000" w:rsidR="00000000" w:rsidRPr="00000000">
        <w:rPr>
          <w:rtl w:val="0"/>
        </w:rPr>
        <w:t xml:space="preserve">ILAMB, TRENDY, Rubisco</w:t>
      </w:r>
    </w:p>
    <w:p w:rsidR="00000000" w:rsidDel="00000000" w:rsidP="00000000" w:rsidRDefault="00000000" w:rsidRPr="00000000" w14:paraId="0000051C">
      <w:pPr>
        <w:numPr>
          <w:ilvl w:val="0"/>
          <w:numId w:val="33"/>
        </w:numPr>
        <w:ind w:left="720" w:hanging="360"/>
        <w:rPr>
          <w:color w:val="ff0000"/>
          <w:rPrChange w:author="Renato Braghiere" w:id="38" w:date="2024-09-16T18:41:05Z">
            <w:rPr>
              <w:color w:val="ff0000"/>
            </w:rPr>
          </w:rPrChange>
        </w:rPr>
        <w:pPrChange w:author="Renato Braghiere" w:id="0" w:date="2024-09-16T18:41:05Z">
          <w:pPr>
            <w:numPr>
              <w:ilvl w:val="0"/>
              <w:numId w:val="33"/>
            </w:numPr>
            <w:ind w:left="720" w:hanging="360"/>
          </w:pPr>
        </w:pPrChange>
      </w:pPr>
      <w:r w:rsidDel="00000000" w:rsidR="00000000" w:rsidRPr="00000000">
        <w:rPr>
          <w:color w:val="ff0000"/>
          <w:rtl w:val="0"/>
        </w:rPr>
        <w:t xml:space="preserve">Integration of observations and models</w:t>
      </w:r>
    </w:p>
    <w:p w:rsidR="00000000" w:rsidDel="00000000" w:rsidP="00000000" w:rsidRDefault="00000000" w:rsidRPr="00000000" w14:paraId="0000051D">
      <w:pPr>
        <w:numPr>
          <w:ilvl w:val="1"/>
          <w:numId w:val="33"/>
        </w:numPr>
        <w:ind w:left="1440" w:hanging="360"/>
        <w:rPr>
          <w:color w:val="ff0000"/>
          <w:rPrChange w:author="Renato Braghiere" w:id="39" w:date="2024-09-16T18:20:54Z">
            <w:rPr>
              <w:color w:val="ff0000"/>
            </w:rPr>
          </w:rPrChange>
        </w:rPr>
        <w:pPrChange w:author="Renato Braghiere" w:id="0" w:date="2024-09-16T18:20:54Z">
          <w:pPr>
            <w:numPr>
              <w:ilvl w:val="1"/>
              <w:numId w:val="33"/>
            </w:numPr>
            <w:ind w:left="1440" w:hanging="360"/>
          </w:pPr>
        </w:pPrChange>
      </w:pPr>
      <w:r w:rsidDel="00000000" w:rsidR="00000000" w:rsidRPr="00000000">
        <w:rPr>
          <w:color w:val="ff0000"/>
          <w:rtl w:val="0"/>
        </w:rPr>
        <w:t xml:space="preserve">Emphasize on RS data - model integration (CARDAMOM, CliMA)</w:t>
      </w:r>
    </w:p>
    <w:p w:rsidR="00000000" w:rsidDel="00000000" w:rsidP="00000000" w:rsidRDefault="00000000" w:rsidRPr="00000000" w14:paraId="0000051E">
      <w:pPr>
        <w:numPr>
          <w:ilvl w:val="1"/>
          <w:numId w:val="33"/>
        </w:numPr>
        <w:ind w:left="1440" w:hanging="360"/>
        <w:rPr>
          <w:color w:val="ff0000"/>
          <w:rPrChange w:author="Renato Braghiere" w:id="40" w:date="2024-09-16T18:41:02Z">
            <w:rPr>
              <w:color w:val="ff0000"/>
            </w:rPr>
          </w:rPrChange>
        </w:rPr>
        <w:pPrChange w:author="Renato Braghiere" w:id="0" w:date="2024-09-16T18:41:02Z">
          <w:pPr>
            <w:numPr>
              <w:ilvl w:val="1"/>
              <w:numId w:val="33"/>
            </w:numPr>
            <w:ind w:left="1440" w:hanging="360"/>
          </w:pPr>
        </w:pPrChange>
      </w:pPr>
      <w:r w:rsidDel="00000000" w:rsidR="00000000" w:rsidRPr="00000000">
        <w:rPr>
          <w:color w:val="ff0000"/>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51F">
      <w:pPr>
        <w:numPr>
          <w:ilvl w:val="1"/>
          <w:numId w:val="33"/>
        </w:numPr>
        <w:ind w:left="1440" w:hanging="360"/>
        <w:rPr>
          <w:color w:val="ff0000"/>
          <w:rPrChange w:author="Renato Braghiere" w:id="41" w:date="2024-09-16T18:41:03Z">
            <w:rPr>
              <w:color w:val="ff0000"/>
            </w:rPr>
          </w:rPrChange>
        </w:rPr>
        <w:pPrChange w:author="Renato Braghiere" w:id="0" w:date="2024-09-16T18:41:03Z">
          <w:pPr>
            <w:numPr>
              <w:ilvl w:val="1"/>
              <w:numId w:val="33"/>
            </w:numPr>
            <w:ind w:left="1440" w:hanging="360"/>
          </w:pPr>
        </w:pPrChange>
      </w:pPr>
      <w:r w:rsidDel="00000000" w:rsidR="00000000" w:rsidRPr="00000000">
        <w:rPr>
          <w:color w:val="ff0000"/>
          <w:rtl w:val="0"/>
        </w:rPr>
        <w:t xml:space="preserve">Inverse modeling (top-down approaches) [Junjie]</w:t>
      </w:r>
    </w:p>
    <w:p w:rsidR="00000000" w:rsidDel="00000000" w:rsidP="00000000" w:rsidRDefault="00000000" w:rsidRPr="00000000" w14:paraId="00000520">
      <w:pPr>
        <w:numPr>
          <w:ilvl w:val="0"/>
          <w:numId w:val="33"/>
        </w:numPr>
        <w:ind w:left="720" w:hanging="360"/>
        <w:rPr>
          <w:color w:val="ff0000"/>
          <w:rPrChange w:author="Renato Braghiere" w:id="42" w:date="2024-09-16T18:41:12Z">
            <w:rPr>
              <w:color w:val="ff0000"/>
            </w:rPr>
          </w:rPrChange>
        </w:rPr>
        <w:pPrChange w:author="Renato Braghiere" w:id="0" w:date="2024-09-16T18:41:12Z">
          <w:pPr>
            <w:numPr>
              <w:ilvl w:val="0"/>
              <w:numId w:val="33"/>
            </w:numPr>
            <w:ind w:left="720" w:hanging="360"/>
          </w:pPr>
        </w:pPrChange>
      </w:pPr>
      <w:r w:rsidDel="00000000" w:rsidR="00000000" w:rsidRPr="00000000">
        <w:rPr>
          <w:color w:val="ff0000"/>
          <w:rtl w:val="0"/>
        </w:rPr>
        <w:t xml:space="preserve">Advancing process-based understanding - specify a couple of key processes that PANGEA can advance</w:t>
      </w:r>
    </w:p>
    <w:p w:rsidR="00000000" w:rsidDel="00000000" w:rsidP="00000000" w:rsidRDefault="00000000" w:rsidRPr="00000000" w14:paraId="00000521">
      <w:pPr>
        <w:numPr>
          <w:ilvl w:val="1"/>
          <w:numId w:val="33"/>
        </w:numPr>
        <w:ind w:left="1440" w:hanging="360"/>
        <w:rPr>
          <w:color w:val="ff0000"/>
          <w:rPrChange w:author="Renato Braghiere" w:id="43" w:date="2024-09-16T18:42:30Z">
            <w:rPr>
              <w:color w:val="ff0000"/>
            </w:rPr>
          </w:rPrChange>
        </w:rPr>
        <w:pPrChange w:author="Renato Braghiere" w:id="0" w:date="2024-09-16T18:42:30Z">
          <w:pPr>
            <w:numPr>
              <w:ilvl w:val="1"/>
              <w:numId w:val="33"/>
            </w:numPr>
            <w:ind w:left="1440" w:hanging="360"/>
          </w:pPr>
        </w:pPrChange>
      </w:pPr>
      <w:r w:rsidDel="00000000" w:rsidR="00000000" w:rsidRPr="00000000">
        <w:rPr>
          <w:color w:val="ff0000"/>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522">
      <w:pPr>
        <w:numPr>
          <w:ilvl w:val="0"/>
          <w:numId w:val="33"/>
        </w:numPr>
        <w:ind w:left="720" w:hanging="360"/>
        <w:rPr>
          <w:color w:val="ff0000"/>
        </w:rPr>
      </w:pPr>
      <w:r w:rsidDel="00000000" w:rsidR="00000000" w:rsidRPr="00000000">
        <w:rPr>
          <w:color w:val="ff0000"/>
          <w:rtl w:val="0"/>
        </w:rPr>
        <w:t xml:space="preserve">Need to work on constraining uncertainty and getting the right answers for the right reason(s)</w:t>
      </w:r>
    </w:p>
    <w:p w:rsidR="00000000" w:rsidDel="00000000" w:rsidP="00000000" w:rsidRDefault="00000000" w:rsidRPr="00000000" w14:paraId="00000523">
      <w:pPr>
        <w:numPr>
          <w:ilvl w:val="0"/>
          <w:numId w:val="33"/>
        </w:numPr>
        <w:ind w:left="720" w:hanging="360"/>
        <w:rPr>
          <w:color w:val="ff0000"/>
          <w:rPrChange w:author="Renato Braghiere" w:id="44" w:date="2024-09-16T18:20:50Z">
            <w:rPr>
              <w:color w:val="ff0000"/>
            </w:rPr>
          </w:rPrChange>
        </w:rPr>
        <w:pPrChange w:author="Renato Braghiere" w:id="0" w:date="2024-09-16T18:20:50Z">
          <w:pPr>
            <w:numPr>
              <w:ilvl w:val="0"/>
              <w:numId w:val="33"/>
            </w:numPr>
            <w:ind w:left="720" w:hanging="360"/>
          </w:pPr>
        </w:pPrChange>
      </w:pPr>
      <w:r w:rsidDel="00000000" w:rsidR="00000000" w:rsidRPr="00000000">
        <w:rPr>
          <w:color w:val="ff0000"/>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524">
      <w:pPr>
        <w:pStyle w:val="Heading2"/>
        <w:rPr/>
      </w:pPr>
      <w:bookmarkStart w:colFirst="0" w:colLast="0" w:name="_p0uxu9uxhfos" w:id="40"/>
      <w:bookmarkEnd w:id="40"/>
      <w:r w:rsidDel="00000000" w:rsidR="00000000" w:rsidRPr="00000000">
        <w:rPr>
          <w:rtl w:val="0"/>
        </w:rPr>
        <w:t xml:space="preserve">7. Technical and Logistical Feasibility </w:t>
      </w:r>
    </w:p>
    <w:p w:rsidR="00000000" w:rsidDel="00000000" w:rsidP="00000000" w:rsidRDefault="00000000" w:rsidRPr="00000000" w14:paraId="00000525">
      <w:pPr>
        <w:rPr>
          <w:color w:val="ff0000"/>
          <w:highlight w:val="yellow"/>
        </w:rPr>
      </w:pPr>
      <w:r w:rsidDel="00000000" w:rsidR="00000000" w:rsidRPr="00000000">
        <w:rPr>
          <w:color w:val="ff0000"/>
          <w:highlight w:val="yellow"/>
          <w:rtl w:val="0"/>
        </w:rPr>
        <w:t xml:space="preserve">[don’t start with challenges - start with successes - soften repeated use of word “challenges’]</w:t>
      </w:r>
    </w:p>
    <w:p w:rsidR="00000000" w:rsidDel="00000000" w:rsidP="00000000" w:rsidRDefault="00000000" w:rsidRPr="00000000" w14:paraId="00000526">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very successfully, including AfriSAR-1, AfriSAR-2, BioSCape, as well as many R&amp;A projects. In addition, there are immense investment in Africa currently that will support important feasibility elements of PANGEA, including </w:t>
      </w:r>
      <w:commentRangeStart w:id="689"/>
      <w:r w:rsidDel="00000000" w:rsidR="00000000" w:rsidRPr="00000000">
        <w:rPr>
          <w:highlight w:val="yellow"/>
          <w:rtl w:val="0"/>
        </w:rPr>
        <w:t xml:space="preserve">XYZ</w:t>
      </w:r>
      <w:commentRangeEnd w:id="689"/>
      <w:r w:rsidDel="00000000" w:rsidR="00000000" w:rsidRPr="00000000">
        <w:commentReference w:id="689"/>
      </w:r>
      <w:r w:rsidDel="00000000" w:rsidR="00000000" w:rsidRPr="00000000">
        <w:rPr>
          <w:rtl w:val="0"/>
        </w:rPr>
        <w:t xml:space="preserve">.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The research being proposed as part of PANGEA will not involve the deployment of new remote sensing technologies or development of new sensors. Rather, PANGEA research will utilize existing airborne and spaceborne remote sensing systems and datasets. 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and planned for. </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There will be challenges in obtaining flight clearances for the </w:t>
      </w:r>
      <w:r w:rsidDel="00000000" w:rsidR="00000000" w:rsidRPr="00000000">
        <w:rPr>
          <w:highlight w:val="yellow"/>
          <w:rtl w:val="0"/>
        </w:rPr>
        <w:t xml:space="preserve">X countries </w:t>
      </w:r>
      <w:r w:rsidDel="00000000" w:rsidR="00000000" w:rsidRPr="00000000">
        <w:rPr>
          <w:rtl w:val="0"/>
        </w:rPr>
        <w:t xml:space="preserve">and field sites that are part of the PANGEA domain. To obtain flight clearances, we will work with NASA OIIR to develop the diplomatic clearance packages needed for </w:t>
      </w:r>
      <w:commentRangeStart w:id="690"/>
      <w:commentRangeStart w:id="691"/>
      <w:r w:rsidDel="00000000" w:rsidR="00000000" w:rsidRPr="00000000">
        <w:rPr>
          <w:rtl w:val="0"/>
        </w:rPr>
        <w:t xml:space="preserve">international airborne deployments</w:t>
      </w:r>
      <w:commentRangeEnd w:id="690"/>
      <w:r w:rsidDel="00000000" w:rsidR="00000000" w:rsidRPr="00000000">
        <w:commentReference w:id="690"/>
      </w:r>
      <w:commentRangeEnd w:id="691"/>
      <w:r w:rsidDel="00000000" w:rsidR="00000000" w:rsidRPr="00000000">
        <w:commentReference w:id="691"/>
      </w:r>
      <w:r w:rsidDel="00000000" w:rsidR="00000000" w:rsidRPr="00000000">
        <w:rPr>
          <w:rtl w:val="0"/>
        </w:rPr>
        <w:t xml:space="preserve">. Prior to requesting flight clearances, PANGEA will build relationships with in-country partners such as government agencies, US Embassies, NGOs, </w:t>
      </w:r>
      <w:r w:rsidDel="00000000" w:rsidR="00000000" w:rsidRPr="00000000">
        <w:rPr>
          <w:color w:val="ff0000"/>
          <w:rtl w:val="0"/>
        </w:rPr>
        <w:t xml:space="preserve">and leaders of Indigenous territories</w:t>
      </w:r>
      <w:r w:rsidDel="00000000" w:rsidR="00000000" w:rsidRPr="00000000">
        <w:rPr>
          <w:rtl w:val="0"/>
        </w:rPr>
        <w:t xml:space="preserve"> to develop agreements that will ensure proper flight clearances and field permits. PANGEA will ensure that we follow the rules and customs of each country where we are deployed, through the co-produced design of flight plans and site selection. </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we have historically encountered challenges for ground observations using non-Brazilian instruments and aircraft. PANGEA will leverage the </w:t>
      </w:r>
      <w:commentRangeStart w:id="692"/>
      <w:commentRangeStart w:id="693"/>
      <w:r w:rsidDel="00000000" w:rsidR="00000000" w:rsidRPr="00000000">
        <w:rPr>
          <w:rtl w:val="0"/>
        </w:rPr>
        <w:t xml:space="preserve">existing practice</w:t>
      </w:r>
      <w:commentRangeEnd w:id="692"/>
      <w:r w:rsidDel="00000000" w:rsidR="00000000" w:rsidRPr="00000000">
        <w:commentReference w:id="692"/>
      </w:r>
      <w:commentRangeEnd w:id="693"/>
      <w:r w:rsidDel="00000000" w:rsidR="00000000" w:rsidRPr="00000000">
        <w:commentReference w:id="693"/>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52D">
      <w:pPr>
        <w:pStyle w:val="Heading3"/>
        <w:rPr/>
      </w:pPr>
      <w:bookmarkStart w:colFirst="0" w:colLast="0" w:name="_hqyhm81kx4qe" w:id="41"/>
      <w:bookmarkEnd w:id="41"/>
      <w:r w:rsidDel="00000000" w:rsidR="00000000" w:rsidRPr="00000000">
        <w:rPr>
          <w:rtl w:val="0"/>
        </w:rPr>
        <w:t xml:space="preserve">7.1</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2E">
      <w:pPr>
        <w:rPr/>
      </w:pPr>
      <w:commentRangeStart w:id="694"/>
      <w:commentRangeStart w:id="695"/>
      <w:r w:rsidDel="00000000" w:rsidR="00000000" w:rsidRPr="00000000">
        <w:rPr>
          <w:rtl w:val="0"/>
        </w:rPr>
        <w:t xml:space="preserve">The organization and coordination of PANGEA will be determined</w:t>
      </w:r>
      <w:commentRangeEnd w:id="694"/>
      <w:r w:rsidDel="00000000" w:rsidR="00000000" w:rsidRPr="00000000">
        <w:commentReference w:id="694"/>
      </w:r>
      <w:commentRangeEnd w:id="695"/>
      <w:r w:rsidDel="00000000" w:rsidR="00000000" w:rsidRPr="00000000">
        <w:commentReference w:id="695"/>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drawing>
          <wp:inline distB="114300" distT="114300" distL="114300" distR="114300">
            <wp:extent cx="5691188" cy="3709640"/>
            <wp:effectExtent b="0" l="0" r="0" t="0"/>
            <wp:docPr id="4" name="image1.png"/>
            <a:graphic>
              <a:graphicData uri="http://schemas.openxmlformats.org/drawingml/2006/picture">
                <pic:pic>
                  <pic:nvPicPr>
                    <pic:cNvPr id="0" name="image1.png"/>
                    <pic:cNvPicPr preferRelativeResize="0"/>
                  </pic:nvPicPr>
                  <pic:blipFill>
                    <a:blip r:embed="rId161"/>
                    <a:srcRect b="3118" l="10032" r="10032" t="4351"/>
                    <a:stretch>
                      <a:fillRect/>
                    </a:stretch>
                  </pic:blipFill>
                  <pic:spPr>
                    <a:xfrm>
                      <a:off x="0" y="0"/>
                      <a:ext cx="5691188" cy="370964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pStyle w:val="Heading4"/>
        <w:rPr/>
      </w:pPr>
      <w:bookmarkStart w:colFirst="0" w:colLast="0" w:name="_hyedhoelr1xk" w:id="42"/>
      <w:bookmarkEnd w:id="42"/>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The NASA Terrestrial Ecology Program uses surface, airborne, and space-based observations to understand how Earth’s carbon cycle and terrestrial ecosystems respond to environmental change and human interventions. Improved understanding is gained by combining observations </w:t>
      </w:r>
      <w:r w:rsidDel="00000000" w:rsidR="00000000" w:rsidRPr="00000000">
        <w:rPr>
          <w:rtl w:val="0"/>
        </w:rPr>
        <w:t xml:space="preserve">with advanced</w:t>
      </w:r>
      <w:r w:rsidDel="00000000" w:rsidR="00000000" w:rsidRPr="00000000">
        <w:rPr>
          <w:rtl w:val="0"/>
        </w:rPr>
        <w:t xml:space="preserve"> data analysis 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33">
      <w:pPr>
        <w:pStyle w:val="Heading4"/>
        <w:rPr/>
      </w:pPr>
      <w:bookmarkStart w:colFirst="0" w:colLast="0" w:name="_x5mu1td5ughg" w:id="43"/>
      <w:bookmarkEnd w:id="43"/>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34">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 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39">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w:t>
      </w:r>
      <w:r w:rsidDel="00000000" w:rsidR="00000000" w:rsidRPr="00000000">
        <w:rPr>
          <w:i w:val="1"/>
          <w:rtl w:val="0"/>
        </w:rPr>
        <w:t xml:space="preserve">Experimental</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Experimental</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53A">
      <w:pPr>
        <w:pStyle w:val="Heading4"/>
        <w:rPr/>
      </w:pPr>
      <w:bookmarkStart w:colFirst="0" w:colLast="0" w:name="_lq3brrk2qvfv" w:id="44"/>
      <w:bookmarkEnd w:id="44"/>
      <w:r w:rsidDel="00000000" w:rsidR="00000000" w:rsidRPr="00000000">
        <w:rPr>
          <w:rtl w:val="0"/>
        </w:rPr>
        <w:t xml:space="preserve">7.1.4 Project Implementation</w:t>
      </w:r>
    </w:p>
    <w:p w:rsidR="00000000" w:rsidDel="00000000" w:rsidP="00000000" w:rsidRDefault="00000000" w:rsidRPr="00000000" w14:paraId="0000053B">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Experimental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highlight w:val="yellow"/>
          <w:rtl w:val="0"/>
        </w:rPr>
        <w:t xml:space="preserve">section 7.10 (</w:t>
      </w:r>
      <w:r w:rsidDel="00000000" w:rsidR="00000000" w:rsidRPr="00000000">
        <w:rPr>
          <w:b w:val="1"/>
          <w:highlight w:val="yellow"/>
          <w:rtl w:val="0"/>
        </w:rPr>
        <w:t xml:space="preserve">Figure X</w:t>
      </w:r>
      <w:r w:rsidDel="00000000" w:rsidR="00000000" w:rsidRPr="00000000">
        <w:rPr>
          <w:highlight w:val="yellow"/>
          <w:rtl w:val="0"/>
        </w:rPr>
        <w:t xml:space="preserve">)</w:t>
      </w:r>
      <w:r w:rsidDel="00000000" w:rsidR="00000000" w:rsidRPr="00000000">
        <w:rPr>
          <w:rtl w:val="0"/>
        </w:rPr>
        <w:t xml:space="preserve">.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3C">
      <w:pPr>
        <w:pStyle w:val="Heading4"/>
        <w:rPr/>
      </w:pPr>
      <w:bookmarkStart w:colFirst="0" w:colLast="0" w:name="_7wuyqi8504jb" w:id="45"/>
      <w:bookmarkEnd w:id="45"/>
      <w:r w:rsidDel="00000000" w:rsidR="00000000" w:rsidRPr="00000000">
        <w:rPr>
          <w:rtl w:val="0"/>
        </w:rPr>
        <w:t xml:space="preserve">7.1.5 Science Team and Science Leadership</w:t>
      </w:r>
    </w:p>
    <w:p w:rsidR="00000000" w:rsidDel="00000000" w:rsidP="00000000" w:rsidRDefault="00000000" w:rsidRPr="00000000" w14:paraId="0000053D">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Start w:id="696"/>
      <w:r w:rsidDel="00000000" w:rsidR="00000000" w:rsidRPr="00000000">
        <w:rPr>
          <w:rtl w:val="0"/>
        </w:rPr>
        <w:t xml:space="preserve">The SL and all members of the PANGEA Science Team will adhere to the PANGEA Community Guidelines</w:t>
      </w:r>
      <w:commentRangeEnd w:id="696"/>
      <w:r w:rsidDel="00000000" w:rsidR="00000000" w:rsidRPr="00000000">
        <w:commentReference w:id="696"/>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highlight w:val="yellow"/>
          <w:rtl w:val="0"/>
        </w:rPr>
        <w:t xml:space="preserve">Section 9 </w:t>
      </w:r>
      <w:r w:rsidDel="00000000" w:rsidR="00000000" w:rsidRPr="00000000">
        <w:rPr>
          <w:rtl w:val="0"/>
        </w:rPr>
        <w:t xml:space="preserve">- Capacity Building, Training, and Education for more information. </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The organization of the PANGEA Science Team will grow out of the Concise Experimental Plan and the selected team. We expect that the main themes represented in this scoping document will be the basis of scientific working groups, although it is too early to define a detailed structure for those groups. Other working groups may coalesce around specific sites or campaigns.   Guided by the Scientific Leadership, the Science Team will coordinate their activity so that results can be synthesized and knowledge gaps can be identified. We anticipate that PANGEA will hold annual in-person team meetings supplemented by more frequent virtual meetings for the full team and sub-teams. The venue and timing of the annual meeting will be the responsibility of the Project Office, taking into account team needs, logistics, costs, and other important constraints such as visas for participants regardless of where the meeting is held.  The Project Office will also provide support for virtual meetings.</w:t>
      </w: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color w:val="ff0000"/>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46">
      <w:pPr>
        <w:pStyle w:val="Heading4"/>
        <w:rPr/>
      </w:pPr>
      <w:bookmarkStart w:colFirst="0" w:colLast="0" w:name="_moant3j662pm" w:id="46"/>
      <w:bookmarkEnd w:id="46"/>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48">
      <w:pPr>
        <w:pStyle w:val="Heading3"/>
        <w:rPr/>
      </w:pPr>
      <w:bookmarkStart w:colFirst="0" w:colLast="0" w:name="_duixp9495bxf" w:id="47"/>
      <w:bookmarkEnd w:id="47"/>
      <w:r w:rsidDel="00000000" w:rsidR="00000000" w:rsidRPr="00000000">
        <w:rPr>
          <w:rtl w:val="0"/>
        </w:rPr>
        <w:t xml:space="preserve">7</w:t>
      </w:r>
      <w:commentRangeStart w:id="697"/>
      <w:commentRangeStart w:id="698"/>
      <w:r w:rsidDel="00000000" w:rsidR="00000000" w:rsidRPr="00000000">
        <w:rPr>
          <w:rtl w:val="0"/>
        </w:rPr>
        <w:t xml:space="preserve">.2 International and Other Agreements</w:t>
      </w:r>
      <w:commentRangeEnd w:id="697"/>
      <w:r w:rsidDel="00000000" w:rsidR="00000000" w:rsidRPr="00000000">
        <w:commentReference w:id="697"/>
      </w:r>
      <w:commentRangeEnd w:id="698"/>
      <w:r w:rsidDel="00000000" w:rsidR="00000000" w:rsidRPr="00000000">
        <w:commentReference w:id="698"/>
      </w: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4A">
      <w:pPr>
        <w:rPr>
          <w:color w:val="ff0000"/>
        </w:rPr>
      </w:pPr>
      <w:r w:rsidDel="00000000" w:rsidR="00000000" w:rsidRPr="00000000">
        <w:rPr>
          <w:rtl w:val="0"/>
        </w:rPr>
      </w:r>
    </w:p>
    <w:p w:rsidR="00000000" w:rsidDel="00000000" w:rsidP="00000000" w:rsidRDefault="00000000" w:rsidRPr="00000000" w14:paraId="0000054B">
      <w:pPr>
        <w:numPr>
          <w:ilvl w:val="0"/>
          <w:numId w:val="59"/>
        </w:numPr>
        <w:ind w:left="720" w:hanging="360"/>
        <w:rPr>
          <w:i w:val="1"/>
          <w:color w:val="ff0000"/>
        </w:rPr>
      </w:pPr>
      <w:r w:rsidDel="00000000" w:rsidR="00000000" w:rsidRPr="00000000">
        <w:rPr>
          <w:i w:val="1"/>
          <w:color w:val="ff0000"/>
          <w:rtl w:val="0"/>
        </w:rPr>
        <w:t xml:space="preserve">As soon as selected - [re-]initiate partnership conversations at the outset</w:t>
      </w:r>
    </w:p>
    <w:p w:rsidR="00000000" w:rsidDel="00000000" w:rsidP="00000000" w:rsidRDefault="00000000" w:rsidRPr="00000000" w14:paraId="0000054C">
      <w:pPr>
        <w:numPr>
          <w:ilvl w:val="1"/>
          <w:numId w:val="59"/>
        </w:numPr>
        <w:ind w:left="1440" w:hanging="360"/>
        <w:rPr>
          <w:i w:val="1"/>
          <w:color w:val="ff0000"/>
        </w:rPr>
      </w:pPr>
      <w:r w:rsidDel="00000000" w:rsidR="00000000" w:rsidRPr="00000000">
        <w:rPr>
          <w:i w:val="1"/>
          <w:color w:val="ff0000"/>
          <w:rtl w:val="0"/>
        </w:rPr>
        <w:t xml:space="preserve">call a PANGEA meeting with all PMs - but also have Earth Action there from the beginning</w:t>
      </w:r>
    </w:p>
    <w:p w:rsidR="00000000" w:rsidDel="00000000" w:rsidP="00000000" w:rsidRDefault="00000000" w:rsidRPr="00000000" w14:paraId="0000054D">
      <w:pPr>
        <w:numPr>
          <w:ilvl w:val="1"/>
          <w:numId w:val="59"/>
        </w:numPr>
        <w:ind w:left="1440" w:hanging="360"/>
        <w:rPr>
          <w:i w:val="1"/>
          <w:color w:val="ff0000"/>
        </w:rPr>
      </w:pPr>
      <w:r w:rsidDel="00000000" w:rsidR="00000000" w:rsidRPr="00000000">
        <w:rPr>
          <w:i w:val="1"/>
          <w:color w:val="ff0000"/>
          <w:rtl w:val="0"/>
        </w:rPr>
        <w:t xml:space="preserve">Engage international partners at the outset  </w:t>
      </w:r>
    </w:p>
    <w:p w:rsidR="00000000" w:rsidDel="00000000" w:rsidP="00000000" w:rsidRDefault="00000000" w:rsidRPr="00000000" w14:paraId="0000054E">
      <w:pPr>
        <w:numPr>
          <w:ilvl w:val="1"/>
          <w:numId w:val="59"/>
        </w:numPr>
        <w:ind w:left="1440" w:hanging="360"/>
        <w:rPr>
          <w:i w:val="1"/>
          <w:color w:val="ff0000"/>
        </w:rPr>
      </w:pPr>
      <w:r w:rsidDel="00000000" w:rsidR="00000000" w:rsidRPr="00000000">
        <w:rPr>
          <w:i w:val="1"/>
          <w:color w:val="ff0000"/>
          <w:rtl w:val="0"/>
        </w:rPr>
        <w:t xml:space="preserve">PANGEA leadership team start relationship building with partner govts on Day 1 (or 2) to start developing MOUs for PANGEA campaign</w:t>
      </w:r>
    </w:p>
    <w:p w:rsidR="00000000" w:rsidDel="00000000" w:rsidP="00000000" w:rsidRDefault="00000000" w:rsidRPr="00000000" w14:paraId="0000054F">
      <w:pPr>
        <w:numPr>
          <w:ilvl w:val="2"/>
          <w:numId w:val="59"/>
        </w:numPr>
        <w:ind w:left="2160" w:hanging="360"/>
        <w:rPr>
          <w:i w:val="1"/>
          <w:color w:val="ff0000"/>
        </w:rPr>
      </w:pPr>
      <w:r w:rsidDel="00000000" w:rsidR="00000000" w:rsidRPr="00000000">
        <w:rPr>
          <w:i w:val="1"/>
          <w:color w:val="ff0000"/>
          <w:rtl w:val="0"/>
        </w:rPr>
        <w:t xml:space="preserve">Point to lessons learned from LBA and AfriSAR-2</w:t>
      </w:r>
      <w:r w:rsidDel="00000000" w:rsidR="00000000" w:rsidRPr="00000000">
        <w:rPr>
          <w:rtl w:val="0"/>
        </w:rPr>
      </w:r>
    </w:p>
    <w:p w:rsidR="00000000" w:rsidDel="00000000" w:rsidP="00000000" w:rsidRDefault="00000000" w:rsidRPr="00000000" w14:paraId="00000550">
      <w:pPr>
        <w:pStyle w:val="Heading4"/>
        <w:rPr/>
      </w:pPr>
      <w:bookmarkStart w:colFirst="0" w:colLast="0" w:name="_hkso13ohbc20" w:id="48"/>
      <w:bookmarkEnd w:id="48"/>
      <w:r w:rsidDel="00000000" w:rsidR="00000000" w:rsidRPr="00000000">
        <w:rPr>
          <w:rtl w:val="0"/>
        </w:rPr>
        <w:t xml:space="preserve">7.2.1 Government agreements and MOUs</w:t>
      </w:r>
    </w:p>
    <w:p w:rsidR="00000000" w:rsidDel="00000000" w:rsidP="00000000" w:rsidRDefault="00000000" w:rsidRPr="00000000" w14:paraId="00000551">
      <w:pPr>
        <w:numPr>
          <w:ilvl w:val="0"/>
          <w:numId w:val="1"/>
        </w:numPr>
        <w:ind w:left="720" w:hanging="360"/>
        <w:rPr>
          <w:i w:val="1"/>
          <w:color w:val="ff0000"/>
        </w:rPr>
      </w:pPr>
      <w:r w:rsidDel="00000000" w:rsidR="00000000" w:rsidRPr="00000000">
        <w:rPr>
          <w:i w:val="1"/>
          <w:color w:val="ff0000"/>
          <w:rtl w:val="0"/>
        </w:rPr>
        <w:t xml:space="preserve">We will build relationships with in-country partners and establish contacts to develop signed agreements and work with NASA OIIR…</w:t>
      </w:r>
    </w:p>
    <w:p w:rsidR="00000000" w:rsidDel="00000000" w:rsidP="00000000" w:rsidRDefault="00000000" w:rsidRPr="00000000" w14:paraId="00000552">
      <w:pPr>
        <w:rPr>
          <w:rFonts w:ascii="Roboto" w:cs="Roboto" w:eastAsia="Roboto" w:hAnsi="Roboto"/>
          <w:color w:val="ff0000"/>
          <w:sz w:val="21"/>
          <w:szCs w:val="21"/>
          <w:highlight w:val="white"/>
        </w:rPr>
      </w:pPr>
      <w:r w:rsidDel="00000000" w:rsidR="00000000" w:rsidRPr="00000000">
        <w:rPr>
          <w:rtl w:val="0"/>
        </w:rPr>
      </w:r>
    </w:p>
    <w:p w:rsidR="00000000" w:rsidDel="00000000" w:rsidP="00000000" w:rsidRDefault="00000000" w:rsidRPr="00000000" w14:paraId="00000553">
      <w:pPr>
        <w:rPr>
          <w:rFonts w:ascii="Roboto" w:cs="Roboto" w:eastAsia="Roboto" w:hAnsi="Roboto"/>
          <w:color w:val="ff0000"/>
          <w:sz w:val="21"/>
          <w:szCs w:val="21"/>
          <w:highlight w:val="white"/>
        </w:rPr>
      </w:pPr>
      <w:commentRangeStart w:id="699"/>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699"/>
      <w:r w:rsidDel="00000000" w:rsidR="00000000" w:rsidRPr="00000000">
        <w:commentReference w:id="699"/>
      </w:r>
      <w:r w:rsidDel="00000000" w:rsidR="00000000" w:rsidRPr="00000000">
        <w:rPr>
          <w:rtl w:val="0"/>
        </w:rPr>
      </w:r>
    </w:p>
    <w:p w:rsidR="00000000" w:rsidDel="00000000" w:rsidP="00000000" w:rsidRDefault="00000000" w:rsidRPr="00000000" w14:paraId="00000554">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SUCCESSES and lessons learned from AfriSAR</w:t>
      </w:r>
    </w:p>
    <w:p w:rsidR="00000000" w:rsidDel="00000000" w:rsidP="00000000" w:rsidRDefault="00000000" w:rsidRPr="00000000" w14:paraId="00000555">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collaboration with partners</w:t>
      </w:r>
    </w:p>
    <w:p w:rsidR="00000000" w:rsidDel="00000000" w:rsidP="00000000" w:rsidRDefault="00000000" w:rsidRPr="00000000" w14:paraId="00000556">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Gabon - built that relationship</w:t>
      </w:r>
    </w:p>
    <w:p w:rsidR="00000000" w:rsidDel="00000000" w:rsidP="00000000" w:rsidRDefault="00000000" w:rsidRPr="00000000" w14:paraId="00000557">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started that with other countries in AfriSAR</w:t>
      </w:r>
    </w:p>
    <w:p w:rsidR="00000000" w:rsidDel="00000000" w:rsidP="00000000" w:rsidRDefault="00000000" w:rsidRPr="00000000" w14:paraId="00000558">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if PANGEA selected, spend the year establishing MOUs with governments or space agencies or institutions b/w NASA &amp; Space Agencies</w:t>
      </w:r>
    </w:p>
    <w:p w:rsidR="00000000" w:rsidDel="00000000" w:rsidP="00000000" w:rsidRDefault="00000000" w:rsidRPr="00000000" w14:paraId="00000559">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define who those partners are</w:t>
      </w:r>
    </w:p>
    <w:p w:rsidR="00000000" w:rsidDel="00000000" w:rsidP="00000000" w:rsidRDefault="00000000" w:rsidRPr="00000000" w14:paraId="0000055A">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get letters of support from govt</w:t>
      </w:r>
    </w:p>
    <w:p w:rsidR="00000000" w:rsidDel="00000000" w:rsidP="00000000" w:rsidRDefault="00000000" w:rsidRPr="00000000" w14:paraId="0000055B">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Science diplomacy that needs to be done before and during campaign - Lola, Marc, Elsa (Adia) need to do that</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pStyle w:val="Heading4"/>
        <w:rPr/>
      </w:pPr>
      <w:bookmarkStart w:colFirst="0" w:colLast="0" w:name="_44zh5ia5coj2" w:id="49"/>
      <w:bookmarkEnd w:id="49"/>
      <w:r w:rsidDel="00000000" w:rsidR="00000000" w:rsidRPr="00000000">
        <w:rPr>
          <w:rtl w:val="0"/>
        </w:rPr>
        <w:t xml:space="preserve">7.2.2 NASA airborne campaign Indigenous agreements, permissions, and treaties</w:t>
      </w:r>
    </w:p>
    <w:p w:rsidR="00000000" w:rsidDel="00000000" w:rsidP="00000000" w:rsidRDefault="00000000" w:rsidRPr="00000000" w14:paraId="0000055E">
      <w:pPr>
        <w:numPr>
          <w:ilvl w:val="0"/>
          <w:numId w:val="20"/>
        </w:numPr>
        <w:ind w:left="720" w:hanging="360"/>
      </w:pPr>
      <w:commentRangeStart w:id="700"/>
      <w:r w:rsidDel="00000000" w:rsidR="00000000" w:rsidRPr="00000000">
        <w:rPr>
          <w:rtl w:val="0"/>
        </w:rPr>
        <w:t xml:space="preserve">Indigenous land and sovereign territories.</w:t>
      </w:r>
      <w:commentRangeEnd w:id="700"/>
      <w:r w:rsidDel="00000000" w:rsidR="00000000" w:rsidRPr="00000000">
        <w:commentReference w:id="700"/>
      </w:r>
      <w:r w:rsidDel="00000000" w:rsidR="00000000" w:rsidRPr="00000000">
        <w:rPr>
          <w:rtl w:val="0"/>
        </w:rPr>
      </w:r>
    </w:p>
    <w:p w:rsidR="00000000" w:rsidDel="00000000" w:rsidP="00000000" w:rsidRDefault="00000000" w:rsidRPr="00000000" w14:paraId="0000055F">
      <w:pPr>
        <w:numPr>
          <w:ilvl w:val="0"/>
          <w:numId w:val="20"/>
        </w:numPr>
        <w:ind w:left="720" w:hanging="360"/>
      </w:pPr>
      <w:hyperlink r:id="rId162">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60">
      <w:pPr>
        <w:numPr>
          <w:ilvl w:val="0"/>
          <w:numId w:val="20"/>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61">
      <w:pPr>
        <w:pStyle w:val="Heading3"/>
        <w:rPr/>
      </w:pPr>
      <w:bookmarkStart w:colFirst="0" w:colLast="0" w:name="_w90m76cd6k00" w:id="50"/>
      <w:bookmarkEnd w:id="50"/>
      <w:r w:rsidDel="00000000" w:rsidR="00000000" w:rsidRPr="00000000">
        <w:rPr>
          <w:rtl w:val="0"/>
        </w:rPr>
        <w:t xml:space="preserve">7.3</w:t>
      </w:r>
      <w:commentRangeStart w:id="701"/>
      <w:r w:rsidDel="00000000" w:rsidR="00000000" w:rsidRPr="00000000">
        <w:rPr>
          <w:rtl w:val="0"/>
        </w:rPr>
        <w:t xml:space="preserve"> Community Engagement Strategy</w:t>
      </w:r>
      <w:commentRangeEnd w:id="701"/>
      <w:r w:rsidDel="00000000" w:rsidR="00000000" w:rsidRPr="00000000">
        <w:commentReference w:id="701"/>
      </w:r>
      <w:r w:rsidDel="00000000" w:rsidR="00000000" w:rsidRPr="00000000">
        <w:rPr>
          <w:rtl w:val="0"/>
        </w:rPr>
      </w:r>
    </w:p>
    <w:p w:rsidR="00000000" w:rsidDel="00000000" w:rsidP="00000000" w:rsidRDefault="00000000" w:rsidRPr="00000000" w14:paraId="00000562">
      <w:pPr>
        <w:spacing w:before="240" w:lineRule="auto"/>
        <w:rPr/>
      </w:pPr>
      <w:r w:rsidDel="00000000" w:rsidR="00000000" w:rsidRPr="00000000">
        <w:rPr>
          <w:rtl w:val="0"/>
        </w:rPr>
        <w:t xml:space="preserve">PANGEA will engage with diverse communities to address PANGEA’s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Here,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563">
      <w:pPr>
        <w:pStyle w:val="Heading4"/>
        <w:rPr/>
      </w:pPr>
      <w:bookmarkStart w:colFirst="0" w:colLast="0" w:name="_37bqpc2b4ccb" w:id="51"/>
      <w:bookmarkEnd w:id="51"/>
      <w:commentRangeStart w:id="702"/>
      <w:r w:rsidDel="00000000" w:rsidR="00000000" w:rsidRPr="00000000">
        <w:rPr>
          <w:rtl w:val="0"/>
        </w:rPr>
        <w:t xml:space="preserve">7</w:t>
      </w:r>
      <w:commentRangeEnd w:id="702"/>
      <w:r w:rsidDel="00000000" w:rsidR="00000000" w:rsidRPr="00000000">
        <w:commentReference w:id="702"/>
      </w:r>
      <w:r w:rsidDel="00000000" w:rsidR="00000000" w:rsidRPr="00000000">
        <w:rPr>
          <w:rtl w:val="0"/>
        </w:rPr>
        <w:t xml:space="preserve">.3.1. </w:t>
      </w:r>
      <w:commentRangeStart w:id="703"/>
      <w:commentRangeStart w:id="704"/>
      <w:r w:rsidDel="00000000" w:rsidR="00000000" w:rsidRPr="00000000">
        <w:rPr>
          <w:rtl w:val="0"/>
        </w:rPr>
        <w:t xml:space="preserve">PANGEA Partners</w:t>
      </w:r>
      <w:commentRangeEnd w:id="703"/>
      <w:r w:rsidDel="00000000" w:rsidR="00000000" w:rsidRPr="00000000">
        <w:commentReference w:id="703"/>
      </w:r>
      <w:commentRangeEnd w:id="704"/>
      <w:r w:rsidDel="00000000" w:rsidR="00000000" w:rsidRPr="00000000">
        <w:commentReference w:id="704"/>
      </w:r>
      <w:r w:rsidDel="00000000" w:rsidR="00000000" w:rsidRPr="00000000">
        <w:rPr>
          <w:rtl w:val="0"/>
        </w:rPr>
      </w:r>
    </w:p>
    <w:p w:rsidR="00000000" w:rsidDel="00000000" w:rsidP="00000000" w:rsidRDefault="00000000" w:rsidRPr="00000000" w14:paraId="00000564">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65">
      <w:pPr>
        <w:spacing w:before="240" w:lineRule="auto"/>
        <w:rPr/>
      </w:pPr>
      <w:r w:rsidDel="00000000" w:rsidR="00000000" w:rsidRPr="00000000">
        <w:rPr>
          <w:rtl w:val="0"/>
        </w:rPr>
        <w:t xml:space="preserve">PANGEA interprets the word “community” broadly to encompass a wide variety of formal and informal groups of people who perceive themselves as members of a certain group, which may share interests, experiences, resources, activities, professions, livelihoods, culture, geography, origins, language, or any combination of the above. 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internatonal space agencies and support facilities; (3) foreign government agencies and national research institutes; (4) scientific institutions; (5) coordinated international research initiatives; (6) civil society organizations; (7) Indigenous peoples and local community alliances and organizations; (8) the donor community; (9) the private sector; and (10) intergovernmental agencies. </w:t>
      </w:r>
    </w:p>
    <w:p w:rsidR="00000000" w:rsidDel="00000000" w:rsidP="00000000" w:rsidRDefault="00000000" w:rsidRPr="00000000" w14:paraId="00000566">
      <w:pPr>
        <w:spacing w:before="240" w:lineRule="auto"/>
        <w:rPr/>
      </w:pPr>
      <w:r w:rsidDel="00000000" w:rsidR="00000000" w:rsidRPr="00000000">
        <w:rPr>
          <w:rtl w:val="0"/>
        </w:rPr>
        <w:t xml:space="preserve">One key aspect of PANGEA’s engagement strategy, which reflects countless recommendations from scoping events throughout the tropics, is a commitment to engage with the communities identified above in an inclusive and non-hierarchical way. Each community will play a critical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the PANGEA Program.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w:t>
      </w:r>
      <w:commentRangeStart w:id="705"/>
      <w:r w:rsidDel="00000000" w:rsidR="00000000" w:rsidRPr="00000000">
        <w:rPr>
          <w:rtl w:val="0"/>
        </w:rPr>
        <w:t xml:space="preserve">Collaboration with climate-concerned intergovernmental organizations and donors may enable PANGEA to transcend NASA’s funding requirements and engage with local institutions in a more financially inclusive and equitable manner. </w:t>
      </w:r>
      <w:commentRangeEnd w:id="705"/>
      <w:r w:rsidDel="00000000" w:rsidR="00000000" w:rsidRPr="00000000">
        <w:commentReference w:id="705"/>
      </w:r>
      <w:r w:rsidDel="00000000" w:rsidR="00000000" w:rsidRPr="00000000">
        <w:rPr>
          <w:rtl w:val="0"/>
        </w:rPr>
        <w:t xml:space="preserve">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will be instrumental to the success and positive long-term legacy of PANGEA.  </w:t>
      </w:r>
    </w:p>
    <w:p w:rsidR="00000000" w:rsidDel="00000000" w:rsidP="00000000" w:rsidRDefault="00000000" w:rsidRPr="00000000" w14:paraId="00000567">
      <w:pPr>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 </w:t>
      </w:r>
    </w:p>
    <w:tbl>
      <w:tblPr>
        <w:tblStyle w:val="Table7"/>
        <w:tblW w:w="141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995"/>
        <w:gridCol w:w="1920"/>
        <w:gridCol w:w="3255"/>
        <w:gridCol w:w="5460"/>
        <w:tblGridChange w:id="0">
          <w:tblGrid>
            <w:gridCol w:w="1500"/>
            <w:gridCol w:w="1995"/>
            <w:gridCol w:w="1920"/>
            <w:gridCol w:w="3255"/>
            <w:gridCol w:w="5460"/>
          </w:tblGrid>
        </w:tblGridChange>
      </w:tblGrid>
      <w:tr>
        <w:trPr>
          <w:cantSplit w:val="0"/>
          <w:trHeight w:val="330" w:hRule="atLeast"/>
          <w:tblHeader w:val="0"/>
        </w:trPr>
        <w:tc>
          <w:tcPr>
            <w:gridSpan w:val="5"/>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69">
            <w:pPr>
              <w:widowControl w:val="0"/>
              <w:rPr>
                <w:sz w:val="20"/>
                <w:szCs w:val="20"/>
              </w:rPr>
            </w:pPr>
            <w:r w:rsidDel="00000000" w:rsidR="00000000" w:rsidRPr="00000000">
              <w:rPr>
                <w:rFonts w:ascii="Avenir" w:cs="Avenir" w:eastAsia="Avenir" w:hAnsi="Avenir"/>
                <w:b w:val="1"/>
                <w:sz w:val="24"/>
                <w:szCs w:val="24"/>
                <w:rtl w:val="0"/>
              </w:rPr>
              <w:t xml:space="preserve">Table X. </w:t>
            </w:r>
            <w:r w:rsidDel="00000000" w:rsidR="00000000" w:rsidRPr="00000000">
              <w:rPr>
                <w:rFonts w:ascii="Avenir" w:cs="Avenir" w:eastAsia="Avenir" w:hAnsi="Avenir"/>
                <w:sz w:val="24"/>
                <w:szCs w:val="24"/>
                <w:rtl w:val="0"/>
              </w:rPr>
              <w:t xml:space="preserve">Overview of engagement strategies and example partners for each target group</w:t>
            </w:r>
            <w:r w:rsidDel="00000000" w:rsidR="00000000" w:rsidRPr="00000000">
              <w:rPr>
                <w:rtl w:val="0"/>
              </w:rPr>
            </w:r>
          </w:p>
        </w:tc>
      </w:tr>
      <w:tr>
        <w:trPr>
          <w:cantSplit w:val="0"/>
          <w:trHeight w:val="60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6E">
            <w:pPr>
              <w:widowControl w:val="0"/>
              <w:rPr>
                <w:sz w:val="20"/>
                <w:szCs w:val="20"/>
              </w:rPr>
            </w:pPr>
            <w:r w:rsidDel="00000000" w:rsidR="00000000" w:rsidRPr="00000000">
              <w:rPr>
                <w:rFonts w:ascii="Avenir" w:cs="Avenir" w:eastAsia="Avenir" w:hAnsi="Avenir"/>
                <w:b w:val="1"/>
                <w:rtl w:val="0"/>
              </w:rPr>
              <w:t xml:space="preserve">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6F">
            <w:pPr>
              <w:widowControl w:val="0"/>
              <w:rPr>
                <w:sz w:val="20"/>
                <w:szCs w:val="20"/>
              </w:rPr>
            </w:pPr>
            <w:r w:rsidDel="00000000" w:rsidR="00000000" w:rsidRPr="00000000">
              <w:rPr>
                <w:rFonts w:ascii="Avenir" w:cs="Avenir" w:eastAsia="Avenir" w:hAnsi="Avenir"/>
                <w:b w:val="1"/>
                <w:rtl w:val="0"/>
              </w:rPr>
              <w:t xml:space="preserve">Description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0">
            <w:pPr>
              <w:widowControl w:val="0"/>
              <w:rPr>
                <w:sz w:val="20"/>
                <w:szCs w:val="20"/>
              </w:rPr>
            </w:pPr>
            <w:r w:rsidDel="00000000" w:rsidR="00000000" w:rsidRPr="00000000">
              <w:rPr>
                <w:rFonts w:ascii="Avenir" w:cs="Avenir" w:eastAsia="Avenir" w:hAnsi="Avenir"/>
                <w:b w:val="1"/>
                <w:rtl w:val="0"/>
              </w:rPr>
              <w:t xml:space="preserve">Relevance to PANGEA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1">
            <w:pPr>
              <w:widowControl w:val="0"/>
              <w:rPr>
                <w:sz w:val="20"/>
                <w:szCs w:val="20"/>
              </w:rPr>
            </w:pPr>
            <w:r w:rsidDel="00000000" w:rsidR="00000000" w:rsidRPr="00000000">
              <w:rPr>
                <w:rFonts w:ascii="Avenir" w:cs="Avenir" w:eastAsia="Avenir" w:hAnsi="Avenir"/>
                <w:b w:val="1"/>
                <w:rtl w:val="0"/>
              </w:rPr>
              <w:t xml:space="preserve">Engagement Strategy &amp; Goals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2">
            <w:pPr>
              <w:widowControl w:val="0"/>
              <w:rPr>
                <w:sz w:val="20"/>
                <w:szCs w:val="20"/>
              </w:rPr>
            </w:pPr>
            <w:r w:rsidDel="00000000" w:rsidR="00000000" w:rsidRPr="00000000">
              <w:rPr>
                <w:rFonts w:ascii="Avenir" w:cs="Avenir" w:eastAsia="Avenir" w:hAnsi="Avenir"/>
                <w:rtl w:val="0"/>
              </w:rPr>
              <w:t xml:space="preserve">Example Partners</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3">
            <w:pPr>
              <w:widowControl w:val="0"/>
              <w:rPr>
                <w:sz w:val="20"/>
                <w:szCs w:val="20"/>
              </w:rPr>
            </w:pPr>
            <w:r w:rsidDel="00000000" w:rsidR="00000000" w:rsidRPr="00000000">
              <w:rPr>
                <w:rFonts w:ascii="Avenir" w:cs="Avenir" w:eastAsia="Avenir" w:hAnsi="Avenir"/>
                <w:rtl w:val="0"/>
              </w:rPr>
              <w:t xml:space="preserve">NASA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4">
            <w:pPr>
              <w:widowControl w:val="0"/>
              <w:rPr>
                <w:sz w:val="20"/>
                <w:szCs w:val="20"/>
              </w:rPr>
            </w:pPr>
            <w:r w:rsidDel="00000000" w:rsidR="00000000" w:rsidRPr="00000000">
              <w:rPr>
                <w:rFonts w:ascii="Avenir" w:cs="Avenir" w:eastAsia="Avenir" w:hAnsi="Avenir"/>
                <w:rtl w:val="0"/>
              </w:rPr>
              <w:t xml:space="preserve">NASA Research &amp; Analysis and Earth Action Programs, NASA Capacity Building Program, and NASA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75">
            <w:pPr>
              <w:widowControl w:val="0"/>
              <w:rPr>
                <w:sz w:val="20"/>
                <w:szCs w:val="20"/>
              </w:rPr>
            </w:pPr>
            <w:commentRangeStart w:id="706"/>
            <w:r w:rsidDel="00000000" w:rsidR="00000000" w:rsidRPr="00000000">
              <w:rPr>
                <w:rFonts w:ascii="Avenir" w:cs="Avenir" w:eastAsia="Avenir" w:hAnsi="Avenir"/>
                <w:rtl w:val="0"/>
              </w:rPr>
              <w:t xml:space="preserve">NASA is the driving force behind PANGEA</w:t>
            </w:r>
            <w:commentRangeEnd w:id="706"/>
            <w:r w:rsidDel="00000000" w:rsidR="00000000" w:rsidRPr="00000000">
              <w:commentReference w:id="706"/>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6">
            <w:pPr>
              <w:widowControl w:val="0"/>
              <w:rPr>
                <w:sz w:val="20"/>
                <w:szCs w:val="20"/>
              </w:rPr>
            </w:pPr>
            <w:r w:rsidDel="00000000" w:rsidR="00000000" w:rsidRPr="00000000">
              <w:rPr>
                <w:rFonts w:ascii="Avenir" w:cs="Avenir" w:eastAsia="Avenir" w:hAnsi="Avenir"/>
                <w:rtl w:val="0"/>
              </w:rPr>
              <w:t xml:space="preserve">Integrative approach to advancing scientific understanding, calibration and validation, algorithm and product development, partnerships, and capacity building across the NASA enterprise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7">
            <w:pPr>
              <w:widowControl w:val="0"/>
              <w:rPr>
                <w:rFonts w:ascii="Avenir" w:cs="Avenir" w:eastAsia="Avenir" w:hAnsi="Avenir"/>
              </w:rPr>
            </w:pPr>
            <w:r w:rsidDel="00000000" w:rsidR="00000000" w:rsidRPr="00000000">
              <w:rPr>
                <w:rFonts w:ascii="Avenir" w:cs="Avenir" w:eastAsia="Avenir" w:hAnsi="Avenir"/>
                <w:rtl w:val="0"/>
              </w:rPr>
              <w:t xml:space="preserve">· Terrestrial Ecology, Biological Diversity &amp; Ecological Conservation, LCLUC, Hydrology</w:t>
            </w:r>
          </w:p>
          <w:p w:rsidR="00000000" w:rsidDel="00000000" w:rsidP="00000000" w:rsidRDefault="00000000" w:rsidRPr="00000000" w14:paraId="00000578">
            <w:pPr>
              <w:widowControl w:val="0"/>
              <w:rPr>
                <w:rFonts w:ascii="Avenir" w:cs="Avenir" w:eastAsia="Avenir" w:hAnsi="Avenir"/>
              </w:rPr>
            </w:pPr>
            <w:r w:rsidDel="00000000" w:rsidR="00000000" w:rsidRPr="00000000">
              <w:rPr>
                <w:rFonts w:ascii="Avenir" w:cs="Avenir" w:eastAsia="Avenir" w:hAnsi="Avenir"/>
                <w:rtl w:val="0"/>
              </w:rPr>
              <w:t xml:space="preserve">· Climate &amp; Resilience, Disasters, Wildland Fires, NASA Harvest, Water Resources</w:t>
            </w:r>
          </w:p>
          <w:p w:rsidR="00000000" w:rsidDel="00000000" w:rsidP="00000000" w:rsidRDefault="00000000" w:rsidRPr="00000000" w14:paraId="00000579">
            <w:pPr>
              <w:widowControl w:val="0"/>
              <w:rPr>
                <w:sz w:val="20"/>
                <w:szCs w:val="20"/>
              </w:rPr>
            </w:pPr>
            <w:r w:rsidDel="00000000" w:rsidR="00000000" w:rsidRPr="00000000">
              <w:rPr>
                <w:rFonts w:ascii="Avenir" w:cs="Avenir" w:eastAsia="Avenir" w:hAnsi="Avenir"/>
                <w:rtl w:val="0"/>
              </w:rPr>
              <w:t xml:space="preserve">· SERVIR, ARSET, DEVELOP, GLOBE, Indigenous Peoples Initiative</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A">
            <w:pPr>
              <w:widowControl w:val="0"/>
              <w:rPr>
                <w:sz w:val="20"/>
                <w:szCs w:val="20"/>
              </w:rPr>
            </w:pPr>
            <w:r w:rsidDel="00000000" w:rsidR="00000000" w:rsidRPr="00000000">
              <w:rPr>
                <w:rFonts w:ascii="Avenir" w:cs="Avenir" w:eastAsia="Avenir" w:hAnsi="Avenir"/>
                <w:rtl w:val="0"/>
              </w:rPr>
              <w:t xml:space="preserve">Other US Government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7B">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7C">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7D">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7E">
            <w:pPr>
              <w:widowControl w:val="0"/>
              <w:rPr>
                <w:rFonts w:ascii="Avenir" w:cs="Avenir" w:eastAsia="Avenir" w:hAnsi="Avenir"/>
              </w:rPr>
            </w:pPr>
            <w:r w:rsidDel="00000000" w:rsidR="00000000" w:rsidRPr="00000000">
              <w:rPr>
                <w:rFonts w:ascii="Avenir" w:cs="Avenir" w:eastAsia="Avenir" w:hAnsi="Avenir"/>
                <w:rtl w:val="0"/>
              </w:rPr>
              <w:t xml:space="preserve">· DOE NGEE Tropics*</w:t>
            </w:r>
          </w:p>
          <w:p w:rsidR="00000000" w:rsidDel="00000000" w:rsidP="00000000" w:rsidRDefault="00000000" w:rsidRPr="00000000" w14:paraId="0000057F">
            <w:pPr>
              <w:widowControl w:val="0"/>
              <w:rPr>
                <w:rFonts w:ascii="Avenir" w:cs="Avenir" w:eastAsia="Avenir" w:hAnsi="Avenir"/>
              </w:rPr>
            </w:pPr>
            <w:r w:rsidDel="00000000" w:rsidR="00000000" w:rsidRPr="00000000">
              <w:rPr>
                <w:rFonts w:ascii="Avenir" w:cs="Avenir" w:eastAsia="Avenir" w:hAnsi="Avenir"/>
                <w:rtl w:val="0"/>
              </w:rPr>
              <w:t xml:space="preserve">· NSF BIO, NSF DEB, NSF GOLD-EN, NSF RISE</w:t>
            </w:r>
          </w:p>
          <w:p w:rsidR="00000000" w:rsidDel="00000000" w:rsidP="00000000" w:rsidRDefault="00000000" w:rsidRPr="00000000" w14:paraId="00000580">
            <w:pPr>
              <w:widowControl w:val="0"/>
              <w:rPr>
                <w:rFonts w:ascii="Avenir" w:cs="Avenir" w:eastAsia="Avenir" w:hAnsi="Avenir"/>
              </w:rPr>
            </w:pPr>
            <w:r w:rsidDel="00000000" w:rsidR="00000000" w:rsidRPr="00000000">
              <w:rPr>
                <w:rFonts w:ascii="Avenir" w:cs="Avenir" w:eastAsia="Avenir" w:hAnsi="Avenir"/>
                <w:rtl w:val="0"/>
              </w:rPr>
              <w:t xml:space="preserve">· USAID CARPE, USAID-PEER**</w:t>
            </w:r>
          </w:p>
          <w:p w:rsidR="00000000" w:rsidDel="00000000" w:rsidP="00000000" w:rsidRDefault="00000000" w:rsidRPr="00000000" w14:paraId="00000581">
            <w:pPr>
              <w:widowControl w:val="0"/>
              <w:rPr>
                <w:rFonts w:ascii="Avenir" w:cs="Avenir" w:eastAsia="Avenir" w:hAnsi="Avenir"/>
              </w:rPr>
            </w:pPr>
            <w:r w:rsidDel="00000000" w:rsidR="00000000" w:rsidRPr="00000000">
              <w:rPr>
                <w:rFonts w:ascii="Avenir" w:cs="Avenir" w:eastAsia="Avenir" w:hAnsi="Avenir"/>
                <w:rtl w:val="0"/>
              </w:rPr>
              <w:t xml:space="preserve">· USFS-International Program</w:t>
            </w:r>
          </w:p>
          <w:p w:rsidR="00000000" w:rsidDel="00000000" w:rsidP="00000000" w:rsidRDefault="00000000" w:rsidRPr="00000000" w14:paraId="00000582">
            <w:pPr>
              <w:widowControl w:val="0"/>
              <w:rPr>
                <w:sz w:val="20"/>
                <w:szCs w:val="20"/>
              </w:rPr>
            </w:pPr>
            <w:r w:rsidDel="00000000" w:rsidR="00000000" w:rsidRPr="00000000">
              <w:rPr>
                <w:rFonts w:ascii="Avenir" w:cs="Avenir" w:eastAsia="Avenir" w:hAnsi="Avenir"/>
                <w:rtl w:val="0"/>
              </w:rPr>
              <w:t xml:space="preserve">· USGS SilvaCarbon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3">
            <w:pPr>
              <w:widowControl w:val="0"/>
              <w:rPr>
                <w:sz w:val="20"/>
                <w:szCs w:val="20"/>
              </w:rPr>
            </w:pPr>
            <w:r w:rsidDel="00000000" w:rsidR="00000000" w:rsidRPr="00000000">
              <w:rPr>
                <w:rFonts w:ascii="Avenir" w:cs="Avenir" w:eastAsia="Avenir" w:hAnsi="Avenir"/>
                <w:rtl w:val="0"/>
              </w:rPr>
              <w:t xml:space="preserve">International Space Agencies and Support Facilities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84">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85">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6">
            <w:pPr>
              <w:widowControl w:val="0"/>
              <w:rPr>
                <w:sz w:val="20"/>
                <w:szCs w:val="20"/>
              </w:rPr>
            </w:pPr>
            <w:r w:rsidDel="00000000" w:rsidR="00000000" w:rsidRPr="00000000">
              <w:rPr>
                <w:rFonts w:ascii="Avenir" w:cs="Avenir" w:eastAsia="Avenir" w:hAnsi="Avenir"/>
                <w:rtl w:val="0"/>
              </w:rPr>
              <w:t xml:space="preserve">Support international collaboration on existing joint missions and airborne campaigns; build capacity to support greater engagement between NASA and space agencies in the tropics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7">
            <w:pPr>
              <w:widowControl w:val="0"/>
              <w:rPr>
                <w:rFonts w:ascii="Avenir" w:cs="Avenir" w:eastAsia="Avenir" w:hAnsi="Avenir"/>
              </w:rPr>
            </w:pPr>
            <w:r w:rsidDel="00000000" w:rsidR="00000000" w:rsidRPr="00000000">
              <w:rPr>
                <w:rFonts w:ascii="Avenir" w:cs="Avenir" w:eastAsia="Avenir" w:hAnsi="Avenir"/>
                <w:rtl w:val="0"/>
              </w:rPr>
              <w:t xml:space="preserve">· Central African Satellite Observatory (OSFAC)</w:t>
            </w:r>
          </w:p>
          <w:p w:rsidR="00000000" w:rsidDel="00000000" w:rsidP="00000000" w:rsidRDefault="00000000" w:rsidRPr="00000000" w14:paraId="00000588">
            <w:pPr>
              <w:widowControl w:val="0"/>
              <w:rPr>
                <w:rFonts w:ascii="Avenir" w:cs="Avenir" w:eastAsia="Avenir" w:hAnsi="Avenir"/>
              </w:rPr>
            </w:pPr>
            <w:r w:rsidDel="00000000" w:rsidR="00000000" w:rsidRPr="00000000">
              <w:rPr>
                <w:rFonts w:ascii="Avenir" w:cs="Avenir" w:eastAsia="Avenir" w:hAnsi="Avenir"/>
                <w:rtl w:val="0"/>
              </w:rPr>
              <w:t xml:space="preserve">· Gabonese Space Agency (AGEOS)</w:t>
            </w:r>
          </w:p>
          <w:p w:rsidR="00000000" w:rsidDel="00000000" w:rsidP="00000000" w:rsidRDefault="00000000" w:rsidRPr="00000000" w14:paraId="00000589">
            <w:pPr>
              <w:widowControl w:val="0"/>
              <w:rPr>
                <w:rFonts w:ascii="Avenir" w:cs="Avenir" w:eastAsia="Avenir" w:hAnsi="Avenir"/>
              </w:rPr>
            </w:pPr>
            <w:r w:rsidDel="00000000" w:rsidR="00000000" w:rsidRPr="00000000">
              <w:rPr>
                <w:rFonts w:ascii="Avenir" w:cs="Avenir" w:eastAsia="Avenir" w:hAnsi="Avenir"/>
                <w:rtl w:val="0"/>
              </w:rPr>
              <w:t xml:space="preserve">· European Space Agency (ESA)</w:t>
            </w:r>
          </w:p>
          <w:p w:rsidR="00000000" w:rsidDel="00000000" w:rsidP="00000000" w:rsidRDefault="00000000" w:rsidRPr="00000000" w14:paraId="0000058A">
            <w:pPr>
              <w:widowControl w:val="0"/>
              <w:rPr>
                <w:rFonts w:ascii="Avenir" w:cs="Avenir" w:eastAsia="Avenir" w:hAnsi="Avenir"/>
              </w:rPr>
            </w:pPr>
            <w:r w:rsidDel="00000000" w:rsidR="00000000" w:rsidRPr="00000000">
              <w:rPr>
                <w:rFonts w:ascii="Avenir" w:cs="Avenir" w:eastAsia="Avenir" w:hAnsi="Avenir"/>
                <w:rtl w:val="0"/>
              </w:rPr>
              <w:t xml:space="preserve">· French National Space Agency (CNES)</w:t>
            </w:r>
          </w:p>
          <w:p w:rsidR="00000000" w:rsidDel="00000000" w:rsidP="00000000" w:rsidRDefault="00000000" w:rsidRPr="00000000" w14:paraId="0000058B">
            <w:pPr>
              <w:widowControl w:val="0"/>
              <w:rPr>
                <w:rFonts w:ascii="Avenir" w:cs="Avenir" w:eastAsia="Avenir" w:hAnsi="Avenir"/>
              </w:rPr>
            </w:pPr>
            <w:r w:rsidDel="00000000" w:rsidR="00000000" w:rsidRPr="00000000">
              <w:rPr>
                <w:rFonts w:ascii="Avenir" w:cs="Avenir" w:eastAsia="Avenir" w:hAnsi="Avenir"/>
                <w:rtl w:val="0"/>
              </w:rPr>
              <w:t xml:space="preserve">· The German Aerospace Center (DLR)</w:t>
            </w:r>
          </w:p>
          <w:p w:rsidR="00000000" w:rsidDel="00000000" w:rsidP="00000000" w:rsidRDefault="00000000" w:rsidRPr="00000000" w14:paraId="0000058C">
            <w:pPr>
              <w:widowControl w:val="0"/>
              <w:rPr>
                <w:rFonts w:ascii="Avenir" w:cs="Avenir" w:eastAsia="Avenir" w:hAnsi="Avenir"/>
              </w:rPr>
            </w:pPr>
            <w:r w:rsidDel="00000000" w:rsidR="00000000" w:rsidRPr="00000000">
              <w:rPr>
                <w:rFonts w:ascii="Avenir" w:cs="Avenir" w:eastAsia="Avenir" w:hAnsi="Avenir"/>
                <w:rtl w:val="0"/>
              </w:rPr>
              <w:t xml:space="preserve">· Indian Space Agency (ISRO)</w:t>
            </w:r>
          </w:p>
          <w:p w:rsidR="00000000" w:rsidDel="00000000" w:rsidP="00000000" w:rsidRDefault="00000000" w:rsidRPr="00000000" w14:paraId="0000058D">
            <w:pPr>
              <w:widowControl w:val="0"/>
              <w:rPr>
                <w:rFonts w:ascii="Avenir" w:cs="Avenir" w:eastAsia="Avenir" w:hAnsi="Avenir"/>
              </w:rPr>
            </w:pPr>
            <w:r w:rsidDel="00000000" w:rsidR="00000000" w:rsidRPr="00000000">
              <w:rPr>
                <w:rFonts w:ascii="Avenir" w:cs="Avenir" w:eastAsia="Avenir" w:hAnsi="Avenir"/>
                <w:rtl w:val="0"/>
              </w:rPr>
              <w:t xml:space="preserve">· Brazil's National Institute for Space Research (INPE)</w:t>
            </w:r>
          </w:p>
          <w:p w:rsidR="00000000" w:rsidDel="00000000" w:rsidP="00000000" w:rsidRDefault="00000000" w:rsidRPr="00000000" w14:paraId="0000058E">
            <w:pPr>
              <w:widowControl w:val="0"/>
              <w:rPr>
                <w:sz w:val="20"/>
                <w:szCs w:val="20"/>
              </w:rPr>
            </w:pPr>
            <w:r w:rsidDel="00000000" w:rsidR="00000000" w:rsidRPr="00000000">
              <w:rPr>
                <w:rFonts w:ascii="Avenir" w:cs="Avenir" w:eastAsia="Avenir" w:hAnsi="Avenir"/>
                <w:rtl w:val="0"/>
              </w:rPr>
              <w:t xml:space="preserve">· Japan Aerospace Exploration Agency (JAXA)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F">
            <w:pPr>
              <w:widowControl w:val="0"/>
              <w:rPr>
                <w:sz w:val="20"/>
                <w:szCs w:val="20"/>
              </w:rPr>
            </w:pPr>
            <w:r w:rsidDel="00000000" w:rsidR="00000000" w:rsidRPr="00000000">
              <w:rPr>
                <w:rFonts w:ascii="Avenir" w:cs="Avenir" w:eastAsia="Avenir" w:hAnsi="Avenir"/>
                <w:rtl w:val="0"/>
              </w:rPr>
              <w:t xml:space="preserve">Foreign Government Agencies and National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0">
            <w:pPr>
              <w:widowControl w:val="0"/>
              <w:rPr>
                <w:sz w:val="20"/>
                <w:szCs w:val="20"/>
              </w:rPr>
            </w:pPr>
            <w:r w:rsidDel="00000000" w:rsidR="00000000" w:rsidRPr="00000000">
              <w:rPr>
                <w:rFonts w:ascii="Avenir" w:cs="Avenir" w:eastAsia="Avenir" w:hAnsi="Avenir"/>
                <w:rtl w:val="0"/>
              </w:rPr>
              <w:t xml:space="preserve">National &amp; local sectoral ministries; Geospatial specialized institutions; Government-led multi-stakeholder platforms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1">
            <w:pPr>
              <w:widowControl w:val="0"/>
              <w:rPr>
                <w:sz w:val="20"/>
                <w:szCs w:val="20"/>
              </w:rPr>
            </w:pPr>
            <w:r w:rsidDel="00000000" w:rsidR="00000000" w:rsidRPr="00000000">
              <w:rPr>
                <w:rFonts w:ascii="Avenir" w:cs="Avenir" w:eastAsia="Avenir" w:hAnsi="Avenir"/>
                <w:rtl w:val="0"/>
              </w:rPr>
              <w:t xml:space="preserve">These partners take large-scale action (economic and environmental planning and modelling, law enforcement, investment in research, etc.), and support long-term data and analysis (e.g. weather).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widowControl w:val="0"/>
              <w:rPr>
                <w:sz w:val="20"/>
                <w:szCs w:val="20"/>
              </w:rPr>
            </w:pPr>
            <w:r w:rsidDel="00000000" w:rsidR="00000000" w:rsidRPr="00000000">
              <w:rPr>
                <w:rFonts w:ascii="Avenir" w:cs="Avenir" w:eastAsia="Avenir" w:hAnsi="Avenir"/>
                <w:rtl w:val="0"/>
              </w:rPr>
              <w:t xml:space="preserve">Inform PANGEA science questions and activities via research institutions; set enabling conditions (institutional, financial, and programmatic) for the ownership of PANGEA’s research outputs; capacity-building for staff at national and local levels.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3">
            <w:pPr>
              <w:widowControl w:val="0"/>
              <w:rPr>
                <w:rFonts w:ascii="Avenir" w:cs="Avenir" w:eastAsia="Avenir" w:hAnsi="Avenir"/>
              </w:rPr>
            </w:pPr>
            <w:r w:rsidDel="00000000" w:rsidR="00000000" w:rsidRPr="00000000">
              <w:rPr>
                <w:rFonts w:ascii="Avenir" w:cs="Avenir" w:eastAsia="Avenir" w:hAnsi="Avenir"/>
                <w:rtl w:val="0"/>
              </w:rPr>
              <w:t xml:space="preserve">· Brazil National Institute of Amazonian Research (INPA)</w:t>
            </w:r>
          </w:p>
          <w:p w:rsidR="00000000" w:rsidDel="00000000" w:rsidP="00000000" w:rsidRDefault="00000000" w:rsidRPr="00000000" w14:paraId="00000594">
            <w:pPr>
              <w:widowControl w:val="0"/>
              <w:rPr>
                <w:rFonts w:ascii="Avenir" w:cs="Avenir" w:eastAsia="Avenir" w:hAnsi="Avenir"/>
              </w:rPr>
            </w:pPr>
            <w:r w:rsidDel="00000000" w:rsidR="00000000" w:rsidRPr="00000000">
              <w:rPr>
                <w:rFonts w:ascii="Avenir" w:cs="Avenir" w:eastAsia="Avenir" w:hAnsi="Avenir"/>
                <w:rtl w:val="0"/>
              </w:rPr>
              <w:t xml:space="preserve">· Cameroon National Climate Change Observatory (ONACC)</w:t>
            </w:r>
          </w:p>
          <w:p w:rsidR="00000000" w:rsidDel="00000000" w:rsidP="00000000" w:rsidRDefault="00000000" w:rsidRPr="00000000" w14:paraId="00000595">
            <w:pPr>
              <w:widowControl w:val="0"/>
              <w:rPr>
                <w:rFonts w:ascii="Avenir" w:cs="Avenir" w:eastAsia="Avenir" w:hAnsi="Avenir"/>
              </w:rPr>
            </w:pPr>
            <w:r w:rsidDel="00000000" w:rsidR="00000000" w:rsidRPr="00000000">
              <w:rPr>
                <w:rFonts w:ascii="Avenir" w:cs="Avenir" w:eastAsia="Avenir" w:hAnsi="Avenir"/>
                <w:rtl w:val="0"/>
              </w:rPr>
              <w:t xml:space="preserve">· Ministries of Environment, Forests, Fauna, Agriculture, and Scientific Research</w:t>
            </w:r>
          </w:p>
          <w:p w:rsidR="00000000" w:rsidDel="00000000" w:rsidP="00000000" w:rsidRDefault="00000000" w:rsidRPr="00000000" w14:paraId="00000596">
            <w:pPr>
              <w:widowControl w:val="0"/>
              <w:rPr>
                <w:rFonts w:ascii="Avenir" w:cs="Avenir" w:eastAsia="Avenir" w:hAnsi="Avenir"/>
              </w:rPr>
            </w:pPr>
            <w:r w:rsidDel="00000000" w:rsidR="00000000" w:rsidRPr="00000000">
              <w:rPr>
                <w:rFonts w:ascii="Avenir" w:cs="Avenir" w:eastAsia="Avenir" w:hAnsi="Avenir"/>
                <w:rtl w:val="0"/>
              </w:rPr>
              <w:t xml:space="preserve">· Congo Basin Forest Partnership (CBFP)</w:t>
            </w:r>
          </w:p>
          <w:p w:rsidR="00000000" w:rsidDel="00000000" w:rsidP="00000000" w:rsidRDefault="00000000" w:rsidRPr="00000000" w14:paraId="00000597">
            <w:pPr>
              <w:widowControl w:val="0"/>
              <w:rPr>
                <w:rFonts w:ascii="Avenir" w:cs="Avenir" w:eastAsia="Avenir" w:hAnsi="Avenir"/>
              </w:rPr>
            </w:pPr>
            <w:r w:rsidDel="00000000" w:rsidR="00000000" w:rsidRPr="00000000">
              <w:rPr>
                <w:rFonts w:ascii="Avenir" w:cs="Avenir" w:eastAsia="Avenir" w:hAnsi="Avenir"/>
                <w:rtl w:val="0"/>
              </w:rPr>
              <w:t xml:space="preserve">· São Paulo Research Foundation (FAPESP)</w:t>
            </w:r>
          </w:p>
          <w:p w:rsidR="00000000" w:rsidDel="00000000" w:rsidP="00000000" w:rsidRDefault="00000000" w:rsidRPr="00000000" w14:paraId="00000598">
            <w:pPr>
              <w:widowControl w:val="0"/>
              <w:rPr>
                <w:rFonts w:ascii="Avenir" w:cs="Avenir" w:eastAsia="Avenir" w:hAnsi="Avenir"/>
              </w:rPr>
            </w:pPr>
            <w:r w:rsidDel="00000000" w:rsidR="00000000" w:rsidRPr="00000000">
              <w:rPr>
                <w:rFonts w:ascii="Avenir" w:cs="Avenir" w:eastAsia="Avenir" w:hAnsi="Avenir"/>
                <w:rtl w:val="0"/>
              </w:rPr>
              <w:t xml:space="preserve">· Gabon National Center for Scientific and Technological Research (CENAREST)</w:t>
            </w:r>
          </w:p>
          <w:p w:rsidR="00000000" w:rsidDel="00000000" w:rsidP="00000000" w:rsidRDefault="00000000" w:rsidRPr="00000000" w14:paraId="00000599">
            <w:pPr>
              <w:widowControl w:val="0"/>
              <w:rPr>
                <w:rFonts w:ascii="Avenir" w:cs="Avenir" w:eastAsia="Avenir" w:hAnsi="Avenir"/>
                <w:color w:val="ff0000"/>
              </w:rPr>
            </w:pPr>
            <w:r w:rsidDel="00000000" w:rsidR="00000000" w:rsidRPr="00000000">
              <w:rPr>
                <w:rFonts w:ascii="Avenir" w:cs="Avenir" w:eastAsia="Avenir" w:hAnsi="Avenir"/>
                <w:color w:val="ff0000"/>
                <w:rtl w:val="0"/>
              </w:rPr>
              <w:t xml:space="preserve">· PERU</w:t>
            </w:r>
          </w:p>
          <w:p w:rsidR="00000000" w:rsidDel="00000000" w:rsidP="00000000" w:rsidRDefault="00000000" w:rsidRPr="00000000" w14:paraId="0000059A">
            <w:pPr>
              <w:widowControl w:val="0"/>
              <w:rPr>
                <w:sz w:val="20"/>
                <w:szCs w:val="20"/>
              </w:rPr>
            </w:pPr>
            <w:r w:rsidDel="00000000" w:rsidR="00000000" w:rsidRPr="00000000">
              <w:rPr>
                <w:rFonts w:ascii="Avenir" w:cs="Avenir" w:eastAsia="Avenir" w:hAnsi="Avenir"/>
                <w:color w:val="ff0000"/>
                <w:rtl w:val="0"/>
              </w:rPr>
              <w:t xml:space="preserve">· COLOMBIA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B">
            <w:pPr>
              <w:widowControl w:val="0"/>
              <w:rPr>
                <w:sz w:val="20"/>
                <w:szCs w:val="20"/>
              </w:rPr>
            </w:pPr>
            <w:r w:rsidDel="00000000" w:rsidR="00000000" w:rsidRPr="00000000">
              <w:rPr>
                <w:rFonts w:ascii="Avenir" w:cs="Avenir" w:eastAsia="Avenir" w:hAnsi="Avenir"/>
                <w:rtl w:val="0"/>
              </w:rPr>
              <w:t xml:space="preserve">Scientific Institutions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C">
            <w:pPr>
              <w:widowControl w:val="0"/>
              <w:rPr>
                <w:sz w:val="20"/>
                <w:szCs w:val="20"/>
              </w:rPr>
            </w:pPr>
            <w:r w:rsidDel="00000000" w:rsidR="00000000" w:rsidRPr="00000000">
              <w:rPr>
                <w:rFonts w:ascii="Avenir" w:cs="Avenir" w:eastAsia="Avenir" w:hAnsi="Avenir"/>
                <w:rtl w:val="0"/>
              </w:rPr>
              <w:t xml:space="preserve">Universities and colleges; national labs; research consortiums;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D">
            <w:pPr>
              <w:widowControl w:val="0"/>
              <w:rPr>
                <w:sz w:val="20"/>
                <w:szCs w:val="20"/>
              </w:rPr>
            </w:pPr>
            <w:r w:rsidDel="00000000" w:rsidR="00000000" w:rsidRPr="00000000">
              <w:rPr>
                <w:rFonts w:ascii="Avenir" w:cs="Avenir" w:eastAsia="Avenir" w:hAnsi="Avenir"/>
                <w:rtl w:val="0"/>
              </w:rPr>
              <w:t xml:space="preserve">These partners facilitate knowledge and tech transfer to generate capacity in the local and regional institutions to train the next generation of scientists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9E">
            <w:pPr>
              <w:widowControl w:val="0"/>
              <w:rPr>
                <w:rFonts w:ascii="Avenir" w:cs="Avenir" w:eastAsia="Avenir" w:hAnsi="Avenir"/>
              </w:rPr>
            </w:pPr>
            <w:r w:rsidDel="00000000" w:rsidR="00000000" w:rsidRPr="00000000">
              <w:rPr>
                <w:rFonts w:ascii="Avenir" w:cs="Avenir" w:eastAsia="Avenir" w:hAnsi="Avenir"/>
                <w:rtl w:val="0"/>
              </w:rPr>
              <w:t xml:space="preserve">Review the current language in the White Paper</w:t>
            </w:r>
          </w:p>
          <w:p w:rsidR="00000000" w:rsidDel="00000000" w:rsidP="00000000" w:rsidRDefault="00000000" w:rsidRPr="00000000" w14:paraId="0000059F">
            <w:pPr>
              <w:widowControl w:val="0"/>
              <w:rPr>
                <w:rFonts w:ascii="Avenir" w:cs="Avenir" w:eastAsia="Avenir" w:hAnsi="Avenir"/>
              </w:rPr>
            </w:pPr>
            <w:r w:rsidDel="00000000" w:rsidR="00000000" w:rsidRPr="00000000">
              <w:rPr>
                <w:rtl w:val="0"/>
              </w:rPr>
            </w:r>
          </w:p>
          <w:p w:rsidR="00000000" w:rsidDel="00000000" w:rsidP="00000000" w:rsidRDefault="00000000" w:rsidRPr="00000000" w14:paraId="000005A0">
            <w:pPr>
              <w:widowControl w:val="0"/>
              <w:rPr>
                <w:sz w:val="20"/>
                <w:szCs w:val="20"/>
              </w:rPr>
            </w:pPr>
            <w:r w:rsidDel="00000000" w:rsidR="00000000" w:rsidRPr="00000000">
              <w:rPr>
                <w:rFonts w:ascii="Avenir" w:cs="Avenir" w:eastAsia="Avenir" w:hAnsi="Avenir"/>
                <w:rtl w:val="0"/>
              </w:rPr>
              <w:t xml:space="preserve">Special focus on female and youth researchers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1">
            <w:pPr>
              <w:widowControl w:val="0"/>
              <w:rPr>
                <w:rFonts w:ascii="Avenir" w:cs="Avenir" w:eastAsia="Avenir" w:hAnsi="Avenir"/>
              </w:rPr>
            </w:pPr>
            <w:r w:rsidDel="00000000" w:rsidR="00000000" w:rsidRPr="00000000">
              <w:rPr>
                <w:rFonts w:ascii="Avenir" w:cs="Avenir" w:eastAsia="Avenir" w:hAnsi="Avenir"/>
                <w:rtl w:val="0"/>
              </w:rPr>
              <w:t xml:space="preserve">· Alexander von Humboldt Biological Resources Research Institute</w:t>
            </w:r>
          </w:p>
          <w:p w:rsidR="00000000" w:rsidDel="00000000" w:rsidP="00000000" w:rsidRDefault="00000000" w:rsidRPr="00000000" w14:paraId="000005A2">
            <w:pPr>
              <w:widowControl w:val="0"/>
              <w:rPr>
                <w:rFonts w:ascii="Avenir" w:cs="Avenir" w:eastAsia="Avenir" w:hAnsi="Avenir"/>
              </w:rPr>
            </w:pPr>
            <w:r w:rsidDel="00000000" w:rsidR="00000000" w:rsidRPr="00000000">
              <w:rPr>
                <w:rFonts w:ascii="Avenir" w:cs="Avenir" w:eastAsia="Avenir" w:hAnsi="Avenir"/>
                <w:rtl w:val="0"/>
              </w:rPr>
              <w:t xml:space="preserve">· Alliance Bioversity International &amp; CIAT</w:t>
            </w:r>
          </w:p>
          <w:p w:rsidR="00000000" w:rsidDel="00000000" w:rsidP="00000000" w:rsidRDefault="00000000" w:rsidRPr="00000000" w14:paraId="000005A3">
            <w:pPr>
              <w:widowControl w:val="0"/>
              <w:rPr>
                <w:rFonts w:ascii="Avenir" w:cs="Avenir" w:eastAsia="Avenir" w:hAnsi="Avenir"/>
              </w:rPr>
            </w:pPr>
            <w:r w:rsidDel="00000000" w:rsidR="00000000" w:rsidRPr="00000000">
              <w:rPr>
                <w:rFonts w:ascii="Avenir" w:cs="Avenir" w:eastAsia="Avenir" w:hAnsi="Avenir"/>
                <w:rtl w:val="0"/>
              </w:rPr>
              <w:t xml:space="preserve">· Congo Basin Institute (CBI)</w:t>
            </w:r>
          </w:p>
          <w:p w:rsidR="00000000" w:rsidDel="00000000" w:rsidP="00000000" w:rsidRDefault="00000000" w:rsidRPr="00000000" w14:paraId="000005A4">
            <w:pPr>
              <w:widowControl w:val="0"/>
              <w:rPr>
                <w:rFonts w:ascii="Avenir" w:cs="Avenir" w:eastAsia="Avenir" w:hAnsi="Avenir"/>
              </w:rPr>
            </w:pPr>
            <w:r w:rsidDel="00000000" w:rsidR="00000000" w:rsidRPr="00000000">
              <w:rPr>
                <w:rFonts w:ascii="Avenir" w:cs="Avenir" w:eastAsia="Avenir" w:hAnsi="Avenir"/>
                <w:rtl w:val="0"/>
              </w:rPr>
              <w:t xml:space="preserve">· International Institute for Tropical Agriculture (IITA)</w:t>
            </w:r>
          </w:p>
          <w:p w:rsidR="00000000" w:rsidDel="00000000" w:rsidP="00000000" w:rsidRDefault="00000000" w:rsidRPr="00000000" w14:paraId="000005A5">
            <w:pPr>
              <w:widowControl w:val="0"/>
              <w:rPr>
                <w:rFonts w:ascii="Avenir" w:cs="Avenir" w:eastAsia="Avenir" w:hAnsi="Avenir"/>
              </w:rPr>
            </w:pPr>
            <w:r w:rsidDel="00000000" w:rsidR="00000000" w:rsidRPr="00000000">
              <w:rPr>
                <w:rFonts w:ascii="Avenir" w:cs="Avenir" w:eastAsia="Avenir" w:hAnsi="Avenir"/>
                <w:rtl w:val="0"/>
              </w:rPr>
              <w:t xml:space="preserve">· LBA</w:t>
            </w:r>
          </w:p>
          <w:p w:rsidR="00000000" w:rsidDel="00000000" w:rsidP="00000000" w:rsidRDefault="00000000" w:rsidRPr="00000000" w14:paraId="000005A6">
            <w:pPr>
              <w:widowControl w:val="0"/>
              <w:rPr>
                <w:sz w:val="20"/>
                <w:szCs w:val="20"/>
              </w:rPr>
            </w:pPr>
            <w:r w:rsidDel="00000000" w:rsidR="00000000" w:rsidRPr="00000000">
              <w:rPr>
                <w:rFonts w:ascii="Avenir" w:cs="Avenir" w:eastAsia="Avenir" w:hAnsi="Avenir"/>
                <w:rtl w:val="0"/>
              </w:rPr>
              <w:t xml:space="preserve">· Woodwell Climate Research Center</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7">
            <w:pPr>
              <w:widowControl w:val="0"/>
              <w:rPr>
                <w:sz w:val="20"/>
                <w:szCs w:val="20"/>
              </w:rPr>
            </w:pPr>
            <w:r w:rsidDel="00000000" w:rsidR="00000000" w:rsidRPr="00000000">
              <w:rPr>
                <w:rFonts w:ascii="Avenir" w:cs="Avenir" w:eastAsia="Avenir" w:hAnsi="Avenir"/>
                <w:rtl w:val="0"/>
              </w:rPr>
              <w:t xml:space="preserve">Coordinated international research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A8">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A9">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AA">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B">
            <w:pPr>
              <w:widowControl w:val="0"/>
              <w:rPr>
                <w:rFonts w:ascii="Avenir" w:cs="Avenir" w:eastAsia="Avenir" w:hAnsi="Avenir"/>
              </w:rPr>
            </w:pPr>
            <w:r w:rsidDel="00000000" w:rsidR="00000000" w:rsidRPr="00000000">
              <w:rPr>
                <w:rFonts w:ascii="Avenir" w:cs="Avenir" w:eastAsia="Avenir" w:hAnsi="Avenir"/>
                <w:rtl w:val="0"/>
              </w:rPr>
              <w:t xml:space="preserve">· Alliance for Tropical Forest Science (ATFS)</w:t>
            </w:r>
          </w:p>
          <w:p w:rsidR="00000000" w:rsidDel="00000000" w:rsidP="00000000" w:rsidRDefault="00000000" w:rsidRPr="00000000" w14:paraId="000005AC">
            <w:pPr>
              <w:widowControl w:val="0"/>
              <w:rPr>
                <w:rFonts w:ascii="Avenir" w:cs="Avenir" w:eastAsia="Avenir" w:hAnsi="Avenir"/>
              </w:rPr>
            </w:pPr>
            <w:r w:rsidDel="00000000" w:rsidR="00000000" w:rsidRPr="00000000">
              <w:rPr>
                <w:rFonts w:ascii="Avenir" w:cs="Avenir" w:eastAsia="Avenir" w:hAnsi="Avenir"/>
                <w:rtl w:val="0"/>
              </w:rPr>
              <w:t xml:space="preserve">· AndesFlux</w:t>
            </w:r>
          </w:p>
          <w:p w:rsidR="00000000" w:rsidDel="00000000" w:rsidP="00000000" w:rsidRDefault="00000000" w:rsidRPr="00000000" w14:paraId="000005AD">
            <w:pPr>
              <w:widowControl w:val="0"/>
              <w:rPr>
                <w:rFonts w:ascii="Avenir" w:cs="Avenir" w:eastAsia="Avenir" w:hAnsi="Avenir"/>
              </w:rPr>
            </w:pPr>
            <w:r w:rsidDel="00000000" w:rsidR="00000000" w:rsidRPr="00000000">
              <w:rPr>
                <w:rFonts w:ascii="Avenir" w:cs="Avenir" w:eastAsia="Avenir" w:hAnsi="Avenir"/>
                <w:rtl w:val="0"/>
              </w:rPr>
              <w:t xml:space="preserve">· ASCEND</w:t>
            </w:r>
          </w:p>
          <w:p w:rsidR="00000000" w:rsidDel="00000000" w:rsidP="00000000" w:rsidRDefault="00000000" w:rsidRPr="00000000" w14:paraId="000005AE">
            <w:pPr>
              <w:widowControl w:val="0"/>
              <w:rPr>
                <w:rFonts w:ascii="Avenir" w:cs="Avenir" w:eastAsia="Avenir" w:hAnsi="Avenir"/>
              </w:rPr>
            </w:pPr>
            <w:r w:rsidDel="00000000" w:rsidR="00000000" w:rsidRPr="00000000">
              <w:rPr>
                <w:rFonts w:ascii="Avenir" w:cs="Avenir" w:eastAsia="Avenir" w:hAnsi="Avenir"/>
                <w:rtl w:val="0"/>
              </w:rPr>
              <w:t xml:space="preserve">· Congo Basin Science Initiative (CBSI)</w:t>
            </w:r>
          </w:p>
          <w:p w:rsidR="00000000" w:rsidDel="00000000" w:rsidP="00000000" w:rsidRDefault="00000000" w:rsidRPr="00000000" w14:paraId="000005AF">
            <w:pPr>
              <w:widowControl w:val="0"/>
              <w:rPr>
                <w:rFonts w:ascii="Avenir" w:cs="Avenir" w:eastAsia="Avenir" w:hAnsi="Avenir"/>
              </w:rPr>
            </w:pPr>
            <w:r w:rsidDel="00000000" w:rsidR="00000000" w:rsidRPr="00000000">
              <w:rPr>
                <w:rFonts w:ascii="Avenir" w:cs="Avenir" w:eastAsia="Avenir" w:hAnsi="Avenir"/>
                <w:rtl w:val="0"/>
              </w:rPr>
              <w:t xml:space="preserve">· FLUXNET Regional Networks (e.g., AmeriFlux, ICOS, AsiaFlux)</w:t>
            </w:r>
          </w:p>
          <w:p w:rsidR="00000000" w:rsidDel="00000000" w:rsidP="00000000" w:rsidRDefault="00000000" w:rsidRPr="00000000" w14:paraId="000005B0">
            <w:pPr>
              <w:widowControl w:val="0"/>
              <w:rPr>
                <w:rFonts w:ascii="Avenir" w:cs="Avenir" w:eastAsia="Avenir" w:hAnsi="Avenir"/>
              </w:rPr>
            </w:pPr>
            <w:r w:rsidDel="00000000" w:rsidR="00000000" w:rsidRPr="00000000">
              <w:rPr>
                <w:rFonts w:ascii="Avenir" w:cs="Avenir" w:eastAsia="Avenir" w:hAnsi="Avenir"/>
                <w:rtl w:val="0"/>
              </w:rPr>
              <w:t xml:space="preserve">· GEO-TREES</w:t>
            </w:r>
          </w:p>
          <w:p w:rsidR="00000000" w:rsidDel="00000000" w:rsidP="00000000" w:rsidRDefault="00000000" w:rsidRPr="00000000" w14:paraId="000005B1">
            <w:pPr>
              <w:widowControl w:val="0"/>
              <w:rPr>
                <w:sz w:val="20"/>
                <w:szCs w:val="20"/>
              </w:rPr>
            </w:pPr>
            <w:r w:rsidDel="00000000" w:rsidR="00000000" w:rsidRPr="00000000">
              <w:rPr>
                <w:rFonts w:ascii="Avenir" w:cs="Avenir" w:eastAsia="Avenir" w:hAnsi="Avenir"/>
                <w:rtl w:val="0"/>
              </w:rPr>
              <w:t xml:space="preserve">· One Forest Vision</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2">
            <w:pPr>
              <w:widowControl w:val="0"/>
              <w:rPr>
                <w:sz w:val="20"/>
                <w:szCs w:val="20"/>
              </w:rPr>
            </w:pPr>
            <w:r w:rsidDel="00000000" w:rsidR="00000000" w:rsidRPr="00000000">
              <w:rPr>
                <w:rFonts w:ascii="Avenir" w:cs="Avenir" w:eastAsia="Avenir" w:hAnsi="Avenir"/>
                <w:rtl w:val="0"/>
              </w:rPr>
              <w:t xml:space="preserve">Civil society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3">
            <w:pPr>
              <w:widowControl w:val="0"/>
              <w:rPr>
                <w:sz w:val="20"/>
                <w:szCs w:val="20"/>
              </w:rPr>
            </w:pPr>
            <w:r w:rsidDel="00000000" w:rsidR="00000000" w:rsidRPr="00000000">
              <w:rPr>
                <w:rFonts w:ascii="Avenir" w:cs="Avenir" w:eastAsia="Avenir" w:hAnsi="Avenir"/>
                <w:rtl w:val="0"/>
              </w:rPr>
              <w:t xml:space="preserve">National and international non-governmental organizations (NGOs) and non-governmental research initiatives with a presence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4">
            <w:pPr>
              <w:widowControl w:val="0"/>
              <w:rPr>
                <w:sz w:val="20"/>
                <w:szCs w:val="20"/>
              </w:rPr>
            </w:pPr>
            <w:r w:rsidDel="00000000" w:rsidR="00000000" w:rsidRPr="00000000">
              <w:rPr>
                <w:rFonts w:ascii="Avenir" w:cs="Avenir" w:eastAsia="Avenir" w:hAnsi="Avenir"/>
                <w:rtl w:val="0"/>
              </w:rPr>
              <w:t xml:space="preserve">These partners facilitate knowledge consolidation on carbon, biodiversity, and social-ecological systems; translate research outputs into ongoing CSO-led campaigns and actions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B5">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6">
            <w:pPr>
              <w:widowControl w:val="0"/>
              <w:rPr>
                <w:rFonts w:ascii="Avenir" w:cs="Avenir" w:eastAsia="Avenir" w:hAnsi="Avenir"/>
              </w:rPr>
            </w:pPr>
            <w:r w:rsidDel="00000000" w:rsidR="00000000" w:rsidRPr="00000000">
              <w:rPr>
                <w:rFonts w:ascii="Avenir" w:cs="Avenir" w:eastAsia="Avenir" w:hAnsi="Avenir"/>
                <w:rtl w:val="0"/>
              </w:rPr>
              <w:t xml:space="preserve">· Conservation International</w:t>
            </w:r>
          </w:p>
          <w:p w:rsidR="00000000" w:rsidDel="00000000" w:rsidP="00000000" w:rsidRDefault="00000000" w:rsidRPr="00000000" w14:paraId="000005B7">
            <w:pPr>
              <w:widowControl w:val="0"/>
              <w:rPr>
                <w:rFonts w:ascii="Avenir" w:cs="Avenir" w:eastAsia="Avenir" w:hAnsi="Avenir"/>
              </w:rPr>
            </w:pPr>
            <w:r w:rsidDel="00000000" w:rsidR="00000000" w:rsidRPr="00000000">
              <w:rPr>
                <w:rFonts w:ascii="Avenir" w:cs="Avenir" w:eastAsia="Avenir" w:hAnsi="Avenir"/>
                <w:rtl w:val="0"/>
              </w:rPr>
              <w:t xml:space="preserve">CTREES</w:t>
            </w:r>
          </w:p>
          <w:p w:rsidR="00000000" w:rsidDel="00000000" w:rsidP="00000000" w:rsidRDefault="00000000" w:rsidRPr="00000000" w14:paraId="000005B8">
            <w:pPr>
              <w:widowControl w:val="0"/>
              <w:rPr>
                <w:rFonts w:ascii="Avenir" w:cs="Avenir" w:eastAsia="Avenir" w:hAnsi="Avenir"/>
              </w:rPr>
            </w:pPr>
            <w:r w:rsidDel="00000000" w:rsidR="00000000" w:rsidRPr="00000000">
              <w:rPr>
                <w:rFonts w:ascii="Avenir" w:cs="Avenir" w:eastAsia="Avenir" w:hAnsi="Avenir"/>
                <w:rtl w:val="0"/>
              </w:rPr>
              <w:t xml:space="preserve">· World Resources Institute (including Global Forest Watch)</w:t>
            </w:r>
          </w:p>
          <w:p w:rsidR="00000000" w:rsidDel="00000000" w:rsidP="00000000" w:rsidRDefault="00000000" w:rsidRPr="00000000" w14:paraId="000005B9">
            <w:pPr>
              <w:widowControl w:val="0"/>
              <w:rPr>
                <w:rFonts w:ascii="Avenir" w:cs="Avenir" w:eastAsia="Avenir" w:hAnsi="Avenir"/>
              </w:rPr>
            </w:pPr>
            <w:r w:rsidDel="00000000" w:rsidR="00000000" w:rsidRPr="00000000">
              <w:rPr>
                <w:rFonts w:ascii="Avenir" w:cs="Avenir" w:eastAsia="Avenir" w:hAnsi="Avenir"/>
                <w:rtl w:val="0"/>
              </w:rPr>
              <w:t xml:space="preserve">· Mapbiomas</w:t>
            </w:r>
          </w:p>
          <w:p w:rsidR="00000000" w:rsidDel="00000000" w:rsidP="00000000" w:rsidRDefault="00000000" w:rsidRPr="00000000" w14:paraId="000005BA">
            <w:pPr>
              <w:widowControl w:val="0"/>
              <w:rPr>
                <w:sz w:val="20"/>
                <w:szCs w:val="20"/>
              </w:rPr>
            </w:pPr>
            <w:r w:rsidDel="00000000" w:rsidR="00000000" w:rsidRPr="00000000">
              <w:rPr>
                <w:rFonts w:ascii="Avenir" w:cs="Avenir" w:eastAsia="Avenir" w:hAnsi="Avenir"/>
                <w:rtl w:val="0"/>
              </w:rPr>
              <w:t xml:space="preserve">· Small Mammal Conservation Organization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B">
            <w:pPr>
              <w:widowControl w:val="0"/>
              <w:rPr>
                <w:sz w:val="20"/>
                <w:szCs w:val="20"/>
              </w:rPr>
            </w:pPr>
            <w:r w:rsidDel="00000000" w:rsidR="00000000" w:rsidRPr="00000000">
              <w:rPr>
                <w:rFonts w:ascii="Avenir" w:cs="Avenir" w:eastAsia="Avenir" w:hAnsi="Avenir"/>
                <w:rtl w:val="0"/>
              </w:rPr>
              <w:t xml:space="preserve">Indigenous Peoples and Local Community Alliances and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C">
            <w:pPr>
              <w:widowControl w:val="0"/>
              <w:rPr>
                <w:sz w:val="20"/>
                <w:szCs w:val="20"/>
              </w:rPr>
            </w:pPr>
            <w:r w:rsidDel="00000000" w:rsidR="00000000" w:rsidRPr="00000000">
              <w:rPr>
                <w:rFonts w:ascii="Avenir" w:cs="Avenir" w:eastAsia="Avenir" w:hAnsi="Avenir"/>
                <w:rtl w:val="0"/>
              </w:rPr>
              <w:t xml:space="preserve">Indigenous people-, local community-, and women- led organizations and alliances active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D">
            <w:pPr>
              <w:widowControl w:val="0"/>
              <w:rPr>
                <w:sz w:val="20"/>
                <w:szCs w:val="20"/>
              </w:rPr>
            </w:pPr>
            <w:r w:rsidDel="00000000" w:rsidR="00000000" w:rsidRPr="00000000">
              <w:rPr>
                <w:rFonts w:ascii="Avenir" w:cs="Avenir" w:eastAsia="Avenir" w:hAnsi="Avenir"/>
                <w:rtl w:val="0"/>
              </w:rPr>
              <w:t xml:space="preserve">These partners are connected with most relevant communities, leaders, and partners in targeted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E">
            <w:pPr>
              <w:widowControl w:val="0"/>
              <w:rPr>
                <w:sz w:val="20"/>
                <w:szCs w:val="20"/>
              </w:rPr>
            </w:pPr>
            <w:r w:rsidDel="00000000" w:rsidR="00000000" w:rsidRPr="00000000">
              <w:rPr>
                <w:rFonts w:ascii="Avenir" w:cs="Avenir" w:eastAsia="Avenir" w:hAnsi="Avenir"/>
                <w:rtl w:val="0"/>
              </w:rPr>
              <w:t xml:space="preserve">Co-design science questions and applications that directly affect IPLCs, women, and other groups; co-design ground and airborne field campaign activities in territories and local communties; provide training to empower IPLCs in data collection, research, and communication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F">
            <w:pPr>
              <w:widowControl w:val="0"/>
              <w:rPr>
                <w:rFonts w:ascii="Avenir" w:cs="Avenir" w:eastAsia="Avenir" w:hAnsi="Avenir"/>
              </w:rPr>
            </w:pPr>
            <w:r w:rsidDel="00000000" w:rsidR="00000000" w:rsidRPr="00000000">
              <w:rPr>
                <w:rFonts w:ascii="Avenir" w:cs="Avenir" w:eastAsia="Avenir" w:hAnsi="Avenir"/>
                <w:rtl w:val="0"/>
              </w:rPr>
              <w:t xml:space="preserve">· Global Alliance of Territorial Communities</w:t>
            </w:r>
          </w:p>
          <w:p w:rsidR="00000000" w:rsidDel="00000000" w:rsidP="00000000" w:rsidRDefault="00000000" w:rsidRPr="00000000" w14:paraId="000005C0">
            <w:pPr>
              <w:widowControl w:val="0"/>
              <w:rPr>
                <w:rFonts w:ascii="Avenir" w:cs="Avenir" w:eastAsia="Avenir" w:hAnsi="Avenir"/>
              </w:rPr>
            </w:pPr>
            <w:r w:rsidDel="00000000" w:rsidR="00000000" w:rsidRPr="00000000">
              <w:rPr>
                <w:rFonts w:ascii="Avenir" w:cs="Avenir" w:eastAsia="Avenir" w:hAnsi="Avenir"/>
                <w:rtl w:val="0"/>
              </w:rPr>
              <w:t xml:space="preserve">· Rights and Resources Initiative</w:t>
            </w:r>
          </w:p>
          <w:p w:rsidR="00000000" w:rsidDel="00000000" w:rsidP="00000000" w:rsidRDefault="00000000" w:rsidRPr="00000000" w14:paraId="000005C1">
            <w:pPr>
              <w:widowControl w:val="0"/>
              <w:rPr>
                <w:rFonts w:ascii="Avenir" w:cs="Avenir" w:eastAsia="Avenir" w:hAnsi="Avenir"/>
              </w:rPr>
            </w:pPr>
            <w:r w:rsidDel="00000000" w:rsidR="00000000" w:rsidRPr="00000000">
              <w:rPr>
                <w:rFonts w:ascii="Avenir" w:cs="Avenir" w:eastAsia="Avenir" w:hAnsi="Avenir"/>
                <w:rtl w:val="0"/>
              </w:rPr>
              <w:t xml:space="preserve">· CBI School for Indigenous and Local Knowledge</w:t>
            </w:r>
          </w:p>
          <w:p w:rsidR="00000000" w:rsidDel="00000000" w:rsidP="00000000" w:rsidRDefault="00000000" w:rsidRPr="00000000" w14:paraId="000005C2">
            <w:pPr>
              <w:widowControl w:val="0"/>
              <w:rPr>
                <w:sz w:val="20"/>
                <w:szCs w:val="20"/>
              </w:rPr>
            </w:pPr>
            <w:r w:rsidDel="00000000" w:rsidR="00000000" w:rsidRPr="00000000">
              <w:rPr>
                <w:rFonts w:ascii="Avenir" w:cs="Avenir" w:eastAsia="Avenir" w:hAnsi="Avenir"/>
                <w:rtl w:val="0"/>
              </w:rPr>
              <w:t xml:space="preserve">· Dynamique des Groupes des Peuples Autochtones (DGPA-DRC)</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C3">
            <w:pPr>
              <w:widowControl w:val="0"/>
              <w:rPr>
                <w:sz w:val="20"/>
                <w:szCs w:val="20"/>
              </w:rPr>
            </w:pPr>
            <w:r w:rsidDel="00000000" w:rsidR="00000000" w:rsidRPr="00000000">
              <w:rPr>
                <w:rFonts w:ascii="Avenir" w:cs="Avenir" w:eastAsia="Avenir" w:hAnsi="Avenir"/>
                <w:rtl w:val="0"/>
              </w:rPr>
              <w:t xml:space="preserve">Donor 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C4">
            <w:pPr>
              <w:widowControl w:val="0"/>
              <w:rPr>
                <w:rFonts w:ascii="Avenir" w:cs="Avenir" w:eastAsia="Avenir" w:hAnsi="Avenir"/>
              </w:rPr>
            </w:pPr>
            <w:r w:rsidDel="00000000" w:rsidR="00000000" w:rsidRPr="00000000">
              <w:rPr>
                <w:rFonts w:ascii="Avenir" w:cs="Avenir" w:eastAsia="Avenir" w:hAnsi="Avenir"/>
                <w:rtl w:val="0"/>
              </w:rPr>
              <w:t xml:space="preserve">Classic donors (bilaterals, family foundations, philanthropic organizations)</w:t>
            </w:r>
          </w:p>
          <w:p w:rsidR="00000000" w:rsidDel="00000000" w:rsidP="00000000" w:rsidRDefault="00000000" w:rsidRPr="00000000" w14:paraId="000005C5">
            <w:pPr>
              <w:widowControl w:val="0"/>
              <w:rPr>
                <w:sz w:val="20"/>
                <w:szCs w:val="20"/>
              </w:rPr>
            </w:pPr>
            <w:r w:rsidDel="00000000" w:rsidR="00000000" w:rsidRPr="00000000">
              <w:rPr>
                <w:rFonts w:ascii="Avenir" w:cs="Avenir" w:eastAsia="Avenir" w:hAnsi="Avenir"/>
                <w:rtl w:val="0"/>
              </w:rPr>
              <w:t xml:space="preserve">Specialized (geospatial) agencies from donor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C6">
            <w:pPr>
              <w:widowControl w:val="0"/>
              <w:rPr>
                <w:sz w:val="20"/>
                <w:szCs w:val="20"/>
              </w:rPr>
            </w:pPr>
            <w:r w:rsidDel="00000000" w:rsidR="00000000" w:rsidRPr="00000000">
              <w:rPr>
                <w:rFonts w:ascii="Avenir" w:cs="Avenir" w:eastAsia="Avenir" w:hAnsi="Avenir"/>
                <w:rtl w:val="0"/>
              </w:rPr>
              <w:t xml:space="preserve">These partners raise complementary funding that offer targeted support to extend PANGEA beyond NASA funding support.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C7">
            <w:pPr>
              <w:widowControl w:val="0"/>
              <w:rPr>
                <w:sz w:val="20"/>
                <w:szCs w:val="20"/>
              </w:rPr>
            </w:pPr>
            <w:r w:rsidDel="00000000" w:rsidR="00000000" w:rsidRPr="00000000">
              <w:rPr>
                <w:rFonts w:ascii="Avenir" w:cs="Avenir" w:eastAsia="Avenir" w:hAnsi="Avenir"/>
                <w:rtl w:val="0"/>
              </w:rPr>
              <w:t xml:space="preserve">Targeted investment in PANGEA applications and product development, support for international collaborators, joint workshops, and the development of IPLC data collection and management tools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C8">
            <w:pPr>
              <w:widowControl w:val="0"/>
              <w:rPr>
                <w:rFonts w:ascii="Avenir" w:cs="Avenir" w:eastAsia="Avenir" w:hAnsi="Avenir"/>
              </w:rPr>
            </w:pPr>
            <w:r w:rsidDel="00000000" w:rsidR="00000000" w:rsidRPr="00000000">
              <w:rPr>
                <w:rFonts w:ascii="Avenir" w:cs="Avenir" w:eastAsia="Avenir" w:hAnsi="Avenir"/>
                <w:rtl w:val="0"/>
              </w:rPr>
              <w:t xml:space="preserve">· Bezos Earth Fund</w:t>
            </w:r>
          </w:p>
          <w:p w:rsidR="00000000" w:rsidDel="00000000" w:rsidP="00000000" w:rsidRDefault="00000000" w:rsidRPr="00000000" w14:paraId="000005C9">
            <w:pPr>
              <w:widowControl w:val="0"/>
              <w:rPr>
                <w:rFonts w:ascii="Avenir" w:cs="Avenir" w:eastAsia="Avenir" w:hAnsi="Avenir"/>
              </w:rPr>
            </w:pPr>
            <w:r w:rsidDel="00000000" w:rsidR="00000000" w:rsidRPr="00000000">
              <w:rPr>
                <w:rFonts w:ascii="Avenir" w:cs="Avenir" w:eastAsia="Avenir" w:hAnsi="Avenir"/>
                <w:rtl w:val="0"/>
              </w:rPr>
              <w:t xml:space="preserve">· Ford Foundation</w:t>
            </w:r>
          </w:p>
          <w:p w:rsidR="00000000" w:rsidDel="00000000" w:rsidP="00000000" w:rsidRDefault="00000000" w:rsidRPr="00000000" w14:paraId="000005CA">
            <w:pPr>
              <w:widowControl w:val="0"/>
              <w:rPr>
                <w:rFonts w:ascii="Avenir" w:cs="Avenir" w:eastAsia="Avenir" w:hAnsi="Avenir"/>
              </w:rPr>
            </w:pPr>
            <w:r w:rsidDel="00000000" w:rsidR="00000000" w:rsidRPr="00000000">
              <w:rPr>
                <w:rFonts w:ascii="Avenir" w:cs="Avenir" w:eastAsia="Avenir" w:hAnsi="Avenir"/>
                <w:rtl w:val="0"/>
              </w:rPr>
              <w:t xml:space="preserve">· Individual donors</w:t>
            </w:r>
          </w:p>
          <w:p w:rsidR="00000000" w:rsidDel="00000000" w:rsidP="00000000" w:rsidRDefault="00000000" w:rsidRPr="00000000" w14:paraId="000005CB">
            <w:pPr>
              <w:widowControl w:val="0"/>
              <w:rPr>
                <w:rFonts w:ascii="Avenir" w:cs="Avenir" w:eastAsia="Avenir" w:hAnsi="Avenir"/>
              </w:rPr>
            </w:pPr>
            <w:r w:rsidDel="00000000" w:rsidR="00000000" w:rsidRPr="00000000">
              <w:rPr>
                <w:rFonts w:ascii="Avenir" w:cs="Avenir" w:eastAsia="Avenir" w:hAnsi="Avenir"/>
                <w:rtl w:val="0"/>
              </w:rPr>
              <w:t xml:space="preserve">· Mellon Foundation</w:t>
            </w:r>
          </w:p>
          <w:p w:rsidR="00000000" w:rsidDel="00000000" w:rsidP="00000000" w:rsidRDefault="00000000" w:rsidRPr="00000000" w14:paraId="000005CC">
            <w:pPr>
              <w:widowControl w:val="0"/>
              <w:rPr>
                <w:rFonts w:ascii="Avenir" w:cs="Avenir" w:eastAsia="Avenir" w:hAnsi="Avenir"/>
              </w:rPr>
            </w:pPr>
            <w:r w:rsidDel="00000000" w:rsidR="00000000" w:rsidRPr="00000000">
              <w:rPr>
                <w:rFonts w:ascii="Avenir" w:cs="Avenir" w:eastAsia="Avenir" w:hAnsi="Avenir"/>
                <w:rtl w:val="0"/>
              </w:rPr>
              <w:t xml:space="preserve">· Moore Foundation</w:t>
            </w:r>
          </w:p>
          <w:p w:rsidR="00000000" w:rsidDel="00000000" w:rsidP="00000000" w:rsidRDefault="00000000" w:rsidRPr="00000000" w14:paraId="000005CD">
            <w:pPr>
              <w:widowControl w:val="0"/>
              <w:rPr>
                <w:rFonts w:ascii="Avenir" w:cs="Avenir" w:eastAsia="Avenir" w:hAnsi="Avenir"/>
              </w:rPr>
            </w:pPr>
            <w:r w:rsidDel="00000000" w:rsidR="00000000" w:rsidRPr="00000000">
              <w:rPr>
                <w:rFonts w:ascii="Avenir" w:cs="Avenir" w:eastAsia="Avenir" w:hAnsi="Avenir"/>
                <w:rtl w:val="0"/>
              </w:rPr>
              <w:t xml:space="preserve">· Norwegian Agency for Development Cooperation (Norad)</w:t>
            </w:r>
          </w:p>
          <w:p w:rsidR="00000000" w:rsidDel="00000000" w:rsidP="00000000" w:rsidRDefault="00000000" w:rsidRPr="00000000" w14:paraId="000005CE">
            <w:pPr>
              <w:widowControl w:val="0"/>
              <w:rPr>
                <w:rFonts w:ascii="Avenir" w:cs="Avenir" w:eastAsia="Avenir" w:hAnsi="Avenir"/>
              </w:rPr>
            </w:pPr>
            <w:r w:rsidDel="00000000" w:rsidR="00000000" w:rsidRPr="00000000">
              <w:rPr>
                <w:rFonts w:ascii="Avenir" w:cs="Avenir" w:eastAsia="Avenir" w:hAnsi="Avenir"/>
                <w:rtl w:val="0"/>
              </w:rPr>
              <w:t xml:space="preserve">· Norway’s International Climate and Forest Initiative (NICFI)</w:t>
            </w:r>
          </w:p>
          <w:p w:rsidR="00000000" w:rsidDel="00000000" w:rsidP="00000000" w:rsidRDefault="00000000" w:rsidRPr="00000000" w14:paraId="000005CF">
            <w:pPr>
              <w:widowControl w:val="0"/>
              <w:rPr>
                <w:sz w:val="20"/>
                <w:szCs w:val="20"/>
              </w:rPr>
            </w:pPr>
            <w:r w:rsidDel="00000000" w:rsidR="00000000" w:rsidRPr="00000000">
              <w:rPr>
                <w:rFonts w:ascii="Avenir" w:cs="Avenir" w:eastAsia="Avenir" w:hAnsi="Avenir"/>
                <w:rtl w:val="0"/>
              </w:rPr>
              <w:t xml:space="preserve">· USAID</w:t>
            </w:r>
            <w:r w:rsidDel="00000000" w:rsidR="00000000" w:rsidRPr="00000000">
              <w:rPr>
                <w:rtl w:val="0"/>
              </w:rPr>
            </w:r>
          </w:p>
        </w:tc>
      </w:tr>
      <w:tr>
        <w:trPr>
          <w:cantSplit w:val="0"/>
          <w:trHeight w:val="274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0">
            <w:pPr>
              <w:widowControl w:val="0"/>
              <w:rPr>
                <w:sz w:val="20"/>
                <w:szCs w:val="20"/>
              </w:rPr>
            </w:pPr>
            <w:r w:rsidDel="00000000" w:rsidR="00000000" w:rsidRPr="00000000">
              <w:rPr>
                <w:rFonts w:ascii="Avenir" w:cs="Avenir" w:eastAsia="Avenir" w:hAnsi="Avenir"/>
                <w:rtl w:val="0"/>
              </w:rPr>
              <w:t xml:space="preserve">Private sector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1">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2">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3">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4">
            <w:pPr>
              <w:widowControl w:val="0"/>
              <w:rPr>
                <w:rFonts w:ascii="Avenir" w:cs="Avenir" w:eastAsia="Avenir" w:hAnsi="Avenir"/>
              </w:rPr>
            </w:pPr>
            <w:r w:rsidDel="00000000" w:rsidR="00000000" w:rsidRPr="00000000">
              <w:rPr>
                <w:rFonts w:ascii="Avenir" w:cs="Avenir" w:eastAsia="Avenir" w:hAnsi="Avenir"/>
                <w:rtl w:val="0"/>
              </w:rPr>
              <w:t xml:space="preserve">· Roundtable on Sustainable Palm Oil; Cocoa; Soy; Biomaterials</w:t>
            </w:r>
          </w:p>
          <w:p w:rsidR="00000000" w:rsidDel="00000000" w:rsidP="00000000" w:rsidRDefault="00000000" w:rsidRPr="00000000" w14:paraId="000005D5">
            <w:pPr>
              <w:widowControl w:val="0"/>
              <w:rPr>
                <w:rFonts w:ascii="Avenir" w:cs="Avenir" w:eastAsia="Avenir" w:hAnsi="Avenir"/>
              </w:rPr>
            </w:pPr>
            <w:r w:rsidDel="00000000" w:rsidR="00000000" w:rsidRPr="00000000">
              <w:rPr>
                <w:rFonts w:ascii="Avenir" w:cs="Avenir" w:eastAsia="Avenir" w:hAnsi="Avenir"/>
                <w:rtl w:val="0"/>
              </w:rPr>
              <w:t xml:space="preserve">· Unilever</w:t>
            </w:r>
          </w:p>
          <w:p w:rsidR="00000000" w:rsidDel="00000000" w:rsidP="00000000" w:rsidRDefault="00000000" w:rsidRPr="00000000" w14:paraId="000005D6">
            <w:pPr>
              <w:widowControl w:val="0"/>
              <w:rPr>
                <w:rFonts w:ascii="Avenir" w:cs="Avenir" w:eastAsia="Avenir" w:hAnsi="Avenir"/>
              </w:rPr>
            </w:pPr>
            <w:r w:rsidDel="00000000" w:rsidR="00000000" w:rsidRPr="00000000">
              <w:rPr>
                <w:rFonts w:ascii="Avenir" w:cs="Avenir" w:eastAsia="Avenir" w:hAnsi="Avenir"/>
                <w:rtl w:val="0"/>
              </w:rPr>
              <w:t xml:space="preserve">· Olam</w:t>
            </w:r>
          </w:p>
          <w:p w:rsidR="00000000" w:rsidDel="00000000" w:rsidP="00000000" w:rsidRDefault="00000000" w:rsidRPr="00000000" w14:paraId="000005D7">
            <w:pPr>
              <w:widowControl w:val="0"/>
              <w:rPr>
                <w:rFonts w:ascii="Avenir" w:cs="Avenir" w:eastAsia="Avenir" w:hAnsi="Avenir"/>
              </w:rPr>
            </w:pPr>
            <w:r w:rsidDel="00000000" w:rsidR="00000000" w:rsidRPr="00000000">
              <w:rPr>
                <w:rFonts w:ascii="Avenir" w:cs="Avenir" w:eastAsia="Avenir" w:hAnsi="Avenir"/>
                <w:rtl w:val="0"/>
              </w:rPr>
              <w:t xml:space="preserve">· Green Resources</w:t>
            </w:r>
          </w:p>
          <w:p w:rsidR="00000000" w:rsidDel="00000000" w:rsidP="00000000" w:rsidRDefault="00000000" w:rsidRPr="00000000" w14:paraId="000005D8">
            <w:pPr>
              <w:widowControl w:val="0"/>
              <w:rPr>
                <w:rFonts w:ascii="Avenir" w:cs="Avenir" w:eastAsia="Avenir" w:hAnsi="Avenir"/>
              </w:rPr>
            </w:pPr>
            <w:r w:rsidDel="00000000" w:rsidR="00000000" w:rsidRPr="00000000">
              <w:rPr>
                <w:rFonts w:ascii="Avenir" w:cs="Avenir" w:eastAsia="Avenir" w:hAnsi="Avenir"/>
                <w:rtl w:val="0"/>
              </w:rPr>
              <w:t xml:space="preserve">· CNaught</w:t>
            </w:r>
          </w:p>
          <w:p w:rsidR="00000000" w:rsidDel="00000000" w:rsidP="00000000" w:rsidRDefault="00000000" w:rsidRPr="00000000" w14:paraId="000005D9">
            <w:pPr>
              <w:widowControl w:val="0"/>
              <w:rPr>
                <w:rFonts w:ascii="Avenir" w:cs="Avenir" w:eastAsia="Avenir" w:hAnsi="Avenir"/>
              </w:rPr>
            </w:pPr>
            <w:r w:rsidDel="00000000" w:rsidR="00000000" w:rsidRPr="00000000">
              <w:rPr>
                <w:rFonts w:ascii="Avenir" w:cs="Avenir" w:eastAsia="Avenir" w:hAnsi="Avenir"/>
                <w:rtl w:val="0"/>
              </w:rPr>
              <w:t xml:space="preserve">· Carbon Equity</w:t>
            </w:r>
          </w:p>
          <w:p w:rsidR="00000000" w:rsidDel="00000000" w:rsidP="00000000" w:rsidRDefault="00000000" w:rsidRPr="00000000" w14:paraId="000005DA">
            <w:pPr>
              <w:widowControl w:val="0"/>
              <w:rPr>
                <w:sz w:val="20"/>
                <w:szCs w:val="20"/>
              </w:rPr>
            </w:pPr>
            <w:r w:rsidDel="00000000" w:rsidR="00000000" w:rsidRPr="00000000">
              <w:rPr>
                <w:rFonts w:ascii="Avenir" w:cs="Avenir" w:eastAsia="Avenir" w:hAnsi="Avenir"/>
                <w:rtl w:val="0"/>
              </w:rPr>
              <w:t xml:space="preserve">· Carbon Credit Capital</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B">
            <w:pPr>
              <w:widowControl w:val="0"/>
              <w:rPr>
                <w:sz w:val="20"/>
                <w:szCs w:val="20"/>
              </w:rPr>
            </w:pPr>
            <w:r w:rsidDel="00000000" w:rsidR="00000000" w:rsidRPr="00000000">
              <w:rPr>
                <w:rFonts w:ascii="Avenir" w:cs="Avenir" w:eastAsia="Avenir" w:hAnsi="Avenir"/>
                <w:rtl w:val="0"/>
              </w:rPr>
              <w:t xml:space="preserve">Intergovernmental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C">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D">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E">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F">
            <w:pPr>
              <w:widowControl w:val="0"/>
              <w:rPr>
                <w:rFonts w:ascii="Avenir" w:cs="Avenir" w:eastAsia="Avenir" w:hAnsi="Avenir"/>
              </w:rPr>
            </w:pPr>
            <w:r w:rsidDel="00000000" w:rsidR="00000000" w:rsidRPr="00000000">
              <w:rPr>
                <w:rFonts w:ascii="Avenir" w:cs="Avenir" w:eastAsia="Avenir" w:hAnsi="Avenir"/>
                <w:rtl w:val="0"/>
              </w:rPr>
              <w:t xml:space="preserve">· Committee on Earth Observation Satellites (CEOS)</w:t>
            </w:r>
          </w:p>
          <w:p w:rsidR="00000000" w:rsidDel="00000000" w:rsidP="00000000" w:rsidRDefault="00000000" w:rsidRPr="00000000" w14:paraId="000005E0">
            <w:pPr>
              <w:widowControl w:val="0"/>
              <w:rPr>
                <w:rFonts w:ascii="Avenir" w:cs="Avenir" w:eastAsia="Avenir" w:hAnsi="Avenir"/>
              </w:rPr>
            </w:pPr>
            <w:r w:rsidDel="00000000" w:rsidR="00000000" w:rsidRPr="00000000">
              <w:rPr>
                <w:rFonts w:ascii="Avenir" w:cs="Avenir" w:eastAsia="Avenir" w:hAnsi="Avenir"/>
                <w:rtl w:val="0"/>
              </w:rPr>
              <w:t xml:space="preserve">· Group on Earth Observations (GEO)</w:t>
            </w:r>
          </w:p>
          <w:p w:rsidR="00000000" w:rsidDel="00000000" w:rsidP="00000000" w:rsidRDefault="00000000" w:rsidRPr="00000000" w14:paraId="000005E1">
            <w:pPr>
              <w:widowControl w:val="0"/>
              <w:rPr>
                <w:rFonts w:ascii="Avenir" w:cs="Avenir" w:eastAsia="Avenir" w:hAnsi="Avenir"/>
              </w:rPr>
            </w:pPr>
            <w:r w:rsidDel="00000000" w:rsidR="00000000" w:rsidRPr="00000000">
              <w:rPr>
                <w:rFonts w:ascii="Avenir" w:cs="Avenir" w:eastAsia="Avenir" w:hAnsi="Avenir"/>
                <w:rtl w:val="0"/>
              </w:rPr>
              <w:t xml:space="preserve">· Inter-governmental Panel on Climate Change (IPCC)</w:t>
            </w:r>
          </w:p>
          <w:p w:rsidR="00000000" w:rsidDel="00000000" w:rsidP="00000000" w:rsidRDefault="00000000" w:rsidRPr="00000000" w14:paraId="000005E2">
            <w:pPr>
              <w:widowControl w:val="0"/>
              <w:rPr>
                <w:rFonts w:ascii="Avenir" w:cs="Avenir" w:eastAsia="Avenir" w:hAnsi="Avenir"/>
              </w:rPr>
            </w:pPr>
            <w:r w:rsidDel="00000000" w:rsidR="00000000" w:rsidRPr="00000000">
              <w:rPr>
                <w:rFonts w:ascii="Avenir" w:cs="Avenir" w:eastAsia="Avenir" w:hAnsi="Avenir"/>
                <w:rtl w:val="0"/>
              </w:rPr>
              <w:t xml:space="preserve">· Intergovernmental Science-Policy Platform on Biodiversity and Ecosystem Services (IPBES)</w:t>
            </w:r>
          </w:p>
          <w:p w:rsidR="00000000" w:rsidDel="00000000" w:rsidP="00000000" w:rsidRDefault="00000000" w:rsidRPr="00000000" w14:paraId="000005E3">
            <w:pPr>
              <w:widowControl w:val="0"/>
              <w:rPr>
                <w:rFonts w:ascii="Avenir" w:cs="Avenir" w:eastAsia="Avenir" w:hAnsi="Avenir"/>
              </w:rPr>
            </w:pPr>
            <w:r w:rsidDel="00000000" w:rsidR="00000000" w:rsidRPr="00000000">
              <w:rPr>
                <w:rFonts w:ascii="Avenir" w:cs="Avenir" w:eastAsia="Avenir" w:hAnsi="Avenir"/>
                <w:rtl w:val="0"/>
              </w:rPr>
              <w:t xml:space="preserve">· International Union for Conservation of Nature (IUCN)</w:t>
            </w:r>
          </w:p>
          <w:p w:rsidR="00000000" w:rsidDel="00000000" w:rsidP="00000000" w:rsidRDefault="00000000" w:rsidRPr="00000000" w14:paraId="000005E4">
            <w:pPr>
              <w:widowControl w:val="0"/>
              <w:rPr>
                <w:sz w:val="20"/>
                <w:szCs w:val="20"/>
              </w:rPr>
            </w:pPr>
            <w:r w:rsidDel="00000000" w:rsidR="00000000" w:rsidRPr="00000000">
              <w:rPr>
                <w:rFonts w:ascii="Avenir" w:cs="Avenir" w:eastAsia="Avenir" w:hAnsi="Avenir"/>
                <w:rtl w:val="0"/>
              </w:rPr>
              <w:t xml:space="preserve">· United Nations Framework Convention on Climate Change (UNFCCC)</w:t>
            </w:r>
            <w:r w:rsidDel="00000000" w:rsidR="00000000" w:rsidRPr="00000000">
              <w:rPr>
                <w:rtl w:val="0"/>
              </w:rPr>
            </w:r>
          </w:p>
        </w:tc>
      </w:tr>
      <w:tr>
        <w:trPr>
          <w:cantSplit w:val="0"/>
          <w:trHeight w:val="2205" w:hRule="atLeast"/>
          <w:tblHeader w:val="0"/>
        </w:trPr>
        <w:tc>
          <w:tcPr>
            <w:gridSpan w:val="5"/>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*DOE NGEE-Tropics is entering Phase 3 and will be sunsetting as PANGEA begins, enabling important continuity on constraining model uncertainty and data-model integration efforts.</w:t>
            </w:r>
          </w:p>
          <w:p w:rsidR="00000000" w:rsidDel="00000000" w:rsidP="00000000" w:rsidRDefault="00000000" w:rsidRPr="00000000" w14:paraId="000005E6">
            <w:pPr>
              <w:widowControl w:val="0"/>
              <w:rPr>
                <w:sz w:val="20"/>
                <w:szCs w:val="20"/>
              </w:rPr>
            </w:pPr>
            <w:r w:rsidDel="00000000" w:rsidR="00000000" w:rsidRPr="00000000">
              <w:rPr>
                <w:rFonts w:ascii="Avenir" w:cs="Avenir" w:eastAsia="Avenir" w:hAnsi="Avenir"/>
                <w:sz w:val="20"/>
                <w:szCs w:val="20"/>
                <w:rtl w:val="0"/>
              </w:rPr>
              <w:t xml:space="preserve">**USAID PEER is going to be replaced by a new program called SPARK.</w:t>
            </w:r>
            <w:r w:rsidDel="00000000" w:rsidR="00000000" w:rsidRPr="00000000">
              <w:rPr>
                <w:rtl w:val="0"/>
              </w:rPr>
            </w:r>
          </w:p>
        </w:tc>
      </w:tr>
    </w:tbl>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del w:author="Elsa Ordway" w:id="45" w:date="2024-09-13T19:24:41Z">
        <w:commentRangeStart w:id="707"/>
        <w:commentRangeStart w:id="708"/>
        <w:r w:rsidDel="00000000" w:rsidR="00000000" w:rsidRPr="00000000">
          <w:rPr>
            <w:b w:val="1"/>
            <w:highlight w:val="yellow"/>
            <w:rtl w:val="0"/>
          </w:rPr>
          <w:delText xml:space="preserve">Table X.</w:delText>
        </w:r>
        <w:r w:rsidDel="00000000" w:rsidR="00000000" w:rsidRPr="00000000">
          <w:rPr>
            <w:highlight w:val="yellow"/>
            <w:rtl w:val="0"/>
          </w:rPr>
          <w:delText xml:space="preserve"> </w:delText>
        </w:r>
        <w:r w:rsidDel="00000000" w:rsidR="00000000" w:rsidRPr="00000000">
          <w:rPr>
            <w:rtl w:val="0"/>
          </w:rPr>
          <w:delText xml:space="preserve">Examples</w:delText>
        </w:r>
        <w:r w:rsidDel="00000000" w:rsidR="00000000" w:rsidRPr="00000000">
          <w:rPr>
            <w:rtl w:val="0"/>
          </w:rPr>
          <w:delText xml:space="preserve"> of potential PANGEA partnerships</w:delText>
        </w:r>
      </w:del>
      <w:commentRangeEnd w:id="707"/>
      <w:r w:rsidDel="00000000" w:rsidR="00000000" w:rsidRPr="00000000">
        <w:commentReference w:id="707"/>
      </w:r>
      <w:commentRangeEnd w:id="708"/>
      <w:r w:rsidDel="00000000" w:rsidR="00000000" w:rsidRPr="00000000">
        <w:commentReference w:id="708"/>
      </w:r>
      <w:r w:rsidDel="00000000" w:rsidR="00000000" w:rsidRPr="00000000">
        <w:rPr>
          <w:rtl w:val="0"/>
        </w:rPr>
      </w:r>
    </w:p>
    <w:p w:rsidR="00000000" w:rsidDel="00000000" w:rsidP="00000000" w:rsidRDefault="00000000" w:rsidRPr="00000000" w14:paraId="000005ED">
      <w:pPr>
        <w:pStyle w:val="Heading4"/>
        <w:spacing w:before="240" w:lineRule="auto"/>
        <w:rPr/>
      </w:pPr>
      <w:bookmarkStart w:colFirst="0" w:colLast="0" w:name="_k7bnxk70o7jf" w:id="52"/>
      <w:bookmarkEnd w:id="52"/>
      <w:r w:rsidDel="00000000" w:rsidR="00000000" w:rsidRPr="00000000">
        <w:rPr>
          <w:rtl w:val="0"/>
        </w:rPr>
        <w:t xml:space="preserve">7.4.2.  Principles</w:t>
      </w:r>
    </w:p>
    <w:p w:rsidR="00000000" w:rsidDel="00000000" w:rsidP="00000000" w:rsidRDefault="00000000" w:rsidRPr="00000000" w14:paraId="000005EE">
      <w:pPr>
        <w:spacing w:before="0" w:lineRule="auto"/>
        <w:rPr/>
      </w:pPr>
      <w:r w:rsidDel="00000000" w:rsidR="00000000" w:rsidRPr="00000000">
        <w:rPr>
          <w:b w:val="1"/>
          <w:highlight w:val="yellow"/>
          <w:rtl w:val="0"/>
        </w:rPr>
        <w:t xml:space="preserve">Table X </w:t>
      </w:r>
      <w:r w:rsidDel="00000000" w:rsidR="00000000" w:rsidRPr="00000000">
        <w:rPr>
          <w:rtl w:val="0"/>
        </w:rPr>
        <w:t xml:space="preserve">outlines </w:t>
      </w:r>
      <w:r w:rsidDel="00000000" w:rsidR="00000000" w:rsidRPr="00000000">
        <w:rPr>
          <w:rtl w:val="0"/>
        </w:rPr>
        <w:t xml:space="preserve">PANGEA’s principles of engagement. These principles adapt the CARE </w:t>
      </w:r>
      <w:r w:rsidDel="00000000" w:rsidR="00000000" w:rsidRPr="00000000">
        <w:rPr>
          <w:highlight w:val="white"/>
          <w:rtl w:val="0"/>
        </w:rPr>
        <w:t xml:space="preserve">CARE Principles for Indigenous Data Governance’ to ecology and biodiversity research based on work by (</w:t>
      </w:r>
      <w:commentRangeStart w:id="709"/>
      <w:commentRangeStart w:id="710"/>
      <w:r w:rsidDel="00000000" w:rsidR="00000000" w:rsidRPr="00000000">
        <w:rPr>
          <w:rtl w:val="0"/>
        </w:rPr>
        <w:t xml:space="preserve">Jennings et al. 2023</w:t>
      </w:r>
      <w:commentRangeEnd w:id="709"/>
      <w:r w:rsidDel="00000000" w:rsidR="00000000" w:rsidRPr="00000000">
        <w:commentReference w:id="709"/>
      </w:r>
      <w:commentRangeEnd w:id="710"/>
      <w:r w:rsidDel="00000000" w:rsidR="00000000" w:rsidRPr="00000000">
        <w:commentReference w:id="710"/>
      </w:r>
      <w:r w:rsidDel="00000000" w:rsidR="00000000" w:rsidRPr="00000000">
        <w:rPr>
          <w:rtl w:val="0"/>
        </w:rPr>
        <w:t xml:space="preserve">) and (</w:t>
      </w:r>
      <w:commentRangeStart w:id="711"/>
      <w:commentRangeStart w:id="712"/>
      <w:r w:rsidDel="00000000" w:rsidR="00000000" w:rsidRPr="00000000">
        <w:rPr>
          <w:rtl w:val="0"/>
        </w:rPr>
        <w:t xml:space="preserve">Carroll et al. 2020</w:t>
      </w:r>
      <w:commentRangeEnd w:id="711"/>
      <w:r w:rsidDel="00000000" w:rsidR="00000000" w:rsidRPr="00000000">
        <w:commentReference w:id="711"/>
      </w:r>
      <w:commentRangeEnd w:id="712"/>
      <w:r w:rsidDel="00000000" w:rsidR="00000000" w:rsidRPr="00000000">
        <w:commentReference w:id="712"/>
      </w:r>
      <w:r w:rsidDel="00000000" w:rsidR="00000000" w:rsidRPr="00000000">
        <w:rPr>
          <w:rtl w:val="0"/>
        </w:rPr>
        <w:t xml:space="preserve">).</w:t>
      </w:r>
    </w:p>
    <w:p w:rsidR="00000000" w:rsidDel="00000000" w:rsidP="00000000" w:rsidRDefault="00000000" w:rsidRPr="00000000" w14:paraId="000005EF">
      <w:pPr>
        <w:spacing w:before="0" w:lineRule="auto"/>
        <w:rPr/>
      </w:pPr>
      <w:r w:rsidDel="00000000" w:rsidR="00000000" w:rsidRPr="00000000">
        <w:rPr>
          <w:rtl w:val="0"/>
        </w:rPr>
      </w:r>
    </w:p>
    <w:tbl>
      <w:tblPr>
        <w:tblStyle w:val="Table8"/>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700"/>
        <w:gridCol w:w="8640"/>
        <w:tblGridChange w:id="0">
          <w:tblGrid>
            <w:gridCol w:w="1215"/>
            <w:gridCol w:w="2700"/>
            <w:gridCol w:w="864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 Principles of Engagement based on CARE. Adapted from Jennings et al. 2023 and Carroll et al. 2020.</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3">
            <w:pPr>
              <w:widowControl w:val="0"/>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4">
            <w:pPr>
              <w:widowControl w:val="0"/>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5">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7">
            <w:pPr>
              <w:widowControl w:val="0"/>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8">
            <w:pPr>
              <w:widowControl w:val="0"/>
              <w:rPr>
                <w:sz w:val="20"/>
                <w:szCs w:val="20"/>
              </w:rPr>
            </w:pPr>
            <w:r w:rsidDel="00000000" w:rsidR="00000000" w:rsidRPr="00000000">
              <w:rPr>
                <w:rFonts w:ascii="Avenir" w:cs="Avenir" w:eastAsia="Avenir" w:hAnsi="Avenir"/>
                <w:sz w:val="20"/>
                <w:szCs w:val="20"/>
                <w:rtl w:val="0"/>
              </w:rPr>
              <w:t xml:space="preserve">Prior to research, explain and demonstrate how your research and potential results are relevant and are of value to the interests of the community and individual members; research should support community-led initiatives and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A">
            <w:pPr>
              <w:widowControl w:val="0"/>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B">
            <w:pPr>
              <w:widowControl w:val="0"/>
              <w:rPr>
                <w:sz w:val="20"/>
                <w:szCs w:val="20"/>
              </w:rPr>
            </w:pPr>
            <w:r w:rsidDel="00000000" w:rsidR="00000000" w:rsidRPr="00000000">
              <w:rPr>
                <w:rFonts w:ascii="Avenir" w:cs="Avenir" w:eastAsia="Avenir" w:hAnsi="Avenir"/>
                <w:sz w:val="20"/>
                <w:szCs w:val="20"/>
                <w:rtl w:val="0"/>
              </w:rPr>
              <w:t xml:space="preserve">Develop and/or use and/or link to Indigenous Peoples and Local Communities (IPLC) data classification and analysis frameworks that reflect community values, needs and aspirations; include and value local community experts in the research team.</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D">
            <w:pPr>
              <w:widowControl w:val="0"/>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E">
            <w:pPr>
              <w:widowControl w:val="0"/>
              <w:rPr>
                <w:sz w:val="20"/>
                <w:szCs w:val="20"/>
              </w:rPr>
            </w:pPr>
            <w:r w:rsidDel="00000000" w:rsidR="00000000" w:rsidRPr="00000000">
              <w:rPr>
                <w:rFonts w:ascii="Avenir" w:cs="Avenir" w:eastAsia="Avenir" w:hAnsi="Avenir"/>
                <w:sz w:val="20"/>
                <w:szCs w:val="20"/>
                <w:rtl w:val="0"/>
              </w:rPr>
              <w:t xml:space="preserve">Collect and code using categories that identify and individuals in ways that they define; disaggregate data, especially in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0">
            <w:pPr>
              <w:widowControl w:val="0"/>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1">
            <w:pPr>
              <w:widowControl w:val="0"/>
              <w:rPr>
                <w:sz w:val="20"/>
                <w:szCs w:val="20"/>
              </w:rPr>
            </w:pPr>
            <w:r w:rsidDel="00000000" w:rsidR="00000000" w:rsidRPr="00000000">
              <w:rPr>
                <w:rFonts w:ascii="Avenir" w:cs="Avenir" w:eastAsia="Avenir" w:hAnsi="Avenir"/>
                <w:sz w:val="20"/>
                <w:szCs w:val="20"/>
                <w:rtl w:val="0"/>
              </w:rPr>
              <w:t xml:space="preserve">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3">
            <w:pPr>
              <w:widowControl w:val="0"/>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4">
            <w:pPr>
              <w:widowControl w:val="0"/>
              <w:rPr>
                <w:sz w:val="20"/>
                <w:szCs w:val="20"/>
              </w:rPr>
            </w:pPr>
            <w:r w:rsidDel="00000000" w:rsidR="00000000" w:rsidRPr="00000000">
              <w:rPr>
                <w:rFonts w:ascii="Avenir" w:cs="Avenir" w:eastAsia="Avenir" w:hAnsi="Avenir"/>
                <w:sz w:val="20"/>
                <w:szCs w:val="20"/>
                <w:rtl w:val="0"/>
              </w:rPr>
              <w:t xml:space="preserve">Establish institutional principles or protocols for research development, data management and publication (for example, scholarly works, presentations and datasets) that support IPLC’s Data Sovereignty;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6">
            <w:pPr>
              <w:widowControl w:val="0"/>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7">
            <w:pPr>
              <w:widowControl w:val="0"/>
              <w:rPr>
                <w:sz w:val="20"/>
                <w:szCs w:val="20"/>
              </w:rPr>
            </w:pPr>
            <w:r w:rsidDel="00000000" w:rsidR="00000000" w:rsidRPr="00000000">
              <w:rPr>
                <w:rFonts w:ascii="Avenir" w:cs="Avenir" w:eastAsia="Avenir" w:hAnsi="Avenir"/>
                <w:sz w:val="20"/>
                <w:szCs w:val="20"/>
                <w:rtl w:val="0"/>
              </w:rPr>
              <w:t xml:space="preserve">Ensure data use is consistent with individual and community consent provisions;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9">
            <w:pPr>
              <w:widowControl w:val="0"/>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A">
            <w:pPr>
              <w:widowControl w:val="0"/>
              <w:rPr>
                <w:sz w:val="20"/>
                <w:szCs w:val="20"/>
              </w:rPr>
            </w:pPr>
            <w:r w:rsidDel="00000000" w:rsidR="00000000" w:rsidRPr="00000000">
              <w:rPr>
                <w:rFonts w:ascii="Avenir" w:cs="Avenir" w:eastAsia="Avenir" w:hAnsi="Avenir"/>
                <w:sz w:val="20"/>
                <w:szCs w:val="20"/>
                <w:rtl w:val="0"/>
              </w:rPr>
              <w:t xml:space="preserve">Ensure IPLCs have access to data, metadata about their people, communities and non-human relations in a usable format; return all outputs to the appropriate tribal authorities.</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C">
            <w:pPr>
              <w:widowControl w:val="0"/>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D">
            <w:pPr>
              <w:widowControl w:val="0"/>
              <w:rPr>
                <w:sz w:val="20"/>
                <w:szCs w:val="20"/>
              </w:rPr>
            </w:pPr>
            <w:r w:rsidDel="00000000" w:rsidR="00000000" w:rsidRPr="00000000">
              <w:rPr>
                <w:rFonts w:ascii="Avenir" w:cs="Avenir" w:eastAsia="Avenir" w:hAnsi="Avenir"/>
                <w:sz w:val="20"/>
                <w:szCs w:val="20"/>
                <w:rtl w:val="0"/>
              </w:rPr>
              <w:t xml:space="preserve">Foster community control and ownership of data and data protocols; use and/or incorporate IPLC frameworks and principles to inform data management protocols and processes; IPLC guidance influences how, what, who and where research is conducted and data is managed; publication standards require documentation of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F">
            <w:pPr>
              <w:widowControl w:val="0"/>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0">
            <w:pPr>
              <w:widowControl w:val="0"/>
              <w:rPr>
                <w:sz w:val="20"/>
                <w:szCs w:val="20"/>
              </w:rPr>
            </w:pPr>
            <w:r w:rsidDel="00000000" w:rsidR="00000000" w:rsidRPr="00000000">
              <w:rPr>
                <w:rFonts w:ascii="Avenir" w:cs="Avenir" w:eastAsia="Avenir" w:hAnsi="Avenir"/>
                <w:sz w:val="20"/>
                <w:szCs w:val="20"/>
                <w:rtl w:val="0"/>
              </w:rPr>
              <w:t xml:space="preserve">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2">
            <w:pPr>
              <w:widowControl w:val="0"/>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3">
            <w:pPr>
              <w:widowControl w:val="0"/>
              <w:rPr>
                <w:sz w:val="20"/>
                <w:szCs w:val="20"/>
              </w:rPr>
            </w:pPr>
            <w:r w:rsidDel="00000000" w:rsidR="00000000" w:rsidRPr="00000000">
              <w:rPr>
                <w:rFonts w:ascii="Avenir" w:cs="Avenir" w:eastAsia="Avenir" w:hAnsi="Avenir"/>
                <w:sz w:val="20"/>
                <w:szCs w:val="20"/>
                <w:rtl w:val="0"/>
              </w:rPr>
              <w:t xml:space="preserve">Record the Traditional Knowledge and biocultural labels in metadata; ensure local review of draft publications before dissemination;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5">
            <w:pPr>
              <w:widowControl w:val="0"/>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rFonts w:ascii="Avenir" w:cs="Avenir" w:eastAsia="Avenir" w:hAnsi="Avenir"/>
                <w:sz w:val="20"/>
                <w:szCs w:val="20"/>
                <w:rtl w:val="0"/>
              </w:rPr>
              <w:t xml:space="preserve">Use the local and Indigenous languages; link research to community worldviews;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8">
            <w:pPr>
              <w:widowControl w:val="0"/>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9">
            <w:pPr>
              <w:widowControl w:val="0"/>
              <w:rPr>
                <w:sz w:val="20"/>
                <w:szCs w:val="20"/>
              </w:rPr>
            </w:pPr>
            <w:r w:rsidDel="00000000" w:rsidR="00000000" w:rsidRPr="00000000">
              <w:rPr>
                <w:rFonts w:ascii="Avenir" w:cs="Avenir" w:eastAsia="Avenir" w:hAnsi="Avenir"/>
                <w:sz w:val="20"/>
                <w:szCs w:val="20"/>
                <w:rtl w:val="0"/>
              </w:rPr>
              <w:t xml:space="preserve">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B">
            <w:pPr>
              <w:widowControl w:val="0"/>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C">
            <w:pPr>
              <w:widowControl w:val="0"/>
              <w:rPr>
                <w:sz w:val="20"/>
                <w:szCs w:val="20"/>
              </w:rPr>
            </w:pPr>
            <w:r w:rsidDel="00000000" w:rsidR="00000000" w:rsidRPr="00000000">
              <w:rPr>
                <w:rFonts w:ascii="Avenir" w:cs="Avenir" w:eastAsia="Avenir" w:hAnsi="Avenir"/>
                <w:sz w:val="20"/>
                <w:szCs w:val="20"/>
                <w:rtl w:val="0"/>
              </w:rPr>
              <w:t xml:space="preserve">Assess research using Indigenous ethical frameworks; community-defined review processes and appropriate reviewers (for example, community advisory boards) for activities delineated in data management plans.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E">
            <w:pPr>
              <w:widowControl w:val="0"/>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F">
            <w:pPr>
              <w:widowControl w:val="0"/>
              <w:rPr>
                <w:sz w:val="20"/>
                <w:szCs w:val="20"/>
              </w:rPr>
            </w:pPr>
            <w:r w:rsidDel="00000000" w:rsidR="00000000" w:rsidRPr="00000000">
              <w:rPr>
                <w:rFonts w:ascii="Avenir" w:cs="Avenir" w:eastAsia="Avenir" w:hAnsi="Avenir"/>
                <w:sz w:val="20"/>
                <w:szCs w:val="20"/>
                <w:rtl w:val="0"/>
              </w:rPr>
              <w:t xml:space="preserve">Researchers explain benefits to IPLCs; identify and contribute to community-defined benefits; disclose potential financial gain and share benefits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1">
            <w:pPr>
              <w:widowControl w:val="0"/>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2">
            <w:pPr>
              <w:widowControl w:val="0"/>
              <w:rPr>
                <w:sz w:val="20"/>
                <w:szCs w:val="20"/>
              </w:rPr>
            </w:pPr>
            <w:r w:rsidDel="00000000" w:rsidR="00000000" w:rsidRPr="00000000">
              <w:rPr>
                <w:rFonts w:ascii="Avenir" w:cs="Avenir" w:eastAsia="Avenir" w:hAnsi="Avenir"/>
                <w:sz w:val="20"/>
                <w:szCs w:val="20"/>
                <w:rtl w:val="0"/>
              </w:rPr>
              <w:t xml:space="preserve">Use IPLC ethical frameworks; community-defined code of conduct is accessible; data-access protocols consider the potential for community harm and remedied through sharing data; ensure ongoing consent.</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4">
            <w:pPr>
              <w:widowControl w:val="0"/>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5">
            <w:pPr>
              <w:widowControl w:val="0"/>
              <w:rPr>
                <w:sz w:val="20"/>
                <w:szCs w:val="20"/>
              </w:rPr>
            </w:pPr>
            <w:r w:rsidDel="00000000" w:rsidR="00000000" w:rsidRPr="00000000">
              <w:rPr>
                <w:rFonts w:ascii="Avenir" w:cs="Avenir" w:eastAsia="Avenir" w:hAnsi="Avenir"/>
                <w:sz w:val="20"/>
                <w:szCs w:val="20"/>
                <w:rtl w:val="0"/>
              </w:rPr>
              <w:t xml:space="preserve">Apply community protocols for infrastructure, metadata and secondary use; include Traditional Knowledge and biocultural labels and metadata fields for community and/or tribal affiliation; use community guidelines for the use and reuse of data; allow data removal and/or disposal requests from aggregated datasets; record and recognize provenance.</w:t>
            </w:r>
            <w:r w:rsidDel="00000000" w:rsidR="00000000" w:rsidRPr="00000000">
              <w:rPr>
                <w:rtl w:val="0"/>
              </w:rPr>
            </w:r>
          </w:p>
        </w:tc>
      </w:tr>
    </w:tbl>
    <w:p w:rsidR="00000000" w:rsidDel="00000000" w:rsidP="00000000" w:rsidRDefault="00000000" w:rsidRPr="00000000" w14:paraId="00000626">
      <w:pPr>
        <w:pStyle w:val="Heading4"/>
        <w:spacing w:before="240" w:lineRule="auto"/>
        <w:rPr/>
        <w:sectPr>
          <w:type w:val="nextPage"/>
          <w:pgSz w:h="12240" w:w="15840" w:orient="landscape"/>
          <w:pgMar w:bottom="1440" w:top="1440" w:left="1530" w:right="1440" w:header="720" w:footer="720"/>
        </w:sectPr>
      </w:pPr>
      <w:bookmarkStart w:colFirst="0" w:colLast="0" w:name="_uitj6q4n6ag" w:id="53"/>
      <w:bookmarkEnd w:id="53"/>
      <w:r w:rsidDel="00000000" w:rsidR="00000000" w:rsidRPr="00000000">
        <w:rPr>
          <w:rtl w:val="0"/>
        </w:rPr>
      </w:r>
    </w:p>
    <w:p w:rsidR="00000000" w:rsidDel="00000000" w:rsidP="00000000" w:rsidRDefault="00000000" w:rsidRPr="00000000" w14:paraId="00000627">
      <w:pPr>
        <w:pStyle w:val="Heading4"/>
        <w:spacing w:before="240" w:lineRule="auto"/>
        <w:rPr/>
      </w:pPr>
      <w:bookmarkStart w:colFirst="0" w:colLast="0" w:name="_7mum6ddnsif2" w:id="54"/>
      <w:bookmarkEnd w:id="54"/>
      <w:commentRangeStart w:id="713"/>
      <w:r w:rsidDel="00000000" w:rsidR="00000000" w:rsidRPr="00000000">
        <w:rPr>
          <w:rtl w:val="0"/>
        </w:rPr>
        <w:t xml:space="preserve">7.4.3 </w:t>
      </w:r>
      <w:commentRangeEnd w:id="713"/>
      <w:r w:rsidDel="00000000" w:rsidR="00000000" w:rsidRPr="00000000">
        <w:commentReference w:id="713"/>
      </w:r>
      <w:r w:rsidDel="00000000" w:rsidR="00000000" w:rsidRPr="00000000">
        <w:rPr>
          <w:rtl w:val="0"/>
        </w:rPr>
        <w:t xml:space="preserve"> </w:t>
      </w:r>
      <w:commentRangeStart w:id="714"/>
      <w:r w:rsidDel="00000000" w:rsidR="00000000" w:rsidRPr="00000000">
        <w:rPr>
          <w:rtl w:val="0"/>
        </w:rPr>
        <w:t xml:space="preserve">Engagement</w:t>
      </w:r>
      <w:commentRangeEnd w:id="714"/>
      <w:r w:rsidDel="00000000" w:rsidR="00000000" w:rsidRPr="00000000">
        <w:commentReference w:id="714"/>
      </w:r>
      <w:r w:rsidDel="00000000" w:rsidR="00000000" w:rsidRPr="00000000">
        <w:rPr>
          <w:rtl w:val="0"/>
        </w:rPr>
        <w:t xml:space="preserve"> Strategy</w:t>
      </w:r>
    </w:p>
    <w:p w:rsidR="00000000" w:rsidDel="00000000" w:rsidP="00000000" w:rsidRDefault="00000000" w:rsidRPr="00000000" w14:paraId="00000628">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implement a formal international scientific steering committee (SSC), which will be invaluable for the progress of the overall program. PANGEA’s SSC will focus on co-developing strategies to ensure that scientists, local institutions, and communities can work together throughout the PANGEA campaign to develop engagement methods for effective collaboration in diverse geographic and cultural contexts. In addition, the SSC will work hard to reinforce and coordinate with existing organizations, alliances, and activities to ensure that PANGEA supports the development of a long-term a network of networks that will enhance and sustain the accessibility, usability, transferability and benefits of the data, methods, models, and knowledge about tropical ecosystems?</w:t>
      </w:r>
    </w:p>
    <w:p w:rsidR="00000000" w:rsidDel="00000000" w:rsidP="00000000" w:rsidRDefault="00000000" w:rsidRPr="00000000" w14:paraId="00000629">
      <w:pPr>
        <w:spacing w:before="240" w:lineRule="auto"/>
        <w:rPr/>
      </w:pPr>
      <w:r w:rsidDel="00000000" w:rsidR="00000000" w:rsidRPr="00000000">
        <w:rPr>
          <w:rtl w:val="0"/>
        </w:rPr>
        <w:t xml:space="preserve">During LBA, the SSC met twice annually and served as a clearinghouse for information across national projects. This committee had a number of attributions including recommendation of projects for inclusion in LBA based on criteria such as subject matter, adequacy of counterpart arrangements, and capacity building plans. The SSC shouldered much of the burden that may have otherwise fallen to agency managers who had more difficulty interacting with their international partners regardless of an abundance of good will. Some existing organizations such as the Congo Basin Science Initiative can already help with coordination and the still extant Brazilian LBA (the SSC still exists but it is not effectively international) can serve as partners for coordination of scientific studies.</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b w:val="1"/>
          <w:i w:val="1"/>
        </w:rPr>
      </w:pPr>
      <w:r w:rsidDel="00000000" w:rsidR="00000000" w:rsidRPr="00000000">
        <w:rPr>
          <w:b w:val="1"/>
          <w:i w:val="1"/>
          <w:rtl w:val="0"/>
        </w:rPr>
        <w:t xml:space="preserve">Indigenous Peoples and Local Communities </w:t>
      </w:r>
    </w:p>
    <w:p w:rsidR="00000000" w:rsidDel="00000000" w:rsidP="00000000" w:rsidRDefault="00000000" w:rsidRPr="00000000" w14:paraId="0000062C">
      <w:pPr>
        <w:numPr>
          <w:ilvl w:val="0"/>
          <w:numId w:val="32"/>
        </w:numPr>
        <w:ind w:left="720" w:hanging="360"/>
      </w:pPr>
      <w:hyperlink r:id="rId163">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2D">
      <w:pPr>
        <w:rPr>
          <w:color w:val="ff0000"/>
        </w:rPr>
      </w:pPr>
      <w:r w:rsidDel="00000000" w:rsidR="00000000" w:rsidRPr="00000000">
        <w:rPr>
          <w:rtl w:val="0"/>
        </w:rPr>
        <w:t xml:space="preserve">Even before the science definition team was brought together, the NASA Carbon Cycle and Ecoystems Office began consultations with Canadian First Nations and Alaskan Indigenous groups. ABoVE proactively engaged with first nations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The process of co-production began during the scoping of PANGEA and the writing of this white paper, which has been carried out in collaboration with Indigenous leaders from the Global Alliance of Territorial Communities (GATC), the Rights and Resources Initiative, </w:t>
      </w:r>
      <w:r w:rsidDel="00000000" w:rsidR="00000000" w:rsidRPr="00000000">
        <w:rPr>
          <w:highlight w:val="yellow"/>
          <w:rtl w:val="0"/>
        </w:rPr>
        <w:t xml:space="preserve">XYZ</w:t>
      </w:r>
      <w:r w:rsidDel="00000000" w:rsidR="00000000" w:rsidRPr="00000000">
        <w:rPr>
          <w:rtl w:val="0"/>
        </w:rPr>
        <w:t xml:space="preserve">. If PANGEA is selected, co-production with Indigenous Peoples and Local Communities will begin immediately and will be sustained throughout. </w:t>
      </w:r>
      <w:r w:rsidDel="00000000" w:rsidR="00000000" w:rsidRPr="00000000">
        <w:rPr>
          <w:color w:val="ff0000"/>
          <w:rtl w:val="0"/>
        </w:rPr>
        <w:t xml:space="preserve">[1-2 sentences about the what - science priorities, sites, training, applications]</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b w:val="1"/>
          <w:i w:val="1"/>
        </w:rPr>
      </w:pPr>
      <w:r w:rsidDel="00000000" w:rsidR="00000000" w:rsidRPr="00000000">
        <w:rPr>
          <w:b w:val="1"/>
          <w:i w:val="1"/>
          <w:rtl w:val="0"/>
        </w:rPr>
        <w:t xml:space="preserve">Women </w:t>
      </w:r>
    </w:p>
    <w:p w:rsidR="00000000" w:rsidDel="00000000" w:rsidP="00000000" w:rsidRDefault="00000000" w:rsidRPr="00000000" w14:paraId="00000630">
      <w:pPr>
        <w:numPr>
          <w:ilvl w:val="0"/>
          <w:numId w:val="3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631">
      <w:pPr>
        <w:numPr>
          <w:ilvl w:val="0"/>
          <w:numId w:val="3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b w:val="1"/>
          <w:i w:val="1"/>
        </w:rPr>
      </w:pPr>
      <w:commentRangeStart w:id="715"/>
      <w:r w:rsidDel="00000000" w:rsidR="00000000" w:rsidRPr="00000000">
        <w:rPr>
          <w:b w:val="1"/>
          <w:i w:val="1"/>
          <w:rtl w:val="0"/>
        </w:rPr>
        <w:t xml:space="preserve">Scientific Institutions</w:t>
      </w:r>
      <w:commentRangeEnd w:id="715"/>
      <w:r w:rsidDel="00000000" w:rsidR="00000000" w:rsidRPr="00000000">
        <w:commentReference w:id="715"/>
      </w: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635">
      <w:pPr>
        <w:numPr>
          <w:ilvl w:val="0"/>
          <w:numId w:val="56"/>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636">
      <w:pPr>
        <w:numPr>
          <w:ilvl w:val="0"/>
          <w:numId w:val="56"/>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637">
      <w:pPr>
        <w:numPr>
          <w:ilvl w:val="0"/>
          <w:numId w:val="56"/>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638">
      <w:pPr>
        <w:numPr>
          <w:ilvl w:val="0"/>
          <w:numId w:val="56"/>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639">
      <w:pPr>
        <w:numPr>
          <w:ilvl w:val="0"/>
          <w:numId w:val="56"/>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63A">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63B">
      <w:pPr>
        <w:spacing w:line="240" w:lineRule="auto"/>
        <w:rPr/>
      </w:pPr>
      <w:r w:rsidDel="00000000" w:rsidR="00000000" w:rsidRPr="00000000">
        <w:rPr>
          <w:rtl w:val="0"/>
        </w:rPr>
      </w:r>
    </w:p>
    <w:p w:rsidR="00000000" w:rsidDel="00000000" w:rsidP="00000000" w:rsidRDefault="00000000" w:rsidRPr="00000000" w14:paraId="0000063C">
      <w:pPr>
        <w:rPr>
          <w:b w:val="1"/>
          <w:i w:val="1"/>
        </w:rPr>
      </w:pPr>
      <w:r w:rsidDel="00000000" w:rsidR="00000000" w:rsidRPr="00000000">
        <w:rPr>
          <w:b w:val="1"/>
          <w:i w:val="1"/>
          <w:rtl w:val="0"/>
        </w:rPr>
        <w:t xml:space="preserve">Government agencies</w:t>
      </w:r>
    </w:p>
    <w:p w:rsidR="00000000" w:rsidDel="00000000" w:rsidP="00000000" w:rsidRDefault="00000000" w:rsidRPr="00000000" w14:paraId="0000063D">
      <w:pPr>
        <w:numPr>
          <w:ilvl w:val="0"/>
          <w:numId w:val="38"/>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63E">
      <w:pPr>
        <w:numPr>
          <w:ilvl w:val="0"/>
          <w:numId w:val="38"/>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63F">
      <w:pPr>
        <w:numPr>
          <w:ilvl w:val="0"/>
          <w:numId w:val="38"/>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b w:val="1"/>
          <w:i w:val="1"/>
        </w:rPr>
      </w:pPr>
      <w:r w:rsidDel="00000000" w:rsidR="00000000" w:rsidRPr="00000000">
        <w:rPr>
          <w:b w:val="1"/>
          <w:i w:val="1"/>
          <w:rtl w:val="0"/>
        </w:rPr>
        <w:t xml:space="preserve">Non-governmental organizations </w:t>
      </w:r>
    </w:p>
    <w:p w:rsidR="00000000" w:rsidDel="00000000" w:rsidP="00000000" w:rsidRDefault="00000000" w:rsidRPr="00000000" w14:paraId="00000642">
      <w:pPr>
        <w:numPr>
          <w:ilvl w:val="0"/>
          <w:numId w:val="38"/>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643">
      <w:pPr>
        <w:numPr>
          <w:ilvl w:val="0"/>
          <w:numId w:val="38"/>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b w:val="1"/>
          <w:i w:val="1"/>
        </w:rPr>
      </w:pPr>
      <w:r w:rsidDel="00000000" w:rsidR="00000000" w:rsidRPr="00000000">
        <w:rPr>
          <w:b w:val="1"/>
          <w:i w:val="1"/>
          <w:rtl w:val="0"/>
        </w:rPr>
        <w:t xml:space="preserve">Intergovernmental organizations </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b w:val="1"/>
          <w:i w:val="1"/>
        </w:rPr>
      </w:pPr>
      <w:r w:rsidDel="00000000" w:rsidR="00000000" w:rsidRPr="00000000">
        <w:rPr>
          <w:b w:val="1"/>
          <w:i w:val="1"/>
          <w:rtl w:val="0"/>
        </w:rPr>
        <w:t xml:space="preserve">Private </w:t>
      </w:r>
      <w:commentRangeStart w:id="716"/>
      <w:commentRangeStart w:id="717"/>
      <w:commentRangeStart w:id="718"/>
      <w:r w:rsidDel="00000000" w:rsidR="00000000" w:rsidRPr="00000000">
        <w:rPr>
          <w:b w:val="1"/>
          <w:i w:val="1"/>
          <w:rtl w:val="0"/>
        </w:rPr>
        <w:t xml:space="preserve">sector</w:t>
      </w:r>
      <w:commentRangeEnd w:id="716"/>
      <w:r w:rsidDel="00000000" w:rsidR="00000000" w:rsidRPr="00000000">
        <w:commentReference w:id="716"/>
      </w:r>
      <w:commentRangeEnd w:id="717"/>
      <w:r w:rsidDel="00000000" w:rsidR="00000000" w:rsidRPr="00000000">
        <w:commentReference w:id="717"/>
      </w:r>
      <w:commentRangeEnd w:id="718"/>
      <w:r w:rsidDel="00000000" w:rsidR="00000000" w:rsidRPr="00000000">
        <w:commentReference w:id="718"/>
      </w:r>
      <w:r w:rsidDel="00000000" w:rsidR="00000000" w:rsidRPr="00000000">
        <w:rPr>
          <w:b w:val="1"/>
          <w:i w:val="1"/>
          <w:rtl w:val="0"/>
        </w:rPr>
        <w:t xml:space="preserve"> </w:t>
      </w:r>
    </w:p>
    <w:p w:rsidR="00000000" w:rsidDel="00000000" w:rsidP="00000000" w:rsidRDefault="00000000" w:rsidRPr="00000000" w14:paraId="00000648">
      <w:pPr>
        <w:spacing w:after="240" w:before="240" w:line="276"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commentRangeStart w:id="719"/>
      <w:commentRangeStart w:id="720"/>
      <w:r w:rsidDel="00000000" w:rsidR="00000000" w:rsidRPr="00000000">
        <w:rPr>
          <w:highlight w:val="yellow"/>
          <w:rtl w:val="0"/>
        </w:rPr>
        <w:t xml:space="preserve">SMEs</w:t>
      </w:r>
      <w:commentRangeEnd w:id="719"/>
      <w:r w:rsidDel="00000000" w:rsidR="00000000" w:rsidRPr="00000000">
        <w:commentReference w:id="719"/>
      </w:r>
      <w:commentRangeEnd w:id="720"/>
      <w:r w:rsidDel="00000000" w:rsidR="00000000" w:rsidRPr="00000000">
        <w:commentReference w:id="720"/>
      </w:r>
      <w:r w:rsidDel="00000000" w:rsidR="00000000" w:rsidRPr="00000000">
        <w:rPr>
          <w:rtl w:val="0"/>
        </w:rPr>
        <w:t xml:space="preserve">, cooperatives, and associations. This section describes a basic engagement strategy that can be adapted in each context.</w:t>
      </w:r>
    </w:p>
    <w:p w:rsidR="00000000" w:rsidDel="00000000" w:rsidP="00000000" w:rsidRDefault="00000000" w:rsidRPr="00000000" w14:paraId="00000649">
      <w:pPr>
        <w:spacing w:after="240" w:before="240" w:line="276" w:lineRule="auto"/>
        <w:rPr/>
      </w:pPr>
      <w:commentRangeStart w:id="721"/>
      <w:commentRangeStart w:id="722"/>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64A">
      <w:pPr>
        <w:spacing w:after="240" w:before="240" w:line="276"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64B">
      <w:pPr>
        <w:numPr>
          <w:ilvl w:val="0"/>
          <w:numId w:val="28"/>
        </w:numPr>
        <w:spacing w:after="0" w:afterAutospacing="0" w:before="240" w:line="276"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723"/>
      <w:r w:rsidDel="00000000" w:rsidR="00000000" w:rsidRPr="00000000">
        <w:rPr>
          <w:rtl w:val="0"/>
        </w:rPr>
        <w:t xml:space="preserve">efforts</w:t>
      </w:r>
      <w:commentRangeEnd w:id="723"/>
      <w:r w:rsidDel="00000000" w:rsidR="00000000" w:rsidRPr="00000000">
        <w:commentReference w:id="723"/>
      </w:r>
      <w:r w:rsidDel="00000000" w:rsidR="00000000" w:rsidRPr="00000000">
        <w:rPr>
          <w:rtl w:val="0"/>
        </w:rPr>
      </w:r>
    </w:p>
    <w:p w:rsidR="00000000" w:rsidDel="00000000" w:rsidP="00000000" w:rsidRDefault="00000000" w:rsidRPr="00000000" w14:paraId="0000064C">
      <w:pPr>
        <w:numPr>
          <w:ilvl w:val="0"/>
          <w:numId w:val="28"/>
        </w:numPr>
        <w:spacing w:after="0" w:afterAutospacing="0" w:before="0" w:beforeAutospacing="0" w:line="276"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64D">
      <w:pPr>
        <w:numPr>
          <w:ilvl w:val="0"/>
          <w:numId w:val="28"/>
        </w:numPr>
        <w:spacing w:after="0" w:afterAutospacing="0" w:before="0" w:beforeAutospacing="0" w:line="276"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64E">
      <w:pPr>
        <w:numPr>
          <w:ilvl w:val="0"/>
          <w:numId w:val="28"/>
        </w:numPr>
        <w:spacing w:after="0" w:afterAutospacing="0" w:before="0" w:beforeAutospacing="0" w:line="276"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64F">
      <w:pPr>
        <w:numPr>
          <w:ilvl w:val="0"/>
          <w:numId w:val="28"/>
        </w:numPr>
        <w:spacing w:after="240" w:before="0" w:beforeAutospacing="0" w:line="276"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724"/>
      <w:r w:rsidDel="00000000" w:rsidR="00000000" w:rsidRPr="00000000">
        <w:rPr>
          <w:rtl w:val="0"/>
        </w:rPr>
        <w:t xml:space="preserve">briefs…</w:t>
      </w:r>
      <w:commentRangeEnd w:id="724"/>
      <w:r w:rsidDel="00000000" w:rsidR="00000000" w:rsidRPr="00000000">
        <w:commentReference w:id="724"/>
      </w:r>
      <w:r w:rsidDel="00000000" w:rsidR="00000000" w:rsidRPr="00000000">
        <w:rPr>
          <w:rtl w:val="0"/>
        </w:rPr>
      </w:r>
    </w:p>
    <w:p w:rsidR="00000000" w:rsidDel="00000000" w:rsidP="00000000" w:rsidRDefault="00000000" w:rsidRPr="00000000" w14:paraId="00000650">
      <w:pPr>
        <w:spacing w:after="240" w:before="240" w:line="276"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commentRangeEnd w:id="721"/>
      <w:r w:rsidDel="00000000" w:rsidR="00000000" w:rsidRPr="00000000">
        <w:commentReference w:id="721"/>
      </w:r>
      <w:commentRangeEnd w:id="722"/>
      <w:r w:rsidDel="00000000" w:rsidR="00000000" w:rsidRPr="00000000">
        <w:commentReference w:id="722"/>
      </w:r>
      <w:r w:rsidDel="00000000" w:rsidR="00000000" w:rsidRPr="00000000">
        <w:rPr>
          <w:rtl w:val="0"/>
        </w:rPr>
      </w:r>
    </w:p>
    <w:p w:rsidR="00000000" w:rsidDel="00000000" w:rsidP="00000000" w:rsidRDefault="00000000" w:rsidRPr="00000000" w14:paraId="00000651">
      <w:pPr>
        <w:spacing w:line="276" w:lineRule="auto"/>
        <w:rPr>
          <w:b w:val="1"/>
          <w:i w:val="1"/>
        </w:rPr>
      </w:pPr>
      <w:r w:rsidDel="00000000" w:rsidR="00000000" w:rsidRPr="00000000">
        <w:rPr>
          <w:b w:val="1"/>
          <w:i w:val="1"/>
          <w:rtl w:val="0"/>
        </w:rPr>
        <w:t xml:space="preserve">Foundations &amp; </w:t>
      </w:r>
      <w:commentRangeStart w:id="725"/>
      <w:commentRangeStart w:id="726"/>
      <w:r w:rsidDel="00000000" w:rsidR="00000000" w:rsidRPr="00000000">
        <w:rPr>
          <w:b w:val="1"/>
          <w:i w:val="1"/>
          <w:rtl w:val="0"/>
        </w:rPr>
        <w:t xml:space="preserve">Donors </w:t>
      </w:r>
    </w:p>
    <w:p w:rsidR="00000000" w:rsidDel="00000000" w:rsidP="00000000" w:rsidRDefault="00000000" w:rsidRPr="00000000" w14:paraId="00000652">
      <w:pPr>
        <w:spacing w:line="276" w:lineRule="auto"/>
        <w:rPr/>
      </w:pPr>
      <w:r w:rsidDel="00000000" w:rsidR="00000000" w:rsidRPr="00000000">
        <w:rPr>
          <w:rFonts w:ascii="Arial Unicode MS" w:cs="Arial Unicode MS" w:eastAsia="Arial Unicode MS" w:hAnsi="Arial Unicode MS"/>
          <w:rtl w:val="0"/>
        </w:rPr>
        <w:t xml:space="preserve">← Funding agencies or foundations?</w:t>
      </w:r>
    </w:p>
    <w:p w:rsidR="00000000" w:rsidDel="00000000" w:rsidP="00000000" w:rsidRDefault="00000000" w:rsidRPr="00000000" w14:paraId="00000653">
      <w:pPr>
        <w:numPr>
          <w:ilvl w:val="0"/>
          <w:numId w:val="53"/>
        </w:numPr>
        <w:spacing w:line="276" w:lineRule="auto"/>
        <w:ind w:left="720" w:hanging="360"/>
        <w:rPr/>
      </w:pPr>
      <w:r w:rsidDel="00000000" w:rsidR="00000000" w:rsidRPr="00000000">
        <w:rPr>
          <w:rtl w:val="0"/>
        </w:rPr>
        <w:t xml:space="preserve">Public (USAID, Sida, NORAD, etc.) </w:t>
      </w:r>
    </w:p>
    <w:p w:rsidR="00000000" w:rsidDel="00000000" w:rsidP="00000000" w:rsidRDefault="00000000" w:rsidRPr="00000000" w14:paraId="00000654">
      <w:pPr>
        <w:numPr>
          <w:ilvl w:val="0"/>
          <w:numId w:val="53"/>
        </w:numPr>
        <w:spacing w:line="276" w:lineRule="auto"/>
        <w:ind w:left="720" w:hanging="360"/>
        <w:rPr/>
      </w:pPr>
      <w:r w:rsidDel="00000000" w:rsidR="00000000" w:rsidRPr="00000000">
        <w:rPr>
          <w:rtl w:val="0"/>
        </w:rPr>
        <w:t xml:space="preserve">Private (e.g. Bezos)</w:t>
      </w:r>
      <w:commentRangeEnd w:id="725"/>
      <w:r w:rsidDel="00000000" w:rsidR="00000000" w:rsidRPr="00000000">
        <w:commentReference w:id="725"/>
      </w:r>
      <w:commentRangeEnd w:id="726"/>
      <w:r w:rsidDel="00000000" w:rsidR="00000000" w:rsidRPr="00000000">
        <w:commentReference w:id="726"/>
      </w:r>
      <w:r w:rsidDel="00000000" w:rsidR="00000000" w:rsidRPr="00000000">
        <w:rPr>
          <w:rtl w:val="0"/>
        </w:rPr>
      </w:r>
    </w:p>
    <w:p w:rsidR="00000000" w:rsidDel="00000000" w:rsidP="00000000" w:rsidRDefault="00000000" w:rsidRPr="00000000" w14:paraId="00000655">
      <w:pPr>
        <w:pStyle w:val="Heading3"/>
        <w:rPr/>
      </w:pPr>
      <w:bookmarkStart w:colFirst="0" w:colLast="0" w:name="_v6vwvy87f239" w:id="55"/>
      <w:bookmarkEnd w:id="55"/>
      <w:r w:rsidDel="00000000" w:rsidR="00000000" w:rsidRPr="00000000">
        <w:rPr>
          <w:rtl w:val="0"/>
        </w:rPr>
        <w:t xml:space="preserve">7</w:t>
      </w:r>
      <w:r w:rsidDel="00000000" w:rsidR="00000000" w:rsidRPr="00000000">
        <w:rPr>
          <w:rtl w:val="0"/>
        </w:rPr>
        <w:t xml:space="preserve">.5 Cost Elements</w:t>
      </w:r>
    </w:p>
    <w:p w:rsidR="00000000" w:rsidDel="00000000" w:rsidP="00000000" w:rsidRDefault="00000000" w:rsidRPr="00000000" w14:paraId="00000656">
      <w:pPr>
        <w:ind w:left="0" w:firstLine="0"/>
        <w:rPr/>
      </w:pPr>
      <w:r w:rsidDel="00000000" w:rsidR="00000000" w:rsidRPr="00000000">
        <w:rPr>
          <w:rtl w:val="0"/>
        </w:rPr>
        <w:t xml:space="preserve">[Will be included in the final white paper]</w:t>
      </w:r>
    </w:p>
    <w:p w:rsidR="00000000" w:rsidDel="00000000" w:rsidP="00000000" w:rsidRDefault="00000000" w:rsidRPr="00000000" w14:paraId="00000657">
      <w:pPr>
        <w:ind w:left="0" w:firstLine="0"/>
        <w:rPr>
          <w:color w:val="ff0000"/>
        </w:rPr>
      </w:pPr>
      <w:r w:rsidDel="00000000" w:rsidR="00000000" w:rsidRPr="00000000">
        <w:rPr>
          <w:rtl w:val="0"/>
        </w:rPr>
      </w:r>
    </w:p>
    <w:p w:rsidR="00000000" w:rsidDel="00000000" w:rsidP="00000000" w:rsidRDefault="00000000" w:rsidRPr="00000000" w14:paraId="00000658">
      <w:pPr>
        <w:numPr>
          <w:ilvl w:val="0"/>
          <w:numId w:val="63"/>
        </w:numPr>
        <w:ind w:left="720" w:hanging="360"/>
        <w:rPr>
          <w:color w:val="ff0000"/>
          <w:u w:val="none"/>
        </w:rPr>
      </w:pPr>
      <w:r w:rsidDel="00000000" w:rsidR="00000000" w:rsidRPr="00000000">
        <w:rPr>
          <w:color w:val="ff0000"/>
          <w:rtl w:val="0"/>
        </w:rPr>
        <w:t xml:space="preserve">We need money for XYZ</w:t>
      </w:r>
    </w:p>
    <w:p w:rsidR="00000000" w:rsidDel="00000000" w:rsidP="00000000" w:rsidRDefault="00000000" w:rsidRPr="00000000" w14:paraId="00000659">
      <w:pPr>
        <w:numPr>
          <w:ilvl w:val="0"/>
          <w:numId w:val="6"/>
        </w:numPr>
        <w:ind w:left="720" w:hanging="360"/>
        <w:rPr>
          <w:color w:val="ff0000"/>
        </w:rPr>
      </w:pPr>
      <w:r w:rsidDel="00000000" w:rsidR="00000000" w:rsidRPr="00000000">
        <w:rPr>
          <w:color w:val="ff0000"/>
          <w:rtl w:val="0"/>
        </w:rPr>
        <w:t xml:space="preserve">The determination of whether PANGEA will pursue threshold, baseline 1, or baseline 2 will be decided based on available NASA funds and match funding during the Concise Experimental Plan phase</w:t>
      </w:r>
    </w:p>
    <w:p w:rsidR="00000000" w:rsidDel="00000000" w:rsidP="00000000" w:rsidRDefault="00000000" w:rsidRPr="00000000" w14:paraId="0000065A">
      <w:pPr>
        <w:numPr>
          <w:ilvl w:val="0"/>
          <w:numId w:val="6"/>
        </w:numPr>
        <w:ind w:left="720" w:hanging="360"/>
        <w:rPr>
          <w:color w:val="ff0000"/>
        </w:rPr>
      </w:pPr>
      <w:r w:rsidDel="00000000" w:rsidR="00000000" w:rsidRPr="00000000">
        <w:rPr>
          <w:color w:val="ff0000"/>
          <w:rtl w:val="0"/>
        </w:rPr>
        <w:t xml:space="preserve"> </w:t>
      </w:r>
    </w:p>
    <w:p w:rsidR="00000000" w:rsidDel="00000000" w:rsidP="00000000" w:rsidRDefault="00000000" w:rsidRPr="00000000" w14:paraId="0000065B">
      <w:pPr>
        <w:numPr>
          <w:ilvl w:val="0"/>
          <w:numId w:val="6"/>
        </w:numPr>
        <w:ind w:left="720" w:hanging="360"/>
        <w:rPr>
          <w:color w:val="ff0000"/>
        </w:rPr>
      </w:pPr>
      <w:r w:rsidDel="00000000" w:rsidR="00000000" w:rsidRPr="00000000">
        <w:rPr>
          <w:color w:val="ff0000"/>
          <w:rtl w:val="0"/>
        </w:rPr>
        <w:t xml:space="preserve">Even in spite of last minute elements beyond the team’s control, AfriSAR-2 was executed on time and at cost and data were collected. </w:t>
      </w:r>
    </w:p>
    <w:p w:rsidR="00000000" w:rsidDel="00000000" w:rsidP="00000000" w:rsidRDefault="00000000" w:rsidRPr="00000000" w14:paraId="0000065C">
      <w:pPr>
        <w:numPr>
          <w:ilvl w:val="0"/>
          <w:numId w:val="6"/>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5D">
      <w:pPr>
        <w:numPr>
          <w:ilvl w:val="1"/>
          <w:numId w:val="6"/>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5E">
      <w:pPr>
        <w:numPr>
          <w:ilvl w:val="2"/>
          <w:numId w:val="6"/>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5F">
      <w:pPr>
        <w:numPr>
          <w:ilvl w:val="2"/>
          <w:numId w:val="6"/>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60">
      <w:pPr>
        <w:numPr>
          <w:ilvl w:val="1"/>
          <w:numId w:val="6"/>
        </w:numPr>
        <w:ind w:left="1440" w:hanging="360"/>
        <w:rPr>
          <w:color w:val="000000"/>
          <w:sz w:val="22"/>
          <w:szCs w:val="22"/>
        </w:rPr>
      </w:pPr>
      <w:r w:rsidDel="00000000" w:rsidR="00000000" w:rsidRPr="00000000">
        <w:rPr>
          <w:rtl w:val="0"/>
        </w:rPr>
      </w:r>
    </w:p>
    <w:p w:rsidR="00000000" w:rsidDel="00000000" w:rsidP="00000000" w:rsidRDefault="00000000" w:rsidRPr="00000000" w14:paraId="00000661">
      <w:pPr>
        <w:rPr>
          <w:highlight w:val="yellow"/>
        </w:rPr>
      </w:pPr>
      <w:r w:rsidDel="00000000" w:rsidR="00000000" w:rsidRPr="00000000">
        <w:rPr>
          <w:rtl w:val="0"/>
        </w:rPr>
      </w:r>
    </w:p>
    <w:p w:rsidR="00000000" w:rsidDel="00000000" w:rsidP="00000000" w:rsidRDefault="00000000" w:rsidRPr="00000000" w14:paraId="00000662">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63">
      <w:pPr>
        <w:pStyle w:val="Heading3"/>
        <w:rPr/>
      </w:pPr>
      <w:bookmarkStart w:colFirst="0" w:colLast="0" w:name="_4bmujjquo8mq" w:id="56"/>
      <w:bookmarkEnd w:id="56"/>
      <w:r w:rsidDel="00000000" w:rsidR="00000000" w:rsidRPr="00000000">
        <w:rPr>
          <w:rtl w:val="0"/>
        </w:rPr>
        <w:t xml:space="preserve">7</w:t>
      </w:r>
      <w:r w:rsidDel="00000000" w:rsidR="00000000" w:rsidRPr="00000000">
        <w:rPr>
          <w:rtl w:val="0"/>
        </w:rPr>
        <w:t xml:space="preserve">.6 Co-funding</w:t>
      </w:r>
      <w:r w:rsidDel="00000000" w:rsidR="00000000" w:rsidRPr="00000000">
        <w:rPr>
          <w:rtl w:val="0"/>
        </w:rPr>
        <w:t xml:space="preserve"> Opportunities</w:t>
      </w:r>
    </w:p>
    <w:p w:rsidR="00000000" w:rsidDel="00000000" w:rsidP="00000000" w:rsidRDefault="00000000" w:rsidRPr="00000000" w14:paraId="00000664">
      <w:pPr>
        <w:rPr/>
      </w:pPr>
      <w:r w:rsidDel="00000000" w:rsidR="00000000" w:rsidRPr="00000000">
        <w:rPr>
          <w:rtl w:val="0"/>
        </w:rPr>
        <w:t xml:space="preserve">PANGEA is designed to leverage a Terrestrial Ecology investment at its core. The optimal, baseline, and threshold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highlight w:val="yellow"/>
          <w:rtl w:val="0"/>
        </w:rPr>
        <w:t xml:space="preserve">Section 6.2</w:t>
      </w:r>
      <w:r w:rsidDel="00000000" w:rsidR="00000000" w:rsidRPr="00000000">
        <w:rPr>
          <w:rtl w:val="0"/>
        </w:rPr>
        <w:t xml:space="preserve"> are a stand-alone NASA campaign with no dependencies. However, given the urgency and </w:t>
      </w:r>
      <w:r w:rsidDel="00000000" w:rsidR="00000000" w:rsidRPr="00000000">
        <w:rPr>
          <w:rtl w:val="0"/>
        </w:rPr>
        <w:t xml:space="preserve">importance</w:t>
      </w:r>
      <w:r w:rsidDel="00000000" w:rsidR="00000000" w:rsidRPr="00000000">
        <w:rPr>
          <w:rtl w:val="0"/>
        </w:rPr>
        <w:t xml:space="preserve"> of the topic, and such widespread interest from the community, there is strong potential to match (double or triple) NASA’s contributions. During the scoping effort, the PANGEA leadership team has already made significant strides towards securing diverse </w:t>
      </w:r>
      <w:r w:rsidDel="00000000" w:rsidR="00000000" w:rsidRPr="00000000">
        <w:rPr>
          <w:rtl w:val="0"/>
        </w:rPr>
        <w:t xml:space="preserve">sources of funding </w:t>
      </w:r>
      <w:r w:rsidDel="00000000" w:rsidR="00000000" w:rsidRPr="00000000">
        <w:rPr>
          <w:rtl w:val="0"/>
        </w:rPr>
        <w:t xml:space="preserve">to leverage NASA’s potential investment, to the benefit of the US taxpayer. Resources from other U.S. government science, development, and conservation agencies, private foundations, international governments, and philanthropists can support complementary activities that are outside of NASA’s scope, including direct support for international partners and taking NASA Earth Science to Action efforts to implementation. Opportunities to leverage additional support from partners interested in teaming up with NASA include example partners listed in </w:t>
      </w:r>
      <w:commentRangeStart w:id="727"/>
      <w:r w:rsidDel="00000000" w:rsidR="00000000" w:rsidRPr="00000000">
        <w:rPr>
          <w:highlight w:val="yellow"/>
          <w:rtl w:val="0"/>
        </w:rPr>
        <w:t xml:space="preserve">Table X.</w:t>
      </w:r>
      <w:r w:rsidDel="00000000" w:rsidR="00000000" w:rsidRPr="00000000">
        <w:rPr>
          <w:rtl w:val="0"/>
        </w:rPr>
        <w:t xml:space="preserve"> For further details, see </w:t>
      </w:r>
      <w:r w:rsidDel="00000000" w:rsidR="00000000" w:rsidRPr="00000000">
        <w:rPr>
          <w:highlight w:val="yellow"/>
          <w:rtl w:val="0"/>
        </w:rPr>
        <w:t xml:space="preserve">Appendix X</w:t>
      </w:r>
      <w:r w:rsidDel="00000000" w:rsidR="00000000" w:rsidRPr="00000000">
        <w:rPr>
          <w:rtl w:val="0"/>
        </w:rPr>
        <w:t xml:space="preserve"> - Letters of Support. </w:t>
      </w:r>
      <w:commentRangeEnd w:id="727"/>
      <w:r w:rsidDel="00000000" w:rsidR="00000000" w:rsidRPr="00000000">
        <w:commentReference w:id="727"/>
      </w:r>
      <w:r w:rsidDel="00000000" w:rsidR="00000000" w:rsidRPr="00000000">
        <w:rPr>
          <w:rtl w:val="0"/>
        </w:rPr>
      </w:r>
    </w:p>
    <w:p w:rsidR="00000000" w:rsidDel="00000000" w:rsidP="00000000" w:rsidRDefault="00000000" w:rsidRPr="00000000" w14:paraId="00000665">
      <w:pPr>
        <w:rPr>
          <w:color w:val="ff0000"/>
        </w:rPr>
      </w:pPr>
      <w:r w:rsidDel="00000000" w:rsidR="00000000" w:rsidRPr="00000000">
        <w:rPr>
          <w:rtl w:val="0"/>
        </w:rPr>
      </w:r>
    </w:p>
    <w:p w:rsidR="00000000" w:rsidDel="00000000" w:rsidP="00000000" w:rsidRDefault="00000000" w:rsidRPr="00000000" w14:paraId="00000666">
      <w:pPr>
        <w:rPr>
          <w:color w:val="ff0000"/>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communication, and oversight between donors, and addressing any data security concerns. PANGEA hopes to be a leader in operationalizing blended financial support to Terrestrial Ecology projects and to provide learnings to advance such partnerships with NASA in the future. To do that, PANGEA will seek to answer the following question:</w:t>
      </w:r>
      <w:r w:rsidDel="00000000" w:rsidR="00000000" w:rsidRPr="00000000">
        <w:rPr>
          <w:rtl w:val="0"/>
        </w:rPr>
      </w:r>
    </w:p>
    <w:p w:rsidR="00000000" w:rsidDel="00000000" w:rsidP="00000000" w:rsidRDefault="00000000" w:rsidRPr="00000000" w14:paraId="00000667">
      <w:pPr>
        <w:numPr>
          <w:ilvl w:val="0"/>
          <w:numId w:val="49"/>
        </w:numPr>
        <w:spacing w:after="120" w:before="120" w:lineRule="auto"/>
        <w:ind w:left="720" w:hanging="360"/>
        <w:rPr>
          <w:i w:val="1"/>
        </w:rPr>
      </w:pPr>
      <w:r w:rsidDel="00000000" w:rsidR="00000000" w:rsidRPr="00000000">
        <w:rPr>
          <w:i w:val="1"/>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68">
      <w:pPr>
        <w:numPr>
          <w:ilvl w:val="0"/>
          <w:numId w:val="49"/>
        </w:numPr>
        <w:spacing w:after="120" w:before="120" w:lineRule="auto"/>
        <w:ind w:left="720" w:hanging="360"/>
        <w:rPr>
          <w:i w:val="1"/>
        </w:rPr>
      </w:pPr>
      <w:r w:rsidDel="00000000" w:rsidR="00000000" w:rsidRPr="00000000">
        <w:rPr>
          <w:i w:val="1"/>
          <w:rtl w:val="0"/>
        </w:rPr>
        <w:t xml:space="preserve">How can complementary funding enhance NASA’s work?  </w:t>
      </w:r>
    </w:p>
    <w:p w:rsidR="00000000" w:rsidDel="00000000" w:rsidP="00000000" w:rsidRDefault="00000000" w:rsidRPr="00000000" w14:paraId="00000669">
      <w:pPr>
        <w:numPr>
          <w:ilvl w:val="0"/>
          <w:numId w:val="49"/>
        </w:numPr>
        <w:spacing w:after="120" w:before="120" w:lineRule="auto"/>
        <w:ind w:left="720" w:hanging="360"/>
        <w:rPr>
          <w:i w:val="1"/>
        </w:rPr>
      </w:pPr>
      <w:r w:rsidDel="00000000" w:rsidR="00000000" w:rsidRPr="00000000">
        <w:rPr>
          <w:i w:val="1"/>
          <w:rtl w:val="0"/>
        </w:rPr>
        <w:t xml:space="preserve">What data sharing and security approaches work when there are multiple funders?</w:t>
      </w:r>
    </w:p>
    <w:p w:rsidR="00000000" w:rsidDel="00000000" w:rsidP="00000000" w:rsidRDefault="00000000" w:rsidRPr="00000000" w14:paraId="0000066A">
      <w:pPr>
        <w:numPr>
          <w:ilvl w:val="0"/>
          <w:numId w:val="49"/>
        </w:numPr>
        <w:spacing w:after="120" w:before="120" w:lineRule="auto"/>
        <w:ind w:left="720" w:hanging="360"/>
        <w:rPr>
          <w:i w:val="1"/>
        </w:rPr>
      </w:pPr>
      <w:r w:rsidDel="00000000" w:rsidR="00000000" w:rsidRPr="00000000">
        <w:rPr>
          <w:i w:val="1"/>
          <w:rtl w:val="0"/>
        </w:rPr>
        <w:t xml:space="preserve">How can reporting and communications be streamlined?</w:t>
      </w:r>
      <w:r w:rsidDel="00000000" w:rsidR="00000000" w:rsidRPr="00000000">
        <w:rPr>
          <w:rtl w:val="0"/>
        </w:rPr>
      </w:r>
    </w:p>
    <w:p w:rsidR="00000000" w:rsidDel="00000000" w:rsidP="00000000" w:rsidRDefault="00000000" w:rsidRPr="00000000" w14:paraId="0000066B">
      <w:pPr>
        <w:rPr/>
      </w:pPr>
      <w:r w:rsidDel="00000000" w:rsidR="00000000" w:rsidRPr="00000000">
        <w:rPr>
          <w:rtl w:val="0"/>
        </w:rPr>
        <w:t xml:space="preserve"> </w:t>
      </w:r>
    </w:p>
    <w:tbl>
      <w:tblPr>
        <w:tblStyle w:val="Table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00"/>
        <w:gridCol w:w="1725"/>
        <w:gridCol w:w="1800"/>
        <w:gridCol w:w="1725"/>
        <w:tblGridChange w:id="0">
          <w:tblGrid>
            <w:gridCol w:w="2010"/>
            <w:gridCol w:w="1500"/>
            <w:gridCol w:w="1725"/>
            <w:gridCol w:w="1800"/>
            <w:gridCol w:w="172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C">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 </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rFonts w:ascii="Avenir" w:cs="Avenir" w:eastAsia="Avenir" w:hAnsi="Avenir"/>
                <w:b w:val="1"/>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72">
            <w:pPr>
              <w:widowControl w:val="0"/>
              <w:rPr>
                <w:sz w:val="20"/>
                <w:szCs w:val="20"/>
              </w:rPr>
            </w:pPr>
            <w:r w:rsidDel="00000000" w:rsidR="00000000" w:rsidRPr="00000000">
              <w:rPr>
                <w:rFonts w:ascii="Avenir" w:cs="Avenir" w:eastAsia="Avenir" w:hAnsi="Avenir"/>
                <w:b w:val="1"/>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73">
            <w:pPr>
              <w:widowControl w:val="0"/>
              <w:rPr>
                <w:sz w:val="20"/>
                <w:szCs w:val="20"/>
              </w:rPr>
            </w:pPr>
            <w:r w:rsidDel="00000000" w:rsidR="00000000" w:rsidRPr="00000000">
              <w:rPr>
                <w:rFonts w:ascii="Avenir" w:cs="Avenir" w:eastAsia="Avenir" w:hAnsi="Avenir"/>
                <w:b w:val="1"/>
                <w:sz w:val="20"/>
                <w:szCs w:val="20"/>
                <w:rtl w:val="0"/>
              </w:rPr>
              <w:t xml:space="preserve">Research</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74">
            <w:pPr>
              <w:widowControl w:val="0"/>
              <w:rPr>
                <w:sz w:val="20"/>
                <w:szCs w:val="20"/>
              </w:rPr>
            </w:pPr>
            <w:r w:rsidDel="00000000" w:rsidR="00000000" w:rsidRPr="00000000">
              <w:rPr>
                <w:rFonts w:ascii="Avenir" w:cs="Avenir" w:eastAsia="Avenir" w:hAnsi="Avenir"/>
                <w:b w:val="1"/>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75">
            <w:pPr>
              <w:widowControl w:val="0"/>
              <w:rPr>
                <w:sz w:val="20"/>
                <w:szCs w:val="20"/>
              </w:rPr>
            </w:pPr>
            <w:r w:rsidDel="00000000" w:rsidR="00000000" w:rsidRPr="00000000">
              <w:rPr>
                <w:rFonts w:ascii="Avenir" w:cs="Avenir" w:eastAsia="Avenir" w:hAnsi="Avenir"/>
                <w:b w:val="1"/>
                <w:sz w:val="20"/>
                <w:szCs w:val="20"/>
                <w:rtl w:val="0"/>
              </w:rPr>
              <w:t xml:space="preserve">Applications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76">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77">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78">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79">
            <w:pPr>
              <w:widowControl w:val="0"/>
              <w:rPr>
                <w:sz w:val="20"/>
                <w:szCs w:val="20"/>
              </w:rPr>
            </w:pPr>
            <w:r w:rsidDel="00000000" w:rsidR="00000000" w:rsidRPr="00000000">
              <w:rPr>
                <w:rFonts w:ascii="Avenir" w:cs="Avenir" w:eastAsia="Avenir" w:hAnsi="Avenir"/>
                <w:sz w:val="20"/>
                <w:szCs w:val="20"/>
                <w:rtl w:val="0"/>
              </w:rPr>
              <w:t xml:space="preserve">NASA ARSET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7A">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20"/>
                <w:szCs w:val="20"/>
              </w:rPr>
            </w:pPr>
            <w:r w:rsidDel="00000000" w:rsidR="00000000" w:rsidRPr="00000000">
              <w:rPr>
                <w:rFonts w:ascii="Avenir" w:cs="Avenir" w:eastAsia="Avenir" w:hAnsi="Avenir"/>
                <w:sz w:val="20"/>
                <w:szCs w:val="20"/>
                <w:rtl w:val="0"/>
              </w:rPr>
              <w:t xml:space="preserve">AGEOS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7C">
            <w:pPr>
              <w:widowControl w:val="0"/>
              <w:rPr>
                <w:sz w:val="20"/>
                <w:szCs w:val="20"/>
              </w:rPr>
            </w:pPr>
            <w:r w:rsidDel="00000000" w:rsidR="00000000" w:rsidRPr="00000000">
              <w:rPr>
                <w:rFonts w:ascii="Avenir" w:cs="Avenir" w:eastAsia="Avenir" w:hAnsi="Avenir"/>
                <w:sz w:val="20"/>
                <w:szCs w:val="20"/>
                <w:rtl w:val="0"/>
              </w:rPr>
              <w:t xml:space="preserve">DAACs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7D">
            <w:pPr>
              <w:widowControl w:val="0"/>
              <w:rPr>
                <w:sz w:val="20"/>
                <w:szCs w:val="20"/>
              </w:rPr>
            </w:pPr>
            <w:r w:rsidDel="00000000" w:rsidR="00000000" w:rsidRPr="00000000">
              <w:rPr>
                <w:sz w:val="20"/>
                <w:szCs w:val="20"/>
                <w:rtl w:val="0"/>
              </w:rPr>
              <w:t xml:space="preserve">NASA R&amp;A more broadly</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7E">
            <w:pPr>
              <w:widowControl w:val="0"/>
              <w:rPr>
                <w:sz w:val="20"/>
                <w:szCs w:val="20"/>
              </w:rPr>
            </w:pPr>
            <w:r w:rsidDel="00000000" w:rsidR="00000000" w:rsidRPr="00000000">
              <w:rPr>
                <w:rFonts w:ascii="Avenir" w:cs="Avenir" w:eastAsia="Avenir" w:hAnsi="Avenir"/>
                <w:sz w:val="20"/>
                <w:szCs w:val="20"/>
                <w:rtl w:val="0"/>
              </w:rPr>
              <w:t xml:space="preserve">NASA DEVELOP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7F">
            <w:pPr>
              <w:widowControl w:val="0"/>
              <w:rPr>
                <w:sz w:val="20"/>
                <w:szCs w:val="20"/>
              </w:rPr>
            </w:pPr>
            <w:r w:rsidDel="00000000" w:rsidR="00000000" w:rsidRPr="00000000">
              <w:rPr>
                <w:rFonts w:ascii="Avenir" w:cs="Avenir" w:eastAsia="Avenir" w:hAnsi="Avenir"/>
                <w:sz w:val="20"/>
                <w:szCs w:val="20"/>
                <w:rtl w:val="0"/>
              </w:rPr>
              <w:t xml:space="preserve">Bezos Earth Fund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80">
            <w:pPr>
              <w:widowControl w:val="0"/>
              <w:rPr>
                <w:sz w:val="20"/>
                <w:szCs w:val="20"/>
              </w:rPr>
            </w:pPr>
            <w:r w:rsidDel="00000000" w:rsidR="00000000" w:rsidRPr="00000000">
              <w:rPr>
                <w:rFonts w:ascii="Avenir" w:cs="Avenir" w:eastAsia="Avenir" w:hAnsi="Avenir"/>
                <w:sz w:val="20"/>
                <w:szCs w:val="20"/>
                <w:rtl w:val="0"/>
              </w:rPr>
              <w:t xml:space="preserve">ESA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81">
            <w:pPr>
              <w:widowControl w:val="0"/>
              <w:rPr>
                <w:sz w:val="20"/>
                <w:szCs w:val="20"/>
              </w:rPr>
            </w:pPr>
            <w:r w:rsidDel="00000000" w:rsidR="00000000" w:rsidRPr="00000000">
              <w:rPr>
                <w:rFonts w:ascii="Avenir" w:cs="Avenir" w:eastAsia="Avenir" w:hAnsi="Avenir"/>
                <w:sz w:val="20"/>
                <w:szCs w:val="20"/>
                <w:rtl w:val="0"/>
              </w:rPr>
              <w:t xml:space="preserve">AmeriFlux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82">
            <w:pPr>
              <w:widowControl w:val="0"/>
              <w:rPr>
                <w:sz w:val="20"/>
                <w:szCs w:val="20"/>
              </w:rPr>
            </w:pPr>
            <w:r w:rsidDel="00000000" w:rsidR="00000000" w:rsidRPr="00000000">
              <w:rPr>
                <w:rFonts w:ascii="Avenir" w:cs="Avenir" w:eastAsia="Avenir" w:hAnsi="Avenir"/>
                <w:sz w:val="20"/>
                <w:szCs w:val="20"/>
                <w:rtl w:val="0"/>
              </w:rPr>
              <w:t xml:space="preserve">NSF</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83">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84">
            <w:pPr>
              <w:widowControl w:val="0"/>
              <w:rPr>
                <w:sz w:val="20"/>
                <w:szCs w:val="20"/>
              </w:rPr>
            </w:pPr>
            <w:r w:rsidDel="00000000" w:rsidR="00000000" w:rsidRPr="00000000">
              <w:rPr>
                <w:rFonts w:ascii="Avenir" w:cs="Avenir" w:eastAsia="Avenir" w:hAnsi="Avenir"/>
                <w:sz w:val="20"/>
                <w:szCs w:val="20"/>
                <w:rtl w:val="0"/>
              </w:rPr>
              <w:t xml:space="preserve">NICFI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85">
            <w:pPr>
              <w:widowControl w:val="0"/>
              <w:rPr>
                <w:sz w:val="20"/>
                <w:szCs w:val="20"/>
              </w:rPr>
            </w:pPr>
            <w:r w:rsidDel="00000000" w:rsidR="00000000" w:rsidRPr="00000000">
              <w:rPr>
                <w:rFonts w:ascii="Avenir" w:cs="Avenir" w:eastAsia="Avenir" w:hAnsi="Avenir"/>
                <w:sz w:val="20"/>
                <w:szCs w:val="20"/>
                <w:rtl w:val="0"/>
              </w:rPr>
              <w:t xml:space="preserve">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86">
            <w:pPr>
              <w:widowControl w:val="0"/>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87">
            <w:pPr>
              <w:widowControl w:val="0"/>
              <w:rPr>
                <w:sz w:val="20"/>
                <w:szCs w:val="20"/>
              </w:rPr>
            </w:pPr>
            <w:r w:rsidDel="00000000" w:rsidR="00000000" w:rsidRPr="00000000">
              <w:rPr>
                <w:rFonts w:ascii="Avenir" w:cs="Avenir" w:eastAsia="Avenir" w:hAnsi="Avenir"/>
                <w:sz w:val="20"/>
                <w:szCs w:val="20"/>
                <w:rtl w:val="0"/>
              </w:rPr>
              <w:t xml:space="preserve">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88">
            <w:pPr>
              <w:widowControl w:val="0"/>
              <w:rPr>
                <w:sz w:val="20"/>
                <w:szCs w:val="20"/>
              </w:rPr>
            </w:pPr>
            <w:r w:rsidDel="00000000" w:rsidR="00000000" w:rsidRPr="00000000">
              <w:rPr>
                <w:rFonts w:ascii="Avenir" w:cs="Avenir" w:eastAsia="Avenir" w:hAnsi="Avenir"/>
                <w:sz w:val="20"/>
                <w:szCs w:val="20"/>
                <w:rtl w:val="0"/>
              </w:rPr>
              <w:t xml:space="preserve">NASA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89">
            <w:pPr>
              <w:widowControl w:val="0"/>
              <w:rPr>
                <w:sz w:val="20"/>
                <w:szCs w:val="20"/>
              </w:rPr>
            </w:pPr>
            <w:r w:rsidDel="00000000" w:rsidR="00000000" w:rsidRPr="00000000">
              <w:rPr>
                <w:rFonts w:ascii="Avenir" w:cs="Avenir" w:eastAsia="Avenir" w:hAnsi="Avenir"/>
                <w:sz w:val="20"/>
                <w:szCs w:val="20"/>
                <w:rtl w:val="0"/>
              </w:rPr>
              <w:t xml:space="preserve">WRI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8A">
            <w:pPr>
              <w:widowControl w:val="0"/>
              <w:rPr>
                <w:sz w:val="20"/>
                <w:szCs w:val="20"/>
              </w:rPr>
            </w:pPr>
            <w:r w:rsidDel="00000000" w:rsidR="00000000" w:rsidRPr="00000000">
              <w:rPr>
                <w:rFonts w:ascii="Avenir" w:cs="Avenir" w:eastAsia="Avenir" w:hAnsi="Avenir"/>
                <w:color w:val="ff0000"/>
                <w:sz w:val="20"/>
                <w:szCs w:val="20"/>
                <w:rtl w:val="0"/>
              </w:rPr>
              <w:t xml:space="preserve">other space agencies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8B">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8C">
            <w:pPr>
              <w:widowControl w:val="0"/>
              <w:rPr>
                <w:sz w:val="20"/>
                <w:szCs w:val="20"/>
              </w:rPr>
            </w:pPr>
            <w:r w:rsidDel="00000000" w:rsidR="00000000" w:rsidRPr="00000000">
              <w:rPr>
                <w:rFonts w:ascii="Avenir" w:cs="Avenir" w:eastAsia="Avenir" w:hAnsi="Avenir"/>
                <w:sz w:val="20"/>
                <w:szCs w:val="20"/>
                <w:rtl w:val="0"/>
              </w:rPr>
              <w:t xml:space="preserve">UK NERC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8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8E">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91">
            <w:pPr>
              <w:widowControl w:val="0"/>
              <w:rPr>
                <w:sz w:val="20"/>
                <w:szCs w:val="20"/>
              </w:rPr>
            </w:pPr>
            <w:r w:rsidDel="00000000" w:rsidR="00000000" w:rsidRPr="00000000">
              <w:rPr>
                <w:rFonts w:ascii="Avenir" w:cs="Avenir" w:eastAsia="Avenir" w:hAnsi="Avenir"/>
                <w:sz w:val="20"/>
                <w:szCs w:val="20"/>
                <w:rtl w:val="0"/>
              </w:rPr>
              <w:t xml:space="preserve">EU...?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93">
            <w:pPr>
              <w:widowControl w:val="0"/>
              <w:rPr>
                <w:sz w:val="20"/>
                <w:szCs w:val="20"/>
              </w:rPr>
            </w:pPr>
            <w:r w:rsidDel="00000000" w:rsidR="00000000" w:rsidRPr="00000000">
              <w:rPr>
                <w:rFonts w:ascii="Avenir" w:cs="Avenir" w:eastAsia="Avenir" w:hAnsi="Avenir"/>
                <w:sz w:val="20"/>
                <w:szCs w:val="20"/>
                <w:rtl w:val="0"/>
              </w:rPr>
              <w:t xml:space="preserve">USAID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96">
            <w:pPr>
              <w:widowControl w:val="0"/>
              <w:rPr>
                <w:sz w:val="20"/>
                <w:szCs w:val="20"/>
              </w:rPr>
            </w:pPr>
            <w:r w:rsidDel="00000000" w:rsidR="00000000" w:rsidRPr="00000000">
              <w:rPr>
                <w:rFonts w:ascii="Avenir" w:cs="Avenir" w:eastAsia="Avenir" w:hAnsi="Avenir"/>
                <w:sz w:val="20"/>
                <w:szCs w:val="20"/>
                <w:rtl w:val="0"/>
              </w:rPr>
              <w:t xml:space="preserve">FAPESP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98">
            <w:pPr>
              <w:widowControl w:val="0"/>
              <w:rPr>
                <w:sz w:val="20"/>
                <w:szCs w:val="20"/>
              </w:rPr>
            </w:pPr>
            <w:r w:rsidDel="00000000" w:rsidR="00000000" w:rsidRPr="00000000">
              <w:rPr>
                <w:rFonts w:ascii="Avenir" w:cs="Avenir" w:eastAsia="Avenir" w:hAnsi="Avenir"/>
                <w:b w:val="1"/>
                <w:sz w:val="20"/>
                <w:szCs w:val="20"/>
                <w:rtl w:val="0"/>
              </w:rPr>
              <w:t xml:space="preserve">other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9B">
            <w:pPr>
              <w:widowControl w:val="0"/>
              <w:rPr>
                <w:sz w:val="20"/>
                <w:szCs w:val="20"/>
              </w:rPr>
            </w:pPr>
            <w:r w:rsidDel="00000000" w:rsidR="00000000" w:rsidRPr="00000000">
              <w:rPr>
                <w:rFonts w:ascii="Avenir" w:cs="Avenir" w:eastAsia="Avenir" w:hAnsi="Avenir"/>
                <w:sz w:val="20"/>
                <w:szCs w:val="20"/>
                <w:rtl w:val="0"/>
              </w:rPr>
              <w:t xml:space="preserve">Schmidt Sciences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A0">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5">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A8">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AD">
            <w:pPr>
              <w:widowControl w:val="0"/>
              <w:rPr>
                <w:sz w:val="20"/>
                <w:szCs w:val="20"/>
              </w:rPr>
            </w:pPr>
            <w:r w:rsidDel="00000000" w:rsidR="00000000" w:rsidRPr="00000000">
              <w:rPr>
                <w:sz w:val="20"/>
                <w:szCs w:val="20"/>
                <w:rtl w:val="0"/>
              </w:rPr>
              <w:t xml:space="preserve">NASA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A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B2">
            <w:pPr>
              <w:widowControl w:val="0"/>
              <w:rPr>
                <w:sz w:val="20"/>
                <w:szCs w:val="20"/>
              </w:rPr>
            </w:pPr>
            <w:r w:rsidDel="00000000" w:rsidR="00000000" w:rsidRPr="00000000">
              <w:rPr>
                <w:sz w:val="20"/>
                <w:szCs w:val="20"/>
                <w:rtl w:val="0"/>
              </w:rPr>
              <w:t xml:space="preserve">US government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B7">
            <w:pPr>
              <w:widowControl w:val="0"/>
              <w:rPr>
                <w:sz w:val="20"/>
                <w:szCs w:val="20"/>
              </w:rPr>
            </w:pPr>
            <w:r w:rsidDel="00000000" w:rsidR="00000000" w:rsidRPr="00000000">
              <w:rPr>
                <w:sz w:val="20"/>
                <w:szCs w:val="20"/>
                <w:rtl w:val="0"/>
              </w:rPr>
              <w:t xml:space="preserve">International govt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BC">
            <w:pPr>
              <w:widowControl w:val="0"/>
              <w:rPr>
                <w:sz w:val="20"/>
                <w:szCs w:val="20"/>
              </w:rPr>
            </w:pPr>
            <w:r w:rsidDel="00000000" w:rsidR="00000000" w:rsidRPr="00000000">
              <w:rPr>
                <w:sz w:val="20"/>
                <w:szCs w:val="20"/>
                <w:rtl w:val="0"/>
              </w:rPr>
              <w:t xml:space="preserve">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C0">
            <w:pPr>
              <w:widowControl w:val="0"/>
              <w:rPr>
                <w:sz w:val="20"/>
                <w:szCs w:val="20"/>
              </w:rPr>
            </w:pPr>
            <w:r w:rsidDel="00000000" w:rsidR="00000000" w:rsidRPr="00000000">
              <w:rPr>
                <w:rtl w:val="0"/>
              </w:rPr>
            </w:r>
          </w:p>
        </w:tc>
      </w:tr>
    </w:tbl>
    <w:p w:rsidR="00000000" w:rsidDel="00000000" w:rsidP="00000000" w:rsidRDefault="00000000" w:rsidRPr="00000000" w14:paraId="000006C1">
      <w:pPr>
        <w:pStyle w:val="Heading3"/>
        <w:rPr/>
      </w:pPr>
      <w:bookmarkStart w:colFirst="0" w:colLast="0" w:name="_igdor1b4j3oc" w:id="57"/>
      <w:bookmarkEnd w:id="57"/>
      <w:r w:rsidDel="00000000" w:rsidR="00000000" w:rsidRPr="00000000">
        <w:rPr>
          <w:rtl w:val="0"/>
        </w:rPr>
        <w:t xml:space="preserve">7.7 Open Science - Data Management and Sharing</w:t>
      </w:r>
      <w:r w:rsidDel="00000000" w:rsidR="00000000" w:rsidRPr="00000000">
        <w:rPr>
          <w:rtl w:val="0"/>
        </w:rPr>
      </w:r>
    </w:p>
    <w:p w:rsidR="00000000" w:rsidDel="00000000" w:rsidP="00000000" w:rsidRDefault="00000000" w:rsidRPr="00000000" w14:paraId="000006C2">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in alignment with NASA’s Strategy for Open Science (Strategy for Data Management and Computing for Groundbreaking Science 2019-2024).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6C3">
      <w:pPr>
        <w:ind w:left="0" w:firstLine="0"/>
        <w:rPr/>
      </w:pPr>
      <w:r w:rsidDel="00000000" w:rsidR="00000000" w:rsidRPr="00000000">
        <w:rPr>
          <w:rtl w:val="0"/>
        </w:rPr>
      </w:r>
    </w:p>
    <w:p w:rsidR="00000000" w:rsidDel="00000000" w:rsidP="00000000" w:rsidRDefault="00000000" w:rsidRPr="00000000" w14:paraId="000006C4">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6C5">
      <w:pPr>
        <w:rPr/>
      </w:pPr>
      <w:r w:rsidDel="00000000" w:rsidR="00000000" w:rsidRPr="00000000">
        <w:rPr>
          <w:rtl w:val="0"/>
        </w:rPr>
        <w:t xml:space="preserve">and science paradigms (e.g., western science paradigm, Indigenous ecological knowledge, Traditional ecological knowledge). </w:t>
      </w:r>
      <w:r w:rsidDel="00000000" w:rsidR="00000000" w:rsidRPr="00000000">
        <w:rPr>
          <w:rtl w:val="0"/>
        </w:rPr>
        <w:t xml:space="preserve">The PANGEA data management will adhere to the </w:t>
      </w:r>
      <w:commentRangeStart w:id="728"/>
      <w:commentRangeStart w:id="729"/>
      <w:r w:rsidDel="00000000" w:rsidR="00000000" w:rsidRPr="00000000">
        <w:rPr>
          <w:rtl w:val="0"/>
        </w:rPr>
        <w:t xml:space="preserve">FAIR</w:t>
      </w:r>
      <w:commentRangeEnd w:id="728"/>
      <w:r w:rsidDel="00000000" w:rsidR="00000000" w:rsidRPr="00000000">
        <w:commentReference w:id="728"/>
      </w:r>
      <w:commentRangeEnd w:id="729"/>
      <w:r w:rsidDel="00000000" w:rsidR="00000000" w:rsidRPr="00000000">
        <w:commentReference w:id="729"/>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PANGEA data collection, management, and use will also align with the </w:t>
      </w:r>
      <w:commentRangeStart w:id="730"/>
      <w:r w:rsidDel="00000000" w:rsidR="00000000" w:rsidRPr="00000000">
        <w:rPr>
          <w:rtl w:val="0"/>
        </w:rPr>
        <w:t xml:space="preserve">CARE</w:t>
      </w:r>
      <w:commentRangeEnd w:id="730"/>
      <w:r w:rsidDel="00000000" w:rsidR="00000000" w:rsidRPr="00000000">
        <w:commentReference w:id="730"/>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commentRangeStart w:id="731"/>
      <w:r w:rsidDel="00000000" w:rsidR="00000000" w:rsidRPr="00000000">
        <w:rPr>
          <w:rtl w:val="0"/>
        </w:rPr>
        <w:t xml:space="preserve">REF</w:t>
      </w:r>
      <w:commentRangeEnd w:id="731"/>
      <w:r w:rsidDel="00000000" w:rsidR="00000000" w:rsidRPr="00000000">
        <w:commentReference w:id="731"/>
      </w:r>
      <w:r w:rsidDel="00000000" w:rsidR="00000000" w:rsidRPr="00000000">
        <w:rPr>
          <w:rtl w:val="0"/>
        </w:rPr>
        <w:t xml:space="preserve">). </w:t>
      </w:r>
    </w:p>
    <w:p w:rsidR="00000000" w:rsidDel="00000000" w:rsidP="00000000" w:rsidRDefault="00000000" w:rsidRPr="00000000" w14:paraId="000006C6">
      <w:pPr>
        <w:ind w:left="0" w:firstLine="0"/>
        <w:rPr/>
      </w:pPr>
      <w:r w:rsidDel="00000000" w:rsidR="00000000" w:rsidRPr="00000000">
        <w:rPr>
          <w:rtl w:val="0"/>
        </w:rPr>
      </w:r>
    </w:p>
    <w:p w:rsidR="00000000" w:rsidDel="00000000" w:rsidP="00000000" w:rsidRDefault="00000000" w:rsidRPr="00000000" w14:paraId="000006C7">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732"/>
      <w:commentRangeStart w:id="733"/>
      <w:r w:rsidDel="00000000" w:rsidR="00000000" w:rsidRPr="00000000">
        <w:rPr>
          <w:highlight w:val="white"/>
          <w:rtl w:val="0"/>
        </w:rPr>
        <w:t xml:space="preserve">Cannon et al 2024</w:t>
      </w:r>
      <w:commentRangeEnd w:id="732"/>
      <w:r w:rsidDel="00000000" w:rsidR="00000000" w:rsidRPr="00000000">
        <w:commentReference w:id="732"/>
      </w:r>
      <w:commentRangeEnd w:id="733"/>
      <w:r w:rsidDel="00000000" w:rsidR="00000000" w:rsidRPr="00000000">
        <w:commentReference w:id="733"/>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6C8">
      <w:pPr>
        <w:numPr>
          <w:ilvl w:val="0"/>
          <w:numId w:val="7"/>
        </w:numPr>
        <w:spacing w:after="120" w:before="120" w:lineRule="auto"/>
        <w:ind w:left="720" w:hanging="360"/>
        <w:rPr>
          <w:i w:val="1"/>
        </w:rPr>
      </w:pPr>
      <w:r w:rsidDel="00000000" w:rsidR="00000000" w:rsidRPr="00000000">
        <w:rPr>
          <w:i w:val="1"/>
          <w:rtl w:val="0"/>
        </w:rPr>
        <w:t xml:space="preserve">Engage with partners, including IPLCs, during the development of the Concise Experimental Plan, well before data collection is conducted; </w:t>
      </w:r>
    </w:p>
    <w:p w:rsidR="00000000" w:rsidDel="00000000" w:rsidP="00000000" w:rsidRDefault="00000000" w:rsidRPr="00000000" w14:paraId="000006C9">
      <w:pPr>
        <w:numPr>
          <w:ilvl w:val="0"/>
          <w:numId w:val="7"/>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Indigenous territories for research; </w:t>
      </w:r>
    </w:p>
    <w:p w:rsidR="00000000" w:rsidDel="00000000" w:rsidP="00000000" w:rsidRDefault="00000000" w:rsidRPr="00000000" w14:paraId="000006CA">
      <w:pPr>
        <w:numPr>
          <w:ilvl w:val="0"/>
          <w:numId w:val="7"/>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6CB">
      <w:pPr>
        <w:numPr>
          <w:ilvl w:val="0"/>
          <w:numId w:val="7"/>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6CC">
      <w:pPr>
        <w:numPr>
          <w:ilvl w:val="0"/>
          <w:numId w:val="7"/>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6CD">
      <w:pPr>
        <w:numPr>
          <w:ilvl w:val="0"/>
          <w:numId w:val="7"/>
        </w:numPr>
        <w:spacing w:after="120" w:before="120" w:lineRule="auto"/>
        <w:ind w:left="720" w:hanging="360"/>
        <w:rPr>
          <w:i w:val="1"/>
        </w:rPr>
      </w:pPr>
      <w:r w:rsidDel="00000000" w:rsidR="00000000" w:rsidRPr="00000000">
        <w:rPr>
          <w:i w:val="1"/>
          <w:rtl w:val="0"/>
        </w:rPr>
        <w:t xml:space="preserve">Provide training to create tools for IPLCs that would support data collection, management, and dissemination.</w:t>
      </w:r>
    </w:p>
    <w:p w:rsidR="00000000" w:rsidDel="00000000" w:rsidP="00000000" w:rsidRDefault="00000000" w:rsidRPr="00000000" w14:paraId="000006CE">
      <w:pPr>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w:t>
      </w:r>
      <w:r w:rsidDel="00000000" w:rsidR="00000000" w:rsidRPr="00000000">
        <w:rPr>
          <w:highlight w:val="yellow"/>
          <w:rtl w:val="0"/>
        </w:rPr>
        <w:t xml:space="preserve">PANGEA Open Science Coordinating Group,</w:t>
      </w:r>
      <w:r w:rsidDel="00000000" w:rsidR="00000000" w:rsidRPr="00000000">
        <w:rPr>
          <w:rtl w:val="0"/>
        </w:rPr>
        <w:t xml:space="preserve">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Such agreements are an important first step to align expectations around issues associated with data and information management involving multiple territories, countries, </w:t>
      </w:r>
      <w:r w:rsidDel="00000000" w:rsidR="00000000" w:rsidRPr="00000000">
        <w:rPr>
          <w:rtl w:val="0"/>
        </w:rPr>
        <w:t xml:space="preserve">and agencies, including data sovereignty. </w:t>
      </w:r>
      <w:r w:rsidDel="00000000" w:rsidR="00000000" w:rsidRPr="00000000">
        <w:rPr>
          <w:rtl w:val="0"/>
        </w:rPr>
        <w:t xml:space="preserve">In exchange for their contribution of data products, PANGEA partners will have access to all of the data produced by the NASA team, which will be freely and publicly available, along with access to the NASA expertise and PANGEA collaboration and training opportunities aimed at supporting research led by researchers and Indigenous partners in the tropics. This includes prioritizing publications first-authored by early- and mid-career researchers from the tropics and advancing Indigenous-led research. </w:t>
      </w: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PANGEA will follow guidelines from the NASA Earth Science Data Preservation Content Specification ( </w:t>
      </w:r>
      <w:hyperlink r:id="rId164">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165">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6D1">
      <w:pPr>
        <w:ind w:left="0" w:firstLine="0"/>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In collaboration with partners, the PANGEA Project Office will develop a </w:t>
      </w:r>
      <w:r w:rsidDel="00000000" w:rsidR="00000000" w:rsidRPr="00000000">
        <w:rPr>
          <w:b w:val="1"/>
          <w:rtl w:val="0"/>
        </w:rPr>
        <w:t xml:space="preserve">PANGEA Information Portal (PIP) </w:t>
      </w:r>
      <w:r w:rsidDel="00000000" w:rsidR="00000000" w:rsidRPr="00000000">
        <w:rPr>
          <w:rtl w:val="0"/>
        </w:rPr>
        <w:t xml:space="preserve">to point to PANGEA datasets.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commentRangeStart w:id="734"/>
      <w:commentRangeStart w:id="735"/>
      <w:r w:rsidDel="00000000" w:rsidR="00000000" w:rsidRPr="00000000">
        <w:rPr>
          <w:highlight w:val="yellow"/>
          <w:rtl w:val="0"/>
        </w:rPr>
        <w:t xml:space="preserve">PANGEA Open Science Coordinating Group/Science Team</w:t>
      </w:r>
      <w:commentRangeEnd w:id="734"/>
      <w:r w:rsidDel="00000000" w:rsidR="00000000" w:rsidRPr="00000000">
        <w:commentReference w:id="734"/>
      </w:r>
      <w:commentRangeEnd w:id="735"/>
      <w:r w:rsidDel="00000000" w:rsidR="00000000" w:rsidRPr="00000000">
        <w:commentReference w:id="735"/>
      </w:r>
      <w:r w:rsidDel="00000000" w:rsidR="00000000" w:rsidRPr="00000000">
        <w:rPr>
          <w:highlight w:val="yellow"/>
          <w:rtl w:val="0"/>
        </w:rPr>
        <w:t xml:space="preserve"> </w:t>
      </w:r>
      <w:r w:rsidDel="00000000" w:rsidR="00000000" w:rsidRPr="00000000">
        <w:rPr>
          <w:rtl w:val="0"/>
        </w:rPr>
        <w:t xml:space="preserve">will advise the project office and work closely with data owners when collating and linking to existing data sources to ensure data sharing is collaborative and ethical, and respects the rights and ownership of data already collected in concordance with FAIR and CARE principles. For example, e</w:t>
      </w:r>
      <w:r w:rsidDel="00000000" w:rsidR="00000000" w:rsidRPr="00000000">
        <w:rPr>
          <w:rtl w:val="0"/>
        </w:rPr>
        <w:t xml:space="preserve">ngagement with IPLC partners will prioritize early and ongoing conversations about what types of information and data are ethical to share on this portal.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IPLC partners. Specific modes of communication will be determined in collaboration with IPLC partners, and will likely be landscape specific. </w:t>
      </w:r>
    </w:p>
    <w:p w:rsidR="00000000" w:rsidDel="00000000" w:rsidP="00000000" w:rsidRDefault="00000000" w:rsidRPr="00000000" w14:paraId="000006D5">
      <w:pPr>
        <w:ind w:left="0" w:firstLine="0"/>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to the extent possible. Active code development will ideally be through open collaborative platforms, like GitHub, when appropriate.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w:t>
      </w:r>
      <w:r w:rsidDel="00000000" w:rsidR="00000000" w:rsidRPr="00000000">
        <w:rPr>
          <w:rtl w:val="0"/>
        </w:rPr>
        <w:t xml:space="preserve">For example, </w:t>
      </w:r>
      <w:r w:rsidDel="00000000" w:rsidR="00000000" w:rsidRPr="00000000">
        <w:rPr>
          <w:rtl w:val="0"/>
        </w:rPr>
        <w:t xml:space="preserve">FLUXNET is a network of networks </w:t>
      </w:r>
      <w:r w:rsidDel="00000000" w:rsidR="00000000" w:rsidRPr="00000000">
        <w:rPr>
          <w:rtl w:val="0"/>
        </w:rPr>
        <w:t xml:space="preserve">organized</w:t>
      </w:r>
      <w:r w:rsidDel="00000000" w:rsidR="00000000" w:rsidRPr="00000000">
        <w:rPr>
          <w:rtl w:val="0"/>
        </w:rPr>
        <w:t xml:space="preserve"> on the basis of a set of Regional and Continental Networks (such AmeriFlux and NEON in the Americas, ICOS in Europe, OzFlux and TERN in Australia and SAEON in South Africa) with the aim to make </w:t>
      </w:r>
      <w:r w:rsidDel="00000000" w:rsidR="00000000" w:rsidRPr="00000000">
        <w:rPr>
          <w:rtl w:val="0"/>
        </w:rPr>
        <w:t xml:space="preserve">available</w:t>
      </w:r>
      <w:r w:rsidDel="00000000" w:rsidR="00000000" w:rsidRPr="00000000">
        <w:rPr>
          <w:rtl w:val="0"/>
        </w:rPr>
        <w:t xml:space="preserve"> standardized eddy covariance measurements globally. FLUXNET invested in the definition of standards in the processing and data distribution and it is moving toward the FAIR implementation and for this reason PANGEA will work with FLUXNET and its Regional Networks to develop new and specific products, formats and tools.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166">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 and established a number of useful contacts also in the PANGEA framework.</w:t>
      </w:r>
      <w:r w:rsidDel="00000000" w:rsidR="00000000" w:rsidRPr="00000000">
        <w:rPr>
          <w:rtl w:val="0"/>
        </w:rPr>
      </w:r>
    </w:p>
    <w:p w:rsidR="00000000" w:rsidDel="00000000" w:rsidP="00000000" w:rsidRDefault="00000000" w:rsidRPr="00000000" w14:paraId="000006D7">
      <w:pPr>
        <w:rPr>
          <w:color w:val="ff0000"/>
        </w:rPr>
      </w:pPr>
      <w:r w:rsidDel="00000000" w:rsidR="00000000" w:rsidRPr="00000000">
        <w:rPr>
          <w:rtl w:val="0"/>
        </w:rPr>
      </w:r>
    </w:p>
    <w:p w:rsidR="00000000" w:rsidDel="00000000" w:rsidP="00000000" w:rsidRDefault="00000000" w:rsidRPr="00000000" w14:paraId="000006D8">
      <w:pPr>
        <w:rPr>
          <w:color w:val="ff0000"/>
        </w:rPr>
      </w:pPr>
      <w:r w:rsidDel="00000000" w:rsidR="00000000" w:rsidRPr="00000000">
        <w:rPr>
          <w:color w:val="ff0000"/>
          <w:rtl w:val="0"/>
        </w:rPr>
        <w:t xml:space="preserve">In addition, the </w:t>
      </w:r>
      <w:commentRangeStart w:id="736"/>
      <w:r w:rsidDel="00000000" w:rsidR="00000000" w:rsidRPr="00000000">
        <w:rPr>
          <w:color w:val="ff0000"/>
          <w:rtl w:val="0"/>
        </w:rPr>
        <w:t xml:space="preserve">drone XYZ</w:t>
      </w:r>
      <w:commentRangeEnd w:id="736"/>
      <w:r w:rsidDel="00000000" w:rsidR="00000000" w:rsidRPr="00000000">
        <w:commentReference w:id="736"/>
      </w:r>
      <w:r w:rsidDel="00000000" w:rsidR="00000000" w:rsidRPr="00000000">
        <w:rPr>
          <w:color w:val="ff0000"/>
          <w:rtl w:val="0"/>
        </w:rPr>
        <w:t xml:space="preserve">. </w:t>
      </w:r>
    </w:p>
    <w:p w:rsidR="00000000" w:rsidDel="00000000" w:rsidP="00000000" w:rsidRDefault="00000000" w:rsidRPr="00000000" w14:paraId="000006D9">
      <w:pPr>
        <w:rPr>
          <w:color w:val="ff0000"/>
        </w:rPr>
      </w:pPr>
      <w:r w:rsidDel="00000000" w:rsidR="00000000" w:rsidRPr="00000000">
        <w:rPr>
          <w:rtl w:val="0"/>
        </w:rPr>
      </w:r>
    </w:p>
    <w:p w:rsidR="00000000" w:rsidDel="00000000" w:rsidP="00000000" w:rsidRDefault="00000000" w:rsidRPr="00000000" w14:paraId="000006DA">
      <w:pPr>
        <w:rPr>
          <w:color w:val="ff0000"/>
        </w:rPr>
      </w:pPr>
      <w:r w:rsidDel="00000000" w:rsidR="00000000" w:rsidRPr="00000000">
        <w:rPr>
          <w:color w:val="ff0000"/>
          <w:rtl w:val="0"/>
        </w:rPr>
        <w:t xml:space="preserve">For example, LBA</w:t>
      </w:r>
    </w:p>
    <w:p w:rsidR="00000000" w:rsidDel="00000000" w:rsidP="00000000" w:rsidRDefault="00000000" w:rsidRPr="00000000" w14:paraId="000006DB">
      <w:pPr>
        <w:rPr>
          <w:color w:val="ff0000"/>
        </w:rPr>
      </w:pPr>
      <w:r w:rsidDel="00000000" w:rsidR="00000000" w:rsidRPr="00000000">
        <w:rPr>
          <w:rtl w:val="0"/>
        </w:rPr>
      </w:r>
    </w:p>
    <w:p w:rsidR="00000000" w:rsidDel="00000000" w:rsidP="00000000" w:rsidRDefault="00000000" w:rsidRPr="00000000" w14:paraId="000006DC">
      <w:pPr>
        <w:rPr/>
      </w:pPr>
      <w:commentRangeStart w:id="737"/>
      <w:r w:rsidDel="00000000" w:rsidR="00000000" w:rsidRPr="00000000">
        <w:rPr>
          <w:color w:val="ff0000"/>
          <w:rtl w:val="0"/>
        </w:rPr>
        <w:t xml:space="preserve">For example, ATFS </w:t>
      </w:r>
      <w:commentRangeEnd w:id="737"/>
      <w:r w:rsidDel="00000000" w:rsidR="00000000" w:rsidRPr="00000000">
        <w:commentReference w:id="737"/>
      </w:r>
      <w:r w:rsidDel="00000000" w:rsidR="00000000" w:rsidRPr="00000000">
        <w:rPr>
          <w:rtl w:val="0"/>
        </w:rPr>
      </w:r>
    </w:p>
    <w:p w:rsidR="00000000" w:rsidDel="00000000" w:rsidP="00000000" w:rsidRDefault="00000000" w:rsidRPr="00000000" w14:paraId="000006DD">
      <w:pPr>
        <w:rPr>
          <w:color w:val="ff0000"/>
        </w:rPr>
      </w:pPr>
      <w:r w:rsidDel="00000000" w:rsidR="00000000" w:rsidRPr="00000000">
        <w:rPr>
          <w:rtl w:val="0"/>
        </w:rPr>
        <w:t xml:space="preserve">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6DE">
      <w:pPr>
        <w:rPr>
          <w:color w:val="ff0000"/>
        </w:rPr>
      </w:pPr>
      <w:r w:rsidDel="00000000" w:rsidR="00000000" w:rsidRPr="00000000">
        <w:rPr>
          <w:rtl w:val="0"/>
        </w:rPr>
      </w:r>
    </w:p>
    <w:p w:rsidR="00000000" w:rsidDel="00000000" w:rsidP="00000000" w:rsidRDefault="00000000" w:rsidRPr="00000000" w14:paraId="000006DF">
      <w:pPr>
        <w:rPr>
          <w:highlight w:val="yellow"/>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167">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As an example, the SBG VSWIR Terrestrial Vegetation algorithm team is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 </w:t>
      </w:r>
      <w:commentRangeStart w:id="738"/>
      <w:r w:rsidDel="00000000" w:rsidR="00000000" w:rsidRPr="00000000">
        <w:rPr>
          <w:rtl w:val="0"/>
        </w:rPr>
        <w:t xml:space="preserve">Another example is contributing collected LiDAR data to the NISAR cal/val network. </w:t>
      </w:r>
      <w:commentRangeEnd w:id="738"/>
      <w:r w:rsidDel="00000000" w:rsidR="00000000" w:rsidRPr="00000000">
        <w:commentReference w:id="738"/>
      </w:r>
      <w:r w:rsidDel="00000000" w:rsidR="00000000" w:rsidRPr="00000000">
        <w:rPr>
          <w:rtl w:val="0"/>
        </w:rPr>
        <w:t xml:space="preserve"> By engaging and partnering with these types of activities early, PANGEA will be well positioned to both contribute to mission algorithm generation and verification activities, as well as ensuring </w:t>
      </w:r>
      <w:r w:rsidDel="00000000" w:rsidR="00000000" w:rsidRPr="00000000">
        <w:rPr>
          <w:highlight w:val="yellow"/>
          <w:rtl w:val="0"/>
        </w:rPr>
        <w:t xml:space="preserve">that tropical ecosystems in these basin ….</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commentRangeStart w:id="739"/>
      <w:r w:rsidDel="00000000" w:rsidR="00000000" w:rsidRPr="00000000">
        <w:rPr>
          <w:color w:val="cc0000"/>
          <w:rtl w:val="0"/>
        </w:rPr>
        <w:t xml:space="preserve">[ Include text regarding models ]</w:t>
      </w:r>
      <w:commentRangeEnd w:id="739"/>
      <w:r w:rsidDel="00000000" w:rsidR="00000000" w:rsidRPr="00000000">
        <w:commentReference w:id="739"/>
      </w:r>
      <w:r w:rsidDel="00000000" w:rsidR="00000000" w:rsidRPr="00000000">
        <w:rPr>
          <w:rtl w:val="0"/>
        </w:rPr>
      </w:r>
    </w:p>
    <w:p w:rsidR="00000000" w:rsidDel="00000000" w:rsidP="00000000" w:rsidRDefault="00000000" w:rsidRPr="00000000" w14:paraId="000006E2">
      <w:pPr>
        <w:ind w:left="0" w:firstLine="0"/>
        <w:rPr>
          <w:color w:val="444746"/>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PANGEA will develop an open </w:t>
      </w:r>
      <w:r w:rsidDel="00000000" w:rsidR="00000000" w:rsidRPr="00000000">
        <w:rPr>
          <w:b w:val="1"/>
          <w:rtl w:val="0"/>
        </w:rPr>
        <w:t xml:space="preserve">cloud-based data analysis platform</w:t>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168">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w:t>
      </w:r>
      <w:r w:rsidDel="00000000" w:rsidR="00000000" w:rsidRPr="00000000">
        <w:rPr>
          <w:rtl w:val="0"/>
        </w:rPr>
        <w:t xml:space="preserve">. PANGEA’s cloud-based computing platform will lower barriers to entry, especially for international partners who are likely to be limited in bandwidth, data storage capacity, and computing power. The cloud computing platform will also allow PANGEA science team members to easily share early versions of data products (before they are ready for archiving) and troubleshoot data analysis problems communally (e.g. via Slack).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 Based on BioSCape’s success, PANGEA will deploy a cloud computing platform that will allow users to access and analyze the data without them needing high performance computing resources and eliminating the issue of </w:t>
      </w:r>
      <w:r w:rsidDel="00000000" w:rsidR="00000000" w:rsidRPr="00000000">
        <w:rPr>
          <w:rtl w:val="0"/>
        </w:rPr>
        <w:t xml:space="preserve">transferring</w:t>
      </w:r>
      <w:r w:rsidDel="00000000" w:rsidR="00000000" w:rsidRPr="00000000">
        <w:rPr>
          <w:rtl w:val="0"/>
        </w:rPr>
        <w:t xml:space="preserve"> large data files over long distances on unreliable internet connections.    </w:t>
      </w:r>
    </w:p>
    <w:p w:rsidR="00000000" w:rsidDel="00000000" w:rsidP="00000000" w:rsidRDefault="00000000" w:rsidRPr="00000000" w14:paraId="000006E4">
      <w:pPr>
        <w:ind w:left="0" w:firstLine="0"/>
        <w:rPr>
          <w:color w:val="444746"/>
        </w:rPr>
      </w:pPr>
      <w:r w:rsidDel="00000000" w:rsidR="00000000" w:rsidRPr="00000000">
        <w:rPr>
          <w:rtl w:val="0"/>
        </w:rPr>
      </w:r>
    </w:p>
    <w:p w:rsidR="00000000" w:rsidDel="00000000" w:rsidP="00000000" w:rsidRDefault="00000000" w:rsidRPr="00000000" w14:paraId="000006E5">
      <w:pPr>
        <w:rPr>
          <w:color w:val="cc0000"/>
        </w:r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169">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IPLCs and tropical institutions; and 2) ensures international alignment that will serve as a foundation for datasets and collaboration to continue beyond the PANGEA campaign. </w:t>
      </w:r>
      <w:r w:rsidDel="00000000" w:rsidR="00000000" w:rsidRPr="00000000">
        <w:rPr>
          <w:rtl w:val="0"/>
        </w:rPr>
      </w:r>
    </w:p>
    <w:p w:rsidR="00000000" w:rsidDel="00000000" w:rsidP="00000000" w:rsidRDefault="00000000" w:rsidRPr="00000000" w14:paraId="000006E6">
      <w:pPr>
        <w:pStyle w:val="Heading3"/>
        <w:rPr/>
      </w:pPr>
      <w:bookmarkStart w:colFirst="0" w:colLast="0" w:name="_f0glc3cmn1d" w:id="58"/>
      <w:bookmarkEnd w:id="58"/>
      <w:commentRangeStart w:id="740"/>
      <w:r w:rsidDel="00000000" w:rsidR="00000000" w:rsidRPr="00000000">
        <w:rPr>
          <w:rtl w:val="0"/>
        </w:rPr>
        <w:t xml:space="preserve">7.8</w:t>
      </w:r>
      <w:r w:rsidDel="00000000" w:rsidR="00000000" w:rsidRPr="00000000">
        <w:rPr>
          <w:rtl w:val="0"/>
        </w:rPr>
        <w:t xml:space="preserve"> Timetable  </w:t>
      </w:r>
      <w:commentRangeEnd w:id="740"/>
      <w:r w:rsidDel="00000000" w:rsidR="00000000" w:rsidRPr="00000000">
        <w:commentReference w:id="740"/>
      </w:r>
      <w:r w:rsidDel="00000000" w:rsidR="00000000" w:rsidRPr="00000000">
        <w:rPr>
          <w:rtl w:val="0"/>
        </w:rPr>
      </w:r>
    </w:p>
    <w:p w:rsidR="00000000" w:rsidDel="00000000" w:rsidP="00000000" w:rsidRDefault="00000000" w:rsidRPr="00000000" w14:paraId="000006E7">
      <w:pPr>
        <w:rPr>
          <w:color w:val="ff0000"/>
        </w:rPr>
      </w:pPr>
      <w:r w:rsidDel="00000000" w:rsidR="00000000" w:rsidRPr="00000000">
        <w:rPr>
          <w:color w:val="ff0000"/>
          <w:rtl w:val="0"/>
        </w:rPr>
        <w:t xml:space="preserve">(number of years?)</w:t>
      </w:r>
    </w:p>
    <w:p w:rsidR="00000000" w:rsidDel="00000000" w:rsidP="00000000" w:rsidRDefault="00000000" w:rsidRPr="00000000" w14:paraId="000006E8">
      <w:pPr>
        <w:numPr>
          <w:ilvl w:val="0"/>
          <w:numId w:val="51"/>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E9">
      <w:pPr>
        <w:rPr>
          <w:color w:val="ff0000"/>
        </w:rPr>
      </w:pPr>
      <w:r w:rsidDel="00000000" w:rsidR="00000000" w:rsidRPr="00000000">
        <w:rPr/>
        <w:drawing>
          <wp:inline distB="114300" distT="114300" distL="114300" distR="114300">
            <wp:extent cx="6272213" cy="4390549"/>
            <wp:effectExtent b="0" l="0" r="0" t="0"/>
            <wp:docPr id="3" name="image3.png"/>
            <a:graphic>
              <a:graphicData uri="http://schemas.openxmlformats.org/drawingml/2006/picture">
                <pic:pic>
                  <pic:nvPicPr>
                    <pic:cNvPr id="0" name="image3.png"/>
                    <pic:cNvPicPr preferRelativeResize="0"/>
                  </pic:nvPicPr>
                  <pic:blipFill>
                    <a:blip r:embed="rId170"/>
                    <a:srcRect b="6834" l="14583" r="16506" t="7410"/>
                    <a:stretch>
                      <a:fillRect/>
                    </a:stretch>
                  </pic:blipFill>
                  <pic:spPr>
                    <a:xfrm>
                      <a:off x="0" y="0"/>
                      <a:ext cx="6272213" cy="4390549"/>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pStyle w:val="Heading3"/>
        <w:rPr/>
      </w:pPr>
      <w:bookmarkStart w:colFirst="0" w:colLast="0" w:name="_n6p8ovtnhgkd" w:id="59"/>
      <w:bookmarkEnd w:id="59"/>
      <w:r w:rsidDel="00000000" w:rsidR="00000000" w:rsidRPr="00000000">
        <w:rPr>
          <w:rtl w:val="0"/>
        </w:rPr>
        <w:t xml:space="preserve">7</w:t>
      </w:r>
      <w:r w:rsidDel="00000000" w:rsidR="00000000" w:rsidRPr="00000000">
        <w:rPr>
          <w:rtl w:val="0"/>
        </w:rPr>
        <w:t xml:space="preserve">.9  Risk and Risk Mitigation / Risk Assessment</w:t>
      </w: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PANGEA will conduct research in regions that are highly sensitive to climate change in collaboration with many agencies, making the work particularly valuable to our understanding of the globe and to our ability to respond to climate change. PANGEA will use proactive risk management to mitigate the risk of operating airborne and field measurements across the wide tropical study range required to deliver this high-impact science.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rPr/>
      </w:pPr>
      <w:r w:rsidDel="00000000" w:rsidR="00000000" w:rsidRPr="00000000">
        <w:rPr>
          <w:rtl w:val="0"/>
        </w:rPr>
        <w:t xml:space="preserve">During the study phase, PANGEA will compile a comprehensive list of project risks and assess them with a standard Risk Assessment Matrix. For high and medium risk cases, the project will develop and implement a mitigation plan, which will be reviewed with</w:t>
      </w:r>
      <w:ins w:author="Regina Eckert" w:id="46" w:date="2024-09-16T21:50:08Z">
        <w:commentRangeStart w:id="741"/>
        <w:r w:rsidDel="00000000" w:rsidR="00000000" w:rsidRPr="00000000">
          <w:rPr>
            <w:rtl w:val="0"/>
          </w:rPr>
          <w:t xml:space="preserve"> the NASA Program Office</w:t>
        </w:r>
      </w:ins>
      <w:commentRangeEnd w:id="741"/>
      <w:r w:rsidDel="00000000" w:rsidR="00000000" w:rsidRPr="00000000">
        <w:commentReference w:id="741"/>
      </w:r>
      <w:r w:rsidDel="00000000" w:rsidR="00000000" w:rsidRPr="00000000">
        <w:rPr>
          <w:rtl w:val="0"/>
        </w:rPr>
        <w:t xml:space="preserve">. PANGEA expects most risks will fall into the following categories:</w:t>
      </w:r>
    </w:p>
    <w:p w:rsidR="00000000" w:rsidDel="00000000" w:rsidP="00000000" w:rsidRDefault="00000000" w:rsidRPr="00000000" w14:paraId="000006EE">
      <w:pPr>
        <w:numPr>
          <w:ilvl w:val="0"/>
          <w:numId w:val="39"/>
        </w:numPr>
        <w:spacing w:after="40" w:before="40" w:lineRule="auto"/>
        <w:ind w:left="720" w:hanging="360"/>
        <w:rPr>
          <w:u w:val="none"/>
        </w:rPr>
      </w:pPr>
      <w:r w:rsidDel="00000000" w:rsidR="00000000" w:rsidRPr="00000000">
        <w:rPr>
          <w:rtl w:val="0"/>
        </w:rPr>
        <w:t xml:space="preserve">Risks to health and safety</w:t>
      </w:r>
    </w:p>
    <w:p w:rsidR="00000000" w:rsidDel="00000000" w:rsidP="00000000" w:rsidRDefault="00000000" w:rsidRPr="00000000" w14:paraId="000006EF">
      <w:pPr>
        <w:numPr>
          <w:ilvl w:val="0"/>
          <w:numId w:val="39"/>
        </w:numPr>
        <w:spacing w:after="40" w:before="40" w:lineRule="auto"/>
        <w:ind w:left="720" w:hanging="360"/>
        <w:rPr>
          <w:u w:val="none"/>
        </w:rPr>
      </w:pPr>
      <w:r w:rsidDel="00000000" w:rsidR="00000000" w:rsidRPr="00000000">
        <w:rPr>
          <w:rtl w:val="0"/>
        </w:rPr>
        <w:t xml:space="preserve">Risks to meeting science objectives</w:t>
      </w:r>
    </w:p>
    <w:p w:rsidR="00000000" w:rsidDel="00000000" w:rsidP="00000000" w:rsidRDefault="00000000" w:rsidRPr="00000000" w14:paraId="000006F0">
      <w:pPr>
        <w:numPr>
          <w:ilvl w:val="0"/>
          <w:numId w:val="39"/>
        </w:numPr>
        <w:spacing w:after="40" w:before="40" w:lineRule="auto"/>
        <w:ind w:left="720" w:hanging="360"/>
        <w:rPr>
          <w:u w:val="none"/>
        </w:rPr>
      </w:pPr>
      <w:r w:rsidDel="00000000" w:rsidR="00000000" w:rsidRPr="00000000">
        <w:rPr>
          <w:rtl w:val="0"/>
        </w:rPr>
        <w:t xml:space="preserve">Risks to meeting community engagement and applications objectives</w:t>
      </w:r>
    </w:p>
    <w:p w:rsidR="00000000" w:rsidDel="00000000" w:rsidP="00000000" w:rsidRDefault="00000000" w:rsidRPr="00000000" w14:paraId="000006F1">
      <w:pPr>
        <w:ind w:left="720" w:firstLine="0"/>
        <w:rPr/>
      </w:pPr>
      <w:r w:rsidDel="00000000" w:rsidR="00000000" w:rsidRPr="00000000">
        <w:rPr>
          <w:rtl w:val="0"/>
        </w:rPr>
      </w:r>
    </w:p>
    <w:p w:rsidR="00000000" w:rsidDel="00000000" w:rsidP="00000000" w:rsidRDefault="00000000" w:rsidRPr="00000000" w14:paraId="000006F2">
      <w:pPr>
        <w:ind w:left="0" w:firstLine="0"/>
        <w:rPr/>
      </w:pPr>
      <w:r w:rsidDel="00000000" w:rsidR="00000000" w:rsidRPr="00000000">
        <w:rPr>
          <w:b w:val="1"/>
          <w:rtl w:val="0"/>
        </w:rPr>
        <w:t xml:space="preserve">Health and Safety:</w:t>
      </w:r>
      <w:r w:rsidDel="00000000" w:rsidR="00000000" w:rsidRPr="00000000">
        <w:rPr>
          <w:rtl w:val="0"/>
        </w:rPr>
        <w:t xml:space="preserve"> </w:t>
      </w:r>
    </w:p>
    <w:p w:rsidR="00000000" w:rsidDel="00000000" w:rsidP="00000000" w:rsidRDefault="00000000" w:rsidRPr="00000000" w14:paraId="000006F3">
      <w:pPr>
        <w:ind w:left="0" w:firstLine="0"/>
        <w:rPr/>
      </w:pPr>
      <w:r w:rsidDel="00000000" w:rsidR="00000000" w:rsidRPr="00000000">
        <w:rPr>
          <w:rtl w:val="0"/>
        </w:rPr>
        <w:t xml:space="preserve">The project will keep apprised of health and travel safety guidelines issued by the US Department of State Bureau of Consular Affairs for the study areas and will consider changes in risk level under that guidance. PANGEA will also engage with the US Embassy and its Regional Security Offices in-country to receive any health and safety guidance for field and airborne campaign participants.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Given that many of the proposed study regions are tropical forests which include a risk for malaria, yellow fever, and related diseases, the project will ensure participants are advised on relevant vaccines and medical treatments prior to participation in the campaign.</w:t>
      </w:r>
    </w:p>
    <w:p w:rsidR="00000000" w:rsidDel="00000000" w:rsidP="00000000" w:rsidRDefault="00000000" w:rsidRPr="00000000" w14:paraId="000006F4">
      <w:pPr>
        <w:ind w:left="0" w:firstLine="0"/>
        <w:rPr/>
      </w:pPr>
      <w:r w:rsidDel="00000000" w:rsidR="00000000" w:rsidRPr="00000000">
        <w:rPr>
          <w:rtl w:val="0"/>
        </w:rPr>
      </w:r>
    </w:p>
    <w:p w:rsidR="00000000" w:rsidDel="00000000" w:rsidP="00000000" w:rsidRDefault="00000000" w:rsidRPr="00000000" w14:paraId="000006F5">
      <w:pPr>
        <w:ind w:left="0" w:firstLine="0"/>
        <w:rPr>
          <w:b w:val="1"/>
        </w:rPr>
      </w:pPr>
      <w:r w:rsidDel="00000000" w:rsidR="00000000" w:rsidRPr="00000000">
        <w:rPr>
          <w:b w:val="1"/>
          <w:rtl w:val="0"/>
        </w:rPr>
        <w:t xml:space="preserve">Meeting Science Objectives: </w:t>
      </w:r>
    </w:p>
    <w:p w:rsidR="00000000" w:rsidDel="00000000" w:rsidP="00000000" w:rsidRDefault="00000000" w:rsidRPr="00000000" w14:paraId="000006F6">
      <w:pPr>
        <w:rPr/>
      </w:pPr>
      <w:r w:rsidDel="00000000" w:rsidR="00000000" w:rsidRPr="00000000">
        <w:rPr>
          <w:rtl w:val="0"/>
        </w:rPr>
        <w:t xml:space="preserve">Given that the study areas are located in various countries, the project will work proactively to </w:t>
      </w:r>
      <w:r w:rsidDel="00000000" w:rsidR="00000000" w:rsidRPr="00000000">
        <w:rPr>
          <w:rtl w:val="0"/>
        </w:rPr>
        <w:t xml:space="preserve">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the airborne measurements have certain benefits, use of these aircraft require diplomatic clearance in both the country with the study area and during transit, and there is a risk of not getting diplomatic clearance for the NASA aircraft at the last minute, as the diplomatic clearance can sometimes only be obtained near its need-by date. In addition, as NASA aircraft are operated by US civil servants, there is a demonstrated risk of a US government shutdown delaying or canceling science flights, especially in the October-December timeframe. PANGEA will consider these and other risks, and may consider using commercial aircraft to mitigate these risks.</w:t>
      </w:r>
    </w:p>
    <w:p w:rsidR="00000000" w:rsidDel="00000000" w:rsidP="00000000" w:rsidRDefault="00000000" w:rsidRPr="00000000" w14:paraId="000006F7">
      <w:pPr>
        <w:rPr/>
      </w:pPr>
      <w:r w:rsidDel="00000000" w:rsidR="00000000" w:rsidRPr="00000000">
        <w:rPr>
          <w:rtl w:val="0"/>
        </w:rPr>
        <w:t xml:space="preserve"> </w:t>
      </w:r>
    </w:p>
    <w:p w:rsidR="00000000" w:rsidDel="00000000" w:rsidP="00000000" w:rsidRDefault="00000000" w:rsidRPr="00000000" w14:paraId="000006F8">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study phase, PANGEA will run a climate analysis to determine the best time of year to do airborne measurements under these considerations. During the airborne campaign periods, PANGEA will hire local weather forecasters who understand the local climate to facilitate successful airborne and field measurements.</w:t>
      </w:r>
    </w:p>
    <w:p w:rsidR="00000000" w:rsidDel="00000000" w:rsidP="00000000" w:rsidRDefault="00000000" w:rsidRPr="00000000" w14:paraId="000006F9">
      <w:pPr>
        <w:ind w:left="0" w:firstLine="0"/>
        <w:rPr/>
      </w:pPr>
      <w:r w:rsidDel="00000000" w:rsidR="00000000" w:rsidRPr="00000000">
        <w:rPr>
          <w:rtl w:val="0"/>
        </w:rPr>
      </w:r>
    </w:p>
    <w:p w:rsidR="00000000" w:rsidDel="00000000" w:rsidP="00000000" w:rsidRDefault="00000000" w:rsidRPr="00000000" w14:paraId="000006FA">
      <w:pPr>
        <w:rPr/>
      </w:pPr>
      <w:r w:rsidDel="00000000" w:rsidR="00000000" w:rsidRPr="00000000">
        <w:rPr>
          <w:b w:val="1"/>
          <w:rtl w:val="0"/>
        </w:rPr>
        <w:t xml:space="preserve">Meeting Community Engagement and Applications Objectives: </w:t>
      </w:r>
      <w:r w:rsidDel="00000000" w:rsidR="00000000" w:rsidRPr="00000000">
        <w:rPr>
          <w:rtl w:val="0"/>
        </w:rPr>
        <w:t xml:space="preserve">PANGEA aims to engage stakeholders from across the study areas, work with local communities, and develop science and applications outcomes that will be useful to a wide variety of people. This requires a lot of coordination and genuine effort to be good partners in these efforts. PANGEA will embrace inclusivity and will actively work to develop and promote inclusive practices throughout the campaign phases. Co-developing projects and working equitably with IP&amp;LC can take a long time and ideally builds on long-standing relationships; it should also involve a plan for how to continue supporting communities beyond the duration of the project. However, given the limited duration for PANGEA field work in each location, there is a risk that the project will not meet these goals.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r>
    </w:p>
    <w:p w:rsidR="00000000" w:rsidDel="00000000" w:rsidP="00000000" w:rsidRDefault="00000000" w:rsidRPr="00000000" w14:paraId="000006FB">
      <w:pPr>
        <w:pStyle w:val="Heading2"/>
        <w:rPr/>
      </w:pPr>
      <w:bookmarkStart w:colFirst="0" w:colLast="0" w:name="_segnwgqaxwz7" w:id="60"/>
      <w:bookmarkEnd w:id="60"/>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r w:rsidDel="00000000" w:rsidR="00000000" w:rsidRPr="00000000">
        <w:rPr>
          <w:rtl w:val="0"/>
        </w:rPr>
      </w:r>
    </w:p>
    <w:p w:rsidR="00000000" w:rsidDel="00000000" w:rsidP="00000000" w:rsidRDefault="00000000" w:rsidRPr="00000000" w14:paraId="000006FC">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tropics, a regi</w:t>
      </w:r>
      <w:r w:rsidDel="00000000" w:rsidR="00000000" w:rsidRPr="00000000">
        <w:rPr>
          <w:rtl w:val="0"/>
        </w:rPr>
        <w:t xml:space="preserve">on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of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6FD">
      <w:pPr>
        <w:pStyle w:val="Heading3"/>
        <w:rPr>
          <w:rFonts w:ascii="Roboto" w:cs="Roboto" w:eastAsia="Roboto" w:hAnsi="Roboto"/>
          <w:color w:val="1f1f1f"/>
          <w:sz w:val="21"/>
          <w:szCs w:val="21"/>
          <w:highlight w:val="white"/>
        </w:rPr>
      </w:pPr>
      <w:bookmarkStart w:colFirst="0" w:colLast="0" w:name="_d0n9lllcjn02" w:id="61"/>
      <w:bookmarkEnd w:id="61"/>
      <w:r w:rsidDel="00000000" w:rsidR="00000000" w:rsidRPr="00000000">
        <w:rPr>
          <w:rtl w:val="0"/>
        </w:rPr>
        <w:t xml:space="preserve">8.1 Applications of PANGEA research </w:t>
      </w: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6FE">
      <w:pPr>
        <w:pStyle w:val="Heading4"/>
        <w:spacing w:after="240" w:before="240" w:lineRule="auto"/>
        <w:rPr/>
      </w:pPr>
      <w:bookmarkStart w:colFirst="0" w:colLast="0" w:name="_hm6wmphkkjb5" w:id="62"/>
      <w:bookmarkEnd w:id="62"/>
      <w:r w:rsidDel="00000000" w:rsidR="00000000" w:rsidRPr="00000000">
        <w:rPr>
          <w:rtl w:val="0"/>
        </w:rPr>
        <w:t xml:space="preserve">8</w:t>
      </w:r>
      <w:r w:rsidDel="00000000" w:rsidR="00000000" w:rsidRPr="00000000">
        <w:rPr>
          <w:rtl w:val="0"/>
        </w:rPr>
        <w:t xml:space="preserve">.1.1 </w:t>
      </w:r>
      <w:r w:rsidDel="00000000" w:rsidR="00000000" w:rsidRPr="00000000">
        <w:rPr>
          <w:rtl w:val="0"/>
        </w:rPr>
        <w:t xml:space="preserve">Climate Mitigation and Carbon Monitoring</w:t>
      </w:r>
      <w:r w:rsidDel="00000000" w:rsidR="00000000" w:rsidRPr="00000000">
        <w:rPr>
          <w:rtl w:val="0"/>
        </w:rPr>
        <w:t xml:space="preserve"> </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680"/>
        <w:gridCol w:w="3510"/>
        <w:tblGridChange w:id="0">
          <w:tblGrid>
            <w:gridCol w:w="1170"/>
            <w:gridCol w:w="4680"/>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Potential partners/channels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Improving carbon accounting for credits and climate change mitigation - precision around impacts of forest loss and gain on carbon sequestration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Q2, Q4, Q6, Q7</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r w:rsidDel="00000000" w:rsidR="00000000" w:rsidRPr="00000000">
              <w:rPr>
                <w:rFonts w:ascii="Avenir" w:cs="Avenir" w:eastAsia="Avenir" w:hAnsi="Avenir"/>
                <w:color w:val="ff0000"/>
                <w:rtl w:val="0"/>
              </w:rPr>
              <w:t xml:space="preserve">Improving carbon flux predictions for global climate predictions (IPCC)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Q7, Q20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Mapping and quantifying carbon sequestration permanence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Deforestation and degradation alerts - associated with various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WRI, GATC</w:t>
            </w:r>
          </w:p>
        </w:tc>
      </w:tr>
    </w:tbl>
    <w:p w:rsidR="00000000" w:rsidDel="00000000" w:rsidP="00000000" w:rsidRDefault="00000000" w:rsidRPr="00000000" w14:paraId="0000070E">
      <w:pPr>
        <w:rPr/>
      </w:pPr>
      <w:r w:rsidDel="00000000" w:rsidR="00000000" w:rsidRPr="00000000">
        <w:rPr>
          <w:rtl w:val="0"/>
        </w:rPr>
        <w:t xml:space="preserve"> </w:t>
      </w:r>
    </w:p>
    <w:p w:rsidR="00000000" w:rsidDel="00000000" w:rsidP="00000000" w:rsidRDefault="00000000" w:rsidRPr="00000000" w14:paraId="0000070F">
      <w:pPr>
        <w:rPr/>
      </w:pPr>
      <w:r w:rsidDel="00000000" w:rsidR="00000000" w:rsidRPr="00000000">
        <w:rPr>
          <w:rtl w:val="0"/>
        </w:rPr>
        <w:t xml:space="preserve">To effectively manage a problem, consistently and accurately measuring and monitoring it is essential. Mapping and monitoring tropical carbon stocks and fluxes is critical for closing the global carbon budget, constraining future climate change projections, and for improving measurement, reporting, and validation (MRV) of carbon credits, offering clear applications for PANGEA data, analysis, and methodological improvements. </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t xml:space="preserve">Improving climate change projections, especially decreasing uncertainty around carbon fluxes of tropical forests, tropical land use change, and tropical forest responses to climate change are critical to deliver per the National Science and Technology (NSTC) Fast Track Action Committee (FTAC) on Climate Services March 2023 report. Results from PANGEA will improve our understanding of the carbon content of tropical forests, currently a significant source of uncertainty in the global carbon budget in the following ways:</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b w:val="1"/>
          <w:i w:val="1"/>
          <w:rtl w:val="0"/>
        </w:rPr>
        <w:t xml:space="preserve">Improving carbon accounting</w:t>
      </w:r>
      <w:r w:rsidDel="00000000" w:rsidR="00000000" w:rsidRPr="00000000">
        <w:rPr>
          <w:rtl w:val="0"/>
        </w:rPr>
        <w:t xml:space="preserve">: </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b w:val="1"/>
          <w:i w:val="1"/>
          <w:rtl w:val="0"/>
        </w:rPr>
        <w:t xml:space="preserve">Improving carbon flux predictions</w:t>
      </w:r>
      <w:r w:rsidDel="00000000" w:rsidR="00000000" w:rsidRPr="00000000">
        <w:rPr>
          <w:rtl w:val="0"/>
        </w:rPr>
        <w:t xml:space="preserve">: The Intergovernmental Panel on Climate Change (IPCC) synthesis reports are the world’s most comprehensive review of climate change for the planet, and are used extensively by policy makers to set subnational, national, and international goals to mitigate climate change.  The accuracy of their estimations are paramount. In the most recent sixth assessment, the Climate Change Mitigation working group </w:t>
      </w:r>
      <w:commentRangeStart w:id="742"/>
      <w:r w:rsidDel="00000000" w:rsidR="00000000" w:rsidRPr="00000000">
        <w:rPr>
          <w:rtl w:val="0"/>
        </w:rPr>
        <w:t xml:space="preserve">noted </w:t>
      </w:r>
      <w:commentRangeEnd w:id="742"/>
      <w:r w:rsidDel="00000000" w:rsidR="00000000" w:rsidRPr="00000000">
        <w:commentReference w:id="742"/>
      </w:r>
      <w:r w:rsidDel="00000000" w:rsidR="00000000" w:rsidRPr="00000000">
        <w:rPr>
          <w:rtl w:val="0"/>
        </w:rPr>
        <w:t xml:space="preserve">the promise of remote sensing for improving the accuracy of estimates of forest carbon, but mentioned uncertainty in estimates from Earth Observations as a significant shortcoming.  PANGEA is well positioned to decrease this uncertainty by improving our understanding of carbon flux variability under climate change and extreme weather events (Q2), and by better linking carbon fluxes to phenology (Q4).  </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b w:val="1"/>
          <w:i w:val="1"/>
          <w:rtl w:val="0"/>
        </w:rPr>
        <w:t xml:space="preserve">Increasing the precision of estimates of carbon sequestration impacted by forest cover change</w:t>
      </w:r>
      <w:r w:rsidDel="00000000" w:rsidR="00000000" w:rsidRPr="00000000">
        <w:rPr>
          <w:rtl w:val="0"/>
        </w:rPr>
        <w:t xml:space="preserve">:</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numPr>
          <w:ilvl w:val="0"/>
          <w:numId w:val="21"/>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71A">
      <w:pPr>
        <w:numPr>
          <w:ilvl w:val="1"/>
          <w:numId w:val="21"/>
        </w:numPr>
        <w:spacing w:line="240" w:lineRule="auto"/>
        <w:ind w:left="1440" w:hanging="360"/>
      </w:pPr>
      <w:r w:rsidDel="00000000" w:rsidR="00000000" w:rsidRPr="00000000">
        <w:rPr>
          <w:rtl w:val="0"/>
        </w:rPr>
        <w:t xml:space="preserve">Carbon credit Standards, uncertainties, harmonization </w:t>
      </w:r>
    </w:p>
    <w:p w:rsidR="00000000" w:rsidDel="00000000" w:rsidP="00000000" w:rsidRDefault="00000000" w:rsidRPr="00000000" w14:paraId="0000071B">
      <w:pPr>
        <w:numPr>
          <w:ilvl w:val="1"/>
          <w:numId w:val="21"/>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71C">
      <w:pPr>
        <w:numPr>
          <w:ilvl w:val="1"/>
          <w:numId w:val="21"/>
        </w:numPr>
        <w:spacing w:line="240" w:lineRule="auto"/>
        <w:ind w:left="1440" w:hanging="360"/>
        <w:rPr>
          <w:u w:val="none"/>
        </w:rPr>
      </w:pPr>
      <w:r w:rsidDel="00000000" w:rsidR="00000000" w:rsidRPr="00000000">
        <w:rPr>
          <w:rtl w:val="0"/>
        </w:rPr>
        <w:t xml:space="preserve">Refining predictions, specifically IPCC, to make them more accurate</w:t>
      </w:r>
    </w:p>
    <w:p w:rsidR="00000000" w:rsidDel="00000000" w:rsidP="00000000" w:rsidRDefault="00000000" w:rsidRPr="00000000" w14:paraId="0000071D">
      <w:pPr>
        <w:numPr>
          <w:ilvl w:val="2"/>
          <w:numId w:val="21"/>
        </w:numPr>
        <w:spacing w:line="240" w:lineRule="auto"/>
        <w:ind w:left="2160" w:hanging="360"/>
        <w:rPr>
          <w:u w:val="none"/>
        </w:rPr>
      </w:pPr>
      <w:r w:rsidDel="00000000" w:rsidR="00000000" w:rsidRPr="00000000">
        <w:rPr>
          <w:rtl w:val="0"/>
        </w:rPr>
        <w:t xml:space="preserve">Expected changes to carbon stocks under climate change</w:t>
      </w:r>
    </w:p>
    <w:p w:rsidR="00000000" w:rsidDel="00000000" w:rsidP="00000000" w:rsidRDefault="00000000" w:rsidRPr="00000000" w14:paraId="0000071E">
      <w:pPr>
        <w:numPr>
          <w:ilvl w:val="0"/>
          <w:numId w:val="21"/>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71F">
      <w:pPr>
        <w:pStyle w:val="Heading4"/>
        <w:spacing w:after="240" w:before="240" w:lineRule="auto"/>
        <w:rPr/>
      </w:pPr>
      <w:bookmarkStart w:colFirst="0" w:colLast="0" w:name="_e69rpn43gqyr" w:id="63"/>
      <w:bookmarkEnd w:id="63"/>
      <w:r w:rsidDel="00000000" w:rsidR="00000000" w:rsidRPr="00000000">
        <w:rPr>
          <w:rtl w:val="0"/>
        </w:rPr>
        <w:t xml:space="preserve">8.1.2 Biodiversity Conservation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495"/>
        <w:gridCol w:w="4590"/>
        <w:tblGridChange w:id="0">
          <w:tblGrid>
            <w:gridCol w:w="1275"/>
            <w:gridCol w:w="349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partners/channels for implementation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Resources Research Institute, Central African Forest Commission, Conservation International, European Space Agency, IUCN Regional Offices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7">
            <w:pPr>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after="0" w:before="0" w:line="240" w:lineRule="auto"/>
              <w:ind w:left="0" w:firstLine="0"/>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t xml:space="preserve">The rate of global biodiversity loss is intensified by a poor understanding of the emergent contributions of biological assembly to the structure and function of ecosystems. Throughout the evolutionary history of life on Earth, the tropical biosphere has served as an “engine” for generating biodiversity (</w:t>
      </w:r>
      <w:commentRangeStart w:id="743"/>
      <w:commentRangeStart w:id="744"/>
      <w:r w:rsidDel="00000000" w:rsidR="00000000" w:rsidRPr="00000000">
        <w:rPr>
          <w:rtl w:val="0"/>
        </w:rPr>
        <w:t xml:space="preserve">Antonelli et al., 2015</w:t>
      </w:r>
      <w:commentRangeEnd w:id="743"/>
      <w:r w:rsidDel="00000000" w:rsidR="00000000" w:rsidRPr="00000000">
        <w:commentReference w:id="743"/>
      </w:r>
      <w:commentRangeEnd w:id="744"/>
      <w:r w:rsidDel="00000000" w:rsidR="00000000" w:rsidRPr="00000000">
        <w:commentReference w:id="744"/>
      </w:r>
      <w:r w:rsidDel="00000000" w:rsidR="00000000" w:rsidRPr="00000000">
        <w:rPr>
          <w:rtl w:val="0"/>
        </w:rPr>
        <w:t xml:space="preserve">) and remains the contemporary biodiversity hotspot. Biodiversity conservation in the tropics has the potential to reveal reciprocal social-ecological benefits and inform strategies for local-scale adaptation and climate resilience. The first Global Biodiversity Framework 2030 target is to “Plan and Manage all Areas To Reduce Biodiversity Loss” while respecting the rights of Indigenous peoples and local communities (</w:t>
      </w:r>
      <w:commentRangeStart w:id="745"/>
      <w:r w:rsidDel="00000000" w:rsidR="00000000" w:rsidRPr="00000000">
        <w:rPr>
          <w:rtl w:val="0"/>
        </w:rPr>
        <w:t xml:space="preserve">CBD 2030</w:t>
      </w:r>
      <w:commentRangeEnd w:id="745"/>
      <w:r w:rsidDel="00000000" w:rsidR="00000000" w:rsidRPr="00000000">
        <w:commentReference w:id="745"/>
      </w:r>
      <w:r w:rsidDel="00000000" w:rsidR="00000000" w:rsidRPr="00000000">
        <w:rPr>
          <w:rtl w:val="0"/>
        </w:rPr>
        <w:t xml:space="preserve">). Doing so requires a campaign the scale of PANGEA. T</w:t>
      </w:r>
      <w:commentRangeStart w:id="746"/>
      <w:r w:rsidDel="00000000" w:rsidR="00000000" w:rsidRPr="00000000">
        <w:rPr>
          <w:rtl w:val="0"/>
        </w:rPr>
        <w:t xml:space="preserve">argets 2 and 3 are to restore 30% of all degraded ecosystems, and conserve 30% of all land, water, and sea.</w:t>
      </w:r>
      <w:commentRangeEnd w:id="746"/>
      <w:r w:rsidDel="00000000" w:rsidR="00000000" w:rsidRPr="00000000">
        <w:commentReference w:id="746"/>
      </w:r>
      <w:r w:rsidDel="00000000" w:rsidR="00000000" w:rsidRPr="00000000">
        <w:rPr>
          <w:rtl w:val="0"/>
        </w:rPr>
        <w:t xml:space="preserve"> </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t xml:space="preserve">To assist in the ability to meet these targets, the Group on Earth Observations (GEO) </w:t>
      </w:r>
      <w:r w:rsidDel="00000000" w:rsidR="00000000" w:rsidRPr="00000000">
        <w:rPr>
          <w:b w:val="1"/>
          <w:rtl w:val="0"/>
        </w:rPr>
        <w:t xml:space="preserve">Global Ecosystems Atlas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with the goal of developing an Atlas that will enable everyone—from governments to individual citizens—to take action to protect nature.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w:t>
      </w:r>
      <w:r w:rsidDel="00000000" w:rsidR="00000000" w:rsidRPr="00000000">
        <w:rPr>
          <w:rtl w:val="0"/>
        </w:rPr>
        <w:t xml:space="preserve">in collaboration with the USGS, European Space Agency, IUCN, ESRI, and others. </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Biodiversity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NASA remote sensing of Essential Biodiversity Variables (EBVs) like the biological effects of fire and irregular inundation are among the highest priority identified by the Group on Earth Observations Biodiversity Observation Network (GEO BON; </w:t>
      </w:r>
      <w:commentRangeStart w:id="747"/>
      <w:commentRangeStart w:id="748"/>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commentRangeEnd w:id="747"/>
      <w:r w:rsidDel="00000000" w:rsidR="00000000" w:rsidRPr="00000000">
        <w:commentReference w:id="747"/>
      </w:r>
      <w:commentRangeEnd w:id="748"/>
      <w:r w:rsidDel="00000000" w:rsidR="00000000" w:rsidRPr="00000000">
        <w:commentReference w:id="748"/>
      </w:r>
      <w:r w:rsidDel="00000000" w:rsidR="00000000" w:rsidRPr="00000000">
        <w:rPr>
          <w:rtl w:val="0"/>
        </w:rPr>
        <w:t xml:space="preserve">). </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Partners like MapBiomas, the </w:t>
      </w:r>
      <w:r w:rsidDel="00000000" w:rsidR="00000000" w:rsidRPr="00000000">
        <w:rPr>
          <w:rtl w:val="0"/>
        </w:rPr>
        <w:t xml:space="preserve">Alexander von Humboldt Biological Resources Research Institute</w:t>
      </w:r>
      <w:r w:rsidDel="00000000" w:rsidR="00000000" w:rsidRPr="00000000">
        <w:rPr>
          <w:rtl w:val="0"/>
        </w:rPr>
        <w:t xml:space="preserve">, Conservation International, and other tropical and international organizations will support the development of user-friendly platforms that are accessible from local to global scales. PANGEA will specifically prioritize engagmenet with Ind</w:t>
      </w:r>
      <w:r w:rsidDel="00000000" w:rsidR="00000000" w:rsidRPr="00000000">
        <w:rPr>
          <w:rtl w:val="0"/>
        </w:rPr>
        <w:t xml:space="preserve">igenous Peoples and Local Community Alliances and Organizations to empower and elevate Indigenous, local, and traditional communities through the </w:t>
      </w:r>
      <w:r w:rsidDel="00000000" w:rsidR="00000000" w:rsidRPr="00000000">
        <w:rPr>
          <w:b w:val="1"/>
          <w:rtl w:val="0"/>
        </w:rPr>
        <w:t xml:space="preserve">integration of IEK, LEK, and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749"/>
      <w:r w:rsidDel="00000000" w:rsidR="00000000" w:rsidRPr="00000000">
        <w:rPr>
          <w:rtl w:val="0"/>
        </w:rPr>
        <w:t xml:space="preserve">policy brief</w:t>
      </w:r>
      <w:commentRangeEnd w:id="749"/>
      <w:r w:rsidDel="00000000" w:rsidR="00000000" w:rsidRPr="00000000">
        <w:commentReference w:id="749"/>
      </w:r>
      <w:r w:rsidDel="00000000" w:rsidR="00000000" w:rsidRPr="00000000">
        <w:rPr>
          <w:rtl w:val="0"/>
        </w:rPr>
        <w:t xml:space="preserve">, </w:t>
      </w:r>
      <w:commentRangeStart w:id="750"/>
      <w:r w:rsidDel="00000000" w:rsidR="00000000" w:rsidRPr="00000000">
        <w:rPr>
          <w:rtl w:val="0"/>
        </w:rPr>
        <w:t xml:space="preserve">research report</w:t>
      </w:r>
      <w:commentRangeEnd w:id="750"/>
      <w:r w:rsidDel="00000000" w:rsidR="00000000" w:rsidRPr="00000000">
        <w:commentReference w:id="750"/>
      </w:r>
      <w:r w:rsidDel="00000000" w:rsidR="00000000" w:rsidRPr="00000000">
        <w:rPr>
          <w:rtl w:val="0"/>
        </w:rPr>
        <w:t xml:space="preserve">). There is strong interest for similar iniatives emphasizing biodiversity. </w:t>
      </w:r>
    </w:p>
    <w:p w:rsidR="00000000" w:rsidDel="00000000" w:rsidP="00000000" w:rsidRDefault="00000000" w:rsidRPr="00000000" w14:paraId="00000734">
      <w:pPr>
        <w:pStyle w:val="Heading4"/>
        <w:spacing w:after="240" w:before="240" w:lineRule="auto"/>
        <w:rPr/>
      </w:pPr>
      <w:bookmarkStart w:colFirst="0" w:colLast="0" w:name="_7gf3ojfmbw3" w:id="64"/>
      <w:bookmarkEnd w:id="64"/>
      <w:r w:rsidDel="00000000" w:rsidR="00000000" w:rsidRPr="00000000">
        <w:rPr>
          <w:rtl w:val="0"/>
        </w:rPr>
        <w:t xml:space="preserve">8</w:t>
      </w:r>
      <w:r w:rsidDel="00000000" w:rsidR="00000000" w:rsidRPr="00000000">
        <w:rPr>
          <w:rtl w:val="0"/>
        </w:rPr>
        <w:t xml:space="preserve">.1.3 Agriculture and Livelihoods</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w:t>
            </w:r>
            <w:r w:rsidDel="00000000" w:rsidR="00000000" w:rsidRPr="00000000">
              <w:rPr>
                <w:rFonts w:ascii="Avenir" w:cs="Avenir" w:eastAsia="Avenir" w:hAnsi="Avenir"/>
                <w:b w:val="1"/>
                <w:rtl w:val="0"/>
              </w:rPr>
              <w:t xml:space="preserve">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Intensifying agricultural 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 Remote monitoring of farming practices to assess efficacy of interventions; remote assessment of crop yields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Increasing the sustainability of agricultural production,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&amp;CIAT / drought and flood monitoring, water accounting; remote assessment of agricultural practices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supply chain traceability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Disaster alerts &amp; response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 /  </w:t>
            </w:r>
          </w:p>
        </w:tc>
      </w:tr>
    </w:tbl>
    <w:p w:rsidR="00000000" w:rsidDel="00000000" w:rsidP="00000000" w:rsidRDefault="00000000" w:rsidRPr="00000000" w14:paraId="00000744">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 PANGEA will support these efforts in the following ways:</w:t>
      </w:r>
    </w:p>
    <w:p w:rsidR="00000000" w:rsidDel="00000000" w:rsidP="00000000" w:rsidRDefault="00000000" w:rsidRPr="00000000" w14:paraId="00000745">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w:t>
      </w:r>
      <w:r w:rsidDel="00000000" w:rsidR="00000000" w:rsidRPr="00000000">
        <w:rPr>
          <w:rtl w:val="0"/>
        </w:rPr>
        <w:t xml:space="preserve">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crop type mapping, nutrient- and water-use efficiency mapping, and yield estimation. </w:t>
      </w:r>
    </w:p>
    <w:p w:rsidR="00000000" w:rsidDel="00000000" w:rsidP="00000000" w:rsidRDefault="00000000" w:rsidRPr="00000000" w14:paraId="00000746">
      <w:pPr>
        <w:spacing w:after="240" w:before="240" w:lineRule="auto"/>
        <w:rPr/>
      </w:pPr>
      <w:r w:rsidDel="00000000" w:rsidR="00000000" w:rsidRPr="00000000">
        <w:rPr>
          <w:b w:val="1"/>
          <w:i w:val="1"/>
          <w:rtl w:val="0"/>
        </w:rPr>
        <w:t xml:space="preserve">Increased sustainability and capacity for adaptation: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provided input into how PANGEA products advance these efforts, inform science questions that directly underpin opportunities for action. </w:t>
      </w:r>
    </w:p>
    <w:p w:rsidR="00000000" w:rsidDel="00000000" w:rsidP="00000000" w:rsidRDefault="00000000" w:rsidRPr="00000000" w14:paraId="00000747">
      <w:pPr>
        <w:spacing w:after="240" w:before="240" w:lineRule="auto"/>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PANGEA’s advancement of the use of new sensors like NISAR, BIOMASS, and SBG to detect multiple forms of agricultural expansion into tropical forests will provide necessary monitoring tools for ensuring deforestation free supply chains. Methodological improvements from PANGEA’s data acquisition may also improve our ability to use remote sensing tools to distinguish between complex agroforestry and secondary forests, currently a major gap that hamstrings the ability to recognize and map coffee and cocoa farms that use more sustainable shading methods, allowing them to prove compliance with deforestation-free commodities requirements. These activities also position P</w:t>
      </w:r>
      <w:r w:rsidDel="00000000" w:rsidR="00000000" w:rsidRPr="00000000">
        <w:rPr>
          <w:rtl w:val="0"/>
        </w:rPr>
        <w:t xml:space="preserve">ANGEA to impact other livelihood sectors, like payments for ecosystem services and non-timber forest products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748">
      <w:pPr>
        <w:spacing w:after="240" w:before="240" w:lineRule="auto"/>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the Alliance Bioversity and the International Center for Tropical Agriculture (CIAT).</w:t>
      </w:r>
      <w:r w:rsidDel="00000000" w:rsidR="00000000" w:rsidRPr="00000000">
        <w:rPr>
          <w:rtl w:val="0"/>
        </w:rPr>
        <w:t xml:space="preserve"> Information shared by these partners during the PANGEA scoping process directly inform PANGEA’s science requirements and questions ensure Earth Action outcomes. As an example, </w:t>
      </w:r>
      <w:r w:rsidDel="00000000" w:rsidR="00000000" w:rsidRPr="00000000">
        <w:rPr>
          <w:rtl w:val="0"/>
        </w:rPr>
        <w:t xml:space="preserve">IITA has a robust Partnerships for Development arm, which specializes in translation of findings from their research into practice, and builds on decades of experience with private sector and government partners to guarantee the translation of research into practice.</w:t>
      </w:r>
    </w:p>
    <w:p w:rsidR="00000000" w:rsidDel="00000000" w:rsidP="00000000" w:rsidRDefault="00000000" w:rsidRPr="00000000" w14:paraId="000007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A">
      <w:pPr>
        <w:rPr>
          <w:color w:val="ff0000"/>
        </w:rPr>
      </w:pPr>
      <w:r w:rsidDel="00000000" w:rsidR="00000000" w:rsidRPr="00000000">
        <w:rPr>
          <w:rtl w:val="0"/>
        </w:rPr>
      </w:r>
    </w:p>
    <w:p w:rsidR="00000000" w:rsidDel="00000000" w:rsidP="00000000" w:rsidRDefault="00000000" w:rsidRPr="00000000" w14:paraId="0000074B">
      <w:pPr>
        <w:numPr>
          <w:ilvl w:val="0"/>
          <w:numId w:val="21"/>
        </w:numPr>
        <w:spacing w:line="240" w:lineRule="auto"/>
        <w:ind w:left="720" w:hanging="360"/>
        <w:rPr>
          <w:b w:val="1"/>
          <w:color w:val="ff0000"/>
        </w:rPr>
      </w:pPr>
      <w:r w:rsidDel="00000000" w:rsidR="00000000" w:rsidRPr="00000000">
        <w:rPr>
          <w:b w:val="1"/>
          <w:color w:val="ff0000"/>
          <w:rtl w:val="0"/>
        </w:rPr>
        <w:t xml:space="preserve">Sustainable agriculture and deforestation-free supply chains (ultimately supporting intensification efforts in the tropics to reduce defor pressures from extensification - requires improving yields and providing alternative livelihoods) </w:t>
      </w:r>
    </w:p>
    <w:p w:rsidR="00000000" w:rsidDel="00000000" w:rsidP="00000000" w:rsidRDefault="00000000" w:rsidRPr="00000000" w14:paraId="0000074C">
      <w:pPr>
        <w:numPr>
          <w:ilvl w:val="1"/>
          <w:numId w:val="21"/>
        </w:numPr>
        <w:spacing w:line="240" w:lineRule="auto"/>
        <w:ind w:left="1440" w:hanging="360"/>
        <w:rPr>
          <w:color w:val="ff0000"/>
        </w:rPr>
      </w:pPr>
      <w:r w:rsidDel="00000000" w:rsidR="00000000" w:rsidRPr="00000000">
        <w:rPr>
          <w:color w:val="ff0000"/>
          <w:rtl w:val="0"/>
        </w:rPr>
        <w:t xml:space="preserve">Yield and crop type mapping</w:t>
      </w:r>
    </w:p>
    <w:p w:rsidR="00000000" w:rsidDel="00000000" w:rsidP="00000000" w:rsidRDefault="00000000" w:rsidRPr="00000000" w14:paraId="0000074D">
      <w:pPr>
        <w:numPr>
          <w:ilvl w:val="1"/>
          <w:numId w:val="21"/>
        </w:numPr>
        <w:spacing w:line="240" w:lineRule="auto"/>
        <w:ind w:left="1440" w:hanging="360"/>
        <w:rPr>
          <w:color w:val="ff0000"/>
        </w:rPr>
      </w:pPr>
      <w:r w:rsidDel="00000000" w:rsidR="00000000" w:rsidRPr="00000000">
        <w:rPr>
          <w:color w:val="ff0000"/>
          <w:rtl w:val="0"/>
        </w:rPr>
        <w:t xml:space="preserve">Water use and supply</w:t>
      </w:r>
    </w:p>
    <w:p w:rsidR="00000000" w:rsidDel="00000000" w:rsidP="00000000" w:rsidRDefault="00000000" w:rsidRPr="00000000" w14:paraId="0000074E">
      <w:pPr>
        <w:numPr>
          <w:ilvl w:val="1"/>
          <w:numId w:val="21"/>
        </w:numPr>
        <w:spacing w:line="240" w:lineRule="auto"/>
        <w:ind w:left="1440" w:hanging="360"/>
        <w:rPr>
          <w:color w:val="ff0000"/>
        </w:rPr>
      </w:pPr>
      <w:r w:rsidDel="00000000" w:rsidR="00000000" w:rsidRPr="00000000">
        <w:rPr>
          <w:color w:val="ff0000"/>
          <w:rtl w:val="0"/>
        </w:rPr>
        <w:t xml:space="preserve">Precision ag</w:t>
      </w:r>
    </w:p>
    <w:p w:rsidR="00000000" w:rsidDel="00000000" w:rsidP="00000000" w:rsidRDefault="00000000" w:rsidRPr="00000000" w14:paraId="0000074F">
      <w:pPr>
        <w:numPr>
          <w:ilvl w:val="1"/>
          <w:numId w:val="21"/>
        </w:numPr>
        <w:spacing w:line="240" w:lineRule="auto"/>
        <w:ind w:left="1440" w:hanging="360"/>
        <w:rPr>
          <w:color w:val="ff0000"/>
        </w:rPr>
      </w:pPr>
      <w:r w:rsidDel="00000000" w:rsidR="00000000" w:rsidRPr="00000000">
        <w:rPr>
          <w:color w:val="ff0000"/>
          <w:rtl w:val="0"/>
        </w:rPr>
        <w:t xml:space="preserve">Focus on applications that support Early Warning, Early Action, Early Finance - related to drought, flooding, pest impacts on ag in the tropics</w:t>
      </w:r>
    </w:p>
    <w:p w:rsidR="00000000" w:rsidDel="00000000" w:rsidP="00000000" w:rsidRDefault="00000000" w:rsidRPr="00000000" w14:paraId="00000750">
      <w:pPr>
        <w:numPr>
          <w:ilvl w:val="0"/>
          <w:numId w:val="21"/>
        </w:numPr>
        <w:spacing w:line="240" w:lineRule="auto"/>
        <w:ind w:left="720" w:hanging="360"/>
        <w:rPr>
          <w:color w:val="ff0000"/>
        </w:rPr>
      </w:pPr>
      <w:r w:rsidDel="00000000" w:rsidR="00000000" w:rsidRPr="00000000">
        <w:rPr>
          <w:color w:val="ff0000"/>
          <w:rtl w:val="0"/>
        </w:rPr>
        <w:t xml:space="preserve">Supply chain traceability and management / Supply chains / Value chains - EUDR</w:t>
      </w:r>
    </w:p>
    <w:p w:rsidR="00000000" w:rsidDel="00000000" w:rsidP="00000000" w:rsidRDefault="00000000" w:rsidRPr="00000000" w14:paraId="00000751">
      <w:pPr>
        <w:numPr>
          <w:ilvl w:val="0"/>
          <w:numId w:val="21"/>
        </w:numPr>
        <w:spacing w:line="240" w:lineRule="auto"/>
        <w:ind w:left="720" w:hanging="360"/>
        <w:rPr>
          <w:color w:val="ff0000"/>
        </w:rPr>
      </w:pPr>
      <w:r w:rsidDel="00000000" w:rsidR="00000000" w:rsidRPr="00000000">
        <w:rPr>
          <w:color w:val="ff0000"/>
          <w:rtl w:val="0"/>
        </w:rPr>
        <w:t xml:space="preserve">Bioeconomy </w:t>
      </w:r>
    </w:p>
    <w:p w:rsidR="00000000" w:rsidDel="00000000" w:rsidP="00000000" w:rsidRDefault="00000000" w:rsidRPr="00000000" w14:paraId="00000752">
      <w:pPr>
        <w:numPr>
          <w:ilvl w:val="1"/>
          <w:numId w:val="21"/>
        </w:numPr>
        <w:spacing w:line="240" w:lineRule="auto"/>
        <w:ind w:left="1440" w:hanging="360"/>
        <w:rPr>
          <w:color w:val="ff0000"/>
        </w:rPr>
      </w:pPr>
      <w:r w:rsidDel="00000000" w:rsidR="00000000" w:rsidRPr="00000000">
        <w:rPr>
          <w:color w:val="ff0000"/>
          <w:rtl w:val="0"/>
        </w:rPr>
        <w:t xml:space="preserve">Non-timber forest products</w:t>
      </w:r>
    </w:p>
    <w:p w:rsidR="00000000" w:rsidDel="00000000" w:rsidP="00000000" w:rsidRDefault="00000000" w:rsidRPr="00000000" w14:paraId="00000753">
      <w:pPr>
        <w:numPr>
          <w:ilvl w:val="0"/>
          <w:numId w:val="21"/>
        </w:numPr>
        <w:spacing w:line="240" w:lineRule="auto"/>
        <w:ind w:left="720" w:hanging="360"/>
        <w:rPr>
          <w:color w:val="ff0000"/>
        </w:rPr>
      </w:pPr>
      <w:r w:rsidDel="00000000" w:rsidR="00000000" w:rsidRPr="00000000">
        <w:rPr>
          <w:color w:val="ff0000"/>
          <w:rtl w:val="0"/>
        </w:rPr>
        <w:t xml:space="preserve">Ecosystem service mapping</w:t>
      </w:r>
    </w:p>
    <w:p w:rsidR="00000000" w:rsidDel="00000000" w:rsidP="00000000" w:rsidRDefault="00000000" w:rsidRPr="00000000" w14:paraId="00000754">
      <w:pPr>
        <w:numPr>
          <w:ilvl w:val="1"/>
          <w:numId w:val="21"/>
        </w:numPr>
        <w:spacing w:line="240" w:lineRule="auto"/>
        <w:ind w:left="1440" w:hanging="360"/>
        <w:rPr>
          <w:color w:val="ff0000"/>
        </w:rPr>
      </w:pPr>
      <w:r w:rsidDel="00000000" w:rsidR="00000000" w:rsidRPr="00000000">
        <w:rPr>
          <w:color w:val="ff0000"/>
          <w:rtl w:val="0"/>
        </w:rPr>
        <w:t xml:space="preserve">What ecosystem services are readily mappable via remote sensing and/or integration with ancillary data and information (LEK, TEK, IEK)?</w:t>
      </w:r>
    </w:p>
    <w:p w:rsidR="00000000" w:rsidDel="00000000" w:rsidP="00000000" w:rsidRDefault="00000000" w:rsidRPr="00000000" w14:paraId="00000755">
      <w:pPr>
        <w:numPr>
          <w:ilvl w:val="1"/>
          <w:numId w:val="21"/>
        </w:numPr>
        <w:spacing w:line="240" w:lineRule="auto"/>
        <w:ind w:left="1440" w:hanging="360"/>
        <w:rPr>
          <w:color w:val="ff0000"/>
        </w:rPr>
      </w:pPr>
      <w:r w:rsidDel="00000000" w:rsidR="00000000" w:rsidRPr="00000000">
        <w:rPr>
          <w:color w:val="ff0000"/>
          <w:rtl w:val="0"/>
        </w:rPr>
        <w:t xml:space="preserve">What ecosystem service mapping capabilities could be advanced by PANGEA?</w:t>
      </w:r>
    </w:p>
    <w:p w:rsidR="00000000" w:rsidDel="00000000" w:rsidP="00000000" w:rsidRDefault="00000000" w:rsidRPr="00000000" w14:paraId="00000756">
      <w:pPr>
        <w:rPr>
          <w:color w:val="ff0000"/>
        </w:rPr>
      </w:pPr>
      <w:r w:rsidDel="00000000" w:rsidR="00000000" w:rsidRPr="00000000">
        <w:rPr>
          <w:rtl w:val="0"/>
        </w:rPr>
      </w:r>
    </w:p>
    <w:p w:rsidR="00000000" w:rsidDel="00000000" w:rsidP="00000000" w:rsidRDefault="00000000" w:rsidRPr="00000000" w14:paraId="00000757">
      <w:pPr>
        <w:numPr>
          <w:ilvl w:val="0"/>
          <w:numId w:val="14"/>
        </w:numPr>
        <w:ind w:left="720" w:hanging="360"/>
        <w:rPr>
          <w:color w:val="ff0000"/>
        </w:rPr>
      </w:pPr>
      <w:r w:rsidDel="00000000" w:rsidR="00000000" w:rsidRPr="00000000">
        <w:rPr>
          <w:rFonts w:ascii="Arial Unicode MS" w:cs="Arial Unicode MS" w:eastAsia="Arial Unicode MS" w:hAnsi="Arial Unicode MS"/>
          <w:color w:val="ff0000"/>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758">
      <w:pPr>
        <w:numPr>
          <w:ilvl w:val="0"/>
          <w:numId w:val="14"/>
        </w:numPr>
        <w:ind w:left="720" w:hanging="360"/>
        <w:rPr>
          <w:color w:val="ff0000"/>
        </w:rPr>
      </w:pPr>
      <w:r w:rsidDel="00000000" w:rsidR="00000000" w:rsidRPr="00000000">
        <w:rPr>
          <w:color w:val="ff0000"/>
          <w:rtl w:val="0"/>
        </w:rPr>
        <w:t xml:space="preserve">Draw upon lessons learned from ABOVE (Debjani Singh, Libby Larson, Kimberly Minor). Divide all the user cases into different stakeholder group.  These groups will have different needs and how we will address these needs. </w:t>
      </w:r>
      <w:commentRangeStart w:id="751"/>
      <w:r w:rsidDel="00000000" w:rsidR="00000000" w:rsidRPr="00000000">
        <w:rPr>
          <w:color w:val="ff0000"/>
          <w:rtl w:val="0"/>
        </w:rPr>
        <w:t xml:space="preserve">Maybe have 4-5</w:t>
      </w:r>
      <w:commentRangeEnd w:id="751"/>
      <w:r w:rsidDel="00000000" w:rsidR="00000000" w:rsidRPr="00000000">
        <w:commentReference w:id="751"/>
      </w:r>
      <w:r w:rsidDel="00000000" w:rsidR="00000000" w:rsidRPr="00000000">
        <w:rPr>
          <w:color w:val="ff0000"/>
          <w:rtl w:val="0"/>
        </w:rPr>
        <w:t xml:space="preserve">.</w:t>
      </w:r>
    </w:p>
    <w:p w:rsidR="00000000" w:rsidDel="00000000" w:rsidP="00000000" w:rsidRDefault="00000000" w:rsidRPr="00000000" w14:paraId="00000759">
      <w:pPr>
        <w:numPr>
          <w:ilvl w:val="0"/>
          <w:numId w:val="14"/>
        </w:numPr>
        <w:ind w:left="720" w:hanging="360"/>
        <w:rPr>
          <w:color w:val="ff0000"/>
        </w:rPr>
      </w:pPr>
      <w:r w:rsidDel="00000000" w:rsidR="00000000" w:rsidRPr="00000000">
        <w:rPr>
          <w:color w:val="ff0000"/>
          <w:rtl w:val="0"/>
        </w:rPr>
        <w:t xml:space="preserve">Sort potential partners into groups</w:t>
      </w:r>
    </w:p>
    <w:p w:rsidR="00000000" w:rsidDel="00000000" w:rsidP="00000000" w:rsidRDefault="00000000" w:rsidRPr="00000000" w14:paraId="0000075A">
      <w:pPr>
        <w:numPr>
          <w:ilvl w:val="0"/>
          <w:numId w:val="14"/>
        </w:numPr>
        <w:ind w:left="720" w:hanging="360"/>
        <w:rPr>
          <w:color w:val="ff0000"/>
        </w:rPr>
      </w:pPr>
      <w:r w:rsidDel="00000000" w:rsidR="00000000" w:rsidRPr="00000000">
        <w:rPr>
          <w:color w:val="ff0000"/>
          <w:rtl w:val="0"/>
        </w:rPr>
        <w:t xml:space="preserve">Visualization of partners and different types of uses</w:t>
      </w:r>
    </w:p>
    <w:p w:rsidR="00000000" w:rsidDel="00000000" w:rsidP="00000000" w:rsidRDefault="00000000" w:rsidRPr="00000000" w14:paraId="0000075B">
      <w:pPr>
        <w:rPr>
          <w:color w:val="ff0000"/>
        </w:rPr>
      </w:pPr>
      <w:r w:rsidDel="00000000" w:rsidR="00000000" w:rsidRPr="00000000">
        <w:rPr>
          <w:rtl w:val="0"/>
        </w:rPr>
      </w:r>
    </w:p>
    <w:p w:rsidR="00000000" w:rsidDel="00000000" w:rsidP="00000000" w:rsidRDefault="00000000" w:rsidRPr="00000000" w14:paraId="0000075C">
      <w:pPr>
        <w:numPr>
          <w:ilvl w:val="0"/>
          <w:numId w:val="57"/>
        </w:numPr>
        <w:ind w:left="720" w:hanging="360"/>
        <w:rPr>
          <w:b w:val="1"/>
          <w:color w:val="ff0000"/>
        </w:rPr>
      </w:pPr>
      <w:r w:rsidDel="00000000" w:rsidR="00000000" w:rsidRPr="00000000">
        <w:rPr>
          <w:b w:val="1"/>
          <w:color w:val="ff0000"/>
          <w:rtl w:val="0"/>
        </w:rPr>
        <w:t xml:space="preserve">what's the outcome we want at the end of all of this and how are going to measure it at the end?</w:t>
      </w:r>
    </w:p>
    <w:p w:rsidR="00000000" w:rsidDel="00000000" w:rsidP="00000000" w:rsidRDefault="00000000" w:rsidRPr="00000000" w14:paraId="0000075D">
      <w:pPr>
        <w:numPr>
          <w:ilvl w:val="0"/>
          <w:numId w:val="57"/>
        </w:numPr>
        <w:ind w:left="720" w:hanging="360"/>
        <w:rPr>
          <w:color w:val="ff0000"/>
        </w:rPr>
      </w:pPr>
      <w:commentRangeStart w:id="752"/>
      <w:commentRangeStart w:id="753"/>
      <w:commentRangeStart w:id="754"/>
      <w:commentRangeStart w:id="755"/>
      <w:r w:rsidDel="00000000" w:rsidR="00000000" w:rsidRPr="00000000">
        <w:rPr>
          <w:color w:val="ff0000"/>
          <w:rtl w:val="0"/>
        </w:rPr>
        <w:t xml:space="preserve">Be realistic about data expectations from airborne campaigns</w:t>
      </w:r>
    </w:p>
    <w:p w:rsidR="00000000" w:rsidDel="00000000" w:rsidP="00000000" w:rsidRDefault="00000000" w:rsidRPr="00000000" w14:paraId="0000075E">
      <w:pPr>
        <w:numPr>
          <w:ilvl w:val="1"/>
          <w:numId w:val="57"/>
        </w:numPr>
        <w:ind w:left="1440" w:hanging="360"/>
        <w:rPr>
          <w:color w:val="ff0000"/>
        </w:rPr>
      </w:pPr>
      <w:r w:rsidDel="00000000" w:rsidR="00000000" w:rsidRPr="00000000">
        <w:rPr>
          <w:color w:val="ff0000"/>
          <w:rtl w:val="0"/>
        </w:rPr>
        <w:t xml:space="preserve">not data that's going to be around beyond the campaign (for the most part)</w:t>
      </w:r>
      <w:commentRangeEnd w:id="752"/>
      <w:r w:rsidDel="00000000" w:rsidR="00000000" w:rsidRPr="00000000">
        <w:commentReference w:id="752"/>
      </w:r>
      <w:commentRangeEnd w:id="753"/>
      <w:r w:rsidDel="00000000" w:rsidR="00000000" w:rsidRPr="00000000">
        <w:commentReference w:id="753"/>
      </w:r>
      <w:commentRangeEnd w:id="754"/>
      <w:r w:rsidDel="00000000" w:rsidR="00000000" w:rsidRPr="00000000">
        <w:commentReference w:id="754"/>
      </w:r>
      <w:commentRangeEnd w:id="755"/>
      <w:r w:rsidDel="00000000" w:rsidR="00000000" w:rsidRPr="00000000">
        <w:commentReference w:id="755"/>
      </w:r>
      <w:r w:rsidDel="00000000" w:rsidR="00000000" w:rsidRPr="00000000">
        <w:rPr>
          <w:rtl w:val="0"/>
        </w:rPr>
      </w:r>
    </w:p>
    <w:p w:rsidR="00000000" w:rsidDel="00000000" w:rsidP="00000000" w:rsidRDefault="00000000" w:rsidRPr="00000000" w14:paraId="0000075F">
      <w:pPr>
        <w:numPr>
          <w:ilvl w:val="1"/>
          <w:numId w:val="57"/>
        </w:numPr>
        <w:ind w:left="1440" w:hanging="360"/>
        <w:rPr>
          <w:color w:val="ff0000"/>
        </w:rPr>
      </w:pPr>
      <w:commentRangeStart w:id="756"/>
      <w:commentRangeStart w:id="757"/>
      <w:r w:rsidDel="00000000" w:rsidR="00000000" w:rsidRPr="00000000">
        <w:rPr>
          <w:color w:val="ff0000"/>
          <w:rtl w:val="0"/>
        </w:rPr>
        <w:t xml:space="preserve">more episodic than is necessarily needed</w:t>
      </w:r>
      <w:commentRangeEnd w:id="756"/>
      <w:r w:rsidDel="00000000" w:rsidR="00000000" w:rsidRPr="00000000">
        <w:commentReference w:id="756"/>
      </w:r>
      <w:commentRangeEnd w:id="757"/>
      <w:r w:rsidDel="00000000" w:rsidR="00000000" w:rsidRPr="00000000">
        <w:commentReference w:id="757"/>
      </w:r>
      <w:r w:rsidDel="00000000" w:rsidR="00000000" w:rsidRPr="00000000">
        <w:rPr>
          <w:rtl w:val="0"/>
        </w:rPr>
      </w:r>
    </w:p>
    <w:p w:rsidR="00000000" w:rsidDel="00000000" w:rsidP="00000000" w:rsidRDefault="00000000" w:rsidRPr="00000000" w14:paraId="00000760">
      <w:pPr>
        <w:pStyle w:val="Heading3"/>
        <w:rPr/>
      </w:pPr>
      <w:bookmarkStart w:colFirst="0" w:colLast="0" w:name="_bpq2qriuj4gm" w:id="65"/>
      <w:bookmarkEnd w:id="65"/>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761">
      <w:pPr>
        <w:rPr>
          <w:color w:val="ff0000"/>
          <w:highlight w:val="white"/>
        </w:rPr>
      </w:pPr>
      <w:commentRangeStart w:id="758"/>
      <w:r w:rsidDel="00000000" w:rsidR="00000000" w:rsidRPr="00000000">
        <w:rPr>
          <w:color w:val="ff0000"/>
          <w:rtl w:val="0"/>
        </w:rPr>
        <w:t xml:space="preserve">PANGEA will engage a global network of pan-tropical scientists, including many who have spent their entire careers collecting the valuable data that go into global maps. 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commentRangeEnd w:id="758"/>
      <w:r w:rsidDel="00000000" w:rsidR="00000000" w:rsidRPr="00000000">
        <w:commentReference w:id="758"/>
      </w:r>
      <w:r w:rsidDel="00000000" w:rsidR="00000000" w:rsidRPr="00000000">
        <w:rPr>
          <w:rtl w:val="0"/>
        </w:rPr>
      </w:r>
    </w:p>
    <w:p w:rsidR="00000000" w:rsidDel="00000000" w:rsidP="00000000" w:rsidRDefault="00000000" w:rsidRPr="00000000" w14:paraId="00000762">
      <w:pPr>
        <w:rPr>
          <w:highlight w:val="white"/>
        </w:rPr>
      </w:pPr>
      <w:r w:rsidDel="00000000" w:rsidR="00000000" w:rsidRPr="00000000">
        <w:rPr>
          <w:rtl w:val="0"/>
        </w:rPr>
      </w:r>
    </w:p>
    <w:p w:rsidR="00000000" w:rsidDel="00000000" w:rsidP="00000000" w:rsidRDefault="00000000" w:rsidRPr="00000000" w14:paraId="00000763">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759"/>
      <w:r w:rsidDel="00000000" w:rsidR="00000000" w:rsidRPr="00000000">
        <w:rPr>
          <w:highlight w:val="white"/>
          <w:rtl w:val="0"/>
        </w:rPr>
        <w:t xml:space="preserve">translation</w:t>
      </w:r>
      <w:commentRangeEnd w:id="759"/>
      <w:r w:rsidDel="00000000" w:rsidR="00000000" w:rsidRPr="00000000">
        <w:commentReference w:id="759"/>
      </w:r>
      <w:r w:rsidDel="00000000" w:rsidR="00000000" w:rsidRPr="00000000">
        <w:rPr>
          <w:highlight w:val="white"/>
          <w:rtl w:val="0"/>
        </w:rPr>
        <w:t xml:space="preserve">. Specifically, PANGEA addresses the following Guiding Principles from </w:t>
      </w:r>
      <w:commentRangeStart w:id="760"/>
      <w:r w:rsidDel="00000000" w:rsidR="00000000" w:rsidRPr="00000000">
        <w:rPr>
          <w:highlight w:val="white"/>
          <w:rtl w:val="0"/>
        </w:rPr>
        <w:t xml:space="preserve">NASA’s ES2A Strategy (2024-2034)</w:t>
      </w:r>
      <w:commentRangeEnd w:id="760"/>
      <w:r w:rsidDel="00000000" w:rsidR="00000000" w:rsidRPr="00000000">
        <w:commentReference w:id="760"/>
      </w:r>
      <w:r w:rsidDel="00000000" w:rsidR="00000000" w:rsidRPr="00000000">
        <w:rPr>
          <w:highlight w:val="white"/>
          <w:rtl w:val="0"/>
        </w:rPr>
        <w:t xml:space="preserve">:</w:t>
      </w:r>
    </w:p>
    <w:p w:rsidR="00000000" w:rsidDel="00000000" w:rsidP="00000000" w:rsidRDefault="00000000" w:rsidRPr="00000000" w14:paraId="00000764">
      <w:pPr>
        <w:numPr>
          <w:ilvl w:val="0"/>
          <w:numId w:val="15"/>
        </w:numPr>
        <w:spacing w:after="120" w:before="120" w:lineRule="auto"/>
        <w:ind w:left="720" w:hanging="360"/>
        <w:rPr>
          <w:highlight w:val="white"/>
        </w:rPr>
      </w:pPr>
      <w:r w:rsidDel="00000000" w:rsidR="00000000" w:rsidRPr="00000000">
        <w:rPr>
          <w:b w:val="1"/>
          <w:highlight w:val="white"/>
          <w:rtl w:val="0"/>
        </w:rPr>
        <w:t xml:space="preserve">Amplify impact through </w:t>
      </w:r>
      <w:commentRangeStart w:id="761"/>
      <w:r w:rsidDel="00000000" w:rsidR="00000000" w:rsidRPr="00000000">
        <w:rPr>
          <w:b w:val="1"/>
          <w:highlight w:val="white"/>
          <w:rtl w:val="0"/>
        </w:rPr>
        <w:t xml:space="preserve">partnerships</w:t>
      </w:r>
      <w:commentRangeEnd w:id="761"/>
      <w:r w:rsidDel="00000000" w:rsidR="00000000" w:rsidRPr="00000000">
        <w:commentReference w:id="761"/>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7.3 </w:t>
      </w:r>
      <w:r w:rsidDel="00000000" w:rsidR="00000000" w:rsidRPr="00000000">
        <w:rPr>
          <w:highlight w:val="white"/>
          <w:rtl w:val="0"/>
        </w:rPr>
        <w:t xml:space="preserve">for details about community engagement). These partners include potential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7.6</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765">
      <w:pPr>
        <w:numPr>
          <w:ilvl w:val="0"/>
          <w:numId w:val="15"/>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766">
      <w:pPr>
        <w:numPr>
          <w:ilvl w:val="0"/>
          <w:numId w:val="15"/>
        </w:numPr>
        <w:spacing w:after="120" w:before="120" w:lineRule="auto"/>
        <w:ind w:left="720" w:hanging="360"/>
        <w:rPr>
          <w:highlight w:val="white"/>
        </w:rPr>
      </w:pPr>
      <w:r w:rsidDel="00000000" w:rsidR="00000000" w:rsidRPr="00000000">
        <w:rPr>
          <w:b w:val="1"/>
          <w:highlight w:val="white"/>
          <w:rtl w:val="0"/>
        </w:rPr>
        <w:t xml:space="preserve">Use a balanced approach: </w:t>
      </w:r>
      <w:r w:rsidDel="00000000" w:rsidR="00000000" w:rsidRPr="00000000">
        <w:rPr>
          <w:highlight w:val="white"/>
          <w:rtl w:val="0"/>
        </w:rPr>
        <w:t xml:space="preserve">PANGEA builds on prior decadal campaigns both for science questions and data (e.g. LBA), and for process improvement (e.g. LBA, ABoVE).  By asking bold and critical science questions that were formulated based on prior campaigns and today’s needs, PANGEA maximizes value. </w:t>
      </w:r>
    </w:p>
    <w:p w:rsidR="00000000" w:rsidDel="00000000" w:rsidP="00000000" w:rsidRDefault="00000000" w:rsidRPr="00000000" w14:paraId="00000767">
      <w:pPr>
        <w:spacing w:before="0" w:lineRule="auto"/>
        <w:rPr>
          <w:highlight w:val="white"/>
        </w:rPr>
      </w:pPr>
      <w:r w:rsidDel="00000000" w:rsidR="00000000" w:rsidRPr="00000000">
        <w:rPr>
          <w:rtl w:val="0"/>
        </w:rPr>
      </w:r>
    </w:p>
    <w:p w:rsidR="00000000" w:rsidDel="00000000" w:rsidP="00000000" w:rsidRDefault="00000000" w:rsidRPr="00000000" w14:paraId="00000768">
      <w:pPr>
        <w:spacing w:before="0" w:lineRule="auto"/>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sometimes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7.3</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This process is especially important for a decadal campaign that will likely not offer users data sets that meet their needs. PANGEA is aware that with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impact limitations of the airborne data. PANGEA will also endeavor to leverage the momentum created by an airborne campaign to create, grow, and strengthen a new and more diverse user community for NASA Earth data beyond the airborne campaign. </w:t>
      </w:r>
    </w:p>
    <w:p w:rsidR="00000000" w:rsidDel="00000000" w:rsidP="00000000" w:rsidRDefault="00000000" w:rsidRPr="00000000" w14:paraId="00000769">
      <w:pPr>
        <w:rPr>
          <w:highlight w:val="white"/>
        </w:rPr>
      </w:pPr>
      <w:r w:rsidDel="00000000" w:rsidR="00000000" w:rsidRPr="00000000">
        <w:rPr>
          <w:rtl w:val="0"/>
        </w:rPr>
      </w:r>
    </w:p>
    <w:p w:rsidR="00000000" w:rsidDel="00000000" w:rsidP="00000000" w:rsidRDefault="00000000" w:rsidRPr="00000000" w14:paraId="0000076A">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as opposed to ground and airborne measurements,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76B">
      <w:pPr>
        <w:spacing w:before="0" w:lineRule="auto"/>
        <w:rPr>
          <w:highlight w:val="white"/>
        </w:rPr>
      </w:pPr>
      <w:r w:rsidDel="00000000" w:rsidR="00000000" w:rsidRPr="00000000">
        <w:rPr>
          <w:rtl w:val="0"/>
        </w:rPr>
      </w:r>
    </w:p>
    <w:p w:rsidR="00000000" w:rsidDel="00000000" w:rsidP="00000000" w:rsidRDefault="00000000" w:rsidRPr="00000000" w14:paraId="0000076C">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76D">
      <w:pPr>
        <w:spacing w:before="0" w:lineRule="auto"/>
        <w:rPr>
          <w:highlight w:val="white"/>
        </w:rPr>
      </w:pPr>
      <w:r w:rsidDel="00000000" w:rsidR="00000000" w:rsidRPr="00000000">
        <w:rPr>
          <w:rtl w:val="0"/>
        </w:rPr>
      </w:r>
    </w:p>
    <w:p w:rsidR="00000000" w:rsidDel="00000000" w:rsidP="00000000" w:rsidRDefault="00000000" w:rsidRPr="00000000" w14:paraId="0000076E">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F">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762"/>
      <w:r w:rsidDel="00000000" w:rsidR="00000000" w:rsidRPr="00000000">
        <w:rPr>
          <w:color w:val="1f1f1f"/>
          <w:highlight w:val="white"/>
          <w:rtl w:val="0"/>
        </w:rPr>
        <w:t xml:space="preserve">action</w:t>
      </w:r>
      <w:commentRangeEnd w:id="762"/>
      <w:r w:rsidDel="00000000" w:rsidR="00000000" w:rsidRPr="00000000">
        <w:commentReference w:id="762"/>
      </w:r>
      <w:r w:rsidDel="00000000" w:rsidR="00000000" w:rsidRPr="00000000">
        <w:rPr>
          <w:color w:val="1f1f1f"/>
          <w:highlight w:val="white"/>
          <w:rtl w:val="0"/>
        </w:rPr>
        <w:t xml:space="preserve">:</w:t>
      </w:r>
    </w:p>
    <w:p w:rsidR="00000000" w:rsidDel="00000000" w:rsidP="00000000" w:rsidRDefault="00000000" w:rsidRPr="00000000" w14:paraId="00000770">
      <w:pPr>
        <w:numPr>
          <w:ilvl w:val="1"/>
          <w:numId w:val="26"/>
        </w:numPr>
        <w:ind w:left="1440" w:hanging="360"/>
        <w:rPr>
          <w:color w:val="ff0000"/>
          <w:highlight w:val="white"/>
        </w:rPr>
      </w:pPr>
      <w:r w:rsidDel="00000000" w:rsidR="00000000" w:rsidRPr="00000000">
        <w:rPr>
          <w:color w:val="ff0000"/>
          <w:highlight w:val="white"/>
          <w:rtl w:val="0"/>
        </w:rPr>
        <w:t xml:space="preserve">Include conversations with end users (user needs assessment) as part of the Concise Science Plan</w:t>
      </w:r>
    </w:p>
    <w:p w:rsidR="00000000" w:rsidDel="00000000" w:rsidP="00000000" w:rsidRDefault="00000000" w:rsidRPr="00000000" w14:paraId="00000771">
      <w:pPr>
        <w:numPr>
          <w:ilvl w:val="1"/>
          <w:numId w:val="26"/>
        </w:numPr>
        <w:ind w:left="1440" w:hanging="360"/>
        <w:rPr>
          <w:color w:val="ff0000"/>
          <w:highlight w:val="white"/>
        </w:rPr>
      </w:pPr>
      <w:r w:rsidDel="00000000" w:rsidR="00000000" w:rsidRPr="00000000">
        <w:rPr>
          <w:color w:val="ff0000"/>
          <w:highlight w:val="white"/>
          <w:rtl w:val="0"/>
        </w:rPr>
        <w:t xml:space="preserve">Environment scan to find existing tools that could integrate data</w:t>
      </w:r>
    </w:p>
    <w:p w:rsidR="00000000" w:rsidDel="00000000" w:rsidP="00000000" w:rsidRDefault="00000000" w:rsidRPr="00000000" w14:paraId="00000772">
      <w:pPr>
        <w:rPr>
          <w:color w:val="ff0000"/>
          <w:highlight w:val="white"/>
        </w:rPr>
      </w:pPr>
      <w:r w:rsidDel="00000000" w:rsidR="00000000" w:rsidRPr="00000000">
        <w:rPr>
          <w:rtl w:val="0"/>
        </w:rPr>
      </w:r>
    </w:p>
    <w:p w:rsidR="00000000" w:rsidDel="00000000" w:rsidP="00000000" w:rsidRDefault="00000000" w:rsidRPr="00000000" w14:paraId="00000773">
      <w:pPr>
        <w:rPr>
          <w:color w:val="ff0000"/>
          <w:highlight w:val="white"/>
        </w:rPr>
      </w:pPr>
      <w:r w:rsidDel="00000000" w:rsidR="00000000" w:rsidRPr="00000000">
        <w:rPr>
          <w:color w:val="ff0000"/>
          <w:highlight w:val="white"/>
          <w:rtl w:val="0"/>
        </w:rPr>
        <w:t xml:space="preserve">Decision Support Systems / Impact &amp; Vulnerability Assessments</w:t>
      </w:r>
    </w:p>
    <w:p w:rsidR="00000000" w:rsidDel="00000000" w:rsidP="00000000" w:rsidRDefault="00000000" w:rsidRPr="00000000" w14:paraId="00000774">
      <w:pPr>
        <w:rPr>
          <w:color w:val="1f1f1f"/>
          <w:highlight w:val="white"/>
        </w:rPr>
      </w:pPr>
      <w:r w:rsidDel="00000000" w:rsidR="00000000" w:rsidRPr="00000000">
        <w:rPr>
          <w:rtl w:val="0"/>
        </w:rPr>
      </w:r>
    </w:p>
    <w:p w:rsidR="00000000" w:rsidDel="00000000" w:rsidP="00000000" w:rsidRDefault="00000000" w:rsidRPr="00000000" w14:paraId="00000775">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776">
      <w:pPr>
        <w:numPr>
          <w:ilvl w:val="0"/>
          <w:numId w:val="36"/>
        </w:numPr>
        <w:ind w:left="720" w:hanging="360"/>
        <w:rPr>
          <w:color w:val="ff0000"/>
          <w:highlight w:val="white"/>
        </w:rPr>
      </w:pPr>
      <w:r w:rsidDel="00000000" w:rsidR="00000000" w:rsidRPr="00000000">
        <w:rPr>
          <w:color w:val="ff0000"/>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777">
      <w:pPr>
        <w:numPr>
          <w:ilvl w:val="0"/>
          <w:numId w:val="36"/>
        </w:numPr>
        <w:ind w:left="720" w:hanging="360"/>
        <w:rPr>
          <w:color w:val="ff0000"/>
          <w:highlight w:val="white"/>
        </w:rPr>
      </w:pPr>
      <w:r w:rsidDel="00000000" w:rsidR="00000000" w:rsidRPr="00000000">
        <w:rPr>
          <w:color w:val="ff0000"/>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778">
      <w:pPr>
        <w:numPr>
          <w:ilvl w:val="0"/>
          <w:numId w:val="36"/>
        </w:numPr>
        <w:ind w:left="720" w:hanging="360"/>
        <w:rPr>
          <w:color w:val="ff0000"/>
          <w:highlight w:val="white"/>
        </w:rPr>
      </w:pPr>
      <w:r w:rsidDel="00000000" w:rsidR="00000000" w:rsidRPr="00000000">
        <w:rPr>
          <w:color w:val="ff0000"/>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779">
      <w:pPr>
        <w:rPr>
          <w:color w:val="1f1f1f"/>
          <w:highlight w:val="white"/>
        </w:rPr>
      </w:pPr>
      <w:r w:rsidDel="00000000" w:rsidR="00000000" w:rsidRPr="00000000">
        <w:rPr>
          <w:rtl w:val="0"/>
        </w:rPr>
      </w:r>
    </w:p>
    <w:p w:rsidR="00000000" w:rsidDel="00000000" w:rsidP="00000000" w:rsidRDefault="00000000" w:rsidRPr="00000000" w14:paraId="0000077A">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77B">
      <w:pPr>
        <w:numPr>
          <w:ilvl w:val="0"/>
          <w:numId w:val="48"/>
        </w:numPr>
        <w:ind w:left="720" w:hanging="360"/>
        <w:rPr>
          <w:color w:val="ff0000"/>
          <w:highlight w:val="white"/>
        </w:rPr>
      </w:pPr>
      <w:r w:rsidDel="00000000" w:rsidR="00000000" w:rsidRPr="00000000">
        <w:rPr>
          <w:color w:val="ff0000"/>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77C">
      <w:pPr>
        <w:numPr>
          <w:ilvl w:val="0"/>
          <w:numId w:val="48"/>
        </w:numPr>
        <w:ind w:left="720" w:hanging="360"/>
        <w:rPr>
          <w:color w:val="ff0000"/>
          <w:highlight w:val="white"/>
        </w:rPr>
      </w:pPr>
      <w:r w:rsidDel="00000000" w:rsidR="00000000" w:rsidRPr="00000000">
        <w:rPr>
          <w:color w:val="ff0000"/>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77D">
      <w:pPr>
        <w:numPr>
          <w:ilvl w:val="0"/>
          <w:numId w:val="48"/>
        </w:numPr>
        <w:ind w:left="720" w:hanging="360"/>
        <w:rPr>
          <w:color w:val="ff0000"/>
          <w:highlight w:val="white"/>
        </w:rPr>
      </w:pPr>
      <w:r w:rsidDel="00000000" w:rsidR="00000000" w:rsidRPr="00000000">
        <w:rPr>
          <w:color w:val="ff0000"/>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77E">
      <w:pPr>
        <w:pStyle w:val="Heading2"/>
        <w:rPr/>
      </w:pPr>
      <w:bookmarkStart w:colFirst="0" w:colLast="0" w:name="_8t6ay0v9gizk" w:id="66"/>
      <w:bookmarkEnd w:id="66"/>
      <w:r w:rsidDel="00000000" w:rsidR="00000000" w:rsidRPr="00000000">
        <w:rPr>
          <w:rtl w:val="0"/>
        </w:rPr>
        <w:t xml:space="preserve">9</w:t>
      </w:r>
      <w:r w:rsidDel="00000000" w:rsidR="00000000" w:rsidRPr="00000000">
        <w:rPr>
          <w:rtl w:val="0"/>
        </w:rPr>
        <w:t xml:space="preserve">. </w:t>
      </w:r>
      <w:commentRangeStart w:id="763"/>
      <w:r w:rsidDel="00000000" w:rsidR="00000000" w:rsidRPr="00000000">
        <w:rPr>
          <w:rtl w:val="0"/>
        </w:rPr>
        <w:t xml:space="preserve">Capacity</w:t>
      </w:r>
      <w:commentRangeEnd w:id="763"/>
      <w:r w:rsidDel="00000000" w:rsidR="00000000" w:rsidRPr="00000000">
        <w:commentReference w:id="763"/>
      </w:r>
      <w:r w:rsidDel="00000000" w:rsidR="00000000" w:rsidRPr="00000000">
        <w:rPr>
          <w:rtl w:val="0"/>
        </w:rPr>
        <w:t xml:space="preserve"> Building, Training, and Education</w:t>
      </w:r>
    </w:p>
    <w:p w:rsidR="00000000" w:rsidDel="00000000" w:rsidP="00000000" w:rsidRDefault="00000000" w:rsidRPr="00000000" w14:paraId="0000077F">
      <w:pPr>
        <w:rPr>
          <w:color w:val="ff0000"/>
        </w:rPr>
      </w:pPr>
      <w:r w:rsidDel="00000000" w:rsidR="00000000" w:rsidRPr="00000000">
        <w:rPr>
          <w:color w:val="ff0000"/>
          <w:rtl w:val="0"/>
        </w:rPr>
        <w:t xml:space="preserve">We strongly believe PANGEA can achieve an estimated 100 first-author papers from scientists in Africa. Reference </w:t>
      </w:r>
      <w:commentRangeStart w:id="764"/>
      <w:commentRangeStart w:id="765"/>
      <w:r w:rsidDel="00000000" w:rsidR="00000000" w:rsidRPr="00000000">
        <w:rPr>
          <w:color w:val="ff0000"/>
          <w:rtl w:val="0"/>
        </w:rPr>
        <w:t xml:space="preserve">Culotta et al. 2024</w:t>
      </w:r>
      <w:commentRangeEnd w:id="764"/>
      <w:r w:rsidDel="00000000" w:rsidR="00000000" w:rsidRPr="00000000">
        <w:commentReference w:id="764"/>
      </w:r>
      <w:commentRangeEnd w:id="765"/>
      <w:r w:rsidDel="00000000" w:rsidR="00000000" w:rsidRPr="00000000">
        <w:commentReference w:id="765"/>
      </w:r>
      <w:r w:rsidDel="00000000" w:rsidR="00000000" w:rsidRPr="00000000">
        <w:rPr>
          <w:rtl w:val="0"/>
        </w:rPr>
      </w:r>
    </w:p>
    <w:p w:rsidR="00000000" w:rsidDel="00000000" w:rsidP="00000000" w:rsidRDefault="00000000" w:rsidRPr="00000000" w14:paraId="00000780">
      <w:pPr>
        <w:rPr>
          <w:color w:val="ff0000"/>
        </w:rPr>
      </w:pPr>
      <w:r w:rsidDel="00000000" w:rsidR="00000000" w:rsidRPr="00000000">
        <w:rPr>
          <w:color w:val="ff0000"/>
          <w:rtl w:val="0"/>
        </w:rPr>
        <w:tab/>
        <w:t xml:space="preserve">- NASA PANGEA campaign is enabling that</w:t>
      </w:r>
    </w:p>
    <w:p w:rsidR="00000000" w:rsidDel="00000000" w:rsidP="00000000" w:rsidRDefault="00000000" w:rsidRPr="00000000" w14:paraId="00000781">
      <w:pPr>
        <w:rPr>
          <w:color w:val="ff0000"/>
        </w:rPr>
      </w:pPr>
      <w:r w:rsidDel="00000000" w:rsidR="00000000" w:rsidRPr="00000000">
        <w:rPr>
          <w:color w:val="ff0000"/>
          <w:rtl w:val="0"/>
        </w:rPr>
        <w:tab/>
        <w:t xml:space="preserve">- the start of the giant tsunami</w:t>
      </w:r>
    </w:p>
    <w:p w:rsidR="00000000" w:rsidDel="00000000" w:rsidP="00000000" w:rsidRDefault="00000000" w:rsidRPr="00000000" w14:paraId="00000782">
      <w:pPr>
        <w:rPr>
          <w:color w:val="ff0000"/>
        </w:rPr>
      </w:pPr>
      <w:r w:rsidDel="00000000" w:rsidR="00000000" w:rsidRPr="00000000">
        <w:rPr>
          <w:color w:val="ff0000"/>
          <w:rtl w:val="0"/>
        </w:rPr>
        <w:tab/>
        <w:t xml:space="preserve">- NATUREA paper on flyover campaigns; PANGEA will turn that on its heads</w:t>
      </w:r>
    </w:p>
    <w:p w:rsidR="00000000" w:rsidDel="00000000" w:rsidP="00000000" w:rsidRDefault="00000000" w:rsidRPr="00000000" w14:paraId="00000783">
      <w:pPr>
        <w:rPr>
          <w:color w:val="ff0000"/>
        </w:rPr>
      </w:pPr>
      <w:r w:rsidDel="00000000" w:rsidR="00000000" w:rsidRPr="00000000">
        <w:rPr>
          <w:color w:val="ff0000"/>
          <w:rtl w:val="0"/>
        </w:rPr>
        <w:tab/>
        <w:t xml:space="preserve">- when PANGEA ends, these scientists will still be there</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t xml:space="preserve">PANGEA is an important opportunity to increase understanding of Earth observations and expand the use of NASA Earth data, products, and services around the world. As PANGEA advances knowledge of tropical forests and their vulnerability and resilience to climate change, PANGEA will develop innovative methods, compile valuable datasets and produce critical findings that can help </w:t>
      </w:r>
      <w:commentRangeStart w:id="766"/>
      <w:commentRangeStart w:id="767"/>
      <w:r w:rsidDel="00000000" w:rsidR="00000000" w:rsidRPr="00000000">
        <w:rPr>
          <w:rtl w:val="0"/>
        </w:rPr>
        <w:t xml:space="preserve">communities</w:t>
      </w:r>
      <w:commentRangeEnd w:id="766"/>
      <w:r w:rsidDel="00000000" w:rsidR="00000000" w:rsidRPr="00000000">
        <w:commentReference w:id="766"/>
      </w:r>
      <w:commentRangeEnd w:id="767"/>
      <w:r w:rsidDel="00000000" w:rsidR="00000000" w:rsidRPr="00000000">
        <w:commentReference w:id="767"/>
      </w:r>
      <w:r w:rsidDel="00000000" w:rsidR="00000000" w:rsidRPr="00000000">
        <w:rPr>
          <w:rtl w:val="0"/>
        </w:rPr>
        <w:t xml:space="preserve">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768"/>
      <w:r w:rsidDel="00000000" w:rsidR="00000000" w:rsidRPr="00000000">
        <w:rPr>
          <w:rtl w:val="0"/>
        </w:rPr>
        <w:t xml:space="preserve">NASA Earth Science to Action Strategy 2024-2034</w:t>
      </w:r>
      <w:commentRangeEnd w:id="768"/>
      <w:r w:rsidDel="00000000" w:rsidR="00000000" w:rsidRPr="00000000">
        <w:commentReference w:id="768"/>
      </w:r>
      <w:r w:rsidDel="00000000" w:rsidR="00000000" w:rsidRPr="00000000">
        <w:rPr>
          <w:rtl w:val="0"/>
        </w:rPr>
        <w:t xml:space="preserve">). Strengthening capacity and investing in education associated with PANGEA is central to benefit local and national communities in the tropics. PANGEA will partner with existing NASA programs, as well as with local collaborating organizations, to plan and execute training activities that are appropriate for a range of potential trainees, including </w:t>
      </w:r>
      <w:r w:rsidDel="00000000" w:rsidR="00000000" w:rsidRPr="00000000">
        <w:rPr>
          <w:rtl w:val="0"/>
        </w:rPr>
        <w:t xml:space="preserve">students, early career scientists, the broader workforce, and Indigenous Peoples and Local Communities</w:t>
      </w:r>
      <w:r w:rsidDel="00000000" w:rsidR="00000000" w:rsidRPr="00000000">
        <w:rPr>
          <w:rtl w:val="0"/>
        </w:rPr>
        <w:t xml:space="preserve">. </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t xml:space="preserve">During the Large Scale Biosphere Experiment in Amazonia (LBA), capacity building was mutually beneficial to the NASA LBA-ECO efforts and to our South American hosts.  Brazil demanded that every LBA project include a training and education component.  These were tailored to the resources of each project and often linked to academic programs within Brazil.  The largest group of students trained within LBA were Brazilians engaged in scientific initiation programs. These are positions for undergraduates who earned minimum wage to work 20 hours per week for a science project. Often these students did technical work but many reached the level of co-authorship on papers and some were even primary authors. About 500 students participated in LBA in this way in the first decade of the program. Often they went on to do masters and doctoral degrees. Another 500 students earned MS and Ph.D. degrees associated with LBA projects. Only a small portion of the funded students were paid by NASA research projects (mainly for students who did their degrees in the US). The largest number of scholarships came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huge because of the low cost of student stipends.  In Brazil, many LBA graduates went on to do important work in the environmental field in universities, in municipal, state, and national government agencies, and in non-governmental organizations</w:t>
      </w:r>
      <w:commentRangeStart w:id="769"/>
      <w:r w:rsidDel="00000000" w:rsidR="00000000" w:rsidRPr="00000000">
        <w:rPr>
          <w:rtl w:val="0"/>
        </w:rPr>
        <w:t xml:space="preserve"> exceeding Brazilian expectations for the impact of the LBA training and education program.</w:t>
      </w:r>
      <w:commentRangeEnd w:id="769"/>
      <w:r w:rsidDel="00000000" w:rsidR="00000000" w:rsidRPr="00000000">
        <w:commentReference w:id="769"/>
      </w: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The scope of each PANGEA capacity building, training, or education activity will depend on which individuals from which institutions are being targeted for training.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available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78B">
      <w:pPr>
        <w:spacing w:after="240" w:before="240" w:lineRule="auto"/>
        <w:rPr/>
      </w:pPr>
      <w:r w:rsidDel="00000000" w:rsidR="00000000" w:rsidRPr="00000000">
        <w:rPr>
          <w:rtl w:val="0"/>
        </w:rPr>
        <w:t xml:space="preserve">The primary goal of PANGEA’s capacity building strategy is to strengthen and grow the NASA Earth data user community in the tropics. PANGEA’s airborne activities will generate a lot of excitement around the potential of remote sensing for ecological applications. While capacity building activities focused on teaching users how to access and analyze PANGEA’s airborne data products will be essential to ensure these data products are applied to their full potential, it is PANGEA’s intention to leverage the momentum created by the airborne campaign to promote broader application of NASA orbital data sets, particularly those that are well suited for examination alongside the airborne data products, e.g. EMIT, PACE, ECOSTRESS, GEDI, and in the future NISAR and SBG. As such, all of PANGEA’s capacity building activities will use field, airborne, and orbital NASA Earth data, and instructors will constantly remind users that the potential of these multi-scalar datasets is far greater than if only one or two types of data are examined alone. An added benefit of this approach is that users will know, from the beginning, that while PANGEA airborne data is limited in spatiotemporal scope, NASA’s satellite datasets can help fulfill their data needs. PANGEA’s approach to capacity building intends to build NASA Early Adopter user groups in the tropics - particularly for SBG and NISAR, but also for ESA missions like BIOMASS and CHIME.   </w:t>
      </w:r>
    </w:p>
    <w:p w:rsidR="00000000" w:rsidDel="00000000" w:rsidP="00000000" w:rsidRDefault="00000000" w:rsidRPr="00000000" w14:paraId="0000078C">
      <w:pPr>
        <w:spacing w:after="240" w:before="240" w:lineRule="auto"/>
        <w:rPr/>
      </w:pPr>
      <w:commentRangeStart w:id="770"/>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78D">
      <w:pPr>
        <w:numPr>
          <w:ilvl w:val="0"/>
          <w:numId w:val="46"/>
        </w:numPr>
        <w:ind w:left="720" w:hanging="360"/>
      </w:pPr>
      <w:commentRangeStart w:id="771"/>
      <w:commentRangeStart w:id="772"/>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trialled during BioSCape, that saw ARSET and the ORNL DAAC work together for the first time to deliver a 5-day in-person training in South Africa to conservation decision makers, university lecturers, and diverse researchers. </w:t>
      </w:r>
      <w:commentRangeEnd w:id="771"/>
      <w:r w:rsidDel="00000000" w:rsidR="00000000" w:rsidRPr="00000000">
        <w:commentReference w:id="771"/>
      </w:r>
      <w:commentRangeEnd w:id="772"/>
      <w:r w:rsidDel="00000000" w:rsidR="00000000" w:rsidRPr="00000000">
        <w:commentReference w:id="772"/>
      </w:r>
      <w:r w:rsidDel="00000000" w:rsidR="00000000" w:rsidRPr="00000000">
        <w:rPr>
          <w:rtl w:val="0"/>
        </w:rPr>
      </w:r>
    </w:p>
    <w:p w:rsidR="00000000" w:rsidDel="00000000" w:rsidP="00000000" w:rsidRDefault="00000000" w:rsidRPr="00000000" w14:paraId="0000078E">
      <w:pPr>
        <w:numPr>
          <w:ilvl w:val="0"/>
          <w:numId w:val="46"/>
        </w:numPr>
        <w:ind w:left="720" w:hanging="360"/>
      </w:pPr>
      <w:r w:rsidDel="00000000" w:rsidR="00000000" w:rsidRPr="00000000">
        <w:rPr>
          <w:rtl w:val="0"/>
        </w:rPr>
        <w:t xml:space="preserve">NASA’s Distributed Active Archiving Centers (DAACs): PANGEA hopes to emulate the success of EMIT working with the LP DAAC and BioSCape working with ORNL </w:t>
      </w:r>
      <w:commentRangeStart w:id="773"/>
      <w:r w:rsidDel="00000000" w:rsidR="00000000" w:rsidRPr="00000000">
        <w:rPr>
          <w:rtl w:val="0"/>
        </w:rPr>
        <w:t xml:space="preserve">DAAC</w:t>
      </w:r>
      <w:commentRangeEnd w:id="773"/>
      <w:r w:rsidDel="00000000" w:rsidR="00000000" w:rsidRPr="00000000">
        <w:commentReference w:id="773"/>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8F">
      <w:pPr>
        <w:numPr>
          <w:ilvl w:val="0"/>
          <w:numId w:val="46"/>
        </w:numPr>
        <w:ind w:left="720" w:hanging="360"/>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90">
      <w:pPr>
        <w:numPr>
          <w:ilvl w:val="0"/>
          <w:numId w:val="46"/>
        </w:numPr>
        <w:ind w:left="720" w:hanging="360"/>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capitalizing on the excitement surrounding an airborne campaign to engage the next generation of scientists in STEM. </w:t>
      </w:r>
    </w:p>
    <w:p w:rsidR="00000000" w:rsidDel="00000000" w:rsidP="00000000" w:rsidRDefault="00000000" w:rsidRPr="00000000" w14:paraId="00000791">
      <w:pPr>
        <w:numPr>
          <w:ilvl w:val="0"/>
          <w:numId w:val="46"/>
        </w:numPr>
        <w:ind w:left="720" w:hanging="360"/>
      </w:pPr>
      <w:commentRangeStart w:id="774"/>
      <w:r w:rsidDel="00000000" w:rsidR="00000000" w:rsidRPr="00000000">
        <w:rPr>
          <w:rtl w:val="0"/>
        </w:rPr>
        <w:t xml:space="preserve">NASA/USAID SERVIR:</w:t>
      </w:r>
      <w:commentRangeEnd w:id="774"/>
      <w:r w:rsidDel="00000000" w:rsidR="00000000" w:rsidRPr="00000000">
        <w:commentReference w:id="774"/>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92">
      <w:pPr>
        <w:numPr>
          <w:ilvl w:val="0"/>
          <w:numId w:val="46"/>
        </w:numPr>
        <w:ind w:left="720" w:hanging="360"/>
      </w:pPr>
      <w:commentRangeStart w:id="775"/>
      <w:r w:rsidDel="00000000" w:rsidR="00000000" w:rsidRPr="00000000">
        <w:rPr>
          <w:rtl w:val="0"/>
        </w:rPr>
        <w:t xml:space="preserve">Indigenous Peoples Initiative: </w:t>
      </w:r>
      <w:commentRangeEnd w:id="775"/>
      <w:r w:rsidDel="00000000" w:rsidR="00000000" w:rsidRPr="00000000">
        <w:commentReference w:id="775"/>
      </w:r>
      <w:r w:rsidDel="00000000" w:rsidR="00000000" w:rsidRPr="00000000">
        <w:rPr>
          <w:rtl w:val="0"/>
        </w:rPr>
      </w:r>
    </w:p>
    <w:p w:rsidR="00000000" w:rsidDel="00000000" w:rsidP="00000000" w:rsidRDefault="00000000" w:rsidRPr="00000000" w14:paraId="00000793">
      <w:pPr>
        <w:numPr>
          <w:ilvl w:val="0"/>
          <w:numId w:val="46"/>
        </w:numPr>
        <w:ind w:left="720" w:hanging="360"/>
      </w:pPr>
      <w:r w:rsidDel="00000000" w:rsidR="00000000" w:rsidRPr="00000000">
        <w:rPr>
          <w:rtl w:val="0"/>
        </w:rPr>
        <w:t xml:space="preserve">Association for Biology and Tropical Conservation (ATBC) - 1-2 sentences about aligning with their training efforts - workshop at annual conference</w:t>
      </w:r>
    </w:p>
    <w:p w:rsidR="00000000" w:rsidDel="00000000" w:rsidP="00000000" w:rsidRDefault="00000000" w:rsidRPr="00000000" w14:paraId="00000794">
      <w:pPr>
        <w:numPr>
          <w:ilvl w:val="0"/>
          <w:numId w:val="46"/>
        </w:numPr>
        <w:ind w:left="720" w:hanging="360"/>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776"/>
      <w:r w:rsidDel="00000000" w:rsidR="00000000" w:rsidRPr="00000000">
        <w:rPr>
          <w:rtl w:val="0"/>
        </w:rPr>
        <w:t xml:space="preserve">The details of RISE are not yet available</w:t>
      </w:r>
      <w:commentRangeEnd w:id="776"/>
      <w:r w:rsidDel="00000000" w:rsidR="00000000" w:rsidRPr="00000000">
        <w:commentReference w:id="776"/>
      </w:r>
      <w:r w:rsidDel="00000000" w:rsidR="00000000" w:rsidRPr="00000000">
        <w:rPr>
          <w:rtl w:val="0"/>
        </w:rPr>
        <w:t xml:space="preserve">. </w:t>
      </w:r>
    </w:p>
    <w:p w:rsidR="00000000" w:rsidDel="00000000" w:rsidP="00000000" w:rsidRDefault="00000000" w:rsidRPr="00000000" w14:paraId="00000795">
      <w:pPr>
        <w:numPr>
          <w:ilvl w:val="0"/>
          <w:numId w:val="46"/>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collabroration with USAID partner countries. SPARK has a focus on collaborative work towards addressing international development challenges and values co-creation of knowledge as well as Collaborating, Learning, and Adapting practices. </w:t>
      </w:r>
      <w:commentRangeStart w:id="777"/>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777"/>
      <w:r w:rsidDel="00000000" w:rsidR="00000000" w:rsidRPr="00000000">
        <w:commentReference w:id="777"/>
      </w:r>
      <w:r w:rsidDel="00000000" w:rsidR="00000000" w:rsidRPr="00000000">
        <w:rPr>
          <w:rtl w:val="0"/>
        </w:rPr>
      </w:r>
    </w:p>
    <w:p w:rsidR="00000000" w:rsidDel="00000000" w:rsidP="00000000" w:rsidRDefault="00000000" w:rsidRPr="00000000" w14:paraId="00000796">
      <w:pPr>
        <w:numPr>
          <w:ilvl w:val="0"/>
          <w:numId w:val="46"/>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(GOLD-EN): GOLD-EN is an NSF funding call that explicitly supports activities to increase and sustain including people from diverse backgrounds in the geoscience education and research community. </w:t>
      </w:r>
      <w:commentRangeStart w:id="778"/>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770"/>
      <w:r w:rsidDel="00000000" w:rsidR="00000000" w:rsidRPr="00000000">
        <w:commentReference w:id="770"/>
      </w:r>
      <w:commentRangeEnd w:id="778"/>
      <w:r w:rsidDel="00000000" w:rsidR="00000000" w:rsidRPr="00000000">
        <w:commentReference w:id="778"/>
      </w: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99">
      <w:pPr>
        <w:rPr/>
      </w:pPr>
      <w:r w:rsidDel="00000000" w:rsidR="00000000" w:rsidRPr="00000000">
        <w:rPr>
          <w:rtl w:val="0"/>
        </w:rPr>
      </w:r>
    </w:p>
    <w:tbl>
      <w:tblPr>
        <w:tblStyle w:val="Table1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20"/>
        <w:gridCol w:w="1020"/>
        <w:gridCol w:w="1020"/>
        <w:gridCol w:w="1020"/>
        <w:gridCol w:w="1020"/>
        <w:gridCol w:w="1020"/>
        <w:gridCol w:w="1185"/>
        <w:gridCol w:w="855"/>
        <w:tblGridChange w:id="0">
          <w:tblGrid>
            <w:gridCol w:w="1020"/>
            <w:gridCol w:w="1020"/>
            <w:gridCol w:w="1020"/>
            <w:gridCol w:w="1020"/>
            <w:gridCol w:w="1020"/>
            <w:gridCol w:w="1020"/>
            <w:gridCol w:w="1020"/>
            <w:gridCol w:w="1185"/>
            <w:gridCol w:w="85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779"/>
            <w:r w:rsidDel="00000000" w:rsidR="00000000" w:rsidRPr="00000000">
              <w:rPr>
                <w:rFonts w:ascii="Avenir" w:cs="Avenir" w:eastAsia="Avenir" w:hAnsi="Avenir"/>
                <w:sz w:val="18"/>
                <w:szCs w:val="18"/>
                <w:rtl w:val="0"/>
              </w:rPr>
              <w:t xml:space="preserve">Partner</w:t>
            </w:r>
            <w:commentRangeEnd w:id="779"/>
            <w:r w:rsidDel="00000000" w:rsidR="00000000" w:rsidRPr="00000000">
              <w:commentReference w:id="779"/>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Conservation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pStyle w:val="Heading2"/>
        <w:rPr/>
      </w:pPr>
      <w:bookmarkStart w:colFirst="0" w:colLast="0" w:name="_c36m01esiuds" w:id="67"/>
      <w:bookmarkEnd w:id="67"/>
      <w:r w:rsidDel="00000000" w:rsidR="00000000" w:rsidRPr="00000000">
        <w:rPr>
          <w:rtl w:val="0"/>
        </w:rPr>
        <w:t xml:space="preserve">10. </w:t>
      </w:r>
      <w:commentRangeStart w:id="780"/>
      <w:r w:rsidDel="00000000" w:rsidR="00000000" w:rsidRPr="00000000">
        <w:rPr>
          <w:rtl w:val="0"/>
        </w:rPr>
        <w:t xml:space="preserve">References</w:t>
      </w:r>
      <w:commentRangeEnd w:id="780"/>
      <w:r w:rsidDel="00000000" w:rsidR="00000000" w:rsidRPr="00000000">
        <w:commentReference w:id="780"/>
      </w:r>
      <w:r w:rsidDel="00000000" w:rsidR="00000000" w:rsidRPr="00000000">
        <w:rPr>
          <w:rtl w:val="0"/>
        </w:rPr>
      </w:r>
    </w:p>
    <w:p w:rsidR="00000000" w:rsidDel="00000000" w:rsidP="00000000" w:rsidRDefault="00000000" w:rsidRPr="00000000" w14:paraId="0000087D">
      <w:pPr>
        <w:pStyle w:val="Heading2"/>
        <w:rPr/>
      </w:pPr>
      <w:bookmarkStart w:colFirst="0" w:colLast="0" w:name="_z4vei7kqp4a" w:id="68"/>
      <w:bookmarkEnd w:id="68"/>
      <w:r w:rsidDel="00000000" w:rsidR="00000000" w:rsidRPr="00000000">
        <w:rPr>
          <w:rtl w:val="0"/>
        </w:rPr>
        <w:t xml:space="preserve">11. Figure and Photograph and Credits</w:t>
      </w:r>
    </w:p>
    <w:p w:rsidR="00000000" w:rsidDel="00000000" w:rsidP="00000000" w:rsidRDefault="00000000" w:rsidRPr="00000000" w14:paraId="0000087E">
      <w:pPr>
        <w:pStyle w:val="Heading2"/>
        <w:rPr/>
      </w:pPr>
      <w:bookmarkStart w:colFirst="0" w:colLast="0" w:name="_crm1yggb334o" w:id="69"/>
      <w:bookmarkEnd w:id="69"/>
      <w:commentRangeStart w:id="781"/>
      <w:r w:rsidDel="00000000" w:rsidR="00000000" w:rsidRPr="00000000">
        <w:rPr>
          <w:rtl w:val="0"/>
        </w:rPr>
        <w:t xml:space="preserve">12. Glossary</w:t>
      </w:r>
      <w:commentRangeEnd w:id="781"/>
      <w:r w:rsidDel="00000000" w:rsidR="00000000" w:rsidRPr="00000000">
        <w:commentReference w:id="781"/>
      </w:r>
      <w:r w:rsidDel="00000000" w:rsidR="00000000" w:rsidRPr="00000000">
        <w:rPr>
          <w:rtl w:val="0"/>
        </w:rPr>
      </w:r>
    </w:p>
    <w:p w:rsidR="00000000" w:rsidDel="00000000" w:rsidP="00000000" w:rsidRDefault="00000000" w:rsidRPr="00000000" w14:paraId="0000087F">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171">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80">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81">
      <w:pPr>
        <w:numPr>
          <w:ilvl w:val="0"/>
          <w:numId w:val="18"/>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82">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883">
      <w:pPr>
        <w:spacing w:before="0" w:lineRule="auto"/>
        <w:rPr/>
      </w:pPr>
      <w:r w:rsidDel="00000000" w:rsidR="00000000" w:rsidRPr="00000000">
        <w:rPr>
          <w:rtl w:val="0"/>
        </w:rPr>
      </w:r>
    </w:p>
    <w:p w:rsidR="00000000" w:rsidDel="00000000" w:rsidP="00000000" w:rsidRDefault="00000000" w:rsidRPr="00000000" w14:paraId="00000884">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85">
      <w:pPr>
        <w:ind w:left="0" w:firstLine="0"/>
        <w:rPr/>
      </w:pPr>
      <w:r w:rsidDel="00000000" w:rsidR="00000000" w:rsidRPr="00000000">
        <w:rPr>
          <w:rtl w:val="0"/>
        </w:rPr>
      </w:r>
    </w:p>
    <w:p w:rsidR="00000000" w:rsidDel="00000000" w:rsidP="00000000" w:rsidRDefault="00000000" w:rsidRPr="00000000" w14:paraId="00000886">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commentRangeStart w:id="782"/>
      <w:hyperlink r:id="rId172">
        <w:r w:rsidDel="00000000" w:rsidR="00000000" w:rsidRPr="00000000">
          <w:rPr>
            <w:color w:val="3c78d8"/>
            <w:rtl w:val="0"/>
          </w:rPr>
          <w:t xml:space="preserve">https://doi.org/10.1038/s41559-024-02356-1</w:t>
        </w:r>
      </w:hyperlink>
      <w:commentRangeEnd w:id="782"/>
      <w:r w:rsidDel="00000000" w:rsidR="00000000" w:rsidRPr="00000000">
        <w:commentReference w:id="782"/>
      </w:r>
      <w:r w:rsidDel="00000000" w:rsidR="00000000" w:rsidRPr="00000000">
        <w:rPr>
          <w:color w:val="3c78d8"/>
          <w:rtl w:val="0"/>
        </w:rPr>
        <w:t xml:space="preserve"> </w:t>
      </w:r>
    </w:p>
    <w:p w:rsidR="00000000" w:rsidDel="00000000" w:rsidP="00000000" w:rsidRDefault="00000000" w:rsidRPr="00000000" w14:paraId="00000887">
      <w:pPr>
        <w:ind w:left="0" w:firstLine="0"/>
        <w:rPr>
          <w:b w:val="1"/>
          <w:i w:val="1"/>
        </w:rPr>
      </w:pPr>
      <w:r w:rsidDel="00000000" w:rsidR="00000000" w:rsidRPr="00000000">
        <w:rPr>
          <w:rtl w:val="0"/>
        </w:rPr>
      </w:r>
    </w:p>
    <w:p w:rsidR="00000000" w:rsidDel="00000000" w:rsidP="00000000" w:rsidRDefault="00000000" w:rsidRPr="00000000" w14:paraId="00000888">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783"/>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783"/>
      <w:r w:rsidDel="00000000" w:rsidR="00000000" w:rsidRPr="00000000">
        <w:commentReference w:id="783"/>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173">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89">
      <w:pPr>
        <w:ind w:left="0" w:firstLine="0"/>
        <w:rPr>
          <w:color w:val="ff0000"/>
        </w:rPr>
      </w:pPr>
      <w:r w:rsidDel="00000000" w:rsidR="00000000" w:rsidRPr="00000000">
        <w:rPr>
          <w:rtl w:val="0"/>
        </w:rPr>
      </w:r>
    </w:p>
    <w:p w:rsidR="00000000" w:rsidDel="00000000" w:rsidP="00000000" w:rsidRDefault="00000000" w:rsidRPr="00000000" w14:paraId="0000088A">
      <w:pPr>
        <w:ind w:left="0" w:firstLine="0"/>
        <w:rPr/>
      </w:pPr>
      <w:commentRangeStart w:id="784"/>
      <w:commentRangeStart w:id="785"/>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784"/>
      <w:r w:rsidDel="00000000" w:rsidR="00000000" w:rsidRPr="00000000">
        <w:commentReference w:id="784"/>
      </w:r>
      <w:commentRangeEnd w:id="785"/>
      <w:r w:rsidDel="00000000" w:rsidR="00000000" w:rsidRPr="00000000">
        <w:commentReference w:id="785"/>
      </w:r>
      <w:r w:rsidDel="00000000" w:rsidR="00000000" w:rsidRPr="00000000">
        <w:rPr>
          <w:rtl w:val="0"/>
        </w:rPr>
      </w:r>
    </w:p>
    <w:p w:rsidR="00000000" w:rsidDel="00000000" w:rsidP="00000000" w:rsidRDefault="00000000" w:rsidRPr="00000000" w14:paraId="0000088B">
      <w:pPr>
        <w:ind w:left="0" w:firstLine="0"/>
        <w:rPr>
          <w:b w:val="1"/>
          <w:i w:val="1"/>
        </w:rPr>
      </w:pPr>
      <w:r w:rsidDel="00000000" w:rsidR="00000000" w:rsidRPr="00000000">
        <w:rPr>
          <w:rtl w:val="0"/>
        </w:rPr>
      </w:r>
    </w:p>
    <w:p w:rsidR="00000000" w:rsidDel="00000000" w:rsidP="00000000" w:rsidRDefault="00000000" w:rsidRPr="00000000" w14:paraId="0000088C">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8D">
      <w:pPr>
        <w:ind w:left="0" w:firstLine="0"/>
        <w:rPr>
          <w:b w:val="1"/>
          <w:i w:val="1"/>
        </w:rPr>
      </w:pPr>
      <w:r w:rsidDel="00000000" w:rsidR="00000000" w:rsidRPr="00000000">
        <w:rPr>
          <w:rtl w:val="0"/>
        </w:rPr>
      </w:r>
    </w:p>
    <w:p w:rsidR="00000000" w:rsidDel="00000000" w:rsidP="00000000" w:rsidRDefault="00000000" w:rsidRPr="00000000" w14:paraId="0000088E">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8F">
      <w:pPr>
        <w:ind w:left="0" w:firstLine="0"/>
        <w:rPr>
          <w:b w:val="1"/>
          <w:i w:val="1"/>
        </w:rPr>
      </w:pPr>
      <w:r w:rsidDel="00000000" w:rsidR="00000000" w:rsidRPr="00000000">
        <w:rPr>
          <w:rtl w:val="0"/>
        </w:rPr>
      </w:r>
    </w:p>
    <w:p w:rsidR="00000000" w:rsidDel="00000000" w:rsidP="00000000" w:rsidRDefault="00000000" w:rsidRPr="00000000" w14:paraId="00000890">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891">
      <w:pPr>
        <w:ind w:left="0" w:firstLine="0"/>
        <w:rPr>
          <w:b w:val="1"/>
          <w:i w:val="1"/>
        </w:rPr>
      </w:pPr>
      <w:r w:rsidDel="00000000" w:rsidR="00000000" w:rsidRPr="00000000">
        <w:rPr>
          <w:rtl w:val="0"/>
        </w:rPr>
      </w:r>
    </w:p>
    <w:p w:rsidR="00000000" w:rsidDel="00000000" w:rsidP="00000000" w:rsidRDefault="00000000" w:rsidRPr="00000000" w14:paraId="00000892">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93">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94">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95">
      <w:pPr>
        <w:ind w:left="0" w:firstLine="0"/>
        <w:rPr>
          <w:b w:val="1"/>
          <w:i w:val="1"/>
        </w:rPr>
      </w:pPr>
      <w:r w:rsidDel="00000000" w:rsidR="00000000" w:rsidRPr="00000000">
        <w:rPr>
          <w:rtl w:val="0"/>
        </w:rPr>
      </w:r>
    </w:p>
    <w:p w:rsidR="00000000" w:rsidDel="00000000" w:rsidP="00000000" w:rsidRDefault="00000000" w:rsidRPr="00000000" w14:paraId="00000896">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r w:rsidDel="00000000" w:rsidR="00000000" w:rsidRPr="00000000">
        <w:rPr>
          <w:rtl w:val="0"/>
        </w:rPr>
      </w:r>
    </w:p>
    <w:p w:rsidR="00000000" w:rsidDel="00000000" w:rsidP="00000000" w:rsidRDefault="00000000" w:rsidRPr="00000000" w14:paraId="00000897">
      <w:pPr>
        <w:ind w:left="0" w:firstLine="0"/>
        <w:rPr>
          <w:b w:val="1"/>
          <w:i w:val="1"/>
        </w:rPr>
      </w:pPr>
      <w:r w:rsidDel="00000000" w:rsidR="00000000" w:rsidRPr="00000000">
        <w:rPr>
          <w:rtl w:val="0"/>
        </w:rPr>
      </w:r>
    </w:p>
    <w:p w:rsidR="00000000" w:rsidDel="00000000" w:rsidP="00000000" w:rsidRDefault="00000000" w:rsidRPr="00000000" w14:paraId="00000898">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899">
      <w:pPr>
        <w:ind w:left="0" w:firstLine="0"/>
        <w:rPr/>
      </w:pPr>
      <w:r w:rsidDel="00000000" w:rsidR="00000000" w:rsidRPr="00000000">
        <w:rPr>
          <w:rtl w:val="0"/>
        </w:rPr>
      </w:r>
    </w:p>
    <w:p w:rsidR="00000000" w:rsidDel="00000000" w:rsidP="00000000" w:rsidRDefault="00000000" w:rsidRPr="00000000" w14:paraId="0000089A">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9B">
      <w:pPr>
        <w:ind w:left="0" w:firstLine="0"/>
        <w:rPr>
          <w:b w:val="1"/>
          <w:i w:val="1"/>
        </w:rPr>
      </w:pPr>
      <w:r w:rsidDel="00000000" w:rsidR="00000000" w:rsidRPr="00000000">
        <w:rPr>
          <w:rtl w:val="0"/>
        </w:rPr>
      </w:r>
    </w:p>
    <w:p w:rsidR="00000000" w:rsidDel="00000000" w:rsidP="00000000" w:rsidRDefault="00000000" w:rsidRPr="00000000" w14:paraId="0000089C">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174">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9D">
      <w:pPr>
        <w:ind w:left="0" w:firstLine="0"/>
        <w:rPr>
          <w:b w:val="1"/>
          <w:i w:val="1"/>
          <w:highlight w:val="yellow"/>
        </w:rPr>
      </w:pPr>
      <w:r w:rsidDel="00000000" w:rsidR="00000000" w:rsidRPr="00000000">
        <w:rPr>
          <w:rtl w:val="0"/>
        </w:rPr>
      </w:r>
    </w:p>
    <w:p w:rsidR="00000000" w:rsidDel="00000000" w:rsidP="00000000" w:rsidRDefault="00000000" w:rsidRPr="00000000" w14:paraId="0000089E">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9F">
      <w:pPr>
        <w:ind w:left="0" w:firstLine="0"/>
        <w:rPr>
          <w:b w:val="1"/>
          <w:i w:val="1"/>
        </w:rPr>
      </w:pPr>
      <w:r w:rsidDel="00000000" w:rsidR="00000000" w:rsidRPr="00000000">
        <w:rPr>
          <w:rtl w:val="0"/>
        </w:rPr>
      </w:r>
    </w:p>
    <w:p w:rsidR="00000000" w:rsidDel="00000000" w:rsidP="00000000" w:rsidRDefault="00000000" w:rsidRPr="00000000" w14:paraId="000008A0">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A1">
      <w:pPr>
        <w:ind w:left="0" w:firstLine="0"/>
        <w:rPr>
          <w:b w:val="1"/>
          <w:i w:val="1"/>
        </w:rPr>
      </w:pPr>
      <w:r w:rsidDel="00000000" w:rsidR="00000000" w:rsidRPr="00000000">
        <w:rPr>
          <w:rtl w:val="0"/>
        </w:rPr>
      </w:r>
    </w:p>
    <w:p w:rsidR="00000000" w:rsidDel="00000000" w:rsidP="00000000" w:rsidRDefault="00000000" w:rsidRPr="00000000" w14:paraId="000008A2">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A3">
      <w:pPr>
        <w:pStyle w:val="Heading2"/>
        <w:rPr/>
      </w:pPr>
      <w:bookmarkStart w:colFirst="0" w:colLast="0" w:name="_pzrw4c5s7tpd" w:id="70"/>
      <w:bookmarkEnd w:id="70"/>
      <w:r w:rsidDel="00000000" w:rsidR="00000000" w:rsidRPr="00000000">
        <w:rPr>
          <w:rtl w:val="0"/>
        </w:rPr>
        <w:t xml:space="preserve">13. List of Acronyms</w:t>
      </w:r>
    </w:p>
    <w:p w:rsidR="00000000" w:rsidDel="00000000" w:rsidP="00000000" w:rsidRDefault="00000000" w:rsidRPr="00000000" w14:paraId="000008A4">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8A5">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A6">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8A7">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A8">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8A9">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8AA">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8AB">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8AC">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8AD">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8AE">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8AF">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8B0">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8B1">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8B2">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8B3">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8B4">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8B5">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8B6">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8B7">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8B8">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8B9">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8BA">
      <w:pPr>
        <w:pStyle w:val="Heading2"/>
        <w:rPr/>
      </w:pPr>
      <w:bookmarkStart w:colFirst="0" w:colLast="0" w:name="_rymy755ymrd5" w:id="71"/>
      <w:bookmarkEnd w:id="71"/>
      <w:r w:rsidDel="00000000" w:rsidR="00000000" w:rsidRPr="00000000">
        <w:rPr>
          <w:rtl w:val="0"/>
        </w:rPr>
        <w:t xml:space="preserve">14. Appendices</w:t>
      </w:r>
    </w:p>
    <w:p w:rsidR="00000000" w:rsidDel="00000000" w:rsidP="00000000" w:rsidRDefault="00000000" w:rsidRPr="00000000" w14:paraId="000008BB">
      <w:pPr>
        <w:pStyle w:val="Heading3"/>
        <w:rPr/>
      </w:pPr>
      <w:bookmarkStart w:colFirst="0" w:colLast="0" w:name="_1737u9tquxno" w:id="72"/>
      <w:bookmarkEnd w:id="72"/>
      <w:r w:rsidDel="00000000" w:rsidR="00000000" w:rsidRPr="00000000">
        <w:rPr>
          <w:rtl w:val="0"/>
        </w:rPr>
        <w:t xml:space="preserve">A - </w:t>
      </w:r>
      <w:r w:rsidDel="00000000" w:rsidR="00000000" w:rsidRPr="00000000">
        <w:rPr>
          <w:rtl w:val="0"/>
        </w:rPr>
        <w:t xml:space="preserve"> PANGEA Partners</w:t>
      </w:r>
    </w:p>
    <w:p w:rsidR="00000000" w:rsidDel="00000000" w:rsidP="00000000" w:rsidRDefault="00000000" w:rsidRPr="00000000" w14:paraId="000008BC">
      <w:pPr>
        <w:numPr>
          <w:ilvl w:val="0"/>
          <w:numId w:val="59"/>
        </w:numPr>
        <w:ind w:left="720" w:hanging="360"/>
        <w:rPr>
          <w:i w:val="1"/>
          <w:color w:val="000000"/>
          <w:sz w:val="22"/>
          <w:szCs w:val="22"/>
        </w:rPr>
      </w:pPr>
      <w:commentRangeStart w:id="786"/>
      <w:commentRangeStart w:id="787"/>
      <w:r w:rsidDel="00000000" w:rsidR="00000000" w:rsidRPr="00000000">
        <w:rPr>
          <w:i w:val="1"/>
          <w:rtl w:val="0"/>
        </w:rPr>
        <w:t xml:space="preserve">Coordinating</w:t>
      </w:r>
      <w:commentRangeEnd w:id="786"/>
      <w:r w:rsidDel="00000000" w:rsidR="00000000" w:rsidRPr="00000000">
        <w:commentReference w:id="786"/>
      </w:r>
      <w:commentRangeEnd w:id="787"/>
      <w:r w:rsidDel="00000000" w:rsidR="00000000" w:rsidRPr="00000000">
        <w:commentReference w:id="787"/>
      </w:r>
      <w:r w:rsidDel="00000000" w:rsidR="00000000" w:rsidRPr="00000000">
        <w:rPr>
          <w:i w:val="1"/>
          <w:rtl w:val="0"/>
        </w:rPr>
        <w:t xml:space="preserve"> with </w:t>
      </w:r>
      <w:commentRangeStart w:id="788"/>
      <w:r w:rsidDel="00000000" w:rsidR="00000000" w:rsidRPr="00000000">
        <w:rPr>
          <w:i w:val="1"/>
          <w:rtl w:val="0"/>
        </w:rPr>
        <w:t xml:space="preserve">existing external efforts</w:t>
      </w:r>
      <w:commentRangeEnd w:id="788"/>
      <w:r w:rsidDel="00000000" w:rsidR="00000000" w:rsidRPr="00000000">
        <w:commentReference w:id="788"/>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8BD">
      <w:pPr>
        <w:numPr>
          <w:ilvl w:val="0"/>
          <w:numId w:val="59"/>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8BE">
      <w:pPr>
        <w:numPr>
          <w:ilvl w:val="0"/>
          <w:numId w:val="59"/>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8BF">
      <w:pPr>
        <w:pStyle w:val="Heading3"/>
        <w:rPr/>
      </w:pPr>
      <w:bookmarkStart w:colFirst="0" w:colLast="0" w:name="_f2iff74l51md" w:id="73"/>
      <w:bookmarkEnd w:id="73"/>
      <w:r w:rsidDel="00000000" w:rsidR="00000000" w:rsidRPr="00000000">
        <w:rPr>
          <w:rtl w:val="0"/>
        </w:rPr>
      </w:r>
    </w:p>
    <w:p w:rsidR="00000000" w:rsidDel="00000000" w:rsidP="00000000" w:rsidRDefault="00000000" w:rsidRPr="00000000" w14:paraId="000008C0">
      <w:pPr>
        <w:pStyle w:val="Heading3"/>
        <w:rPr/>
      </w:pPr>
      <w:bookmarkStart w:colFirst="0" w:colLast="0" w:name="_98hy2rarbqxy" w:id="74"/>
      <w:bookmarkEnd w:id="74"/>
      <w:r w:rsidDel="00000000" w:rsidR="00000000" w:rsidRPr="00000000">
        <w:rPr>
          <w:rtl w:val="0"/>
        </w:rPr>
        <w:t xml:space="preserve">B - Engagement during the Scoping Campaign </w:t>
      </w:r>
    </w:p>
    <w:p w:rsidR="00000000" w:rsidDel="00000000" w:rsidP="00000000" w:rsidRDefault="00000000" w:rsidRPr="00000000" w14:paraId="000008C1">
      <w:pPr>
        <w:spacing w:after="160" w:line="259" w:lineRule="auto"/>
        <w:rPr/>
      </w:pPr>
      <w:commentRangeStart w:id="789"/>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C2">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C3">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C4">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C5">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789"/>
      <w:r w:rsidDel="00000000" w:rsidR="00000000" w:rsidRPr="00000000">
        <w:commentReference w:id="789"/>
      </w:r>
      <w:r w:rsidDel="00000000" w:rsidR="00000000" w:rsidRPr="00000000">
        <w:rPr>
          <w:rtl w:val="0"/>
        </w:rPr>
      </w:r>
    </w:p>
    <w:p w:rsidR="00000000" w:rsidDel="00000000" w:rsidP="00000000" w:rsidRDefault="00000000" w:rsidRPr="00000000" w14:paraId="000008C6">
      <w:pPr>
        <w:pStyle w:val="Heading3"/>
        <w:rPr/>
      </w:pPr>
      <w:bookmarkStart w:colFirst="0" w:colLast="0" w:name="_969urlcnvqlw" w:id="75"/>
      <w:bookmarkEnd w:id="75"/>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8C7">
      <w:pPr>
        <w:pStyle w:val="Heading3"/>
        <w:rPr/>
      </w:pPr>
      <w:bookmarkStart w:colFirst="0" w:colLast="0" w:name="_79hvy15uphw" w:id="76"/>
      <w:bookmarkEnd w:id="76"/>
      <w:r w:rsidDel="00000000" w:rsidR="00000000" w:rsidRPr="00000000">
        <w:rPr>
          <w:rtl w:val="0"/>
        </w:rPr>
        <w:t xml:space="preserve">D - Summary of Level II and III Ecoregions in PANGEA Study Region </w:t>
      </w:r>
    </w:p>
    <w:p w:rsidR="00000000" w:rsidDel="00000000" w:rsidP="00000000" w:rsidRDefault="00000000" w:rsidRPr="00000000" w14:paraId="000008C8">
      <w:pPr>
        <w:pStyle w:val="Heading3"/>
        <w:rPr/>
      </w:pPr>
      <w:bookmarkStart w:colFirst="0" w:colLast="0" w:name="_6akhrmoqr5g7" w:id="77"/>
      <w:bookmarkEnd w:id="77"/>
      <w:r w:rsidDel="00000000" w:rsidR="00000000" w:rsidRPr="00000000">
        <w:rPr>
          <w:rtl w:val="0"/>
        </w:rPr>
        <w:t xml:space="preserve">E – Summary of Airborne and Spaceborne Remote Sensing Systems for PANGEA </w:t>
      </w:r>
    </w:p>
    <w:p w:rsidR="00000000" w:rsidDel="00000000" w:rsidP="00000000" w:rsidRDefault="00000000" w:rsidRPr="00000000" w14:paraId="000008C9">
      <w:pPr>
        <w:pStyle w:val="Heading3"/>
        <w:rPr/>
      </w:pPr>
      <w:bookmarkStart w:colFirst="0" w:colLast="0" w:name="_ud6tg3r5l8q3" w:id="78"/>
      <w:bookmarkEnd w:id="78"/>
      <w:r w:rsidDel="00000000" w:rsidR="00000000" w:rsidRPr="00000000">
        <w:rPr>
          <w:rtl w:val="0"/>
        </w:rPr>
        <w:t xml:space="preserve">F - </w:t>
      </w:r>
      <w:commentRangeStart w:id="790"/>
      <w:commentRangeStart w:id="791"/>
      <w:r w:rsidDel="00000000" w:rsidR="00000000" w:rsidRPr="00000000">
        <w:rPr>
          <w:rtl w:val="0"/>
        </w:rPr>
        <w:t xml:space="preserve">Summary of PANGEA Participants</w:t>
      </w:r>
      <w:commentRangeEnd w:id="790"/>
      <w:r w:rsidDel="00000000" w:rsidR="00000000" w:rsidRPr="00000000">
        <w:commentReference w:id="790"/>
      </w:r>
      <w:commentRangeEnd w:id="791"/>
      <w:r w:rsidDel="00000000" w:rsidR="00000000" w:rsidRPr="00000000">
        <w:commentReference w:id="791"/>
      </w: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CC">
      <w:pPr>
        <w:spacing w:after="0" w:before="0" w:line="240" w:lineRule="auto"/>
        <w:rPr/>
      </w:pPr>
      <w:r w:rsidDel="00000000" w:rsidR="00000000" w:rsidRPr="00000000">
        <w:rPr>
          <w:rtl w:val="0"/>
        </w:rPr>
      </w:r>
    </w:p>
    <w:p w:rsidR="00000000" w:rsidDel="00000000" w:rsidP="00000000" w:rsidRDefault="00000000" w:rsidRPr="00000000" w14:paraId="000008CD">
      <w:pPr>
        <w:numPr>
          <w:ilvl w:val="0"/>
          <w:numId w:val="22"/>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CE">
      <w:pPr>
        <w:numPr>
          <w:ilvl w:val="1"/>
          <w:numId w:val="22"/>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CF">
      <w:pPr>
        <w:numPr>
          <w:ilvl w:val="1"/>
          <w:numId w:val="22"/>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D0">
      <w:pPr>
        <w:numPr>
          <w:ilvl w:val="1"/>
          <w:numId w:val="22"/>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D1">
      <w:pPr>
        <w:numPr>
          <w:ilvl w:val="1"/>
          <w:numId w:val="22"/>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D2">
      <w:pPr>
        <w:numPr>
          <w:ilvl w:val="1"/>
          <w:numId w:val="22"/>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D3">
      <w:pPr>
        <w:numPr>
          <w:ilvl w:val="1"/>
          <w:numId w:val="22"/>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D4">
      <w:pPr>
        <w:numPr>
          <w:ilvl w:val="1"/>
          <w:numId w:val="22"/>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D5">
      <w:pPr>
        <w:numPr>
          <w:ilvl w:val="1"/>
          <w:numId w:val="22"/>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D6">
      <w:pPr>
        <w:numPr>
          <w:ilvl w:val="1"/>
          <w:numId w:val="22"/>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D7">
      <w:pPr>
        <w:numPr>
          <w:ilvl w:val="1"/>
          <w:numId w:val="22"/>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D8">
      <w:pPr>
        <w:numPr>
          <w:ilvl w:val="1"/>
          <w:numId w:val="22"/>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D9">
      <w:pPr>
        <w:numPr>
          <w:ilvl w:val="1"/>
          <w:numId w:val="22"/>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DA">
      <w:pPr>
        <w:numPr>
          <w:ilvl w:val="0"/>
          <w:numId w:val="22"/>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DB">
      <w:pPr>
        <w:numPr>
          <w:ilvl w:val="1"/>
          <w:numId w:val="22"/>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DC">
      <w:pPr>
        <w:numPr>
          <w:ilvl w:val="1"/>
          <w:numId w:val="22"/>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DD">
      <w:pPr>
        <w:numPr>
          <w:ilvl w:val="1"/>
          <w:numId w:val="22"/>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DE">
      <w:pPr>
        <w:numPr>
          <w:ilvl w:val="1"/>
          <w:numId w:val="22"/>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DF">
      <w:pPr>
        <w:numPr>
          <w:ilvl w:val="1"/>
          <w:numId w:val="22"/>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E0">
      <w:pPr>
        <w:numPr>
          <w:ilvl w:val="1"/>
          <w:numId w:val="22"/>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E1">
      <w:pPr>
        <w:numPr>
          <w:ilvl w:val="1"/>
          <w:numId w:val="22"/>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E2">
      <w:pPr>
        <w:numPr>
          <w:ilvl w:val="1"/>
          <w:numId w:val="22"/>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E3">
      <w:pPr>
        <w:numPr>
          <w:ilvl w:val="1"/>
          <w:numId w:val="22"/>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E4">
      <w:pPr>
        <w:numPr>
          <w:ilvl w:val="1"/>
          <w:numId w:val="22"/>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E5">
      <w:pPr>
        <w:numPr>
          <w:ilvl w:val="1"/>
          <w:numId w:val="22"/>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E6">
      <w:pPr>
        <w:numPr>
          <w:ilvl w:val="1"/>
          <w:numId w:val="22"/>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E7">
      <w:pPr>
        <w:numPr>
          <w:ilvl w:val="0"/>
          <w:numId w:val="22"/>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E8">
      <w:pPr>
        <w:numPr>
          <w:ilvl w:val="1"/>
          <w:numId w:val="22"/>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E9">
      <w:pPr>
        <w:numPr>
          <w:ilvl w:val="1"/>
          <w:numId w:val="22"/>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EA">
      <w:pPr>
        <w:numPr>
          <w:ilvl w:val="1"/>
          <w:numId w:val="22"/>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EB">
      <w:pPr>
        <w:numPr>
          <w:ilvl w:val="1"/>
          <w:numId w:val="22"/>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EC">
      <w:pPr>
        <w:numPr>
          <w:ilvl w:val="1"/>
          <w:numId w:val="22"/>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ED">
      <w:pPr>
        <w:numPr>
          <w:ilvl w:val="0"/>
          <w:numId w:val="22"/>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EE">
      <w:pPr>
        <w:numPr>
          <w:ilvl w:val="1"/>
          <w:numId w:val="22"/>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pStyle w:val="Heading3"/>
        <w:rPr/>
      </w:pPr>
      <w:bookmarkStart w:colFirst="0" w:colLast="0" w:name="_u0cqs6788e4p" w:id="79"/>
      <w:bookmarkEnd w:id="79"/>
      <w:r w:rsidDel="00000000" w:rsidR="00000000" w:rsidRPr="00000000">
        <w:rPr>
          <w:rtl w:val="0"/>
        </w:rPr>
        <w:t xml:space="preserve">G</w:t>
      </w:r>
      <w:commentRangeStart w:id="792"/>
      <w:commentRangeStart w:id="793"/>
      <w:r w:rsidDel="00000000" w:rsidR="00000000" w:rsidRPr="00000000">
        <w:rPr>
          <w:rtl w:val="0"/>
        </w:rPr>
        <w:t xml:space="preserve"> - Letters of Support</w:t>
      </w:r>
      <w:commentRangeEnd w:id="792"/>
      <w:r w:rsidDel="00000000" w:rsidR="00000000" w:rsidRPr="00000000">
        <w:commentReference w:id="792"/>
      </w:r>
      <w:commentRangeEnd w:id="793"/>
      <w:r w:rsidDel="00000000" w:rsidR="00000000" w:rsidRPr="00000000">
        <w:commentReference w:id="793"/>
      </w:r>
      <w:r w:rsidDel="00000000" w:rsidR="00000000" w:rsidRPr="00000000">
        <w:rPr>
          <w:rtl w:val="0"/>
        </w:rPr>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numPr>
          <w:ilvl w:val="0"/>
          <w:numId w:val="45"/>
        </w:numPr>
        <w:ind w:left="720" w:hanging="360"/>
      </w:pPr>
      <w:r w:rsidDel="00000000" w:rsidR="00000000" w:rsidRPr="00000000">
        <w:rPr>
          <w:rtl w:val="0"/>
        </w:rPr>
        <w:t xml:space="preserve">Alliance Bioversity &amp; CIAT</w:t>
        <w:br w:type="textWrapping"/>
      </w:r>
      <w:hyperlink r:id="rId175">
        <w:r w:rsidDel="00000000" w:rsidR="00000000" w:rsidRPr="00000000">
          <w:rPr>
            <w:color w:val="1155cc"/>
            <w:u w:val="single"/>
            <w:rtl w:val="0"/>
          </w:rPr>
          <w:t xml:space="preserve">https://alliancebioversityciat.org/</w:t>
        </w:r>
      </w:hyperlink>
      <w:r w:rsidDel="00000000" w:rsidR="00000000" w:rsidRPr="00000000">
        <w:rPr>
          <w:rtl w:val="0"/>
        </w:rPr>
        <w:t xml:space="preserve"> </w:t>
      </w:r>
      <w:ins w:author="Adia Bey" w:id="47" w:date="2024-09-13T17:10:49Z">
        <w:r w:rsidDel="00000000" w:rsidR="00000000" w:rsidRPr="00000000">
          <w:rPr>
            <w:rtl w:val="0"/>
          </w:rPr>
          <w:br w:type="textWrapping"/>
        </w:r>
      </w:ins>
      <w:r w:rsidDel="00000000" w:rsidR="00000000" w:rsidRPr="00000000">
        <w:rPr>
          <w:rtl w:val="0"/>
        </w:rPr>
      </w:r>
    </w:p>
    <w:p w:rsidR="00000000" w:rsidDel="00000000" w:rsidP="00000000" w:rsidRDefault="00000000" w:rsidRPr="00000000" w14:paraId="000008F3">
      <w:pPr>
        <w:numPr>
          <w:ilvl w:val="0"/>
          <w:numId w:val="45"/>
        </w:numPr>
        <w:ind w:left="720" w:hanging="360"/>
        <w:rPr>
          <w:ins w:author="Adia Bey" w:id="48" w:date="2024-09-13T17:10:38Z"/>
        </w:rPr>
      </w:pPr>
      <w:ins w:author="Adia Bey" w:id="48" w:date="2024-09-13T17:10:38Z">
        <w:r w:rsidDel="00000000" w:rsidR="00000000" w:rsidRPr="00000000">
          <w:rPr>
            <w:rtl w:val="0"/>
          </w:rPr>
          <w:t xml:space="preserve">Climate Modeling Alliance</w:t>
          <w:br w:type="textWrapping"/>
          <w:t xml:space="preserve">Caltech, MIT, and NASA’s Jet Propulsion Laboratory</w:t>
          <w:br w:type="textWrapping"/>
        </w:r>
        <w:r w:rsidDel="00000000" w:rsidR="00000000" w:rsidRPr="00000000">
          <w:fldChar w:fldCharType="begin"/>
        </w:r>
        <w:r w:rsidDel="00000000" w:rsidR="00000000" w:rsidRPr="00000000">
          <w:instrText xml:space="preserve">HYPERLINK "https://clima.caltech.edu/"</w:instrText>
        </w:r>
        <w:r w:rsidDel="00000000" w:rsidR="00000000" w:rsidRPr="00000000">
          <w:fldChar w:fldCharType="separate"/>
        </w:r>
        <w:r w:rsidDel="00000000" w:rsidR="00000000" w:rsidRPr="00000000">
          <w:rPr>
            <w:rtl w:val="0"/>
          </w:rPr>
          <w:t xml:space="preserve">https://clima.caltech.edu/</w:t>
        </w:r>
        <w:r w:rsidDel="00000000" w:rsidR="00000000" w:rsidRPr="00000000">
          <w:fldChar w:fldCharType="end"/>
        </w:r>
        <w:r w:rsidDel="00000000" w:rsidR="00000000" w:rsidRPr="00000000">
          <w:rPr>
            <w:rtl w:val="0"/>
          </w:rPr>
          <w:br w:type="textWrapping"/>
        </w:r>
      </w:ins>
    </w:p>
    <w:p w:rsidR="00000000" w:rsidDel="00000000" w:rsidP="00000000" w:rsidRDefault="00000000" w:rsidRPr="00000000" w14:paraId="000008F4">
      <w:pPr>
        <w:numPr>
          <w:ilvl w:val="0"/>
          <w:numId w:val="45"/>
        </w:numPr>
        <w:ind w:left="720" w:hanging="360"/>
      </w:pPr>
      <w:r w:rsidDel="00000000" w:rsidR="00000000" w:rsidRPr="00000000">
        <w:rPr>
          <w:rtl w:val="0"/>
        </w:rPr>
        <w:t xml:space="preserve">National University of Piura, PERU</w:t>
        <w:br w:type="textWrapping"/>
        <w:t xml:space="preserve">Agronomy Department</w:t>
        <w:br w:type="textWrapping"/>
      </w:r>
      <w:hyperlink r:id="rId176">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F5">
      <w:pPr>
        <w:ind w:left="720" w:firstLine="0"/>
        <w:rPr/>
      </w:pPr>
      <w:r w:rsidDel="00000000" w:rsidR="00000000" w:rsidRPr="00000000">
        <w:rPr>
          <w:rtl w:val="0"/>
        </w:rPr>
      </w:r>
    </w:p>
    <w:p w:rsidR="00000000" w:rsidDel="00000000" w:rsidP="00000000" w:rsidRDefault="00000000" w:rsidRPr="00000000" w14:paraId="000008F6">
      <w:pPr>
        <w:numPr>
          <w:ilvl w:val="0"/>
          <w:numId w:val="45"/>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77">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F7">
      <w:pPr>
        <w:ind w:left="720" w:firstLine="0"/>
        <w:rPr/>
      </w:pPr>
      <w:r w:rsidDel="00000000" w:rsidR="00000000" w:rsidRPr="00000000">
        <w:rPr>
          <w:rtl w:val="0"/>
        </w:rPr>
      </w:r>
    </w:p>
    <w:p w:rsidR="00000000" w:rsidDel="00000000" w:rsidP="00000000" w:rsidRDefault="00000000" w:rsidRPr="00000000" w14:paraId="000008F8">
      <w:pPr>
        <w:numPr>
          <w:ilvl w:val="0"/>
          <w:numId w:val="45"/>
        </w:numPr>
        <w:ind w:left="720" w:hanging="360"/>
        <w:rPr>
          <w:u w:val="none"/>
        </w:rPr>
      </w:pPr>
      <w:r w:rsidDel="00000000" w:rsidR="00000000" w:rsidRPr="00000000">
        <w:rPr>
          <w:rtl w:val="0"/>
        </w:rPr>
        <w:t xml:space="preserve">Society for the Protection of Underground Networks</w:t>
        <w:br w:type="textWrapping"/>
      </w:r>
      <w:hyperlink r:id="rId178">
        <w:r w:rsidDel="00000000" w:rsidR="00000000" w:rsidRPr="00000000">
          <w:rPr>
            <w:color w:val="1155cc"/>
            <w:u w:val="single"/>
            <w:rtl w:val="0"/>
          </w:rPr>
          <w:t xml:space="preserve">https://www.spun.earth/</w:t>
        </w:r>
      </w:hyperlink>
      <w:r w:rsidDel="00000000" w:rsidR="00000000" w:rsidRPr="00000000">
        <w:rPr>
          <w:rtl w:val="0"/>
        </w:rPr>
        <w:t xml:space="preserve"> </w:t>
        <w:br w:type="textWrapping"/>
      </w:r>
    </w:p>
    <w:p w:rsidR="00000000" w:rsidDel="00000000" w:rsidP="00000000" w:rsidRDefault="00000000" w:rsidRPr="00000000" w14:paraId="000008F9">
      <w:pPr>
        <w:numPr>
          <w:ilvl w:val="0"/>
          <w:numId w:val="45"/>
        </w:numPr>
        <w:ind w:left="720" w:hanging="360"/>
        <w:rPr>
          <w:u w:val="none"/>
        </w:rPr>
      </w:pPr>
      <w:r w:rsidDel="00000000" w:rsidR="00000000" w:rsidRPr="00000000">
        <w:rPr>
          <w:rtl w:val="0"/>
        </w:rPr>
        <w:t xml:space="preserve">Université Catholique de Louvain</w:t>
        <w:br w:type="textWrapping"/>
        <w:t xml:space="preserve">Earth and Life Institute</w:t>
        <w:br w:type="textWrapping"/>
      </w:r>
      <w:hyperlink r:id="rId179">
        <w:r w:rsidDel="00000000" w:rsidR="00000000" w:rsidRPr="00000000">
          <w:rPr>
            <w:color w:val="1155cc"/>
            <w:u w:val="single"/>
            <w:rtl w:val="0"/>
          </w:rPr>
          <w:t xml:space="preserve">https://uclouvain.be/en/research-institutes/eli</w:t>
        </w:r>
      </w:hyperlink>
      <w:r w:rsidDel="00000000" w:rsidR="00000000" w:rsidRPr="00000000">
        <w:rPr>
          <w:rtl w:val="0"/>
        </w:rPr>
        <w:t xml:space="preserve"> </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color w:val="ff0000"/>
        </w:rPr>
      </w:pPr>
      <w:commentRangeStart w:id="794"/>
      <w:r w:rsidDel="00000000" w:rsidR="00000000" w:rsidRPr="00000000">
        <w:rPr>
          <w:color w:val="ff0000"/>
          <w:rtl w:val="0"/>
        </w:rPr>
        <w:t xml:space="preserve">Critical letters: </w:t>
      </w:r>
    </w:p>
    <w:p w:rsidR="00000000" w:rsidDel="00000000" w:rsidP="00000000" w:rsidRDefault="00000000" w:rsidRPr="00000000" w14:paraId="000008FC">
      <w:pPr>
        <w:numPr>
          <w:ilvl w:val="0"/>
          <w:numId w:val="24"/>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FD">
      <w:pPr>
        <w:numPr>
          <w:ilvl w:val="0"/>
          <w:numId w:val="24"/>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FE">
      <w:pPr>
        <w:numPr>
          <w:ilvl w:val="0"/>
          <w:numId w:val="24"/>
        </w:numPr>
        <w:ind w:left="720" w:hanging="360"/>
        <w:rPr>
          <w:color w:val="ff0000"/>
        </w:rPr>
      </w:pPr>
      <w:r w:rsidDel="00000000" w:rsidR="00000000" w:rsidRPr="00000000">
        <w:rPr>
          <w:color w:val="ff0000"/>
          <w:rtl w:val="0"/>
        </w:rPr>
        <w:t xml:space="preserve">Other space agencies - connect with Pamela Collins about this (</w:t>
      </w:r>
      <w:hyperlink r:id="rId180">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FF">
      <w:pPr>
        <w:numPr>
          <w:ilvl w:val="0"/>
          <w:numId w:val="24"/>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900">
      <w:pPr>
        <w:numPr>
          <w:ilvl w:val="0"/>
          <w:numId w:val="24"/>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901">
      <w:pPr>
        <w:numPr>
          <w:ilvl w:val="0"/>
          <w:numId w:val="24"/>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902">
      <w:pPr>
        <w:numPr>
          <w:ilvl w:val="0"/>
          <w:numId w:val="24"/>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903">
      <w:pPr>
        <w:numPr>
          <w:ilvl w:val="0"/>
          <w:numId w:val="24"/>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904">
      <w:pPr>
        <w:numPr>
          <w:ilvl w:val="0"/>
          <w:numId w:val="24"/>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905">
      <w:pPr>
        <w:numPr>
          <w:ilvl w:val="0"/>
          <w:numId w:val="24"/>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906">
      <w:pPr>
        <w:numPr>
          <w:ilvl w:val="0"/>
          <w:numId w:val="24"/>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907">
      <w:pPr>
        <w:numPr>
          <w:ilvl w:val="1"/>
          <w:numId w:val="24"/>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908">
      <w:pPr>
        <w:numPr>
          <w:ilvl w:val="0"/>
          <w:numId w:val="24"/>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909">
      <w:pPr>
        <w:numPr>
          <w:ilvl w:val="1"/>
          <w:numId w:val="24"/>
        </w:numPr>
        <w:ind w:left="1440" w:hanging="360"/>
        <w:rPr>
          <w:color w:val="ff0000"/>
        </w:rPr>
      </w:pPr>
      <w:del w:author="Adia Bey" w:id="49" w:date="2024-09-13T17:12:03Z">
        <w:r w:rsidDel="00000000" w:rsidR="00000000" w:rsidRPr="00000000">
          <w:fldChar w:fldCharType="begin"/>
        </w:r>
        <w:r w:rsidDel="00000000" w:rsidR="00000000" w:rsidRPr="00000000">
          <w:delInstrText xml:space="preserve">HYPERLINK "https://alliancebioversityciat.org/"</w:delInstrText>
        </w:r>
        <w:r w:rsidDel="00000000" w:rsidR="00000000" w:rsidRPr="00000000">
          <w:fldChar w:fldCharType="separate"/>
        </w:r>
        <w:r w:rsidDel="00000000" w:rsidR="00000000" w:rsidRPr="00000000">
          <w:rPr>
            <w:color w:val="ff0000"/>
            <w:u w:val="single"/>
            <w:rtl w:val="0"/>
          </w:rPr>
          <w:delText xml:space="preserve">Alliance Bioversity &amp; CIAT</w:delText>
        </w:r>
        <w:r w:rsidDel="00000000" w:rsidR="00000000" w:rsidRPr="00000000">
          <w:fldChar w:fldCharType="end"/>
        </w:r>
        <w:r w:rsidDel="00000000" w:rsidR="00000000" w:rsidRPr="00000000">
          <w:rPr>
            <w:color w:val="ff0000"/>
            <w:rtl w:val="0"/>
          </w:rPr>
          <w:delText xml:space="preserve"> - </w:delText>
        </w:r>
        <w:commentRangeStart w:id="795"/>
        <w:r w:rsidDel="00000000" w:rsidR="00000000" w:rsidRPr="00000000">
          <w:rPr>
            <w:color w:val="ff0000"/>
            <w:rtl w:val="0"/>
          </w:rPr>
          <w:delText xml:space="preserve">received</w:delText>
        </w:r>
      </w:del>
      <w:commentRangeEnd w:id="795"/>
      <w:r w:rsidDel="00000000" w:rsidR="00000000" w:rsidRPr="00000000">
        <w:commentReference w:id="795"/>
      </w:r>
      <w:r w:rsidDel="00000000" w:rsidR="00000000" w:rsidRPr="00000000">
        <w:rPr>
          <w:rtl w:val="0"/>
        </w:rPr>
      </w:r>
    </w:p>
    <w:p w:rsidR="00000000" w:rsidDel="00000000" w:rsidP="00000000" w:rsidRDefault="00000000" w:rsidRPr="00000000" w14:paraId="0000090A">
      <w:pPr>
        <w:numPr>
          <w:ilvl w:val="1"/>
          <w:numId w:val="24"/>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90B">
      <w:pPr>
        <w:numPr>
          <w:ilvl w:val="1"/>
          <w:numId w:val="24"/>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90C">
      <w:pPr>
        <w:numPr>
          <w:ilvl w:val="1"/>
          <w:numId w:val="24"/>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90D">
      <w:pPr>
        <w:numPr>
          <w:ilvl w:val="1"/>
          <w:numId w:val="24"/>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90E">
      <w:pPr>
        <w:numPr>
          <w:ilvl w:val="2"/>
          <w:numId w:val="24"/>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90F">
      <w:pPr>
        <w:numPr>
          <w:ilvl w:val="2"/>
          <w:numId w:val="24"/>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910">
      <w:pPr>
        <w:numPr>
          <w:ilvl w:val="0"/>
          <w:numId w:val="24"/>
        </w:numPr>
        <w:ind w:left="720" w:hanging="360"/>
        <w:rPr>
          <w:color w:val="ff0000"/>
        </w:rPr>
      </w:pPr>
      <w:r w:rsidDel="00000000" w:rsidR="00000000" w:rsidRPr="00000000">
        <w:rPr>
          <w:color w:val="ff0000"/>
          <w:rtl w:val="0"/>
        </w:rPr>
        <w:t xml:space="preserve">Roger Wakimoto - Elsa will work on this</w:t>
      </w:r>
      <w:commentRangeEnd w:id="794"/>
      <w:r w:rsidDel="00000000" w:rsidR="00000000" w:rsidRPr="00000000">
        <w:commentReference w:id="794"/>
      </w:r>
      <w:r w:rsidDel="00000000" w:rsidR="00000000" w:rsidRPr="00000000">
        <w:rPr>
          <w:rtl w:val="0"/>
        </w:rPr>
      </w:r>
    </w:p>
    <w:p w:rsidR="00000000" w:rsidDel="00000000" w:rsidP="00000000" w:rsidRDefault="00000000" w:rsidRPr="00000000" w14:paraId="00000911">
      <w:pPr>
        <w:rPr>
          <w:color w:val="ff0000"/>
        </w:rPr>
      </w:pPr>
      <w:r w:rsidDel="00000000" w:rsidR="00000000" w:rsidRPr="00000000">
        <w:rPr>
          <w:rtl w:val="0"/>
        </w:rPr>
      </w:r>
    </w:p>
    <w:p w:rsidR="00000000" w:rsidDel="00000000" w:rsidP="00000000" w:rsidRDefault="00000000" w:rsidRPr="00000000" w14:paraId="00000912">
      <w:pPr>
        <w:rPr>
          <w:color w:val="ff0000"/>
        </w:rPr>
      </w:pPr>
      <w:r w:rsidDel="00000000" w:rsidR="00000000" w:rsidRPr="00000000">
        <w:rPr>
          <w:color w:val="ff0000"/>
          <w:rtl w:val="0"/>
        </w:rPr>
        <w:t xml:space="preserve">Maybe important?</w:t>
      </w:r>
    </w:p>
    <w:p w:rsidR="00000000" w:rsidDel="00000000" w:rsidP="00000000" w:rsidRDefault="00000000" w:rsidRPr="00000000" w14:paraId="00000913">
      <w:pPr>
        <w:numPr>
          <w:ilvl w:val="0"/>
          <w:numId w:val="24"/>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pStyle w:val="Heading3"/>
        <w:rPr/>
      </w:pPr>
      <w:bookmarkStart w:colFirst="0" w:colLast="0" w:name="_ffo9zvtu7fi" w:id="80"/>
      <w:bookmarkEnd w:id="80"/>
      <w:r w:rsidDel="00000000" w:rsidR="00000000" w:rsidRPr="00000000">
        <w:rPr>
          <w:rtl w:val="0"/>
        </w:rPr>
        <w:t xml:space="preserve">H - Stuff that’s beyond scope that could be developed in collaboration with PANGEA</w:t>
      </w:r>
    </w:p>
    <w:p w:rsidR="00000000" w:rsidDel="00000000" w:rsidP="00000000" w:rsidRDefault="00000000" w:rsidRPr="00000000" w14:paraId="00000916">
      <w:pPr>
        <w:numPr>
          <w:ilvl w:val="0"/>
          <w:numId w:val="16"/>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917">
      <w:pPr>
        <w:numPr>
          <w:ilvl w:val="0"/>
          <w:numId w:val="16"/>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t xml:space="preserve">—------------------------------------</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PANGEA Organizational Suggestions from 7.2  (much too much detail for now)</w:t>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91F">
      <w:pPr>
        <w:numPr>
          <w:ilvl w:val="1"/>
          <w:numId w:val="59"/>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920">
      <w:pPr>
        <w:numPr>
          <w:ilvl w:val="1"/>
          <w:numId w:val="59"/>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921">
      <w:pPr>
        <w:numPr>
          <w:ilvl w:val="2"/>
          <w:numId w:val="59"/>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922">
      <w:pPr>
        <w:numPr>
          <w:ilvl w:val="3"/>
          <w:numId w:val="59"/>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923">
      <w:pPr>
        <w:numPr>
          <w:ilvl w:val="3"/>
          <w:numId w:val="59"/>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924">
      <w:pPr>
        <w:numPr>
          <w:ilvl w:val="3"/>
          <w:numId w:val="59"/>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925">
      <w:pPr>
        <w:numPr>
          <w:ilvl w:val="2"/>
          <w:numId w:val="59"/>
        </w:numPr>
        <w:ind w:left="2160" w:hanging="360"/>
        <w:rPr>
          <w:i w:val="1"/>
        </w:rPr>
      </w:pPr>
      <w:r w:rsidDel="00000000" w:rsidR="00000000" w:rsidRPr="00000000">
        <w:rPr>
          <w:i w:val="1"/>
          <w:rtl w:val="0"/>
        </w:rPr>
        <w:t xml:space="preserve">Members</w:t>
      </w:r>
    </w:p>
    <w:p w:rsidR="00000000" w:rsidDel="00000000" w:rsidP="00000000" w:rsidRDefault="00000000" w:rsidRPr="00000000" w14:paraId="00000926">
      <w:pPr>
        <w:numPr>
          <w:ilvl w:val="3"/>
          <w:numId w:val="59"/>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927">
      <w:pPr>
        <w:numPr>
          <w:ilvl w:val="3"/>
          <w:numId w:val="59"/>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928">
      <w:pPr>
        <w:numPr>
          <w:ilvl w:val="2"/>
          <w:numId w:val="59"/>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929">
      <w:pPr>
        <w:numPr>
          <w:ilvl w:val="3"/>
          <w:numId w:val="59"/>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92A">
      <w:pPr>
        <w:numPr>
          <w:ilvl w:val="3"/>
          <w:numId w:val="59"/>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92B">
      <w:pPr>
        <w:numPr>
          <w:ilvl w:val="3"/>
          <w:numId w:val="59"/>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92C">
      <w:pPr>
        <w:numPr>
          <w:ilvl w:val="1"/>
          <w:numId w:val="59"/>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92D">
      <w:pPr>
        <w:numPr>
          <w:ilvl w:val="2"/>
          <w:numId w:val="59"/>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92E">
      <w:pPr>
        <w:numPr>
          <w:ilvl w:val="2"/>
          <w:numId w:val="59"/>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92F">
      <w:pPr>
        <w:numPr>
          <w:ilvl w:val="2"/>
          <w:numId w:val="59"/>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930">
      <w:pPr>
        <w:numPr>
          <w:ilvl w:val="3"/>
          <w:numId w:val="59"/>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931">
      <w:pPr>
        <w:numPr>
          <w:ilvl w:val="3"/>
          <w:numId w:val="59"/>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932">
      <w:pPr>
        <w:numPr>
          <w:ilvl w:val="3"/>
          <w:numId w:val="59"/>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933">
      <w:pPr>
        <w:numPr>
          <w:ilvl w:val="4"/>
          <w:numId w:val="59"/>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934">
      <w:pPr>
        <w:numPr>
          <w:ilvl w:val="4"/>
          <w:numId w:val="59"/>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935">
      <w:pPr>
        <w:numPr>
          <w:ilvl w:val="4"/>
          <w:numId w:val="59"/>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936">
      <w:pPr>
        <w:numPr>
          <w:ilvl w:val="5"/>
          <w:numId w:val="59"/>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937">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938">
      <w:pPr>
        <w:numPr>
          <w:ilvl w:val="5"/>
          <w:numId w:val="59"/>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939">
      <w:pPr>
        <w:numPr>
          <w:ilvl w:val="5"/>
          <w:numId w:val="59"/>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93A">
      <w:pPr>
        <w:numPr>
          <w:ilvl w:val="2"/>
          <w:numId w:val="59"/>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93B">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93C">
      <w:pPr>
        <w:numPr>
          <w:ilvl w:val="0"/>
          <w:numId w:val="31"/>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93D">
      <w:pPr>
        <w:numPr>
          <w:ilvl w:val="0"/>
          <w:numId w:val="31"/>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93E">
      <w:pPr>
        <w:numPr>
          <w:ilvl w:val="0"/>
          <w:numId w:val="31"/>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93F">
      <w:pPr>
        <w:numPr>
          <w:ilvl w:val="0"/>
          <w:numId w:val="59"/>
        </w:numPr>
        <w:ind w:left="720" w:hanging="360"/>
        <w:rPr>
          <w:i w:val="1"/>
          <w:u w:val="no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578" w:date="2024-09-10T20:06:43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 make sure all relevant sensors mentioned: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ESA, ISRO, DLR, etc.</w:t>
      </w:r>
    </w:p>
  </w:comment>
  <w:comment w:author="Matthew Johnson" w:id="116" w:date="2024-08-27T16:52:26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571" w:date="2024-09-10T19:59:58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 - refer to scaling diagram</w:t>
      </w:r>
    </w:p>
  </w:comment>
  <w:comment w:author="Elsa Ordway" w:id="575" w:date="2024-09-10T20:03:32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datasets here based on Table in Section 6.2</w:t>
      </w:r>
    </w:p>
  </w:comment>
  <w:comment w:author="Matthew Johnson" w:id="119" w:date="2024-08-27T16:55:08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Sarah Worden" w:id="464" w:date="2024-09-10T20:06:32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https://doi.org/10.1029/2010WR009127</w:t>
      </w:r>
    </w:p>
  </w:comment>
  <w:comment w:author="Sarah Worden" w:id="463" w:date="2024-09-10T20:06:11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456" w:date="2024-09-10T20:03:23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20" w:date="2024-08-27T16:58:48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Elsa Ordway" w:id="453" w:date="2024-09-10T19:49:08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454" w:date="2024-09-10T19:49:22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 could be also relevant here for structural diversity versus fragmentation in the Amazon: https://www.sciencedirect.com/science/article/pii/S0034425722000098</w:t>
      </w:r>
    </w:p>
  </w:comment>
  <w:comment w:author="Helene Muller-Landau" w:id="186" w:date="2024-09-16T20:01:21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https://doi.org/10.1038/nature11148 https://doi.org/10.1126/science.1251817</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https://doi.org/10.1038/nclimate3109 https://doi.org/10.1111/ecog.03309 https://doi.org/10.1111/1365-2745.13320</w:t>
      </w:r>
    </w:p>
  </w:comment>
  <w:comment w:author="Matthew Johnson" w:id="123" w:date="2024-08-27T16:43:27Z">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Matthew Johnson" w:id="117" w:date="2024-08-27T16:53:14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24" w:date="2024-08-27T16:43:44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25" w:date="2024-08-27T16:50:25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Matthew Johnson" w:id="118" w:date="2024-08-27T16:54:04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Matthew Johnson" w:id="126" w:date="2024-08-27T16:43:59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56" w:date="2024-09-05T23:52:06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255" w:date="2024-09-05T23:51:40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39" w:date="2024-09-05T23:57:00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467" w:date="2024-09-10T20:25:46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238" w:date="2024-09-05T23:56:33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Sarah Worden" w:id="472" w:date="2024-09-10T20:40:44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https://doi.org/10.5194/acp-20-3439-2020</w:t>
      </w:r>
    </w:p>
  </w:comment>
  <w:comment w:author="Sarah Worden" w:id="470" w:date="2024-09-10T20:38:40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https://doi.org/10.1029/2019JD030962</w:t>
      </w:r>
    </w:p>
  </w:comment>
  <w:comment w:author="Sarah Worden" w:id="272" w:date="2024-09-05T23:40:04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Sarah Worden" w:id="461" w:date="2024-09-10T20:05:39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VIRGINIA ZAUNBRECHER" w:id="759" w:date="2024-08-27T14:41:13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Sarah Worden" w:id="466" w:date="2024-09-10T20:05:30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Yaxing Wei" w:id="728" w:date="2024-08-27T16:21:21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Michelle Wong" w:id="729" w:date="2024-09-17T02:31:30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232" w:date="2024-09-05T23:52:48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Sarah Worden" w:id="462" w:date="2024-09-10T20:05:57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Yaxing Wei" w:id="730" w:date="2024-08-27T16:21:47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254" w:date="2024-09-05T23:51:10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35" w:date="2024-09-05T23:54:29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53" w:date="2024-09-05T23:50:42Z">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Sarah Worden" w:id="465" w:date="2024-09-10T20:05:11Z">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234" w:date="2024-09-05T23:53:56Z">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233" w:date="2024-09-05T23:53:35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761" w:date="2024-08-27T14:47:56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Sarah Worden" w:id="458" w:date="2024-09-10T20:04:08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Sarah Worden" w:id="457" w:date="2024-09-10T20:03:50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42" w:date="2024-09-05T23:46:51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Elsa Ordway" w:id="572" w:date="2024-09-10T20:01:00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Virkkala et al., “Statistical upscaling of ecosystem CO 2 fluxes across the terrestrial tundra and boreal domain : Regional patterns and uncertainties,” no. February, pp. 4040–4059, 2021, doi: 10.1111/gcb.15659.</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Peltola, T. Vesala, Y. Gao, O. Räty, P. Alekseychik, and M. Aurela, “Monthly gridded data product of northern wetland methane emissions based on upscaling eddy covariance observations,” pp. 1263–1289, 2019.</w:t>
      </w:r>
    </w:p>
  </w:comment>
  <w:comment w:author="Renato Braghiere" w:id="573" w:date="2024-09-13T16:33:12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Fisher, J. B., Miner, K. R., Miller, C. E., Worden, J. R., Schimel, D. S., &amp; Frankenberg, C. (2023). Tipping point in North American Arctic-Boreal carbon sink persists in new generation Earth system models despite reduced uncertainty. Environmental Research Letters, 18(2), 025008. https://doi.org/10.1088/1748-9326/acb226</w:t>
      </w:r>
    </w:p>
  </w:comment>
  <w:comment w:author="Michelle Wong" w:id="574" w:date="2024-09-17T02:49:40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460" w:date="2024-09-10T20:04:51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https://doi.org/10.5194/hess-27-1457-2023</w:t>
      </w:r>
    </w:p>
  </w:comment>
  <w:comment w:author="VIRGINIA ZAUNBRECHER" w:id="762" w:date="2024-08-27T16:33:03Z">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263" w:date="2024-09-05T23:46:19Z">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73" w:date="2024-09-05T23:40:38Z">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Sarah Worden" w:id="459" w:date="2024-09-10T20:04:31Z">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Michelle Wong" w:id="158" w:date="2024-08-27T14:23:35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150" w:date="2024-08-27T14:27:57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149" w:date="2024-08-27T14:28:23Z">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5" w:date="2024-08-07T17:41:27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Renato Braghiere" w:id="664" w:date="2024-08-27T16:05:34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760" w:date="2024-08-27T14:29:55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159" w:date="2024-08-27T14:25:39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56" w:date="2024-08-27T14:21:26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57" w:date="2024-08-27T14:21:55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atthew Johnson" w:id="607" w:date="2024-09-05T15:38:47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608" w:date="2024-09-09T05:20:52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Sarah Worden" w:id="469" w:date="2024-09-10T20:36:43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https://doi.org/10.1016/j.isprsjprs.2018.05.013</w:t>
      </w:r>
    </w:p>
  </w:comment>
  <w:comment w:author="Sarah Worden" w:id="468" w:date="2024-09-10T20:37:28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https://doi.org/10.1016/j.rse.2021.112620</w:t>
      </w:r>
    </w:p>
  </w:comment>
  <w:comment w:author="Michelle Wong" w:id="153" w:date="2024-08-27T14:19:14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Helene Muller-Landau" w:id="129" w:date="2024-09-16T16:27:01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https://doi.org/10.1111/nph.17084</w:t>
      </w:r>
    </w:p>
  </w:comment>
  <w:comment w:author="Matthew Johnson" w:id="555" w:date="2024-08-27T14:19:37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ichelle Wong" w:id="556" w:date="2024-09-17T03:19:07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Helene Muller-Landau" w:id="128" w:date="2024-09-16T16:26:48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https://doi.org/10.1126/sciadv.abe9829</w:t>
      </w:r>
    </w:p>
  </w:comment>
  <w:comment w:author="Matthew Johnson" w:id="553" w:date="2024-08-27T14:19:21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554" w:date="2024-09-17T03:18:17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Helene Muller-Landau" w:id="130" w:date="2024-09-16T16:27:15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https://doi.org/10.1111/gcb.16837</w:t>
      </w:r>
    </w:p>
  </w:comment>
  <w:comment w:author="Michelle Wong" w:id="154" w:date="2024-08-27T14:20:09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151" w:date="2024-08-27T14:16:57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48" w:date="2024-08-27T14:16:03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549" w:date="2024-08-27T14:18:33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ichelle Wong" w:id="550" w:date="2024-09-17T03:10:20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tthew Johnson" w:id="543" w:date="2024-08-27T14:17:28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544" w:date="2024-09-17T03:08:29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ichelle Wong" w:id="152" w:date="2024-08-27T14:17:40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atthew Johnson" w:id="551" w:date="2024-08-27T14:19:01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ichelle Wong" w:id="552" w:date="2024-09-17T03:10:44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tthew Johnson" w:id="545" w:date="2024-08-27T14:17:51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ichelle Wong" w:id="546" w:date="2024-09-17T03:09:16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100" w:date="2024-09-02T00:13:38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IUS VON ESSEN" w:id="288" w:date="2024-08-27T17:53:39Z">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63" w:date="2024-09-16T16:22:27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https://ageconsearch.umn.edu/record/288998/?v=pdf</w:t>
      </w:r>
    </w:p>
  </w:comment>
  <w:comment w:author="Helene Muller-Landau" w:id="127" w:date="2024-09-16T16:26:27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https://doi.org/10.1126/science.aaw7578</w:t>
      </w:r>
    </w:p>
  </w:comment>
  <w:comment w:author="Renato Braghiere" w:id="147" w:date="2024-08-27T17:55:45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287" w:date="2024-08-27T17:30:26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Adia Bey" w:id="711" w:date="2024-09-11T13:22:55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CARE principles for Indigenous data governance. https://doi.org/10.5334/dsj-2020-043</w:t>
      </w:r>
    </w:p>
  </w:comment>
  <w:comment w:author="Michelle Wong" w:id="712" w:date="2024-09-17T02:32:32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92" w:date="2024-09-13T21:02:08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right before or right after PANGEA Study Domain</w:t>
      </w:r>
    </w:p>
  </w:comment>
  <w:comment w:author="Elsa Ordway" w:id="62" w:date="2024-09-16T15:59:56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lsa Ordway" w:id="61" w:date="2024-09-16T16:01:23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Ceballos G., Ehrlich P. R., Mammal population losses and the extinction crisis. Science 296, 904–907 (2002). 10.1126/science.1069349</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Gaston K. J., Fuller R. A., Commonness, population depletion and conservation biology. Trends Ecol. Evol. 23, 14–19 (2008). 10.1016/j.tree.2007.11.001</w:t>
      </w:r>
    </w:p>
  </w:comment>
  <w:comment w:author="Robinson Negron-Juarez" w:id="30" w:date="2024-09-16T12:17:57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binson Negron-Juarez" w:id="476" w:date="2024-09-16T12:17:57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Helene Muller-Landau" w:id="144" w:date="2024-09-16T12:17:52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MARIUS VON ESSEN" w:id="277" w:date="2024-08-27T17:23:59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81" w:date="2024-08-27T17:26:02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ARIUS VON ESSEN" w:id="283" w:date="2024-08-27T17:28:14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278" w:date="2024-08-27T17:24:32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ichael Keller" w:id="694" w:date="2024-08-27T17:32:40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695" w:date="2024-09-01T21:52:21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ARIUS VON ESSEN" w:id="282" w:date="2024-08-27T17:28:15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MARIUS VON ESSEN" w:id="285" w:date="2024-08-27T17:29:42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84" w:date="2024-08-27T17:29:39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666" w:date="2024-08-27T17:33:41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Helene Muller-Landau" w:id="136" w:date="2024-09-16T15:41:45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Y., J. Liu, P. O. Wennberg, L. He, D. Bonal, P. Köhler, C. Frankenberg, S. Sitch, and P. Friedlingstein. 2023. Elucidating climatic drivers of photosynthesis by tropical forests. Global Change Biology, 29: 4811-4825. https://doi.org/https://doi.org/10.1111/gcb.16837</w:t>
      </w:r>
    </w:p>
  </w:comment>
  <w:comment w:author="MARIUS VON ESSEN" w:id="280" w:date="2024-08-27T17:25:23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279" w:date="2024-08-27T17:24:59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Elsa Ordway" w:id="739" w:date="2024-09-13T20:29:19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@yanleif@mit.edu @felicien.meunier@ugent.be @mdplongo@gmail.com Can you add 1 paragraph here on model open science (data, metadata, standards, code access, etc.) - Don't reinvent the wheel; point to existing efforts</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ichael Keller" w:id="65" w:date="2024-09-13T20:05:30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place for this section?  Perhaps it should be the first sub-section under section 4 (Scientific Advances from PANGEA)?  Much of the case would have already been made in detail and we could refer to the preceding secretions.  Placing this here, leaves us making some large assertions that may seem out of context.</w:t>
      </w:r>
    </w:p>
  </w:comment>
  <w:comment w:author="Elsa Ordway" w:id="736" w:date="2024-09-13T20:35:51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@cushman.kc@gmail.com @cushmankc@ornl.gov @MullerH@si.edu would you mind adding 1-3 sentences here on the drone data standards and protocols that are emerging from the working group you're leading - referencing that effort specifically?</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 Cushman_</w:t>
      </w:r>
    </w:p>
  </w:comment>
  <w:comment w:author="Helene Muller-Landau" w:id="137" w:date="2024-09-16T12:11:12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 one sentence.</w:t>
      </w:r>
    </w:p>
  </w:comment>
  <w:comment w:author="Michael Keller" w:id="71" w:date="2024-09-13T20:15:28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ARGUMENT THAT WE HAVE TO DO PANGEA NOW BECAUSE THER IS A LOT OF COMPLEMENTARY WORK CAN BACKFIRE.  REVIEWERS COULD INTERPRET THE ONGOING WORK TO SAY THAT PANGEA IS SUPERFLUOUS OR WOULD ADD MARGINAL VALUE.</w:t>
      </w:r>
    </w:p>
  </w:comment>
  <w:comment w:author="Michael Keller" w:id="72" w:date="2024-09-13T20:16:22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is designed to serve as a standalone NASA campaign. Still, it will benefit greatly from several current and forthcoming activities. For example, European Space Agency airborne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wrapping up of NGEE-Tropics positions PANGEA to XYZ. Applications needs from CBD on global biodiversity maps; restoration needs; flux measurements; methane mapping; …</w:t>
      </w:r>
    </w:p>
  </w:comment>
  <w:comment w:author="Michael Keller" w:id="73" w:date="2024-09-13T20:16:56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Ground measurements on W</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and aircraft measurements on X</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Methodological advancements in Y</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data-model integration on Z</w:t>
      </w:r>
    </w:p>
  </w:comment>
  <w:comment w:author="Michael Keller" w:id="70" w:date="2024-09-13T20:12:49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 PANGEA provides an urgently needed framework to advance the use of satellite remote sensing datasets in tropical forest landscapes, emphasizing coordination and equity.</w:t>
      </w:r>
    </w:p>
  </w:comment>
  <w:comment w:author="Elsa Ordway" w:id="706" w:date="2024-09-13T20:24:13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is there a better way to state the "relevance" of NASA to PANGEA?</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Helene Muller-Landau" w:id="140" w:date="2024-09-16T15:50:39Z">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https://doi.org/10.1111/ele.12765</w:t>
      </w:r>
    </w:p>
  </w:comment>
  <w:comment w:author="Robinson Negron-Juarez" w:id="31" w:date="2024-09-16T12:19:44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477" w:date="2024-09-16T12:19:44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Elsa Ordway" w:id="18" w:date="2024-09-16T15:08:13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Dirzo et al ref</w:t>
      </w:r>
    </w:p>
  </w:comment>
  <w:comment w:author="Helene Muller-Landau" w:id="89" w:date="2024-09-16T11:29:49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text</w:t>
      </w:r>
    </w:p>
  </w:comment>
  <w:comment w:author="Elsa Ordway" w:id="789" w:date="2024-09-01T23:36:13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794" w:date="2024-09-01T23:34:39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84" w:date="2024-09-01T23:43:18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785" w:date="2024-09-04T00:55:48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Evan Gora" w:id="297" w:date="2024-09-16T11:38:27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01" w:date="2024-09-16T11:40:58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10.1126/sciadv.aaz8360</w:t>
      </w:r>
    </w:p>
  </w:comment>
  <w:comment w:author="Elsa Ordway" w:id="49" w:date="2024-09-16T15:24:00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ED2?</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van Gora" w:id="300" w:date="2024-09-16T11:40:39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10.1016/j.tree.2014.09.012</w:t>
      </w:r>
    </w:p>
  </w:comment>
  <w:comment w:author="Evan Gora" w:id="302" w:date="2024-09-16T11:42:41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299" w:date="2024-09-16T11:39:21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10.1126/science.1219013</w:t>
      </w:r>
    </w:p>
  </w:comment>
  <w:comment w:author="Evan Gora" w:id="298" w:date="2024-09-16T11:39:05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https://www.nature.com/articles/nature10425</w:t>
      </w:r>
    </w:p>
  </w:comment>
  <w:comment w:author="MARIUS VON ESSEN" w:id="276" w:date="2024-08-27T17:19:37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6" w:date="2024-08-27T17:04:14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van Gora" w:id="303" w:date="2024-09-16T11:42:55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10.1038/s41586-023-06970-0</w:t>
      </w:r>
    </w:p>
  </w:comment>
  <w:comment w:author="Elsa Ordway" w:id="569" w:date="2024-09-01T21:32:39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IUS VON ESSEN" w:id="286" w:date="2024-08-27T17:06:47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rcos Longo" w:id="632" w:date="2024-08-27T15:22:25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Elsa Ordway" w:id="615" w:date="2024-09-01T23:22:58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200" w:date="2024-09-16T21:36:01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https://www.nature.com/articles/s41559-022-01747-6</w:t>
      </w:r>
    </w:p>
  </w:comment>
  <w:comment w:author="Evan Gora" w:id="405" w:date="2024-09-16T21:27:52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10.1111/gcb.17485</w:t>
      </w:r>
    </w:p>
  </w:comment>
  <w:comment w:author="Evan Gora" w:id="384" w:date="2024-09-16T21:36:05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10.1038/s41586-022-04737-7</w:t>
      </w:r>
    </w:p>
  </w:comment>
  <w:comment w:author="Evan Gora" w:id="403" w:date="2024-09-16T21:28:50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https://www.nature.com/articles/nature00926</w:t>
      </w:r>
    </w:p>
  </w:comment>
  <w:comment w:author="Michael Keller" w:id="82" w:date="2024-09-13T17:12:48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doi:10.1029/2005GL025583</w:t>
      </w:r>
    </w:p>
  </w:comment>
  <w:comment w:author="Evan Gora" w:id="385" w:date="2024-09-16T21:36:24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399" w:date="2024-09-16T21:29:16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Adia Bey" w:id="795" w:date="2024-09-13T17:12:56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Listed above (among other letters received)</w:t>
      </w:r>
    </w:p>
  </w:comment>
  <w:comment w:author="Evan Gora" w:id="396" w:date="2024-09-16T21:31:44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10.1111/gcb.12822</w:t>
      </w:r>
    </w:p>
  </w:comment>
  <w:comment w:author="Evan Gora" w:id="400" w:date="2024-09-16T21:29:38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10.1038/nature14283</w:t>
      </w:r>
    </w:p>
  </w:comment>
  <w:comment w:author="Evan Gora" w:id="401" w:date="2024-09-16T21:30:01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398" w:date="2024-09-16T21:32:20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10.1038/s41586-023-06440-7</w:t>
      </w:r>
    </w:p>
  </w:comment>
  <w:comment w:author="Evan Gora" w:id="402" w:date="2024-09-16T21:30:21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lsa Ordway" w:id="734" w:date="2024-09-13T17:12:49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should we integrate an Open Science Coordinating Group into the org chart and description in Section 7?</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Michael Keller" w:id="735" w:date="2024-09-13T17:36:41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 add a lot of committees and sub-committees onto the Org Chart and make a big mess.  For now, we should keep it simple.  Data management (that I suppose includes open science now we may need to update the wording the the Project Office section) is one of the attributions of the Project Office as well as a responsibility of the science team.</w:t>
      </w:r>
    </w:p>
  </w:comment>
  <w:comment w:author="Evan Gora" w:id="376" w:date="2024-09-16T21:32:49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509" w:date="2024-09-16T21:32:49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397" w:date="2024-09-16T21:31:18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10.1111/ele.13875</w:t>
      </w:r>
    </w:p>
  </w:comment>
  <w:comment w:author="Evan Gora" w:id="358" w:date="2024-09-16T21:18:24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506" w:date="2024-09-16T21:18:24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377" w:date="2024-09-17T01:35:23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510" w:date="2024-09-17T01:35:23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359" w:date="2024-09-16T21:18:52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507" w:date="2024-09-16T21:18:52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411" w:date="2024-09-16T21:22:14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378" w:date="2024-09-17T01:36:18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511" w:date="2024-09-17T01:36:18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360" w:date="2024-09-16T21:19:20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508" w:date="2024-09-16T21:19:20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412" w:date="2024-09-16T21:22:34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10.1002/ecy.3052</w:t>
      </w:r>
    </w:p>
  </w:comment>
  <w:comment w:author="Evan Gora" w:id="408" w:date="2024-09-16T21:24:07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10.1111/btp.12060</w:t>
      </w:r>
    </w:p>
  </w:comment>
  <w:comment w:author="Evan Gora" w:id="407" w:date="2024-09-16T21:27:06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10.1111/ele.13881</w:t>
      </w:r>
    </w:p>
  </w:comment>
  <w:comment w:author="Evan Gora" w:id="409" w:date="2024-09-16T21:24:18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10.1073/pnas.1504869112</w:t>
      </w:r>
    </w:p>
  </w:comment>
  <w:comment w:author="Evan Gora" w:id="404" w:date="2024-09-16T21:27:25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351" w:date="2024-09-16T21:13:58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van Gora" w:id="355" w:date="2024-09-16T21:17:05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van Gora" w:id="410" w:date="2024-09-16T21:24:44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10.1111/1365-2745.12815</w:t>
      </w:r>
    </w:p>
  </w:comment>
  <w:comment w:author="Elsa Ordway" w:id="187" w:date="2024-09-16T21:14:35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van Gora" w:id="356" w:date="2024-09-16T21:17:19Z">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406" w:date="2024-09-16T21:26:26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484" w:date="2024-09-17T01:22:11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this paragraph is very broad, but this then becomes very specific. If this is intentional, then we could help the reader by adding "In particular, " at the start of the sentence. If it is not intentional, then I suggest making this broader</w:t>
      </w:r>
    </w:p>
  </w:comment>
  <w:comment w:author="Michael Keller" w:id="87" w:date="2024-09-13T17:42:59Z">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https://doi.org/10.1016/j.srs.2020.100002</w:t>
      </w:r>
    </w:p>
  </w:comment>
  <w:comment w:author="Evan Gora" w:id="357" w:date="2024-09-16T21:17:58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505" w:date="2024-09-16T21:17:58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416" w:date="2024-09-16T21:21:18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van Gora" w:id="417" w:date="2024-09-16T21:21:33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VIRGINIA ZAUNBRECHER" w:id="742" w:date="2024-09-16T21:12:12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https://www.ipcc.ch/report/ar6/wg3/downloads/report/IPCC_AR6_WGIII_FullReport.pdf p. 760</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ISBN 978-92-9169-160-9</w:t>
      </w:r>
    </w:p>
  </w:comment>
  <w:comment w:author="Evan Gora" w:id="413" w:date="2024-09-16T21:19:54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10.1038/s41586-024-07602-x</w:t>
      </w:r>
    </w:p>
  </w:comment>
  <w:comment w:author="Evan Gora" w:id="347" w:date="2024-09-16T21:12:39Z">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https://www.researchgate.net/publication/235381128_The_steady-state_mosaic_of_disturbance_and_succession_across_an_old-growth_Central_Amazon_forest_landscape</w:t>
      </w:r>
    </w:p>
  </w:comment>
  <w:comment w:author="Evan Gora" w:id="414" w:date="2024-09-16T21:20:16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Evan Gora" w:id="348" w:date="2024-09-16T21:13:06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415" w:date="2024-09-16T21:20:48Z">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Evan Gora" w:id="353" w:date="2024-09-16T21:16:16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354" w:date="2024-09-16T21:16:36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10.1111/gcb.16821</w:t>
      </w:r>
    </w:p>
  </w:comment>
  <w:comment w:author="Evan Gora" w:id="350" w:date="2024-09-16T21:13:39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373" w:date="2024-09-16T21:43:50Z">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10.5194/bg-18-4059-2021</w:t>
      </w:r>
    </w:p>
  </w:comment>
  <w:comment w:author="Evan Gora" w:id="368" w:date="2024-09-16T21:45:41Z">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10.1002/ecy.3541</w:t>
      </w:r>
    </w:p>
  </w:comment>
  <w:comment w:author="Evan Gora" w:id="374" w:date="2024-09-16T21:44:06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10.1111/btp.12850</w:t>
      </w:r>
    </w:p>
  </w:comment>
  <w:comment w:author="Matthew Johnson" w:id="564" w:date="2024-08-27T19:37:09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ichelle Wong" w:id="782" w:date="2024-09-17T02:19:33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tthew Johnson" w:id="566" w:date="2024-08-27T19:37:58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Evan Gora" w:id="361" w:date="2024-09-16T21:46:13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10.1029/2010GL043733</w:t>
      </w:r>
    </w:p>
  </w:comment>
  <w:comment w:author="Matthew Johnson" w:id="565" w:date="2024-08-27T19:37:36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661" w:date="2024-09-13T16:41:13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T., Lan, S., Stuart, A., &amp; Teixeira, J. (2017). Earth System Modeling 2.0: A Blueprint for Models That Learn From Observations and Targeted High-Resolution Simulations. Geophysical Research Letters, 44(24), 12,396-12,417. https://doi.org/10.1002/2017GL076101</w:t>
      </w:r>
    </w:p>
  </w:comment>
  <w:comment w:author="Renato Braghiere" w:id="662" w:date="2024-09-13T16:46:45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Reichstein, M., Camps-Valls, G., Stevens, B., Jung, M., Denzler, J., Carvalhais, N., &amp; Prabhat. (2019). Deep learning and process understanding for data-driven Earth system science. Nature, 566(7743), 195–204. https://doi.org/10.1038/s41586-019-0912-1</w:t>
      </w:r>
    </w:p>
  </w:comment>
  <w:comment w:author="Renato Braghiere" w:id="663" w:date="2024-09-13T16:47:19Z">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Eyring, V., Collins, W. D., Gentine, P., Barnes, E. A., Barreiro, M., Beucler, T., Bocquet, M., Bretherton, C. S., Christensen, H. M., Dagon, K., Gagne, D. J., Hall, D., Hammerling, D., Hoyer, S., Iglesias-Suarez, F., Lopez-Gomez, I., McGraw, M. C., Meehl, G. A., Molina, M. J., … Zanna, L. (2024). Pushing the frontiers in climate modelling and analysis with machine learning. Nature Climate Change 2024 14:9, 14(9), 916–928. https://doi.org/10.1038/s41558-024-02095-y</w:t>
      </w:r>
    </w:p>
  </w:comment>
  <w:comment w:author="Evan Gora" w:id="363" w:date="2024-09-16T21:46:56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64" w:date="2024-09-16T21:46:29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362" w:date="2024-09-16T21:47:14Z">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lsa Ordway" w:id="731" w:date="2024-09-13T16:45:44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van Gora" w:id="391" w:date="2024-09-16T21:39:42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10.1038/s41586-023-05971-3</w:t>
      </w:r>
    </w:p>
  </w:comment>
  <w:comment w:author="Sarah Worden" w:id="527" w:date="2024-09-10T18:17:14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Evan Gora" w:id="370" w:date="2024-09-16T21:42:27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10.1002/ece3.3347</w:t>
      </w:r>
    </w:p>
  </w:comment>
  <w:comment w:author="Marcos Longo" w:id="218" w:date="2024-09-16T21:44:13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https://dx.doi.org/10.1038/s41561-019-0395-6 (Suggesting this in addition, not in substitution, this one is more focused on disturbances)</w:t>
      </w:r>
    </w:p>
  </w:comment>
  <w:comment w:author="Evan Gora" w:id="372" w:date="2024-09-16T21:43:28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10.3389/ffgc.2018.00013</w:t>
      </w:r>
    </w:p>
  </w:comment>
  <w:comment w:author="Evan Gora" w:id="369" w:date="2024-09-16T21:45:20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10.1002/ecs2.2615</w:t>
      </w:r>
    </w:p>
  </w:comment>
  <w:comment w:author="Evan Gora" w:id="388" w:date="2024-09-16T21:38:10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https://academic.oup.com/plphys/article/155/3/1051/6111472</w:t>
      </w:r>
    </w:p>
  </w:comment>
  <w:comment w:author="Evan Gora" w:id="594" w:date="2024-09-17T01:58:55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focus above appears to be exclusively airborne, so I was not sure if this could appear here or only below. However, we will not be able to address substantial components of the mortality and biomass flux questions unless we either (1) deploy high-frequency drone surveys (assuming airborne is not an option), or (2) have rapid development of improvements in satellite methods for detecting small-scale tree mortality, which is a risky bet. With that in mind, it could make sense to mention weekly/monthly drone flights of &gt;10km2 sub-plots of the study regions as mechanism for overcoming concerns about the temporal revisit timelines</w:t>
      </w:r>
    </w:p>
  </w:comment>
  <w:comment w:author="Evan Gora" w:id="382" w:date="2024-09-16T21:35:04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10.1038/s41467-017-01997-0</w:t>
      </w:r>
    </w:p>
  </w:comment>
  <w:comment w:author="Evan Gora" w:id="389" w:date="2024-09-16T21:38:43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10.1111/ele.13136</w:t>
      </w:r>
    </w:p>
  </w:comment>
  <w:comment w:author="Matthew Johnson" w:id="567" w:date="2024-08-27T19:38:32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Evan Gora" w:id="383" w:date="2024-09-16T21:35:42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10.1038/s41467-022-29289-2</w:t>
      </w:r>
    </w:p>
  </w:comment>
  <w:comment w:author="Evan Gora" w:id="394" w:date="2024-09-16T21:41:08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10.1111/gcb.16179</w:t>
      </w:r>
    </w:p>
  </w:comment>
  <w:comment w:author="Matthew Johnson" w:id="568" w:date="2024-08-27T19:39:04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Evan Gora" w:id="390" w:date="2024-09-16T21:39:17Z">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10.1111/ele.14314</w:t>
      </w:r>
    </w:p>
  </w:comment>
  <w:comment w:author="Evan Gora" w:id="395" w:date="2024-09-16T21:30:44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392" w:date="2024-09-16T21:40:16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379" w:date="2024-09-16T21:33:44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512" w:date="2024-09-16T21:33:44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Adia Bey" w:id="703" w:date="2024-09-13T16:58:32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where this paragraph came from, but wasn't there a Partner Section elsewhere in this document?  Could this paragraph go there?  If not, can we discuss partners after communities?</w:t>
      </w:r>
    </w:p>
  </w:comment>
  <w:comment w:author="Elsa Ordway" w:id="704" w:date="2024-09-13T17:46:42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@contact@adiabey.com I integrated these. This Community Engagement section and the Partners sections were redundant.</w:t>
      </w:r>
    </w:p>
  </w:comment>
  <w:comment w:author="Evan Gora" w:id="393" w:date="2024-09-16T21:40:39Z">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199" w:date="2024-09-16T21:34:01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https://www.mdpi.com/2072-4292/8/2/87</w:t>
      </w:r>
    </w:p>
  </w:comment>
  <w:comment w:author="Michael Keller" w:id="81" w:date="2024-09-13T17:11:44Z">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10.1126/science.1091165</w:t>
      </w:r>
    </w:p>
  </w:comment>
  <w:comment w:author="Evan Gora" w:id="386" w:date="2024-09-16T21:36:47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10.1038/s41586-024-07568-w</w:t>
      </w:r>
    </w:p>
  </w:comment>
  <w:comment w:author="Evan Gora" w:id="380" w:date="2024-09-16T21:34:13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387" w:date="2024-09-16T21:37:22Z">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10.1111/j.1469-8137.2008.02436.x</w:t>
      </w:r>
    </w:p>
  </w:comment>
  <w:comment w:author="Elsa Ordway" w:id="198" w:date="2024-09-16T21:34:18Z">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https://www.pnas.org/doi/abs/10.1073/pnas.1604863113</w:t>
      </w:r>
    </w:p>
  </w:comment>
  <w:comment w:author="Evan Gora" w:id="381" w:date="2024-09-16T21:34:36Z">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10.1073/pnas.1204651110</w:t>
      </w:r>
    </w:p>
  </w:comment>
  <w:comment w:author="Marcos Longo" w:id="519" w:date="2024-09-16T22:06:16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https://dx.doi.org/10.1029/2020JG005833</w:t>
      </w:r>
    </w:p>
  </w:comment>
  <w:comment w:author="Elsa Ordway" w:id="219" w:date="2024-09-16T21:53:44Z">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https://www.sciencedirect.com/science/article/pii/S1146609X11000154</w:t>
      </w:r>
    </w:p>
  </w:comment>
  <w:comment w:author="Evan Gora" w:id="367" w:date="2024-09-16T21:48:20Z">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lsa Ordway" w:id="215" w:date="2024-09-16T21:51:01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thoughts? suggestions for rewording?</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mullerh_</w:t>
      </w:r>
    </w:p>
  </w:comment>
  <w:comment w:author="Regina Eckert" w:id="741" w:date="2024-09-16T21:50:54Z">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@anabelle@bioscape.io You may have a better idea who we'd have to work with on a risk mitigation plan from BioSCape's experiences</w:t>
      </w:r>
    </w:p>
  </w:comment>
  <w:comment w:author="Elsa Ordway" w:id="214" w:date="2024-09-16T21:50:20Z">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comment>
  <w:comment w:author="Evan Gora" w:id="365" w:date="2024-09-16T21:47:39Z">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10.1038/s41598-021-90576-x</w:t>
      </w:r>
    </w:p>
  </w:comment>
  <w:comment w:author="Michael Keller" w:id="64" w:date="2024-09-16T21:50:56Z">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10.1126/sciadv.aat2340</w:t>
      </w:r>
    </w:p>
  </w:comment>
  <w:comment w:author="Sarah Worden" w:id="526" w:date="2024-09-10T18:17:32Z">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Adia Bey" w:id="707" w:date="2024-09-13T16:36:59Z">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where this table came from. I deleted it because it's not consistent with the text above, the partner typology Virginia, Debjani and I have been working on, or the communities table Teo started during the writing workshop. Maybe you want to merge the content?  Still, the table above has 6 type of communities or partners, which seems like an easier number for a reader to wrap their head around.  Also, acronym are avoided above and spelled out the few times they are used.</w:t>
      </w:r>
    </w:p>
  </w:comment>
  <w:comment w:author="Elsa Ordway" w:id="708" w:date="2024-09-13T17:48:29Z">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I included it. I merged it with the other table you created and updated the typologies in the text. We need something very succinct in the main text. A more filled out table can go into an appendix. I may further reduce the one I updated for the draft</w:t>
      </w:r>
    </w:p>
  </w:comment>
  <w:comment w:author="Evan Gora" w:id="366" w:date="2024-09-16T21:47:56Z">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10.1029/2010GL043733</w:t>
      </w:r>
    </w:p>
  </w:comment>
  <w:comment w:author="Sarah Worden" w:id="528" w:date="2024-09-10T18:16:33Z">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Sarah Worden" w:id="530" w:date="2024-09-10T18:16:53Z">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https://doi.org/10.5194/acp-20-13283-2020</w:t>
      </w:r>
    </w:p>
  </w:comment>
  <w:comment w:author="Sarah Worden" w:id="525" w:date="2024-09-10T18:18:59Z">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Renato Braghiere" w:id="673" w:date="2024-08-27T18:27:02Z">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Sarah Worden" w:id="523" w:date="2024-09-10T18:20:02Z">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https://doi.org/10.1175/2009JHM1094.1</w:t>
      </w:r>
    </w:p>
  </w:comment>
  <w:comment w:author="Sarah Worden" w:id="524" w:date="2024-09-10T18:19:26Z">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https://doi.org/10.3894/JAMES.2010.2.6</w:t>
      </w:r>
    </w:p>
  </w:comment>
  <w:comment w:author="Michael Keller" w:id="692" w:date="2024-09-03T17:24:32Z">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693" w:date="2024-09-11T03:06:46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emphasizing existing efforts elsewhere - see Section 6.2.2. Airborne Remote Sensing</w:t>
      </w:r>
    </w:p>
  </w:comment>
  <w:comment w:author="Junjie Liu" w:id="32" w:date="2024-09-16T22:16:38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Palmer, P. I., Feng, L., Baker, D., Chevallier, F., BoÅNsch, H., &amp; Somkuti, P. (2019). Net carbon emissions from african biosphere dominate pan-tropical atmospheric co2 signal. Nature Communications, 10 (1), 3344. doi: 10.1038/s41467-019-11097-wGaubert, B.,  Stephens, B. B.,  Baker, D. F.,  Basu, S.,  Bertolacci, M.,  Bowman, K. W., et al. (2023).  Neutral tropical African CO2 exchange estimated from aircraft and satellite observations. Global Biogeochemical Cycles,  37, e2023GB007804. https://doi.org/10.1029/2023GB007804</w:t>
      </w:r>
    </w:p>
  </w:comment>
  <w:comment w:author="Elsa Ordway" w:id="623" w:date="2024-09-11T00:34:17Z">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do you prefer this be separated out from FLUXNET here or included as a 'sub-organization'?</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obinson Negron-Juarez" w:id="624" w:date="2024-09-16T10:37:45Z">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AndesFlux is separated from FLUXNET.</w:t>
      </w:r>
    </w:p>
  </w:comment>
  <w:comment w:author="Elsa Ordway" w:id="625" w:date="2024-09-17T03:00:13Z">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perfect. @robinson.inj@lbl.gov can you write a 1-2 sentence overview of AndesFlux (e.g., 5 towers, since X years, in Peru and western Brazil ...)</w:t>
      </w:r>
    </w:p>
  </w:comment>
  <w:comment w:author="Robinson Negron-Juarez" w:id="626" w:date="2024-09-17T03:33:59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Marcos Longo" w:id="518" w:date="2024-09-16T22:05:38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134" w:date="2024-09-16T17:25:25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https://doi.org/10.1038/nplants.2015.139 https://doi.org/10.1038/nature16512 https://doi.org/10.1126/science.aam5690 https://doi.org/10.1038/nclimate3108 https://doi.org/10.1038/s41586-020-2035-0</w:t>
      </w:r>
    </w:p>
  </w:comment>
  <w:comment w:author="Marcos Longo" w:id="516" w:date="2024-09-16T22:04:42Z">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https://dx.doi.org/10.1073/pnas.1305499111</w:t>
      </w:r>
    </w:p>
  </w:comment>
  <w:comment w:author="Sarah Worden" w:id="270" w:date="2024-09-16T17:48:54Z">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https://doi.org/10.1038/s41477-020-00780-2</w:t>
      </w:r>
    </w:p>
  </w:comment>
  <w:comment w:author="Michelle Wong" w:id="559" w:date="2024-09-17T02:53:52Z">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521" w:date="2024-09-16T22:07:24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https://dx.doi.org/10.1111/gcb.14659</w:t>
      </w:r>
    </w:p>
  </w:comment>
  <w:comment w:author="Marcos Longo" w:id="522" w:date="2024-09-16T22:07:55Z">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https://dx.doi.org/10.1073/pnas.1105068108</w:t>
      </w:r>
    </w:p>
  </w:comment>
  <w:comment w:author="Helene Muller-Landau" w:id="135" w:date="2024-09-16T17:38:21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https://doi.org/10.1146/annurev-environ-030713-155141 https://doi.org/10.1073/pnas.1412999111 https://doi.org/10.1111/nph.15934 https://doi.org/10.1111/ecog.05926 https://doi.org/10.1126/science.adh8874</w:t>
      </w:r>
    </w:p>
  </w:comment>
  <w:comment w:author="Sarah Worden" w:id="269" w:date="2024-09-16T17:49:07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https://doi.org/10.1038/s41586-023-06391-z</w:t>
      </w:r>
    </w:p>
  </w:comment>
  <w:comment w:author="Marcos Longo" w:id="517" w:date="2024-09-16T22:11:02Z">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https://dx.doi.org/10.1111/gcb.14415</w:t>
      </w:r>
    </w:p>
  </w:comment>
  <w:comment w:author="Marcos Longo" w:id="520" w:date="2024-09-16T22:06:54Z">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https://dx.doi.org/10.1029/2023JG007465</w:t>
      </w:r>
    </w:p>
  </w:comment>
  <w:comment w:author="Elsa Ordway" w:id="588" w:date="2024-09-11T00:01:56Z">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Yang et al., “A comprehensive framework for seasonal controls of leaf abscission and productivity in evergreen broadleaved tropical and subtropical forests,” The Innovation, vol. 2, no. 4, Nov. 2021, doi: 10.1016/j.xinn.2021.100154.</w:t>
      </w:r>
    </w:p>
  </w:comment>
  <w:comment w:author="Michelle Wong" w:id="589" w:date="2024-09-17T02:38:10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Helene Muller-Landau" w:id="202" w:date="2024-09-16T17:46:45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Maynard, D. S.,et al. 2022. Global relationships in tree functional traits. Nature Communications, 13: 3185. https://doi.org/10.1038/s41467-022-30888-2</w:t>
      </w:r>
    </w:p>
  </w:comment>
  <w:comment w:author="Michelle Wong" w:id="558" w:date="2024-09-17T02:50:08Z">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Robinson Negron-Juarez" w:id="647" w:date="2024-09-17T02:51:59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https://doi.org/10.5194/bg-17-6185-2020</w:t>
      </w:r>
    </w:p>
  </w:comment>
  <w:comment w:author="Isaac Aguilar Rivera" w:id="743" w:date="2024-09-10T19:20:11Z">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10.3389/fgene.2015.00130</w:t>
      </w:r>
    </w:p>
  </w:comment>
  <w:comment w:author="Michelle Wong" w:id="744" w:date="2024-09-17T02:28:15Z">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758" w:date="2024-09-17T04:16:00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Tighten and integrate below</w:t>
      </w:r>
    </w:p>
  </w:comment>
  <w:comment w:author="Helene Muller-Landau" w:id="133" w:date="2024-09-16T16:47:36Z">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https://doi.org/10.1038/s41586-020-2035-0</w:t>
      </w:r>
    </w:p>
  </w:comment>
  <w:comment w:author="Elsa Ordway" w:id="749" w:date="2024-09-17T04:16:53Z">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Marcos Longo" w:id="676" w:date="2024-09-16T22:44:41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https://dx.doi.org/10.1111/gcb.15928</w:t>
      </w:r>
    </w:p>
  </w:comment>
  <w:comment w:author="Michelle Wong" w:id="557" w:date="2024-09-17T03:21:11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746" w:date="2024-09-17T04:33:15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Michelle Wong" w:id="537" w:date="2024-09-17T03:22:05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Bien, I stopped here! Will keep moving upwards tomorrow</w:t>
      </w:r>
    </w:p>
  </w:comment>
  <w:comment w:author="Michael Keller" w:id="67" w:date="2024-09-16T22:48:55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https://doi.org/10.1038/s41558-022-01287-8</w:t>
      </w:r>
    </w:p>
  </w:comment>
  <w:comment w:author="Michael Keller" w:id="69" w:date="2024-09-16T22:53:04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https://doi.org/10.5194/esd-15-41-2024</w:t>
      </w:r>
    </w:p>
  </w:comment>
  <w:comment w:author="Helene Muller-Landau" w:id="132" w:date="2024-09-16T16:40:06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LeBien suggested ref https://doi.org/10.1038/s41586-024-07629-0</w:t>
      </w:r>
    </w:p>
  </w:comment>
  <w:comment w:author="Michael Keller" w:id="68" w:date="2024-09-16T22:41:16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https://doi.org/10.1073/pnas.2120777119</w:t>
      </w:r>
    </w:p>
  </w:comment>
  <w:comment w:author="Sarah Worden" w:id="529" w:date="2024-09-10T18:20:41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Junjie Liu" w:id="121" w:date="2024-09-16T22:23:24Z">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J.,  Zeng, N.,  Wang, M.,  Jiang, F.,  Chevallier, F.,  Crowell, S., et al. (2023).  Anomalous net biome exchange over Amazonian rainforests induced by the 2015/16 El Niño: Soil dryness-shaped spatial pattern but temperature-dominated total flux. Geophysical Research Letters,  50, e2023GL103379. https://doi.org/10.1029/2023GL103379Gaubert, B.,  Stephens, B. B.,  Baker, D. F.,  Basu, S.,  Bertolacci, M.,  Bowman, K. W., et al. (2023).  Neutral tropical African CO2 exchange estimated from aircraft and satellite observations. Global Biogeochemical Cycles,  37, e2023GB007804. https://doi.org/10.1029/2023GB007804Liu, J., Baskaran, L., Bowman, K., Schimel, D., Bloom, A. A., Parazoo, N. C., Oda, T., Carroll, D., Menemenlis, D., Joiner, J., Commane, R., Daube, B., Gatti, L. V., McKain, K., Miller, J., Stephens, B. B., Sweeney, C., and Wofsy, S.: Carbon Monitoring System Flux Net Biosphere Exchange 2020 (CMS-Flux NBE 2020), Earth Syst. Sci. Data, 13, 299–330, https://doi.org/10.5194/essd-13-299-2021, 2021.Liu, J.,  Bowman, K.,  Palmer, P. I.,  Joiner, J.,  Levine, P.,  Bloom, A. A., et al. (2024).  Enhanced carbon flux response to atmospheric aridity and water storage deficit during the 2015–2016 El Niño compromised carbon balance recovery in tropical South America. AGU Advances,  5, e2024AV001187. https://doi.org/10.1029/2024AV001187</w:t>
      </w:r>
    </w:p>
  </w:comment>
  <w:comment w:author="Michael Keller" w:id="66" w:date="2024-09-16T22:49:37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https://doi.org/10.1073/pnas.0804619106</w:t>
      </w:r>
    </w:p>
  </w:comment>
  <w:comment w:author="Junjie Liu" w:id="122" w:date="2024-09-16T22:26:22Z">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Ruixue Lei, Jeralyn Poe, Deborah Huntzinger, Junjie Liu, Stephen Stich, David F. Baker, Leyang Feng, Dylan C. Gaeta, Ziting Huang, Scot M. Miller, The Orbiting Carbon Observatory-2 (OCO-2) and in situ CO2 data suggest a larger seasonal amplitude of the terrestrial carbon cycle compared to many dynamic global vegetation models, Remote Sensing of Environment, Volume 312, 2024, 114326, ISSN 0034-4257, https://doi.org/10.1016/j.rse.2024.114326.</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Philip, S., Johnson, M. S., Baker, D. F., Basu, S., Tiwari, Y. K., Indira, N. K., et al. (2022). OCO-2 satellite-imposed constraints on terrestrial biospheric CO2 fluxes over South Asia. Journal of Geophysical Research: Atmospheres, 127, e2021JD035035. https://doi.org/10.1029/2021JD035035</w:t>
      </w:r>
    </w:p>
  </w:comment>
  <w:comment w:author="Elsa Ordway" w:id="179" w:date="2024-09-10T19:42:50Z">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Helene Muller-Landau" w:id="180" w:date="2024-09-12T10:56:10Z">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Gatti et al. 2022 gives the numbers for trees:</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Cazzolla Gatti, R., B. Reich Peter, G. P. Gamarra Javier, T. Crowther, C. Hui, A. Morera, J.-F. Bastin, S. de-Miguel, G.-J. Nabuurs, J.-C. Svenning, M. Serra-Diaz Josep, C. Merow, B. Enquist, M. Kamenetsky, J. Lee, J. Zhu, J. Fang, F. Jacobs Douglass, B. Pijanowski, A. Banerjee, A. Giaquinto Robert, G. Alberti, M. Almeyda Zambrano Angelica, E. Alvarez-Davila, A. Araujo-Murakami, V. Avitabile, A. Aymard Gerardo, R. Balazy, C. Baraloto, G. Barroso Jorcely, L. Bastian Meredith, P. Birnbaum, R. Bitariho, J. Bogaert, F. Bongers, O. Bouriaud, H. S. Brancalion Pedro, Q. Brearley Francis, N. Broadbent Eben, F. Bussotti, W. Castro da Silva, G. César Ricardo, G. Češljar, V. Chama Moscoso, Y. H. Chen Han, E. Cienciala, J. Clark Connie, A. Coomes David, S. Dayanandan, M. Decuyper, E. Dee Laura, J. Del Aguila Pasquel, G. Derroire, K. Djuikouo Marie Noel, T. Van Do, J. Dolezal, Đ. Đorđević Ilija, J. Engel, M. Fayle Tom, R. Feldpausch Ted, K. Fridman Jonas, J. Harris David, A. Hemp, G. Hengeveld, B. Herault, M. Herold, T. Ibanez, M. Jagodzinski Andrzej, B. Jaroszewicz, J. Jeffery Kathryn, K. Johannsen Vivian, T. Jucker, A. Kangur, N. Karminov Victor, K. Kartawinata, K. Kennard Deborah, S. Kepfer-Rojas, G. Keppel, L. Khan Mohammed, K. Khare Pramod, J. Kileen Timothy, S. Kim Hyun, H. Korjus, A. Kumar, A. Kumar, D. Laarmann, N. Labrière, M. Lang, L. Lewis Simon, N. Lukina, S. Maitner Brian, Y. Malhi, R. Marshall Andrew, V. Martynenko Olga, L. Monteagudo Mendoza Abel, V. Ontikov Petr, E. Ortiz-Malavasi, C. Pallqui Camacho Nadir, A. Paquette, M. Park, N. Parthasarathy, L. Peri Pablo, P. Petronelli, S. Pfautsch, L. Phillips Oliver, N. Picard, D. Piotto, L. Poorter, R. Poulsen John, H. Pretzsch, H. Ramírez-Angulo, Z. Restrepo Correa, M. Rodeghiero, P. Rojas Gonzáles Rocío Del, G. Rolim Samir, F. Rovero, E. Rutishauser, P. Saikia, C. Salas-Eljatib, D. Schepaschenko, M. Scherer-Lorenzen, V. Šebeň, M. Silveira, F. Slik, B. Sonké, F. Souza Alexandre, J. Stereńczak Krzysztof, M.</w:t>
      </w:r>
    </w:p>
  </w:comment>
  <w:comment w:author="Elsa Ordway" w:id="750" w:date="2024-09-17T04:17:13Z">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Michael Keller" w:id="74" w:date="2024-09-16T23:09:09Z">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Overlap with Section 5</w:t>
      </w:r>
    </w:p>
  </w:comment>
  <w:comment w:author="Michael Keller" w:id="75" w:date="2024-09-16T23:10:40Z">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mainly satellite focused.  Is section 5 more airborne?  Perhaps that is a way to differentiate the sections?</w:t>
      </w:r>
    </w:p>
  </w:comment>
  <w:comment w:author="Helene Muller-Landau" w:id="225" w:date="2024-09-13T18:19:36Z">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Michael Keller" w:id="91" w:date="2024-09-13T18:36:24Z">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here -- time permitting</w:t>
      </w:r>
    </w:p>
  </w:comment>
  <w:comment w:author="Elsa Ordway" w:id="289" w:date="2024-09-11T04:04:14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Elsa Ordway" w:id="290" w:date="2024-09-11T04:04:27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Helene Muller-Landau" w:id="220" w:date="2024-09-13T18:19:06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17" w:date="2024-09-13T18:24:36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Marcos Longo" w:id="650" w:date="2024-08-29T22:01:11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222" w:date="2024-09-13T18:36:43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226" w:date="2024-09-13T18:20:11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23" w:date="2024-09-13T18:37:19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Evan Gora" w:id="305" w:date="2024-09-16T20:30:28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Marcos Longo" w:id="658" w:date="2024-08-29T22:05:52Z">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van Gora" w:id="306" w:date="2024-09-16T20:31:42Z">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10.1029/2020JG005677</w:t>
      </w:r>
    </w:p>
  </w:comment>
  <w:comment w:author="Marcos Longo" w:id="652" w:date="2024-08-29T22:02:07Z">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Helene Muller-Landau" w:id="224" w:date="2024-09-13T18:24:47Z">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Marcos Longo" w:id="649" w:date="2024-08-29T22:00:39Z">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648" w:date="2024-08-29T22:00:01Z">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654" w:date="2024-08-29T22:03:14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ichelle Wong" w:id="143" w:date="2024-09-11T03:49:17Z">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whole paragraph on nutrients here but less on other environmental variables... we could cut this down or move this to the process section?</w:t>
      </w:r>
    </w:p>
  </w:comment>
  <w:comment w:author="Marcos Longo" w:id="645" w:date="2024-08-29T21:58:54Z">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646" w:date="2024-08-29T21:59:37Z">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Michelle Wong" w:id="533" w:date="2024-09-11T03:43:58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the "pattern" section. but it needs to be cleaned, very wordy atm. will try tomorrow.</w:t>
      </w:r>
    </w:p>
  </w:comment>
  <w:comment w:author="Elsa Ordway" w:id="449" w:date="2024-09-10T19:48:15Z">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Evan Gora" w:id="307" w:date="2024-09-16T20:41:13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Marcos Longo" w:id="651" w:date="2024-08-29T22:01:37Z">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443" w:date="2024-09-10T19:46:25Z">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Elsa Ordway" w:id="444" w:date="2024-09-10T19:46:47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Elsa Ordway" w:id="274" w:date="2024-09-11T03:53:03Z">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this note here: From Maria: for inspiration of a diagram with positive and negative feedback loops: https://wayfinder.earth/the-wayfinder-guide/exploring-system-dynamics/exploring-critical-dynamics-in-the-social-ecological-system/</w:t>
      </w:r>
    </w:p>
  </w:comment>
  <w:comment w:author="Michael Keller" w:id="76" w:date="2024-09-13T17:58:25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Vague, could expand.</w:t>
      </w:r>
    </w:p>
  </w:comment>
  <w:comment w:author="Marcos Longo" w:id="660" w:date="2024-08-29T22:08:40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Evan Gora" w:id="304" w:date="2024-09-16T20:29:51Z">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10.1126/science.aau3445</w:t>
      </w:r>
    </w:p>
  </w:comment>
  <w:comment w:author="Helene Muller-Landau" w:id="221" w:date="2024-09-13T18:25:53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Marcos Longo" w:id="655" w:date="2024-08-29T22:04:44Z">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656" w:date="2024-08-29T22:05:03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Elsa Ordway" w:id="493" w:date="2024-09-11T04:08:29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cocoa with new radar datasets - a gap that could be filled - integrate into knowledge gaps section (Pattern, Process, and Projections sections below)</w:t>
      </w:r>
    </w:p>
  </w:comment>
  <w:comment w:author="Michael Keller" w:id="88" w:date="2024-09-13T18:11:38Z">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 org/10.1029/2019WR026058</w:t>
      </w:r>
    </w:p>
  </w:comment>
  <w:comment w:author="Marcos Longo" w:id="659" w:date="2024-08-29T22:07:32Z">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Helene Muller-Landau" w:id="216" w:date="2024-09-13T18:29:18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Elsa Ordway" w:id="490" w:date="2024-09-11T04:09:24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would be better integrated as knowledge gaps in the Pattern, Process, and Projections sections (Section 3) and/or the Science Advancement from PANGEA section (Section 4)</w:t>
      </w:r>
    </w:p>
  </w:comment>
  <w:comment w:author="Maria Santos" w:id="491" w:date="2024-09-13T10:43:22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can do that</w:t>
      </w:r>
    </w:p>
  </w:comment>
  <w:comment w:author="Elsa Ordway" w:id="492" w:date="2024-09-11T04:08:41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NASA Harvest: https://nasaharvest.org/</w:t>
      </w:r>
    </w:p>
  </w:comment>
  <w:comment w:author="Marcos Longo" w:id="657" w:date="2024-08-29T22:06:50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arcos Longo" w:id="653" w:date="2024-08-29T22:02:42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Elsa Ordway" w:id="587" w:date="2024-09-10T21:27:42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570" w:date="2024-09-16T04:06:27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Elsa Ordway" w:id="586" w:date="2024-09-10T21:13:40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 Marc, Dana review this section</w:t>
      </w:r>
    </w:p>
  </w:comment>
  <w:comment w:author="Sarah Worden" w:id="471" w:date="2024-09-10T20:49:55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https://doi.org/10.5194/bg-19-5575-2022</w:t>
      </w:r>
    </w:p>
  </w:comment>
  <w:comment w:author="Sarah Worden" w:id="473" w:date="2024-09-10T20:44:49Z">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https://doi.org/10.1016/j.agrformet.2021.108684</w:t>
      </w:r>
    </w:p>
  </w:comment>
  <w:comment w:author="Michael Keller" w:id="766" w:date="2024-09-10T22:20:23Z">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specific reason to use this word "communities?"  It seems that governments, civil society organizations, and other groups could fit into this space.</w:t>
      </w:r>
    </w:p>
  </w:comment>
  <w:comment w:author="Michael Keller" w:id="767" w:date="2024-09-12T18:20:31Z">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7.4.1 defines communities.  I also added it to the glossary.  There are &gt;140 mentions of "community" or "communities" in the white paper.  We need to be careful not to overuse this term or to use it in confusing or conflicting ways.</w:t>
      </w:r>
    </w:p>
  </w:comment>
  <w:comment w:author="Michael Keller" w:id="769" w:date="2024-09-10T22:45:06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anecdotal evidence here but there is no formal analysis that I know of.</w:t>
      </w:r>
    </w:p>
  </w:comment>
  <w:comment w:author="Helene Muller-Landau" w:id="208" w:date="2024-09-16T14:24:08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Schnitzer, S. A., and F. Bongers. 2011. Increasing liana abundance and biomass in tropical forests: emerging patterns and putative mechanisms. Ecology Letters, 14: 397-406. https://doi.org/10.1111/j.1461-0248.2011.01590.x</w:t>
      </w:r>
    </w:p>
  </w:comment>
  <w:comment w:author="Helene Muller-Landau" w:id="197" w:date="2024-09-16T14:21:26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 P. B. 2014. The world-wide ‘fast-slow’ plant economics spectrum: a traits manifesto. Journal of Ecology, 102: 275-301. https://doi.org/10.1111/1365-2745.12211</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09" w:date="2024-09-16T14:24:29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F., A. D. C. Proctor, K. Calders, Chris J. Chandler, R. Field, G. M. Foody, S. M. Krishna Moorthy, S. A. Schnitzer, C. E. Waite, and D. S. Boyd. 2022. Making (remote) sense of lianas. Journal of Ecology, 110: 498-513. https://doi.org/https://doi.org/10.1111/1365-2745.13844</w:t>
      </w:r>
    </w:p>
  </w:comment>
  <w:comment w:author="Helene Muller-Landau" w:id="201" w:date="2024-09-16T14:21:59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06" w:date="2024-09-16T14:23:04Z">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J. S. Powers, and S. A. Schnitzer. 2015. Lianas reduce carbon accumulation and storage in tropical forests. Proceedings of the National Academy of Sciences, 112: 13267-71. https://doi.org/10.1073/pnas.1504869112</w:t>
      </w:r>
    </w:p>
  </w:comment>
  <w:comment w:author="Helene Muller-Landau" w:id="205" w:date="2024-09-16T14:22:48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S. S. P. Narvaez, A. Sanchez, and S. A. Schnitzer. 2022. Lianas Significantly Reduce Tree Performance and Biomass Accumulation Across Tropical Forests: A Global Meta-Analysis. Frontiers in Forests and Global Change, 4: 9. https://doi.org/10.3389/ffgc.2021.812066</w:t>
      </w:r>
    </w:p>
  </w:comment>
  <w:comment w:author="Elsa Ordway" w:id="173" w:date="2024-09-13T16:03:42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Helene Muller-Landau" w:id="204" w:date="2024-09-16T14:22:34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S. W. Pacala. 2020. What determines the abundance of lianas and vines? In Unsolved Problems in Ecology, ed. A. Dobson, D. Tilman and R. Holt, pp. 239-264. Princeton, NJ: Princeton University Press</w:t>
      </w:r>
    </w:p>
  </w:comment>
  <w:comment w:author="Helene Muller-Landau" w:id="203" w:date="2024-09-16T14:22:14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 S. C., V. Leitold, J. L. Wu, M. O. Hunter, C. V. de Castilho, F. R. C. Costa, S. M. McMahon, G. G. Parker, M. T. Shimabukuro, M. A. Lefsky, M. Keller, L. F. Alves, J. Schietti, Y. E. Shimabukuro, D. O. Brandao, T. K. Woodcock, N. Higuchi, P. B. de Camargo, R. C. de Oliveira, and S. R. Saleska. 2012. Amazon forest carbon dynamics predicted by profiles of canopy leaf area and light environment. Ecology Letters, 15: 1406-1414. https://doi.org/10.1111/j.1461-0248.2012.01864.x</w:t>
      </w:r>
    </w:p>
  </w:comment>
  <w:comment w:author="Helene Muller-Landau" w:id="207" w:date="2024-09-16T14:23:33Z">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DeWalt, S. J., S. A. Schnitzer, L. F. Alves, F. Bongers, R. J. Burnham, Z. Cai, W. P. Carson, J. Chave, G. B. Chuyong, F. R. C. Costa, C. E. N. Ewango, R. V. Gallagher, J. J. Gerwing, E. Gortaire Amezcua, T. Hart, G. Ibarra-Manriquez, K. Ickes, D. Kenfack, S. G. Letcher, M. J. Macia, J.-R. Makana, A. Malizia, M. Martinez-Ramos, J. Mascaro, C. Muthumperumal, S. Muthuramkumar, A. Nogueira, M. P. E. Parren, N. Parthasarathy, D. R. Perez-Salicrup, F. E. Putz, H. G. Romero-Saltos, M. S. Reddy, M. N. Sainge, D. Thomas, and J. van Melis. 2015. Biogeographical patterns of liana abundance and diversity. In Ecology of Lianas, ed. S. A. Schnitzer, F. Bongers, R. J. Burnham and F. E. Putz, pp. 131-146. Hoboken, NJ: John Wiley &amp; Sons</w:t>
      </w:r>
    </w:p>
  </w:comment>
  <w:comment w:author="Elsa Ordway" w:id="481" w:date="2024-09-13T23:31:03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https://bg.copernicus.org/articles/20/1789/2023/bg-20-1789-2023.pdf</w:t>
      </w:r>
    </w:p>
  </w:comment>
  <w:comment w:author="Elsa Ordway" w:id="480" w:date="2024-09-13T23:30:22Z">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https://nph.onlinelibrary.wiley.com/doi/pdfdirect/10.1111/nph.17254</w:t>
      </w:r>
    </w:p>
  </w:comment>
  <w:comment w:author="Helene Muller-Landau" w:id="185" w:date="2024-09-13T12:57:41Z">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could benefit from more references</w:t>
      </w:r>
    </w:p>
  </w:comment>
  <w:comment w:author="Elsa Ordway" w:id="590" w:date="2024-09-15T16:28:44Z">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Mentioned in Section 1.2 - may not need here</w:t>
      </w:r>
    </w:p>
  </w:comment>
  <w:comment w:author="Elsa Ordway" w:id="596" w:date="2024-09-15T15:59:22Z">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airborne flux variables that can be derived</w:t>
      </w:r>
    </w:p>
  </w:comment>
  <w:comment w:author="Elsa Ordway" w:id="595" w:date="2024-09-15T15:58:47Z">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other required airborne data - e.g., for fluxes</w:t>
      </w:r>
    </w:p>
  </w:comment>
  <w:comment w:author="Elsa Ordway" w:id="598" w:date="2024-09-15T16:02:31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speaks to all functional requirements, not just these two</w:t>
      </w:r>
    </w:p>
  </w:comment>
  <w:comment w:author="Elsa Ordway" w:id="599" w:date="2024-09-15T16:01:59Z">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EVS4 - needs to reference appropriate table and section</w:t>
      </w:r>
    </w:p>
  </w:comment>
  <w:comment w:author="Elsa Ordway" w:id="597" w:date="2024-09-15T16:00:38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correction section(s) is/are referenced: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- 6.4 Modeling &amp; Data Synthesis</w:t>
      </w:r>
    </w:p>
  </w:comment>
  <w:comment w:author="Elsa Ordway" w:id="1" w:date="2024-02-10T20:09:57Z">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Elsa Ordway" w:id="45" w:date="2024-09-16T15:02:08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comment>
  <w:comment w:author="Evan Gora" w:id="371" w:date="2024-09-17T00:22:19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https://doi.org/10.1111/1365-2745.13404</w:t>
      </w:r>
    </w:p>
  </w:comment>
  <w:comment w:author="Elsa Ordway" w:id="478" w:date="2024-09-17T00:22:51Z">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https://agupubs.onlinelibrary.wiley.com/doi/full/10.1029/2018GL081108</w:t>
      </w:r>
    </w:p>
  </w:comment>
  <w:comment w:author="Elsa Ordway" w:id="479" w:date="2024-09-17T00:23:17Z">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https://esajournals.onlinelibrary.wiley.com/doi/full/10.1002/eap.1603</w:t>
      </w:r>
    </w:p>
  </w:comment>
  <w:comment w:author="Evan Gora" w:id="335" w:date="2024-09-16T21:02:53Z">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Michael Keller" w:id="580" w:date="2024-08-26T21:41:03Z">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van Gora" w:id="340" w:date="2024-09-17T00:21:23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627" w:date="2024-09-13T22:36:17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question for you. Can chambers be used to extend water and energy flux measurements or just CH4 and CO2?</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Evan Gora" w:id="349" w:date="2024-09-17T00:21:09Z">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Dana Chadwick" w:id="697" w:date="2024-08-26T21:30:53Z">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Elsa Ordway" w:id="698" w:date="2024-09-11T03:09:12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Depends on what you mean by collaborations? We have the PANGEA Partners section (Section 7.5) - so I think we should stick to more formal agreements needed to carry out campaign objectives here.</w:t>
      </w:r>
    </w:p>
  </w:comment>
  <w:comment w:author="Evan Gora" w:id="352" w:date="2024-09-17T00:21:15Z">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Dana Chadwick" w:id="560" w:date="2024-08-26T21:26:08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188" w:date="2024-09-16T21:15:13Z">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chapter: https://link.springer.com/chapter/10.1007/978-3-030-66877-8_13</w:t>
      </w:r>
    </w:p>
  </w:comment>
  <w:comment w:author="Evan Gora" w:id="343" w:date="2024-09-16T21:08:37Z">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344" w:date="2024-09-16T21:09:29Z">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10.1126/science.1123560</w:t>
      </w:r>
    </w:p>
  </w:comment>
  <w:comment w:author="Robinson Negron-Juarez" w:id="93" w:date="2024-09-17T01:02:46Z">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https://doi.org/10.1175/1520-0477(2001)082&lt;1309:NRSFES&gt;2.3.CO;2</w:t>
      </w:r>
    </w:p>
  </w:comment>
  <w:comment w:author="Adia Bey" w:id="709" w:date="2024-09-10T16:35:41Z">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Michelle Wong" w:id="710" w:date="2024-09-17T02:33:02Z">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345" w:date="2024-09-16T21:09:48Z">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10.1111/j.1442-9993.2008.01894.x</w:t>
      </w:r>
    </w:p>
  </w:comment>
  <w:comment w:author="Evan Gora" w:id="338" w:date="2024-09-16T21:04:16Z">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10.1002/grl.50377</w:t>
      </w:r>
    </w:p>
  </w:comment>
  <w:comment w:author="Evan Gora" w:id="341" w:date="2024-09-16T21:07:49Z">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42" w:date="2024-09-16T21:08:13Z">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337" w:date="2024-09-16T21:03:45Z">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10.1073/pnas.2310157121</w:t>
      </w:r>
    </w:p>
  </w:comment>
  <w:comment w:author="Evan Gora" w:id="334" w:date="2024-09-16T21:02:18Z">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31" w:date="2024-09-16T21:00:57Z">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lsa Ordway" w:id="780" w:date="2024-01-13T00:16:55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Evan Gora" w:id="332" w:date="2024-09-16T21:01:13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33" w:date="2024-09-16T21:01:29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39" w:date="2024-09-16T21:04:51Z">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336" w:date="2024-09-16T21:03:23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10.1038/s41598-020-80809-w</w:t>
      </w:r>
    </w:p>
  </w:comment>
  <w:comment w:author="Cesar Terrer" w:id="668" w:date="2024-08-27T20:41:29Z">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669" w:date="2024-08-27T22:40:08Z">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Elsa Ordway" w:id="94" w:date="2024-09-12T23:53:33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atthew Johnson" w:id="576" w:date="2024-08-27T20:37:07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764" w:date="2024-09-13T00:07:05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ichelle Wong" w:id="765" w:date="2024-09-17T02:22:55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10.1126/science.zh1mnmt</w:t>
      </w:r>
    </w:p>
  </w:comment>
  <w:comment w:author="Renato Braghiere" w:id="633" w:date="2024-08-27T21:44:06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577" w:date="2024-08-27T20:37:23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636" w:date="2024-08-27T21:26:50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639" w:date="2024-08-27T21:25:13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638" w:date="2024-08-27T21:26:18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644" w:date="2024-08-27T21:25:46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641" w:date="2024-08-27T21:24:23Z">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Evan Gora" w:id="427" w:date="2024-09-16T00:53:20Z">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Cesar Terrer" w:id="671" w:date="2024-08-27T20:26:13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672" w:date="2024-08-29T20:50:33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Renato Braghiere" w:id="635" w:date="2024-08-27T21:20:50Z">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640" w:date="2024-08-27T21:22:31Z">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111" w:date="2024-08-27T23:47:30Z">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Renato Braghiere" w:id="637" w:date="2024-08-27T21:21:42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643" w:date="2024-08-27T21:29:58Z">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642" w:date="2024-08-27T21:29:24Z">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ia Santos" w:id="292" w:date="2024-09-13T10:35:09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https://www.sciencedirect.com/science/article/pii/S0959378023000845?casa_token=REEzLbHes30AAAAA:AEvnR3-btGoMD8dND_9xJO6fc47_NEF8n5vDjKvtD2TKT-L66Bw_DRO1wUpZaYkt2kYw_Vy1aw</w:t>
      </w:r>
    </w:p>
  </w:comment>
  <w:comment w:author="Evan Gora" w:id="294" w:date="2024-09-16T00:29:18Z">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google doc with the citations for this section, including DOIs. I apologize for not following the reference guidelines; if I can get back from the field early enough tomorrow, then I will add the doi links to each reference as needed:</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https://docs.google.com/document/d/1huAHgz69Cf829VlBtK48jiW6Vrd9mKSDdfzfmCCdT9s/edit?usp=sharing</w:t>
      </w:r>
    </w:p>
  </w:comment>
  <w:comment w:author="Isaac Aguilar Rivera" w:id="95" w:date="2024-09-10T07:44:12Z">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96" w:date="2024-09-10T07:45:59Z">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Elsa Ordway" w:id="721" w:date="2024-09-12T23:23:14Z">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@yovitaivanova@gmail.com, can you please work to condense this to 1 paragraph here, but work with @zaunbrecher@ucla.edu to integrate some of this information into the Earth Science to Action section -either in the Biodiversity or Agriculture section.</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22" w:date="2024-09-16T22:07:09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Renato Braghiere" w:id="675" w:date="2024-09-16T18:39:21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&amp; Bowman, K. (2016). A method for independent validation of surface fluxes from atmospheric inversion: Application to CO2. Geophysical Research Letters, 43(7), 3502–3508. https://doi.org/10.1002/2016GL067828</w:t>
      </w:r>
    </w:p>
  </w:comment>
  <w:comment w:author="Renato Braghiere" w:id="630" w:date="2024-08-27T23:23:59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YUE LI" w:id="531" w:date="2024-09-12T18:59:24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Sarah, could you please help add some texts here about the hydroperiods and convective development?</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already added texts regarding the hydrological interaction with the disturbance such as deforestation, degradation in the texts above.</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Matthew Johnson" w:id="114" w:date="2024-08-27T23:29:01Z">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212" w:date="2024-09-10T07:33:32Z">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210" w:date="2024-09-10T07:33:51Z">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YUE LI" w:id="538" w:date="2024-09-12T19:03:49Z">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https://www.science.org/doi/10.1126/science.aal4108</w:t>
      </w:r>
    </w:p>
  </w:comment>
  <w:comment w:author="Helene Muller-Landau" w:id="17" w:date="2024-09-16T00:29:41Z">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Feeley, K. J., Rhem, E. M. &amp; Machovina, B. 2012. The responses of tropical forest species to global climate change: acclimate, adapt, migrate, or go extinct? Front. Biogeogr. 4: 69–84. https://doi.org/10.21425/F5FBG12621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G. D. Lennox, J. Ferreira, E. Berenguer, A. C. Lees, R. M. Nally, J. R. Thomson, S. F. d. B. Ferraz, J. Louzada, V. H. F. Oliveira, L. Parry, R. Ribeiro de Castro Solar, I. C. G. Vieira, L. E. O. C. Aragão, R. A. Begotti, R. F. Braga, T. M. Cardoso, R. C. de Oliveira, C. M. Souza Jr, N. G. Moura, S. S. Nunes, J. V. Siqueira, R. Pardini, J. M. Silveira, F. Z. Vaz-de-Mello, R. C. S. Veiga, A. Venturieri, and T. A. Gardner. 2016. Anthropogenic disturbance in tropical forests can double biodiversity loss from deforestation. Nature, 535: 144-147. https://doi.org/10.1038/nature18326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Benítez-López, A., R. Alkemade, A. M. Schipper, D. J. Ingram, P. A. Verweij, J. A. J. Eikelboom, and M. A. J. Huijbregts. 2017. The impact of hunting on tropical mammal and bird populations. Science, 356: 180-183. https://doi.org/10.1126/science.aaj1891</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Alroy, J. 2017. Effects of habitat disturbance on tropical forest biodiversity. Proceedings of the National Academy of Sciences, 114: 6056-6061. https://doi.org/10.1073/pnas.1611855114</w:t>
      </w:r>
    </w:p>
  </w:comment>
  <w:comment w:author="Elsa Ordway" w:id="689" w:date="2024-09-12T23:33:22Z">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Congo Basin Science Initiative, CongoFlux, KADI, ICOS, One Forest Vision, Science Panel for the Congo, GEO-TREES, AMMI (Africa Master's of Machine Intelligence - via AIMS), AGEOS</w:t>
      </w:r>
    </w:p>
  </w:comment>
  <w:comment w:author="Fabian Schneider" w:id="211" w:date="2024-09-10T07:33:17Z">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YUE LI" w:id="540" w:date="2024-09-12T19:11:31Z">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10.1017/9781009157896.010</w:t>
      </w:r>
    </w:p>
  </w:comment>
  <w:comment w:author="Evan Gora" w:id="486" w:date="2024-09-16T00:44:50Z">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485" w:date="2024-09-16T00:44:29Z">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Adia Bey" w:id="792" w:date="2024-08-01T15:27:42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793" w:date="2024-08-03T00:27:02Z">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Isaac Aguilar Rivera" w:id="97" w:date="2024-09-10T07:46:24Z">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YUE LI" w:id="541" w:date="2024-09-12T19:12:09Z">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https://doi.org/10.1038/s44221-023-00128-y</w:t>
      </w:r>
    </w:p>
  </w:comment>
  <w:comment w:author="Evan Gora" w:id="489" w:date="2024-09-16T00:46:18Z">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Michael Keller" w:id="561" w:date="2024-09-16T23:25:59Z">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whether even we believe this but it is a proper vision of where we should be going.</w:t>
      </w:r>
    </w:p>
  </w:comment>
  <w:comment w:author="Sarah Worden" w:id="264" w:date="2024-09-16T18:29:22Z">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https://doi.org/10.1029/2018GL080516</w:t>
      </w:r>
    </w:p>
  </w:comment>
  <w:comment w:author="Elsa Ordway" w:id="725" w:date="2024-08-20T18:23:53Z">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726" w:date="2024-08-26T11:32:32Z">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213" w:date="2024-09-15T23:28:04Z">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declan cooper paper here</w:t>
      </w:r>
    </w:p>
  </w:comment>
  <w:comment w:author="Helene Muller-Landau" w:id="181" w:date="2024-09-16T18:31:21Z">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https://doi.org/10.1126/science.1226727 https://doi.org/10.1073/pnas.1302251110 https://doi.org/10.1073/pnas.1423147112</w:t>
      </w:r>
    </w:p>
  </w:comment>
  <w:comment w:author="Elsa Ordway" w:id="176" w:date="2024-09-15T23:40:35Z">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and @fabians253@gmail.com I've been moving some of this section down to the knowledge gaps sections below. Just fyi</w:t>
      </w:r>
    </w:p>
  </w:comment>
  <w:comment w:author="Helene Muller-Landau" w:id="177" w:date="2024-09-16T12:45:49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reordered the remaining paragraphs</w:t>
      </w:r>
    </w:p>
  </w:comment>
  <w:comment w:author="Yanlei Feng" w:id="670" w:date="2024-09-16T18:32:54Z">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J., Xiao, X., Bu, R., Doughty, R., Hu, Y., Chen, B., Li, X., et al. (2017), “Application of the space-for-time substitution method in validating long-term biomass predictions of a forest landscape model”, Environmental Modelling &amp; Software, Vol. 94, pp. 127–139, doi: 10.1016/j.envsoft.2017.04.004.</w:t>
      </w:r>
    </w:p>
  </w:comment>
  <w:comment w:author="Renato Braghiere" w:id="634" w:date="2024-08-27T21:19:54Z">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12" w:date="2024-08-27T22:59:25Z">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YUE LI" w:id="513" w:date="2024-09-12T18:54:19Z">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https://www.science.org/doi/10.1126/science.abp8622</w:t>
      </w:r>
    </w:p>
  </w:comment>
  <w:comment w:author="Helene Muller-Landau" w:id="19" w:date="2024-09-16T00:30:22Z">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Bunker, D. E., F. DeClerck, J. C. Bradford, R. K. Colwell, I. Perfecto, O. L. Phillips, M. Sankaran, and S. Naeem. 2005. Species loss and aboveground carbon storage in a tropical forest. Science, 310: 1029-1031. https://doi.org/10.1126/science.1117682</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Sarah Worden" w:id="266" w:date="2024-09-16T18:33:52Z">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https://doi.org/10.1038/s41467-019-09319-2</w:t>
      </w:r>
    </w:p>
  </w:comment>
  <w:comment w:author="YUE LI" w:id="514" w:date="2024-09-12T18:54:36Z">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https://www.nature.com/articles/s41467-021-22050-1#Abs1</w:t>
      </w:r>
    </w:p>
  </w:comment>
  <w:comment w:author="YUE LI" w:id="515" w:date="2024-09-12T18:54:49Z">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comment>
  <w:comment w:author="Elsa Ordway" w:id="719" w:date="2024-09-12T23:19:03Z">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@yovitaivanova@gmail.com can you define this acronym?</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20" w:date="2024-09-16T22:05:40Z">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and Medium size enterprises</w:t>
      </w:r>
    </w:p>
  </w:comment>
  <w:comment w:author="YUE LI" w:id="494" w:date="2024-09-12T18:55:35Z">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have a small review paper in New Phytologist, which is in press. I can update this ref once it gets published soon.</w:t>
      </w:r>
    </w:p>
  </w:comment>
  <w:comment w:author="Evan Gora" w:id="296" w:date="2024-09-16T00:31:06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2.75 pages before citations were added. I was probably overly enthusiastic with citations, so we could cut them down to reduce the length of the text, and I am sure there are opportunities to trim the text too.</w:t>
      </w:r>
    </w:p>
  </w:comment>
  <w:comment w:author="YUE LI" w:id="539" w:date="2024-09-12T19:06:10Z">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https://onlinelibrary.wiley.com/doi/full/10.1111/gcb.16293</w:t>
      </w:r>
    </w:p>
  </w:comment>
  <w:comment w:author="Elsa Ordway" w:id="628" w:date="2024-09-15T22:30:41Z">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uploading properly</w:t>
      </w:r>
    </w:p>
  </w:comment>
  <w:comment w:author="Michelle Wong" w:id="483" w:date="2024-08-27T14:14:43Z">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Anabelle Cardoso" w:id="619" w:date="2024-09-16T08:08:46Z">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Anabelle Cardoso" w:id="620" w:date="2024-09-16T08:08:46Z">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Michelle Wong" w:id="146" w:date="2024-08-27T14:05:18Z">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145" w:date="2024-08-27T14:11:33Z">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Renato Braghiere" w:id="674" w:date="2024-09-16T18:15:12Z">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Sitch, S., O’Sullivan, M., Robertson, E., Friedlingstein, P., Albergel, C., Anthoni, P., Arneth, A., Arora, V. K., Bastos, A., Bastrikov, V., Bellouin, N., Canadell, J. G., Chini, L., Ciais, P., Falk, S., Harris, I., Hurtt, G., Ito, A., Jain, A. K., … Zaehle, S. (2024). Trends and Drivers of Terrestrial Sources and Sinks of Carbon Dioxide: An Overview of the TRENDY Project. Global Biogeochemical Cycles, 38(7), e2024GB008102. https://doi.org/10.1029/2024GB008102</w:t>
      </w:r>
    </w:p>
  </w:comment>
  <w:comment w:author="Matthew Johnson" w:id="547" w:date="2024-08-27T14:18:11Z">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ichelle Wong" w:id="548" w:date="2024-09-17T03:09:44Z">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433" w:date="2024-09-16T23:31:00Z">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618" w:date="2024-09-13T15:23:43Z">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612" w:date="2024-08-30T14:46:54Z">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Michael Keller" w:id="562" w:date="2024-09-16T23:35:27Z">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put this into context with other regional flux estimations.  If not, it seems too specific for this section.</w:t>
      </w:r>
    </w:p>
  </w:comment>
  <w:comment w:author="Sarah Worden" w:id="261" w:date="2024-09-16T18:25:23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10.1002/joc.4420</w:t>
      </w:r>
    </w:p>
  </w:comment>
  <w:comment w:author="Michael Keller" w:id="563" w:date="2024-09-16T23:36:08Z">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Deleted here but it can be reformulated in a broader carbon flux context or moved.</w:t>
      </w:r>
    </w:p>
  </w:comment>
  <w:comment w:author="Helene Muller-Landau" w:id="182" w:date="2024-09-16T18:16:57Z">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https://doi.org/10.5194/bg-6-2677-2009  https://doi.org/10.1073/pnas.1218042110 https://doi.org/10.5194/bg-11-843-2014 https://doi.org/10.1111/ele.12963</w:t>
      </w:r>
    </w:p>
  </w:comment>
  <w:comment w:author="Sarah Worden" w:id="265" w:date="2024-09-16T18:15:36Z">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https://doi.org/10.1029/2018GL077597</w:t>
      </w:r>
    </w:p>
  </w:comment>
  <w:comment w:author="Elsa Ordway" w:id="786" w:date="2024-08-20T18:15:31Z">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787" w:date="2024-08-22T21:35:42Z">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55" w:date="2024-08-27T14:14:13Z">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763" w:date="2024-08-20T17:46:47Z">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Liane S. Guild" w:id="167" w:date="2024-09-17T00:39:00Z">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please review.</w:t>
      </w:r>
    </w:p>
  </w:comment>
  <w:comment w:author="Liane S. Guild" w:id="168" w:date="2024-09-16T23:57:45Z">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184" w:date="2024-09-16T18:06:03Z">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https://doi.org/10.5194/bg-6-2677-2009 https://doi.org/10.1073/pnas.1218042110 https://doi.org/10.1111/nph.14469 https://doi.org/10.1111/ele.12974 https://doi.org/10.1038/s41598-021-89190-8</w:t>
      </w:r>
    </w:p>
  </w:comment>
  <w:comment w:author="Elsa Ordway" w:id="430" w:date="2024-09-16T23:38:33Z">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van Gora" w:id="346" w:date="2024-09-15T19:50:11Z">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strong evidence the floods are a major cause of tropical tree mortality, then we should add that. We know floods happen and that mortality is elevated in inundated forests, but the explicit link to storms is a bit more elusive. I expect it exists, but the citations in the prior version did not seem to provide empirical support for this idea</w:t>
      </w:r>
    </w:p>
  </w:comment>
  <w:comment w:author="Matthew Johnson" w:id="425" w:date="2024-09-10T14:18:31Z">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293" w:date="2024-09-04T03:49:31Z">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Matthew Johnson" w:id="421" w:date="2024-09-10T14:17:08Z">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atthew Johnson" w:id="422" w:date="2024-09-10T14:17:37Z">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98" w:date="2024-09-16T04:25:22Z">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Academies Press, “Thriving On Our Changing Planet: A Decadal Strategy for Earth Observation from Space,” Washington, D.C., 2018. doi: 10.17226/24938.</w:t>
      </w:r>
    </w:p>
  </w:comment>
  <w:comment w:author="Matthew Johnson" w:id="423" w:date="2024-09-10T14:17:41Z">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424" w:date="2024-09-10T14:18:28Z">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Elsa Ordway" w:id="616" w:date="2024-09-15T18:29:13Z">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look up exactly which countries</w:t>
      </w:r>
    </w:p>
  </w:comment>
  <w:comment w:author="Sarah Worden" w:id="474" w:date="2024-09-10T20:47:59Z">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https://doi.org/10.1002/qj.2765</w:t>
      </w:r>
    </w:p>
  </w:comment>
  <w:comment w:author="Matthew Johnson" w:id="420" w:date="2024-09-10T14:16:53Z">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475" w:date="2024-09-10T23:59:05Z">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https://doi.org/10.3389/frwa.2021.648499</w:t>
      </w:r>
    </w:p>
  </w:comment>
  <w:comment w:author="Elsa Ordway" w:id="621" w:date="2024-09-15T19:36:36Z">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patterns measurements here</w:t>
      </w:r>
    </w:p>
  </w:comment>
  <w:comment w:author="Matthew Johnson" w:id="419" w:date="2024-09-10T14:16:40Z">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Elsa Ordway" w:id="600" w:date="2024-09-10T23:54:05Z">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M. Ordway et al., “Mapping tropical forest functional variation at satellite remote sensing resolutions depends on key traits,” Commun Earth Environ, vol. 3, no. 1, Dec. 2022, doi: 10.1038/s43247-022-00564-w</w:t>
      </w:r>
    </w:p>
  </w:comment>
  <w:comment w:author="Michelle Wong" w:id="601" w:date="2024-09-17T02:36:44Z">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603" w:date="2024-09-10T23:53:05Z">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Dubayah et al., “The Global Ecosystem Dynamics Investigation: High-resolution laser ranging of the Earth’s forests and topography,” Science of Remote Sensing, vol. 1, no. September 2019, p. 100002, 2020, doi: 10.1016/j.srs.2020.100002</w:t>
      </w:r>
    </w:p>
  </w:comment>
  <w:comment w:author="Michelle Wong" w:id="604" w:date="2024-09-17T02:34:40Z">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lsa Ordway" w:id="602" w:date="2024-09-10T23:51:38Z">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can you add 1 sentence here emphasizing the need for airborne SAR data for scaling (it can speak to canopy structure, disturbance, inundation, other hydrological retrievals)...</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622" w:date="2024-09-15T19:49:01Z">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paper referenced in EEB 297</w:t>
      </w:r>
    </w:p>
  </w:comment>
  <w:comment w:author="Liane S. Guild" w:id="23" w:date="2024-08-26T21:53:06Z">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heus Henrique Nunes" w:id="450" w:date="2024-09-09T19:09:13Z">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heus Henrique Nunes" w:id="451" w:date="2024-09-09T19:11:39Z">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Sarah Worden" w:id="499" w:date="2024-09-12T21:56:28Z">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https://doi.org/10.1073/pnas.2109285119</w:t>
      </w:r>
    </w:p>
  </w:comment>
  <w:comment w:author="Sarah Worden" w:id="500" w:date="2024-09-12T21:58:16Z">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https://doi.org/10.1088/1748-9326/acc95f</w:t>
      </w:r>
    </w:p>
  </w:comment>
  <w:comment w:author="Sarah Worden" w:id="495" w:date="2024-09-12T21:49:44Z">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includes hydroperiods</w:t>
      </w:r>
    </w:p>
  </w:comment>
  <w:comment w:author="Sarah Worden" w:id="498" w:date="2024-09-12T21:55:53Z">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https://doi.org/10.1371/journal.pone.0245991</w:t>
      </w:r>
    </w:p>
  </w:comment>
  <w:comment w:author="Sarah Worden" w:id="497" w:date="2024-09-12T21:53:16Z">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https://doi.org/10.1002/9781119657002.ch19</w:t>
      </w:r>
    </w:p>
  </w:comment>
  <w:comment w:author="Sarah Worden" w:id="503" w:date="2024-09-12T21:59:06Z">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https://agupubs.onlinelibrary.wiley.com/doi/full/10.1029/2018JD029537</w:t>
      </w:r>
    </w:p>
  </w:comment>
  <w:comment w:author="Elsa Ordway" w:id="429" w:date="2024-09-09T19:22:54Z">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Sarah Worden" w:id="501" w:date="2024-09-12T21:58:35Z">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https://doi.org/10.1007/s00382-023-06835-2</w:t>
      </w:r>
    </w:p>
  </w:comment>
  <w:comment w:author="Sarah Worden" w:id="496" w:date="2024-09-12T21:51:45Z">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https://doi.org/10.1002/9781119657002.ch5</w:t>
      </w:r>
    </w:p>
  </w:comment>
  <w:comment w:author="Matheus Henrique Nunes" w:id="452" w:date="2024-09-09T19:12:07Z">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Sarah Worden" w:id="502" w:date="2024-09-12T21:58:49Z">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504" w:date="2024-09-12T21:59:35Z">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https://doi.org/10.1038/s41558-019-0512-y</w:t>
      </w:r>
    </w:p>
  </w:comment>
  <w:comment w:author="Michael Keller" w:id="80" w:date="2024-09-11T20:25:49Z">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BIOGEOCHEMICAL CYCLES, VOL. 7. NO. 4. PAGES 811-841, DECEMBER 1993</w:t>
      </w:r>
    </w:p>
  </w:comment>
  <w:comment w:author="Adia Bey" w:id="771" w:date="2024-09-03T19:56:58Z">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772" w:date="2024-09-04T02:22:46Z">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Anonymous" w:id="677" w:date="2024-09-04T19:05:07Z">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Elsa Ordway" w:id="705" w:date="2024-09-12T21:29:49Z">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to keep in; needs to be worded carefully - I can work on this</w:t>
      </w:r>
    </w:p>
  </w:comment>
  <w:comment w:author="Michael Keller" w:id="77" w:date="2024-09-11T20:35:06Z">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 260, 1905-1910</w:t>
      </w:r>
    </w:p>
  </w:comment>
  <w:comment w:author="Elsa Ordway" w:id="727" w:date="2024-09-15T02:15:38Z">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from draft? Table needs updating</w:t>
      </w:r>
    </w:p>
  </w:comment>
  <w:comment w:author="Helene Muller-Landau" w:id="13" w:date="2024-09-15T12:45:17Z">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Biology, 26: 495-498. https://doi.org/https://doi.org/10.1111/plb.13638</w:t>
      </w:r>
    </w:p>
  </w:comment>
  <w:comment w:author="Helene Muller-Landau" w:id="12" w:date="2024-09-15T12:43:28Z">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Michael Keller" w:id="79" w:date="2024-09-11T20:33:07Z">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doi:10.1016/j.rse.2011.03.002</w:t>
      </w:r>
    </w:p>
  </w:comment>
  <w:comment w:author="Michael Keller" w:id="78" w:date="2024-09-11T20:27:10Z">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10.1126/science.1118051</w:t>
      </w:r>
    </w:p>
  </w:comment>
  <w:comment w:author="Michael Keller" w:id="85" w:date="2024-09-11T21:07:05Z">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https://doi.org/10.1073/pnas.1616943114</w:t>
      </w:r>
    </w:p>
  </w:comment>
  <w:comment w:author="Maria Santos" w:id="275" w:date="2024-09-13T08:34:16Z">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https://www.sciencedirect.com/science/article/pii/S0959378008000642?casa_token=gRmTUyjjdiUAAAAA:zZ8oPKQ8AqrKltYK2mSRytDKPeatehrfYEgxifwgUM49DmnRKS28t_V4yDzgWAcAfAb0F89pAQ</w:t>
      </w:r>
    </w:p>
  </w:comment>
  <w:comment w:author="Isaac Aguilar Rivera" w:id="747" w:date="2024-09-11T20:40:44Z">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https://doi.org/10.1038/s41559-021-01451-x</w:t>
      </w:r>
    </w:p>
  </w:comment>
  <w:comment w:author="Michelle Wong" w:id="748" w:date="2024-09-17T02:26:52Z">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rcos Longo" w:id="16" w:date="2024-08-26T15:09:16Z">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15" w:date="2024-08-26T15:08:45Z">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8" w:date="2024-08-26T14:59:24Z">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7" w:date="2024-08-26T14:58:24Z">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arcos Longo" w:id="9" w:date="2024-08-26T15:00:06Z">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1" w:date="2024-08-26T15:00:43Z">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cos Longo" w:id="10" w:date="2024-08-26T15:01:17Z">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katherine.d.chadwick@jpl.nasa.gov" w:id="738" w:date="2024-09-11T22:28:15Z">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@cushmankc@ornl.gov - is this a thing that could be done?</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cushmankc_</w:t>
      </w:r>
    </w:p>
  </w:comment>
  <w:comment w:author="Elsa Ordway" w:id="591" w:date="2024-09-11T21:24:38Z">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remove</w:t>
      </w:r>
    </w:p>
  </w:comment>
  <w:comment w:author="Michael Keller" w:id="86" w:date="2024-09-11T21:16:39Z">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https://doi.org/10.1073/pnas.1908157116</w:t>
      </w:r>
    </w:p>
  </w:comment>
  <w:comment w:author="Marcos Longo" w:id="58" w:date="2024-08-26T14:57:48Z">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84" w:date="2024-09-11T21:13:04Z">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doi:10.1038/nature13006</w:t>
      </w:r>
    </w:p>
  </w:comment>
  <w:comment w:author="Michael Keller" w:id="83" w:date="2024-09-11T21:10:28Z">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10.1126/science.1146663</w:t>
      </w:r>
    </w:p>
  </w:comment>
  <w:comment w:author="sarah worden" w:id="59" w:date="2024-08-28T18:14:31Z">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60" w:date="2024-08-28T18:15:43Z">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Helene Muller-Landau" w:id="178" w:date="2024-09-12T18:11:46Z">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have one paragraph on basically "tropical forests are very diverse", which includes definition of diversity, and how tropical forests are diverse in different aspects of this.  And split this from a paragraph on the importance of diversity.</w:t>
      </w:r>
    </w:p>
  </w:comment>
  <w:comment w:author="Elsa Ordway" w:id="770" w:date="2024-09-12T22:22:54Z">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condensed</w:t>
      </w:r>
    </w:p>
  </w:comment>
  <w:comment w:author="Matthew Johnson" w:id="171" w:date="2024-08-26T22:58:21Z">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72" w:date="2024-08-26T22:58:42Z">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ichael Keller" w:id="788" w:date="2024-09-04T17:22:27Z">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713" w:date="2024-09-12T22:35:28Z">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moving what was previously notes to this comment: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knowledge/training on remote sensing and its capabilities enable (indigenous/traditional) communities to protect forests? What are the educational needs to support PANGEA? How can ILPC need and knowledge guide PANGEA funded research? (Community Engagement. Will address here.)</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support or begin to establish a science-based economy and long-term research collaborations with IPLC across the tropics? (Community Engagement. Will address here.)</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Indigenous Peoples &amp; Local Communities be empowered to use remote-sensing data to conserve and restore their landscapes? (Split between Section 7.4 Community Engagement and Section 9 Capacity building, training and education. Will partially address here.)</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Liane S. Guild" w:id="22" w:date="2024-08-26T22:39:44Z">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64" w:date="2024-08-26T22:56:52Z">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tthew Johnson" w:id="169" w:date="2024-08-26T22:57:17Z">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Elsa Ordway" w:id="714" w:date="2024-09-12T22:11:31Z">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Let's keep each 'group' specific strategy to ~1 paragraph</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remaining text that's important, but doesn't fit here, consider including it in other sections related to Data Management, Earth Science 2 Action, Field Observations, Candidate Landscapes, or other topically-specific sections. I think it's actually helpful to pepper in mention of partners throughout the document, where relevant</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02" w:date="2024-09-12T22:09:18Z">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Matthew Johnson" w:id="170" w:date="2024-08-26T22:57:59Z">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Liane S. Guild" w:id="24" w:date="2024-08-26T21:56:07Z">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40" w:date="2024-08-26T22:29:13Z">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41" w:date="2024-09-09T10:48:43Z">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42" w:date="2024-09-09T16:14:47Z">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Elsa Ordway" w:id="737" w:date="2024-09-09T20:10:06Z">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Liane S. Guild" w:id="26" w:date="2024-08-26T22:14:18Z">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heus Henrique Nunes" w:id="446" w:date="2024-09-09T16:13:05Z">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445" w:date="2024-09-09T16:12:14Z">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447" w:date="2024-09-09T16:14:15Z">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46" w:date="2024-09-09T10:54:44Z">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Marcos Longo" w:id="43" w:date="2024-08-26T16:29:42Z">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751" w:date="2024-08-26T09:51:34Z">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Yanlei Feng" w:id="667" w:date="2024-09-09T16:40:56Z">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the AI part @Felicien.Meunier@ugent.be</w:t>
      </w:r>
    </w:p>
  </w:comment>
  <w:comment w:author="Helene Muller-Landau" w:id="29" w:date="2024-09-09T10:44:37Z">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"heterogeneity"</w:t>
      </w:r>
    </w:p>
  </w:comment>
  <w:comment w:author="Helene Muller-Landau" w:id="115" w:date="2024-09-09T11:24:55Z">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28" w:date="2024-08-26T16:14:19Z">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44" w:date="2024-08-26T16:32:00Z">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51" w:date="2024-08-26T16:22:30Z">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53" w:date="2024-08-26T16:26:00Z">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50" w:date="2024-08-26T16:20:34Z">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52" w:date="2024-08-26T16:25:15Z">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54" w:date="2024-08-26T16:27:10Z">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33" w:date="2024-08-26T16:27:55Z">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27" w:date="2024-08-26T15:49:36Z">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heus Henrique Nunes" w:id="448" w:date="2024-09-09T16:14:52Z">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Elsa Ordway" w:id="732" w:date="2024-09-09T16:10:58Z">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ichelle Wong" w:id="733" w:date="2024-09-17T02:30:36Z">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48" w:date="2024-08-26T16:22:00Z">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2" w:date="2024-07-29T23:43:08Z">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3" w:date="2024-08-15T15:52:39Z">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Evan Gora" w:id="535" w:date="2024-09-16T01:31:06Z">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Matthew Johnson" w:id="20" w:date="2024-08-26T15:44:59Z">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1" w:date="2024-08-26T15:45:24Z">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Elsa Ordway" w:id="165" w:date="2024-09-12T20:49:56Z">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Elsa Ordway" w:id="141" w:date="2024-09-12T20:51:02Z">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696" w:date="2024-09-12T21:11:41Z">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to add to this - will be updated to incorporate ATBC experience and knowledge, and will have an open comment for input at the start of PANGEA</w:t>
      </w:r>
    </w:p>
  </w:comment>
  <w:comment w:author="Elsa Ordway" w:id="678" w:date="2024-09-11T17:23:20Z">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ABoVE scaling advances - we'll build on those and bring those to the tropics</w:t>
      </w:r>
    </w:p>
  </w:comment>
  <w:comment w:author="mullerh@si.edu" w:id="246" w:date="2024-09-09T16:54:50Z">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Elsa Ordway" w:id="700" w:date="2024-07-29T03:25:15Z">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Helene Muller-Landau" w:id="103" w:date="2024-09-09T11:23:41Z">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04" w:date="2024-09-09T14:32:23Z">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Elsa Ordway" w:id="105" w:date="2024-09-16T20:43:27Z">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valuable to lead with the global to situate the tropics. Understanding their importance in this context is important for NASA HQ</w:t>
      </w:r>
    </w:p>
  </w:comment>
  <w:comment w:author="Elsa Ordway" w:id="593" w:date="2024-09-12T20:08:03Z">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EVS4 - needs updating / or just remove?</w:t>
      </w:r>
    </w:p>
  </w:comment>
  <w:comment w:author="Helene Muller-Landau" w:id="109" w:date="2024-09-09T11:27:45Z">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for fossil fuel emissions or the global forest carbon sink?</w:t>
      </w:r>
    </w:p>
  </w:comment>
  <w:comment w:author="Evan Gora" w:id="428" w:date="2024-09-16T01:02:38Z">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https://doi.org/10.1111/nph.18856</w:t>
      </w:r>
    </w:p>
  </w:comment>
  <w:comment w:author="Evan Gora" w:id="426" w:date="2024-09-16T01:01:59Z">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487" w:date="2024-09-16T01:14:44Z">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Helene Muller-Landau" w:id="107" w:date="2024-09-09T11:29:33Z">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Helene Muller-Landau" w:id="108" w:date="2024-09-09T11:33:35Z">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Helene Muller-Landau" w:id="106" w:date="2024-09-09T11:32:07Z">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Evan Gora" w:id="488" w:date="2024-09-16T01:15:11Z">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455" w:date="2024-09-16T01:28:30Z">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rewording</w:t>
      </w:r>
    </w:p>
  </w:comment>
  <w:comment w:author="Michael Keller" w:id="609" w:date="2024-08-26T15:40:01Z">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Elsa Ordway" w:id="610" w:date="2024-09-13T21:10:30Z">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ground, tower, and airborne data or satellite data/products or both?</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"where existing datasets are" will be in the candidate landscapes table. "what the data can tell us I think can be integrated into the SATM table I'm creating"</w:t>
      </w:r>
    </w:p>
  </w:comment>
  <w:comment w:author="Helene Muller-Landau" w:id="183" w:date="2024-09-12T11:30:20Z">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 W. F., et al. . 2018. Phylogenetic classification of the world's tropical forests. Proceedings of the National Academy of Sciences of the United States of America, 115: 1837-1842. https://doi.org/10.1073/pnas.1714977115</w:t>
      </w:r>
    </w:p>
  </w:comment>
  <w:comment w:author="yovita ivanova" w:id="716" w:date="2024-08-10T19:41:58Z">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717" w:date="2024-08-20T15:23:10Z">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718" w:date="2024-08-23T15:20:07Z">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701" w:date="2024-08-26T18:06:45Z">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arcos Longo" w:id="665" w:date="2024-08-26T23:46:26Z">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Regina Eckert" w:id="690" w:date="2024-08-26T23:40:34Z">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691" w:date="2024-09-05T17:15:00Z">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Sarah Worden" w:id="260" w:date="2024-09-09T17:05:33Z">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783" w:date="2024-09-08T21:31:37Z">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Antonio Belchior Anciaes Ferraz" w:id="442" w:date="2024-08-26T23:57:37Z">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25" w:date="2024-08-26T23:46:52Z">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679" w:date="2024-08-26T23:18:32Z">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680" w:date="2024-08-26T23:21:43Z">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681" w:date="2024-08-27T20:42:00Z">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682" w:date="2024-08-27T21:27:41Z">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yovita ivanova" w:id="723" w:date="2024-08-10T19:17:42Z">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Maria Santos" w:id="291" w:date="2024-09-13T10:21:35Z">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https://www.nature.com/articles/s41586-018-0301-1</w:t>
      </w:r>
    </w:p>
  </w:comment>
  <w:comment w:author="yovita ivanova" w:id="724" w:date="2024-08-10T19:23:09Z">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605" w:date="2024-08-26T12:14:27Z">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606" w:date="2024-08-26T13:19:16Z">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Adia Bey" w:id="790" w:date="2024-07-15T17:44:40Z">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791" w:date="2024-08-27T00:33:54Z">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Renato Braghiere" w:id="34" w:date="2024-08-26T16:59:12Z">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35" w:date="2024-08-26T16:58:30Z">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Dana Chadwick" w:id="752" w:date="2024-08-26T17:22:02Z">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Anabelle Cardoso" w:id="753" w:date="2024-09-09T11:22:42Z">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some content about this below (in 8.2) - in truth, the answer to managing expectations in my (limited) experience is just making sure that the leadership team repeatedly emphasises the limitations of the data, and takes care to correct people when they hear them over reaching... i also think PANGEA will have a lot of impact through capacity building that links airborne and orbital data (and builds the sbg early adopter community) - but because NASA doesn't consider capacity building "impact" I haven't emphasised this too much. i can add more content if needed - elsa, lemme know if there's something specific you'd like</w:t>
      </w:r>
    </w:p>
  </w:comment>
  <w:comment w:author="Elsa Ordway" w:id="754" w:date="2024-09-11T03:38:33Z">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all sounds perfect. @anabellecardoso@gmail.com, can you emphasize your points about building capacity that links airborne and orbital data (including using NISAR/BIOMASS/SBG early adopter community language) in the Capacity Building and Training section - even if it's just a placeholder?</w:t>
      </w:r>
    </w:p>
  </w:comment>
  <w:comment w:author="Anabelle Cardoso" w:id="755" w:date="2024-09-11T12:28:04Z">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a paragraph to that section, hopefully this is helpful but can rework if you imagine something different!</w:t>
      </w:r>
    </w:p>
  </w:comment>
  <w:comment w:author="Marcos Longo" w:id="47" w:date="2024-08-26T16:55:57Z">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295" w:date="2024-09-09T17:22:28Z">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Anabelle Cardoso" w:id="778" w:date="2024-09-03T13:51:41Z">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777" w:date="2024-09-03T13:48:54Z">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774" w:date="2024-09-03T13:25:17Z">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Anabelle Cardoso" w:id="775" w:date="2024-09-03T13:29:49Z">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Anabelle Cardoso" w:id="776" w:date="2024-09-03T13:43:58Z">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532" w:date="2024-09-08T16:59:58Z">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question in processes because "alter" goes beyond pattern to get at process</w:t>
      </w:r>
    </w:p>
  </w:comment>
  <w:comment w:author="Evan Gora" w:id="314" w:date="2024-09-16T20:45:39Z">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13" w:date="2024-09-16T20:45:10Z">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Helene Muller-Landau" w:id="439" w:date="2024-09-14T21:32:11Z">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Chambers, J. Q., G. P. Asner, D. C. Morton, L. O. Anderson, S. S. Saatch, F. D. B. Espirito-Santo, M. Palace, and C. Souza, Jr. 2007. Regional ecosystem structure and function: ecological insights from remote sensing of tropical forests. Trends In Ecology &amp; Evolution, 22: 414-423. https://doi.org/10.1016/j.tree.2007.05.001</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Chraibi, E., H. Arnold, S. Luque, A. Deacon, A. E. Magurran, and J.-B. Féret. 2021. A Remote Sensing Approach to Understanding Patterns of Secondary Succession in Tropical Forest. Remote Sensing 13 (11). https://doi.org/10.3390/rs13112148</w:t>
      </w:r>
    </w:p>
  </w:comment>
  <w:comment w:author="Evan Gora" w:id="320" w:date="2024-09-16T20:52:37Z">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Helene Muller-Landau" w:id="441" w:date="2024-09-14T21:31:40Z">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Bush, E. R., E. T. A. Mitchard, T. S. F. Silva, E. Dimoto, P. Dimbonda, L. Makaga, and K. Abernethy. 2020. Monitoring Mega-Crown Leaf Turnover from Space. Remote Sensing 12 (3). https://doi.org/10.3390/rs12030429</w:t>
      </w:r>
    </w:p>
  </w:comment>
  <w:comment w:author="Evan Gora" w:id="309" w:date="2024-09-16T20:42:59Z">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10.1126/science.abp8622</w:t>
      </w:r>
    </w:p>
  </w:comment>
  <w:comment w:author="Elsa Ordway" w:id="99" w:date="2024-09-16T20:42:39Z">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draft - develop later</w:t>
      </w:r>
    </w:p>
  </w:comment>
  <w:comment w:author="Evan Gora" w:id="312" w:date="2024-09-16T20:44:38Z">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10.1016/j.rse.2023.113798</w:t>
      </w:r>
    </w:p>
  </w:comment>
  <w:comment w:author="Helene Muller-Landau" w:id="195" w:date="2024-09-14T21:38:58Z">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Evan Gora" w:id="319" w:date="2024-09-16T20:52:07Z">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10.1038/nature01437</w:t>
      </w:r>
    </w:p>
  </w:comment>
  <w:comment w:author="Evan Gora" w:id="308" w:date="2024-09-16T20:42:39Z">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10.1038/s41558-020-00976-6</w:t>
      </w:r>
    </w:p>
  </w:comment>
  <w:comment w:author="Helene Muller-Landau" w:id="440" w:date="2024-09-14T21:37:15Z">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Tang, H., and R. Dubayah. 2017. Light-driven growth in Amazon evergreen forests explained by seasonal variations of vertical canopy structure. Proceedings of the National Academy of Sciences of the United States of America, 114: 2640-2644. https://doi.org/10.1073/pnas.1616943114</w:t>
      </w:r>
    </w:p>
  </w:comment>
  <w:comment w:author="Evan Gora" w:id="311" w:date="2024-09-16T20:44:04Z">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10.1088/1748-9326/acd018</w:t>
      </w:r>
    </w:p>
  </w:comment>
  <w:comment w:author="Liane S. Guild" w:id="166" w:date="2024-09-10T01:01:21Z">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Helene Muller-Landau" w:id="438" w:date="2024-09-14T21:32:47Z">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Wang, J., G. Song, M. Liddell, P. Morellato, C. K. F. Lee, D. Yang, B. Alberton, M. Detto, X. Ma, Y. Zhao, H. C. H. Yeung, H. Zhang, M. Ng, B. W. Nelson, A. Huete, and J. Wu. 2023. An ecologically-constrained deep learning model for tropical leaf phenology monitoring using PlanetScope satellites. Remote Sensing of Environment, 286: 113429. https://doi.org/https://doi.org/10.1016/j.rse.2022.113429</w:t>
      </w:r>
    </w:p>
  </w:comment>
  <w:comment w:author="Evan Gora" w:id="310" w:date="2024-09-16T20:43:19Z">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10.1016/j.rse.2024.114195</w:t>
      </w:r>
    </w:p>
  </w:comment>
  <w:comment w:author="Elsa Ordway" w:id="110" w:date="2024-09-08T18:36:05Z">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13" w:date="2024-09-08T18:36:05Z">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31" w:date="2024-09-08T18:36:05Z">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van Gora" w:id="330" w:date="2024-09-16T21:00:29Z">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lsa Ordway" w:id="138" w:date="2024-09-08T19:12:03Z">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Evan Gora" w:id="326" w:date="2024-09-16T20:56:39Z">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325" w:date="2024-09-16T20:56:03Z">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10.1175/ei150.1</w:t>
      </w:r>
    </w:p>
  </w:comment>
  <w:comment w:author="Evan Gora" w:id="329" w:date="2024-09-16T20:59:31Z">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Evan Gora" w:id="328" w:date="2024-09-16T20:59:00Z">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10.1111/j.1442-9993.2008.01895.x</w:t>
      </w:r>
    </w:p>
  </w:comment>
  <w:comment w:author="Evan Gora" w:id="324" w:date="2024-09-16T20:55:19Z">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23" w:date="2024-09-16T20:54:33Z">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10.1111/1365-2745.13076</w:t>
      </w:r>
    </w:p>
  </w:comment>
  <w:comment w:author="Yanlei Feng" w:id="375" w:date="2024-09-16T20:58:18Z">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Feng, Y., Negrón‐Juárez, R.I., Chiang, J.C. and Chambers, J.Q., 2023. Case studies of forest windthrows and mesoscale convective systems in Amazonia. Geophysical Research Letters, 50(12), p.e2023GL104395.</w:t>
      </w:r>
    </w:p>
  </w:comment>
  <w:comment w:author="Elsa Ordway" w:id="592" w:date="2024-09-15T01:47:04Z">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don't call functional requirements - not necessary needed at the white paper stage</w:t>
      </w:r>
    </w:p>
  </w:comment>
  <w:comment w:author="Elsa Ordway" w:id="585" w:date="2024-09-15T01:38:26Z">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https://esajournals.onlinelibrary.wiley.com/doi/pdf/10.1002/ecs2.3640</w:t>
      </w:r>
    </w:p>
  </w:comment>
  <w:comment w:author="Evan Gora" w:id="322" w:date="2024-09-16T20:53:58Z">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579" w:date="2024-09-15T01:41:15Z">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hyperspectral focused - add others</w:t>
      </w:r>
    </w:p>
  </w:comment>
  <w:comment w:author="Elsa Ordway" w:id="584" w:date="2024-09-15T01:35:18Z">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https://doi.org/10.1016/j.biocon.2020.108849</w:t>
      </w:r>
    </w:p>
  </w:comment>
  <w:comment w:author="Evan Gora" w:id="318" w:date="2024-09-16T20:51:42Z">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27" w:date="2024-09-16T20:57:05Z">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van Gora" w:id="317" w:date="2024-09-16T20:50:43Z">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16" w:date="2024-09-16T20:50:19Z">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21" w:date="2024-09-16T20:53:09Z">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10.1046/j.1461-0248.2003.00394.x</w:t>
      </w:r>
    </w:p>
  </w:comment>
  <w:comment w:author="Evan Gora" w:id="315" w:date="2024-09-16T20:49:40Z">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lsa Ordway" w:id="581" w:date="2024-09-15T01:34:04Z">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https://doi.org/10.1016/j.agrformet.2024.109929</w:t>
      </w:r>
    </w:p>
  </w:comment>
  <w:comment w:author="Michelle Wong" w:id="582" w:date="2024-09-17T02:41:40Z">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references in this string were added to Mendeley</w:t>
      </w:r>
    </w:p>
  </w:comment>
  <w:comment w:author="Elsa Ordway" w:id="583" w:date="2024-09-15T01:34:26Z">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https://doi.org/10.1175/BAMS-D-23-0316.1</w:t>
      </w:r>
    </w:p>
  </w:comment>
  <w:comment w:author="Elsa Ordway" w:id="101" w:date="2024-09-08T19:25:30Z">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ichael Keller" w:id="55" w:date="2024-08-13T22:15:28Z">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Sarah Worden" w:id="536" w:date="2024-09-05T21:23:21Z">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542" w:date="2024-09-05T21:23:21Z">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Adia Bey" w:id="715" w:date="2024-08-08T16:47:57Z">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Helene Muller-Landau" w:id="196" w:date="2024-09-14T20:39:53Z">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Isaac Aguilar Rivera" w:id="745" w:date="2024-09-11T16:41:43Z">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Sarah Worden" w:id="271" w:date="2024-09-05T21:57:48Z">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68" w:date="2024-09-05T21:57:07Z">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67" w:date="2024-09-05T21:56:38Z">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Helene Muller-Landau" w:id="437" w:date="2024-09-14T20:51:29Z">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Park, J. Y., H. C. Muller-Landau, J. W. Lichstein, S. W. Rifai, J. P. Dandois, and S. A. Bohlman. 2019. Quantifying Leaf Phenology of Individual Trees and Species in a Tropical Forest Using Unmanned Aerial Vehicle (UAV) Images. Remote Sensing, 11: 1534. https://doi.org/10.3390/rs11131534</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Alberton, B., T. C. M. Martin, H. R. Da Rocha, A. D. Richardson, M. S. B. Moura, R. S. Torres, and L. P. C. Morellato. 2023. Relationship between tropical leaf phenology and ecosystem productivity using phenocameras. Frontiers in Environmental Science, 11. https://doi.org/10.3389/fenvs.2023.1223219</w:t>
      </w:r>
    </w:p>
  </w:comment>
  <w:comment w:author="Michael Keller" w:id="56" w:date="2024-08-13T22:47:33Z">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Helene Muller-Landau" w:id="194" w:date="2024-09-14T20:43:58Z">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Essi Kane" w:id="629" w:date="2024-09-12T21:15:10Z">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suggest Bia Tano Forest Reserve for one of the field sites in Ghana because it hosts a Tower managed by the University of Energy and Natural Resources—Sunyani. </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details about the site herewith</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Bia Tano Forest Reserve (BTFR) in Ghana, located in a tropical humid climate zone, is a moist semi-deciduous forest that experiences distinct hot-dry harmattan and rainy seasons, with annual rainfall ranging from 1270 to 1524 mm and a mean elevation of 361 meters. Land cover analyses by Kyere-Boateng et al. (2022) reveal that significant Land Use Land Cover (LULC) changes over the past 30 years have reduced the forest’s ability to support fringe communities and mitigate carbon emissions, with closed forests declining and open forests, built-up areas, and cultivated lands increasing due to human activities. Despite these challenges, BTFR remains ecologically rich, classified under Category IV of the International Union for Conservation of Nature (IUCN), and home to over 195 plant species. Current research at the forest is driven by the International Greenhouse Gas Monitoring and Global Change Research Station (GhanaFLUX), which uses eddy covariance (EC) systems to monitor carbon fluxes, air temperature, humidity, and solar radiation, with vertical CO2 profiles aiding in energy and carbon storage flux estimates. However, hydrological studies are yet to be initiated, highlighting the need for future research on soil moisture and precipitation. Additionally, collaborative efforts are ongoing to study Biogenic Volatile Organic Compounds (BVOCs) emissions, involving institutions such as the Forest Research Institute of Ghana, the Forestry Commission, and Lancaster University, aiming to deepen understanding of the reserve’s ecological functioning and contribute to climate change mitigation.</w:t>
      </w:r>
    </w:p>
  </w:comment>
  <w:comment w:author="Michael Keller" w:id="57" w:date="2024-08-13T22:47:10Z">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Helene Muller-Landau" w:id="193" w:date="2024-09-14T20:36:30Z">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192" w:date="2024-09-14T20:36:13Z">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Elsa Ordway" w:id="102" w:date="2024-08-02T18:56:30Z">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Robinson Negron-Juarez" w:id="614" w:date="2024-09-02T01:00:49Z">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613" w:date="2024-09-02T01:01:37Z">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VIRGINIA ZAUNBRECHER" w:id="756" w:date="2024-08-08T15:05:56Z">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757" w:date="2024-09-11T03:39:53Z">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The emphasis in these applications should be on using satellite datasets - which will be made more useful (more interpretable and accurate data products) as a result of PANGEA's methods advances for scaling from ground to satellite - via the airborne data</w:t>
      </w:r>
    </w:p>
  </w:comment>
  <w:comment w:author="Elsa Ordway" w:id="435" w:date="2024-09-09T01:17:19Z">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434" w:date="2024-09-09T01:16:43Z">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Elsa Ordway" w:id="436" w:date="2024-09-09T01:19:01Z">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Elsa Ordway" w:id="418" w:date="2024-09-09T00:40:33Z">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Elsa Ordway" w:id="611" w:date="2024-08-02T22:14:30Z">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773" w:date="2024-09-03T12:19:10Z">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Elsa Ordway" w:id="4" w:date="2024-08-02T21:43:31Z">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Helene Muller-Landau" w:id="189" w:date="2024-09-14T18:14:22Z">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191" w:date="2024-09-14T18:19:39Z">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Helene Muller-Landau" w:id="190" w:date="2024-09-14T18:18:26Z">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Michelle Wong" w:id="142" w:date="2024-09-08T20:22:18Z">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60" w:date="2024-09-08T19:46:02Z">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61" w:date="2024-09-09T20:06:36Z">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62" w:date="2024-09-09T20:07:13Z">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63" w:date="2024-09-10T00:51:56Z">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Elsa Ordway" w:id="699" w:date="2024-09-09T05:27:21Z">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617" w:date="2024-09-09T05:26:17Z">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1-2 paragraphs here on AfriSAR-2 successes and lessons learned relevant to this section on Airborne Remote Sensing</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227" w:date="2024-09-08T20:40:40Z">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228" w:date="2024-09-08T21:13:17Z">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229" w:date="2024-09-08T21:22:19Z">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230" w:date="2024-09-08T21:43:12Z">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231" w:date="2024-09-09T02:37:55Z">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lsa Ordway" w:id="740" w:date="2024-09-09T05:30:30Z">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631" w:date="2024-09-09T04:27:04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Elsa Ordway" w:id="90" w:date="2024-09-09T04:20:12Z">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684" w:date="2024-09-05T00:09:51Z">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482" w:date="2024-09-09T19:37:28Z">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686" w:date="2024-09-05T00:10:42Z">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Sarah Worden" w:id="262" w:date="2024-09-09T03:43:30Z">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rcos Longo" w:id="683" w:date="2024-09-05T00:18:41Z">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sarah worden" w:id="241" w:date="2024-09-09T02:10:09Z">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sarah worden" w:id="257" w:date="2024-09-09T02:09:03Z">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687" w:date="2024-09-05T00:11:23Z">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45" w:date="2024-09-09T02:05:04Z">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688" w:date="2024-09-05T00:12:01Z">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52" w:date="2024-09-09T02:08:16Z">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sarah worden" w:id="251" w:date="2024-09-09T02:07:58Z">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259" w:date="2024-09-09T02:09:52Z">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Elsa Ordway" w:id="781" w:date="2024-09-09T02:13:48Z">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58" w:date="2024-09-09T02:09:26Z">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685" w:date="2024-09-05T00:17:00Z">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Elsa Ordway" w:id="174" w:date="2024-09-09T02:13:30Z">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Helene Muller-Landau" w:id="175" w:date="2024-09-11T16:00:53Z">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Flack-Prain, S., P. Meir, Y. Malhi, T. L. Smallman, and M. Williams. 2019. The importance of physiological, structural and trait responses to drought stress in driving spatial and temporal variation in GPP across Amazon forests. Biogeosciences, 16: 4463-4484. https://doi.org/10.5194/bg-16-4463-2019</w:t>
      </w:r>
    </w:p>
  </w:comment>
  <w:comment w:author="sarah worden" w:id="240" w:date="2024-09-09T02:03:29Z">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Le Bienfaiteur Sagang Takougoum" w:id="139" w:date="2024-09-09T01:59:38Z">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10.1126/science.1155121;</w:t>
      </w:r>
    </w:p>
  </w:comment>
  <w:comment w:author="Adia Bey" w:id="768" w:date="2024-09-03T18:59:48Z">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36" w:date="2024-08-15T15:21:38Z">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7" w:date="2024-08-26T16:55:15Z">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38" w:date="2024-08-15T15:21:38Z">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9" w:date="2024-08-26T16:55:15Z">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sarah worden" w:id="244" w:date="2024-09-09T02:04:26Z">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250" w:date="2024-09-09T02:07:48Z">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43" w:date="2024-09-09T02:04:02Z">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49" w:date="2024-09-09T02:07:26Z">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779" w:date="2024-09-03T19:34:02Z">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534" w:date="2024-09-09T01:42:13Z">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doi:10.1016/j.tree.2008.04.009</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https://www.cell.com/trends/ecology-evolution/abstract/S0169-5347(08)00197-3?_returnURL=https%3A%2F%2Flinkinghub.elsevier.com%2Fretrieve%2Fpii%2FS0169534708001973%3Fshowall%3Dtrue</w:t>
      </w:r>
    </w:p>
  </w:comment>
  <w:comment w:author="Elsa Ordway" w:id="431" w:date="2024-09-09T01:34:27Z">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48" w:date="2024-09-09T02:06:47Z">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432" w:date="2024-09-09T01:34:05Z">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47" w:date="2024-09-09T02:06:05Z">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37" w:date="2024-09-09T02:02:26Z">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14" w:date="2024-08-15T15:15:22Z">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36" w:date="2024-09-09T02:01:42Z">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2">
    <w:pPr>
      <w:rPr>
        <w:color w:val="0000ff"/>
      </w:rPr>
    </w:pPr>
    <w:r w:rsidDel="00000000" w:rsidR="00000000" w:rsidRPr="00000000">
      <w:rPr>
        <w:rtl w:val="0"/>
      </w:rPr>
    </w:r>
  </w:p>
  <w:p w:rsidR="00000000" w:rsidDel="00000000" w:rsidP="00000000" w:rsidRDefault="00000000" w:rsidRPr="00000000" w14:paraId="000009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9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29.0" w:type="dxa"/>
        <w:left w:w="43.0" w:type="dxa"/>
        <w:bottom w:w="29.0" w:type="dxa"/>
        <w:right w:w="43.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opscience.iop.org/article/10.1088/1748-9326/aabe9f/meta" TargetMode="External"/><Relationship Id="rId42" Type="http://schemas.openxmlformats.org/officeDocument/2006/relationships/hyperlink" Target="https://doi.org/10.1002/2016RG000517" TargetMode="External"/><Relationship Id="rId41" Type="http://schemas.openxmlformats.org/officeDocument/2006/relationships/hyperlink" Target="https://doi.org/10.1038/s41467-022-35570-1" TargetMode="External"/><Relationship Id="rId44" Type="http://schemas.openxmlformats.org/officeDocument/2006/relationships/hyperlink" Target="https://doi.org/10.1007/BF02803209" TargetMode="External"/><Relationship Id="rId43" Type="http://schemas.openxmlformats.org/officeDocument/2006/relationships/hyperlink" Target="https://doi.org/10.1111/btp.12315" TargetMode="External"/><Relationship Id="rId46" Type="http://schemas.openxmlformats.org/officeDocument/2006/relationships/hyperlink" Target="https://doi.org/10.1073/pnas.1714597115" TargetMode="External"/><Relationship Id="rId45" Type="http://schemas.openxmlformats.org/officeDocument/2006/relationships/hyperlink" Target="https://doi.org/10.1007/978-3-319-27422-5_6" TargetMode="External"/><Relationship Id="rId107" Type="http://schemas.openxmlformats.org/officeDocument/2006/relationships/hyperlink" Target="https://link.springer.com/article/10.1007/s00382-019-04728-x" TargetMode="External"/><Relationship Id="rId106" Type="http://schemas.openxmlformats.org/officeDocument/2006/relationships/hyperlink" Target="https://link.springer.com/article/10.1007/s00382-019-05033-3" TargetMode="External"/><Relationship Id="rId105" Type="http://schemas.openxmlformats.org/officeDocument/2006/relationships/hyperlink" Target="https://link.springer.com/article/10.1007/s40641-019-00130-1" TargetMode="External"/><Relationship Id="rId104" Type="http://schemas.openxmlformats.org/officeDocument/2006/relationships/hyperlink" Target="https://link.springer.com/article/10.1007/s40641-018-0110-5#ref-CR26" TargetMode="External"/><Relationship Id="rId109" Type="http://schemas.openxmlformats.org/officeDocument/2006/relationships/hyperlink" Target="https://link.springer.com/article/10.1007/s00382-020-05133-5" TargetMode="External"/><Relationship Id="rId108" Type="http://schemas.openxmlformats.org/officeDocument/2006/relationships/hyperlink" Target="https://doi.org/10.1029/2018JD029634" TargetMode="External"/><Relationship Id="rId48" Type="http://schemas.openxmlformats.org/officeDocument/2006/relationships/hyperlink" Target="https://doi.org/10.1016/j.rse.2021.112620" TargetMode="External"/><Relationship Id="rId47" Type="http://schemas.openxmlformats.org/officeDocument/2006/relationships/hyperlink" Target="https://doi.org/10.1038/s41467-021-25428-3" TargetMode="External"/><Relationship Id="rId49" Type="http://schemas.openxmlformats.org/officeDocument/2006/relationships/hyperlink" Target="https://doi.org/10.1016/j.agrformet.2018.05.015" TargetMode="External"/><Relationship Id="rId103" Type="http://schemas.openxmlformats.org/officeDocument/2006/relationships/hyperlink" Target="https://www.nature.com/articles/nature13636" TargetMode="External"/><Relationship Id="rId102" Type="http://schemas.openxmlformats.org/officeDocument/2006/relationships/hyperlink" Target="https://www.nature.com/articles/s41558-019-0603-9" TargetMode="External"/><Relationship Id="rId101" Type="http://schemas.openxmlformats.org/officeDocument/2006/relationships/hyperlink" Target="https://doi.org/10.1175/JCLI-D-14-00230.1" TargetMode="External"/><Relationship Id="rId100" Type="http://schemas.openxmlformats.org/officeDocument/2006/relationships/hyperlink" Target="https://doi.org/10.1002/2015GL065063" TargetMode="External"/><Relationship Id="rId31" Type="http://schemas.openxmlformats.org/officeDocument/2006/relationships/hyperlink" Target="https://paperpile.com/c/ovIUza/LDiS" TargetMode="External"/><Relationship Id="rId30" Type="http://schemas.openxmlformats.org/officeDocument/2006/relationships/hyperlink" Target="https://paperpile.com/c/ovIUza/LDiS" TargetMode="External"/><Relationship Id="rId33" Type="http://schemas.openxmlformats.org/officeDocument/2006/relationships/hyperlink" Target="https://paperpile.com/c/ovIUza/FPcy+yMq6" TargetMode="External"/><Relationship Id="rId32" Type="http://schemas.openxmlformats.org/officeDocument/2006/relationships/hyperlink" Target="https://paperpile.com/c/ovIUza/LDiS" TargetMode="External"/><Relationship Id="rId35" Type="http://schemas.openxmlformats.org/officeDocument/2006/relationships/hyperlink" Target="https://paperpile.com/c/ovIUza/FPcy+yMq6" TargetMode="External"/><Relationship Id="rId34" Type="http://schemas.openxmlformats.org/officeDocument/2006/relationships/hyperlink" Target="https://paperpile.com/c/ovIUza/FPcy+yMq6" TargetMode="External"/><Relationship Id="rId180" Type="http://schemas.openxmlformats.org/officeDocument/2006/relationships/hyperlink" Target="mailto:pamela.collins@nasa.gov" TargetMode="External"/><Relationship Id="rId37" Type="http://schemas.openxmlformats.org/officeDocument/2006/relationships/hyperlink" Target="https://paperpile.com/c/ovIUza/FPcy+yMq6" TargetMode="External"/><Relationship Id="rId176" Type="http://schemas.openxmlformats.org/officeDocument/2006/relationships/hyperlink" Target="https://www.gob.pe/unp" TargetMode="External"/><Relationship Id="rId36" Type="http://schemas.openxmlformats.org/officeDocument/2006/relationships/hyperlink" Target="https://paperpile.com/c/ovIUza/FPcy+yMq6" TargetMode="External"/><Relationship Id="rId175" Type="http://schemas.openxmlformats.org/officeDocument/2006/relationships/hyperlink" Target="https://alliancebioversityciat.org/" TargetMode="External"/><Relationship Id="rId39" Type="http://schemas.openxmlformats.org/officeDocument/2006/relationships/hyperlink" Target="https://rmets.onlinelibrary.wiley.com/doi/full/10.1002/joc.5171" TargetMode="External"/><Relationship Id="rId174" Type="http://schemas.openxmlformats.org/officeDocument/2006/relationships/hyperlink" Target="https://apps.ipcc.ch/glossary/" TargetMode="External"/><Relationship Id="rId38" Type="http://schemas.openxmlformats.org/officeDocument/2006/relationships/hyperlink" Target="https://doi.org/10.1007/s00382-023-06903-7" TargetMode="External"/><Relationship Id="rId173" Type="http://schemas.openxmlformats.org/officeDocument/2006/relationships/hyperlink" Target="https://apps.ipcc.ch/glossary/" TargetMode="External"/><Relationship Id="rId179" Type="http://schemas.openxmlformats.org/officeDocument/2006/relationships/hyperlink" Target="https://uclouvain.be/en/research-institutes/eli" TargetMode="External"/><Relationship Id="rId178" Type="http://schemas.openxmlformats.org/officeDocument/2006/relationships/hyperlink" Target="https://www.spun.earth/" TargetMode="External"/><Relationship Id="rId177" Type="http://schemas.openxmlformats.org/officeDocument/2006/relationships/hyperlink" Target="https://www.met.psu.edu/" TargetMode="External"/><Relationship Id="rId20" Type="http://schemas.openxmlformats.org/officeDocument/2006/relationships/hyperlink" Target="https://doi.org/10.1029/2010WR009127" TargetMode="External"/><Relationship Id="rId22" Type="http://schemas.openxmlformats.org/officeDocument/2006/relationships/hyperlink" Target="https://doi.org/10.1371/journal.pclm.0000054" TargetMode="External"/><Relationship Id="rId21" Type="http://schemas.openxmlformats.org/officeDocument/2006/relationships/hyperlink" Target="https://doi.org/10.1038/s41558-018-0177-y" TargetMode="External"/><Relationship Id="rId24" Type="http://schemas.openxmlformats.org/officeDocument/2006/relationships/hyperlink" Target="https://paperpile.com/c/ovIUza/J2Id+7TNp+vM0J" TargetMode="External"/><Relationship Id="rId23" Type="http://schemas.openxmlformats.org/officeDocument/2006/relationships/hyperlink" Target="https://paperpile.com/c/ovIUza/J2Id+7TNp+vM0J" TargetMode="External"/><Relationship Id="rId129" Type="http://schemas.openxmlformats.org/officeDocument/2006/relationships/hyperlink" Target="https://onlinelibrary.wiley.com/doi/full/10.1111/gcb.14413" TargetMode="External"/><Relationship Id="rId128" Type="http://schemas.openxmlformats.org/officeDocument/2006/relationships/hyperlink" Target="https://onlinelibrary.wiley.com/doi/full/10.1111/gcb.14413" TargetMode="External"/><Relationship Id="rId127" Type="http://schemas.openxmlformats.org/officeDocument/2006/relationships/hyperlink" Target="https://onlinelibrary.wiley.com/doi/full/10.1111/gcb.14413" TargetMode="External"/><Relationship Id="rId126" Type="http://schemas.openxmlformats.org/officeDocument/2006/relationships/hyperlink" Target="https://onlinelibrary.wiley.com/doi/full/10.1111/gcb.14413" TargetMode="External"/><Relationship Id="rId26" Type="http://schemas.openxmlformats.org/officeDocument/2006/relationships/hyperlink" Target="https://paperpile.com/c/ovIUza/J2Id+7TNp+vM0J" TargetMode="External"/><Relationship Id="rId121" Type="http://schemas.openxmlformats.org/officeDocument/2006/relationships/hyperlink" Target="https://doi.org/10.1073/pnas.1204651110" TargetMode="External"/><Relationship Id="rId25" Type="http://schemas.openxmlformats.org/officeDocument/2006/relationships/hyperlink" Target="https://paperpile.com/c/ovIUza/J2Id+7TNp+vM0J" TargetMode="External"/><Relationship Id="rId120" Type="http://schemas.openxmlformats.org/officeDocument/2006/relationships/hyperlink" Target="https://doi.org/10.1098/rstb.2012.0306" TargetMode="External"/><Relationship Id="rId28" Type="http://schemas.openxmlformats.org/officeDocument/2006/relationships/hyperlink" Target="https://paperpile.com/c/ovIUza/J2Id+7TNp+vM0J" TargetMode="External"/><Relationship Id="rId27" Type="http://schemas.openxmlformats.org/officeDocument/2006/relationships/hyperlink" Target="https://paperpile.com/c/ovIUza/J2Id+7TNp+vM0J" TargetMode="External"/><Relationship Id="rId125" Type="http://schemas.openxmlformats.org/officeDocument/2006/relationships/hyperlink" Target="https://doi.org/10.1029/2018JD029537" TargetMode="External"/><Relationship Id="rId29" Type="http://schemas.openxmlformats.org/officeDocument/2006/relationships/hyperlink" Target="https://paperpile.com/c/ovIUza/J2Id+7TNp+vM0J" TargetMode="External"/><Relationship Id="rId124" Type="http://schemas.openxmlformats.org/officeDocument/2006/relationships/hyperlink" Target="https://onlinelibrary.wiley.com/doi/full/10.1111/gcb.14413" TargetMode="External"/><Relationship Id="rId123" Type="http://schemas.openxmlformats.org/officeDocument/2006/relationships/hyperlink" Target="https://www.nature.com/articles/s41558-023-01776-4" TargetMode="External"/><Relationship Id="rId122" Type="http://schemas.openxmlformats.org/officeDocument/2006/relationships/hyperlink" Target="https://www.pnas.org/doi/abs/10.1073/pnas.2003169118" TargetMode="External"/><Relationship Id="rId95" Type="http://schemas.openxmlformats.org/officeDocument/2006/relationships/hyperlink" Target="https://doi.org/10.1073/pnas.1906091116" TargetMode="External"/><Relationship Id="rId94" Type="http://schemas.openxmlformats.org/officeDocument/2006/relationships/hyperlink" Target="https://paperpile.com/c/ovIUza/YQKg" TargetMode="External"/><Relationship Id="rId97" Type="http://schemas.openxmlformats.org/officeDocument/2006/relationships/hyperlink" Target="https://doi.org/10.5194/acp-20-13283-2020" TargetMode="External"/><Relationship Id="rId96" Type="http://schemas.openxmlformats.org/officeDocument/2006/relationships/hyperlink" Target="https://paperpile.com/c/ovIUza/YQKg" TargetMode="External"/><Relationship Id="rId11" Type="http://schemas.openxmlformats.org/officeDocument/2006/relationships/hyperlink" Target="https://drive.google.com/file/d/1r9vFP5H4r7QVy379OSeGuPAWdINTQuRj/view?usp=sharing" TargetMode="External"/><Relationship Id="rId99" Type="http://schemas.openxmlformats.org/officeDocument/2006/relationships/hyperlink" Target="https://doi.org/10.5194/acp-22-8639-2022"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98" Type="http://schemas.openxmlformats.org/officeDocument/2006/relationships/hyperlink" Target="https://doi.org/10.1029/2007JD009449" TargetMode="External"/><Relationship Id="rId13" Type="http://schemas.openxmlformats.org/officeDocument/2006/relationships/hyperlink" Target="https://www.nature.com/articles/s41586-024-07602-x" TargetMode="External"/><Relationship Id="rId12" Type="http://schemas.openxmlformats.org/officeDocument/2006/relationships/hyperlink" Target="https://www.nature.com/articles/s41586-024-07602-x" TargetMode="External"/><Relationship Id="rId91" Type="http://schemas.openxmlformats.org/officeDocument/2006/relationships/hyperlink" Target="https://paperpile.com/c/ovIUza/9zs5+pHwu" TargetMode="External"/><Relationship Id="rId90" Type="http://schemas.openxmlformats.org/officeDocument/2006/relationships/hyperlink" Target="https://paperpile.com/c/ovIUza/9zs5+pHwu" TargetMode="External"/><Relationship Id="rId93" Type="http://schemas.openxmlformats.org/officeDocument/2006/relationships/hyperlink" Target="https://paperpile.com/c/ovIUza/YQKg" TargetMode="External"/><Relationship Id="rId92" Type="http://schemas.openxmlformats.org/officeDocument/2006/relationships/hyperlink" Target="https://paperpile.com/c/ovIUza/YQKg" TargetMode="External"/><Relationship Id="rId118" Type="http://schemas.openxmlformats.org/officeDocument/2006/relationships/hyperlink" Target="https://paperpile.com/c/gMdJbo/Kyl6g+xVK1H+gc1mx" TargetMode="External"/><Relationship Id="rId117" Type="http://schemas.openxmlformats.org/officeDocument/2006/relationships/hyperlink" Target="https://paperpile.com/c/gMdJbo/Kyl6g+xVK1H+gc1mx" TargetMode="External"/><Relationship Id="rId116" Type="http://schemas.openxmlformats.org/officeDocument/2006/relationships/hyperlink" Target="https://paperpile.com/c/gMdJbo/Kyl6g+xVK1H+gc1mx" TargetMode="External"/><Relationship Id="rId115" Type="http://schemas.openxmlformats.org/officeDocument/2006/relationships/hyperlink" Target="https://link.springer.com/article/10.1007/s00382-022-06657-8" TargetMode="External"/><Relationship Id="rId119" Type="http://schemas.openxmlformats.org/officeDocument/2006/relationships/hyperlink" Target="https://www.pnas.org/doi/abs/10.1073/pnas.2116626119" TargetMode="External"/><Relationship Id="rId15" Type="http://schemas.openxmlformats.org/officeDocument/2006/relationships/image" Target="media/image2.jpg"/><Relationship Id="rId110" Type="http://schemas.openxmlformats.org/officeDocument/2006/relationships/hyperlink" Target="https://doi.org/10.1002/2017JD026526" TargetMode="External"/><Relationship Id="rId14" Type="http://schemas.openxmlformats.org/officeDocument/2006/relationships/hyperlink" Target="https://www.nature.com/articles/s41586-022-05679-w" TargetMode="External"/><Relationship Id="rId17" Type="http://schemas.openxmlformats.org/officeDocument/2006/relationships/hyperlink" Target="https://doi.org/10.1073/pnas.1621516114" TargetMode="External"/><Relationship Id="rId16" Type="http://schemas.openxmlformats.org/officeDocument/2006/relationships/hyperlink" Target="https://agupubs.onlinelibrary.wiley.com/doi/full/10.1029/2023JG007421#jgrg22473-bib-0124" TargetMode="External"/><Relationship Id="rId19" Type="http://schemas.openxmlformats.org/officeDocument/2006/relationships/hyperlink" Target="https://doi.org/10.1029/2020JG006024" TargetMode="External"/><Relationship Id="rId114" Type="http://schemas.openxmlformats.org/officeDocument/2006/relationships/hyperlink" Target="https://www.nature.com/articles/nature13265" TargetMode="External"/><Relationship Id="rId18" Type="http://schemas.openxmlformats.org/officeDocument/2006/relationships/hyperlink" Target="https://doi.org/10.1002/9781119657002.ch11" TargetMode="External"/><Relationship Id="rId113" Type="http://schemas.openxmlformats.org/officeDocument/2006/relationships/hyperlink" Target="https://iopscience.iop.org/article/10.1088/1748-9326/ab738e/meta" TargetMode="External"/><Relationship Id="rId112" Type="http://schemas.openxmlformats.org/officeDocument/2006/relationships/hyperlink" Target="https://www.nature.com/articles/s41558-019-0512-y" TargetMode="External"/><Relationship Id="rId111" Type="http://schemas.openxmlformats.org/officeDocument/2006/relationships/hyperlink" Target="https://www.sciencedirect.com/science/article/pii/S0048969718336489?casa_token=oSJiFPgcdAYAAAAA:Js7DfKa7_T4JbahgzIGAPO0CZ2fPKZT1yC1hpZOG8glUpVcXpfS0ZzL4Y4_YYvqIDxrnqRdDjtk" TargetMode="External"/><Relationship Id="rId84" Type="http://schemas.openxmlformats.org/officeDocument/2006/relationships/hyperlink" Target="https://paperpile.com/c/ovIUza/XlMK+2OlF+Ykxm" TargetMode="External"/><Relationship Id="rId83" Type="http://schemas.openxmlformats.org/officeDocument/2006/relationships/hyperlink" Target="https://paperpile.com/c/ovIUza/XlMK+2OlF+Ykxm" TargetMode="External"/><Relationship Id="rId86" Type="http://schemas.openxmlformats.org/officeDocument/2006/relationships/hyperlink" Target="https://paperpile.com/c/ovIUza/XlMK+2OlF+Ykxm" TargetMode="External"/><Relationship Id="rId85" Type="http://schemas.openxmlformats.org/officeDocument/2006/relationships/hyperlink" Target="https://paperpile.com/c/ovIUza/XlMK+2OlF+Ykxm" TargetMode="External"/><Relationship Id="rId88" Type="http://schemas.openxmlformats.org/officeDocument/2006/relationships/hyperlink" Target="https://paperpile.com/c/ovIUza/9zs5+pHwu" TargetMode="External"/><Relationship Id="rId150" Type="http://schemas.openxmlformats.org/officeDocument/2006/relationships/header" Target="header1.xml"/><Relationship Id="rId87" Type="http://schemas.openxmlformats.org/officeDocument/2006/relationships/hyperlink" Target="https://paperpile.com/c/ovIUza/9zs5+pHwu" TargetMode="External"/><Relationship Id="rId89" Type="http://schemas.openxmlformats.org/officeDocument/2006/relationships/hyperlink" Target="https://paperpile.com/c/ovIUza/9zs5+pHwu" TargetMode="External"/><Relationship Id="rId80" Type="http://schemas.openxmlformats.org/officeDocument/2006/relationships/hyperlink" Target="https://paperpile.com/c/ovIUza/qpFq" TargetMode="External"/><Relationship Id="rId82" Type="http://schemas.openxmlformats.org/officeDocument/2006/relationships/hyperlink" Target="https://paperpile.com/c/ovIUza/XlMK+2OlF+Ykxm" TargetMode="External"/><Relationship Id="rId81" Type="http://schemas.openxmlformats.org/officeDocument/2006/relationships/hyperlink" Target="https://paperpile.com/c/ovIUza/XlMK+2OlF+Ykx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i.org/10.3390/plants12213710" TargetMode="External"/><Relationship Id="rId4" Type="http://schemas.openxmlformats.org/officeDocument/2006/relationships/fontTable" Target="fontTable.xml"/><Relationship Id="rId148" Type="http://schemas.openxmlformats.org/officeDocument/2006/relationships/hyperlink" Target="https://doi.org/10.1002/ecs2.3833" TargetMode="External"/><Relationship Id="rId9" Type="http://schemas.openxmlformats.org/officeDocument/2006/relationships/hyperlink" Target="https://docs.google.com/spreadsheets/d/1IMawYdO6ZRRX0R5MexkIwF3_BZTi52_tHQxmHoxjtNU/edit?usp=sharing" TargetMode="External"/><Relationship Id="rId143" Type="http://schemas.openxmlformats.org/officeDocument/2006/relationships/hyperlink" Target="https://doi.org/10.5194/hess-25-2279-2021" TargetMode="External"/><Relationship Id="rId142" Type="http://schemas.openxmlformats.org/officeDocument/2006/relationships/hyperlink" Target="https://doi.org/10.1073/pnas.1514043113" TargetMode="External"/><Relationship Id="rId141" Type="http://schemas.openxmlformats.org/officeDocument/2006/relationships/hyperlink" Target="https://iopscience.iop.org/article/10.1088/1748-9326/aad66c/meta" TargetMode="External"/><Relationship Id="rId140" Type="http://schemas.openxmlformats.org/officeDocument/2006/relationships/hyperlink" Target="https://doi.org/10.1002/2016RG000517" TargetMode="External"/><Relationship Id="rId5" Type="http://schemas.openxmlformats.org/officeDocument/2006/relationships/footnotes" Target="footnotes.xml"/><Relationship Id="rId147" Type="http://schemas.openxmlformats.org/officeDocument/2006/relationships/hyperlink" Target="https://doi.org/10.1073/pnas.1514043113" TargetMode="External"/><Relationship Id="rId6" Type="http://schemas.openxmlformats.org/officeDocument/2006/relationships/numbering" Target="numbering.xml"/><Relationship Id="rId146" Type="http://schemas.openxmlformats.org/officeDocument/2006/relationships/hyperlink" Target="https://www.nature.com/articles/s41467-020-20482-9" TargetMode="External"/><Relationship Id="rId7" Type="http://schemas.openxmlformats.org/officeDocument/2006/relationships/styles" Target="styles.xml"/><Relationship Id="rId145" Type="http://schemas.openxmlformats.org/officeDocument/2006/relationships/hyperlink" Target="https://www.sciencedirect.com/science/article/pii/S0048969721020350"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doi.org/10.5194/hess-24-1565-2020" TargetMode="External"/><Relationship Id="rId73" Type="http://schemas.openxmlformats.org/officeDocument/2006/relationships/hyperlink" Target="https://agupubs.onlinelibrary.wiley.com/doi/full/10.1002/2017GL076526" TargetMode="External"/><Relationship Id="rId72" Type="http://schemas.openxmlformats.org/officeDocument/2006/relationships/hyperlink" Target="https://paperpile.com/c/ovIUza/FoUS+HHQU+ZxJz+MUqe" TargetMode="External"/><Relationship Id="rId75" Type="http://schemas.openxmlformats.org/officeDocument/2006/relationships/hyperlink" Target="https://www.sciencedirect.com/science/article/pii/S0301479715303935?via%3Dihub#bib10" TargetMode="External"/><Relationship Id="rId74" Type="http://schemas.openxmlformats.org/officeDocument/2006/relationships/hyperlink" Target="http://dx.doi.org/10.1016/S0022-1694(03)00267-1" TargetMode="External"/><Relationship Id="rId77" Type="http://schemas.openxmlformats.org/officeDocument/2006/relationships/hyperlink" Target="https://agupubs.onlinelibrary.wiley.com/doi/full/10.1002/2014JD022586" TargetMode="External"/><Relationship Id="rId76" Type="http://schemas.openxmlformats.org/officeDocument/2006/relationships/hyperlink" Target="https://iopscience.iop.org/article/10.1088/1748-9326/ac4c1d/meta" TargetMode="External"/><Relationship Id="rId79" Type="http://schemas.openxmlformats.org/officeDocument/2006/relationships/hyperlink" Target="https://paperpile.com/c/ovIUza/XlMK+2OlF+Ykxm" TargetMode="External"/><Relationship Id="rId78" Type="http://schemas.openxmlformats.org/officeDocument/2006/relationships/hyperlink" Target="https://www.nature.com/articles/s41586-022-05690-1" TargetMode="External"/><Relationship Id="rId71" Type="http://schemas.openxmlformats.org/officeDocument/2006/relationships/hyperlink" Target="https://paperpile.com/c/ovIUza/FoUS+HHQU+ZxJz+MUqe" TargetMode="External"/><Relationship Id="rId70" Type="http://schemas.openxmlformats.org/officeDocument/2006/relationships/hyperlink" Target="https://paperpile.com/c/ovIUza/FoUS+HHQU+ZxJz+MUqe" TargetMode="External"/><Relationship Id="rId139" Type="http://schemas.openxmlformats.org/officeDocument/2006/relationships/hyperlink" Target="https://doi.org/10.3389/fsoil.2022.883236" TargetMode="External"/><Relationship Id="rId138" Type="http://schemas.openxmlformats.org/officeDocument/2006/relationships/hyperlink" Target="https://doi.org/10.1111/j.1365-2486.2008.01813.x" TargetMode="External"/><Relationship Id="rId137" Type="http://schemas.openxmlformats.org/officeDocument/2006/relationships/hyperlink" Target="https://paperpile.com/c/ovIUza/zrGk+iDoN+6fAo+yCO2" TargetMode="External"/><Relationship Id="rId132" Type="http://schemas.openxmlformats.org/officeDocument/2006/relationships/hyperlink" Target="https://paperpile.com/c/ovIUza/zrGk+iDoN+6fAo+yCO2" TargetMode="External"/><Relationship Id="rId131" Type="http://schemas.openxmlformats.org/officeDocument/2006/relationships/hyperlink" Target="https://paperpile.com/c/ovIUza/zrGk+iDoN+6fAo+yCO2" TargetMode="External"/><Relationship Id="rId130" Type="http://schemas.openxmlformats.org/officeDocument/2006/relationships/hyperlink" Target="https://royalsocietypublishing.org/doi/10.1098/rstb.2012.0312" TargetMode="External"/><Relationship Id="rId136" Type="http://schemas.openxmlformats.org/officeDocument/2006/relationships/hyperlink" Target="https://paperpile.com/c/ovIUza/zrGk+iDoN+6fAo+yCO2" TargetMode="External"/><Relationship Id="rId135" Type="http://schemas.openxmlformats.org/officeDocument/2006/relationships/hyperlink" Target="https://paperpile.com/c/ovIUza/zrGk+iDoN+6fAo+yCO2" TargetMode="External"/><Relationship Id="rId134" Type="http://schemas.openxmlformats.org/officeDocument/2006/relationships/hyperlink" Target="https://paperpile.com/c/ovIUza/zrGk+iDoN+6fAo+yCO2" TargetMode="External"/><Relationship Id="rId133" Type="http://schemas.openxmlformats.org/officeDocument/2006/relationships/hyperlink" Target="https://paperpile.com/c/ovIUza/zrGk+iDoN+6fAo+yCO2" TargetMode="External"/><Relationship Id="rId62" Type="http://schemas.openxmlformats.org/officeDocument/2006/relationships/hyperlink" Target="https://paperpile.com/c/ovIUza/Chrq+nNbr" TargetMode="External"/><Relationship Id="rId61" Type="http://schemas.openxmlformats.org/officeDocument/2006/relationships/hyperlink" Target="https://paperpile.com/c/ovIUza/Chrq+nNbr" TargetMode="External"/><Relationship Id="rId64" Type="http://schemas.openxmlformats.org/officeDocument/2006/relationships/hyperlink" Target="https://paperpile.com/c/ovIUza/FoUS+HHQU+ZxJz+MUqe" TargetMode="External"/><Relationship Id="rId63" Type="http://schemas.openxmlformats.org/officeDocument/2006/relationships/hyperlink" Target="https://paperpile.com/c/ovIUza/Chrq+nNbr" TargetMode="External"/><Relationship Id="rId66" Type="http://schemas.openxmlformats.org/officeDocument/2006/relationships/hyperlink" Target="https://paperpile.com/c/ovIUza/FoUS+HHQU+ZxJz+MUqe" TargetMode="External"/><Relationship Id="rId172" Type="http://schemas.openxmlformats.org/officeDocument/2006/relationships/hyperlink" Target="https://doi.org/10.1038/s41559-024-02356-1" TargetMode="External"/><Relationship Id="rId65" Type="http://schemas.openxmlformats.org/officeDocument/2006/relationships/hyperlink" Target="https://paperpile.com/c/ovIUza/FoUS+HHQU+ZxJz+MUqe" TargetMode="External"/><Relationship Id="rId171" Type="http://schemas.openxmlformats.org/officeDocument/2006/relationships/hyperlink" Target="https://apps.ipcc.ch/glossary/" TargetMode="External"/><Relationship Id="rId68" Type="http://schemas.openxmlformats.org/officeDocument/2006/relationships/hyperlink" Target="https://paperpile.com/c/ovIUza/FoUS+HHQU+ZxJz+MUqe" TargetMode="External"/><Relationship Id="rId170" Type="http://schemas.openxmlformats.org/officeDocument/2006/relationships/image" Target="media/image3.png"/><Relationship Id="rId67" Type="http://schemas.openxmlformats.org/officeDocument/2006/relationships/hyperlink" Target="https://paperpile.com/c/ovIUza/FoUS+HHQU+ZxJz+MUqe" TargetMode="External"/><Relationship Id="rId60" Type="http://schemas.openxmlformats.org/officeDocument/2006/relationships/hyperlink" Target="https://paperpile.com/c/ovIUza/Chrq+nNbr" TargetMode="External"/><Relationship Id="rId165" Type="http://schemas.openxmlformats.org/officeDocument/2006/relationships/hyperlink" Target="https://www.earthdata.nasa.gov/s3fs-public/2022-07/ESDS-RFC-042VERSION1.pdf" TargetMode="External"/><Relationship Id="rId69" Type="http://schemas.openxmlformats.org/officeDocument/2006/relationships/hyperlink" Target="https://paperpile.com/c/ovIUza/FoUS+HHQU+ZxJz+MUqe" TargetMode="External"/><Relationship Id="rId164" Type="http://schemas.openxmlformats.org/officeDocument/2006/relationships/hyperlink" Target="https://www.earthdata.nasa.gov/esdis/esco/standards-and-practices/preservation-content-spec" TargetMode="External"/><Relationship Id="rId163" Type="http://schemas.openxmlformats.org/officeDocument/2006/relationships/hyperlink" Target="https://drive.google.com/drive/u/1/folders/1Gw5jlwLzT7Z_KHRGMwto6nnl4nSpxRIX" TargetMode="External"/><Relationship Id="rId162" Type="http://schemas.openxmlformats.org/officeDocument/2006/relationships/hyperlink" Target="https://drive.google.com/drive/u/1/folders/1Gw5jlwLzT7Z_KHRGMwto6nnl4nSpxRIX" TargetMode="External"/><Relationship Id="rId169" Type="http://schemas.openxmlformats.org/officeDocument/2006/relationships/hyperlink" Target="https://nasa.github.io/Transform-to-Open-Science/os101-modules/" TargetMode="External"/><Relationship Id="rId168" Type="http://schemas.openxmlformats.org/officeDocument/2006/relationships/hyperlink" Target="https://www.earthdata.nasa.gov/esds/maap" TargetMode="External"/><Relationship Id="rId167" Type="http://schemas.openxmlformats.org/officeDocument/2006/relationships/hyperlink" Target="https://www.earthdata.nasa.gov/esds/veda" TargetMode="External"/><Relationship Id="rId166" Type="http://schemas.openxmlformats.org/officeDocument/2006/relationships/hyperlink" Target="https://kadi-project.eu/" TargetMode="External"/><Relationship Id="rId51" Type="http://schemas.openxmlformats.org/officeDocument/2006/relationships/hyperlink" Target="https://paperpile.com/c/ovIUza/iirc+CruA" TargetMode="External"/><Relationship Id="rId50" Type="http://schemas.openxmlformats.org/officeDocument/2006/relationships/hyperlink" Target="https://doi.org/10.1111/gcb.14666" TargetMode="External"/><Relationship Id="rId53" Type="http://schemas.openxmlformats.org/officeDocument/2006/relationships/hyperlink" Target="https://paperpile.com/c/ovIUza/iirc+CruA" TargetMode="External"/><Relationship Id="rId52" Type="http://schemas.openxmlformats.org/officeDocument/2006/relationships/hyperlink" Target="https://paperpile.com/c/ovIUza/iirc+CruA" TargetMode="External"/><Relationship Id="rId55" Type="http://schemas.openxmlformats.org/officeDocument/2006/relationships/hyperlink" Target="https://paperpile.com/c/ovIUza/iirc+CruA" TargetMode="External"/><Relationship Id="rId161" Type="http://schemas.openxmlformats.org/officeDocument/2006/relationships/image" Target="media/image1.png"/><Relationship Id="rId54" Type="http://schemas.openxmlformats.org/officeDocument/2006/relationships/hyperlink" Target="https://paperpile.com/c/ovIUza/iirc+CruA" TargetMode="External"/><Relationship Id="rId160" Type="http://schemas.openxmlformats.org/officeDocument/2006/relationships/hyperlink" Target="https://gmao.gsfc.nasa.gov/" TargetMode="External"/><Relationship Id="rId57" Type="http://schemas.openxmlformats.org/officeDocument/2006/relationships/hyperlink" Target="https://paperpile.com/c/ovIUza/MoNo" TargetMode="External"/><Relationship Id="rId56" Type="http://schemas.openxmlformats.org/officeDocument/2006/relationships/hyperlink" Target="https://paperpile.com/c/ovIUza/MoNo" TargetMode="External"/><Relationship Id="rId159" Type="http://schemas.openxmlformats.org/officeDocument/2006/relationships/hyperlink" Target="https://www.spun.earth/" TargetMode="External"/><Relationship Id="rId59" Type="http://schemas.openxmlformats.org/officeDocument/2006/relationships/hyperlink" Target="https://paperpile.com/c/ovIUza/Chrq+nNbr" TargetMode="External"/><Relationship Id="rId154" Type="http://schemas.openxmlformats.org/officeDocument/2006/relationships/hyperlink" Target="https://carlos-alberto-silva.github.io/silvalab/cms4d/cms4d_workshop.html" TargetMode="External"/><Relationship Id="rId58" Type="http://schemas.openxmlformats.org/officeDocument/2006/relationships/hyperlink" Target="https://paperpile.com/c/ovIUza/MoNo" TargetMode="External"/><Relationship Id="rId153" Type="http://schemas.openxmlformats.org/officeDocument/2006/relationships/hyperlink" Target="https://carlos-alberto-silva.github.io/silvalab/cms4d/cms4d_workshop.html" TargetMode="External"/><Relationship Id="rId152" Type="http://schemas.openxmlformats.org/officeDocument/2006/relationships/image" Target="media/image4.png"/><Relationship Id="rId151" Type="http://schemas.openxmlformats.org/officeDocument/2006/relationships/footer" Target="footer1.xml"/><Relationship Id="rId158" Type="http://schemas.openxmlformats.org/officeDocument/2006/relationships/hyperlink" Target="https://arcticdrones.org/" TargetMode="External"/><Relationship Id="rId157" Type="http://schemas.openxmlformats.org/officeDocument/2006/relationships/hyperlink" Target="https://doi.org/10.1016/j.ecolecon.2016.12.033" TargetMode="External"/><Relationship Id="rId156" Type="http://schemas.openxmlformats.org/officeDocument/2006/relationships/hyperlink" Target="https://doi.org/10.1016/j.ecolecon.2016.12.033" TargetMode="External"/><Relationship Id="rId155" Type="http://schemas.openxmlformats.org/officeDocument/2006/relationships/hyperlink" Target="https://www.sciencedirect.com/science/article/pii/S095937802400095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