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720" w:firstLine="0"/>
        <w:jc w:val="left"/>
        <w:rPr>
          <w:sz w:val="24"/>
          <w:szCs w:val="24"/>
        </w:rPr>
      </w:pPr>
      <w:bookmarkStart w:colFirst="0" w:colLast="0" w:name="_3zhgvk7xsu7s"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d5kohilrhl2y" w:id="1"/>
      <w:bookmarkEnd w:id="1"/>
      <w:r w:rsidDel="00000000" w:rsidR="00000000" w:rsidRPr="00000000">
        <w:rPr>
          <w:rtl w:val="0"/>
        </w:rPr>
        <w:t xml:space="preserve">PANGEA Draft White Paper</w:t>
      </w:r>
    </w:p>
    <w:p w:rsidR="00000000" w:rsidDel="00000000" w:rsidP="00000000" w:rsidRDefault="00000000" w:rsidRPr="00000000" w14:paraId="00000003">
      <w:pPr>
        <w:jc w:val="center"/>
        <w:rPr/>
      </w:pPr>
      <w:hyperlink r:id="rId7">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ABoVE White Paper: </w:t>
      </w:r>
      <w:hyperlink r:id="rId8">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The current state-of-the-science</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E">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[LOGO]</w:t>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20">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A Concise Plan for a NASA-Sponsored Field Campaign  </w:t>
      </w:r>
    </w:p>
    <w:p w:rsidR="00000000" w:rsidDel="00000000" w:rsidP="00000000" w:rsidRDefault="00000000" w:rsidRPr="00000000" w14:paraId="00000021">
      <w:pPr>
        <w:widowControl w:val="0"/>
        <w:spacing w:before="962.49511718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2">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3">
      <w:pPr>
        <w:widowControl w:val="0"/>
        <w:spacing w:before="810.92651367187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4">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Elsa M. Ordway (University of California, Los Angeles)  </w:t>
      </w:r>
    </w:p>
    <w:p w:rsidR="00000000" w:rsidDel="00000000" w:rsidP="00000000" w:rsidRDefault="00000000" w:rsidRPr="00000000" w14:paraId="00000025">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0"/>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6">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7">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w:t>
      </w:r>
      <w:commentRangeEnd w:id="0"/>
      <w:r w:rsidDel="00000000" w:rsidR="00000000" w:rsidRPr="00000000">
        <w:commentReference w:id="0"/>
      </w:r>
      <w:r w:rsidDel="00000000" w:rsidR="00000000" w:rsidRPr="00000000">
        <w:rPr>
          <w:rFonts w:ascii="Times New Roman" w:cs="Times New Roman" w:eastAsia="Times New Roman" w:hAnsi="Times New Roman"/>
          <w:b w:val="1"/>
          <w:sz w:val="27.959999084472656"/>
          <w:szCs w:val="27.959999084472656"/>
          <w:rtl w:val="0"/>
        </w:rPr>
        <w:t xml:space="preserve">  </w:t>
      </w:r>
    </w:p>
    <w:p w:rsidR="00000000" w:rsidDel="00000000" w:rsidP="00000000" w:rsidRDefault="00000000" w:rsidRPr="00000000" w14:paraId="00000028">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9">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A">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1"/>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B">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C">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D">
      <w:pPr>
        <w:widowControl w:val="0"/>
        <w:spacing w:before="316.8994140625" w:line="240"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E">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F">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3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32">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33">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34">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5">
      <w:pPr>
        <w:numPr>
          <w:ilvl w:val="0"/>
          <w:numId w:val="4"/>
        </w:numPr>
        <w:spacing w:line="276" w:lineRule="auto"/>
        <w:ind w:left="720" w:hanging="360"/>
        <w:rPr>
          <w:rFonts w:ascii="Times New Roman" w:cs="Times New Roman" w:eastAsia="Times New Roman" w:hAnsi="Times New Roman"/>
          <w:sz w:val="24"/>
          <w:szCs w:val="24"/>
          <w:highlight w:val="yellow"/>
        </w:rPr>
      </w:pPr>
      <w:commentRangeStart w:id="2"/>
      <w:r w:rsidDel="00000000" w:rsidR="00000000" w:rsidRPr="00000000">
        <w:rPr>
          <w:rFonts w:ascii="Times New Roman" w:cs="Times New Roman" w:eastAsia="Times New Roman" w:hAnsi="Times New Roman"/>
          <w:sz w:val="24"/>
          <w:szCs w:val="24"/>
          <w:highlight w:val="yellow"/>
          <w:rtl w:val="0"/>
        </w:rPr>
        <w:t xml:space="preserve">The essential scientific components of the study and why coordinated teamwork is required in their implementation.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6">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7">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8">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9">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A">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In this white paper, we </w:t>
      </w:r>
      <w:commentRangeStart w:id="3"/>
      <w:r w:rsidDel="00000000" w:rsidR="00000000" w:rsidRPr="00000000">
        <w:rPr>
          <w:rFonts w:ascii="Times New Roman" w:cs="Times New Roman" w:eastAsia="Times New Roman" w:hAnsi="Times New Roman"/>
          <w:color w:val="ff0000"/>
          <w:sz w:val="24"/>
          <w:szCs w:val="24"/>
          <w:rtl w:val="0"/>
        </w:rPr>
        <w:t xml:space="preserve">XXX</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commentRangeStart w:id="4"/>
      <w:commentRangeStart w:id="5"/>
      <w:r w:rsidDel="00000000" w:rsidR="00000000" w:rsidRPr="00000000">
        <w:rPr>
          <w:rFonts w:ascii="Times New Roman" w:cs="Times New Roman" w:eastAsia="Times New Roman" w:hAnsi="Times New Roman"/>
          <w:b w:val="1"/>
          <w:sz w:val="24"/>
          <w:szCs w:val="24"/>
          <w:rtl w:val="0"/>
        </w:rPr>
        <w:t xml:space="preserve">Acknowledgments</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Biogeochemical Cycles &amp; Carbon Dynamics: </w:t>
      </w:r>
    </w:p>
    <w:p w:rsidR="00000000" w:rsidDel="00000000" w:rsidP="00000000" w:rsidRDefault="00000000" w:rsidRPr="00000000" w14:paraId="0000004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Ecosystem Structure, Function &amp; Biodiversity: </w:t>
      </w:r>
    </w:p>
    <w:p w:rsidR="00000000" w:rsidDel="00000000" w:rsidP="00000000" w:rsidRDefault="00000000" w:rsidRPr="00000000" w14:paraId="0000004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Social-Ecological Systems: </w:t>
      </w:r>
    </w:p>
    <w:p w:rsidR="00000000" w:rsidDel="00000000" w:rsidP="00000000" w:rsidRDefault="00000000" w:rsidRPr="00000000" w14:paraId="0000004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Climate Feedbacks &amp; Interactions: </w:t>
      </w:r>
    </w:p>
    <w:p w:rsidR="00000000" w:rsidDel="00000000" w:rsidP="00000000" w:rsidRDefault="00000000" w:rsidRPr="00000000" w14:paraId="0000004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Community Engagement &amp; Research Applications: </w:t>
      </w:r>
      <w:r w:rsidDel="00000000" w:rsidR="00000000" w:rsidRPr="00000000">
        <w:rPr>
          <w:rtl w:val="0"/>
        </w:rPr>
      </w:r>
    </w:p>
    <w:p w:rsidR="00000000" w:rsidDel="00000000" w:rsidP="00000000" w:rsidRDefault="00000000" w:rsidRPr="00000000" w14:paraId="0000004D">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E">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F">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50">
      <w:pPr>
        <w:widowControl w:val="0"/>
        <w:spacing w:after="120" w:before="316.8" w:line="276" w:lineRule="auto"/>
        <w:ind w:left="0" w:right="0" w:firstLine="0"/>
        <w:rPr>
          <w:rFonts w:ascii="Times New Roman" w:cs="Times New Roman" w:eastAsia="Times New Roman" w:hAnsi="Times New Roman"/>
          <w:b w:val="1"/>
          <w:sz w:val="27.959999084472656"/>
          <w:szCs w:val="27.959999084472656"/>
        </w:rPr>
      </w:pPr>
      <w:commentRangeStart w:id="6"/>
      <w:commentRangeStart w:id="7"/>
      <w:r w:rsidDel="00000000" w:rsidR="00000000" w:rsidRPr="00000000">
        <w:rPr>
          <w:rFonts w:ascii="Times New Roman" w:cs="Times New Roman" w:eastAsia="Times New Roman" w:hAnsi="Times New Roman"/>
          <w:b w:val="1"/>
          <w:sz w:val="27.959999084472656"/>
          <w:szCs w:val="27.959999084472656"/>
          <w:rtl w:val="0"/>
        </w:rPr>
        <w:t xml:space="preserve">Table of Contents</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Science Questions and Objectives/Issues</w:t>
              <w:tab/>
              <w:t xml:space="preserve">10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g5djpq2r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PANGEA Science Themes</w:t>
              <w:tab/>
              <w:t xml:space="preserve">11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1zhe1ijg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PANGEA Study Domain</w:t>
              <w:tab/>
              <w:t xml:space="preserve">13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PANGEA’s critical timing</w:t>
              <w:tab/>
              <w:t xml:space="preserve">13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Carbon Stocks and Fluxes</w:t>
              <w:tab/>
              <w:t xml:space="preserve">13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15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mvw8hd42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17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25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28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Scientific Advancement from PANGEA</w:t>
              <w:tab/>
              <w:t xml:space="preserve">30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Critical Role of NASA Remote Sensing</w:t>
              <w:tab/>
              <w:t xml:space="preserve">30</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Research Strategy and Study Design (scientific feasibility)</w:t>
              <w:tab/>
              <w:t xml:space="preserve">31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Overall Study Design</w:t>
              <w:tab/>
              <w:t xml:space="preserve">31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Essential Scientific Measurements</w:t>
              <w:tab/>
              <w:t xml:space="preserve">33</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Satellite Remote Sensing Observations</w:t>
              <w:tab/>
              <w:t xml:space="preserve">34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Airborne Remote Sensing Observations</w:t>
              <w:tab/>
              <w:t xml:space="preserve">34</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5.4.3 Field Observations, Studies, Experiments</w:t>
              <w:tab/>
              <w:t xml:space="preserve">35</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Modeling, Data Synthesis, and Integrative Analyses</w:t>
              <w:tab/>
              <w:t xml:space="preserve">35</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Modeling &amp; Data Integration approach</w:t>
              <w:tab/>
              <w:t xml:space="preserve">35</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5.5.2 Coordination with other modeling and data integration communities</w:t>
              <w:tab/>
              <w:t xml:space="preserve">35</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5.5.3 Scaling Strategy</w:t>
              <w:tab/>
              <w:t xml:space="preserve">35</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5.5.4 Modeling and data integration timeline</w:t>
              <w:tab/>
              <w:t xml:space="preserve">35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Candidate Study Sites / Regions</w:t>
              <w:tab/>
              <w:t xml:space="preserve">37</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Why coordinated teamwork is required</w:t>
              <w:tab/>
              <w:t xml:space="preserve">39</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Technical and Logistical Feasibility</w:t>
              <w:tab/>
              <w:t xml:space="preserve">39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Cost Estimates</w:t>
              <w:tab/>
              <w:t xml:space="preserve">41</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Organization and Management</w:t>
              <w:tab/>
              <w:t xml:space="preserve">42</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hjbydfrd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Scientific Leadership</w:t>
              <w:tab/>
              <w:t xml:space="preserve">42</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2q1idfjr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Project Organization</w:t>
              <w:tab/>
              <w:t xml:space="preserve">44</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q1uhyke4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Disciplinary Skills Required</w:t>
              <w:tab/>
              <w:t xml:space="preserve">46</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International and Other Agreements</w:t>
              <w:tab/>
              <w:t xml:space="preserve">46</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NASA airborne campaign Indigenous agreements, permissions, and treaties (KEEP this section)</w:t>
              <w:tab/>
              <w:t xml:space="preserve">46</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Co-funding</w:t>
              <w:tab/>
              <w:t xml:space="preserve">46</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Data Management and Sharing</w:t>
              <w:tab/>
              <w:t xml:space="preserve">47</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Timetable</w:t>
              <w:tab/>
              <w:t xml:space="preserve">48</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Limitations</w:t>
              <w:tab/>
              <w:t xml:space="preserve">48</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PANGEA Community Engagement Strategy</w:t>
              <w:tab/>
              <w:t xml:space="preserve">49</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p7kz6sl5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PANGEA Partners</w:t>
              <w:tab/>
              <w:t xml:space="preserve">55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vjsry27cg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8.X Engagement during the Scoping Campaign</w:t>
              <w:tab/>
              <w:t xml:space="preserve">55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Enabling Earth Science to Action</w:t>
              <w:tab/>
              <w:t xml:space="preserve">56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Capacity Building, Training, and Education</w:t>
              <w:tab/>
              <w:t xml:space="preserve">58</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nqbbghpa3q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Risk and Risk Mitigation / Risk Assessment</w:t>
              <w:tab/>
              <w:t xml:space="preserve">59</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References</w:t>
              <w:tab/>
              <w:t xml:space="preserve">59</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Figure and Photograph and Credits</w:t>
              <w:tab/>
              <w:t xml:space="preserve">59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Glossary</w:t>
              <w:tab/>
              <w:t xml:space="preserve">59</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List of Acronyms</w:t>
              <w:tab/>
              <w:t xml:space="preserve">61</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Appendices</w:t>
              <w:tab/>
              <w:t xml:space="preserve">61</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Planned and Ongoing Research and Monitoring Activities</w:t>
              <w:tab/>
              <w:t xml:space="preserve">61</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Summary of Level II and III Ecoregions in PANGEA Study Region</w:t>
              <w:tab/>
              <w:t xml:space="preserve">61</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Summary of Airborne and Spaceborne Remote Sensing Systems for PANGEA</w:t>
              <w:tab/>
              <w:t xml:space="preserve">61</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PANGEA Participants</w:t>
              <w:tab/>
              <w:t xml:space="preserve">61</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Letters of Support</w:t>
              <w:tab/>
              <w:t xml:space="preserve">62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 - Stuff that’s beyond scope that could be developed in collaboration with PANGEA</w:t>
              <w:tab/>
              <w:t xml:space="preserve">62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8B">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8C">
      <w:pPr>
        <w:pStyle w:val="Heading2"/>
        <w:ind w:left="0" w:firstLine="0"/>
        <w:rPr/>
      </w:pPr>
      <w:bookmarkStart w:colFirst="0" w:colLast="0" w:name="_dem20wk87ycj" w:id="2"/>
      <w:bookmarkEnd w:id="2"/>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ind w:left="0" w:firstLine="0"/>
        <w:rPr/>
      </w:pPr>
      <w:bookmarkStart w:colFirst="0" w:colLast="0" w:name="_k34ngprcwpga" w:id="3"/>
      <w:bookmarkEnd w:id="3"/>
      <w:r w:rsidDel="00000000" w:rsidR="00000000" w:rsidRPr="00000000">
        <w:rPr>
          <w:rtl w:val="0"/>
        </w:rPr>
        <w:t xml:space="preserve">1. </w:t>
      </w:r>
      <w:commentRangeStart w:id="8"/>
      <w:r w:rsidDel="00000000" w:rsidR="00000000" w:rsidRPr="00000000">
        <w:rPr>
          <w:rtl w:val="0"/>
        </w:rPr>
        <w:t xml:space="preserve">Introduction</w:t>
      </w:r>
      <w:commentRangeEnd w:id="8"/>
      <w:r w:rsidDel="00000000" w:rsidR="00000000" w:rsidRPr="00000000">
        <w:commentReference w:id="8"/>
      </w:r>
      <w:r w:rsidDel="00000000" w:rsidR="00000000" w:rsidRPr="00000000">
        <w:rPr>
          <w:rtl w:val="0"/>
        </w:rPr>
        <w:t xml:space="preserve"> and </w:t>
      </w:r>
      <w:commentRangeStart w:id="9"/>
      <w:r w:rsidDel="00000000" w:rsidR="00000000" w:rsidRPr="00000000">
        <w:rPr>
          <w:rtl w:val="0"/>
        </w:rPr>
        <w:t xml:space="preserve">Motivation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E">
      <w:pPr>
        <w:rPr>
          <w:sz w:val="22"/>
          <w:szCs w:val="22"/>
        </w:rPr>
      </w:pPr>
      <w:commentRangeStart w:id="10"/>
      <w:r w:rsidDel="00000000" w:rsidR="00000000" w:rsidRPr="00000000">
        <w:rPr>
          <w:sz w:val="22"/>
          <w:szCs w:val="22"/>
          <w:rtl w:val="0"/>
        </w:rPr>
        <w:t xml:space="preserve">In response to a call from the NASA Terrestrial Ecology Program</w:t>
      </w:r>
      <w:commentRangeEnd w:id="10"/>
      <w:r w:rsidDel="00000000" w:rsidR="00000000" w:rsidRPr="00000000">
        <w:commentReference w:id="10"/>
      </w:r>
      <w:r w:rsidDel="00000000" w:rsidR="00000000" w:rsidRPr="00000000">
        <w:rPr>
          <w:sz w:val="22"/>
          <w:szCs w:val="22"/>
          <w:rtl w:val="0"/>
        </w:rPr>
        <w:t xml:space="preserve">, we present the scope of a terrestrial ecology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the tropical forest biomes. PANGEA will answer 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 special emphasis on interactions </w:t>
      </w:r>
      <w:r w:rsidDel="00000000" w:rsidR="00000000" w:rsidRPr="00000000">
        <w:rPr>
          <w:rtl w:val="0"/>
        </w:rPr>
        <w:t xml:space="preserve">between </w:t>
      </w:r>
      <w:r w:rsidDel="00000000" w:rsidR="00000000" w:rsidRPr="00000000">
        <w:rPr>
          <w:sz w:val="22"/>
          <w:szCs w:val="22"/>
          <w:rtl w:val="0"/>
        </w:rPr>
        <w:t xml:space="preserve">US scientists and scientists from tropical forest countries, and provide opportunities for training and educating the next generation of scientists including obligatorily scientists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and tropical institutions </w:t>
      </w:r>
      <w:r w:rsidDel="00000000" w:rsidR="00000000" w:rsidRPr="00000000">
        <w:rPr>
          <w:sz w:val="22"/>
          <w:szCs w:val="22"/>
          <w:rtl w:val="0"/>
        </w:rPr>
        <w:t xml:space="preserve">as the basis for future research.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[tropical forests are important]</w:t>
      </w:r>
    </w:p>
    <w:p w:rsidR="00000000" w:rsidDel="00000000" w:rsidP="00000000" w:rsidRDefault="00000000" w:rsidRPr="00000000" w14:paraId="00000091">
      <w:pPr>
        <w:ind w:left="0" w:firstLine="0"/>
        <w:rPr/>
      </w:pPr>
      <w:ins w:author="Rogelio Omar Corona Núñez" w:id="0" w:date="2024-08-20T16:47:10Z">
        <w:commentRangeStart w:id="11"/>
        <w:commentRangeStart w:id="12"/>
        <w:r w:rsidDel="00000000" w:rsidR="00000000" w:rsidRPr="00000000">
          <w:rPr>
            <w:rtl w:val="0"/>
          </w:rPr>
          <w:t xml:space="preserve">Tropical forests represent 45% of the world’s forested area, of which less than 40% of the total extent is in Brazil, the Democratic Republic of the Congo and the mega-islands of the tropical East (Ha</w:t>
        </w:r>
        <w:commentRangeStart w:id="13"/>
        <w:r w:rsidDel="00000000" w:rsidR="00000000" w:rsidRPr="00000000">
          <w:rPr>
            <w:rtl w:val="0"/>
          </w:rPr>
          <w:t xml:space="preserve">rtshorn, 2013).</w:t>
        </w:r>
        <w:commentRangeEnd w:id="13"/>
        <w:r w:rsidDel="00000000" w:rsidR="00000000" w:rsidRPr="00000000">
          <w:commentReference w:id="13"/>
        </w:r>
        <w:r w:rsidDel="00000000" w:rsidR="00000000" w:rsidRPr="00000000">
          <w:rPr>
            <w:rtl w:val="0"/>
          </w:rPr>
          <w:t xml:space="preserve"> </w:t>
        </w:r>
      </w:ins>
      <w:commentRangeEnd w:id="11"/>
      <w:r w:rsidDel="00000000" w:rsidR="00000000" w:rsidRPr="00000000">
        <w:commentReference w:id="11"/>
      </w:r>
      <w:commentRangeEnd w:id="12"/>
      <w:r w:rsidDel="00000000" w:rsidR="00000000" w:rsidRPr="00000000">
        <w:commentReference w:id="12"/>
      </w:r>
      <w:commentRangeStart w:id="14"/>
      <w:r w:rsidDel="00000000" w:rsidR="00000000" w:rsidRPr="00000000">
        <w:rPr>
          <w:rtl w:val="0"/>
        </w:rPr>
        <w:t xml:space="preserve">Tropical forests regulate climate</w:t>
      </w:r>
      <w:commentRangeEnd w:id="14"/>
      <w:r w:rsidDel="00000000" w:rsidR="00000000" w:rsidRPr="00000000">
        <w:commentReference w:id="14"/>
      </w:r>
      <w:r w:rsidDel="00000000" w:rsidR="00000000" w:rsidRPr="00000000">
        <w:rPr>
          <w:rtl w:val="0"/>
        </w:rPr>
        <w:t xml:space="preserve"> locally, regionally, and globally and retain the greatest share of biodiversity of any terrestrial biome. Tropical forests store vast amounts of carbon [</w:t>
      </w:r>
      <w:r w:rsidDel="00000000" w:rsidR="00000000" w:rsidRPr="00000000">
        <w:rPr>
          <w:highlight w:val="yellow"/>
          <w:rtl w:val="0"/>
        </w:rPr>
        <w:t xml:space="preserve">quantify</w:t>
      </w:r>
      <w:r w:rsidDel="00000000" w:rsidR="00000000" w:rsidRPr="00000000">
        <w:rPr>
          <w:rtl w:val="0"/>
        </w:rPr>
        <w:t xml:space="preserve">] (REF) and provide the critical global service of removing carbon dioxide from the atmosphere rapidly, especially in young tropical forests (</w:t>
      </w:r>
      <w:ins w:author="Michelle Wong" w:id="1" w:date="2024-08-26T13:42:56Z">
        <w:r w:rsidDel="00000000" w:rsidR="00000000" w:rsidRPr="00000000">
          <w:fldChar w:fldCharType="begin"/>
        </w:r>
        <w:r w:rsidDel="00000000" w:rsidR="00000000" w:rsidRPr="00000000">
          <w:instrText xml:space="preserve">HYPERLINK "https://www.nature.com/articles/s41586-024-07602-x"</w:instrText>
        </w:r>
        <w:r w:rsidDel="00000000" w:rsidR="00000000" w:rsidRPr="00000000">
          <w:fldChar w:fldCharType="separate"/>
        </w:r>
        <w:r w:rsidDel="00000000" w:rsidR="00000000" w:rsidRPr="00000000">
          <w:rPr>
            <w:rtl w:val="0"/>
          </w:rPr>
          <w:t xml:space="preserve">Pan et al., 2024</w:t>
        </w:r>
        <w:r w:rsidDel="00000000" w:rsidR="00000000" w:rsidRPr="00000000">
          <w:fldChar w:fldCharType="end"/>
        </w:r>
        <w:del w:author="Michelle Wong" w:id="1" w:date="2024-08-26T13:42:56Z">
          <w:r w:rsidDel="00000000" w:rsidR="00000000" w:rsidRPr="00000000">
            <w:rPr>
              <w:rtl w:val="0"/>
            </w:rPr>
            <w:delText xml:space="preserve"> </w:delText>
          </w:r>
        </w:del>
      </w:ins>
      <w:del w:author="Michelle Wong" w:id="1" w:date="2024-08-26T13:42:56Z">
        <w:r w:rsidDel="00000000" w:rsidR="00000000" w:rsidRPr="00000000">
          <w:rPr>
            <w:rtl w:val="0"/>
          </w:rPr>
          <w:delText xml:space="preserve">REF</w:delText>
        </w:r>
      </w:del>
      <w:r w:rsidDel="00000000" w:rsidR="00000000" w:rsidRPr="00000000">
        <w:rPr>
          <w:rtl w:val="0"/>
        </w:rPr>
        <w:t xml:space="preserve">). In contrast, tropical deforestation and degradation account</w:t>
      </w:r>
      <w:ins w:author="Michelle Wong" w:id="2" w:date="2024-08-26T14:14:40Z">
        <w:r w:rsidDel="00000000" w:rsidR="00000000" w:rsidRPr="00000000">
          <w:rPr>
            <w:rtl w:val="0"/>
          </w:rPr>
          <w:t xml:space="preserve">ed</w:t>
        </w:r>
      </w:ins>
      <w:r w:rsidDel="00000000" w:rsidR="00000000" w:rsidRPr="00000000">
        <w:rPr>
          <w:rtl w:val="0"/>
        </w:rPr>
        <w:t xml:space="preserve"> for</w:t>
      </w:r>
      <w:r w:rsidDel="00000000" w:rsidR="00000000" w:rsidRPr="00000000">
        <w:rPr>
          <w:highlight w:val="yellow"/>
          <w:rtl w:val="0"/>
        </w:rPr>
        <w:t xml:space="preserve"> </w:t>
      </w:r>
      <w:ins w:author="Michelle Wong" w:id="3" w:date="2024-08-26T14:14:31Z">
        <w:r w:rsidDel="00000000" w:rsidR="00000000" w:rsidRPr="00000000">
          <w:rPr>
            <w:highlight w:val="yellow"/>
            <w:rtl w:val="0"/>
          </w:rPr>
          <w:t xml:space="preserve">22</w:t>
        </w:r>
      </w:ins>
      <w:del w:author="Michelle Wong" w:id="3" w:date="2024-08-26T14:14:31Z">
        <w:r w:rsidDel="00000000" w:rsidR="00000000" w:rsidRPr="00000000">
          <w:rPr>
            <w:highlight w:val="yellow"/>
            <w:rtl w:val="0"/>
          </w:rPr>
          <w:delText xml:space="preserve">X</w:delText>
        </w:r>
      </w:del>
      <w:r w:rsidDel="00000000" w:rsidR="00000000" w:rsidRPr="00000000">
        <w:rPr>
          <w:highlight w:val="yellow"/>
          <w:rtl w:val="0"/>
        </w:rPr>
        <w:t xml:space="preserve">%</w:t>
      </w:r>
      <w:r w:rsidDel="00000000" w:rsidR="00000000" w:rsidRPr="00000000">
        <w:rPr>
          <w:rtl w:val="0"/>
        </w:rPr>
        <w:t xml:space="preserve"> of annual anthropogenic carbon dioxide </w:t>
      </w:r>
      <w:ins w:author="Matthew Johnson" w:id="4" w:date="2024-08-26T14:19:03Z">
        <w:r w:rsidDel="00000000" w:rsidR="00000000" w:rsidRPr="00000000">
          <w:rPr>
            <w:rtl w:val="0"/>
          </w:rPr>
          <w:t xml:space="preserve">(CO</w:t>
        </w:r>
        <w:r w:rsidDel="00000000" w:rsidR="00000000" w:rsidRPr="00000000">
          <w:rPr>
            <w:rtl w:val="0"/>
          </w:rPr>
          <w:t xml:space="preserve">2</w:t>
        </w:r>
        <w:r w:rsidDel="00000000" w:rsidR="00000000" w:rsidRPr="00000000">
          <w:rPr>
            <w:rtl w:val="0"/>
          </w:rPr>
          <w:t xml:space="preserve">) </w:t>
        </w:r>
      </w:ins>
      <w:r w:rsidDel="00000000" w:rsidR="00000000" w:rsidRPr="00000000">
        <w:rPr>
          <w:rtl w:val="0"/>
        </w:rPr>
        <w:t xml:space="preserve">emissions</w:t>
      </w:r>
      <w:ins w:author="Michelle Wong" w:id="5" w:date="2024-08-26T14:14:42Z">
        <w:r w:rsidDel="00000000" w:rsidR="00000000" w:rsidRPr="00000000">
          <w:rPr>
            <w:rtl w:val="0"/>
          </w:rPr>
          <w:t xml:space="preserve"> in the past two decades</w:t>
        </w:r>
      </w:ins>
      <w:r w:rsidDel="00000000" w:rsidR="00000000" w:rsidRPr="00000000">
        <w:rPr>
          <w:rtl w:val="0"/>
        </w:rPr>
        <w:t xml:space="preserve"> (</w:t>
      </w:r>
      <w:ins w:author="Michelle Wong" w:id="6" w:date="2024-08-26T14:14:06Z">
        <w:r w:rsidDel="00000000" w:rsidR="00000000" w:rsidRPr="00000000">
          <w:rPr>
            <w:rtl w:val="0"/>
          </w:rPr>
          <w:t xml:space="preserve">1990-2019; </w:t>
        </w:r>
        <w:r w:rsidDel="00000000" w:rsidR="00000000" w:rsidRPr="00000000">
          <w:fldChar w:fldCharType="begin"/>
        </w:r>
        <w:r w:rsidDel="00000000" w:rsidR="00000000" w:rsidRPr="00000000">
          <w:instrText xml:space="preserve">HYPERLINK "https://www.nature.com/articles/s41586-024-07602-x"</w:instrText>
        </w:r>
        <w:r w:rsidDel="00000000" w:rsidR="00000000" w:rsidRPr="00000000">
          <w:fldChar w:fldCharType="separate"/>
        </w:r>
        <w:r w:rsidDel="00000000" w:rsidR="00000000" w:rsidRPr="00000000">
          <w:rPr>
            <w:rtl w:val="0"/>
          </w:rPr>
          <w:t xml:space="preserve">Pan et al., 2024</w:t>
        </w:r>
        <w:r w:rsidDel="00000000" w:rsidR="00000000" w:rsidRPr="00000000">
          <w:fldChar w:fldCharType="end"/>
        </w:r>
      </w:ins>
      <w:del w:author="Michelle Wong" w:id="6" w:date="2024-08-26T14:14:06Z">
        <w:r w:rsidDel="00000000" w:rsidR="00000000" w:rsidRPr="00000000">
          <w:fldChar w:fldCharType="begin"/>
        </w:r>
        <w:r w:rsidDel="00000000" w:rsidR="00000000" w:rsidRPr="00000000">
          <w:delInstrText xml:space="preserve">HYPERLINK "https://www.nature.com/articles/s41586-024-07602-x"</w:delInstrText>
        </w:r>
        <w:r w:rsidDel="00000000" w:rsidR="00000000" w:rsidRPr="00000000">
          <w:fldChar w:fldCharType="separate"/>
        </w:r>
        <w:r w:rsidDel="00000000" w:rsidR="00000000" w:rsidRPr="00000000">
          <w:rPr>
            <w:rtl w:val="0"/>
          </w:rPr>
          <w:delText xml:space="preserve">REF</w:delText>
        </w:r>
        <w:r w:rsidDel="00000000" w:rsidR="00000000" w:rsidRPr="00000000">
          <w:fldChar w:fldCharType="end"/>
        </w:r>
      </w:del>
      <w:r w:rsidDel="00000000" w:rsidR="00000000" w:rsidRPr="00000000">
        <w:rPr>
          <w:rtl w:val="0"/>
        </w:rPr>
        <w:t xml:space="preserve">). </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Methane (CH</w:t>
      </w:r>
      <w:r w:rsidDel="00000000" w:rsidR="00000000" w:rsidRPr="00000000">
        <w:rPr>
          <w:vertAlign w:val="subscript"/>
          <w:rtl w:val="0"/>
        </w:rPr>
        <w:t xml:space="preserve">4</w:t>
      </w:r>
      <w:r w:rsidDel="00000000" w:rsidR="00000000" w:rsidRPr="00000000">
        <w:rPr>
          <w:rtl w:val="0"/>
        </w:rPr>
        <w:t xml:space="preserve">) has experienced recent atmospheric growth rates inconsistent with our current understanding of global sources and sinks of this critical greenhouse gas (</w:t>
      </w:r>
      <w:commentRangeStart w:id="15"/>
      <w:r w:rsidDel="00000000" w:rsidR="00000000" w:rsidRPr="00000000">
        <w:rPr>
          <w:rtl w:val="0"/>
        </w:rPr>
        <w:t xml:space="preserve">GHG</w:t>
      </w:r>
      <w:commentRangeEnd w:id="15"/>
      <w:r w:rsidDel="00000000" w:rsidR="00000000" w:rsidRPr="00000000">
        <w:commentReference w:id="15"/>
      </w:r>
      <w:r w:rsidDel="00000000" w:rsidR="00000000" w:rsidRPr="00000000">
        <w:rPr>
          <w:rtl w:val="0"/>
        </w:rPr>
        <w:t xml:space="preserve">) (</w:t>
      </w:r>
      <w:commentRangeStart w:id="16"/>
      <w:r w:rsidDel="00000000" w:rsidR="00000000" w:rsidRPr="00000000">
        <w:rPr>
          <w:rtl w:val="0"/>
        </w:rPr>
        <w:t xml:space="preserve">Turner et al., 2019</w:t>
      </w:r>
      <w:commentRangeEnd w:id="16"/>
      <w:r w:rsidDel="00000000" w:rsidR="00000000" w:rsidRPr="00000000">
        <w:commentReference w:id="16"/>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~30% of the increase in radiative forcing from anthropogenic emissions and is 25× more effective as a GHG compared to CO</w:t>
      </w:r>
      <w:r w:rsidDel="00000000" w:rsidR="00000000" w:rsidRPr="00000000">
        <w:rPr>
          <w:vertAlign w:val="subscript"/>
          <w:rtl w:val="0"/>
        </w:rPr>
        <w:t xml:space="preserve">2</w:t>
      </w:r>
      <w:r w:rsidDel="00000000" w:rsidR="00000000" w:rsidRPr="00000000">
        <w:rPr>
          <w:rtl w:val="0"/>
        </w:rPr>
        <w:t xml:space="preserve"> (</w:t>
      </w:r>
      <w:commentRangeStart w:id="17"/>
      <w:r w:rsidDel="00000000" w:rsidR="00000000" w:rsidRPr="00000000">
        <w:rPr>
          <w:rtl w:val="0"/>
        </w:rPr>
        <w:t xml:space="preserve">Masson-Delmotte et al., 2021</w:t>
      </w:r>
      <w:commentRangeEnd w:id="17"/>
      <w:r w:rsidDel="00000000" w:rsidR="00000000" w:rsidRPr="00000000">
        <w:commentReference w:id="17"/>
      </w:r>
      <w:r w:rsidDel="00000000" w:rsidR="00000000" w:rsidRPr="00000000">
        <w:rPr>
          <w:rtl w:val="0"/>
        </w:rPr>
        <w:t xml:space="preserve">).</w:t>
      </w:r>
      <w:r w:rsidDel="00000000" w:rsidR="00000000" w:rsidRPr="00000000">
        <w:rPr>
          <w:rtl w:val="0"/>
        </w:rPr>
        <w:t xml:space="preserve"> </w:t>
      </w:r>
      <w:ins w:author="Matthew Johnson" w:id="7" w:date="2024-08-26T15:36:33Z">
        <w:r w:rsidDel="00000000" w:rsidR="00000000" w:rsidRPr="00000000">
          <w:rPr>
            <w:rtl w:val="0"/>
          </w:rPr>
          <w:t xml:space="preserve">Furthermore</w:t>
        </w:r>
        <w:r w:rsidDel="00000000" w:rsidR="00000000" w:rsidRPr="00000000">
          <w:rPr>
            <w:rtl w:val="0"/>
          </w:rPr>
          <w:t xml:space="preserve">, tropical forests and floodplains, which are frequently laden with wetland and aquatic ecosystems, play a critical role in the global </w:t>
        </w:r>
        <w:del w:author="Liane S. Guild" w:id="8" w:date="2024-08-26T21:57:00Z">
          <w:r w:rsidDel="00000000" w:rsidR="00000000" w:rsidRPr="00000000">
            <w:rPr>
              <w:rtl w:val="0"/>
            </w:rPr>
            <w:delText xml:space="preserve">methane (</w:delText>
          </w:r>
        </w:del>
        <w:r w:rsidDel="00000000" w:rsidR="00000000" w:rsidRPr="00000000">
          <w:rPr>
            <w:rtl w:val="0"/>
          </w:rPr>
          <w:t xml:space="preserve">CH</w:t>
        </w:r>
        <w:r w:rsidDel="00000000" w:rsidR="00000000" w:rsidRPr="00000000">
          <w:rPr>
            <w:rtl w:val="0"/>
          </w:rPr>
          <w:t xml:space="preserve">4</w:t>
        </w:r>
        <w:del w:author="Liane S. Guild" w:id="9" w:date="2024-08-26T21:57:06Z">
          <w:r w:rsidDel="00000000" w:rsidR="00000000" w:rsidRPr="00000000">
            <w:rPr>
              <w:rtl w:val="0"/>
            </w:rPr>
            <w:delText xml:space="preserve">)</w:delText>
          </w:r>
        </w:del>
        <w:r w:rsidDel="00000000" w:rsidR="00000000" w:rsidRPr="00000000">
          <w:rPr>
            <w:rtl w:val="0"/>
          </w:rPr>
          <w:t xml:space="preserve"> and CO</w:t>
        </w:r>
        <w:r w:rsidDel="00000000" w:rsidR="00000000" w:rsidRPr="00000000">
          <w:rPr>
            <w:rtl w:val="0"/>
          </w:rPr>
          <w:t xml:space="preserve">2</w:t>
        </w:r>
        <w:r w:rsidDel="00000000" w:rsidR="00000000" w:rsidRPr="00000000">
          <w:rPr>
            <w:rtl w:val="0"/>
          </w:rPr>
          <w:t xml:space="preserve"> budgets (</w:t>
        </w:r>
        <w:commentRangeStart w:id="18"/>
        <w:r w:rsidDel="00000000" w:rsidR="00000000" w:rsidRPr="00000000">
          <w:rPr>
            <w:rtl w:val="0"/>
          </w:rPr>
          <w:t xml:space="preserve">S</w:t>
        </w:r>
        <w:r w:rsidDel="00000000" w:rsidR="00000000" w:rsidRPr="00000000">
          <w:rPr>
            <w:rtl w:val="0"/>
          </w:rPr>
          <w:t xml:space="preserve">jögersten et al., 2014</w:t>
        </w:r>
        <w:commentRangeEnd w:id="18"/>
        <w:r w:rsidDel="00000000" w:rsidR="00000000" w:rsidRPr="00000000">
          <w:commentReference w:id="18"/>
        </w:r>
        <w:r w:rsidDel="00000000" w:rsidR="00000000" w:rsidRPr="00000000">
          <w:rPr>
            <w:rtl w:val="0"/>
          </w:rPr>
          <w:t xml:space="preserve">; </w:t>
        </w:r>
        <w:commentRangeStart w:id="19"/>
        <w:r w:rsidDel="00000000" w:rsidR="00000000" w:rsidRPr="00000000">
          <w:rPr>
            <w:rtl w:val="0"/>
          </w:rPr>
          <w:t xml:space="preserve">Peng et al., 2022</w:t>
        </w:r>
        <w:commentRangeEnd w:id="19"/>
        <w:r w:rsidDel="00000000" w:rsidR="00000000" w:rsidRPr="00000000">
          <w:commentReference w:id="19"/>
        </w:r>
        <w:r w:rsidDel="00000000" w:rsidR="00000000" w:rsidRPr="00000000">
          <w:rPr>
            <w:rtl w:val="0"/>
          </w:rPr>
          <w:t xml:space="preserve">). </w:t>
        </w:r>
      </w:ins>
      <w:ins w:author="Liane S. Guild" w:id="10" w:date="2024-08-26T22:00:50Z">
        <w:r w:rsidDel="00000000" w:rsidR="00000000" w:rsidRPr="00000000">
          <w:rPr>
            <w:rtl w:val="0"/>
          </w:rPr>
          <w:t xml:space="preserve">Tropical wetland and inland water systems contribute the vast majority of global aquatic CH</w:t>
        </w:r>
        <w:r w:rsidDel="00000000" w:rsidR="00000000" w:rsidRPr="00000000">
          <w:rPr>
            <w:rtl w:val="0"/>
          </w:rPr>
          <w:t xml:space="preserve">4</w:t>
        </w:r>
        <w:r w:rsidDel="00000000" w:rsidR="00000000" w:rsidRPr="00000000">
          <w:rPr>
            <w:rtl w:val="0"/>
          </w:rPr>
          <w:t xml:space="preserve"> emissions and make up ~20% of the total global CH</w:t>
        </w:r>
        <w:r w:rsidDel="00000000" w:rsidR="00000000" w:rsidRPr="00000000">
          <w:rPr>
            <w:rtl w:val="0"/>
          </w:rPr>
          <w:t xml:space="preserve">4</w:t>
        </w:r>
        <w:r w:rsidDel="00000000" w:rsidR="00000000" w:rsidRPr="00000000">
          <w:rPr>
            <w:rtl w:val="0"/>
          </w:rPr>
          <w:t xml:space="preserve"> budget of ~575 Tg CH</w:t>
        </w:r>
        <w:r w:rsidDel="00000000" w:rsidR="00000000" w:rsidRPr="00000000">
          <w:rPr>
            <w:rtl w:val="0"/>
          </w:rPr>
          <w:t xml:space="preserve">4</w:t>
        </w:r>
        <w:r w:rsidDel="00000000" w:rsidR="00000000" w:rsidRPr="00000000">
          <w:rPr>
            <w:rtl w:val="0"/>
          </w:rPr>
          <w:t xml:space="preserve"> yr-1 (</w:t>
        </w:r>
        <w:commentRangeStart w:id="20"/>
        <w:r w:rsidDel="00000000" w:rsidR="00000000" w:rsidRPr="00000000">
          <w:rPr>
            <w:rtl w:val="0"/>
          </w:rPr>
          <w:t xml:space="preserve">Saunois et al., 2020</w:t>
        </w:r>
        <w:commentRangeEnd w:id="20"/>
        <w:r w:rsidDel="00000000" w:rsidR="00000000" w:rsidRPr="00000000">
          <w:commentReference w:id="20"/>
        </w:r>
        <w:r w:rsidDel="00000000" w:rsidR="00000000" w:rsidRPr="00000000">
          <w:rPr>
            <w:rtl w:val="0"/>
          </w:rPr>
          <w:t xml:space="preserve">; </w:t>
        </w:r>
        <w:commentRangeStart w:id="21"/>
        <w:r w:rsidDel="00000000" w:rsidR="00000000" w:rsidRPr="00000000">
          <w:rPr>
            <w:rtl w:val="0"/>
          </w:rPr>
          <w:t xml:space="preserve">Peng et al., 2022</w:t>
        </w:r>
        <w:commentRangeEnd w:id="21"/>
        <w:r w:rsidDel="00000000" w:rsidR="00000000" w:rsidRPr="00000000">
          <w:commentReference w:id="21"/>
        </w:r>
        <w:r w:rsidDel="00000000" w:rsidR="00000000" w:rsidRPr="00000000">
          <w:rPr>
            <w:rtl w:val="0"/>
          </w:rPr>
          <w:t xml:space="preserve">). </w:t>
        </w:r>
      </w:ins>
      <w:ins w:author="Matthew Johnson" w:id="7" w:date="2024-08-26T15:36:33Z">
        <w:r w:rsidDel="00000000" w:rsidR="00000000" w:rsidRPr="00000000">
          <w:rPr>
            <w:rtl w:val="0"/>
          </w:rPr>
          <w:t xml:space="preserve">These tropical CH</w:t>
        </w:r>
        <w:r w:rsidDel="00000000" w:rsidR="00000000" w:rsidRPr="00000000">
          <w:rPr>
            <w:rtl w:val="0"/>
          </w:rPr>
          <w:t xml:space="preserve">4</w:t>
        </w:r>
        <w:r w:rsidDel="00000000" w:rsidR="00000000" w:rsidRPr="00000000">
          <w:rPr>
            <w:rtl w:val="0"/>
          </w:rPr>
          <w:t xml:space="preserve"> sources are </w:t>
        </w:r>
        <w:r w:rsidDel="00000000" w:rsidR="00000000" w:rsidRPr="00000000">
          <w:rPr>
            <w:rtl w:val="0"/>
          </w:rPr>
          <w:t xml:space="preserve">currently known to be the most uncertain component of the global budget (</w:t>
        </w:r>
        <w:commentRangeStart w:id="22"/>
        <w:r w:rsidDel="00000000" w:rsidR="00000000" w:rsidRPr="00000000">
          <w:rPr>
            <w:rtl w:val="0"/>
          </w:rPr>
          <w:t xml:space="preserve">Saunois et al., 2020</w:t>
        </w:r>
        <w:commentRangeEnd w:id="22"/>
        <w:r w:rsidDel="00000000" w:rsidR="00000000" w:rsidRPr="00000000">
          <w:commentReference w:id="22"/>
        </w:r>
        <w:r w:rsidDel="00000000" w:rsidR="00000000" w:rsidRPr="00000000">
          <w:rPr>
            <w:rtl w:val="0"/>
          </w:rPr>
          <w:t xml:space="preserve">, </w:t>
        </w:r>
        <w:commentRangeStart w:id="23"/>
        <w:r w:rsidDel="00000000" w:rsidR="00000000" w:rsidRPr="00000000">
          <w:rPr>
            <w:rtl w:val="0"/>
          </w:rPr>
          <w:t xml:space="preserve">2024</w:t>
        </w:r>
        <w:commentRangeEnd w:id="23"/>
        <w:r w:rsidDel="00000000" w:rsidR="00000000" w:rsidRPr="00000000">
          <w:commentReference w:id="23"/>
        </w:r>
        <w:r w:rsidDel="00000000" w:rsidR="00000000" w:rsidRPr="00000000">
          <w:rPr>
            <w:rtl w:val="0"/>
          </w:rPr>
          <w:t xml:space="preserve">).</w:t>
        </w:r>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Control of tropical deforestation and forest degradation and regeneration of tropical forest carbon can be a cost-effective tool for mitigating climate change</w:t>
      </w:r>
      <w:ins w:author="Michelle Wong" w:id="11" w:date="2024-08-26T14:26:35Z">
        <w:r w:rsidDel="00000000" w:rsidR="00000000" w:rsidRPr="00000000">
          <w:rPr>
            <w:rtl w:val="0"/>
          </w:rPr>
          <w:t xml:space="preserve"> (e.g. </w:t>
        </w:r>
        <w:r w:rsidDel="00000000" w:rsidR="00000000" w:rsidRPr="00000000">
          <w:fldChar w:fldCharType="begin"/>
        </w:r>
        <w:r w:rsidDel="00000000" w:rsidR="00000000" w:rsidRPr="00000000">
          <w:instrText xml:space="preserve">HYPERLINK "https://www.nature.com/articles/s41586-022-05679-w"</w:instrText>
        </w:r>
        <w:r w:rsidDel="00000000" w:rsidR="00000000" w:rsidRPr="00000000">
          <w:fldChar w:fldCharType="separate"/>
        </w:r>
        <w:r w:rsidDel="00000000" w:rsidR="00000000" w:rsidRPr="00000000">
          <w:rPr>
            <w:rtl w:val="0"/>
          </w:rPr>
          <w:t xml:space="preserve">Heinrich et al., 2023</w:t>
        </w:r>
        <w:r w:rsidDel="00000000" w:rsidR="00000000" w:rsidRPr="00000000">
          <w:fldChar w:fldCharType="end"/>
        </w:r>
        <w:r w:rsidDel="00000000" w:rsidR="00000000" w:rsidRPr="00000000">
          <w:rPr>
            <w:rtl w:val="0"/>
          </w:rPr>
          <w:t xml:space="preserve">)</w:t>
        </w:r>
      </w:ins>
      <w:r w:rsidDel="00000000" w:rsidR="00000000" w:rsidRPr="00000000">
        <w:rPr>
          <w:rtl w:val="0"/>
        </w:rPr>
        <w:t xml:space="preserve">. Tropical forests maintain high levels of evaporation and transpiration throughout the year, transferring energy and water to distant latitudes and maintaining the high rates of regional precipitation through rainfall recycling (</w:t>
      </w:r>
      <w:commentRangeStart w:id="24"/>
      <w:r w:rsidDel="00000000" w:rsidR="00000000" w:rsidRPr="00000000">
        <w:rPr>
          <w:rtl w:val="0"/>
        </w:rPr>
        <w:t xml:space="preserve">Salati et al. 1979</w:t>
      </w:r>
      <w:commentRangeEnd w:id="24"/>
      <w:r w:rsidDel="00000000" w:rsidR="00000000" w:rsidRPr="00000000">
        <w:commentReference w:id="24"/>
      </w:r>
      <w:r w:rsidDel="00000000" w:rsidR="00000000" w:rsidRPr="00000000">
        <w:rPr>
          <w:rtl w:val="0"/>
        </w:rPr>
        <w:t xml:space="preserve">; recent refs Amazon; Worden et al. 2021; Worden et al. 2024). Deforestation and forest degradation reduce evapotranspiration in the dry season (</w:t>
      </w:r>
      <w:commentRangeStart w:id="25"/>
      <w:r w:rsidDel="00000000" w:rsidR="00000000" w:rsidRPr="00000000">
        <w:rPr>
          <w:rtl w:val="0"/>
        </w:rPr>
        <w:t xml:space="preserve">Sampaio et al. 2007</w:t>
      </w:r>
      <w:commentRangeEnd w:id="25"/>
      <w:r w:rsidDel="00000000" w:rsidR="00000000" w:rsidRPr="00000000">
        <w:commentReference w:id="25"/>
      </w:r>
      <w:r w:rsidDel="00000000" w:rsidR="00000000" w:rsidRPr="00000000">
        <w:rPr>
          <w:rtl w:val="0"/>
        </w:rPr>
        <w:t xml:space="preserve">; </w:t>
      </w:r>
      <w:commentRangeStart w:id="26"/>
      <w:r w:rsidDel="00000000" w:rsidR="00000000" w:rsidRPr="00000000">
        <w:rPr>
          <w:rtl w:val="0"/>
        </w:rPr>
        <w:t xml:space="preserve">Longo et al. 2020</w:t>
      </w:r>
      <w:commentRangeEnd w:id="26"/>
      <w:r w:rsidDel="00000000" w:rsidR="00000000" w:rsidRPr="00000000">
        <w:commentReference w:id="26"/>
      </w:r>
      <w:r w:rsidDel="00000000" w:rsidR="00000000" w:rsidRPr="00000000">
        <w:rPr>
          <w:rtl w:val="0"/>
        </w:rPr>
        <w:t xml:space="preserve">; recycling models refs) potentially leading to forest mortality and a positive feedback loop resulting in forest ecosystem collapse that has been called a “tipping point” (Lovejoy and Nobre 2018). </w:t>
      </w:r>
    </w:p>
    <w:p w:rsidR="00000000" w:rsidDel="00000000" w:rsidP="00000000" w:rsidRDefault="00000000" w:rsidRPr="00000000" w14:paraId="00000096">
      <w:pPr>
        <w:ind w:firstLine="72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b w:val="1"/>
          <w:rtl w:val="0"/>
        </w:rPr>
        <w:t xml:space="preserve">Tropical forests are highly threatened by climate change and land use change. </w:t>
      </w:r>
      <w:r w:rsidDel="00000000" w:rsidR="00000000" w:rsidRPr="00000000">
        <w:rPr>
          <w:rtl w:val="0"/>
        </w:rPr>
        <w:t xml:space="preserve">Forests in the hot equatorial regions will soon experience the highest known temperatures since</w:t>
      </w:r>
    </w:p>
    <w:p w:rsidR="00000000" w:rsidDel="00000000" w:rsidP="00000000" w:rsidRDefault="00000000" w:rsidRPr="00000000" w14:paraId="00000098">
      <w:pPr>
        <w:ind w:left="0" w:firstLine="0"/>
        <w:rPr>
          <w:ins w:author="Michael Keller" w:id="12" w:date="2024-08-21T20:00:13Z"/>
        </w:rPr>
      </w:pPr>
      <w:r w:rsidDel="00000000" w:rsidR="00000000" w:rsidRPr="00000000">
        <w:rPr>
          <w:rtl w:val="0"/>
        </w:rPr>
        <w:t xml:space="preserve">the Eocene which, combined with land-use change, will lead to increasing atmospheric dryness and water stress (</w:t>
      </w:r>
      <w:commentRangeStart w:id="27"/>
      <w:r w:rsidDel="00000000" w:rsidR="00000000" w:rsidRPr="00000000">
        <w:rPr>
          <w:rtl w:val="0"/>
        </w:rPr>
        <w:t xml:space="preserve">Barkhordarian et al 2019</w:t>
      </w:r>
      <w:commentRangeEnd w:id="27"/>
      <w:r w:rsidDel="00000000" w:rsidR="00000000" w:rsidRPr="00000000">
        <w:commentReference w:id="27"/>
      </w:r>
      <w:r w:rsidDel="00000000" w:rsidR="00000000" w:rsidRPr="00000000">
        <w:rPr>
          <w:rtl w:val="0"/>
        </w:rPr>
        <w:t xml:space="preserve">). Tropical tree mortality rates are rising differentially across the tropics due to increases in drought duration and severity and storm intensity (</w:t>
      </w:r>
      <w:commentRangeStart w:id="28"/>
      <w:r w:rsidDel="00000000" w:rsidR="00000000" w:rsidRPr="00000000">
        <w:rPr>
          <w:rtl w:val="0"/>
        </w:rPr>
        <w:t xml:space="preserve">Allen et al 2010</w:t>
      </w:r>
      <w:commentRangeEnd w:id="28"/>
      <w:r w:rsidDel="00000000" w:rsidR="00000000" w:rsidRPr="00000000">
        <w:commentReference w:id="28"/>
      </w:r>
      <w:r w:rsidDel="00000000" w:rsidR="00000000" w:rsidRPr="00000000">
        <w:rPr>
          <w:rtl w:val="0"/>
        </w:rPr>
        <w:t xml:space="preserve">, </w:t>
      </w:r>
      <w:commentRangeStart w:id="29"/>
      <w:r w:rsidDel="00000000" w:rsidR="00000000" w:rsidRPr="00000000">
        <w:rPr>
          <w:rtl w:val="0"/>
        </w:rPr>
        <w:t xml:space="preserve">McDowell et al 2018</w:t>
      </w:r>
      <w:commentRangeEnd w:id="29"/>
      <w:r w:rsidDel="00000000" w:rsidR="00000000" w:rsidRPr="00000000">
        <w:commentReference w:id="29"/>
      </w:r>
      <w:r w:rsidDel="00000000" w:rsidR="00000000" w:rsidRPr="00000000">
        <w:rPr>
          <w:rtl w:val="0"/>
        </w:rPr>
        <w:t xml:space="preserve">, </w:t>
      </w:r>
      <w:commentRangeStart w:id="30"/>
      <w:commentRangeStart w:id="31"/>
      <w:r w:rsidDel="00000000" w:rsidR="00000000" w:rsidRPr="00000000">
        <w:rPr>
          <w:rtl w:val="0"/>
        </w:rPr>
        <w:t xml:space="preserve">Choat et al 2012</w:t>
      </w:r>
      <w:commentRangeEnd w:id="30"/>
      <w:r w:rsidDel="00000000" w:rsidR="00000000" w:rsidRPr="00000000">
        <w:commentReference w:id="30"/>
      </w:r>
      <w:commentRangeEnd w:id="31"/>
      <w:r w:rsidDel="00000000" w:rsidR="00000000" w:rsidRPr="00000000">
        <w:commentReference w:id="31"/>
      </w:r>
      <w:r w:rsidDel="00000000" w:rsidR="00000000" w:rsidRPr="00000000">
        <w:rPr>
          <w:rtl w:val="0"/>
        </w:rPr>
        <w:t xml:space="preserve">). Tropical forest canopy temperatures are more frequently dangerously close to the critical temperature (~47⁰ C), at which irreversible damage to the photosynthetic machinery occurs (</w:t>
      </w:r>
      <w:commentRangeStart w:id="32"/>
      <w:r w:rsidDel="00000000" w:rsidR="00000000" w:rsidRPr="00000000">
        <w:rPr>
          <w:rtl w:val="0"/>
        </w:rPr>
        <w:t xml:space="preserve">Doughty et al. 2023</w:t>
      </w:r>
      <w:commentRangeEnd w:id="32"/>
      <w:r w:rsidDel="00000000" w:rsidR="00000000" w:rsidRPr="00000000">
        <w:commentReference w:id="32"/>
      </w:r>
      <w:r w:rsidDel="00000000" w:rsidR="00000000" w:rsidRPr="00000000">
        <w:rPr>
          <w:rtl w:val="0"/>
        </w:rPr>
        <w:t xml:space="preserve">). Unprecedented rates of anthropogenic land-use change in recent decades (</w:t>
      </w:r>
      <w:commentRangeStart w:id="33"/>
      <w:r w:rsidDel="00000000" w:rsidR="00000000" w:rsidRPr="00000000">
        <w:rPr>
          <w:rtl w:val="0"/>
        </w:rPr>
        <w:t xml:space="preserve">DeFries et al 2004, Gibbs et al 2010a, Hosonuma et al 2012</w:t>
      </w:r>
      <w:commentRangeEnd w:id="33"/>
      <w:r w:rsidDel="00000000" w:rsidR="00000000" w:rsidRPr="00000000">
        <w:commentReference w:id="33"/>
      </w:r>
      <w:r w:rsidDel="00000000" w:rsidR="00000000" w:rsidRPr="00000000">
        <w:rPr>
          <w:rtl w:val="0"/>
        </w:rPr>
        <w:t xml:space="preserve">) have resulted in some tropical forests becoming net-sources of carbon to the atmosphere (</w:t>
      </w:r>
      <w:commentRangeStart w:id="34"/>
      <w:r w:rsidDel="00000000" w:rsidR="00000000" w:rsidRPr="00000000">
        <w:rPr>
          <w:rtl w:val="0"/>
        </w:rPr>
        <w:t xml:space="preserve">Gatti et al 2021</w:t>
      </w:r>
      <w:commentRangeEnd w:id="34"/>
      <w:r w:rsidDel="00000000" w:rsidR="00000000" w:rsidRPr="00000000">
        <w:commentReference w:id="34"/>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35"/>
      <w:r w:rsidDel="00000000" w:rsidR="00000000" w:rsidRPr="00000000">
        <w:rPr>
          <w:rtl w:val="0"/>
        </w:rPr>
        <w:t xml:space="preserve">Brando et al. 2020</w:t>
      </w:r>
      <w:commentRangeEnd w:id="35"/>
      <w:r w:rsidDel="00000000" w:rsidR="00000000" w:rsidRPr="00000000">
        <w:commentReference w:id="35"/>
      </w:r>
      <w:r w:rsidDel="00000000" w:rsidR="00000000" w:rsidRPr="00000000">
        <w:rPr>
          <w:rtl w:val="0"/>
        </w:rPr>
        <w:t xml:space="preserve">).</w:t>
      </w:r>
      <w:ins w:author="Michael Keller" w:id="12" w:date="2024-08-21T20:00:13Z">
        <w:r w:rsidDel="00000000" w:rsidR="00000000" w:rsidRPr="00000000">
          <w:rPr>
            <w:rtl w:val="0"/>
          </w:rPr>
        </w:r>
      </w:ins>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b w:val="1"/>
        </w:rPr>
      </w:pPr>
      <w:r w:rsidDel="00000000" w:rsidR="00000000" w:rsidRPr="00000000">
        <w:rPr>
          <w:rtl w:val="0"/>
        </w:rPr>
        <w:t xml:space="preserve">[</w:t>
      </w:r>
      <w:r w:rsidDel="00000000" w:rsidR="00000000" w:rsidRPr="00000000">
        <w:rPr>
          <w:highlight w:val="yellow"/>
          <w:rtl w:val="0"/>
        </w:rPr>
        <w:t xml:space="preserve">punchy first sentence - evidence</w:t>
      </w:r>
      <w:r w:rsidDel="00000000" w:rsidR="00000000" w:rsidRPr="00000000">
        <w:rPr>
          <w:rtl w:val="0"/>
        </w:rPr>
        <w:t xml:space="preserve">] </w:t>
      </w:r>
      <w:r w:rsidDel="00000000" w:rsidR="00000000" w:rsidRPr="00000000">
        <w:rPr>
          <w:b w:val="1"/>
          <w:rtl w:val="0"/>
        </w:rPr>
        <w:t xml:space="preserve">The biogeochemical response of tropical forests to changing climate forcing and climate extremes varies strongly across the globe.</w:t>
      </w:r>
      <w:r w:rsidDel="00000000" w:rsidR="00000000" w:rsidRPr="00000000">
        <w:rPr>
          <w:rtl w:val="0"/>
        </w:rPr>
        <w:t xml:space="preserve"> From 1985 through 2015, the carbon sink of intact African lowland tropical forests measured in forest inventory plots was effectively constant while the carbon sink in Amazonian lowland tropical forests declined by one-third from 2005 through 2015 compared to the 1990s </w:t>
      </w:r>
      <w:commentRangeStart w:id="36"/>
      <w:r w:rsidDel="00000000" w:rsidR="00000000" w:rsidRPr="00000000">
        <w:rPr>
          <w:rtl w:val="0"/>
        </w:rPr>
        <w:t xml:space="preserve">(Hubau et al. 2020; Brienen at al. 2015)</w:t>
      </w:r>
      <w:commentRangeEnd w:id="36"/>
      <w:r w:rsidDel="00000000" w:rsidR="00000000" w:rsidRPr="00000000">
        <w:commentReference w:id="36"/>
      </w:r>
      <w:r w:rsidDel="00000000" w:rsidR="00000000" w:rsidRPr="00000000">
        <w:rPr>
          <w:rtl w:val="0"/>
        </w:rPr>
        <w:t xml:space="preserve">. Under El Niño conditions during 2015-2016, tropical America, Africa, and East Asia, all had similar net released CO</w:t>
      </w:r>
      <w:r w:rsidDel="00000000" w:rsidR="00000000" w:rsidRPr="00000000">
        <w:rPr>
          <w:vertAlign w:val="subscript"/>
          <w:rtl w:val="0"/>
        </w:rPr>
        <w:t xml:space="preserve">2</w:t>
      </w:r>
      <w:r w:rsidDel="00000000" w:rsidR="00000000" w:rsidRPr="00000000">
        <w:rPr>
          <w:rtl w:val="0"/>
        </w:rPr>
        <w:t xml:space="preserve"> to the atmosphere (Liu et al. 2017). However, heterogeneous processes determined these net carbon losses </w:t>
      </w:r>
      <w:commentRangeStart w:id="37"/>
      <w:r w:rsidDel="00000000" w:rsidR="00000000" w:rsidRPr="00000000">
        <w:rPr>
          <w:rtl w:val="0"/>
        </w:rPr>
        <w:t xml:space="preserve">(Figure 1)</w:t>
      </w:r>
      <w:commentRangeEnd w:id="37"/>
      <w:r w:rsidDel="00000000" w:rsidR="00000000" w:rsidRPr="00000000">
        <w:commentReference w:id="37"/>
      </w:r>
      <w:r w:rsidDel="00000000" w:rsidR="00000000" w:rsidRPr="00000000">
        <w:rPr>
          <w:rtl w:val="0"/>
        </w:rPr>
        <w:t xml:space="preserve">. </w:t>
      </w:r>
      <w:r w:rsidDel="00000000" w:rsidR="00000000" w:rsidRPr="00000000">
        <w:rPr>
          <w:b w:val="1"/>
          <w:rtl w:val="0"/>
        </w:rPr>
        <w:t xml:space="preserve">We cannot explain with confidence why different tropical forest biomes are responding differently to similar climate forcing with our current understanding of tropical forest ecology and biogeochemistry. </w:t>
      </w:r>
    </w:p>
    <w:p w:rsidR="00000000" w:rsidDel="00000000" w:rsidP="00000000" w:rsidRDefault="00000000" w:rsidRPr="00000000" w14:paraId="0000009B">
      <w:pPr>
        <w:ind w:firstLine="72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b w:val="1"/>
          <w:rtl w:val="0"/>
        </w:rPr>
        <w:t xml:space="preserve">Future predictions of the role of the tropical carbon land flux in the Earth system also remain highly uncertain</w:t>
      </w:r>
      <w:r w:rsidDel="00000000" w:rsidR="00000000" w:rsidRPr="00000000">
        <w:rPr>
          <w:rtl w:val="0"/>
        </w:rPr>
        <w:t xml:space="preserve"> (</w:t>
      </w:r>
      <w:commentRangeStart w:id="38"/>
      <w:commentRangeStart w:id="39"/>
      <w:r w:rsidDel="00000000" w:rsidR="00000000" w:rsidRPr="00000000">
        <w:rPr>
          <w:rtl w:val="0"/>
        </w:rPr>
        <w:t xml:space="preserve">Arora et al. 2020</w:t>
      </w:r>
      <w:commentRangeEnd w:id="38"/>
      <w:r w:rsidDel="00000000" w:rsidR="00000000" w:rsidRPr="00000000">
        <w:commentReference w:id="38"/>
      </w:r>
      <w:r w:rsidDel="00000000" w:rsidR="00000000" w:rsidRPr="00000000">
        <w:rPr>
          <w:rtl w:val="0"/>
        </w:rPr>
        <w:t xml:space="preserve">; </w:t>
      </w:r>
      <w:commentRangeStart w:id="40"/>
      <w:commentRangeStart w:id="41"/>
      <w:commentRangeStart w:id="42"/>
      <w:r w:rsidDel="00000000" w:rsidR="00000000" w:rsidRPr="00000000">
        <w:rPr>
          <w:rtl w:val="0"/>
        </w:rPr>
        <w:t xml:space="preserve">Friedlingstein et al </w:t>
      </w:r>
      <w:commentRangeEnd w:id="41"/>
      <w:r w:rsidDel="00000000" w:rsidR="00000000" w:rsidRPr="00000000">
        <w:commentReference w:id="41"/>
      </w:r>
      <w:commentRangeEnd w:id="42"/>
      <w:r w:rsidDel="00000000" w:rsidR="00000000" w:rsidRPr="00000000">
        <w:commentReference w:id="42"/>
      </w:r>
      <w:r w:rsidDel="00000000" w:rsidR="00000000" w:rsidRPr="00000000">
        <w:rPr>
          <w:rtl w:val="0"/>
        </w:rPr>
        <w:t xml:space="preserve">2014; </w:t>
      </w:r>
      <w:commentRangeStart w:id="43"/>
      <w:commentRangeStart w:id="44"/>
      <w:r w:rsidDel="00000000" w:rsidR="00000000" w:rsidRPr="00000000">
        <w:rPr>
          <w:rtl w:val="0"/>
        </w:rPr>
        <w:t xml:space="preserve">Friedlingstein et al 20</w:t>
      </w:r>
      <w:commentRangeEnd w:id="43"/>
      <w:r w:rsidDel="00000000" w:rsidR="00000000" w:rsidRPr="00000000">
        <w:commentReference w:id="43"/>
      </w:r>
      <w:commentRangeEnd w:id="44"/>
      <w:r w:rsidDel="00000000" w:rsidR="00000000" w:rsidRPr="00000000">
        <w:commentReference w:id="44"/>
      </w:r>
      <w:r w:rsidDel="00000000" w:rsidR="00000000" w:rsidRPr="00000000">
        <w:rPr>
          <w:rtl w:val="0"/>
        </w:rPr>
        <w:t xml:space="preserve">06</w:t>
      </w:r>
      <w:commentRangeEnd w:id="39"/>
      <w:r w:rsidDel="00000000" w:rsidR="00000000" w:rsidRPr="00000000">
        <w:commentReference w:id="39"/>
      </w:r>
      <w:commentRangeEnd w:id="40"/>
      <w:r w:rsidDel="00000000" w:rsidR="00000000" w:rsidRPr="00000000">
        <w:commentReference w:id="40"/>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w:t>
      </w:r>
      <w:commentRangeStart w:id="45"/>
      <w:r w:rsidDel="00000000" w:rsidR="00000000" w:rsidRPr="00000000">
        <w:rPr>
          <w:rtl w:val="0"/>
        </w:rPr>
        <w:t xml:space="preserve">Cavaleri et al 2015</w:t>
      </w:r>
      <w:commentRangeEnd w:id="45"/>
      <w:r w:rsidDel="00000000" w:rsidR="00000000" w:rsidRPr="00000000">
        <w:commentReference w:id="45"/>
      </w:r>
      <w:r w:rsidDel="00000000" w:rsidR="00000000" w:rsidRPr="00000000">
        <w:rPr>
          <w:rtl w:val="0"/>
        </w:rPr>
        <w:t xml:space="preserve">). [</w:t>
      </w:r>
      <w:r w:rsidDel="00000000" w:rsidR="00000000" w:rsidRPr="00000000">
        <w:rPr>
          <w:i w:val="1"/>
          <w:rtl w:val="0"/>
        </w:rPr>
        <w:t xml:space="preserve">more here - reference </w:t>
      </w:r>
      <w:commentRangeStart w:id="46"/>
      <w:commentRangeStart w:id="47"/>
      <w:r w:rsidDel="00000000" w:rsidR="00000000" w:rsidRPr="00000000">
        <w:rPr>
          <w:i w:val="1"/>
          <w:rtl w:val="0"/>
        </w:rPr>
        <w:t xml:space="preserve">Friedlingstein et al 202</w:t>
      </w:r>
      <w:commentRangeEnd w:id="46"/>
      <w:r w:rsidDel="00000000" w:rsidR="00000000" w:rsidRPr="00000000">
        <w:commentReference w:id="46"/>
      </w:r>
      <w:commentRangeEnd w:id="47"/>
      <w:r w:rsidDel="00000000" w:rsidR="00000000" w:rsidRPr="00000000">
        <w:commentReference w:id="47"/>
      </w:r>
      <w:r w:rsidDel="00000000" w:rsidR="00000000" w:rsidRPr="00000000">
        <w:rPr>
          <w:i w:val="1"/>
          <w:rtl w:val="0"/>
        </w:rPr>
        <w:t xml:space="preserve">3 - CMIP5 to CMIP6 updates, but remaining uncertainties regarding processes - are we getting the right answers for the right reasons - and need for improved RS data model integration, e.g., developing ESMs that link satellite measurements more directly to land processes, such as models that simulate SIF (</w:t>
      </w:r>
      <w:commentRangeStart w:id="48"/>
      <w:r w:rsidDel="00000000" w:rsidR="00000000" w:rsidRPr="00000000">
        <w:rPr>
          <w:i w:val="1"/>
          <w:rtl w:val="0"/>
        </w:rPr>
        <w:t xml:space="preserve">Braghiere et al., 2021</w:t>
      </w:r>
      <w:commentRangeEnd w:id="48"/>
      <w:r w:rsidDel="00000000" w:rsidR="00000000" w:rsidRPr="00000000">
        <w:commentReference w:id="48"/>
      </w:r>
      <w:r w:rsidDel="00000000" w:rsidR="00000000" w:rsidRPr="00000000">
        <w:rPr>
          <w:i w:val="1"/>
          <w:rtl w:val="0"/>
        </w:rPr>
        <w:t xml:space="preserve">), have a more detailed radiative transfer model, spectrally resolved (</w:t>
      </w:r>
      <w:commentRangeStart w:id="49"/>
      <w:r w:rsidDel="00000000" w:rsidR="00000000" w:rsidRPr="00000000">
        <w:rPr>
          <w:i w:val="1"/>
          <w:rtl w:val="0"/>
        </w:rPr>
        <w:t xml:space="preserve">Braghiere et al. 2023</w:t>
      </w:r>
      <w:commentRangeEnd w:id="49"/>
      <w:r w:rsidDel="00000000" w:rsidR="00000000" w:rsidRPr="00000000">
        <w:commentReference w:id="49"/>
      </w:r>
      <w:r w:rsidDel="00000000" w:rsidR="00000000" w:rsidRPr="00000000">
        <w:rPr>
          <w:i w:val="1"/>
          <w:rtl w:val="0"/>
        </w:rPr>
        <w:t xml:space="preserve">), directly linking traits to spectral/physiological forest properties, etc. As well as models that learn directly from data such as CARDAMOM (cite Anthony Bloom’s paper here), AI (</w:t>
      </w:r>
      <w:commentRangeStart w:id="50"/>
      <w:r w:rsidDel="00000000" w:rsidR="00000000" w:rsidRPr="00000000">
        <w:rPr>
          <w:i w:val="1"/>
          <w:rtl w:val="0"/>
        </w:rPr>
        <w:t xml:space="preserve">Massoud et al. 2023</w:t>
      </w:r>
      <w:commentRangeEnd w:id="50"/>
      <w:r w:rsidDel="00000000" w:rsidR="00000000" w:rsidRPr="00000000">
        <w:commentReference w:id="50"/>
      </w:r>
      <w:r w:rsidDel="00000000" w:rsidR="00000000" w:rsidRPr="00000000">
        <w:rPr>
          <w:i w:val="1"/>
          <w:rtl w:val="0"/>
        </w:rPr>
        <w:t xml:space="preserve">) and Pierre Gentine’s papers</w:t>
      </w:r>
      <w:r w:rsidDel="00000000" w:rsidR="00000000" w:rsidRPr="00000000">
        <w:rPr>
          <w:rtl w:val="0"/>
        </w:rPr>
        <w:t xml:space="preserve">]</w:t>
        <w:br w:type="textWrapping"/>
        <w:t xml:space="preserve">Traditionally, ESMs represent forest canopies in simple and aggregated ways and thus fail to capture how disturbance history affects biomass accumulation and ecosystem stability (</w:t>
      </w:r>
      <w:commentRangeStart w:id="51"/>
      <w:r w:rsidDel="00000000" w:rsidR="00000000" w:rsidRPr="00000000">
        <w:rPr>
          <w:rtl w:val="0"/>
        </w:rPr>
        <w:t xml:space="preserve">Levine et al. 2016</w:t>
      </w:r>
      <w:commentRangeEnd w:id="51"/>
      <w:r w:rsidDel="00000000" w:rsidR="00000000" w:rsidRPr="00000000">
        <w:commentReference w:id="51"/>
      </w:r>
      <w:r w:rsidDel="00000000" w:rsidR="00000000" w:rsidRPr="00000000">
        <w:rPr>
          <w:rtl w:val="0"/>
        </w:rPr>
        <w:t xml:space="preserve">; </w:t>
      </w:r>
      <w:commentRangeStart w:id="52"/>
      <w:r w:rsidDel="00000000" w:rsidR="00000000" w:rsidRPr="00000000">
        <w:rPr>
          <w:rtl w:val="0"/>
        </w:rPr>
        <w:t xml:space="preserve">Yang et al. 2023</w:t>
      </w:r>
      <w:commentRangeEnd w:id="52"/>
      <w:r w:rsidDel="00000000" w:rsidR="00000000" w:rsidRPr="00000000">
        <w:commentReference w:id="52"/>
      </w:r>
      <w:r w:rsidDel="00000000" w:rsidR="00000000" w:rsidRPr="00000000">
        <w:rPr>
          <w:rtl w:val="0"/>
        </w:rPr>
        <w:t xml:space="preserve">). The need for representing ecological processes of diverse ecosystems is becoming increasingly recognized by the modeling community (</w:t>
      </w:r>
      <w:commentRangeStart w:id="53"/>
      <w:r w:rsidDel="00000000" w:rsidR="00000000" w:rsidRPr="00000000">
        <w:rPr>
          <w:rtl w:val="0"/>
        </w:rPr>
        <w:t xml:space="preserve">Bonan et al. 2024</w:t>
      </w:r>
      <w:commentRangeEnd w:id="53"/>
      <w:r w:rsidDel="00000000" w:rsidR="00000000" w:rsidRPr="00000000">
        <w:commentReference w:id="53"/>
      </w:r>
      <w:r w:rsidDel="00000000" w:rsidR="00000000" w:rsidRPr="00000000">
        <w:rPr>
          <w:rtl w:val="0"/>
        </w:rPr>
        <w:t xml:space="preserve">). Newer generations of terrestrial biosphere models—vegetation demography models (</w:t>
      </w:r>
      <w:commentRangeStart w:id="54"/>
      <w:r w:rsidDel="00000000" w:rsidR="00000000" w:rsidRPr="00000000">
        <w:rPr>
          <w:rtl w:val="0"/>
        </w:rPr>
        <w:t xml:space="preserve">Fisher et al. 2018</w:t>
      </w:r>
      <w:commentRangeEnd w:id="54"/>
      <w:r w:rsidDel="00000000" w:rsidR="00000000" w:rsidRPr="00000000">
        <w:commentReference w:id="54"/>
      </w:r>
      <w:r w:rsidDel="00000000" w:rsidR="00000000" w:rsidRPr="00000000">
        <w:rPr>
          <w:rtl w:val="0"/>
        </w:rPr>
        <w:t xml:space="preserve">)— namely  represent structurally and functionally diverse forest canopies (</w:t>
      </w:r>
      <w:commentRangeStart w:id="55"/>
      <w:r w:rsidDel="00000000" w:rsidR="00000000" w:rsidRPr="00000000">
        <w:rPr>
          <w:rtl w:val="0"/>
        </w:rPr>
        <w:t xml:space="preserve">Longo et al. 2019</w:t>
      </w:r>
      <w:commentRangeEnd w:id="55"/>
      <w:r w:rsidDel="00000000" w:rsidR="00000000" w:rsidRPr="00000000">
        <w:commentReference w:id="55"/>
      </w:r>
      <w:r w:rsidDel="00000000" w:rsidR="00000000" w:rsidRPr="00000000">
        <w:rPr>
          <w:rtl w:val="0"/>
        </w:rPr>
        <w:t xml:space="preserve">; </w:t>
      </w:r>
      <w:commentRangeStart w:id="56"/>
      <w:r w:rsidDel="00000000" w:rsidR="00000000" w:rsidRPr="00000000">
        <w:rPr>
          <w:rtl w:val="0"/>
        </w:rPr>
        <w:t xml:space="preserve">Koven et al. 2020</w:t>
      </w:r>
      <w:commentRangeEnd w:id="56"/>
      <w:r w:rsidDel="00000000" w:rsidR="00000000" w:rsidRPr="00000000">
        <w:commentReference w:id="56"/>
      </w:r>
      <w:r w:rsidDel="00000000" w:rsidR="00000000" w:rsidRPr="00000000">
        <w:rPr>
          <w:rtl w:val="0"/>
        </w:rPr>
        <w:t xml:space="preserve">). Vegetation demography models represent forest dynamics processes more directly, however, the additional complexity creates two challenges for regional and global simulations. First, initial conditions require detailed forest structure and composition data that can be derived from forest plots only for small domains (</w:t>
      </w:r>
      <w:commentRangeStart w:id="57"/>
      <w:r w:rsidDel="00000000" w:rsidR="00000000" w:rsidRPr="00000000">
        <w:rPr>
          <w:rtl w:val="0"/>
        </w:rPr>
        <w:t xml:space="preserve">Marvin et al. 2014</w:t>
      </w:r>
      <w:commentRangeEnd w:id="57"/>
      <w:r w:rsidDel="00000000" w:rsidR="00000000" w:rsidRPr="00000000">
        <w:commentReference w:id="57"/>
      </w:r>
      <w:r w:rsidDel="00000000" w:rsidR="00000000" w:rsidRPr="00000000">
        <w:rPr>
          <w:rtl w:val="0"/>
        </w:rPr>
        <w:t xml:space="preserve">). Second, existing model benchmarking systems, such as the International Land Model Benchmarking (ILAMB; </w:t>
      </w:r>
      <w:commentRangeStart w:id="58"/>
      <w:r w:rsidDel="00000000" w:rsidR="00000000" w:rsidRPr="00000000">
        <w:rPr>
          <w:rtl w:val="0"/>
        </w:rPr>
        <w:t xml:space="preserve">Collier et al. 2018</w:t>
      </w:r>
      <w:commentRangeEnd w:id="58"/>
      <w:r w:rsidDel="00000000" w:rsidR="00000000" w:rsidRPr="00000000">
        <w:commentReference w:id="58"/>
      </w:r>
      <w:r w:rsidDel="00000000" w:rsidR="00000000" w:rsidRPr="00000000">
        <w:rPr>
          <w:rtl w:val="0"/>
        </w:rPr>
        <w:t xml:space="preserve">) are insufficient, because the newer generation of models may predict reasonable aggregated properties (e.g., total aboveground biomass) based on unreasonable distributions. Recent advances in remote sensing provide a unique opportunity to describe the structure, composition and diversity of ecosystems (</w:t>
      </w:r>
      <w:commentRangeStart w:id="59"/>
      <w:r w:rsidDel="00000000" w:rsidR="00000000" w:rsidRPr="00000000">
        <w:rPr>
          <w:rtl w:val="0"/>
        </w:rPr>
        <w:t xml:space="preserve">Schimel et al. 2019</w:t>
      </w:r>
      <w:commentRangeEnd w:id="59"/>
      <w:r w:rsidDel="00000000" w:rsidR="00000000" w:rsidRPr="00000000">
        <w:commentReference w:id="59"/>
      </w:r>
      <w:r w:rsidDel="00000000" w:rsidR="00000000" w:rsidRPr="00000000">
        <w:rPr>
          <w:rtl w:val="0"/>
        </w:rPr>
        <w:t xml:space="preserve">).</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Critically, </w:t>
      </w:r>
      <w:r w:rsidDel="00000000" w:rsidR="00000000" w:rsidRPr="00000000">
        <w:rPr>
          <w:b w:val="1"/>
          <w:rtl w:val="0"/>
        </w:rPr>
        <w:t xml:space="preserve">tropical forests are also the least investigated of all of the Earth’s major biomes</w:t>
      </w:r>
      <w:r w:rsidDel="00000000" w:rsidR="00000000" w:rsidRPr="00000000">
        <w:rPr>
          <w:rtl w:val="0"/>
        </w:rPr>
        <w:t xml:space="preserve">. Few tropical forest countries maintain systematic repeated forest inventories because inventories are costly and require technical and management expertise. Collections of research plots provide valuable insights into forest dynamics, but their distribution is sparse and extrapolation from potentially biased plot locations may lead to significant uncertainties and biases (Saatchi et al., 2015). </w:t>
      </w:r>
      <w:r w:rsidDel="00000000" w:rsidR="00000000" w:rsidRPr="00000000">
        <w:rPr>
          <w:shd w:fill="ffd966" w:val="clear"/>
          <w:rtl w:val="0"/>
        </w:rPr>
        <w:t xml:space="preserve">Perversely,</w:t>
      </w:r>
      <w:r w:rsidDel="00000000" w:rsidR="00000000" w:rsidRPr="00000000">
        <w:rPr>
          <w:rtl w:val="0"/>
        </w:rPr>
        <w:t xml:space="preserve"> latitudinal distribution of both forest inventory plots and eddy covariance flux towers is nearly inversely proportional to gross primary productivity </w:t>
      </w:r>
      <w:commentRangeStart w:id="60"/>
      <w:r w:rsidDel="00000000" w:rsidR="00000000" w:rsidRPr="00000000">
        <w:rPr>
          <w:rtl w:val="0"/>
        </w:rPr>
        <w:t xml:space="preserve">(Baldocchi et al 2022, Schimel et al. 2015)</w:t>
      </w:r>
      <w:commentRangeEnd w:id="60"/>
      <w:r w:rsidDel="00000000" w:rsidR="00000000" w:rsidRPr="00000000">
        <w:commentReference w:id="60"/>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highlight w:val="white"/>
          <w:rtl w:val="0"/>
        </w:rPr>
        <w:t xml:space="preserve">A hallmark of PANGEA is its commitment to community-engaged research. By engaging communities traditionally left behind in major and international projects from the beginning, PANGEA is poised to …</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51"/>
        </w:numPr>
        <w:ind w:left="720" w:hanging="360"/>
        <w:rPr/>
      </w:pPr>
      <w:r w:rsidDel="00000000" w:rsidR="00000000" w:rsidRPr="00000000">
        <w:rPr>
          <w:rtl w:val="0"/>
        </w:rPr>
        <w:t xml:space="preserve">state that this is feasible and necessary</w:t>
        <w:tab/>
      </w:r>
    </w:p>
    <w:p w:rsidR="00000000" w:rsidDel="00000000" w:rsidP="00000000" w:rsidRDefault="00000000" w:rsidRPr="00000000" w14:paraId="000000A3">
      <w:pPr>
        <w:numPr>
          <w:ilvl w:val="1"/>
          <w:numId w:val="51"/>
        </w:numPr>
        <w:ind w:left="1440" w:hanging="360"/>
      </w:pPr>
      <w:r w:rsidDel="00000000" w:rsidR="00000000" w:rsidRPr="00000000">
        <w:rPr>
          <w:rtl w:val="0"/>
        </w:rPr>
        <w:t xml:space="preserve">the lack of cal-val data in the tropics, XXX</w:t>
      </w:r>
    </w:p>
    <w:p w:rsidR="00000000" w:rsidDel="00000000" w:rsidP="00000000" w:rsidRDefault="00000000" w:rsidRPr="00000000" w14:paraId="000000A4">
      <w:pPr>
        <w:numPr>
          <w:ilvl w:val="1"/>
          <w:numId w:val="51"/>
        </w:numPr>
        <w:spacing w:after="0" w:afterAutospacing="0"/>
        <w:ind w:left="1440" w:hanging="360"/>
      </w:pPr>
      <w:r w:rsidDel="00000000" w:rsidR="00000000" w:rsidRPr="00000000">
        <w:rPr>
          <w:rtl w:val="0"/>
        </w:rPr>
        <w:t xml:space="preserve">we HAVE to do this to understand XYZ</w:t>
      </w:r>
    </w:p>
    <w:p w:rsidR="00000000" w:rsidDel="00000000" w:rsidP="00000000" w:rsidRDefault="00000000" w:rsidRPr="00000000" w14:paraId="000000A5">
      <w:pPr>
        <w:numPr>
          <w:ilvl w:val="1"/>
          <w:numId w:val="51"/>
        </w:numPr>
        <w:spacing w:after="0" w:afterAutospacing="0" w:before="0" w:beforeAutospacing="0" w:lineRule="auto"/>
        <w:ind w:left="1440" w:hanging="360"/>
      </w:pPr>
      <w:r w:rsidDel="00000000" w:rsidR="00000000" w:rsidRPr="00000000">
        <w:rPr>
          <w:rtl w:val="0"/>
        </w:rPr>
        <w:t xml:space="preserve">we need this global context that we can only get from remote sensing</w:t>
      </w:r>
    </w:p>
    <w:p w:rsidR="00000000" w:rsidDel="00000000" w:rsidP="00000000" w:rsidRDefault="00000000" w:rsidRPr="00000000" w14:paraId="000000A6">
      <w:pPr>
        <w:numPr>
          <w:ilvl w:val="0"/>
          <w:numId w:val="51"/>
        </w:numPr>
        <w:spacing w:after="0" w:afterAutospacing="0" w:before="0" w:beforeAutospacing="0" w:lineRule="auto"/>
        <w:ind w:left="720" w:hanging="360"/>
      </w:pPr>
      <w:r w:rsidDel="00000000" w:rsidR="00000000" w:rsidRPr="00000000">
        <w:rPr>
          <w:b w:val="1"/>
          <w:rtl w:val="0"/>
        </w:rPr>
        <w:t xml:space="preserve">Societal need </w:t>
      </w:r>
      <w:r w:rsidDel="00000000" w:rsidR="00000000" w:rsidRPr="00000000">
        <w:rPr>
          <w:rtl w:val="0"/>
        </w:rPr>
        <w:t xml:space="preserve">- lots of people depend on those forests</w:t>
      </w:r>
    </w:p>
    <w:p w:rsidR="00000000" w:rsidDel="00000000" w:rsidP="00000000" w:rsidRDefault="00000000" w:rsidRPr="00000000" w14:paraId="000000A7">
      <w:pPr>
        <w:numPr>
          <w:ilvl w:val="1"/>
          <w:numId w:val="51"/>
        </w:numPr>
        <w:spacing w:after="0" w:afterAutospacing="0" w:before="0" w:beforeAutospacing="0" w:lineRule="auto"/>
        <w:ind w:left="1440" w:hanging="360"/>
      </w:pPr>
      <w:r w:rsidDel="00000000" w:rsidR="00000000" w:rsidRPr="00000000">
        <w:rPr>
          <w:rtl w:val="0"/>
        </w:rPr>
        <w:t xml:space="preserve">local, regionally, or globally </w:t>
      </w:r>
    </w:p>
    <w:p w:rsidR="00000000" w:rsidDel="00000000" w:rsidP="00000000" w:rsidRDefault="00000000" w:rsidRPr="00000000" w14:paraId="000000A8">
      <w:pPr>
        <w:numPr>
          <w:ilvl w:val="0"/>
          <w:numId w:val="51"/>
        </w:numPr>
        <w:spacing w:after="0" w:afterAutospacing="0" w:before="0" w:beforeAutospacing="0" w:lineRule="auto"/>
        <w:ind w:left="720" w:hanging="360"/>
        <w:rPr>
          <w:u w:val="none"/>
        </w:rPr>
      </w:pPr>
      <w:r w:rsidDel="00000000" w:rsidR="00000000" w:rsidRPr="00000000">
        <w:rPr>
          <w:b w:val="1"/>
          <w:rtl w:val="0"/>
        </w:rPr>
        <w:t xml:space="preserve">Urgency/Timeliness </w:t>
      </w:r>
      <w:r w:rsidDel="00000000" w:rsidR="00000000" w:rsidRPr="00000000">
        <w:rPr>
          <w:rtl w:val="0"/>
        </w:rPr>
        <w:t xml:space="preserve">- need to do this now - why this should be the next campaign; why we can’t wait another 5-10 years </w:t>
      </w:r>
    </w:p>
    <w:p w:rsidR="00000000" w:rsidDel="00000000" w:rsidP="00000000" w:rsidRDefault="00000000" w:rsidRPr="00000000" w14:paraId="000000A9">
      <w:pPr>
        <w:numPr>
          <w:ilvl w:val="1"/>
          <w:numId w:val="51"/>
        </w:numPr>
        <w:spacing w:after="0" w:afterAutospacing="0" w:before="0" w:beforeAutospacing="0" w:lineRule="auto"/>
        <w:ind w:left="1440" w:hanging="360"/>
      </w:pPr>
      <w:r w:rsidDel="00000000" w:rsidR="00000000" w:rsidRPr="00000000">
        <w:rPr>
          <w:rtl w:val="0"/>
        </w:rPr>
        <w:t xml:space="preserve">tropical ecosystems, and in our data-rich era of new dimensionality effectively utilize current and forthcoming satellite missions to diagnose the current state of tropical forests</w:t>
      </w:r>
    </w:p>
    <w:p w:rsidR="00000000" w:rsidDel="00000000" w:rsidP="00000000" w:rsidRDefault="00000000" w:rsidRPr="00000000" w14:paraId="000000AA">
      <w:pPr>
        <w:numPr>
          <w:ilvl w:val="0"/>
          <w:numId w:val="51"/>
        </w:numPr>
        <w:spacing w:after="0" w:afterAutospacing="0" w:before="0" w:beforeAutospacing="0" w:lineRule="auto"/>
        <w:ind w:left="720" w:hanging="360"/>
      </w:pPr>
      <w:r w:rsidDel="00000000" w:rsidR="00000000" w:rsidRPr="00000000">
        <w:rPr>
          <w:rtl w:val="0"/>
        </w:rPr>
        <w:t xml:space="preserve">we learned from LBA that by adding new components and integrating / interdisciplinarity results in the pie growing for everybody</w:t>
      </w:r>
    </w:p>
    <w:p w:rsidR="00000000" w:rsidDel="00000000" w:rsidP="00000000" w:rsidRDefault="00000000" w:rsidRPr="00000000" w14:paraId="000000AB">
      <w:pPr>
        <w:numPr>
          <w:ilvl w:val="0"/>
          <w:numId w:val="51"/>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AC">
      <w:pPr>
        <w:numPr>
          <w:ilvl w:val="0"/>
          <w:numId w:val="51"/>
        </w:numPr>
        <w:spacing w:after="0" w:afterAutospacing="0" w:before="0" w:beforeAutospacing="0" w:lineRule="auto"/>
        <w:ind w:left="720" w:hanging="360"/>
        <w:rPr>
          <w:b w:val="1"/>
        </w:rPr>
      </w:pPr>
      <w:r w:rsidDel="00000000" w:rsidR="00000000" w:rsidRPr="00000000">
        <w:rPr>
          <w:b w:val="1"/>
          <w:rtl w:val="0"/>
        </w:rPr>
        <w:t xml:space="preserve">Embed within Earth Science to Action Strategy </w:t>
      </w:r>
    </w:p>
    <w:p w:rsidR="00000000" w:rsidDel="00000000" w:rsidP="00000000" w:rsidRDefault="00000000" w:rsidRPr="00000000" w14:paraId="000000AD">
      <w:pPr>
        <w:numPr>
          <w:ilvl w:val="1"/>
          <w:numId w:val="51"/>
        </w:numPr>
        <w:spacing w:after="0" w:afterAutospacing="0" w:before="0" w:beforeAutospacing="0" w:lineRule="auto"/>
        <w:ind w:left="1440" w:hanging="360"/>
      </w:pPr>
      <w:r w:rsidDel="00000000" w:rsidR="00000000" w:rsidRPr="00000000">
        <w:rPr>
          <w:rtl w:val="0"/>
        </w:rPr>
        <w:t xml:space="preserve">PANGEA is an opportunity to integrate!!!</w:t>
      </w:r>
      <w:r w:rsidDel="00000000" w:rsidR="00000000" w:rsidRPr="00000000">
        <w:rPr>
          <w:rtl w:val="0"/>
        </w:rPr>
      </w:r>
    </w:p>
    <w:p w:rsidR="00000000" w:rsidDel="00000000" w:rsidP="00000000" w:rsidRDefault="00000000" w:rsidRPr="00000000" w14:paraId="000000AE">
      <w:pPr>
        <w:numPr>
          <w:ilvl w:val="1"/>
          <w:numId w:val="51"/>
        </w:numPr>
        <w:spacing w:after="0" w:afterAutospacing="0" w:before="0" w:beforeAutospacing="0" w:lineRule="auto"/>
        <w:ind w:left="1440" w:hanging="360"/>
      </w:pPr>
      <w:r w:rsidDel="00000000" w:rsidR="00000000" w:rsidRPr="00000000">
        <w:rPr>
          <w:rtl w:val="0"/>
        </w:rPr>
        <w:t xml:space="preserve">CC&amp;E umbrella logical place to start</w:t>
      </w:r>
    </w:p>
    <w:p w:rsidR="00000000" w:rsidDel="00000000" w:rsidP="00000000" w:rsidRDefault="00000000" w:rsidRPr="00000000" w14:paraId="000000AF">
      <w:pPr>
        <w:numPr>
          <w:ilvl w:val="1"/>
          <w:numId w:val="51"/>
        </w:numPr>
        <w:spacing w:after="0" w:afterAutospacing="0" w:before="0" w:beforeAutospacing="0" w:lineRule="auto"/>
        <w:ind w:left="1440" w:hanging="360"/>
      </w:pPr>
      <w:r w:rsidDel="00000000" w:rsidR="00000000" w:rsidRPr="00000000">
        <w:rPr>
          <w:rtl w:val="0"/>
        </w:rPr>
        <w:t xml:space="preserve">but emphasize integration beyond CC&amp;E</w:t>
      </w:r>
    </w:p>
    <w:p w:rsidR="00000000" w:rsidDel="00000000" w:rsidP="00000000" w:rsidRDefault="00000000" w:rsidRPr="00000000" w14:paraId="000000B0">
      <w:pPr>
        <w:numPr>
          <w:ilvl w:val="1"/>
          <w:numId w:val="51"/>
        </w:numPr>
        <w:spacing w:after="0" w:afterAutospacing="0" w:before="0" w:beforeAutospacing="0" w:lineRule="auto"/>
        <w:ind w:left="1440" w:hanging="360"/>
      </w:pPr>
      <w:r w:rsidDel="00000000" w:rsidR="00000000" w:rsidRPr="00000000">
        <w:rPr>
          <w:rtl w:val="0"/>
        </w:rPr>
        <w:t xml:space="preserve">integrate across R&amp;A and Applied</w:t>
      </w:r>
    </w:p>
    <w:p w:rsidR="00000000" w:rsidDel="00000000" w:rsidP="00000000" w:rsidRDefault="00000000" w:rsidRPr="00000000" w14:paraId="000000B1">
      <w:pPr>
        <w:numPr>
          <w:ilvl w:val="0"/>
          <w:numId w:val="51"/>
        </w:numPr>
        <w:spacing w:after="240" w:before="0" w:beforeAutospacing="0" w:lineRule="auto"/>
        <w:ind w:left="720" w:hanging="360"/>
      </w:pPr>
      <w:r w:rsidDel="00000000" w:rsidR="00000000" w:rsidRPr="00000000">
        <w:rPr>
          <w:rtl w:val="0"/>
        </w:rPr>
        <w:t xml:space="preserve">equitable science and not extractive science</w:t>
      </w:r>
    </w:p>
    <w:p w:rsidR="00000000" w:rsidDel="00000000" w:rsidP="00000000" w:rsidRDefault="00000000" w:rsidRPr="00000000" w14:paraId="000000B2">
      <w:pPr>
        <w:pStyle w:val="Heading3"/>
        <w:rPr/>
      </w:pPr>
      <w:bookmarkStart w:colFirst="0" w:colLast="0" w:name="_f43eyfjc03r4" w:id="4"/>
      <w:bookmarkEnd w:id="4"/>
      <w:r w:rsidDel="00000000" w:rsidR="00000000" w:rsidRPr="00000000">
        <w:rPr>
          <w:rtl w:val="0"/>
        </w:rPr>
        <w:t xml:space="preserve">1.1 Science Questions and Objectives/Issues </w:t>
      </w:r>
    </w:p>
    <w:p w:rsidR="00000000" w:rsidDel="00000000" w:rsidP="00000000" w:rsidRDefault="00000000" w:rsidRPr="00000000" w14:paraId="000000B3">
      <w:pPr>
        <w:spacing w:after="160" w:before="240" w:line="256.8" w:lineRule="auto"/>
        <w:rPr/>
      </w:pPr>
      <w:r w:rsidDel="00000000" w:rsidR="00000000" w:rsidRPr="00000000">
        <w:rPr>
          <w:rtl w:val="0"/>
        </w:rPr>
        <w:t xml:space="preserve">As a result of climate change and land-use change, the globally important tropical carbon balance, heretofore mainly a sink, is now often reversing to become a source of carbon emissions to the atmosphere in response to extreme events and climate and land-use change feedbacks. Critically, tropical forest landscapes appear to differ in their recent carbon sink trends, sensitivity to extreme events, and interactions with climate and land-use change. Understanding long-term tropical carbon flux trends and the resilience of the tropical carbon sink to extreme events has globally important implications and requires an improved understanding of patterns and processes. PANGEA aims to answer the following overarching research question: </w:t>
      </w:r>
    </w:p>
    <w:p w:rsidR="00000000" w:rsidDel="00000000" w:rsidP="00000000" w:rsidRDefault="00000000" w:rsidRPr="00000000" w14:paraId="000000B4">
      <w:pPr>
        <w:spacing w:after="240" w:before="240" w:lineRule="auto"/>
        <w:rPr>
          <w:ins w:author="Michael Keller" w:id="14" w:date="2024-08-21T22:54:25Z"/>
          <w:b w:val="1"/>
          <w:strike w:val="1"/>
          <w:rPrChange w:author="Michael Keller" w:id="13" w:date="2024-08-21T22:54:19Z">
            <w:rPr>
              <w:b w:val="1"/>
            </w:rPr>
          </w:rPrChange>
        </w:rPr>
      </w:pPr>
      <w:commentRangeStart w:id="61"/>
      <w:r w:rsidDel="00000000" w:rsidR="00000000" w:rsidRPr="00000000">
        <w:rPr>
          <w:b w:val="1"/>
          <w:strike w:val="1"/>
          <w:rtl w:val="0"/>
          <w:rPrChange w:author="Michael Keller" w:id="13" w:date="2024-08-21T22:54:19Z">
            <w:rPr>
              <w:b w:val="1"/>
            </w:rPr>
          </w:rPrChange>
        </w:rPr>
        <w:t xml:space="preserve">How vulnerable or resilient are tropical ecosystems and society to carbon cycle perturbations and environmental change in the tropics?</w:t>
      </w:r>
      <w:ins w:author="Michael Keller" w:id="14" w:date="2024-08-21T22:54:25Z">
        <w:commentRangeEnd w:id="61"/>
        <w:r w:rsidDel="00000000" w:rsidR="00000000" w:rsidRPr="00000000">
          <w:commentReference w:id="61"/>
        </w:r>
        <w:r w:rsidDel="00000000" w:rsidR="00000000" w:rsidRPr="00000000">
          <w:rPr>
            <w:rtl w:val="0"/>
          </w:rPr>
        </w:r>
      </w:ins>
    </w:p>
    <w:p w:rsidR="00000000" w:rsidDel="00000000" w:rsidP="00000000" w:rsidRDefault="00000000" w:rsidRPr="00000000" w14:paraId="000000B5">
      <w:pPr>
        <w:spacing w:after="240" w:before="240" w:lineRule="auto"/>
        <w:rPr>
          <w:ins w:author="Michael Keller" w:id="14" w:date="2024-08-21T22:54:25Z"/>
          <w:b w:val="1"/>
          <w:strike w:val="1"/>
          <w:rPrChange w:author="Michael Keller" w:id="13" w:date="2024-08-21T22:54:19Z">
            <w:rPr>
              <w:b w:val="1"/>
            </w:rPr>
          </w:rPrChange>
        </w:rPr>
      </w:pPr>
      <w:ins w:author="Michael Keller" w:id="14" w:date="2024-08-21T22:54:25Z">
        <w:r w:rsidDel="00000000" w:rsidR="00000000" w:rsidRPr="00000000">
          <w:rPr>
            <w:rtl w:val="0"/>
          </w:rPr>
        </w:r>
      </w:ins>
    </w:p>
    <w:p w:rsidR="00000000" w:rsidDel="00000000" w:rsidP="00000000" w:rsidRDefault="00000000" w:rsidRPr="00000000" w14:paraId="000000B6">
      <w:pPr>
        <w:spacing w:after="240" w:before="240" w:lineRule="auto"/>
        <w:rPr>
          <w:del w:author="Michael Keller" w:id="14" w:date="2024-08-21T22:54:25Z"/>
          <w:rPrChange w:author="Michael Keller" w:id="13" w:date="2024-08-21T22:54:19Z">
            <w:rPr/>
          </w:rPrChange>
        </w:rPr>
      </w:pPr>
      <w:ins w:author="Michael Keller" w:id="14" w:date="2024-08-21T22:54:25Z">
        <w:commentRangeStart w:id="62"/>
        <w:r w:rsidDel="00000000" w:rsidR="00000000" w:rsidRPr="00000000">
          <w:rPr>
            <w:b w:val="1"/>
            <w:rtl w:val="0"/>
            <w:rPrChange w:author="Michael Keller" w:id="13" w:date="2024-08-21T22:54:19Z">
              <w:rPr>
                <w:b w:val="1"/>
              </w:rPr>
            </w:rPrChange>
          </w:rPr>
          <w:t xml:space="preserve">Over the past</w:t>
        </w:r>
        <w:commentRangeEnd w:id="62"/>
        <w:r w:rsidDel="00000000" w:rsidR="00000000" w:rsidRPr="00000000">
          <w:commentReference w:id="62"/>
        </w:r>
        <w:r w:rsidDel="00000000" w:rsidR="00000000" w:rsidRPr="00000000">
          <w:rPr>
            <w:b w:val="1"/>
            <w:rtl w:val="0"/>
            <w:rPrChange w:author="Michael Keller" w:id="13" w:date="2024-08-21T22:54:19Z">
              <w:rPr>
                <w:b w:val="1"/>
              </w:rPr>
            </w:rPrChange>
          </w:rPr>
          <w:t xml:space="preserve"> decades, the tropical forest carbon flux has represented a globally important sink of atmospheric carbon. As a result of climate change induced extreme events and land-use change feedbacks, this sink</w:t>
        </w:r>
        <w:del w:author="Jose D Fuentes" w:id="15" w:date="2024-08-25T18:17:28Z">
          <w:r w:rsidDel="00000000" w:rsidR="00000000" w:rsidRPr="00000000">
            <w:rPr>
              <w:b w:val="1"/>
              <w:rtl w:val="0"/>
              <w:rPrChange w:author="Michael Keller" w:id="13" w:date="2024-08-21T22:54:19Z">
                <w:rPr>
                  <w:b w:val="1"/>
                </w:rPr>
              </w:rPrChange>
            </w:rPr>
            <w:delText xml:space="preserve">,</w:delText>
          </w:r>
        </w:del>
        <w:r w:rsidDel="00000000" w:rsidR="00000000" w:rsidRPr="00000000">
          <w:rPr>
            <w:b w:val="1"/>
            <w:rtl w:val="0"/>
            <w:rPrChange w:author="Michael Keller" w:id="13" w:date="2024-08-21T22:54:19Z">
              <w:rPr>
                <w:b w:val="1"/>
              </w:rPr>
            </w:rPrChange>
          </w:rPr>
          <w:t xml:space="preserve"> is now often reversing to become a source of carbon emissions to the atmosphere in response to extreme events and climate and land-use change. However, this reversal does not appear uniform, with tropical forest landscapes </w:t>
        </w:r>
      </w:ins>
      <w:ins w:author="Jose D Fuentes" w:id="16" w:date="2024-08-25T18:17:51Z">
        <w:r w:rsidDel="00000000" w:rsidR="00000000" w:rsidRPr="00000000">
          <w:rPr>
            <w:b w:val="1"/>
            <w:rtl w:val="0"/>
            <w:rPrChange w:author="Michael Keller" w:id="13" w:date="2024-08-21T22:54:19Z">
              <w:rPr>
                <w:b w:val="1"/>
              </w:rPr>
            </w:rPrChange>
          </w:rPr>
          <w:t xml:space="preserve">differing</w:t>
        </w:r>
      </w:ins>
      <w:ins w:author="Michael Keller" w:id="14" w:date="2024-08-21T22:54:25Z">
        <w:del w:author="Jose D Fuentes" w:id="16" w:date="2024-08-25T18:17:51Z">
          <w:r w:rsidDel="00000000" w:rsidR="00000000" w:rsidRPr="00000000">
            <w:rPr>
              <w:b w:val="1"/>
              <w:rtl w:val="0"/>
              <w:rPrChange w:author="Michael Keller" w:id="13" w:date="2024-08-21T22:54:19Z">
                <w:rPr>
                  <w:b w:val="1"/>
                </w:rPr>
              </w:rPrChange>
            </w:rPr>
            <w:delText xml:space="preserve">differ</w:delText>
          </w:r>
        </w:del>
        <w:r w:rsidDel="00000000" w:rsidR="00000000" w:rsidRPr="00000000">
          <w:rPr>
            <w:b w:val="1"/>
            <w:rtl w:val="0"/>
            <w:rPrChange w:author="Michael Keller" w:id="13" w:date="2024-08-21T22:54:19Z">
              <w:rPr>
                <w:b w:val="1"/>
              </w:rPr>
            </w:rPrChange>
          </w:rPr>
          <w:t xml:space="preserve"> in their recent carbon sink trends, sensitivity to extreme events, and interactions with climate and land-use change. Understanding the controls on tropical forest carbon flux, </w:t>
        </w:r>
        <w:r w:rsidDel="00000000" w:rsidR="00000000" w:rsidRPr="00000000">
          <w:rPr>
            <w:b w:val="1"/>
            <w:rtl w:val="0"/>
            <w:rPrChange w:author="Michael Keller" w:id="13" w:date="2024-08-21T22:54:19Z">
              <w:rPr>
                <w:b w:val="1"/>
              </w:rPr>
            </w:rPrChange>
          </w:rPr>
          <w:t xml:space="preserve">the</w:t>
        </w:r>
        <w:r w:rsidDel="00000000" w:rsidR="00000000" w:rsidRPr="00000000">
          <w:rPr>
            <w:b w:val="1"/>
            <w:rtl w:val="0"/>
            <w:rPrChange w:author="Michael Keller" w:id="13" w:date="2024-08-21T22:54:19Z">
              <w:rPr>
                <w:b w:val="1"/>
              </w:rPr>
            </w:rPrChange>
          </w:rPr>
          <w:t xml:space="preserve"> resilience of the sink to climate </w:t>
        </w:r>
        <w:r w:rsidDel="00000000" w:rsidR="00000000" w:rsidRPr="00000000">
          <w:rPr>
            <w:b w:val="1"/>
            <w:rtl w:val="0"/>
            <w:rPrChange w:author="Michael Keller" w:id="13" w:date="2024-08-21T22:54:19Z">
              <w:rPr>
                <w:b w:val="1"/>
              </w:rPr>
            </w:rPrChange>
          </w:rPr>
          <w:t xml:space="preserve"> warming and drying trends, and </w:t>
        </w:r>
        <w:r w:rsidDel="00000000" w:rsidR="00000000" w:rsidRPr="00000000">
          <w:rPr>
            <w:b w:val="1"/>
            <w:rtl w:val="0"/>
            <w:rPrChange w:author="Michael Keller" w:id="13" w:date="2024-08-21T22:54:19Z">
              <w:rPr>
                <w:b w:val="1"/>
              </w:rPr>
            </w:rPrChange>
          </w:rPr>
          <w:t xml:space="preserve">the</w:t>
        </w:r>
        <w:r w:rsidDel="00000000" w:rsidR="00000000" w:rsidRPr="00000000">
          <w:rPr>
            <w:b w:val="1"/>
            <w:rtl w:val="0"/>
            <w:rPrChange w:author="Michael Keller" w:id="13" w:date="2024-08-21T22:54:19Z">
              <w:rPr>
                <w:b w:val="1"/>
              </w:rPr>
            </w:rPrChange>
          </w:rPr>
          <w:t xml:space="preserve"> response of the carbon sink to extreme events has globally important implications and requires an improved understanding of patterns and processes in tropical forests. </w:t>
        </w:r>
        <w:del w:author="Michael Keller" w:id="14" w:date="2024-08-21T22:54:25Z">
          <w:r w:rsidDel="00000000" w:rsidR="00000000" w:rsidRPr="00000000">
            <w:rPr>
              <w:b w:val="1"/>
              <w:rtl w:val="0"/>
              <w:rPrChange w:author="Michael Keller" w:id="13" w:date="2024-08-21T22:54:19Z">
                <w:rPr>
                  <w:b w:val="1"/>
                </w:rPr>
              </w:rPrChange>
            </w:rPr>
            <w:delText xml:space="preserve">PANGEA will study the complex interactions of society and the carbon cycle in the tropics by addressing the following questions.</w:delText>
          </w:r>
        </w:del>
      </w:ins>
      <w:del w:author="Michael Keller" w:id="14" w:date="2024-08-21T22:54:25Z">
        <w:r w:rsidDel="00000000" w:rsidR="00000000" w:rsidRPr="00000000">
          <w:rPr>
            <w:rtl w:val="0"/>
          </w:rPr>
        </w:r>
      </w:del>
    </w:p>
    <w:p w:rsidR="00000000" w:rsidDel="00000000" w:rsidP="00000000" w:rsidRDefault="00000000" w:rsidRPr="00000000" w14:paraId="000000B7">
      <w:pPr>
        <w:spacing w:after="240" w:before="240" w:lineRule="auto"/>
        <w:rPr/>
      </w:pPr>
      <w:r w:rsidDel="00000000" w:rsidR="00000000" w:rsidRPr="00000000">
        <w:rPr>
          <w:rFonts w:ascii="Arial Unicode MS" w:cs="Arial Unicode MS" w:eastAsia="Arial Unicode MS" w:hAnsi="Arial Unicode MS"/>
          <w:rtl w:val="0"/>
        </w:rPr>
        <w:t xml:space="preserve">[1-2 more paragraphs in the white paper after this about why this is uniquely suited to satellite remote sensing → the central, critical role of NASA remote sensing]</w:t>
      </w:r>
    </w:p>
    <w:p w:rsidR="00000000" w:rsidDel="00000000" w:rsidP="00000000" w:rsidRDefault="00000000" w:rsidRPr="00000000" w14:paraId="000000B8">
      <w:pPr>
        <w:numPr>
          <w:ilvl w:val="0"/>
          <w:numId w:val="61"/>
        </w:numPr>
        <w:spacing w:after="0" w:afterAutospacing="0" w:before="240" w:lineRule="auto"/>
        <w:ind w:left="720" w:hanging="360"/>
      </w:pPr>
      <w:r w:rsidDel="00000000" w:rsidR="00000000" w:rsidRPr="00000000">
        <w:rPr>
          <w:rtl w:val="0"/>
        </w:rPr>
        <w:t xml:space="preserve">Data-rich and model-rich moment</w:t>
      </w:r>
    </w:p>
    <w:p w:rsidR="00000000" w:rsidDel="00000000" w:rsidP="00000000" w:rsidRDefault="00000000" w:rsidRPr="00000000" w14:paraId="000000B9">
      <w:pPr>
        <w:numPr>
          <w:ilvl w:val="0"/>
          <w:numId w:val="61"/>
        </w:numPr>
        <w:spacing w:after="0" w:afterAutospacing="0" w:before="0" w:beforeAutospacing="0" w:lineRule="auto"/>
        <w:ind w:left="720" w:hanging="360"/>
      </w:pPr>
      <w:r w:rsidDel="00000000" w:rsidR="00000000" w:rsidRPr="00000000">
        <w:rPr>
          <w:rtl w:val="0"/>
        </w:rPr>
        <w:t xml:space="preserve">We now have remote sensing capabilities that allow for more direct measurement of diversity (structural, functional, maybe taxonomic)</w:t>
      </w:r>
    </w:p>
    <w:p w:rsidR="00000000" w:rsidDel="00000000" w:rsidP="00000000" w:rsidRDefault="00000000" w:rsidRPr="00000000" w14:paraId="000000BA">
      <w:pPr>
        <w:numPr>
          <w:ilvl w:val="0"/>
          <w:numId w:val="61"/>
        </w:numPr>
        <w:spacing w:after="0" w:afterAutospacing="0" w:before="0" w:beforeAutospacing="0" w:lineRule="auto"/>
        <w:ind w:left="720" w:hanging="360"/>
      </w:pPr>
      <w:r w:rsidDel="00000000" w:rsidR="00000000" w:rsidRPr="00000000">
        <w:rPr>
          <w:rtl w:val="0"/>
        </w:rPr>
        <w:t xml:space="preserve">We now have </w:t>
      </w:r>
      <w:ins w:author="Jose D Fuentes" w:id="17" w:date="2024-08-25T18:18:31Z">
        <w:r w:rsidDel="00000000" w:rsidR="00000000" w:rsidRPr="00000000">
          <w:rPr>
            <w:rtl w:val="0"/>
          </w:rPr>
          <w:t xml:space="preserve">numerical </w:t>
        </w:r>
      </w:ins>
      <w:r w:rsidDel="00000000" w:rsidR="00000000" w:rsidRPr="00000000">
        <w:rPr>
          <w:rtl w:val="0"/>
        </w:rPr>
        <w:t xml:space="preserve">models that represent processes that mediate forest diversity the interactions of structurally heterogeneous forests with climate, land use and biogeochemical cycles</w:t>
      </w:r>
    </w:p>
    <w:p w:rsidR="00000000" w:rsidDel="00000000" w:rsidP="00000000" w:rsidRDefault="00000000" w:rsidRPr="00000000" w14:paraId="000000BB">
      <w:pPr>
        <w:numPr>
          <w:ilvl w:val="0"/>
          <w:numId w:val="61"/>
        </w:numPr>
        <w:spacing w:after="0" w:afterAutospacing="0" w:before="0" w:beforeAutospacing="0" w:lineRule="auto"/>
        <w:ind w:left="720" w:hanging="360"/>
      </w:pPr>
      <w:r w:rsidDel="00000000" w:rsidR="00000000" w:rsidRPr="00000000">
        <w:rPr>
          <w:rtl w:val="0"/>
        </w:rPr>
        <w:t xml:space="preserve">Also cloud computing / computational resources</w:t>
      </w:r>
    </w:p>
    <w:p w:rsidR="00000000" w:rsidDel="00000000" w:rsidP="00000000" w:rsidRDefault="00000000" w:rsidRPr="00000000" w14:paraId="000000BC">
      <w:pPr>
        <w:numPr>
          <w:ilvl w:val="0"/>
          <w:numId w:val="61"/>
        </w:numPr>
        <w:spacing w:after="0" w:afterAutospacing="0" w:before="0" w:beforeAutospacing="0" w:lineRule="auto"/>
        <w:ind w:left="720" w:hanging="360"/>
      </w:pPr>
      <w:r w:rsidDel="00000000" w:rsidR="00000000" w:rsidRPr="00000000">
        <w:rPr>
          <w:rtl w:val="0"/>
        </w:rPr>
        <w:t xml:space="preserve">But we can’t use those satellite data effectively without coordinated cal/val measurements</w:t>
      </w:r>
    </w:p>
    <w:p w:rsidR="00000000" w:rsidDel="00000000" w:rsidP="00000000" w:rsidRDefault="00000000" w:rsidRPr="00000000" w14:paraId="000000BD">
      <w:pPr>
        <w:numPr>
          <w:ilvl w:val="0"/>
          <w:numId w:val="61"/>
        </w:numPr>
        <w:spacing w:after="0" w:afterAutospacing="0" w:before="0" w:beforeAutospacing="0" w:lineRule="auto"/>
        <w:ind w:left="720" w:hanging="360"/>
      </w:pPr>
      <w:r w:rsidDel="00000000" w:rsidR="00000000" w:rsidRPr="00000000">
        <w:rPr>
          <w:rtl w:val="0"/>
        </w:rPr>
        <w:t xml:space="preserve">Cut and paste from ROSES solicitation, and reviewer comments, and slide that emphasizes things from solicitation</w:t>
      </w:r>
    </w:p>
    <w:p w:rsidR="00000000" w:rsidDel="00000000" w:rsidP="00000000" w:rsidRDefault="00000000" w:rsidRPr="00000000" w14:paraId="000000BE">
      <w:pPr>
        <w:numPr>
          <w:ilvl w:val="0"/>
          <w:numId w:val="61"/>
        </w:numPr>
        <w:spacing w:after="240" w:before="0" w:beforeAutospacing="0" w:lineRule="auto"/>
        <w:ind w:left="720" w:hanging="360"/>
      </w:pPr>
      <w:r w:rsidDel="00000000" w:rsidR="00000000" w:rsidRPr="00000000">
        <w:rPr>
          <w:rtl w:val="0"/>
        </w:rPr>
        <w:t xml:space="preserve">Tropical forests have a major role on global climate and teleconnections with non-tropical climate</w:t>
      </w:r>
    </w:p>
    <w:p w:rsidR="00000000" w:rsidDel="00000000" w:rsidP="00000000" w:rsidRDefault="00000000" w:rsidRPr="00000000" w14:paraId="000000BF">
      <w:pPr>
        <w:spacing w:after="240" w:before="240" w:lineRule="auto"/>
        <w:rPr/>
      </w:pPr>
      <w:r w:rsidDel="00000000" w:rsidR="00000000" w:rsidRPr="00000000">
        <w:rPr>
          <w:rtl w:val="0"/>
        </w:rPr>
        <w:t xml:space="preserve">PANGEA will study the complex interactions of society and the carbon cycle in the tropics by addressing the following questions.</w:t>
      </w:r>
    </w:p>
    <w:p w:rsidR="00000000" w:rsidDel="00000000" w:rsidP="00000000" w:rsidRDefault="00000000" w:rsidRPr="00000000" w14:paraId="000000C0">
      <w:pPr>
        <w:numPr>
          <w:ilvl w:val="0"/>
          <w:numId w:val="5"/>
        </w:numPr>
        <w:spacing w:after="0" w:afterAutospacing="0" w:before="240" w:lineRule="auto"/>
        <w:ind w:left="720" w:hanging="360"/>
      </w:pPr>
      <w:commentRangeStart w:id="63"/>
      <w:r w:rsidDel="00000000" w:rsidR="00000000" w:rsidRPr="00000000">
        <w:rPr>
          <w:b w:val="1"/>
          <w:rtl w:val="0"/>
        </w:rPr>
        <w:t xml:space="preserve">How does ongoing and projected changing climate impact the resilience of the tropical carbon sink, and how does the weakening of the carbon sink feedback on</w:t>
      </w:r>
      <w:del w:author="Jose D Fuentes" w:id="18" w:date="2024-08-25T18:19:59Z">
        <w:r w:rsidDel="00000000" w:rsidR="00000000" w:rsidRPr="00000000">
          <w:rPr>
            <w:b w:val="1"/>
            <w:rtl w:val="0"/>
          </w:rPr>
          <w:delText xml:space="preserve"> the</w:delText>
        </w:r>
      </w:del>
      <w:r w:rsidDel="00000000" w:rsidR="00000000" w:rsidRPr="00000000">
        <w:rPr>
          <w:b w:val="1"/>
          <w:rtl w:val="0"/>
        </w:rPr>
        <w:t xml:space="preserve"> climate</w:t>
      </w:r>
      <w:ins w:author="Jose D Fuentes" w:id="19" w:date="2024-08-25T18:20:02Z">
        <w:r w:rsidDel="00000000" w:rsidR="00000000" w:rsidRPr="00000000">
          <w:rPr>
            <w:b w:val="1"/>
            <w:rtl w:val="0"/>
          </w:rPr>
          <w:t xml:space="preserve">-related events (e.g., </w:t>
        </w:r>
        <w:r w:rsidDel="00000000" w:rsidR="00000000" w:rsidRPr="00000000">
          <w:rPr>
            <w:b w:val="1"/>
            <w:rtl w:val="0"/>
          </w:rPr>
          <w:t xml:space="preserve">drought, biomass burning</w:t>
        </w:r>
        <w:r w:rsidDel="00000000" w:rsidR="00000000" w:rsidRPr="00000000">
          <w:rPr>
            <w:b w:val="1"/>
            <w:rtl w:val="0"/>
          </w:rPr>
          <w:t xml:space="preserve">)</w:t>
        </w:r>
      </w:ins>
      <w:r w:rsidDel="00000000" w:rsidR="00000000" w:rsidRPr="00000000">
        <w:rPr>
          <w:b w:val="1"/>
          <w:rtl w:val="0"/>
        </w:rPr>
        <w:t xml:space="preserve">?</w:t>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0C1">
      <w:pPr>
        <w:numPr>
          <w:ilvl w:val="0"/>
          <w:numId w:val="46"/>
        </w:numPr>
        <w:spacing w:after="0" w:afterAutospacing="0" w:before="0" w:beforeAutospacing="0" w:lineRule="auto"/>
        <w:ind w:left="720" w:hanging="360"/>
      </w:pPr>
      <w:commentRangeStart w:id="64"/>
      <w:commentRangeStart w:id="65"/>
      <w:r w:rsidDel="00000000" w:rsidR="00000000" w:rsidRPr="00000000">
        <w:rPr>
          <w:b w:val="1"/>
          <w:rtl w:val="0"/>
        </w:rPr>
        <w:t xml:space="preserve">How does variation in biodiversity, ecosystem structure and function, land-use change, and human interactions within and among regions in the tropics contribute to geographic variation in tropical forest responses to climate change?</w:t>
      </w:r>
      <w:commentRangeEnd w:id="64"/>
      <w:r w:rsidDel="00000000" w:rsidR="00000000" w:rsidRPr="00000000">
        <w:commentReference w:id="64"/>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0C2">
      <w:pPr>
        <w:numPr>
          <w:ilvl w:val="0"/>
          <w:numId w:val="46"/>
        </w:numPr>
        <w:spacing w:after="240" w:before="0" w:beforeAutospacing="0" w:lineRule="auto"/>
        <w:ind w:left="720" w:hanging="360"/>
        <w:rPr>
          <w:b w:val="1"/>
        </w:rPr>
      </w:pPr>
      <w:r w:rsidDel="00000000" w:rsidR="00000000" w:rsidRPr="00000000">
        <w:rPr>
          <w:b w:val="1"/>
          <w:rtl w:val="0"/>
        </w:rPr>
        <w:t xml:space="preserve">How will potential future changes to the tropical terrestrial carbon flux interact with geographical variation in ecosystem structure, function, biodiversity, and human interactions to influence climate feedbacks, biogeochemical cycles, and society?</w:t>
      </w:r>
    </w:p>
    <w:p w:rsidR="00000000" w:rsidDel="00000000" w:rsidP="00000000" w:rsidRDefault="00000000" w:rsidRPr="00000000" w14:paraId="000000C3">
      <w:pPr>
        <w:pStyle w:val="Heading3"/>
        <w:rPr/>
      </w:pPr>
      <w:bookmarkStart w:colFirst="0" w:colLast="0" w:name="_cyg5djpq2r2c" w:id="5"/>
      <w:bookmarkEnd w:id="5"/>
      <w:r w:rsidDel="00000000" w:rsidR="00000000" w:rsidRPr="00000000">
        <w:rPr>
          <w:rtl w:val="0"/>
        </w:rPr>
        <w:t xml:space="preserve">1.2 </w:t>
      </w:r>
      <w:commentRangeStart w:id="66"/>
      <w:r w:rsidDel="00000000" w:rsidR="00000000" w:rsidRPr="00000000">
        <w:rPr>
          <w:rtl w:val="0"/>
        </w:rPr>
        <w:t xml:space="preserve">PANGEA Science Themes </w:t>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0C4">
      <w:pPr>
        <w:pStyle w:val="Heading3"/>
        <w:rPr/>
      </w:pPr>
      <w:bookmarkStart w:colFirst="0" w:colLast="0" w:name="_521zhe1ijge9" w:id="6"/>
      <w:bookmarkEnd w:id="6"/>
      <w:r w:rsidDel="00000000" w:rsidR="00000000" w:rsidRPr="00000000">
        <w:rPr>
          <w:rtl w:val="0"/>
        </w:rPr>
        <w:t xml:space="preserve">1.3 </w:t>
      </w:r>
      <w:commentRangeStart w:id="67"/>
      <w:r w:rsidDel="00000000" w:rsidR="00000000" w:rsidRPr="00000000">
        <w:rPr>
          <w:rtl w:val="0"/>
        </w:rPr>
        <w:t xml:space="preserve">Role of Remote Sensing Observations</w:t>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Notes from breakout:</w:t>
      </w:r>
    </w:p>
    <w:p w:rsidR="00000000" w:rsidDel="00000000" w:rsidP="00000000" w:rsidRDefault="00000000" w:rsidRPr="00000000" w14:paraId="000000C6">
      <w:pPr>
        <w:ind w:left="0" w:firstLine="0"/>
        <w:rPr/>
      </w:pPr>
      <w:r w:rsidDel="00000000" w:rsidR="00000000" w:rsidRPr="00000000">
        <w:rPr>
          <w:rtl w:val="0"/>
        </w:rPr>
        <w:t xml:space="preserve">Data synthesis: how can we scale the field observations to upscale to other domain using the satellite with machine learning, create wall to wall maps</w:t>
      </w:r>
    </w:p>
    <w:p w:rsidR="00000000" w:rsidDel="00000000" w:rsidP="00000000" w:rsidRDefault="00000000" w:rsidRPr="00000000" w14:paraId="000000C7">
      <w:pPr>
        <w:ind w:left="0" w:firstLine="0"/>
        <w:rPr/>
      </w:pPr>
      <w:r w:rsidDel="00000000" w:rsidR="00000000" w:rsidRPr="00000000">
        <w:rPr>
          <w:rtl w:val="0"/>
        </w:rPr>
        <w:t xml:space="preserve">Model data integration: how to use remote sensing data and incorporate into mechanistic models, machine learning into process based models</w:t>
      </w:r>
    </w:p>
    <w:p w:rsidR="00000000" w:rsidDel="00000000" w:rsidP="00000000" w:rsidRDefault="00000000" w:rsidRPr="00000000" w14:paraId="000000C8">
      <w:pPr>
        <w:ind w:left="0" w:firstLine="0"/>
        <w:rPr/>
      </w:pPr>
      <w:r w:rsidDel="00000000" w:rsidR="00000000" w:rsidRPr="00000000">
        <w:rPr>
          <w:rtl w:val="0"/>
        </w:rPr>
        <w:t xml:space="preserve">Mechanistic model, statistic model, hybrid models (leverage AI with satellite, field feed into mechanistic models) to make predictions</w:t>
      </w:r>
    </w:p>
    <w:p w:rsidR="00000000" w:rsidDel="00000000" w:rsidP="00000000" w:rsidRDefault="00000000" w:rsidRPr="00000000" w14:paraId="000000C9">
      <w:pPr>
        <w:ind w:left="0" w:firstLine="0"/>
        <w:rPr/>
      </w:pPr>
      <w:r w:rsidDel="00000000" w:rsidR="00000000" w:rsidRPr="00000000">
        <w:rPr>
          <w:rtl w:val="0"/>
        </w:rPr>
        <w:t xml:space="preserve">Use models to select sites</w:t>
      </w:r>
    </w:p>
    <w:p w:rsidR="00000000" w:rsidDel="00000000" w:rsidP="00000000" w:rsidRDefault="00000000" w:rsidRPr="00000000" w14:paraId="000000CA">
      <w:pPr>
        <w:ind w:left="0" w:firstLine="0"/>
        <w:rPr/>
      </w:pPr>
      <w:r w:rsidDel="00000000" w:rsidR="00000000" w:rsidRPr="00000000">
        <w:rPr>
          <w:rtl w:val="0"/>
        </w:rPr>
        <w:t xml:space="preserve">Space for time time series to constrain modeling</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numPr>
          <w:ilvl w:val="0"/>
          <w:numId w:val="29"/>
        </w:numPr>
        <w:ind w:left="720" w:hanging="360"/>
        <w:rPr>
          <w:u w:val="none"/>
        </w:rPr>
      </w:pPr>
      <w:r w:rsidDel="00000000" w:rsidR="00000000" w:rsidRPr="00000000">
        <w:rPr>
          <w:rtl w:val="0"/>
        </w:rPr>
        <w:t xml:space="preserve">We cannot answer the big questions of PANGEA without pan-tropical satellite observations, integrative analyses, and models.</w:t>
      </w:r>
    </w:p>
    <w:p w:rsidR="00000000" w:rsidDel="00000000" w:rsidP="00000000" w:rsidRDefault="00000000" w:rsidRPr="00000000" w14:paraId="000000CD">
      <w:pPr>
        <w:numPr>
          <w:ilvl w:val="0"/>
          <w:numId w:val="29"/>
        </w:numPr>
        <w:ind w:left="720" w:hanging="360"/>
        <w:rPr>
          <w:u w:val="none"/>
        </w:rPr>
      </w:pPr>
      <w:r w:rsidDel="00000000" w:rsidR="00000000" w:rsidRPr="00000000">
        <w:rPr>
          <w:rtl w:val="0"/>
        </w:rPr>
        <w:t xml:space="preserve">Need to clearly state the rationale for why a campaign is needed</w:t>
      </w:r>
    </w:p>
    <w:p w:rsidR="00000000" w:rsidDel="00000000" w:rsidP="00000000" w:rsidRDefault="00000000" w:rsidRPr="00000000" w14:paraId="000000CE">
      <w:pPr>
        <w:numPr>
          <w:ilvl w:val="1"/>
          <w:numId w:val="29"/>
        </w:numPr>
        <w:ind w:left="1440" w:hanging="360"/>
        <w:rPr>
          <w:u w:val="none"/>
        </w:rPr>
      </w:pPr>
      <w:r w:rsidDel="00000000" w:rsidR="00000000" w:rsidRPr="00000000">
        <w:rPr>
          <w:rtl w:val="0"/>
        </w:rPr>
        <w:t xml:space="preserve">Why does this require going beyond the use of just satellite data or just ground data?</w:t>
      </w:r>
    </w:p>
    <w:p w:rsidR="00000000" w:rsidDel="00000000" w:rsidP="00000000" w:rsidRDefault="00000000" w:rsidRPr="00000000" w14:paraId="000000CF">
      <w:pPr>
        <w:numPr>
          <w:ilvl w:val="0"/>
          <w:numId w:val="1"/>
        </w:numPr>
        <w:ind w:left="720" w:hanging="360"/>
        <w:rPr/>
      </w:pPr>
      <w:r w:rsidDel="00000000" w:rsidR="00000000" w:rsidRPr="00000000">
        <w:rPr>
          <w:rtl w:val="0"/>
        </w:rPr>
        <w:t xml:space="preserve">point to satellite observations and drone and airborne capabilities for scaling</w:t>
      </w:r>
    </w:p>
    <w:p w:rsidR="00000000" w:rsidDel="00000000" w:rsidP="00000000" w:rsidRDefault="00000000" w:rsidRPr="00000000" w14:paraId="000000D0">
      <w:pPr>
        <w:numPr>
          <w:ilvl w:val="0"/>
          <w:numId w:val="1"/>
        </w:numPr>
        <w:ind w:left="720" w:hanging="360"/>
        <w:rPr>
          <w:u w:val="none"/>
        </w:rPr>
      </w:pPr>
      <w:r w:rsidDel="00000000" w:rsidR="00000000" w:rsidRPr="00000000">
        <w:rPr>
          <w:rtl w:val="0"/>
        </w:rPr>
        <w:t xml:space="preserve">Link science themes and questions to variables, measurements, and geographies</w:t>
      </w:r>
    </w:p>
    <w:p w:rsidR="00000000" w:rsidDel="00000000" w:rsidP="00000000" w:rsidRDefault="00000000" w:rsidRPr="00000000" w14:paraId="000000D1">
      <w:pPr>
        <w:numPr>
          <w:ilvl w:val="1"/>
          <w:numId w:val="1"/>
        </w:numPr>
        <w:ind w:left="1440" w:hanging="360"/>
        <w:rPr>
          <w:u w:val="none"/>
        </w:rPr>
      </w:pPr>
      <w:r w:rsidDel="00000000" w:rsidR="00000000" w:rsidRPr="00000000">
        <w:rPr>
          <w:rtl w:val="0"/>
        </w:rPr>
        <w:t xml:space="preserve">'scoping' traceability matrix</w:t>
      </w:r>
    </w:p>
    <w:p w:rsidR="00000000" w:rsidDel="00000000" w:rsidP="00000000" w:rsidRDefault="00000000" w:rsidRPr="00000000" w14:paraId="000000D2">
      <w:pPr>
        <w:numPr>
          <w:ilvl w:val="0"/>
          <w:numId w:val="1"/>
        </w:numPr>
        <w:ind w:left="720" w:hanging="360"/>
        <w:rPr>
          <w:u w:val="none"/>
        </w:rPr>
      </w:pPr>
      <w:r w:rsidDel="00000000" w:rsidR="00000000" w:rsidRPr="00000000">
        <w:rPr>
          <w:rtl w:val="0"/>
        </w:rPr>
        <w:t xml:space="preserve">Emphasize data fusion</w:t>
      </w:r>
    </w:p>
    <w:p w:rsidR="00000000" w:rsidDel="00000000" w:rsidP="00000000" w:rsidRDefault="00000000" w:rsidRPr="00000000" w14:paraId="000000D3">
      <w:pPr>
        <w:numPr>
          <w:ilvl w:val="1"/>
          <w:numId w:val="1"/>
        </w:numPr>
        <w:ind w:left="1440" w:hanging="360"/>
      </w:pPr>
      <w:r w:rsidDel="00000000" w:rsidR="00000000" w:rsidRPr="00000000">
        <w:rPr>
          <w:rtl w:val="0"/>
        </w:rPr>
        <w:t xml:space="preserve">Carlos Silva (and Laura Duncanson?) </w:t>
      </w:r>
      <w:hyperlink r:id="rId9">
        <w:r w:rsidDel="00000000" w:rsidR="00000000" w:rsidRPr="00000000">
          <w:rPr>
            <w:color w:val="1155cc"/>
            <w:u w:val="single"/>
            <w:rtl w:val="0"/>
          </w:rPr>
          <w:t xml:space="preserve">has CMS funded project </w:t>
        </w:r>
      </w:hyperlink>
      <w:r w:rsidDel="00000000" w:rsidR="00000000" w:rsidRPr="00000000">
        <w:rPr>
          <w:rtl w:val="0"/>
        </w:rPr>
        <w:t xml:space="preserve">that emphasizes data fusion</w:t>
      </w:r>
    </w:p>
    <w:p w:rsidR="00000000" w:rsidDel="00000000" w:rsidP="00000000" w:rsidRDefault="00000000" w:rsidRPr="00000000" w14:paraId="000000D4">
      <w:pPr>
        <w:numPr>
          <w:ilvl w:val="2"/>
          <w:numId w:val="1"/>
        </w:numPr>
        <w:ind w:left="2160" w:hanging="360"/>
      </w:pPr>
      <w:r w:rsidDel="00000000" w:rsidR="00000000" w:rsidRPr="00000000">
        <w:rPr>
          <w:rtl w:val="0"/>
        </w:rPr>
        <w:t xml:space="preserve">Include as case study of data-model fusion and stakeholder engagement</w:t>
      </w:r>
    </w:p>
    <w:p w:rsidR="00000000" w:rsidDel="00000000" w:rsidP="00000000" w:rsidRDefault="00000000" w:rsidRPr="00000000" w14:paraId="000000D5">
      <w:pPr>
        <w:numPr>
          <w:ilvl w:val="2"/>
          <w:numId w:val="1"/>
        </w:numPr>
        <w:ind w:left="2160" w:hanging="360"/>
      </w:pPr>
      <w:r w:rsidDel="00000000" w:rsidR="00000000" w:rsidRPr="00000000">
        <w:rPr>
          <w:rtl w:val="0"/>
        </w:rPr>
        <w:t xml:space="preserve">iterative process</w:t>
      </w:r>
    </w:p>
    <w:p w:rsidR="00000000" w:rsidDel="00000000" w:rsidP="00000000" w:rsidRDefault="00000000" w:rsidRPr="00000000" w14:paraId="000000D6">
      <w:pPr>
        <w:numPr>
          <w:ilvl w:val="2"/>
          <w:numId w:val="1"/>
        </w:numPr>
        <w:ind w:left="2160" w:hanging="360"/>
      </w:pPr>
      <w:r w:rsidDel="00000000" w:rsidR="00000000" w:rsidRPr="00000000">
        <w:rPr>
          <w:rtl w:val="0"/>
        </w:rPr>
        <w:t xml:space="preserve">Carlos in Brazil - August and September, but otherwise can help with figures and text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ind w:left="0" w:firstLine="0"/>
        <w:rPr/>
      </w:pPr>
      <w:commentRangeStart w:id="68"/>
      <w:r w:rsidDel="00000000" w:rsidR="00000000" w:rsidRPr="00000000">
        <w:rPr>
          <w:rtl w:val="0"/>
        </w:rPr>
        <w:t xml:space="preserve">RS related methods advances enabled by PANGEA</w:t>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0D9">
      <w:pPr>
        <w:numPr>
          <w:ilvl w:val="0"/>
          <w:numId w:val="66"/>
        </w:numPr>
        <w:spacing w:after="0" w:afterAutospacing="0" w:lineRule="auto"/>
        <w:ind w:left="720" w:hanging="360"/>
      </w:pPr>
      <w:r w:rsidDel="00000000" w:rsidR="00000000" w:rsidRPr="00000000">
        <w:rPr>
          <w:rtl w:val="0"/>
        </w:rPr>
        <w:t xml:space="preserve">Cal/Val and algorithm development</w:t>
      </w:r>
    </w:p>
    <w:p w:rsidR="00000000" w:rsidDel="00000000" w:rsidP="00000000" w:rsidRDefault="00000000" w:rsidRPr="00000000" w14:paraId="000000DA">
      <w:pPr>
        <w:numPr>
          <w:ilvl w:val="1"/>
          <w:numId w:val="66"/>
        </w:numPr>
        <w:spacing w:after="0" w:afterAutospacing="0" w:lineRule="auto"/>
        <w:ind w:left="1440" w:hanging="360"/>
      </w:pPr>
      <w:r w:rsidDel="00000000" w:rsidR="00000000" w:rsidRPr="00000000">
        <w:rPr>
          <w:rtl w:val="0"/>
        </w:rPr>
        <w:t xml:space="preserve">SBG, CHIME, ECOSTRESS, NISAR, BIOMASS, OCO-2/3, SMAP, GRACE, TROPOMI, GEDI</w:t>
      </w:r>
    </w:p>
    <w:p w:rsidR="00000000" w:rsidDel="00000000" w:rsidP="00000000" w:rsidRDefault="00000000" w:rsidRPr="00000000" w14:paraId="000000DB">
      <w:pPr>
        <w:numPr>
          <w:ilvl w:val="0"/>
          <w:numId w:val="66"/>
        </w:numPr>
        <w:spacing w:after="0" w:afterAutospacing="0" w:lineRule="auto"/>
        <w:ind w:left="720" w:hanging="360"/>
      </w:pPr>
      <w:r w:rsidDel="00000000" w:rsidR="00000000" w:rsidRPr="00000000">
        <w:rPr>
          <w:rtl w:val="0"/>
        </w:rPr>
        <w:t xml:space="preserve">Model-[RS] data integration</w:t>
      </w:r>
    </w:p>
    <w:p w:rsidR="00000000" w:rsidDel="00000000" w:rsidP="00000000" w:rsidRDefault="00000000" w:rsidRPr="00000000" w14:paraId="000000DC">
      <w:pPr>
        <w:widowControl w:val="0"/>
        <w:numPr>
          <w:ilvl w:val="1"/>
          <w:numId w:val="66"/>
        </w:numPr>
        <w:spacing w:after="0" w:afterAutospacing="0" w:before="0" w:beforeAutospacing="0" w:lineRule="auto"/>
        <w:ind w:left="1440" w:hanging="360"/>
      </w:pPr>
      <w:r w:rsidDel="00000000" w:rsidR="00000000" w:rsidRPr="00000000">
        <w:rPr>
          <w:rtl w:val="0"/>
        </w:rPr>
        <w:t xml:space="preserve">Processes we need to get right in models</w:t>
      </w:r>
    </w:p>
    <w:p w:rsidR="00000000" w:rsidDel="00000000" w:rsidP="00000000" w:rsidRDefault="00000000" w:rsidRPr="00000000" w14:paraId="000000DD">
      <w:pPr>
        <w:widowControl w:val="0"/>
        <w:numPr>
          <w:ilvl w:val="2"/>
          <w:numId w:val="66"/>
        </w:numPr>
        <w:spacing w:after="0" w:afterAutospacing="0" w:before="0" w:beforeAutospacing="0" w:lineRule="auto"/>
        <w:ind w:left="2160" w:hanging="360"/>
      </w:pPr>
      <w:r w:rsidDel="00000000" w:rsidR="00000000" w:rsidRPr="00000000">
        <w:rPr>
          <w:rtl w:val="0"/>
        </w:rPr>
        <w:t xml:space="preserve">Dynamic vegetation (incl post-disturbance recovery and structural and functional diversity)</w:t>
      </w:r>
    </w:p>
    <w:p w:rsidR="00000000" w:rsidDel="00000000" w:rsidP="00000000" w:rsidRDefault="00000000" w:rsidRPr="00000000" w14:paraId="000000DE">
      <w:pPr>
        <w:widowControl w:val="0"/>
        <w:numPr>
          <w:ilvl w:val="2"/>
          <w:numId w:val="66"/>
        </w:numPr>
        <w:spacing w:after="0" w:afterAutospacing="0" w:before="0" w:beforeAutospacing="0" w:lineRule="auto"/>
        <w:ind w:left="2160" w:hanging="360"/>
      </w:pPr>
      <w:r w:rsidDel="00000000" w:rsidR="00000000" w:rsidRPr="00000000">
        <w:rPr>
          <w:rtl w:val="0"/>
        </w:rPr>
        <w:t xml:space="preserve">Plant water use efficiency</w:t>
      </w:r>
    </w:p>
    <w:p w:rsidR="00000000" w:rsidDel="00000000" w:rsidP="00000000" w:rsidRDefault="00000000" w:rsidRPr="00000000" w14:paraId="000000DF">
      <w:pPr>
        <w:widowControl w:val="0"/>
        <w:numPr>
          <w:ilvl w:val="2"/>
          <w:numId w:val="66"/>
        </w:numPr>
        <w:spacing w:after="0" w:afterAutospacing="0" w:before="0" w:beforeAutospacing="0" w:lineRule="auto"/>
        <w:ind w:left="2160" w:hanging="360"/>
      </w:pPr>
      <w:r w:rsidDel="00000000" w:rsidR="00000000" w:rsidRPr="00000000">
        <w:rPr>
          <w:rtl w:val="0"/>
        </w:rPr>
        <w:t xml:space="preserve">Drought stress response (incl. natural vs. managed lands)</w:t>
      </w:r>
    </w:p>
    <w:p w:rsidR="00000000" w:rsidDel="00000000" w:rsidP="00000000" w:rsidRDefault="00000000" w:rsidRPr="00000000" w14:paraId="000000E0">
      <w:pPr>
        <w:widowControl w:val="0"/>
        <w:numPr>
          <w:ilvl w:val="2"/>
          <w:numId w:val="66"/>
        </w:numPr>
        <w:spacing w:after="0" w:afterAutospacing="0" w:before="0" w:beforeAutospacing="0" w:lineRule="auto"/>
        <w:ind w:left="2160" w:hanging="360"/>
      </w:pPr>
      <w:r w:rsidDel="00000000" w:rsidR="00000000" w:rsidRPr="00000000">
        <w:rPr>
          <w:rtl w:val="0"/>
        </w:rPr>
        <w:t xml:space="preserve">Partitioning of ET</w:t>
      </w:r>
    </w:p>
    <w:p w:rsidR="00000000" w:rsidDel="00000000" w:rsidP="00000000" w:rsidRDefault="00000000" w:rsidRPr="00000000" w14:paraId="000000E1">
      <w:pPr>
        <w:widowControl w:val="0"/>
        <w:numPr>
          <w:ilvl w:val="2"/>
          <w:numId w:val="66"/>
        </w:numPr>
        <w:spacing w:after="0" w:afterAutospacing="0" w:before="0" w:beforeAutospacing="0" w:lineRule="auto"/>
        <w:ind w:left="2160" w:hanging="360"/>
      </w:pPr>
      <w:r w:rsidDel="00000000" w:rsidR="00000000" w:rsidRPr="00000000">
        <w:rPr>
          <w:rtl w:val="0"/>
        </w:rPr>
        <w:t xml:space="preserve">Hydraulic redistribution</w:t>
      </w:r>
    </w:p>
    <w:p w:rsidR="00000000" w:rsidDel="00000000" w:rsidP="00000000" w:rsidRDefault="00000000" w:rsidRPr="00000000" w14:paraId="000000E2">
      <w:pPr>
        <w:widowControl w:val="0"/>
        <w:numPr>
          <w:ilvl w:val="2"/>
          <w:numId w:val="66"/>
        </w:numPr>
        <w:spacing w:after="0" w:afterAutospacing="0" w:before="0" w:beforeAutospacing="0" w:lineRule="auto"/>
        <w:ind w:left="2160" w:hanging="360"/>
      </w:pPr>
      <w:r w:rsidDel="00000000" w:rsidR="00000000" w:rsidRPr="00000000">
        <w:rPr>
          <w:rtl w:val="0"/>
        </w:rPr>
        <w:t xml:space="preserve">Root-groundwater interactions</w:t>
      </w:r>
    </w:p>
    <w:p w:rsidR="00000000" w:rsidDel="00000000" w:rsidP="00000000" w:rsidRDefault="00000000" w:rsidRPr="00000000" w14:paraId="000000E3">
      <w:pPr>
        <w:widowControl w:val="0"/>
        <w:numPr>
          <w:ilvl w:val="2"/>
          <w:numId w:val="66"/>
        </w:numPr>
        <w:spacing w:after="0" w:afterAutospacing="0" w:before="0" w:beforeAutospacing="0" w:lineRule="auto"/>
        <w:ind w:left="2160" w:hanging="360"/>
      </w:pPr>
      <w:r w:rsidDel="00000000" w:rsidR="00000000" w:rsidRPr="00000000">
        <w:rPr>
          <w:rtl w:val="0"/>
        </w:rPr>
        <w:t xml:space="preserve">Surface water quality</w:t>
      </w:r>
    </w:p>
    <w:p w:rsidR="00000000" w:rsidDel="00000000" w:rsidP="00000000" w:rsidRDefault="00000000" w:rsidRPr="00000000" w14:paraId="000000E4">
      <w:pPr>
        <w:widowControl w:val="0"/>
        <w:numPr>
          <w:ilvl w:val="2"/>
          <w:numId w:val="66"/>
        </w:numPr>
        <w:spacing w:after="0" w:afterAutospacing="0" w:before="0" w:beforeAutospacing="0" w:lineRule="auto"/>
        <w:ind w:left="2160" w:hanging="360"/>
      </w:pPr>
      <w:r w:rsidDel="00000000" w:rsidR="00000000" w:rsidRPr="00000000">
        <w:rPr>
          <w:rtl w:val="0"/>
        </w:rPr>
        <w:t xml:space="preserve">Planetary boundary layer diurnal evolution, advection, and entrainment</w:t>
      </w:r>
    </w:p>
    <w:p w:rsidR="00000000" w:rsidDel="00000000" w:rsidP="00000000" w:rsidRDefault="00000000" w:rsidRPr="00000000" w14:paraId="000000E5">
      <w:pPr>
        <w:numPr>
          <w:ilvl w:val="2"/>
          <w:numId w:val="66"/>
        </w:numPr>
        <w:spacing w:after="0" w:afterAutospacing="0" w:lineRule="auto"/>
        <w:ind w:left="2160" w:hanging="360"/>
      </w:pPr>
      <w:r w:rsidDel="00000000" w:rsidR="00000000" w:rsidRPr="00000000">
        <w:rPr>
          <w:rtl w:val="0"/>
        </w:rPr>
        <w:t xml:space="preserve">Drivers of land-use change?</w:t>
      </w:r>
    </w:p>
    <w:p w:rsidR="00000000" w:rsidDel="00000000" w:rsidP="00000000" w:rsidRDefault="00000000" w:rsidRPr="00000000" w14:paraId="000000E6">
      <w:pPr>
        <w:numPr>
          <w:ilvl w:val="2"/>
          <w:numId w:val="66"/>
        </w:numPr>
        <w:spacing w:after="0" w:afterAutospacing="0" w:lineRule="auto"/>
        <w:ind w:left="2160" w:hanging="360"/>
      </w:pPr>
      <w:r w:rsidDel="00000000" w:rsidR="00000000" w:rsidRPr="00000000">
        <w:rPr>
          <w:rtl w:val="0"/>
        </w:rPr>
        <w:t xml:space="preserve">Feedbacks of climate change in tropics on people (e.g., ag production, water quantity and quality, fire &amp; air quality)</w:t>
      </w:r>
    </w:p>
    <w:p w:rsidR="00000000" w:rsidDel="00000000" w:rsidP="00000000" w:rsidRDefault="00000000" w:rsidRPr="00000000" w14:paraId="000000E7">
      <w:pPr>
        <w:numPr>
          <w:ilvl w:val="0"/>
          <w:numId w:val="66"/>
        </w:numPr>
        <w:spacing w:after="0" w:afterAutospacing="0" w:lineRule="auto"/>
        <w:ind w:left="720" w:hanging="360"/>
      </w:pPr>
      <w:r w:rsidDel="00000000" w:rsidR="00000000" w:rsidRPr="00000000">
        <w:rPr>
          <w:rtl w:val="0"/>
        </w:rPr>
        <w:t xml:space="preserve">RS indicators of:</w:t>
      </w:r>
    </w:p>
    <w:p w:rsidR="00000000" w:rsidDel="00000000" w:rsidP="00000000" w:rsidRDefault="00000000" w:rsidRPr="00000000" w14:paraId="000000E8">
      <w:pPr>
        <w:numPr>
          <w:ilvl w:val="1"/>
          <w:numId w:val="66"/>
        </w:numPr>
        <w:spacing w:after="0" w:afterAutospacing="0" w:lineRule="auto"/>
        <w:ind w:left="1440" w:hanging="360"/>
      </w:pPr>
      <w:r w:rsidDel="00000000" w:rsidR="00000000" w:rsidRPr="00000000">
        <w:rPr>
          <w:rtl w:val="0"/>
        </w:rPr>
        <w:t xml:space="preserve">Vulnerability to tree mortality</w:t>
      </w:r>
    </w:p>
    <w:p w:rsidR="00000000" w:rsidDel="00000000" w:rsidP="00000000" w:rsidRDefault="00000000" w:rsidRPr="00000000" w14:paraId="000000E9">
      <w:pPr>
        <w:numPr>
          <w:ilvl w:val="1"/>
          <w:numId w:val="66"/>
        </w:numPr>
        <w:spacing w:after="0" w:afterAutospacing="0" w:lineRule="auto"/>
        <w:ind w:left="1440" w:hanging="360"/>
      </w:pPr>
      <w:r w:rsidDel="00000000" w:rsidR="00000000" w:rsidRPr="00000000">
        <w:rPr>
          <w:rtl w:val="0"/>
        </w:rPr>
        <w:t xml:space="preserve">Biodiversity – in most biodiverse region (what taxonomic/functional scales of diversity matter for carbon cycle dynamics?)</w:t>
      </w:r>
    </w:p>
    <w:p w:rsidR="00000000" w:rsidDel="00000000" w:rsidP="00000000" w:rsidRDefault="00000000" w:rsidRPr="00000000" w14:paraId="000000EA">
      <w:pPr>
        <w:numPr>
          <w:ilvl w:val="1"/>
          <w:numId w:val="66"/>
        </w:numPr>
        <w:spacing w:after="0" w:afterAutospacing="0" w:lineRule="auto"/>
        <w:ind w:left="1440" w:hanging="360"/>
        <w:rPr>
          <w:u w:val="none"/>
        </w:rPr>
      </w:pPr>
      <w:r w:rsidDel="00000000" w:rsidR="00000000" w:rsidRPr="00000000">
        <w:rPr>
          <w:rtl w:val="0"/>
        </w:rPr>
        <w:t xml:space="preserve">Productivity </w:t>
      </w:r>
    </w:p>
    <w:p w:rsidR="00000000" w:rsidDel="00000000" w:rsidP="00000000" w:rsidRDefault="00000000" w:rsidRPr="00000000" w14:paraId="000000EB">
      <w:pPr>
        <w:numPr>
          <w:ilvl w:val="0"/>
          <w:numId w:val="66"/>
        </w:numPr>
        <w:spacing w:after="0" w:afterAutospacing="0" w:lineRule="auto"/>
        <w:ind w:left="720" w:hanging="360"/>
      </w:pPr>
      <w:r w:rsidDel="00000000" w:rsidR="00000000" w:rsidRPr="00000000">
        <w:rPr>
          <w:rtl w:val="0"/>
        </w:rPr>
        <w:t xml:space="preserve">Improved climate model predictions for the tropics (has global climate prediction implications)</w:t>
      </w:r>
    </w:p>
    <w:p w:rsidR="00000000" w:rsidDel="00000000" w:rsidP="00000000" w:rsidRDefault="00000000" w:rsidRPr="00000000" w14:paraId="000000EC">
      <w:pPr>
        <w:numPr>
          <w:ilvl w:val="1"/>
          <w:numId w:val="66"/>
        </w:numPr>
        <w:spacing w:after="0" w:afterAutospacing="0" w:lineRule="auto"/>
        <w:ind w:left="1440" w:hanging="360"/>
      </w:pPr>
      <w:r w:rsidDel="00000000" w:rsidR="00000000" w:rsidRPr="00000000">
        <w:rPr>
          <w:rtl w:val="0"/>
        </w:rPr>
        <w:t xml:space="preserve">ERA5 and CHIRPS discrepancies / lack of weather stations</w:t>
      </w:r>
    </w:p>
    <w:p w:rsidR="00000000" w:rsidDel="00000000" w:rsidP="00000000" w:rsidRDefault="00000000" w:rsidRPr="00000000" w14:paraId="000000ED">
      <w:pPr>
        <w:numPr>
          <w:ilvl w:val="1"/>
          <w:numId w:val="66"/>
        </w:numPr>
        <w:spacing w:after="240" w:lineRule="auto"/>
        <w:ind w:left="1440" w:hanging="360"/>
      </w:pPr>
      <w:r w:rsidDel="00000000" w:rsidR="00000000" w:rsidRPr="00000000">
        <w:rPr>
          <w:rtl w:val="0"/>
        </w:rPr>
        <w:t xml:space="preserve">Land-atmosphere interactions</w:t>
      </w:r>
    </w:p>
    <w:p w:rsidR="00000000" w:rsidDel="00000000" w:rsidP="00000000" w:rsidRDefault="00000000" w:rsidRPr="00000000" w14:paraId="000000EE">
      <w:pPr>
        <w:pStyle w:val="Heading3"/>
        <w:rPr/>
      </w:pPr>
      <w:bookmarkStart w:colFirst="0" w:colLast="0" w:name="_szwuuhpl6jrs" w:id="7"/>
      <w:bookmarkEnd w:id="7"/>
      <w:r w:rsidDel="00000000" w:rsidR="00000000" w:rsidRPr="00000000">
        <w:rPr>
          <w:rtl w:val="0"/>
        </w:rPr>
        <w:t xml:space="preserve">1.4 PANGEA Study Domain</w:t>
      </w:r>
    </w:p>
    <w:p w:rsidR="00000000" w:rsidDel="00000000" w:rsidP="00000000" w:rsidRDefault="00000000" w:rsidRPr="00000000" w14:paraId="000000EF">
      <w:pPr>
        <w:numPr>
          <w:ilvl w:val="0"/>
          <w:numId w:val="52"/>
        </w:numPr>
        <w:ind w:left="720" w:hanging="360"/>
        <w:rPr>
          <w:u w:val="none"/>
        </w:rPr>
      </w:pPr>
      <w:r w:rsidDel="00000000" w:rsidR="00000000" w:rsidRPr="00000000">
        <w:rPr>
          <w:rtl w:val="0"/>
        </w:rPr>
        <w:t xml:space="preserve">Modeling and satellite RS at pan-tropical scale</w:t>
      </w:r>
    </w:p>
    <w:p w:rsidR="00000000" w:rsidDel="00000000" w:rsidP="00000000" w:rsidRDefault="00000000" w:rsidRPr="00000000" w14:paraId="000000F0">
      <w:pPr>
        <w:numPr>
          <w:ilvl w:val="1"/>
          <w:numId w:val="52"/>
        </w:numPr>
        <w:ind w:left="1440" w:hanging="360"/>
        <w:rPr>
          <w:u w:val="none"/>
        </w:rPr>
      </w:pPr>
      <w:commentRangeStart w:id="69"/>
      <w:r w:rsidDel="00000000" w:rsidR="00000000" w:rsidRPr="00000000">
        <w:rPr>
          <w:rtl w:val="0"/>
        </w:rPr>
        <w:t xml:space="preserve">Specify domain still - see FAO boundaries</w:t>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0F1">
      <w:pPr>
        <w:numPr>
          <w:ilvl w:val="1"/>
          <w:numId w:val="52"/>
        </w:numPr>
        <w:ind w:left="1440" w:hanging="360"/>
        <w:rPr>
          <w:u w:val="none"/>
        </w:rPr>
      </w:pPr>
      <w:r w:rsidDel="00000000" w:rsidR="00000000" w:rsidRPr="00000000">
        <w:rPr>
          <w:rtl w:val="0"/>
        </w:rPr>
        <w:t xml:space="preserve">Includes moist tropical forests, wetlands, peatlands, mangroves</w:t>
      </w:r>
    </w:p>
    <w:p w:rsidR="00000000" w:rsidDel="00000000" w:rsidP="00000000" w:rsidRDefault="00000000" w:rsidRPr="00000000" w14:paraId="000000F2">
      <w:pPr>
        <w:numPr>
          <w:ilvl w:val="1"/>
          <w:numId w:val="52"/>
        </w:numPr>
        <w:ind w:left="1440" w:hanging="360"/>
        <w:rPr>
          <w:u w:val="none"/>
        </w:rPr>
      </w:pPr>
      <w:r w:rsidDel="00000000" w:rsidR="00000000" w:rsidRPr="00000000">
        <w:rPr>
          <w:rtl w:val="0"/>
        </w:rPr>
        <w:t xml:space="preserve">include montane forests??</w:t>
      </w:r>
    </w:p>
    <w:p w:rsidR="00000000" w:rsidDel="00000000" w:rsidP="00000000" w:rsidRDefault="00000000" w:rsidRPr="00000000" w14:paraId="000000F3">
      <w:pPr>
        <w:numPr>
          <w:ilvl w:val="0"/>
          <w:numId w:val="52"/>
        </w:numPr>
        <w:ind w:left="720" w:hanging="360"/>
        <w:rPr>
          <w:u w:val="none"/>
        </w:rPr>
      </w:pPr>
      <w:r w:rsidDel="00000000" w:rsidR="00000000" w:rsidRPr="00000000">
        <w:rPr>
          <w:rtl w:val="0"/>
        </w:rPr>
        <w:t xml:space="preserve">Coordinated ground, tower, drone, and aircraft measurements will be collected in landscapes that capture variation in ….</w:t>
      </w:r>
    </w:p>
    <w:p w:rsidR="00000000" w:rsidDel="00000000" w:rsidP="00000000" w:rsidRDefault="00000000" w:rsidRPr="00000000" w14:paraId="000000F4">
      <w:pPr>
        <w:numPr>
          <w:ilvl w:val="1"/>
          <w:numId w:val="52"/>
        </w:numPr>
        <w:ind w:left="1440" w:hanging="360"/>
        <w:rPr>
          <w:u w:val="none"/>
        </w:rPr>
      </w:pPr>
      <w:r w:rsidDel="00000000" w:rsidR="00000000" w:rsidRPr="00000000">
        <w:rPr>
          <w:rtl w:val="0"/>
        </w:rPr>
        <w:t xml:space="preserve">See Section X for more detailed information </w:t>
      </w:r>
    </w:p>
    <w:p w:rsidR="00000000" w:rsidDel="00000000" w:rsidP="00000000" w:rsidRDefault="00000000" w:rsidRPr="00000000" w14:paraId="000000F5">
      <w:pPr>
        <w:numPr>
          <w:ilvl w:val="0"/>
          <w:numId w:val="52"/>
        </w:numPr>
        <w:ind w:left="720" w:hanging="360"/>
      </w:pPr>
      <w:r w:rsidDel="00000000" w:rsidR="00000000" w:rsidRPr="00000000">
        <w:rPr>
          <w:rtl w:val="0"/>
        </w:rPr>
        <w:t xml:space="preserve">Define a core PANGEA domain (mostly Americas/Africa) and extended PANGEA domain (includes SE Asia, but not focus of data acquisition). This is similar to ABoVE’s two domains.</w:t>
      </w:r>
    </w:p>
    <w:p w:rsidR="00000000" w:rsidDel="00000000" w:rsidP="00000000" w:rsidRDefault="00000000" w:rsidRPr="00000000" w14:paraId="000000F6">
      <w:pPr>
        <w:ind w:left="1440" w:firstLine="0"/>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3"/>
        <w:rPr/>
      </w:pPr>
      <w:bookmarkStart w:colFirst="0" w:colLast="0" w:name="_w9c58goeuy6v" w:id="8"/>
      <w:bookmarkEnd w:id="8"/>
      <w:r w:rsidDel="00000000" w:rsidR="00000000" w:rsidRPr="00000000">
        <w:rPr>
          <w:rtl w:val="0"/>
        </w:rPr>
        <w:t xml:space="preserve">1.5 </w:t>
      </w:r>
      <w:commentRangeStart w:id="70"/>
      <w:r w:rsidDel="00000000" w:rsidR="00000000" w:rsidRPr="00000000">
        <w:rPr>
          <w:rtl w:val="0"/>
        </w:rPr>
        <w:t xml:space="preserve">PANGEA’s critical timing</w:t>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0F9">
      <w:pPr>
        <w:numPr>
          <w:ilvl w:val="0"/>
          <w:numId w:val="20"/>
        </w:numPr>
        <w:ind w:left="720" w:hanging="360"/>
        <w:rPr>
          <w:u w:val="none"/>
        </w:rPr>
      </w:pPr>
      <w:r w:rsidDel="00000000" w:rsidR="00000000" w:rsidRPr="00000000">
        <w:rPr>
          <w:rFonts w:ascii="Roboto" w:cs="Roboto" w:eastAsia="Roboto" w:hAnsi="Roboto"/>
          <w:color w:val="444746"/>
          <w:sz w:val="21"/>
          <w:szCs w:val="21"/>
          <w:rtl w:val="0"/>
        </w:rPr>
        <w:t xml:space="preserve">the "context" section that will address all of the nascent and ongoing activities that will have strong synergy with PANGEA.  We clearly state that our TE proposal will work as a stand-alone campaign but can benefit greatly from other activities (and not unimportantly will greatly support other activities).</w:t>
      </w:r>
    </w:p>
    <w:p w:rsidR="00000000" w:rsidDel="00000000" w:rsidP="00000000" w:rsidRDefault="00000000" w:rsidRPr="00000000" w14:paraId="000000FA">
      <w:pPr>
        <w:numPr>
          <w:ilvl w:val="0"/>
          <w:numId w:val="20"/>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Clearly articular </w:t>
      </w:r>
    </w:p>
    <w:p w:rsidR="00000000" w:rsidDel="00000000" w:rsidP="00000000" w:rsidRDefault="00000000" w:rsidRPr="00000000" w14:paraId="000000FB">
      <w:pPr>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FC">
      <w:pPr>
        <w:pStyle w:val="Heading3"/>
        <w:rPr/>
      </w:pPr>
      <w:bookmarkStart w:colFirst="0" w:colLast="0" w:name="_y12nbecmffi8" w:id="9"/>
      <w:bookmarkEnd w:id="9"/>
      <w:r w:rsidDel="00000000" w:rsidR="00000000" w:rsidRPr="00000000">
        <w:rPr>
          <w:rtl w:val="0"/>
        </w:rPr>
        <w:t xml:space="preserve">1.6 Earth Science to Action </w:t>
      </w:r>
    </w:p>
    <w:p w:rsidR="00000000" w:rsidDel="00000000" w:rsidP="00000000" w:rsidRDefault="00000000" w:rsidRPr="00000000" w14:paraId="000000FD">
      <w:pPr>
        <w:pStyle w:val="Heading2"/>
        <w:rPr>
          <w:i w:val="1"/>
        </w:rPr>
      </w:pPr>
      <w:bookmarkStart w:colFirst="0" w:colLast="0" w:name="_67ufwhve0n98" w:id="10"/>
      <w:bookmarkEnd w:id="10"/>
      <w:commentRangeStart w:id="71"/>
      <w:commentRangeStart w:id="72"/>
      <w:r w:rsidDel="00000000" w:rsidR="00000000" w:rsidRPr="00000000">
        <w:rPr>
          <w:rtl w:val="0"/>
        </w:rPr>
        <w:t xml:space="preserve">2. </w:t>
      </w:r>
      <w:commentRangeStart w:id="73"/>
      <w:r w:rsidDel="00000000" w:rsidR="00000000" w:rsidRPr="00000000">
        <w:rPr>
          <w:rtl w:val="0"/>
        </w:rPr>
        <w:t xml:space="preserve">PANGEA</w:t>
      </w:r>
      <w:commentRangeEnd w:id="73"/>
      <w:r w:rsidDel="00000000" w:rsidR="00000000" w:rsidRPr="00000000">
        <w:commentReference w:id="73"/>
      </w:r>
      <w:r w:rsidDel="00000000" w:rsidR="00000000" w:rsidRPr="00000000">
        <w:rPr>
          <w:rtl w:val="0"/>
        </w:rPr>
        <w:t xml:space="preserve"> Science Themes</w:t>
      </w:r>
      <w:r w:rsidDel="00000000" w:rsidR="00000000" w:rsidRPr="00000000">
        <w:rPr>
          <w:b w:val="1"/>
          <w:highlight w:val="yellow"/>
          <w:rtl w:val="0"/>
        </w:rPr>
        <w:t xml:space="preserve"> </w:t>
      </w:r>
      <w:commentRangeEnd w:id="71"/>
      <w:r w:rsidDel="00000000" w:rsidR="00000000" w:rsidRPr="00000000">
        <w:commentReference w:id="71"/>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0FE">
      <w:pPr>
        <w:spacing w:after="240" w:before="240" w:lineRule="auto"/>
        <w:ind w:left="0" w:firstLine="0"/>
        <w:rPr/>
      </w:pPr>
      <w:r w:rsidDel="00000000" w:rsidR="00000000" w:rsidRPr="00000000">
        <w:rPr>
          <w:rtl w:val="0"/>
        </w:rPr>
      </w:r>
    </w:p>
    <w:p w:rsidR="00000000" w:rsidDel="00000000" w:rsidP="00000000" w:rsidRDefault="00000000" w:rsidRPr="00000000" w14:paraId="000000FF">
      <w:pPr>
        <w:pStyle w:val="Heading3"/>
        <w:rPr/>
      </w:pPr>
      <w:bookmarkStart w:colFirst="0" w:colLast="0" w:name="_ykkfx91lnxr" w:id="11"/>
      <w:bookmarkEnd w:id="11"/>
      <w:r w:rsidDel="00000000" w:rsidR="00000000" w:rsidRPr="00000000">
        <w:rPr>
          <w:rtl w:val="0"/>
        </w:rPr>
        <w:t xml:space="preserve">2.1 Carbon Stocks and Fluxes</w:t>
      </w:r>
    </w:p>
    <w:p w:rsidR="00000000" w:rsidDel="00000000" w:rsidP="00000000" w:rsidRDefault="00000000" w:rsidRPr="00000000" w14:paraId="00000100">
      <w:pPr>
        <w:spacing w:after="240" w:before="240" w:lineRule="auto"/>
        <w:rPr>
          <w:ins w:author="Michelle Wong" w:id="23" w:date="2024-08-26T21:56:16Z"/>
        </w:rPr>
      </w:pPr>
      <w:commentRangeStart w:id="74"/>
      <w:r w:rsidDel="00000000" w:rsidR="00000000" w:rsidRPr="00000000">
        <w:rPr>
          <w:rtl w:val="0"/>
        </w:rPr>
        <w:t xml:space="preserve">In</w:t>
      </w:r>
      <w:commentRangeEnd w:id="74"/>
      <w:r w:rsidDel="00000000" w:rsidR="00000000" w:rsidRPr="00000000">
        <w:commentReference w:id="74"/>
      </w:r>
      <w:r w:rsidDel="00000000" w:rsidR="00000000" w:rsidRPr="00000000">
        <w:rPr>
          <w:rtl w:val="0"/>
        </w:rPr>
        <w:t xml:space="preserve"> recent decades, tropical forest regions as a whole have been a strong and persistent carbon </w:t>
      </w:r>
      <w:commentRangeStart w:id="75"/>
      <w:r w:rsidDel="00000000" w:rsidR="00000000" w:rsidRPr="00000000">
        <w:rPr>
          <w:rtl w:val="0"/>
        </w:rPr>
        <w:t xml:space="preserve">sink</w:t>
      </w:r>
      <w:commentRangeEnd w:id="75"/>
      <w:r w:rsidDel="00000000" w:rsidR="00000000" w:rsidRPr="00000000">
        <w:commentReference w:id="75"/>
      </w:r>
      <w:r w:rsidDel="00000000" w:rsidR="00000000" w:rsidRPr="00000000">
        <w:rPr>
          <w:rtl w:val="0"/>
        </w:rPr>
        <w:t xml:space="preserve">. As a result of climate </w:t>
      </w:r>
      <w:del w:author="Michelle Wong" w:id="20" w:date="2024-08-26T21:14:06Z">
        <w:r w:rsidDel="00000000" w:rsidR="00000000" w:rsidRPr="00000000">
          <w:rPr>
            <w:rtl w:val="0"/>
          </w:rPr>
          <w:delText xml:space="preserve">change </w:delText>
        </w:r>
      </w:del>
      <w:r w:rsidDel="00000000" w:rsidR="00000000" w:rsidRPr="00000000">
        <w:rPr>
          <w:rtl w:val="0"/>
        </w:rPr>
        <w:t xml:space="preserve">and </w:t>
      </w:r>
      <w:commentRangeStart w:id="76"/>
      <w:r w:rsidDel="00000000" w:rsidR="00000000" w:rsidRPr="00000000">
        <w:rPr>
          <w:rtl w:val="0"/>
        </w:rPr>
        <w:t xml:space="preserve">land-use change</w:t>
      </w:r>
      <w:commentRangeEnd w:id="76"/>
      <w:r w:rsidDel="00000000" w:rsidR="00000000" w:rsidRPr="00000000">
        <w:commentReference w:id="76"/>
      </w:r>
      <w:r w:rsidDel="00000000" w:rsidR="00000000" w:rsidRPr="00000000">
        <w:rPr>
          <w:rtl w:val="0"/>
        </w:rPr>
        <w:t xml:space="preserve">, the tropical carbon sink is now fragile, at times reversing to become a </w:t>
      </w:r>
      <w:commentRangeStart w:id="77"/>
      <w:r w:rsidDel="00000000" w:rsidR="00000000" w:rsidRPr="00000000">
        <w:rPr>
          <w:rtl w:val="0"/>
        </w:rPr>
        <w:t xml:space="preserve">source of carbon emissions to the atmosphere </w:t>
      </w:r>
      <w:commentRangeEnd w:id="77"/>
      <w:r w:rsidDel="00000000" w:rsidR="00000000" w:rsidRPr="00000000">
        <w:commentReference w:id="77"/>
      </w:r>
      <w:r w:rsidDel="00000000" w:rsidR="00000000" w:rsidRPr="00000000">
        <w:rPr>
          <w:rtl w:val="0"/>
        </w:rPr>
        <w:t xml:space="preserve">in response to extreme events. Critically, tropical forests appear to differ in their sensitivity to extreme events and future climate and land-use change feedbacks (e.g. Habau et al., 2020). </w:t>
      </w:r>
      <w:del w:author="Michelle Wong" w:id="21" w:date="2024-08-26T21:45:55Z">
        <w:r w:rsidDel="00000000" w:rsidR="00000000" w:rsidRPr="00000000">
          <w:rPr>
            <w:rtl w:val="0"/>
            <w:rPrChange w:author="Michelle Wong" w:id="22" w:date="2024-08-26T21:21:38Z">
              <w:rPr/>
            </w:rPrChange>
          </w:rPr>
          <w:delText xml:space="preserve"> </w:delText>
        </w:r>
      </w:del>
      <w:r w:rsidDel="00000000" w:rsidR="00000000" w:rsidRPr="00000000">
        <w:rPr>
          <w:rtl w:val="0"/>
        </w:rPr>
        <w:t xml:space="preserve">We do not currently know how sensitive tropical forests are, how much that sensitivity differs across the three continents, or the mechanisms that account for those differences. Additionally, traditional methods in carbon monitoring are costly and time-consuming, resulting in a discrepancy between the scales of information available across relevant spatial and temporal gradients.</w:t>
      </w:r>
      <w:ins w:author="Michelle Wong" w:id="23" w:date="2024-08-26T21:56:16Z">
        <w:r w:rsidDel="00000000" w:rsidR="00000000" w:rsidRPr="00000000">
          <w:rPr>
            <w:rtl w:val="0"/>
          </w:rPr>
        </w:r>
      </w:ins>
    </w:p>
    <w:p w:rsidR="00000000" w:rsidDel="00000000" w:rsidP="00000000" w:rsidRDefault="00000000" w:rsidRPr="00000000" w14:paraId="00000101">
      <w:pPr>
        <w:spacing w:after="240" w:lineRule="auto"/>
        <w:rPr>
          <w:ins w:author="Matthew Johnson" w:id="24" w:date="2024-08-26T22:55:48Z"/>
        </w:rPr>
      </w:pPr>
      <w:ins w:author="Michelle Wong" w:id="23" w:date="2024-08-26T21:56:16Z">
        <w:r w:rsidDel="00000000" w:rsidR="00000000" w:rsidRPr="00000000">
          <w:rPr>
            <w:rtl w:val="0"/>
          </w:rPr>
          <w:t xml:space="preserve">How do edaphic properties control tropical forest productivity and carbon storage? Soils provide physical support, water holding capacity, and nutrients required for growth and reproduction. Many tropical forests are situated on nutrient-poor soils, leading to large uncertainties around nutrient constraints on a CO2 fertilization effect and how that will interact with carbon-climate feedbacks like increased respiration, carbon losses from tree mortality, and changes in CH4 fluxes (Townsend et al 2008). In addition, variation in land-use change drivers also displace different nutrients through different processes, with large consequences on downstream nutrient cycling. While phosphorus is largely assumed to be the most limiting nutrient (e.g. Cunha et al., 2022), recent observations reveal the heterogeneity of nutrient limitation across tropical forests, including limitation and colimitation by calcium, potassium, nitrogen, and phosphorus (Davidson et al 2004, Wright et al 2011, Manu et al 2022). High biodiversity in tropical forests causes results from manipulative experiments that test where and when nutrient limitation affects productivity to be highly localized. However, remote sensing allows for the detection of foliar chemistry and canopy structure that can inform coordinated belowground soil processes across larger scales (Townsend et al 2008, Chadwick and Asner 2016b, 2018, Martins et al 2018). </w:t>
        </w:r>
      </w:ins>
      <w:ins w:author="Matthew Johnson" w:id="24" w:date="2024-08-26T22:55:48Z">
        <w:r w:rsidDel="00000000" w:rsidR="00000000" w:rsidRPr="00000000">
          <w:rPr>
            <w:rtl w:val="0"/>
          </w:rPr>
        </w:r>
      </w:ins>
    </w:p>
    <w:p w:rsidR="00000000" w:rsidDel="00000000" w:rsidP="00000000" w:rsidRDefault="00000000" w:rsidRPr="00000000" w14:paraId="00000102">
      <w:pPr>
        <w:spacing w:after="240" w:lineRule="auto"/>
        <w:rPr>
          <w:ins w:author="Matthew Johnson" w:id="24" w:date="2024-08-26T22:55:48Z"/>
        </w:rPr>
      </w:pPr>
      <w:ins w:author="Matthew Johnson" w:id="24" w:date="2024-08-26T22:55:48Z">
        <w:commentRangeStart w:id="78"/>
        <w:r w:rsidDel="00000000" w:rsidR="00000000" w:rsidRPr="00000000">
          <w:rPr>
            <w:rtl w:val="0"/>
          </w:rPr>
          <w:t xml:space="preserve">The</w:t>
        </w:r>
        <w:commentRangeEnd w:id="78"/>
        <w:r w:rsidDel="00000000" w:rsidR="00000000" w:rsidRPr="00000000">
          <w:commentReference w:id="78"/>
        </w:r>
        <w:r w:rsidDel="00000000" w:rsidR="00000000" w:rsidRPr="00000000">
          <w:rPr>
            <w:rtl w:val="0"/>
          </w:rPr>
          <w:t xml:space="preserve"> dominant tropical wetland ecosystem types are forested peatlands, swamps, and floodplains (</w:t>
        </w:r>
        <w:commentRangeStart w:id="79"/>
        <w:r w:rsidDel="00000000" w:rsidR="00000000" w:rsidRPr="00000000">
          <w:rPr>
            <w:rtl w:val="0"/>
          </w:rPr>
          <w:t xml:space="preserve">Aselmann and Crutzen, 1989</w:t>
        </w:r>
        <w:commentRangeEnd w:id="79"/>
        <w:r w:rsidDel="00000000" w:rsidR="00000000" w:rsidRPr="00000000">
          <w:commentReference w:id="79"/>
        </w:r>
        <w:r w:rsidDel="00000000" w:rsidR="00000000" w:rsidRPr="00000000">
          <w:rPr>
            <w:rtl w:val="0"/>
          </w:rPr>
          <w:t xml:space="preserve">). These tropical forested wetlands and floodplains, which are frequently laden with various aquatic ecosystems, play a critical role in the global CH</w:t>
        </w:r>
        <w:r w:rsidDel="00000000" w:rsidR="00000000" w:rsidRPr="00000000">
          <w:rPr>
            <w:rtl w:val="0"/>
          </w:rPr>
          <w:t xml:space="preserve">4</w:t>
        </w:r>
        <w:r w:rsidDel="00000000" w:rsidR="00000000" w:rsidRPr="00000000">
          <w:rPr>
            <w:rtl w:val="0"/>
          </w:rPr>
          <w:t xml:space="preserve"> and CO</w:t>
        </w:r>
        <w:r w:rsidDel="00000000" w:rsidR="00000000" w:rsidRPr="00000000">
          <w:rPr>
            <w:rtl w:val="0"/>
          </w:rPr>
          <w:t xml:space="preserve">2</w:t>
        </w:r>
        <w:r w:rsidDel="00000000" w:rsidR="00000000" w:rsidRPr="00000000">
          <w:rPr>
            <w:rtl w:val="0"/>
          </w:rPr>
          <w:t xml:space="preserve"> budgets (Sjögersten et al., 2014; Peng et al., 2022). Tropical wetlands are a moderate source and sink of CO</w:t>
        </w:r>
        <w:r w:rsidDel="00000000" w:rsidR="00000000" w:rsidRPr="00000000">
          <w:rPr>
            <w:rtl w:val="0"/>
          </w:rPr>
          <w:t xml:space="preserve">2</w:t>
        </w:r>
        <w:r w:rsidDel="00000000" w:rsidR="00000000" w:rsidRPr="00000000">
          <w:rPr>
            <w:rtl w:val="0"/>
          </w:rPr>
          <w:t xml:space="preserve"> to the atmosphere depending on environmental characteristics </w:t>
        </w:r>
        <w:r w:rsidDel="00000000" w:rsidR="00000000" w:rsidRPr="00000000">
          <w:rPr>
            <w:rtl w:val="0"/>
          </w:rPr>
          <w:t xml:space="preserve">(Sjögersten et al., 2014; </w:t>
        </w:r>
        <w:commentRangeStart w:id="80"/>
        <w:r w:rsidDel="00000000" w:rsidR="00000000" w:rsidRPr="00000000">
          <w:rPr>
            <w:rtl w:val="0"/>
          </w:rPr>
          <w:t xml:space="preserve">Helfter et al., 2021</w:t>
        </w:r>
        <w:commentRangeEnd w:id="80"/>
        <w:r w:rsidDel="00000000" w:rsidR="00000000" w:rsidRPr="00000000">
          <w:commentReference w:id="80"/>
        </w:r>
        <w:r w:rsidDel="00000000" w:rsidR="00000000" w:rsidRPr="00000000">
          <w:rPr>
            <w:rtl w:val="0"/>
          </w:rPr>
          <w:t xml:space="preserve">)</w:t>
        </w:r>
        <w:r w:rsidDel="00000000" w:rsidR="00000000" w:rsidRPr="00000000">
          <w:rPr>
            <w:rtl w:val="0"/>
          </w:rPr>
          <w:t xml:space="preserve">; however, tropical wetland and inland water systems contribute the vast majority of global total wetland/aquatic CH</w:t>
        </w:r>
        <w:r w:rsidDel="00000000" w:rsidR="00000000" w:rsidRPr="00000000">
          <w:rPr>
            <w:rtl w:val="0"/>
          </w:rPr>
          <w:t xml:space="preserve">4</w:t>
        </w:r>
        <w:r w:rsidDel="00000000" w:rsidR="00000000" w:rsidRPr="00000000">
          <w:rPr>
            <w:rtl w:val="0"/>
          </w:rPr>
          <w:t xml:space="preserve"> emissions and make up ~20% of the overall global CH</w:t>
        </w:r>
        <w:r w:rsidDel="00000000" w:rsidR="00000000" w:rsidRPr="00000000">
          <w:rPr>
            <w:rtl w:val="0"/>
          </w:rPr>
          <w:t xml:space="preserve">4</w:t>
        </w:r>
        <w:r w:rsidDel="00000000" w:rsidR="00000000" w:rsidRPr="00000000">
          <w:rPr>
            <w:rtl w:val="0"/>
          </w:rPr>
          <w:t xml:space="preserve"> budget (Saunois et al., 2020, Peng et al., 2022). CH</w:t>
        </w:r>
        <w:r w:rsidDel="00000000" w:rsidR="00000000" w:rsidRPr="00000000">
          <w:rPr>
            <w:rtl w:val="0"/>
          </w:rPr>
          <w:t xml:space="preserve">4</w:t>
        </w:r>
        <w:r w:rsidDel="00000000" w:rsidR="00000000" w:rsidRPr="00000000">
          <w:rPr>
            <w:rtl w:val="0"/>
          </w:rPr>
          <w:t xml:space="preserve"> contributes ~30% of the increase in radiative forcing from anthropogenic emissions and is 25× or more effective as a GHG compared to CO</w:t>
        </w:r>
        <w:r w:rsidDel="00000000" w:rsidR="00000000" w:rsidRPr="00000000">
          <w:rPr>
            <w:rtl w:val="0"/>
          </w:rPr>
          <w:t xml:space="preserve">2</w:t>
        </w:r>
        <w:r w:rsidDel="00000000" w:rsidR="00000000" w:rsidRPr="00000000">
          <w:rPr>
            <w:rtl w:val="0"/>
          </w:rPr>
          <w:t xml:space="preserve"> (</w:t>
        </w:r>
        <w:commentRangeStart w:id="81"/>
        <w:r w:rsidDel="00000000" w:rsidR="00000000" w:rsidRPr="00000000">
          <w:rPr>
            <w:rtl w:val="0"/>
          </w:rPr>
          <w:t xml:space="preserve">Masson-Delmotte et al., 2021</w:t>
        </w:r>
        <w:commentRangeEnd w:id="81"/>
        <w:r w:rsidDel="00000000" w:rsidR="00000000" w:rsidRPr="00000000">
          <w:commentReference w:id="81"/>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82"/>
        <w:r w:rsidDel="00000000" w:rsidR="00000000" w:rsidRPr="00000000">
          <w:rPr>
            <w:rtl w:val="0"/>
          </w:rPr>
          <w:t xml:space="preserve">Turner et al., 2019</w:t>
        </w:r>
        <w:commentRangeEnd w:id="82"/>
        <w:r w:rsidDel="00000000" w:rsidR="00000000" w:rsidRPr="00000000">
          <w:commentReference w:id="82"/>
        </w:r>
        <w:r w:rsidDel="00000000" w:rsidR="00000000" w:rsidRPr="00000000">
          <w:rPr>
            <w:rtl w:val="0"/>
          </w:rPr>
          <w:t xml:space="preserve">). As CH</w:t>
        </w:r>
        <w:r w:rsidDel="00000000" w:rsidR="00000000" w:rsidRPr="00000000">
          <w:rPr>
            <w:rtl w:val="0"/>
          </w:rPr>
          <w:t xml:space="preserve">4</w:t>
        </w:r>
        <w:r w:rsidDel="00000000" w:rsidR="00000000" w:rsidRPr="00000000">
          <w:rPr>
            <w:rtl w:val="0"/>
          </w:rPr>
          <w:t xml:space="preserve"> concentrations soar past all-time record levels, climate scientists worry that climate change itself could be contributing to these elusive sources of CH</w:t>
        </w:r>
        <w:r w:rsidDel="00000000" w:rsidR="00000000" w:rsidRPr="00000000">
          <w:rPr>
            <w:rtl w:val="0"/>
          </w:rPr>
          <w:t xml:space="preserve">4</w:t>
        </w:r>
        <w:r w:rsidDel="00000000" w:rsidR="00000000" w:rsidRPr="00000000">
          <w:rPr>
            <w:rtl w:val="0"/>
          </w:rPr>
          <w:t xml:space="preserve"> (</w:t>
        </w:r>
        <w:commentRangeStart w:id="83"/>
        <w:r w:rsidDel="00000000" w:rsidR="00000000" w:rsidRPr="00000000">
          <w:rPr>
            <w:rtl w:val="0"/>
          </w:rPr>
          <w:t xml:space="preserve">Tollefson, 2022</w:t>
        </w:r>
        <w:commentRangeEnd w:id="83"/>
        <w:r w:rsidDel="00000000" w:rsidR="00000000" w:rsidRPr="00000000">
          <w:commentReference w:id="83"/>
        </w:r>
        <w:r w:rsidDel="00000000" w:rsidR="00000000" w:rsidRPr="00000000">
          <w:rPr>
            <w:rtl w:val="0"/>
          </w:rPr>
          <w:t xml:space="preserve">). Tropical forested wetlands, floodplains, and inland waters (i.e., defined here as non-wetland systems such as lakes, reservoirs, and rivers) are significant sources of CH</w:t>
        </w:r>
        <w:r w:rsidDel="00000000" w:rsidR="00000000" w:rsidRPr="00000000">
          <w:rPr>
            <w:rtl w:val="0"/>
          </w:rPr>
          <w:t xml:space="preserve">4</w:t>
        </w:r>
        <w:r w:rsidDel="00000000" w:rsidR="00000000" w:rsidRPr="00000000">
          <w:rPr>
            <w:rtl w:val="0"/>
          </w:rPr>
          <w:t xml:space="preserve"> and are sensitive to changes in climate, yet remain the most uncertain contributors to the global CH</w:t>
        </w:r>
        <w:r w:rsidDel="00000000" w:rsidR="00000000" w:rsidRPr="00000000">
          <w:rPr>
            <w:rtl w:val="0"/>
          </w:rPr>
          <w:t xml:space="preserve">4</w:t>
        </w:r>
        <w:r w:rsidDel="00000000" w:rsidR="00000000" w:rsidRPr="00000000">
          <w:rPr>
            <w:rtl w:val="0"/>
          </w:rPr>
          <w:t xml:space="preserve"> budget (Saunois et al., 2020).</w:t>
        </w:r>
        <w:r w:rsidDel="00000000" w:rsidR="00000000" w:rsidRPr="00000000">
          <w:rPr>
            <w:rtl w:val="0"/>
          </w:rPr>
        </w:r>
      </w:ins>
    </w:p>
    <w:p w:rsidR="00000000" w:rsidDel="00000000" w:rsidP="00000000" w:rsidRDefault="00000000" w:rsidRPr="00000000" w14:paraId="00000103">
      <w:pPr>
        <w:spacing w:after="240" w:lineRule="auto"/>
        <w:rPr>
          <w:ins w:author="Michelle Wong" w:id="23" w:date="2024-08-26T21:56:16Z"/>
          <w:rPrChange w:author="Matthew Johnson" w:id="25" w:date="2024-08-26T22:55:48Z">
            <w:rPr/>
          </w:rPrChange>
        </w:rPr>
      </w:pPr>
      <w:ins w:author="Michelle Wong" w:id="23" w:date="2024-08-26T21:56:16Z">
        <w:r w:rsidDel="00000000" w:rsidR="00000000" w:rsidRPr="00000000">
          <w:rPr>
            <w:rtl w:val="0"/>
          </w:rPr>
        </w:r>
      </w:ins>
    </w:p>
    <w:p w:rsidR="00000000" w:rsidDel="00000000" w:rsidP="00000000" w:rsidRDefault="00000000" w:rsidRPr="00000000" w14:paraId="00000104">
      <w:pPr>
        <w:spacing w:after="240" w:lineRule="auto"/>
        <w:rPr>
          <w:ins w:author="Michelle Wong" w:id="23" w:date="2024-08-26T21:56:16Z"/>
          <w:rPrChange w:author="Matthew Johnson" w:id="25" w:date="2024-08-26T22:55:48Z">
            <w:rPr/>
          </w:rPrChange>
        </w:rPr>
      </w:pPr>
      <w:ins w:author="Michelle Wong" w:id="23" w:date="2024-08-26T21:56:16Z">
        <w:r w:rsidDel="00000000" w:rsidR="00000000" w:rsidRPr="00000000">
          <w:rPr>
            <w:rtl w:val="0"/>
            <w:rPrChange w:author="Matthew Johnson" w:id="25" w:date="2024-08-26T22:55:48Z">
              <w:rPr/>
            </w:rPrChange>
          </w:rPr>
          <w:t xml:space="preserve">We recommend leveraging airborne and satellite campaigns with field campaigns to understand variation in detection of canopy foliar nutrients. Regarding how foliar nutrients vary from canopy to the forest floor and with soils, sampling in the tropics (and in general) is relatively scarce (Lira-Martins et al., 2019, Heineman et al., 2016); most vegetation models use standardized extinction coefficients based on optimality; a scoping mission can test these assumptions. Furthermore, do airborne lidar (i.e. leaf biomass distribution, LAI analogs, etc.) and hyperspectral trait retrievals (from NASA products) help to scale from local measurements?</w:t>
        </w:r>
      </w:ins>
    </w:p>
    <w:p w:rsidR="00000000" w:rsidDel="00000000" w:rsidP="00000000" w:rsidRDefault="00000000" w:rsidRPr="00000000" w14:paraId="00000105">
      <w:pPr>
        <w:spacing w:after="240" w:before="240" w:lineRule="auto"/>
        <w:rPr/>
        <w:pPrChange w:author="Michelle Wong" w:id="0" w:date="2024-08-26T21:56:16Z">
          <w:pPr>
            <w:spacing w:after="240" w:before="240" w:lineRule="auto"/>
          </w:pPr>
        </w:pPrChange>
      </w:pPr>
      <w:ins w:author="Michelle Wong" w:id="23" w:date="2024-08-26T21:56:16Z">
        <w:r w:rsidDel="00000000" w:rsidR="00000000" w:rsidRPr="00000000">
          <w:rPr>
            <w:rtl w:val="0"/>
            <w:rPrChange w:author="Matthew Johnson" w:id="25" w:date="2024-08-26T22:55:48Z">
              <w:rPr/>
            </w:rPrChange>
          </w:rPr>
          <w:t xml:space="preserve">Syntheses of plot networks demonstrate strong spatial variation in biomass carbon (e.g. Sullivan et al., 2020, other REFS), but temporal and spatial variation in carbon fluxes remains largely unknown. At a coarse scale, variation in biomass carbon across forest plots has been attributed to maximum temperature, rainfall, with little variation explained by cloud cover, wind speed, and edaphic soil properties, obtained from large gridded datasets such as WorldClim and SoilGrids. Remote sensing offers a huge opportunity to improve upon ground-based weather station and soil property data that have been extrapolated to large scales to create gridded datasets. </w:t>
        </w:r>
      </w:ins>
      <w:r w:rsidDel="00000000" w:rsidR="00000000" w:rsidRPr="00000000">
        <w:rPr>
          <w:rtl w:val="0"/>
        </w:rPr>
      </w:r>
    </w:p>
    <w:p w:rsidR="00000000" w:rsidDel="00000000" w:rsidP="00000000" w:rsidRDefault="00000000" w:rsidRPr="00000000" w14:paraId="00000106">
      <w:pPr>
        <w:spacing w:after="240" w:before="240" w:lineRule="auto"/>
        <w:rPr/>
      </w:pPr>
      <w:r w:rsidDel="00000000" w:rsidR="00000000" w:rsidRPr="00000000">
        <w:rPr>
          <w:rtl w:val="0"/>
        </w:rPr>
      </w:r>
    </w:p>
    <w:p w:rsidR="00000000" w:rsidDel="00000000" w:rsidP="00000000" w:rsidRDefault="00000000" w:rsidRPr="00000000" w14:paraId="00000107">
      <w:pPr>
        <w:numPr>
          <w:ilvl w:val="0"/>
          <w:numId w:val="37"/>
        </w:numPr>
        <w:spacing w:after="0" w:afterAutospacing="0" w:before="240" w:lineRule="auto"/>
        <w:ind w:left="720" w:hanging="360"/>
        <w:rPr>
          <w:color w:val="ff0000"/>
          <w:u w:val="none"/>
        </w:rPr>
      </w:pPr>
      <w:commentRangeStart w:id="84"/>
      <w:r w:rsidDel="00000000" w:rsidR="00000000" w:rsidRPr="00000000">
        <w:rPr>
          <w:color w:val="ff0000"/>
          <w:rtl w:val="0"/>
        </w:rPr>
        <w:t xml:space="preserve">What are the patterns of spatial and temporal variation in tropical forest carbon </w:t>
      </w:r>
      <w:r w:rsidDel="00000000" w:rsidR="00000000" w:rsidRPr="00000000">
        <w:rPr>
          <w:color w:val="ff0000"/>
          <w:rtl w:val="0"/>
        </w:rPr>
        <w:t xml:space="preserve">stocks and fluxes</w:t>
      </w:r>
      <w:commentRangeEnd w:id="84"/>
      <w:r w:rsidDel="00000000" w:rsidR="00000000" w:rsidRPr="00000000">
        <w:commentReference w:id="84"/>
      </w:r>
      <w:r w:rsidDel="00000000" w:rsidR="00000000" w:rsidRPr="00000000">
        <w:rPr>
          <w:color w:val="ff0000"/>
          <w:rtl w:val="0"/>
        </w:rPr>
        <w:t xml:space="preserve"> (CO2 &amp; CH4)?</w:t>
      </w:r>
    </w:p>
    <w:p w:rsidR="00000000" w:rsidDel="00000000" w:rsidP="00000000" w:rsidRDefault="00000000" w:rsidRPr="00000000" w14:paraId="00000108">
      <w:pPr>
        <w:numPr>
          <w:ilvl w:val="0"/>
          <w:numId w:val="37"/>
        </w:numPr>
        <w:spacing w:after="0" w:afterAutospacing="0" w:before="0" w:beforeAutospacing="0" w:lineRule="auto"/>
        <w:ind w:left="720" w:hanging="360"/>
        <w:rPr>
          <w:color w:val="ff0000"/>
          <w:u w:val="none"/>
        </w:rPr>
      </w:pPr>
      <w:r w:rsidDel="00000000" w:rsidR="00000000" w:rsidRPr="00000000">
        <w:rPr>
          <w:b w:val="1"/>
          <w:color w:val="ff0000"/>
          <w:rtl w:val="0"/>
        </w:rPr>
        <w:t xml:space="preserve">What are the roles of climate, hydrology, and edaphic properties in contributing to spatial and temporal variation in tropical forest carbon stocks and fluxes?</w:t>
      </w:r>
      <w:r w:rsidDel="00000000" w:rsidR="00000000" w:rsidRPr="00000000">
        <w:rPr>
          <w:color w:val="ff0000"/>
          <w:rtl w:val="0"/>
        </w:rPr>
        <w:t xml:space="preserve"> </w:t>
      </w:r>
      <w:r w:rsidDel="00000000" w:rsidR="00000000" w:rsidRPr="00000000">
        <w:rPr>
          <w:rtl w:val="0"/>
        </w:rPr>
        <w:t xml:space="preserve"> (Formerly BCCD Question #1)</w:t>
      </w:r>
    </w:p>
    <w:p w:rsidR="00000000" w:rsidDel="00000000" w:rsidP="00000000" w:rsidRDefault="00000000" w:rsidRPr="00000000" w14:paraId="00000109">
      <w:pPr>
        <w:numPr>
          <w:ilvl w:val="1"/>
          <w:numId w:val="37"/>
        </w:numPr>
        <w:spacing w:after="0" w:afterAutospacing="0" w:before="0" w:beforeAutospacing="0" w:lineRule="auto"/>
        <w:ind w:left="1440" w:hanging="360"/>
        <w:rPr>
          <w:color w:val="ff0000"/>
          <w:u w:val="none"/>
        </w:rPr>
      </w:pPr>
      <w:r w:rsidDel="00000000" w:rsidR="00000000" w:rsidRPr="00000000">
        <w:rPr>
          <w:rtl w:val="0"/>
        </w:rPr>
        <w:t xml:space="preserve">Climate</w:t>
      </w:r>
    </w:p>
    <w:p w:rsidR="00000000" w:rsidDel="00000000" w:rsidP="00000000" w:rsidRDefault="00000000" w:rsidRPr="00000000" w14:paraId="0000010A">
      <w:pPr>
        <w:numPr>
          <w:ilvl w:val="1"/>
          <w:numId w:val="37"/>
        </w:numPr>
        <w:spacing w:after="0" w:afterAutospacing="0" w:before="0" w:beforeAutospacing="0" w:lineRule="auto"/>
        <w:ind w:left="1440" w:hanging="360"/>
        <w:rPr>
          <w:color w:val="ff0000"/>
          <w:u w:val="none"/>
        </w:rPr>
      </w:pPr>
      <w:r w:rsidDel="00000000" w:rsidR="00000000" w:rsidRPr="00000000">
        <w:rPr>
          <w:rtl w:val="0"/>
        </w:rPr>
        <w:t xml:space="preserve">Hydrology</w:t>
      </w:r>
    </w:p>
    <w:p w:rsidR="00000000" w:rsidDel="00000000" w:rsidP="00000000" w:rsidRDefault="00000000" w:rsidRPr="00000000" w14:paraId="0000010B">
      <w:pPr>
        <w:numPr>
          <w:ilvl w:val="1"/>
          <w:numId w:val="37"/>
        </w:numPr>
        <w:spacing w:after="0" w:afterAutospacing="0" w:before="0" w:beforeAutospacing="0" w:lineRule="auto"/>
        <w:ind w:left="1440" w:hanging="360"/>
        <w:rPr>
          <w:color w:val="ff0000"/>
          <w:u w:val="none"/>
        </w:rPr>
      </w:pPr>
      <w:r w:rsidDel="00000000" w:rsidR="00000000" w:rsidRPr="00000000">
        <w:rPr>
          <w:rtl w:val="0"/>
        </w:rPr>
        <w:t xml:space="preserve">How are current and historical trends and variability of carbon cycling linked to variation in soil nutrient availability and fluxes of nitrogen and phosphorus?</w:t>
      </w:r>
    </w:p>
    <w:p w:rsidR="00000000" w:rsidDel="00000000" w:rsidP="00000000" w:rsidRDefault="00000000" w:rsidRPr="00000000" w14:paraId="0000010C">
      <w:pPr>
        <w:numPr>
          <w:ilvl w:val="2"/>
          <w:numId w:val="37"/>
        </w:numPr>
        <w:spacing w:after="0" w:afterAutospacing="0" w:before="0" w:beforeAutospacing="0" w:lineRule="auto"/>
        <w:ind w:left="2160" w:hanging="360"/>
        <w:rPr>
          <w:color w:val="ff0000"/>
          <w:u w:val="none"/>
        </w:rPr>
      </w:pPr>
      <w:r w:rsidDel="00000000" w:rsidR="00000000" w:rsidRPr="00000000">
        <w:rPr>
          <w:rtl w:val="0"/>
        </w:rPr>
        <w:t xml:space="preserve">How do nitrogen and phosphorus limitations on tropical forest carbon stocks and fluxes vary across the tropics?</w:t>
      </w:r>
    </w:p>
    <w:p w:rsidR="00000000" w:rsidDel="00000000" w:rsidP="00000000" w:rsidRDefault="00000000" w:rsidRPr="00000000" w14:paraId="0000010D">
      <w:pPr>
        <w:numPr>
          <w:ilvl w:val="2"/>
          <w:numId w:val="37"/>
        </w:numPr>
        <w:spacing w:after="0" w:afterAutospacing="0" w:before="0" w:beforeAutospacing="0" w:lineRule="auto"/>
        <w:ind w:left="2160" w:hanging="360"/>
        <w:rPr>
          <w:color w:val="ff0000"/>
          <w:u w:val="none"/>
        </w:rPr>
      </w:pPr>
      <w:r w:rsidDel="00000000" w:rsidR="00000000" w:rsidRPr="00000000">
        <w:rPr>
          <w:rtl w:val="0"/>
        </w:rPr>
        <w:t xml:space="preserve">Does variation in land-use and land cover change within and between tropical continents affect nutrient dynamics and limitation</w:t>
      </w:r>
    </w:p>
    <w:p w:rsidR="00000000" w:rsidDel="00000000" w:rsidP="00000000" w:rsidRDefault="00000000" w:rsidRPr="00000000" w14:paraId="0000010E">
      <w:pPr>
        <w:numPr>
          <w:ilvl w:val="2"/>
          <w:numId w:val="37"/>
        </w:numPr>
        <w:spacing w:after="0" w:afterAutospacing="0" w:before="0" w:beforeAutospacing="0" w:lineRule="auto"/>
        <w:ind w:left="2160" w:hanging="360"/>
        <w:rPr>
          <w:color w:val="ff0000"/>
          <w:u w:val="none"/>
        </w:rPr>
      </w:pPr>
      <w:r w:rsidDel="00000000" w:rsidR="00000000" w:rsidRPr="00000000">
        <w:rPr>
          <w:rtl w:val="0"/>
        </w:rPr>
        <w:t xml:space="preserve">How does broader variation in soil physical and chemical properties interact with N and P limitations to control tropical forest productivity and carbon storage? </w:t>
      </w:r>
    </w:p>
    <w:p w:rsidR="00000000" w:rsidDel="00000000" w:rsidP="00000000" w:rsidRDefault="00000000" w:rsidRPr="00000000" w14:paraId="0000010F">
      <w:pPr>
        <w:numPr>
          <w:ilvl w:val="0"/>
          <w:numId w:val="37"/>
        </w:numPr>
        <w:spacing w:after="0" w:afterAutospacing="0" w:before="0" w:beforeAutospacing="0" w:lineRule="auto"/>
        <w:ind w:left="720" w:hanging="360"/>
        <w:rPr>
          <w:color w:val="ff0000"/>
          <w:u w:val="none"/>
        </w:rPr>
      </w:pPr>
      <w:commentRangeStart w:id="85"/>
      <w:r w:rsidDel="00000000" w:rsidR="00000000" w:rsidRPr="00000000">
        <w:rPr>
          <w:rtl w:val="0"/>
        </w:rPr>
        <w:t xml:space="preserve">How</w:t>
      </w:r>
      <w:commentRangeEnd w:id="85"/>
      <w:r w:rsidDel="00000000" w:rsidR="00000000" w:rsidRPr="00000000">
        <w:commentReference w:id="85"/>
      </w:r>
      <w:r w:rsidDel="00000000" w:rsidR="00000000" w:rsidRPr="00000000">
        <w:rPr>
          <w:rtl w:val="0"/>
        </w:rPr>
        <w:t xml:space="preserve"> do changing hydroperiods and river connectivity affect carbon (CO2/CH4) source/sink behavior of tropical flooded and wetland forests</w:t>
      </w:r>
      <w:commentRangeStart w:id="86"/>
      <w:r w:rsidDel="00000000" w:rsidR="00000000" w:rsidRPr="00000000">
        <w:rPr>
          <w:rtl w:val="0"/>
        </w:rPr>
        <w:t xml:space="preserve">?</w:t>
      </w:r>
      <w:commentRangeEnd w:id="86"/>
      <w:r w:rsidDel="00000000" w:rsidR="00000000" w:rsidRPr="00000000">
        <w:commentReference w:id="86"/>
      </w:r>
      <w:r w:rsidDel="00000000" w:rsidR="00000000" w:rsidRPr="00000000">
        <w:rPr>
          <w:rtl w:val="0"/>
        </w:rPr>
        <w:t xml:space="preserve"> (formerly BCCD Q#1a)</w:t>
      </w:r>
    </w:p>
    <w:p w:rsidR="00000000" w:rsidDel="00000000" w:rsidP="00000000" w:rsidRDefault="00000000" w:rsidRPr="00000000" w14:paraId="00000110">
      <w:pPr>
        <w:numPr>
          <w:ilvl w:val="1"/>
          <w:numId w:val="37"/>
        </w:numPr>
        <w:spacing w:after="0" w:afterAutospacing="0" w:before="0" w:beforeAutospacing="0" w:lineRule="auto"/>
        <w:ind w:left="1440" w:hanging="360"/>
        <w:rPr>
          <w:color w:val="ff0000"/>
          <w:u w:val="none"/>
        </w:rPr>
      </w:pPr>
      <w:r w:rsidDel="00000000" w:rsidR="00000000" w:rsidRPr="00000000">
        <w:rPr>
          <w:rtl w:val="0"/>
        </w:rPr>
        <w:t xml:space="preserve">What is the spatial distribution of soil carbon stocks across tropical forests, and how do climate and land-use change, edaphic controls, aboveground stocks, and biomass carbon residence time drive the variability in soil carbon stocks?</w:t>
      </w:r>
    </w:p>
    <w:p w:rsidR="00000000" w:rsidDel="00000000" w:rsidP="00000000" w:rsidRDefault="00000000" w:rsidRPr="00000000" w14:paraId="00000111">
      <w:pPr>
        <w:numPr>
          <w:ilvl w:val="1"/>
          <w:numId w:val="37"/>
        </w:numPr>
        <w:spacing w:after="0" w:afterAutospacing="0" w:before="0" w:beforeAutospacing="0" w:lineRule="auto"/>
        <w:ind w:left="1440" w:hanging="360"/>
        <w:rPr>
          <w:color w:val="ff0000"/>
          <w:u w:val="none"/>
        </w:rPr>
      </w:pPr>
      <w:r w:rsidDel="00000000" w:rsidR="00000000" w:rsidRPr="00000000">
        <w:rPr>
          <w:rtl w:val="0"/>
        </w:rPr>
        <w:t xml:space="preserve">How does variability in primary biological and physicochemical factors drive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fluxes from tropical inland waters, floodplains, and wetlands?</w:t>
      </w:r>
    </w:p>
    <w:p w:rsidR="00000000" w:rsidDel="00000000" w:rsidP="00000000" w:rsidRDefault="00000000" w:rsidRPr="00000000" w14:paraId="00000112">
      <w:pPr>
        <w:numPr>
          <w:ilvl w:val="0"/>
          <w:numId w:val="37"/>
        </w:numPr>
        <w:spacing w:after="0" w:afterAutospacing="0" w:before="0" w:beforeAutospacing="0" w:lineRule="auto"/>
        <w:ind w:left="720" w:hanging="360"/>
        <w:rPr>
          <w:color w:val="ff0000"/>
          <w:u w:val="none"/>
        </w:rPr>
      </w:pPr>
      <w:r w:rsidDel="00000000" w:rsidR="00000000" w:rsidRPr="00000000">
        <w:rPr>
          <w:rtl w:val="0"/>
        </w:rPr>
        <w:t xml:space="preserve">How can we quantify the long-term effects of CO2 fertilization by integrating data from previous/current long-term experiments? (Formerly MDS Question #1)</w:t>
      </w:r>
    </w:p>
    <w:p w:rsidR="00000000" w:rsidDel="00000000" w:rsidP="00000000" w:rsidRDefault="00000000" w:rsidRPr="00000000" w14:paraId="00000113">
      <w:pPr>
        <w:numPr>
          <w:ilvl w:val="1"/>
          <w:numId w:val="37"/>
        </w:numPr>
        <w:spacing w:after="240" w:before="0" w:beforeAutospacing="0" w:lineRule="auto"/>
        <w:ind w:left="1440" w:hanging="360"/>
        <w:rPr>
          <w:color w:val="ff0000"/>
          <w:u w:val="none"/>
        </w:rPr>
      </w:pPr>
      <w:r w:rsidDel="00000000" w:rsidR="00000000" w:rsidRPr="00000000">
        <w:rPr>
          <w:rtl w:val="0"/>
        </w:rPr>
        <w:t xml:space="preserve">What is the relative role of climate change, elevated CO</w:t>
      </w:r>
      <w:r w:rsidDel="00000000" w:rsidR="00000000" w:rsidRPr="00000000">
        <w:rPr>
          <w:vertAlign w:val="subscript"/>
          <w:rtl w:val="0"/>
        </w:rPr>
        <w:t xml:space="preserve">2</w:t>
      </w:r>
      <w:r w:rsidDel="00000000" w:rsidR="00000000" w:rsidRPr="00000000">
        <w:rPr>
          <w:rtl w:val="0"/>
        </w:rPr>
        <w:t xml:space="preserve">, nutrient deposition, and land cover on the current and historical trends in vegetation and soil carbon stocks, as well as carbon fluxes (photosynthesis, respiration)?</w:t>
      </w:r>
    </w:p>
    <w:p w:rsidR="00000000" w:rsidDel="00000000" w:rsidP="00000000" w:rsidRDefault="00000000" w:rsidRPr="00000000" w14:paraId="00000114">
      <w:pPr>
        <w:pStyle w:val="Heading3"/>
        <w:rPr/>
      </w:pPr>
      <w:bookmarkStart w:colFirst="0" w:colLast="0" w:name="_h53zsa9y2giw" w:id="12"/>
      <w:bookmarkEnd w:id="12"/>
      <w:r w:rsidDel="00000000" w:rsidR="00000000" w:rsidRPr="00000000">
        <w:rPr>
          <w:rtl w:val="0"/>
        </w:rPr>
        <w:t xml:space="preserve">2.2 Biodiversity</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Tropical forests store the largest amounts of aboveground carbon globally, as tropical trees absorb carbon from the atmosphere to build large, long-lasting or slow-decaying structures such as tree bark or root systems. Forest's potential for carbon sequestration is highly linked to its biological and functional diversity. Many experimental studies have found that more diverse assemblage of plants are more productive and hold higher carbon stocks (ref). The exact mechanisms contributing to this phenomenon are not clear. Species with </w:t>
      </w:r>
      <w:r w:rsidDel="00000000" w:rsidR="00000000" w:rsidRPr="00000000">
        <w:rPr>
          <w:rtl w:val="0"/>
        </w:rPr>
        <w:t xml:space="preserve">diverse traits</w:t>
      </w:r>
      <w:r w:rsidDel="00000000" w:rsidR="00000000" w:rsidRPr="00000000">
        <w:rPr>
          <w:rtl w:val="0"/>
        </w:rPr>
        <w:t xml:space="preserve"> and resource requirements may utilize a larger number of resources available in an ecosystem trout reduces competition, increased facilitation, or both, which leads to overall more efficient resource use.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Ecosystem service models do not always account for the effects of biodiversity. For example, Earth System Models (ESMs)  typically model terrestrial ecosystems using a small number of plant functional types and do not include biodiversity-carbon sequestration or biodiversity-productivity mechanisms (</w:t>
      </w:r>
      <w:commentRangeStart w:id="87"/>
      <w:r w:rsidDel="00000000" w:rsidR="00000000" w:rsidRPr="00000000">
        <w:rPr>
          <w:rtl w:val="0"/>
        </w:rPr>
        <w:t xml:space="preserve">ref</w:t>
      </w:r>
      <w:commentRangeEnd w:id="87"/>
      <w:r w:rsidDel="00000000" w:rsidR="00000000" w:rsidRPr="00000000">
        <w:commentReference w:id="87"/>
      </w:r>
      <w:r w:rsidDel="00000000" w:rsidR="00000000" w:rsidRPr="00000000">
        <w:rPr>
          <w:rtl w:val="0"/>
        </w:rPr>
        <w:t xml:space="preserve">).    </w:t>
      </w:r>
    </w:p>
    <w:p w:rsidR="00000000" w:rsidDel="00000000" w:rsidP="00000000" w:rsidRDefault="00000000" w:rsidRPr="00000000" w14:paraId="00000119">
      <w:pPr>
        <w:numPr>
          <w:ilvl w:val="0"/>
          <w:numId w:val="12"/>
        </w:numPr>
        <w:spacing w:after="0" w:afterAutospacing="0" w:before="240" w:lineRule="auto"/>
        <w:ind w:left="720" w:hanging="360"/>
        <w:rPr>
          <w:color w:val="ff0000"/>
          <w:u w:val="none"/>
        </w:rPr>
      </w:pPr>
      <w:commentRangeStart w:id="88"/>
      <w:r w:rsidDel="00000000" w:rsidR="00000000" w:rsidRPr="00000000">
        <w:rPr>
          <w:rtl w:val="0"/>
        </w:rPr>
        <w:t xml:space="preserve">How does geographic variation in</w:t>
      </w:r>
      <w:r w:rsidDel="00000000" w:rsidR="00000000" w:rsidRPr="00000000">
        <w:rPr>
          <w:b w:val="1"/>
          <w:rtl w:val="0"/>
        </w:rPr>
        <w:t xml:space="preserve"> tropical biodiversity </w:t>
      </w:r>
      <w:r w:rsidDel="00000000" w:rsidR="00000000" w:rsidRPr="00000000">
        <w:rPr>
          <w:rtl w:val="0"/>
        </w:rPr>
        <w:t xml:space="preserve">contribute to differences in carbon cycling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w:t>
      </w:r>
      <w:commentRangeEnd w:id="88"/>
      <w:r w:rsidDel="00000000" w:rsidR="00000000" w:rsidRPr="00000000">
        <w:commentReference w:id="88"/>
      </w:r>
      <w:r w:rsidDel="00000000" w:rsidR="00000000" w:rsidRPr="00000000">
        <w:rPr>
          <w:rtl w:val="0"/>
        </w:rPr>
        <w:t xml:space="preserve"> / </w:t>
      </w:r>
      <w:commentRangeStart w:id="89"/>
      <w:r w:rsidDel="00000000" w:rsidR="00000000" w:rsidRPr="00000000">
        <w:rPr>
          <w:rtl w:val="0"/>
        </w:rPr>
        <w:t xml:space="preserve">What is the role of biodiversity in driving spatial variation in tropical forest carbon stocks and fluxes?  </w:t>
      </w:r>
    </w:p>
    <w:p w:rsidR="00000000" w:rsidDel="00000000" w:rsidP="00000000" w:rsidRDefault="00000000" w:rsidRPr="00000000" w14:paraId="0000011A">
      <w:pPr>
        <w:numPr>
          <w:ilvl w:val="1"/>
          <w:numId w:val="12"/>
        </w:numPr>
        <w:spacing w:after="0" w:afterAutospacing="0" w:before="0" w:beforeAutospacing="0" w:lineRule="auto"/>
        <w:ind w:left="1440" w:hanging="360"/>
        <w:rPr>
          <w:color w:val="ff0000"/>
          <w:u w:val="none"/>
        </w:rPr>
      </w:pPr>
      <w:r w:rsidDel="00000000" w:rsidR="00000000" w:rsidRPr="00000000">
        <w:rPr>
          <w:rtl w:val="0"/>
        </w:rPr>
        <w:t xml:space="preserve">How does biodiversity covary with forest structure, function and abiotic variables that control tropical forest carbon stocks and fluxes within and among biogeographic regions in the tropics?  </w:t>
      </w:r>
    </w:p>
    <w:p w:rsidR="00000000" w:rsidDel="00000000" w:rsidP="00000000" w:rsidRDefault="00000000" w:rsidRPr="00000000" w14:paraId="0000011B">
      <w:pPr>
        <w:numPr>
          <w:ilvl w:val="1"/>
          <w:numId w:val="12"/>
        </w:numPr>
        <w:spacing w:after="0" w:afterAutospacing="0" w:before="0" w:beforeAutospacing="0" w:lineRule="auto"/>
        <w:ind w:left="1440" w:hanging="360"/>
        <w:rPr>
          <w:color w:val="ff0000"/>
          <w:u w:val="none"/>
        </w:rPr>
      </w:pPr>
      <w:r w:rsidDel="00000000" w:rsidR="00000000" w:rsidRPr="00000000">
        <w:rPr>
          <w:rtl w:val="0"/>
        </w:rPr>
        <w:t xml:space="preserve">How does variation in functional composition relate to variation in woody productivity (GPP, CUE, and allocation to wood production) and woody residence time, and thus to spatial variation in tropical forest biomass?</w:t>
      </w:r>
      <w:commentRangeEnd w:id="89"/>
      <w:r w:rsidDel="00000000" w:rsidR="00000000" w:rsidRPr="00000000">
        <w:commentReference w:id="89"/>
      </w:r>
      <w:r w:rsidDel="00000000" w:rsidR="00000000" w:rsidRPr="00000000">
        <w:rPr>
          <w:rtl w:val="0"/>
        </w:rPr>
      </w:r>
    </w:p>
    <w:p w:rsidR="00000000" w:rsidDel="00000000" w:rsidP="00000000" w:rsidRDefault="00000000" w:rsidRPr="00000000" w14:paraId="0000011C">
      <w:pPr>
        <w:numPr>
          <w:ilvl w:val="0"/>
          <w:numId w:val="12"/>
        </w:numPr>
        <w:spacing w:after="0" w:afterAutospacing="0" w:before="0" w:beforeAutospacing="0" w:lineRule="auto"/>
        <w:ind w:left="720" w:hanging="360"/>
        <w:rPr>
          <w:color w:val="ff0000"/>
          <w:u w:val="none"/>
        </w:rPr>
      </w:pPr>
      <w:r w:rsidDel="00000000" w:rsidR="00000000" w:rsidRPr="00000000">
        <w:rPr>
          <w:b w:val="1"/>
          <w:rtl w:val="0"/>
        </w:rPr>
        <w:t xml:space="preserve">How </w:t>
      </w:r>
      <w:commentRangeStart w:id="90"/>
      <w:r w:rsidDel="00000000" w:rsidR="00000000" w:rsidRPr="00000000">
        <w:rPr>
          <w:b w:val="1"/>
          <w:shd w:fill="ffe599" w:val="clear"/>
          <w:rtl w:val="0"/>
        </w:rPr>
        <w:t xml:space="preserve">does functional composition influence ecosystem processes and tropical forest vulnerability and resilience to environmental change</w:t>
      </w:r>
      <w:commentRangeEnd w:id="90"/>
      <w:r w:rsidDel="00000000" w:rsidR="00000000" w:rsidRPr="00000000">
        <w:commentReference w:id="90"/>
      </w:r>
      <w:r w:rsidDel="00000000" w:rsidR="00000000" w:rsidRPr="00000000">
        <w:rPr>
          <w:b w:val="1"/>
          <w:rtl w:val="0"/>
        </w:rPr>
        <w:t xml:space="preserve">? </w:t>
      </w:r>
      <w:r w:rsidDel="00000000" w:rsidR="00000000" w:rsidRPr="00000000">
        <w:rPr>
          <w:rtl w:val="0"/>
        </w:rPr>
        <w:t xml:space="preserve">(formerly ESFB #3)</w:t>
      </w:r>
    </w:p>
    <w:p w:rsidR="00000000" w:rsidDel="00000000" w:rsidP="00000000" w:rsidRDefault="00000000" w:rsidRPr="00000000" w14:paraId="0000011D">
      <w:pPr>
        <w:numPr>
          <w:ilvl w:val="1"/>
          <w:numId w:val="12"/>
        </w:numPr>
        <w:spacing w:after="0" w:afterAutospacing="0" w:before="0" w:beforeAutospacing="0" w:lineRule="auto"/>
        <w:ind w:left="1440" w:hanging="360"/>
        <w:rPr>
          <w:color w:val="ff0000"/>
          <w:u w:val="none"/>
        </w:rPr>
      </w:pPr>
      <w:r w:rsidDel="00000000" w:rsidR="00000000" w:rsidRPr="00000000">
        <w:rPr>
          <w:rtl w:val="0"/>
        </w:rPr>
        <w:t xml:space="preserve">How do tropical forest plant functional traits vary vertically and across forest types and environmental gradients? </w:t>
      </w:r>
    </w:p>
    <w:p w:rsidR="00000000" w:rsidDel="00000000" w:rsidP="00000000" w:rsidRDefault="00000000" w:rsidRPr="00000000" w14:paraId="0000011E">
      <w:pPr>
        <w:numPr>
          <w:ilvl w:val="1"/>
          <w:numId w:val="12"/>
        </w:numPr>
        <w:spacing w:after="0" w:afterAutospacing="0" w:before="0" w:beforeAutospacing="0" w:lineRule="auto"/>
        <w:ind w:left="1440" w:hanging="360"/>
        <w:rPr>
          <w:color w:val="ff0000"/>
          <w:u w:val="none"/>
        </w:rPr>
      </w:pPr>
      <w:r w:rsidDel="00000000" w:rsidR="00000000" w:rsidRPr="00000000">
        <w:rPr>
          <w:rtl w:val="0"/>
        </w:rPr>
        <w:t xml:space="preserve">How do species- and organismal-scale plant functional traits aggregate to ecosystem-scale functional composition (e.g., community-weighted means and variances of particular traits), and does this vary among tropical ecosystems? </w:t>
      </w:r>
    </w:p>
    <w:p w:rsidR="00000000" w:rsidDel="00000000" w:rsidP="00000000" w:rsidRDefault="00000000" w:rsidRPr="00000000" w14:paraId="0000011F">
      <w:pPr>
        <w:numPr>
          <w:ilvl w:val="1"/>
          <w:numId w:val="12"/>
        </w:numPr>
        <w:spacing w:after="0" w:afterAutospacing="0" w:before="0" w:beforeAutospacing="0" w:lineRule="auto"/>
        <w:ind w:left="1440" w:hanging="360"/>
        <w:rPr>
          <w:color w:val="ff0000"/>
          <w:u w:val="none"/>
        </w:rPr>
      </w:pPr>
      <w:r w:rsidDel="00000000" w:rsidR="00000000" w:rsidRPr="00000000">
        <w:rPr>
          <w:rtl w:val="0"/>
        </w:rPr>
        <w:t xml:space="preserve">How do tropical forest functional traits relate to interspecific variation in responses to spatial and temporal environmental variation, and how do these traits contribute to forest function?</w:t>
      </w:r>
    </w:p>
    <w:p w:rsidR="00000000" w:rsidDel="00000000" w:rsidP="00000000" w:rsidRDefault="00000000" w:rsidRPr="00000000" w14:paraId="00000120">
      <w:pPr>
        <w:numPr>
          <w:ilvl w:val="1"/>
          <w:numId w:val="12"/>
        </w:numPr>
        <w:spacing w:after="0" w:afterAutospacing="0" w:before="0" w:beforeAutospacing="0" w:lineRule="auto"/>
        <w:ind w:left="1440" w:hanging="360"/>
        <w:rPr>
          <w:color w:val="ff0000"/>
          <w:u w:val="none"/>
        </w:rPr>
      </w:pPr>
      <w:r w:rsidDel="00000000" w:rsidR="00000000" w:rsidRPr="00000000">
        <w:rPr>
          <w:rtl w:val="0"/>
        </w:rPr>
        <w:t xml:space="preserve">What are the plant functional traits that confer resilience to environmental change, and how do they vary across different forest types and environmental gradients?</w:t>
      </w:r>
    </w:p>
    <w:p w:rsidR="00000000" w:rsidDel="00000000" w:rsidP="00000000" w:rsidRDefault="00000000" w:rsidRPr="00000000" w14:paraId="00000121">
      <w:pPr>
        <w:numPr>
          <w:ilvl w:val="1"/>
          <w:numId w:val="12"/>
        </w:numPr>
        <w:spacing w:after="0" w:afterAutospacing="0" w:before="0" w:beforeAutospacing="0" w:lineRule="auto"/>
        <w:ind w:left="1440" w:hanging="360"/>
        <w:rPr>
          <w:color w:val="ff0000"/>
          <w:u w:val="none"/>
        </w:rPr>
      </w:pPr>
      <w:r w:rsidDel="00000000" w:rsidR="00000000" w:rsidRPr="00000000">
        <w:rPr>
          <w:rtl w:val="0"/>
        </w:rPr>
        <w:t xml:space="preserve">To what degree are changes in tropical carbon cycle dynamics caused by shifts in [woody plant] functional composition?</w:t>
      </w:r>
    </w:p>
    <w:p w:rsidR="00000000" w:rsidDel="00000000" w:rsidP="00000000" w:rsidRDefault="00000000" w:rsidRPr="00000000" w14:paraId="00000122">
      <w:pPr>
        <w:numPr>
          <w:ilvl w:val="0"/>
          <w:numId w:val="12"/>
        </w:numPr>
        <w:spacing w:after="0" w:afterAutospacing="0" w:before="0" w:beforeAutospacing="0" w:lineRule="auto"/>
        <w:ind w:left="720" w:hanging="360"/>
        <w:rPr>
          <w:color w:val="ff0000"/>
          <w:u w:val="none"/>
        </w:rPr>
      </w:pPr>
      <w:r w:rsidDel="00000000" w:rsidR="00000000" w:rsidRPr="00000000">
        <w:rPr>
          <w:b w:val="1"/>
          <w:rtl w:val="0"/>
        </w:rPr>
        <w:t xml:space="preserve">How does biodiversity, including plant-animal interactions, mediate the vulnerability or resilience of tropical forest carbon stocks and fluxes?</w:t>
      </w:r>
      <w:r w:rsidDel="00000000" w:rsidR="00000000" w:rsidRPr="00000000">
        <w:rPr>
          <w:rtl w:val="0"/>
        </w:rPr>
        <w:t xml:space="preserve"> (formerly ESFB #4)</w:t>
      </w:r>
    </w:p>
    <w:p w:rsidR="00000000" w:rsidDel="00000000" w:rsidP="00000000" w:rsidRDefault="00000000" w:rsidRPr="00000000" w14:paraId="00000123">
      <w:pPr>
        <w:numPr>
          <w:ilvl w:val="1"/>
          <w:numId w:val="12"/>
        </w:numPr>
        <w:spacing w:after="0" w:afterAutospacing="0" w:before="0" w:beforeAutospacing="0" w:lineRule="auto"/>
        <w:ind w:left="1440" w:hanging="360"/>
        <w:rPr>
          <w:color w:val="ff0000"/>
          <w:u w:val="none"/>
        </w:rPr>
      </w:pPr>
      <w:r w:rsidDel="00000000" w:rsidR="00000000" w:rsidRPr="00000000">
        <w:rPr>
          <w:rtl w:val="0"/>
        </w:rPr>
        <w:t xml:space="preserve">How well does variation in structural diversity, functional composition, and spectral diversity - mappable with remote sensing datasets - correspond to tropical plant, animal, and microbial taxonomic diversity?</w:t>
      </w:r>
    </w:p>
    <w:p w:rsidR="00000000" w:rsidDel="00000000" w:rsidP="00000000" w:rsidRDefault="00000000" w:rsidRPr="00000000" w14:paraId="00000124">
      <w:pPr>
        <w:numPr>
          <w:ilvl w:val="1"/>
          <w:numId w:val="12"/>
        </w:numPr>
        <w:spacing w:after="0" w:afterAutospacing="0" w:before="0" w:beforeAutospacing="0" w:lineRule="auto"/>
        <w:ind w:left="1440" w:hanging="360"/>
        <w:rPr>
          <w:color w:val="ff0000"/>
          <w:u w:val="none"/>
        </w:rPr>
      </w:pPr>
      <w:r w:rsidDel="00000000" w:rsidR="00000000" w:rsidRPr="00000000">
        <w:rPr>
          <w:rtl w:val="0"/>
        </w:rPr>
        <w:t xml:space="preserve">To what degree does biodiversity (including tree functional composition and diversity, liana abundance and composition, megafaunal abundance, abundance of seed-dispersing animals, microbial biodiversity, and diversity networks) contribute to explaining spatial variation in tropical forest carbon cycle dynamics?  </w:t>
      </w:r>
    </w:p>
    <w:p w:rsidR="00000000" w:rsidDel="00000000" w:rsidP="00000000" w:rsidRDefault="00000000" w:rsidRPr="00000000" w14:paraId="00000125">
      <w:pPr>
        <w:numPr>
          <w:ilvl w:val="1"/>
          <w:numId w:val="12"/>
        </w:numPr>
        <w:spacing w:after="0" w:afterAutospacing="0" w:before="0" w:beforeAutospacing="0" w:lineRule="auto"/>
        <w:ind w:left="1440" w:hanging="360"/>
        <w:rPr>
          <w:color w:val="ff0000"/>
          <w:u w:val="none"/>
        </w:rPr>
      </w:pPr>
      <w:r w:rsidDel="00000000" w:rsidR="00000000" w:rsidRPr="00000000">
        <w:rPr>
          <w:rtl w:val="0"/>
        </w:rPr>
        <w:t xml:space="preserve">How vulnerable or resilient are species interactions underpinning tropical forest function to climate and land-use change?</w:t>
      </w:r>
    </w:p>
    <w:p w:rsidR="00000000" w:rsidDel="00000000" w:rsidP="00000000" w:rsidRDefault="00000000" w:rsidRPr="00000000" w14:paraId="00000126">
      <w:pPr>
        <w:numPr>
          <w:ilvl w:val="0"/>
          <w:numId w:val="12"/>
        </w:numPr>
        <w:spacing w:after="0" w:afterAutospacing="0" w:before="0" w:beforeAutospacing="0" w:lineRule="auto"/>
        <w:ind w:left="720" w:hanging="360"/>
        <w:rPr>
          <w:color w:val="ff0000"/>
          <w:u w:val="none"/>
        </w:rPr>
      </w:pPr>
      <w:r w:rsidDel="00000000" w:rsidR="00000000" w:rsidRPr="00000000">
        <w:rPr>
          <w:b w:val="1"/>
          <w:rtl w:val="0"/>
        </w:rPr>
        <w:t xml:space="preserve">What are the major dimensions or axes of tropical plant life strategies (e.g., physiological traits, drought tolerance strategies, structural allocation) functional trait variation that need to be captured in models to understand spatial variation in plant functional composition today and compositional shifts under global change?</w:t>
      </w:r>
      <w:r w:rsidDel="00000000" w:rsidR="00000000" w:rsidRPr="00000000">
        <w:rPr>
          <w:rtl w:val="0"/>
        </w:rPr>
        <w:t xml:space="preserve"> (formerly MDS #2, before which it was an ESFB question)</w:t>
      </w:r>
    </w:p>
    <w:p w:rsidR="00000000" w:rsidDel="00000000" w:rsidP="00000000" w:rsidRDefault="00000000" w:rsidRPr="00000000" w14:paraId="00000127">
      <w:pPr>
        <w:numPr>
          <w:ilvl w:val="1"/>
          <w:numId w:val="12"/>
        </w:numPr>
        <w:spacing w:after="0" w:afterAutospacing="0" w:before="0" w:beforeAutospacing="0" w:lineRule="auto"/>
        <w:ind w:left="1440" w:hanging="360"/>
        <w:rPr>
          <w:color w:val="ff0000"/>
          <w:u w:val="none"/>
        </w:rPr>
      </w:pPr>
      <w:r w:rsidDel="00000000" w:rsidR="00000000" w:rsidRPr="00000000">
        <w:rPr>
          <w:rtl w:val="0"/>
        </w:rPr>
        <w:t xml:space="preserve">What are the functional properties (trait distributions) of forests on different continents, and how do differences in these trait distributions and trade-offs between traits affect forest responses to extreme events, climate change, and land use change on different continents?</w:t>
      </w:r>
    </w:p>
    <w:p w:rsidR="00000000" w:rsidDel="00000000" w:rsidP="00000000" w:rsidRDefault="00000000" w:rsidRPr="00000000" w14:paraId="00000128">
      <w:pPr>
        <w:numPr>
          <w:ilvl w:val="1"/>
          <w:numId w:val="12"/>
        </w:numPr>
        <w:spacing w:after="240" w:before="0" w:beforeAutospacing="0" w:lineRule="auto"/>
        <w:ind w:left="1440" w:hanging="360"/>
        <w:rPr>
          <w:color w:val="ff0000"/>
          <w:u w:val="none"/>
        </w:rPr>
      </w:pPr>
      <w:r w:rsidDel="00000000" w:rsidR="00000000" w:rsidRPr="00000000">
        <w:rPr>
          <w:rtl w:val="0"/>
        </w:rPr>
        <w:t xml:space="preserve">How sensitive are land model projections to different parameterizations of plant functional diversity (e.g., pantropical vs. continent-specific diversity parameterizations)?</w:t>
      </w:r>
    </w:p>
    <w:p w:rsidR="00000000" w:rsidDel="00000000" w:rsidP="00000000" w:rsidRDefault="00000000" w:rsidRPr="00000000" w14:paraId="00000129">
      <w:pPr>
        <w:spacing w:after="240" w:before="240" w:lineRule="auto"/>
        <w:ind w:left="0" w:firstLine="0"/>
        <w:rPr/>
      </w:pPr>
      <w:r w:rsidDel="00000000" w:rsidR="00000000" w:rsidRPr="00000000">
        <w:rPr>
          <w:rtl w:val="0"/>
        </w:rPr>
        <w:t xml:space="preserve">Genetic adaption - too slow; </w:t>
      </w:r>
      <w:commentRangeStart w:id="91"/>
      <w:r w:rsidDel="00000000" w:rsidR="00000000" w:rsidRPr="00000000">
        <w:rPr>
          <w:rtl w:val="0"/>
        </w:rPr>
        <w:t xml:space="preserve">Migration - too slow</w:t>
      </w:r>
      <w:commentRangeEnd w:id="91"/>
      <w:r w:rsidDel="00000000" w:rsidR="00000000" w:rsidRPr="00000000">
        <w:commentReference w:id="91"/>
      </w:r>
      <w:r w:rsidDel="00000000" w:rsidR="00000000" w:rsidRPr="00000000">
        <w:rPr>
          <w:rtl w:val="0"/>
        </w:rPr>
        <w:t xml:space="preserve">; Acclimation - large knowledge gaps.  Need PANGEA to fill these knowledge gaps at landscape scales that capture the heterogeneity of responses</w:t>
      </w:r>
    </w:p>
    <w:p w:rsidR="00000000" w:rsidDel="00000000" w:rsidP="00000000" w:rsidRDefault="00000000" w:rsidRPr="00000000" w14:paraId="0000012A">
      <w:pPr>
        <w:pStyle w:val="Heading3"/>
        <w:rPr/>
      </w:pPr>
      <w:bookmarkStart w:colFirst="0" w:colLast="0" w:name="_stmvw8hd42mo" w:id="13"/>
      <w:bookmarkEnd w:id="13"/>
      <w:r w:rsidDel="00000000" w:rsidR="00000000" w:rsidRPr="00000000">
        <w:rPr>
          <w:rtl w:val="0"/>
        </w:rPr>
        <w:t xml:space="preserve">2.3 Climate Interactions and Feedbacks</w:t>
      </w:r>
    </w:p>
    <w:p w:rsidR="00000000" w:rsidDel="00000000" w:rsidP="00000000" w:rsidRDefault="00000000" w:rsidRPr="00000000" w14:paraId="0000012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Climate interactions and feedbacks facilitate key exchanges of carbon, water, and energy between the terrestrial biosphere and the atmosphere. Rainfall, atmospheric demand for moisture, radiation, and temperature influence vegetation function, structure, and resilience to disturbances (Gentine et al., 2018; 2019). In turn, this influences photosynthesis, respiration, and long-term carbon storage as vegetation choose different growth strategies to respond to these background climatic conditions. For example,  tropical forests are near their thermal tolerance limit, with photosynthesis rates decreasing sharply at temperatures above 32-35°C  as photosynthetic machinery declines and photoinhibition occurs (</w:t>
      </w:r>
      <w:hyperlink r:id="rId10">
        <w:r w:rsidDel="00000000" w:rsidR="00000000" w:rsidRPr="00000000">
          <w:rPr>
            <w:rFonts w:ascii="Times New Roman" w:cs="Times New Roman" w:eastAsia="Times New Roman" w:hAnsi="Times New Roman"/>
            <w:color w:val="1155cc"/>
            <w:sz w:val="24"/>
            <w:szCs w:val="24"/>
            <w:u w:val="single"/>
            <w:rtl w:val="0"/>
          </w:rPr>
          <w:t xml:space="preserve">Doughty &amp; Goulden, 2008</w:t>
        </w:r>
      </w:hyperlink>
      <w:r w:rsidDel="00000000" w:rsidR="00000000" w:rsidRPr="00000000">
        <w:rPr>
          <w:rtl w:val="0"/>
        </w:rPr>
        <w:t xml:space="preserve">; </w:t>
      </w:r>
      <w:hyperlink r:id="rId11">
        <w:r w:rsidDel="00000000" w:rsidR="00000000" w:rsidRPr="00000000">
          <w:rPr>
            <w:rFonts w:ascii="Times New Roman" w:cs="Times New Roman" w:eastAsia="Times New Roman" w:hAnsi="Times New Roman"/>
            <w:color w:val="1155cc"/>
            <w:sz w:val="24"/>
            <w:szCs w:val="24"/>
            <w:u w:val="single"/>
            <w:rtl w:val="0"/>
          </w:rPr>
          <w:t xml:space="preserve">Doughty et al., 2023</w:t>
        </w:r>
      </w:hyperlink>
      <w:r w:rsidDel="00000000" w:rsidR="00000000" w:rsidRPr="00000000">
        <w:rPr>
          <w:rFonts w:ascii="Times New Roman" w:cs="Times New Roman" w:eastAsia="Times New Roman" w:hAnsi="Times New Roman"/>
          <w:sz w:val="24"/>
          <w:szCs w:val="24"/>
          <w:rtl w:val="0"/>
        </w:rPr>
        <w:t xml:space="preserve">). Meanwhile,</w:t>
      </w:r>
      <w:r w:rsidDel="00000000" w:rsidR="00000000" w:rsidRPr="00000000">
        <w:rPr>
          <w:rFonts w:ascii="Times New Roman" w:cs="Times New Roman" w:eastAsia="Times New Roman" w:hAnsi="Times New Roman"/>
          <w:sz w:val="24"/>
          <w:szCs w:val="24"/>
          <w:rtl w:val="0"/>
        </w:rPr>
        <w:t xml:space="preserve"> tropical forests are able to alter surface properties, including land surface albedo, latent and sensible heat fluxes, and roughness, which in turn exerts biophysical climate feedbacks </w:t>
      </w:r>
      <w:hyperlink r:id="rId12">
        <w:r w:rsidDel="00000000" w:rsidR="00000000" w:rsidRPr="00000000">
          <w:rPr>
            <w:rFonts w:ascii="Times New Roman" w:cs="Times New Roman" w:eastAsia="Times New Roman" w:hAnsi="Times New Roman"/>
            <w:color w:val="1155cc"/>
            <w:sz w:val="24"/>
            <w:szCs w:val="24"/>
            <w:u w:val="single"/>
            <w:rtl w:val="0"/>
          </w:rPr>
          <w:t xml:space="preserve">(Bonan 2008; Lee et al. 2011; Chen et al. 2020</w:t>
        </w:r>
      </w:hyperlink>
      <w:r w:rsidDel="00000000" w:rsidR="00000000" w:rsidRPr="00000000">
        <w:rPr>
          <w:rFonts w:ascii="Times New Roman" w:cs="Times New Roman" w:eastAsia="Times New Roman" w:hAnsi="Times New Roman"/>
          <w:sz w:val="24"/>
          <w:szCs w:val="24"/>
          <w:rtl w:val="0"/>
        </w:rPr>
        <w:t xml:space="preserve">). For example, moisture recycling from tropical rainforests influences the onset and timing of their own rainy seasons and provides large proportions of atmospheric moisture for rainfall not just locally but also for regions downwind (Wright et al., 2017, Sori et al., 2022, Worden et al., 2021, van der Ent et al., 2010, Staal et al., 2018, </w:t>
      </w:r>
      <w:hyperlink r:id="rId13">
        <w:r w:rsidDel="00000000" w:rsidR="00000000" w:rsidRPr="00000000">
          <w:rPr>
            <w:rFonts w:ascii="Times New Roman" w:cs="Times New Roman" w:eastAsia="Times New Roman" w:hAnsi="Times New Roman"/>
            <w:color w:val="1155cc"/>
            <w:sz w:val="24"/>
            <w:szCs w:val="24"/>
            <w:u w:val="single"/>
            <w:rtl w:val="0"/>
          </w:rPr>
          <w:t xml:space="preserve">Betts and Silva Dias 2010; Suni et al. 2015; Gentine et al. 2019; Weber et al. 2024</w:t>
        </w:r>
      </w:hyperlink>
      <w:r w:rsidDel="00000000" w:rsidR="00000000" w:rsidRPr="00000000">
        <w:rPr>
          <w:rFonts w:ascii="Times New Roman" w:cs="Times New Roman" w:eastAsia="Times New Roman" w:hAnsi="Times New Roman"/>
          <w:sz w:val="24"/>
          <w:szCs w:val="24"/>
          <w:rtl w:val="0"/>
        </w:rPr>
        <w:t xml:space="preserve">).  Additionally, forest rooting systems and soil texture will regulate soil moisture </w:t>
      </w:r>
      <w:hyperlink r:id="rId14">
        <w:r w:rsidDel="00000000" w:rsidR="00000000" w:rsidRPr="00000000">
          <w:rPr>
            <w:rFonts w:ascii="Times New Roman" w:cs="Times New Roman" w:eastAsia="Times New Roman" w:hAnsi="Times New Roman"/>
            <w:color w:val="1155cc"/>
            <w:sz w:val="24"/>
            <w:szCs w:val="24"/>
            <w:u w:val="single"/>
            <w:rtl w:val="0"/>
          </w:rPr>
          <w:t xml:space="preserve">(Fan et al. 2017)</w:t>
        </w:r>
      </w:hyperlink>
      <w:r w:rsidDel="00000000" w:rsidR="00000000" w:rsidRPr="00000000">
        <w:rPr>
          <w:rFonts w:ascii="Times New Roman" w:cs="Times New Roman" w:eastAsia="Times New Roman" w:hAnsi="Times New Roman"/>
          <w:sz w:val="24"/>
          <w:szCs w:val="24"/>
          <w:rtl w:val="0"/>
        </w:rPr>
        <w:t xml:space="preserve">, exerting strong impacts on surface energy and water balances </w:t>
      </w:r>
      <w:hyperlink r:id="rId15">
        <w:r w:rsidDel="00000000" w:rsidR="00000000" w:rsidRPr="00000000">
          <w:rPr>
            <w:rFonts w:ascii="Times New Roman" w:cs="Times New Roman" w:eastAsia="Times New Roman" w:hAnsi="Times New Roman"/>
            <w:color w:val="1155cc"/>
            <w:sz w:val="24"/>
            <w:szCs w:val="24"/>
            <w:u w:val="single"/>
            <w:rtl w:val="0"/>
          </w:rPr>
          <w:t xml:space="preserve">(Seneviratne et al. 2010; Zhou et al. 2021)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large spatial and temporal variability in interactions between climate and forest ecosystems on both sub-continental and pantropical scales exists, which is not adequately captured by current observations of carbon, water, and energy. For example, current satellite-based, reanalysis, and model estimates of carbon assimilation, precipitation and evapotranspiration estimates display large variations in seasonality and magnitude (e.g., Baker et al., 2021, Crowhurst et al., 2021, Weerasinghe et al., 2020, Pan et al., 2020, </w:t>
      </w:r>
      <w:hyperlink r:id="rId16">
        <w:r w:rsidDel="00000000" w:rsidR="00000000" w:rsidRPr="00000000">
          <w:rPr>
            <w:rFonts w:ascii="Times New Roman" w:cs="Times New Roman" w:eastAsia="Times New Roman" w:hAnsi="Times New Roman"/>
            <w:color w:val="1155cc"/>
            <w:sz w:val="24"/>
            <w:szCs w:val="24"/>
            <w:u w:val="single"/>
            <w:rtl w:val="0"/>
          </w:rPr>
          <w:t xml:space="preserve">Zhang and Ye 2021</w:t>
        </w:r>
      </w:hyperlink>
      <w:r w:rsidDel="00000000" w:rsidR="00000000" w:rsidRPr="00000000">
        <w:rPr>
          <w:rFonts w:ascii="Times New Roman" w:cs="Times New Roman" w:eastAsia="Times New Roman" w:hAnsi="Times New Roman"/>
          <w:sz w:val="24"/>
          <w:szCs w:val="24"/>
          <w:rtl w:val="0"/>
        </w:rPr>
        <w:t xml:space="preserve">). This is in part due to inadequate ground-based observations needed to constrain these estimates, large proportions of clouds that interferes with satellite-based estimates, and heavy parameterization of key processes that affect these cycles (</w:t>
      </w:r>
      <w:hyperlink r:id="rId17">
        <w:r w:rsidDel="00000000" w:rsidR="00000000" w:rsidRPr="00000000">
          <w:rPr>
            <w:rFonts w:ascii="Times New Roman" w:cs="Times New Roman" w:eastAsia="Times New Roman" w:hAnsi="Times New Roman"/>
            <w:color w:val="1155cc"/>
            <w:sz w:val="24"/>
            <w:szCs w:val="24"/>
            <w:u w:val="single"/>
            <w:rtl w:val="0"/>
          </w:rPr>
          <w:t xml:space="preserve">Fisher et al., 2009</w:t>
        </w:r>
      </w:hyperlink>
      <w:r w:rsidDel="00000000" w:rsidR="00000000" w:rsidRPr="00000000">
        <w:rPr>
          <w:rFonts w:ascii="Times New Roman" w:cs="Times New Roman" w:eastAsia="Times New Roman" w:hAnsi="Times New Roman"/>
          <w:sz w:val="24"/>
          <w:szCs w:val="24"/>
          <w:rtl w:val="0"/>
        </w:rPr>
        <w:t xml:space="preserve">, Sibret et al., 2022, Alsdorf et al., 2016, Lopez-Ballesteros et al., 2018, insert cloud and parameterization references here).</w:t>
      </w:r>
    </w:p>
    <w:p w:rsidR="00000000" w:rsidDel="00000000" w:rsidP="00000000" w:rsidRDefault="00000000" w:rsidRPr="00000000" w14:paraId="0000012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PANGEA stands as the first cross-continental initiative to better understand these complex interactions between tropical forests and climate systems. This includes investigating and quantifying the extent to which these interactions are distinct both within and between the major tropical rainforests (e.g., Amazon, Congo, and east Asian).</w:t>
      </w:r>
    </w:p>
    <w:p w:rsidR="00000000" w:rsidDel="00000000" w:rsidP="00000000" w:rsidRDefault="00000000" w:rsidRPr="00000000" w14:paraId="0000012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particular, we aim to address the following scientific questions related to climate-feedback interactions: </w:t>
      </w:r>
      <w:r w:rsidDel="00000000" w:rsidR="00000000" w:rsidRPr="00000000">
        <w:rPr>
          <w:rtl w:val="0"/>
        </w:rPr>
      </w:r>
    </w:p>
    <w:p w:rsidR="00000000" w:rsidDel="00000000" w:rsidP="00000000" w:rsidRDefault="00000000" w:rsidRPr="00000000" w14:paraId="00000130">
      <w:pPr>
        <w:numPr>
          <w:ilvl w:val="0"/>
          <w:numId w:val="9"/>
        </w:numPr>
        <w:spacing w:after="0" w:afterAutospacing="0" w:before="240"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How do tropical forests alter land surface biophysical properties, which in turn influences the strength of land-atmosphere feedback and teleconnections</w:t>
      </w:r>
      <w:commentRangeStart w:id="92"/>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within and </w:t>
      </w:r>
      <w:commentRangeEnd w:id="92"/>
      <w:r w:rsidDel="00000000" w:rsidR="00000000" w:rsidRPr="00000000">
        <w:commentReference w:id="92"/>
      </w:r>
      <w:r w:rsidDel="00000000" w:rsidR="00000000" w:rsidRPr="00000000">
        <w:rPr>
          <w:rFonts w:ascii="Times New Roman" w:cs="Times New Roman" w:eastAsia="Times New Roman" w:hAnsi="Times New Roman"/>
          <w:b w:val="1"/>
          <w:sz w:val="24"/>
          <w:szCs w:val="24"/>
          <w:rtl w:val="0"/>
        </w:rPr>
        <w:t xml:space="preserve">across continents?</w:t>
      </w:r>
    </w:p>
    <w:p w:rsidR="00000000" w:rsidDel="00000000" w:rsidP="00000000" w:rsidRDefault="00000000" w:rsidRPr="00000000" w14:paraId="00000131">
      <w:pPr>
        <w:numPr>
          <w:ilvl w:val="1"/>
          <w:numId w:val="9"/>
        </w:numPr>
        <w:spacing w:after="0" w:afterAutospacing="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How do surface biophysical properties affect local and regional weather and climate? </w:t>
      </w:r>
    </w:p>
    <w:p w:rsidR="00000000" w:rsidDel="00000000" w:rsidP="00000000" w:rsidRDefault="00000000" w:rsidRPr="00000000" w14:paraId="00000132">
      <w:pPr>
        <w:numPr>
          <w:ilvl w:val="1"/>
          <w:numId w:val="9"/>
        </w:numPr>
        <w:spacing w:after="0" w:afterAutospacing="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How does tropical vegetation affect the seasonality of the land-surface energy balance, water exchange, and carbon fluxes, and their feedbacks with the climate? </w:t>
      </w:r>
    </w:p>
    <w:p w:rsidR="00000000" w:rsidDel="00000000" w:rsidP="00000000" w:rsidRDefault="00000000" w:rsidRPr="00000000" w14:paraId="00000133">
      <w:pPr>
        <w:numPr>
          <w:ilvl w:val="0"/>
          <w:numId w:val="9"/>
        </w:numPr>
        <w:spacing w:after="0" w:afterAutospacing="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What are the direct and indirect hydroclimate controls on tropical forests and how does this influence the fragility of their ecosystem carbon balance? </w:t>
      </w:r>
    </w:p>
    <w:p w:rsidR="00000000" w:rsidDel="00000000" w:rsidP="00000000" w:rsidRDefault="00000000" w:rsidRPr="00000000" w14:paraId="00000134">
      <w:pPr>
        <w:numPr>
          <w:ilvl w:val="1"/>
          <w:numId w:val="9"/>
        </w:numPr>
        <w:ind w:left="1440" w:hanging="360"/>
        <w:rPr>
          <w:rFonts w:ascii="Times New Roman" w:cs="Times New Roman" w:eastAsia="Times New Roman" w:hAnsi="Times New Roman"/>
          <w:b w:val="1"/>
          <w:sz w:val="24"/>
          <w:szCs w:val="24"/>
        </w:rPr>
      </w:pPr>
      <w:r w:rsidDel="00000000" w:rsidR="00000000" w:rsidRPr="00000000">
        <w:rPr>
          <w:rtl w:val="0"/>
        </w:rPr>
        <w:t xml:space="preserve">What are the differences in hydrological controls on the terrestrial carbon cycle between the Amazon and the Congo? </w:t>
      </w:r>
    </w:p>
    <w:p w:rsidR="00000000" w:rsidDel="00000000" w:rsidP="00000000" w:rsidRDefault="00000000" w:rsidRPr="00000000" w14:paraId="00000135">
      <w:pPr>
        <w:numPr>
          <w:ilvl w:val="1"/>
          <w:numId w:val="9"/>
        </w:numPr>
        <w:ind w:left="1440" w:hanging="360"/>
        <w:rPr>
          <w:rFonts w:ascii="Times New Roman" w:cs="Times New Roman" w:eastAsia="Times New Roman" w:hAnsi="Times New Roman"/>
          <w:b w:val="1"/>
          <w:sz w:val="24"/>
          <w:szCs w:val="24"/>
        </w:rPr>
      </w:pPr>
      <w:r w:rsidDel="00000000" w:rsidR="00000000" w:rsidRPr="00000000">
        <w:rPr>
          <w:rtl w:val="0"/>
        </w:rPr>
        <w:t xml:space="preserve">Are there key hydrological thresholds, such as critical soil moisture levels, and/or elevated temperatures that limit forest photosynthesis and sustainability, varying within and between tropical continents?</w:t>
      </w:r>
      <w:r w:rsidDel="00000000" w:rsidR="00000000" w:rsidRPr="00000000">
        <w:rPr>
          <w:rtl w:val="0"/>
        </w:rPr>
      </w:r>
    </w:p>
    <w:p w:rsidR="00000000" w:rsidDel="00000000" w:rsidP="00000000" w:rsidRDefault="00000000" w:rsidRPr="00000000" w14:paraId="00000136">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Tropical forests → land surface biophysical properties → land-atmosphere feedbacks</w:t>
      </w:r>
    </w:p>
    <w:p w:rsidR="00000000" w:rsidDel="00000000" w:rsidP="00000000" w:rsidRDefault="00000000" w:rsidRPr="00000000" w14:paraId="0000013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Albedo, surface fluxes, surface roughness, surface temperatures (perhaps through relative influence of SSHF vs SLHF) </w:t>
      </w:r>
    </w:p>
    <w:p w:rsidR="00000000" w:rsidDel="00000000" w:rsidP="00000000" w:rsidRDefault="00000000" w:rsidRPr="00000000" w14:paraId="0000013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Hydroclimate controls on tropicals and how it influences fragility of ecosystem carbon balance? </w:t>
      </w:r>
    </w:p>
    <w:p w:rsidR="00000000" w:rsidDel="00000000" w:rsidP="00000000" w:rsidRDefault="00000000" w:rsidRPr="00000000" w14:paraId="0000013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availability/loss via VPD and soil moisture (and their interactions), flooding, distribution of evaporation vs transpiration in ET, windthrow, storms, nutrient/soil organic matter transport via rivers or rainfall washing off nutrients from leaves, moisture recycling, topography influence in moisture distribution/storms, large-scale temperature gradients influencing moisture transport</w:t>
      </w:r>
    </w:p>
    <w:p w:rsidR="00000000" w:rsidDel="00000000" w:rsidP="00000000" w:rsidRDefault="00000000" w:rsidRPr="00000000" w14:paraId="0000013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we know in the Amazon (including sub-variability within the basin and comparisons to the Amazon) </w:t>
      </w:r>
    </w:p>
    <w:p w:rsidR="00000000" w:rsidDel="00000000" w:rsidP="00000000" w:rsidRDefault="00000000" w:rsidRPr="00000000" w14:paraId="000001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we know in the Congo (including sub-variability within the basin and comparisons to the Amazon)</w:t>
      </w:r>
    </w:p>
    <w:p w:rsidR="00000000" w:rsidDel="00000000" w:rsidP="00000000" w:rsidRDefault="00000000" w:rsidRPr="00000000" w14:paraId="0000014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Higher elevations mean that temperatures are generally cooler in the Congo than in the Amazon. Rare ground-based data shows increases in temperature. Re-analysis and satellite-based data shows ecosystem level increases in temperature. This will directly affect vegetation through heat stress, changing evaporation, altering photosynthesis, . Indirect effects of temperature: Land-ocean temperature gradients influence moisture brought into the region from the Atlantic Ocean, Indian Ocean, and other parts of Africa by altering the strength of zonal overturning circulation systems such as the Congo Basin Cell and Walker Circulations. Meridional land temperature gradients influence meridional winds (AEJ-N/AEJ-S) which control rainfall over the region. They also influence moisture drawn out of the region towards due to meridional overturning circulations that themselves are controlled by heat lows (Sahara heat low, Kalahari/Angola heat lows) and the AEJ (in particular, the AEJ-N, less so the AEJ-S). This moisture availability and influence on dynamical systems in turn controls precipitation as well as atmospheric instability/thermodynamic structure important for MCSs, which provide most of the rainfall for the region.</w:t>
      </w:r>
    </w:p>
    <w:p w:rsidR="00000000" w:rsidDel="00000000" w:rsidP="00000000" w:rsidRDefault="00000000" w:rsidRPr="00000000" w14:paraId="0000014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Vapor pressure deficit: Congo basin is dryer than the Amazon, which can </w:t>
      </w:r>
    </w:p>
    <w:p w:rsidR="00000000" w:rsidDel="00000000" w:rsidP="00000000" w:rsidRDefault="00000000" w:rsidRPr="00000000" w14:paraId="0000014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climate disturbances (current and legacy effects from far past climate variations) versus changes to those disturbances</w:t>
      </w:r>
    </w:p>
    <w:p w:rsidR="00000000" w:rsidDel="00000000" w:rsidP="00000000" w:rsidRDefault="00000000" w:rsidRPr="00000000" w14:paraId="0000014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controls precipitation? Or flooding? Or changes in river discharge? Or fog/mist for leaf interception of water/radiation changes</w:t>
      </w:r>
    </w:p>
    <w:p w:rsidR="00000000" w:rsidDel="00000000" w:rsidP="00000000" w:rsidRDefault="00000000" w:rsidRPr="00000000" w14:paraId="0000014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Differences in water cycle - rain gauges, discharge, - point to existing observations </w:t>
      </w:r>
    </w:p>
    <w:p w:rsidR="00000000" w:rsidDel="00000000" w:rsidP="00000000" w:rsidRDefault="00000000" w:rsidRPr="00000000" w14:paraId="0000014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in atmospheric modeling - </w:t>
      </w:r>
    </w:p>
    <w:p w:rsidR="00000000" w:rsidDel="00000000" w:rsidP="00000000" w:rsidRDefault="00000000" w:rsidRPr="00000000" w14:paraId="0000014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Clouds and aerosols?</w:t>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Topography influence on climate - temperature, atmospheric moisture being trapped or unable to enter, alterations in energy reflection, absorption, refraction, where surface water comes from/goes</w:t>
      </w:r>
    </w:p>
    <w:p w:rsidR="00000000" w:rsidDel="00000000" w:rsidP="00000000" w:rsidRDefault="00000000" w:rsidRPr="00000000" w14:paraId="0000014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 - what content should be included within (data to be collected, models to be used, etc, is the organization of this section matching what should be done)</w:t>
      </w:r>
    </w:p>
    <w:p w:rsidR="00000000" w:rsidDel="00000000" w:rsidP="00000000" w:rsidRDefault="00000000" w:rsidRPr="00000000" w14:paraId="0000014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tropical forests are increasingly threatened by confluence of environmental stressors such as climate change, extreme weather events, and changes in land cover and land use, triggering complex feedback mechanisms that extend far beyond the affected areas. These stressors not only disrupt the functionality of tropical forest ecosystems but also undermine their ability to provide essential services and maintain resilience in the face of ongoing environmental change.</w:t>
      </w:r>
    </w:p>
    <w:p w:rsidR="00000000" w:rsidDel="00000000" w:rsidP="00000000" w:rsidRDefault="00000000" w:rsidRPr="00000000" w14:paraId="0000014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instance, deforestation promotes changes in rainfall patterns, impacting regional water availability. The ability of tropical continents to absorb carbon from the atmosphere has been decreasing in recent decades, directly affecting the atmospheric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concentration and climate. Understanding the complex feedbacks and interactions associated with these stressors is pressing. PANGEA stands as the first cross-continental initiative to better understand the complex interactions between tropical forests and climate systems and their roles in regulating the Earth's environmental systems.</w:t>
      </w:r>
    </w:p>
    <w:p w:rsidR="00000000" w:rsidDel="00000000" w:rsidP="00000000" w:rsidRDefault="00000000" w:rsidRPr="00000000" w14:paraId="0000014E">
      <w:pPr>
        <w:numPr>
          <w:ilvl w:val="0"/>
          <w:numId w:val="6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identify crucial gaps in our understanding of climate interactions and feedbacks by assessing what aspects of these complex Earth system dynamics are currently observable with various remote sensing techniques, like ground, lidar, radar, hyperspectral, and multispectral sensors across different platforms (geostationary, polar-orbiting, etc.). By highlighting critical gaps in our ability to gather information about space, time, the spectrum, and biophysical properties, we can address those gaps, or inform the development of new sensor technologies and data analysis methods. By filling these knowledge gaps in representing climate interactions with improved remote sensing capabilities, we will ultimately improve our understanding of a changing planet, leading to more robust climate models. Climate feedbacks and interactions studies for PANGEA will address the overarching questions: </w:t>
      </w:r>
      <w:r w:rsidDel="00000000" w:rsidR="00000000" w:rsidRPr="00000000">
        <w:rPr>
          <w:rFonts w:ascii="Times New Roman" w:cs="Times New Roman" w:eastAsia="Times New Roman" w:hAnsi="Times New Roman"/>
          <w:b w:val="1"/>
          <w:sz w:val="24"/>
          <w:szCs w:val="24"/>
          <w:rtl w:val="0"/>
        </w:rPr>
        <w:t xml:space="preserve">How do changes in </w:t>
      </w:r>
      <w:commentRangeStart w:id="93"/>
      <w:r w:rsidDel="00000000" w:rsidR="00000000" w:rsidRPr="00000000">
        <w:rPr>
          <w:rFonts w:ascii="Times New Roman" w:cs="Times New Roman" w:eastAsia="Times New Roman" w:hAnsi="Times New Roman"/>
          <w:b w:val="1"/>
          <w:sz w:val="24"/>
          <w:szCs w:val="24"/>
          <w:rtl w:val="0"/>
        </w:rPr>
        <w:t xml:space="preserve">atmospheric CO</w:t>
      </w:r>
      <w:r w:rsidDel="00000000" w:rsidR="00000000" w:rsidRPr="00000000">
        <w:rPr>
          <w:rFonts w:ascii="Times New Roman" w:cs="Times New Roman" w:eastAsia="Times New Roman" w:hAnsi="Times New Roman"/>
          <w:b w:val="1"/>
          <w:sz w:val="24"/>
          <w:szCs w:val="24"/>
          <w:vertAlign w:val="subscript"/>
          <w:rtl w:val="0"/>
        </w:rPr>
        <w:t xml:space="preserve">2</w:t>
      </w:r>
      <w:commentRangeEnd w:id="93"/>
      <w:r w:rsidDel="00000000" w:rsidR="00000000" w:rsidRPr="00000000">
        <w:commentReference w:id="93"/>
      </w:r>
      <w:r w:rsidDel="00000000" w:rsidR="00000000" w:rsidRPr="00000000">
        <w:rPr>
          <w:rFonts w:ascii="Times New Roman" w:cs="Times New Roman" w:eastAsia="Times New Roman" w:hAnsi="Times New Roman"/>
          <w:b w:val="1"/>
          <w:sz w:val="24"/>
          <w:szCs w:val="24"/>
          <w:rtl w:val="0"/>
        </w:rPr>
        <w:t xml:space="preserve">, climate, extreme weather events, and land cover/land use (LCLUC) interact to affect local and regional ecosystem services, resilience, and biogeochemical cycles  and the regional water cycle in tropical forests</w:t>
      </w:r>
    </w:p>
    <w:p w:rsidR="00000000" w:rsidDel="00000000" w:rsidP="00000000" w:rsidRDefault="00000000" w:rsidRPr="00000000" w14:paraId="0000014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numPr>
          <w:ilvl w:val="0"/>
          <w:numId w:val="10"/>
        </w:numPr>
        <w:ind w:left="720" w:hanging="360"/>
        <w:jc w:val="both"/>
        <w:rPr>
          <w:rFonts w:ascii="Times New Roman" w:cs="Times New Roman" w:eastAsia="Times New Roman" w:hAnsi="Times New Roman"/>
          <w:color w:val="cccccc"/>
          <w:sz w:val="24"/>
          <w:szCs w:val="24"/>
          <w:u w:val="none"/>
        </w:rPr>
      </w:pPr>
      <w:r w:rsidDel="00000000" w:rsidR="00000000" w:rsidRPr="00000000">
        <w:rPr>
          <w:rFonts w:ascii="Times New Roman" w:cs="Times New Roman" w:eastAsia="Times New Roman" w:hAnsi="Times New Roman"/>
          <w:color w:val="cccccc"/>
          <w:sz w:val="24"/>
          <w:szCs w:val="24"/>
          <w:rtl w:val="0"/>
        </w:rPr>
        <w:t xml:space="preserve">Ecosystem Functioning, Services, and Resilience</w:t>
      </w:r>
    </w:p>
    <w:p w:rsidR="00000000" w:rsidDel="00000000" w:rsidP="00000000" w:rsidRDefault="00000000" w:rsidRPr="00000000" w14:paraId="00000151">
      <w:pPr>
        <w:numPr>
          <w:ilvl w:val="0"/>
          <w:numId w:val="10"/>
        </w:numPr>
        <w:ind w:left="720" w:hanging="360"/>
        <w:jc w:val="both"/>
        <w:rPr>
          <w:rFonts w:ascii="Times New Roman" w:cs="Times New Roman" w:eastAsia="Times New Roman" w:hAnsi="Times New Roman"/>
          <w:color w:val="cccccc"/>
          <w:sz w:val="24"/>
          <w:szCs w:val="24"/>
          <w:u w:val="none"/>
        </w:rPr>
      </w:pPr>
      <w:r w:rsidDel="00000000" w:rsidR="00000000" w:rsidRPr="00000000">
        <w:rPr>
          <w:rFonts w:ascii="Times New Roman" w:cs="Times New Roman" w:eastAsia="Times New Roman" w:hAnsi="Times New Roman"/>
          <w:color w:val="cccccc"/>
          <w:sz w:val="24"/>
          <w:szCs w:val="24"/>
          <w:rtl w:val="0"/>
        </w:rPr>
        <w:t xml:space="preserve">Mechanisms in Land-Atmosphere Interaction and Biophysical Feedback Linked to Land Cover and Land Use Change</w:t>
      </w:r>
    </w:p>
    <w:p w:rsidR="00000000" w:rsidDel="00000000" w:rsidP="00000000" w:rsidRDefault="00000000" w:rsidRPr="00000000" w14:paraId="00000152">
      <w:pPr>
        <w:numPr>
          <w:ilvl w:val="0"/>
          <w:numId w:val="10"/>
        </w:numPr>
        <w:ind w:left="720" w:hanging="360"/>
        <w:jc w:val="both"/>
        <w:rPr>
          <w:rFonts w:ascii="Times New Roman" w:cs="Times New Roman" w:eastAsia="Times New Roman" w:hAnsi="Times New Roman"/>
          <w:color w:val="cccccc"/>
          <w:sz w:val="24"/>
          <w:szCs w:val="24"/>
          <w:u w:val="none"/>
        </w:rPr>
      </w:pPr>
      <w:r w:rsidDel="00000000" w:rsidR="00000000" w:rsidRPr="00000000">
        <w:rPr>
          <w:rFonts w:ascii="Times New Roman" w:cs="Times New Roman" w:eastAsia="Times New Roman" w:hAnsi="Times New Roman"/>
          <w:color w:val="cccccc"/>
          <w:sz w:val="24"/>
          <w:szCs w:val="24"/>
          <w:rtl w:val="0"/>
        </w:rPr>
        <w:t xml:space="preserve">Patterns of Rainfall and Climate Variability</w:t>
      </w:r>
    </w:p>
    <w:p w:rsidR="00000000" w:rsidDel="00000000" w:rsidP="00000000" w:rsidRDefault="00000000" w:rsidRPr="00000000" w14:paraId="00000153">
      <w:pPr>
        <w:numPr>
          <w:ilvl w:val="0"/>
          <w:numId w:val="10"/>
        </w:numPr>
        <w:ind w:left="720" w:hanging="360"/>
        <w:jc w:val="both"/>
        <w:rPr>
          <w:rFonts w:ascii="Times New Roman" w:cs="Times New Roman" w:eastAsia="Times New Roman" w:hAnsi="Times New Roman"/>
          <w:color w:val="cccccc"/>
          <w:sz w:val="24"/>
          <w:szCs w:val="24"/>
          <w:u w:val="none"/>
        </w:rPr>
      </w:pPr>
      <w:r w:rsidDel="00000000" w:rsidR="00000000" w:rsidRPr="00000000">
        <w:rPr>
          <w:rFonts w:ascii="Times New Roman" w:cs="Times New Roman" w:eastAsia="Times New Roman" w:hAnsi="Times New Roman"/>
          <w:color w:val="cccccc"/>
          <w:sz w:val="24"/>
          <w:szCs w:val="24"/>
          <w:rtl w:val="0"/>
        </w:rPr>
        <w:t xml:space="preserve">Dynamics in Water Balance and Carbon-Water Coupling</w:t>
      </w:r>
    </w:p>
    <w:p w:rsidR="00000000" w:rsidDel="00000000" w:rsidP="00000000" w:rsidRDefault="00000000" w:rsidRPr="00000000" w14:paraId="00000154">
      <w:pPr>
        <w:jc w:val="both"/>
        <w:rPr>
          <w:rFonts w:ascii="Times New Roman" w:cs="Times New Roman" w:eastAsia="Times New Roman" w:hAnsi="Times New Roman"/>
          <w:b w:val="1"/>
          <w:color w:val="cccccc"/>
          <w:sz w:val="24"/>
          <w:szCs w:val="24"/>
        </w:rPr>
      </w:pPr>
      <w:r w:rsidDel="00000000" w:rsidR="00000000" w:rsidRPr="00000000">
        <w:rPr>
          <w:rtl w:val="0"/>
        </w:rPr>
      </w:r>
    </w:p>
    <w:p w:rsidR="00000000" w:rsidDel="00000000" w:rsidP="00000000" w:rsidRDefault="00000000" w:rsidRPr="00000000" w14:paraId="0000015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b w:val="1"/>
          <w:color w:val="cccccc"/>
          <w:sz w:val="18"/>
          <w:szCs w:val="18"/>
        </w:rPr>
      </w:pPr>
      <w:r w:rsidDel="00000000" w:rsidR="00000000" w:rsidRPr="00000000">
        <w:rPr>
          <w:rFonts w:ascii="Times New Roman" w:cs="Times New Roman" w:eastAsia="Times New Roman" w:hAnsi="Times New Roman"/>
          <w:b w:val="1"/>
          <w:color w:val="cccccc"/>
          <w:sz w:val="24"/>
          <w:szCs w:val="24"/>
          <w:rtl w:val="0"/>
        </w:rPr>
        <w:t xml:space="preserve">(Ecosystem Functioning, Services, and Resilience)</w:t>
      </w:r>
      <w:r w:rsidDel="00000000" w:rsidR="00000000" w:rsidRPr="00000000">
        <w:rPr>
          <w:rtl w:val="0"/>
        </w:rPr>
      </w:r>
    </w:p>
    <w:p w:rsidR="00000000" w:rsidDel="00000000" w:rsidP="00000000" w:rsidRDefault="00000000" w:rsidRPr="00000000" w14:paraId="00000157">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numPr>
          <w:ilvl w:val="0"/>
          <w:numId w:val="9"/>
        </w:numPr>
        <w:spacing w:after="0" w:afterAutospacing="0" w:before="240" w:lineRule="auto"/>
        <w:ind w:left="720" w:hanging="360"/>
        <w:rPr>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59">
      <w:pPr>
        <w:numPr>
          <w:ilvl w:val="1"/>
          <w:numId w:val="9"/>
        </w:numPr>
        <w:spacing w:after="0" w:afterAutospacing="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What is the seasonality and inter-annual variations in water and energy and how does this influence carbon</w:t>
      </w:r>
    </w:p>
    <w:p w:rsidR="00000000" w:rsidDel="00000000" w:rsidP="00000000" w:rsidRDefault="00000000" w:rsidRPr="00000000" w14:paraId="0000015A">
      <w:pPr>
        <w:numPr>
          <w:ilvl w:val="1"/>
          <w:numId w:val="9"/>
        </w:numPr>
        <w:spacing w:after="0" w:afterAutospacing="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energy balance, water exchange, and carbon flux exchange</w:t>
      </w:r>
      <w:r w:rsidDel="00000000" w:rsidR="00000000" w:rsidRPr="00000000">
        <w:rPr>
          <w:rtl w:val="0"/>
        </w:rPr>
      </w:r>
    </w:p>
    <w:p w:rsidR="00000000" w:rsidDel="00000000" w:rsidP="00000000" w:rsidRDefault="00000000" w:rsidRPr="00000000" w14:paraId="0000015B">
      <w:pPr>
        <w:numPr>
          <w:ilvl w:val="0"/>
          <w:numId w:val="9"/>
        </w:numPr>
        <w:spacing w:after="0" w:afterAutospacing="0"/>
        <w:ind w:left="720" w:hanging="360"/>
        <w:jc w:val="both"/>
        <w:rPr>
          <w:b w:val="1"/>
        </w:rPr>
      </w:pPr>
      <w:r w:rsidDel="00000000" w:rsidR="00000000" w:rsidRPr="00000000">
        <w:rPr>
          <w:rtl w:val="0"/>
        </w:rPr>
      </w:r>
    </w:p>
    <w:p w:rsidR="00000000" w:rsidDel="00000000" w:rsidP="00000000" w:rsidRDefault="00000000" w:rsidRPr="00000000" w14:paraId="0000015C">
      <w:pPr>
        <w:numPr>
          <w:ilvl w:val="1"/>
          <w:numId w:val="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key hydrological thresholds, such as critical soil moisture levels, and/or elevated temperatures that limit forest photosynthesis and sustainability, varying within and between tropical continents?</w:t>
      </w:r>
    </w:p>
    <w:p w:rsidR="00000000" w:rsidDel="00000000" w:rsidP="00000000" w:rsidRDefault="00000000" w:rsidRPr="00000000" w14:paraId="0000015D">
      <w:pPr>
        <w:numPr>
          <w:ilvl w:val="1"/>
          <w:numId w:val="9"/>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differences in hydrological controls on the terrestrial carbon cycle both pantropically and within each continent? </w:t>
      </w:r>
      <w:r w:rsidDel="00000000" w:rsidR="00000000" w:rsidRPr="00000000">
        <w:rPr>
          <w:rtl w:val="0"/>
        </w:rPr>
      </w:r>
    </w:p>
    <w:p w:rsidR="00000000" w:rsidDel="00000000" w:rsidP="00000000" w:rsidRDefault="00000000" w:rsidRPr="00000000" w14:paraId="000001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Climate change, characterized by increasing temperatures, shifting precipitation patterns, and increased atmospheric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concentrations, affect tropical forest functioning. Higher temperatures can increase tree respiration, which may reduce net primary productivity (NPP) and change how carbon is cycled in these forests </w:t>
      </w:r>
      <w:hyperlink r:id="rId18">
        <w:r w:rsidDel="00000000" w:rsidR="00000000" w:rsidRPr="00000000">
          <w:rPr>
            <w:rFonts w:ascii="Times New Roman" w:cs="Times New Roman" w:eastAsia="Times New Roman" w:hAnsi="Times New Roman"/>
            <w:b w:val="0"/>
            <w:color w:val="1155cc"/>
            <w:sz w:val="24"/>
            <w:szCs w:val="24"/>
            <w:u w:val="single"/>
            <w:rtl w:val="0"/>
          </w:rPr>
          <w:t xml:space="preserve">(Lloyd et al. 2023; Das et al. 2023; Choury et al. 2022; Liu et al. 2017)</w:t>
        </w:r>
      </w:hyperlink>
      <w:r w:rsidDel="00000000" w:rsidR="00000000" w:rsidRPr="00000000">
        <w:rPr>
          <w:rFonts w:ascii="Times New Roman" w:cs="Times New Roman" w:eastAsia="Times New Roman" w:hAnsi="Times New Roman"/>
          <w:sz w:val="24"/>
          <w:szCs w:val="24"/>
          <w:rtl w:val="0"/>
        </w:rPr>
        <w:t xml:space="preserve">. Prolonged dry seasons </w:t>
      </w:r>
      <w:hyperlink r:id="rId19">
        <w:r w:rsidDel="00000000" w:rsidR="00000000" w:rsidRPr="00000000">
          <w:rPr>
            <w:rFonts w:ascii="Times New Roman" w:cs="Times New Roman" w:eastAsia="Times New Roman" w:hAnsi="Times New Roman"/>
            <w:b w:val="0"/>
            <w:color w:val="1155cc"/>
            <w:sz w:val="24"/>
            <w:szCs w:val="24"/>
            <w:u w:val="single"/>
            <w:rtl w:val="0"/>
          </w:rPr>
          <w:t xml:space="preserve">(Marengo et al. 2018)</w:t>
        </w:r>
      </w:hyperlink>
      <w:r w:rsidDel="00000000" w:rsidR="00000000" w:rsidRPr="00000000">
        <w:rPr>
          <w:rFonts w:ascii="Times New Roman" w:cs="Times New Roman" w:eastAsia="Times New Roman" w:hAnsi="Times New Roman"/>
          <w:sz w:val="24"/>
          <w:szCs w:val="24"/>
          <w:rtl w:val="0"/>
        </w:rPr>
        <w:t xml:space="preserve"> or increased frequency of droughts </w:t>
      </w:r>
      <w:hyperlink r:id="rId20">
        <w:r w:rsidDel="00000000" w:rsidR="00000000" w:rsidRPr="00000000">
          <w:rPr>
            <w:rFonts w:ascii="Times New Roman" w:cs="Times New Roman" w:eastAsia="Times New Roman" w:hAnsi="Times New Roman"/>
            <w:b w:val="0"/>
            <w:color w:val="1155cc"/>
            <w:sz w:val="24"/>
            <w:szCs w:val="24"/>
            <w:u w:val="single"/>
            <w:rtl w:val="0"/>
          </w:rPr>
          <w:t xml:space="preserve">(Jenkins 2009)</w:t>
        </w:r>
      </w:hyperlink>
      <w:r w:rsidDel="00000000" w:rsidR="00000000" w:rsidRPr="00000000">
        <w:rPr>
          <w:rFonts w:ascii="Times New Roman" w:cs="Times New Roman" w:eastAsia="Times New Roman" w:hAnsi="Times New Roman"/>
          <w:sz w:val="24"/>
          <w:szCs w:val="24"/>
          <w:rtl w:val="0"/>
        </w:rPr>
        <w:t xml:space="preserve">, can lead to water stress </w:t>
      </w:r>
      <w:hyperlink r:id="rId21">
        <w:r w:rsidDel="00000000" w:rsidR="00000000" w:rsidRPr="00000000">
          <w:rPr>
            <w:rFonts w:ascii="Times New Roman" w:cs="Times New Roman" w:eastAsia="Times New Roman" w:hAnsi="Times New Roman"/>
            <w:b w:val="0"/>
            <w:color w:val="1155cc"/>
            <w:sz w:val="24"/>
            <w:szCs w:val="24"/>
            <w:u w:val="single"/>
            <w:rtl w:val="0"/>
          </w:rPr>
          <w:t xml:space="preserve">(Santos et al. 2018; Rifai et al. 2019)</w:t>
        </w:r>
      </w:hyperlink>
      <w:r w:rsidDel="00000000" w:rsidR="00000000" w:rsidRPr="00000000">
        <w:rPr>
          <w:rFonts w:ascii="Times New Roman" w:cs="Times New Roman" w:eastAsia="Times New Roman" w:hAnsi="Times New Roman"/>
          <w:sz w:val="24"/>
          <w:szCs w:val="24"/>
          <w:rtl w:val="0"/>
        </w:rPr>
        <w:t xml:space="preserve">, reduce tree growth </w:t>
      </w:r>
      <w:hyperlink r:id="rId22">
        <w:r w:rsidDel="00000000" w:rsidR="00000000" w:rsidRPr="00000000">
          <w:rPr>
            <w:rFonts w:ascii="Times New Roman" w:cs="Times New Roman" w:eastAsia="Times New Roman" w:hAnsi="Times New Roman"/>
            <w:b w:val="0"/>
            <w:color w:val="1155cc"/>
            <w:sz w:val="24"/>
            <w:szCs w:val="24"/>
            <w:u w:val="single"/>
            <w:rtl w:val="0"/>
          </w:rPr>
          <w:t xml:space="preserve">(Yang et al. 2018; Ouédraogo et al. 2013; Sullivan et al. 2020)</w:t>
        </w:r>
      </w:hyperlink>
      <w:r w:rsidDel="00000000" w:rsidR="00000000" w:rsidRPr="00000000">
        <w:rPr>
          <w:rFonts w:ascii="Times New Roman" w:cs="Times New Roman" w:eastAsia="Times New Roman" w:hAnsi="Times New Roman"/>
          <w:sz w:val="24"/>
          <w:szCs w:val="24"/>
          <w:rtl w:val="0"/>
        </w:rPr>
        <w:t xml:space="preserve">, and increase mortality rates, particularly for drought-sensitive species </w:t>
      </w:r>
      <w:hyperlink r:id="rId23">
        <w:r w:rsidDel="00000000" w:rsidR="00000000" w:rsidRPr="00000000">
          <w:rPr>
            <w:rFonts w:ascii="Times New Roman" w:cs="Times New Roman" w:eastAsia="Times New Roman" w:hAnsi="Times New Roman"/>
            <w:b w:val="0"/>
            <w:color w:val="1155cc"/>
            <w:sz w:val="24"/>
            <w:szCs w:val="24"/>
            <w:u w:val="single"/>
            <w:rtl w:val="0"/>
          </w:rPr>
          <w:t xml:space="preserve">(Phillips et al. 2009; Malhi et al. 2009)</w:t>
        </w:r>
      </w:hyperlink>
      <w:r w:rsidDel="00000000" w:rsidR="00000000" w:rsidRPr="00000000">
        <w:rPr>
          <w:rFonts w:ascii="Times New Roman" w:cs="Times New Roman" w:eastAsia="Times New Roman" w:hAnsi="Times New Roman"/>
          <w:sz w:val="24"/>
          <w:szCs w:val="24"/>
          <w:rtl w:val="0"/>
        </w:rPr>
        <w:t xml:space="preserve">. Additionally, the current and projected increase of  intensity and frequency of extreme weather events can cause widespread damage to forest structure, leading to treefall, loss of canopy cover, and subsequent changes in species composition and ecosystem processes </w:t>
      </w:r>
      <w:hyperlink r:id="rId24">
        <w:r w:rsidDel="00000000" w:rsidR="00000000" w:rsidRPr="00000000">
          <w:rPr>
            <w:rFonts w:ascii="Times New Roman" w:cs="Times New Roman" w:eastAsia="Times New Roman" w:hAnsi="Times New Roman"/>
            <w:b w:val="0"/>
            <w:color w:val="1155cc"/>
            <w:sz w:val="24"/>
            <w:szCs w:val="24"/>
            <w:u w:val="single"/>
            <w:rtl w:val="0"/>
          </w:rPr>
          <w:t xml:space="preserve">(Uriarte et al. 2019; Feng et al. 2023; Negron-Juarez et al. 2023)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Land cover and land use changes, particularly deforestation and forest degradation, pose significant threats to tropical forest ecosystems </w:t>
      </w:r>
      <w:hyperlink r:id="rId25">
        <w:r w:rsidDel="00000000" w:rsidR="00000000" w:rsidRPr="00000000">
          <w:rPr>
            <w:rFonts w:ascii="Times New Roman" w:cs="Times New Roman" w:eastAsia="Times New Roman" w:hAnsi="Times New Roman"/>
            <w:b w:val="0"/>
            <w:color w:val="1155cc"/>
            <w:sz w:val="24"/>
            <w:szCs w:val="24"/>
            <w:u w:val="single"/>
            <w:rtl w:val="0"/>
          </w:rPr>
          <w:t xml:space="preserve">(Longo et al. 2020; Davidson et al. 2012)</w:t>
        </w:r>
      </w:hyperlink>
      <w:r w:rsidDel="00000000" w:rsidR="00000000" w:rsidRPr="00000000">
        <w:rPr>
          <w:rFonts w:ascii="Times New Roman" w:cs="Times New Roman" w:eastAsia="Times New Roman" w:hAnsi="Times New Roman"/>
          <w:sz w:val="24"/>
          <w:szCs w:val="24"/>
          <w:rtl w:val="0"/>
        </w:rPr>
        <w:t xml:space="preserve">. The conversion of forests to agricultural land, urban areas, or other land uses leads to habitat loss, fragmentation, and a reduction in forest cover, which in turn affects biodiversity and ecosystem functioning </w:t>
      </w:r>
      <w:hyperlink r:id="rId26">
        <w:r w:rsidDel="00000000" w:rsidR="00000000" w:rsidRPr="00000000">
          <w:rPr>
            <w:rFonts w:ascii="Times New Roman" w:cs="Times New Roman" w:eastAsia="Times New Roman" w:hAnsi="Times New Roman"/>
            <w:b w:val="0"/>
            <w:color w:val="1155cc"/>
            <w:sz w:val="24"/>
            <w:szCs w:val="24"/>
            <w:u w:val="single"/>
            <w:rtl w:val="0"/>
          </w:rPr>
          <w:t xml:space="preserve">(Gibson et al. 2011; Truong et al. 2022; Wei et al. 2014)</w:t>
        </w:r>
      </w:hyperlink>
      <w:r w:rsidDel="00000000" w:rsidR="00000000" w:rsidRPr="00000000">
        <w:rPr>
          <w:rFonts w:ascii="Times New Roman" w:cs="Times New Roman" w:eastAsia="Times New Roman" w:hAnsi="Times New Roman"/>
          <w:sz w:val="24"/>
          <w:szCs w:val="24"/>
          <w:rtl w:val="0"/>
        </w:rPr>
        <w:t xml:space="preserve">. Deforestation and wildfires also contribute to climate change by releasing stored carbon into the atmosphere, further exacerbating the impacts of global warming </w:t>
      </w:r>
      <w:hyperlink r:id="rId27">
        <w:r w:rsidDel="00000000" w:rsidR="00000000" w:rsidRPr="00000000">
          <w:rPr>
            <w:rFonts w:ascii="Times New Roman" w:cs="Times New Roman" w:eastAsia="Times New Roman" w:hAnsi="Times New Roman"/>
            <w:b w:val="0"/>
            <w:color w:val="1155cc"/>
            <w:sz w:val="24"/>
            <w:szCs w:val="24"/>
            <w:u w:val="single"/>
            <w:rtl w:val="0"/>
          </w:rPr>
          <w:t xml:space="preserve">(Houghton 2012; Gatti et al. 2021; Li et al. 2022; Harris et al. 2021; Bauters et al. 2018)</w:t>
        </w:r>
      </w:hyperlink>
      <w:r w:rsidDel="00000000" w:rsidR="00000000" w:rsidRPr="00000000">
        <w:rPr>
          <w:rFonts w:ascii="Times New Roman" w:cs="Times New Roman" w:eastAsia="Times New Roman" w:hAnsi="Times New Roman"/>
          <w:sz w:val="24"/>
          <w:szCs w:val="24"/>
          <w:rtl w:val="0"/>
        </w:rPr>
        <w:t xml:space="preserve">. Forest degradation, often resulting from selective logging or fire, can diminish the resilience of tropical forests by altering species composition, reducing biodiversity, and making forests more susceptible to invasive species and further disturbances </w:t>
      </w:r>
      <w:hyperlink r:id="rId28">
        <w:r w:rsidDel="00000000" w:rsidR="00000000" w:rsidRPr="00000000">
          <w:rPr>
            <w:rFonts w:ascii="Times New Roman" w:cs="Times New Roman" w:eastAsia="Times New Roman" w:hAnsi="Times New Roman"/>
            <w:b w:val="0"/>
            <w:color w:val="1155cc"/>
            <w:sz w:val="24"/>
            <w:szCs w:val="24"/>
            <w:u w:val="single"/>
            <w:rtl w:val="0"/>
          </w:rPr>
          <w:t xml:space="preserve">(Baker et al. 2007; Laurance et al. 2008; Bourgoin et al. 2024)</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Resilience, the ability of an ecosystem to maintain its fundamental structure and function </w:t>
      </w:r>
      <w:hyperlink r:id="rId29">
        <w:r w:rsidDel="00000000" w:rsidR="00000000" w:rsidRPr="00000000">
          <w:rPr>
            <w:rFonts w:ascii="Times New Roman" w:cs="Times New Roman" w:eastAsia="Times New Roman" w:hAnsi="Times New Roman"/>
            <w:b w:val="0"/>
            <w:color w:val="1155cc"/>
            <w:sz w:val="24"/>
            <w:szCs w:val="24"/>
            <w:u w:val="single"/>
            <w:rtl w:val="0"/>
          </w:rPr>
          <w:t xml:space="preserve">(Holling 1973)</w:t>
        </w:r>
      </w:hyperlink>
      <w:r w:rsidDel="00000000" w:rsidR="00000000" w:rsidRPr="00000000">
        <w:rPr>
          <w:rFonts w:ascii="Times New Roman" w:cs="Times New Roman" w:eastAsia="Times New Roman" w:hAnsi="Times New Roman"/>
          <w:sz w:val="24"/>
          <w:szCs w:val="24"/>
          <w:rtl w:val="0"/>
        </w:rPr>
        <w:t xml:space="preserve">, is critical for the continued provision of ecosystem services . The resilience of tropical forests is increasingly challenged by the synergistic impacts of different disturbances including climate change, extreme weather events, and alterations in land use. When disturbances exceed certain thresholds, forests may undergo abrupt shifts to alternative states, such as degraded landscapes or savannas, which are less capable of supporting biodiversity and ecosystem services </w:t>
      </w:r>
      <w:hyperlink r:id="rId30">
        <w:r w:rsidDel="00000000" w:rsidR="00000000" w:rsidRPr="00000000">
          <w:rPr>
            <w:rFonts w:ascii="Times New Roman" w:cs="Times New Roman" w:eastAsia="Times New Roman" w:hAnsi="Times New Roman"/>
            <w:b w:val="0"/>
            <w:color w:val="1155cc"/>
            <w:sz w:val="24"/>
            <w:szCs w:val="24"/>
            <w:u w:val="single"/>
            <w:rtl w:val="0"/>
          </w:rPr>
          <w:t xml:space="preserve">(Scheffer et al. 2001; Flores et al. 2024; Nobre et al. 2016; Aguirre-Gutiérrez et al. 2020)</w:t>
        </w:r>
      </w:hyperlink>
      <w:r w:rsidDel="00000000" w:rsidR="00000000" w:rsidRPr="00000000">
        <w:rPr>
          <w:rFonts w:ascii="Times New Roman" w:cs="Times New Roman" w:eastAsia="Times New Roman" w:hAnsi="Times New Roman"/>
          <w:sz w:val="24"/>
          <w:szCs w:val="24"/>
          <w:rtl w:val="0"/>
        </w:rPr>
        <w:t xml:space="preserve">. Furthermore, the spatial variations of these thresholds across continents are still not well understood </w:t>
      </w:r>
      <w:hyperlink r:id="rId31">
        <w:r w:rsidDel="00000000" w:rsidR="00000000" w:rsidRPr="00000000">
          <w:rPr>
            <w:rFonts w:ascii="Times New Roman" w:cs="Times New Roman" w:eastAsia="Times New Roman" w:hAnsi="Times New Roman"/>
            <w:b w:val="0"/>
            <w:color w:val="1155cc"/>
            <w:sz w:val="24"/>
            <w:szCs w:val="24"/>
            <w:u w:val="single"/>
            <w:rtl w:val="0"/>
          </w:rPr>
          <w:t xml:space="preserve">(Bennett et al. 2021; Wigneron et al. 2020)</w:t>
        </w:r>
      </w:hyperlink>
      <w:r w:rsidDel="00000000" w:rsidR="00000000" w:rsidRPr="00000000">
        <w:rPr>
          <w:rFonts w:ascii="Times New Roman" w:cs="Times New Roman" w:eastAsia="Times New Roman" w:hAnsi="Times New Roman"/>
          <w:sz w:val="24"/>
          <w:szCs w:val="24"/>
          <w:rtl w:val="0"/>
        </w:rPr>
        <w:t xml:space="preserve">. Understanding the interactions between these stressors and their cumulative impacts on tropical forests is crucial for developing strategies to conserve these ecosystems and enhance their resilience in the face of ongoing environmental change.</w:t>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color w:val="cccccc"/>
          <w:sz w:val="18"/>
          <w:szCs w:val="18"/>
        </w:rPr>
      </w:pPr>
      <w:r w:rsidDel="00000000" w:rsidR="00000000" w:rsidRPr="00000000">
        <w:rPr>
          <w:rFonts w:ascii="Times New Roman" w:cs="Times New Roman" w:eastAsia="Times New Roman" w:hAnsi="Times New Roman"/>
          <w:b w:val="1"/>
          <w:color w:val="cccccc"/>
          <w:sz w:val="24"/>
          <w:szCs w:val="24"/>
          <w:rtl w:val="0"/>
        </w:rPr>
        <w:t xml:space="preserve">(Mechanisms in Land-Atmosphere Interaction and Biophysical Feedback Linked to Land Cover and Land Use Change)</w:t>
      </w:r>
      <w:r w:rsidDel="00000000" w:rsidR="00000000" w:rsidRPr="00000000">
        <w:rPr>
          <w:rtl w:val="0"/>
        </w:rPr>
      </w:r>
    </w:p>
    <w:p w:rsidR="00000000" w:rsidDel="00000000" w:rsidP="00000000" w:rsidRDefault="00000000" w:rsidRPr="00000000" w14:paraId="00000163">
      <w:pPr>
        <w:ind w:left="720" w:firstLine="0"/>
        <w:rPr>
          <w:b w:val="1"/>
        </w:rPr>
      </w:pPr>
      <w:r w:rsidDel="00000000" w:rsidR="00000000" w:rsidRPr="00000000">
        <w:rPr>
          <w:rtl w:val="0"/>
        </w:rPr>
      </w:r>
    </w:p>
    <w:p w:rsidR="00000000" w:rsidDel="00000000" w:rsidP="00000000" w:rsidRDefault="00000000" w:rsidRPr="00000000" w14:paraId="00000164">
      <w:pPr>
        <w:numPr>
          <w:ilvl w:val="0"/>
          <w:numId w:val="9"/>
        </w:numPr>
        <w:spacing w:after="0" w:afterAutospacing="0" w:before="240" w:lineRule="auto"/>
        <w:ind w:left="720" w:hanging="360"/>
        <w:rPr>
          <w:b w:val="1"/>
        </w:rPr>
      </w:pPr>
      <w:r w:rsidDel="00000000" w:rsidR="00000000" w:rsidRPr="00000000">
        <w:rPr>
          <w:rtl w:val="0"/>
        </w:rPr>
      </w:r>
    </w:p>
    <w:p w:rsidR="00000000" w:rsidDel="00000000" w:rsidP="00000000" w:rsidRDefault="00000000" w:rsidRPr="00000000" w14:paraId="00000165">
      <w:pPr>
        <w:numPr>
          <w:ilvl w:val="1"/>
          <w:numId w:val="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will shifts in tropical forest structure and function affect the seasonality of land surface energy balance, water exchange, and carbon flux exchange, and their feedbacks with climate? </w:t>
      </w:r>
    </w:p>
    <w:p w:rsidR="00000000" w:rsidDel="00000000" w:rsidP="00000000" w:rsidRDefault="00000000" w:rsidRPr="00000000" w14:paraId="00000166">
      <w:pPr>
        <w:numPr>
          <w:ilvl w:val="1"/>
          <w:numId w:val="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changes in surface biophysical properties (e.g., evapotranspiration, albedo, roughness, land surface temperature, and humidity) by plant physiology and LCLUC affect local/regional weather and climate and disturbance risks (e.g. wildfire)? </w:t>
      </w:r>
    </w:p>
    <w:p w:rsidR="00000000" w:rsidDel="00000000" w:rsidP="00000000" w:rsidRDefault="00000000" w:rsidRPr="00000000" w14:paraId="00000167">
      <w:pPr>
        <w:numPr>
          <w:ilvl w:val="1"/>
          <w:numId w:val="9"/>
        </w:numPr>
        <w:spacing w:after="0" w:afterAutospacing="0" w:before="0" w:beforeAutospacing="0" w:lineRule="auto"/>
        <w:ind w:left="1440" w:hanging="360"/>
        <w:rPr>
          <w:ins w:author="Yanlei Feng" w:id="27" w:date="2024-08-26T21:54:23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do LCLUC, climate change, and extreme events govern the land-atmosphere feedback strength in the tropics?</w:t>
      </w:r>
      <w:ins w:author="Yanlei Feng" w:id="27" w:date="2024-08-26T21:54:23Z">
        <w:r w:rsidDel="00000000" w:rsidR="00000000" w:rsidRPr="00000000">
          <w:rPr>
            <w:rtl w:val="0"/>
          </w:rPr>
        </w:r>
      </w:ins>
    </w:p>
    <w:p w:rsidR="00000000" w:rsidDel="00000000" w:rsidP="00000000" w:rsidRDefault="00000000" w:rsidRPr="00000000" w14:paraId="00000168">
      <w:pPr>
        <w:numPr>
          <w:ilvl w:val="1"/>
          <w:numId w:val="9"/>
        </w:numPr>
        <w:spacing w:after="240" w:before="0" w:beforeAutospacing="0" w:lineRule="auto"/>
        <w:ind w:left="1440" w:hanging="360"/>
        <w:rPr>
          <w:rPrChange w:author="Yanlei Feng" w:id="28" w:date="2024-08-26T21:54:23Z">
            <w:rPr>
              <w:rFonts w:ascii="Times New Roman" w:cs="Times New Roman" w:eastAsia="Times New Roman" w:hAnsi="Times New Roman"/>
              <w:sz w:val="24"/>
              <w:szCs w:val="24"/>
            </w:rPr>
          </w:rPrChange>
        </w:rPr>
        <w:pPrChange w:author="Yanlei Feng" w:id="0" w:date="2024-08-26T21:54:23Z">
          <w:pPr>
            <w:numPr>
              <w:ilvl w:val="1"/>
              <w:numId w:val="9"/>
            </w:numPr>
            <w:spacing w:after="240" w:before="240" w:lineRule="auto"/>
            <w:ind w:left="1440" w:hanging="360"/>
          </w:pPr>
        </w:pPrChange>
      </w:pPr>
      <w:ins w:author="Yanlei Feng" w:id="27" w:date="2024-08-26T21:54:23Z">
        <w:r w:rsidDel="00000000" w:rsidR="00000000" w:rsidRPr="00000000">
          <w:rPr>
            <w:rFonts w:ascii="Times New Roman" w:cs="Times New Roman" w:eastAsia="Times New Roman" w:hAnsi="Times New Roman"/>
            <w:sz w:val="24"/>
            <w:szCs w:val="24"/>
            <w:rtl w:val="0"/>
          </w:rPr>
          <w:t xml:space="preserve">How can weather forecast duration and reliability be improved in the tropics? (Formerly MDS # 4, If you think this is out of scope, please put it in the out-of-scope document)</w:t>
        </w:r>
      </w:ins>
      <w:r w:rsidDel="00000000" w:rsidR="00000000" w:rsidRPr="00000000">
        <w:rPr>
          <w:rtl w:val="0"/>
        </w:rPr>
      </w:r>
    </w:p>
    <w:p w:rsidR="00000000" w:rsidDel="00000000" w:rsidP="00000000" w:rsidRDefault="00000000" w:rsidRPr="00000000" w14:paraId="00000169">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Climate and LCLUC-induced changes in large-scale dynamics ofTAccumulation of satellite evidence shows that the conversion of tropical forests to other land use types exert significant surface warming effects due to declined evaporative cooling effects </w:t>
      </w:r>
      <w:hyperlink r:id="rId32">
        <w:r w:rsidDel="00000000" w:rsidR="00000000" w:rsidRPr="00000000">
          <w:rPr>
            <w:rFonts w:ascii="Times New Roman" w:cs="Times New Roman" w:eastAsia="Times New Roman" w:hAnsi="Times New Roman"/>
            <w:b w:val="0"/>
            <w:color w:val="1155cc"/>
            <w:sz w:val="24"/>
            <w:szCs w:val="24"/>
            <w:u w:val="single"/>
            <w:rtl w:val="0"/>
          </w:rPr>
          <w:t xml:space="preserve">(Li et al. 2015; Devaraju et al. 2018)</w:t>
        </w:r>
      </w:hyperlink>
      <w:r w:rsidDel="00000000" w:rsidR="00000000" w:rsidRPr="00000000">
        <w:rPr>
          <w:rFonts w:ascii="Times New Roman" w:cs="Times New Roman" w:eastAsia="Times New Roman" w:hAnsi="Times New Roman"/>
          <w:sz w:val="24"/>
          <w:szCs w:val="24"/>
          <w:rtl w:val="0"/>
        </w:rPr>
        <w:t xml:space="preserve">. The magnitude of biophysical temperature effects of tropical forests is constrained by the forest cover fraction </w:t>
      </w:r>
      <w:hyperlink r:id="rId33">
        <w:r w:rsidDel="00000000" w:rsidR="00000000" w:rsidRPr="00000000">
          <w:rPr>
            <w:rFonts w:ascii="Times New Roman" w:cs="Times New Roman" w:eastAsia="Times New Roman" w:hAnsi="Times New Roman"/>
            <w:b w:val="0"/>
            <w:color w:val="1155cc"/>
            <w:sz w:val="24"/>
            <w:szCs w:val="24"/>
            <w:u w:val="single"/>
            <w:rtl w:val="0"/>
          </w:rPr>
          <w:t xml:space="preserve">(Alkama and Cescatti 2016)</w:t>
        </w:r>
      </w:hyperlink>
      <w:r w:rsidDel="00000000" w:rsidR="00000000" w:rsidRPr="00000000">
        <w:rPr>
          <w:rFonts w:ascii="Times New Roman" w:cs="Times New Roman" w:eastAsia="Times New Roman" w:hAnsi="Times New Roman"/>
          <w:sz w:val="24"/>
          <w:szCs w:val="24"/>
          <w:rtl w:val="0"/>
        </w:rPr>
        <w:t xml:space="preserve">, and may exert asymmetry in response to forest cover gain and loss </w:t>
      </w:r>
      <w:hyperlink r:id="rId34">
        <w:r w:rsidDel="00000000" w:rsidR="00000000" w:rsidRPr="00000000">
          <w:rPr>
            <w:rFonts w:ascii="Times New Roman" w:cs="Times New Roman" w:eastAsia="Times New Roman" w:hAnsi="Times New Roman"/>
            <w:b w:val="0"/>
            <w:color w:val="1155cc"/>
            <w:sz w:val="24"/>
            <w:szCs w:val="24"/>
            <w:u w:val="single"/>
            <w:rtl w:val="0"/>
          </w:rPr>
          <w:t xml:space="preserve">(Su et al. 2023; Zhang et al. 2024)</w:t>
        </w:r>
      </w:hyperlink>
      <w:r w:rsidDel="00000000" w:rsidR="00000000" w:rsidRPr="00000000">
        <w:rPr>
          <w:rFonts w:ascii="Times New Roman" w:cs="Times New Roman" w:eastAsia="Times New Roman" w:hAnsi="Times New Roman"/>
          <w:sz w:val="24"/>
          <w:szCs w:val="24"/>
          <w:rtl w:val="0"/>
        </w:rPr>
        <w:t xml:space="preserve">. Due to a similar mechanism, surface temperature warming from this biophysical effects of forest degradation is found to be comparable to its biogeochemical climate effects </w:t>
      </w:r>
      <w:hyperlink r:id="rId35">
        <w:r w:rsidDel="00000000" w:rsidR="00000000" w:rsidRPr="00000000">
          <w:rPr>
            <w:rFonts w:ascii="Times New Roman" w:cs="Times New Roman" w:eastAsia="Times New Roman" w:hAnsi="Times New Roman"/>
            <w:b w:val="0"/>
            <w:color w:val="1155cc"/>
            <w:sz w:val="24"/>
            <w:szCs w:val="24"/>
            <w:u w:val="single"/>
            <w:rtl w:val="0"/>
          </w:rPr>
          <w:t xml:space="preserve">(Zhu et al. 2023)</w:t>
        </w:r>
      </w:hyperlink>
      <w:r w:rsidDel="00000000" w:rsidR="00000000" w:rsidRPr="00000000">
        <w:rPr>
          <w:rFonts w:ascii="Times New Roman" w:cs="Times New Roman" w:eastAsia="Times New Roman" w:hAnsi="Times New Roman"/>
          <w:sz w:val="24"/>
          <w:szCs w:val="24"/>
          <w:rtl w:val="0"/>
        </w:rPr>
        <w:t xml:space="preserve">, highlighting the need of consider the biophysical climate feedback of tropical forests in climate policy </w:t>
      </w:r>
      <w:hyperlink r:id="rId36">
        <w:r w:rsidDel="00000000" w:rsidR="00000000" w:rsidRPr="00000000">
          <w:rPr>
            <w:rFonts w:ascii="Times New Roman" w:cs="Times New Roman" w:eastAsia="Times New Roman" w:hAnsi="Times New Roman"/>
            <w:b w:val="0"/>
            <w:color w:val="1155cc"/>
            <w:sz w:val="24"/>
            <w:szCs w:val="24"/>
            <w:u w:val="single"/>
            <w:rtl w:val="0"/>
          </w:rPr>
          <w:t xml:space="preserve">(Windisch et al. 2021)</w:t>
        </w:r>
      </w:hyperlink>
      <w:r w:rsidDel="00000000" w:rsidR="00000000" w:rsidRPr="00000000">
        <w:rPr>
          <w:rFonts w:ascii="Times New Roman" w:cs="Times New Roman" w:eastAsia="Times New Roman" w:hAnsi="Times New Roman"/>
          <w:sz w:val="24"/>
          <w:szCs w:val="24"/>
          <w:rtl w:val="0"/>
        </w:rPr>
        <w:t xml:space="preserve">, and carbon accounting system </w:t>
      </w:r>
      <w:hyperlink r:id="rId37">
        <w:r w:rsidDel="00000000" w:rsidR="00000000" w:rsidRPr="00000000">
          <w:rPr>
            <w:rFonts w:ascii="Times New Roman" w:cs="Times New Roman" w:eastAsia="Times New Roman" w:hAnsi="Times New Roman"/>
            <w:b w:val="0"/>
            <w:color w:val="1155cc"/>
            <w:sz w:val="24"/>
            <w:szCs w:val="24"/>
            <w:u w:val="single"/>
            <w:rtl w:val="0"/>
          </w:rPr>
          <w:t xml:space="preserve">(Li et al. 2022)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A">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Rainfall in the tropics is strongly associated with mechanisms of land-atmosphere interactions, with its magnitude and pattern tightly linked to LCLUC activities (e.g., deforestation) that change land surface heterogeneity </w:t>
      </w:r>
      <w:hyperlink r:id="rId38">
        <w:r w:rsidDel="00000000" w:rsidR="00000000" w:rsidRPr="00000000">
          <w:rPr>
            <w:rFonts w:ascii="Times New Roman" w:cs="Times New Roman" w:eastAsia="Times New Roman" w:hAnsi="Times New Roman"/>
            <w:b w:val="0"/>
            <w:color w:val="1155cc"/>
            <w:sz w:val="24"/>
            <w:szCs w:val="24"/>
            <w:u w:val="single"/>
            <w:rtl w:val="0"/>
          </w:rPr>
          <w:t xml:space="preserve">(Khanna et al. 2017)</w:t>
        </w:r>
      </w:hyperlink>
      <w:r w:rsidDel="00000000" w:rsidR="00000000" w:rsidRPr="00000000">
        <w:rPr>
          <w:rFonts w:ascii="Times New Roman" w:cs="Times New Roman" w:eastAsia="Times New Roman" w:hAnsi="Times New Roman"/>
          <w:sz w:val="24"/>
          <w:szCs w:val="24"/>
          <w:rtl w:val="0"/>
        </w:rPr>
        <w:t xml:space="preserve"> and at various spatial scales </w:t>
      </w:r>
      <w:hyperlink r:id="rId39">
        <w:r w:rsidDel="00000000" w:rsidR="00000000" w:rsidRPr="00000000">
          <w:rPr>
            <w:rFonts w:ascii="Times New Roman" w:cs="Times New Roman" w:eastAsia="Times New Roman" w:hAnsi="Times New Roman"/>
            <w:b w:val="0"/>
            <w:color w:val="1155cc"/>
            <w:sz w:val="24"/>
            <w:szCs w:val="24"/>
            <w:u w:val="single"/>
            <w:rtl w:val="0"/>
          </w:rPr>
          <w:t xml:space="preserve">(Lawrence and Vandecar 2014; Leite-Filho et al. 2021; Smith et al. 2023)</w:t>
        </w:r>
      </w:hyperlink>
      <w:r w:rsidDel="00000000" w:rsidR="00000000" w:rsidRPr="00000000">
        <w:rPr>
          <w:rFonts w:ascii="Times New Roman" w:cs="Times New Roman" w:eastAsia="Times New Roman" w:hAnsi="Times New Roman"/>
          <w:sz w:val="24"/>
          <w:szCs w:val="24"/>
          <w:rtl w:val="0"/>
        </w:rPr>
        <w:t xml:space="preserve">. Along with atmospheric circulation, local and regional moisture and heat anomalies will be transferred to generate teleconnection on downstream circulation patterns </w:t>
      </w:r>
      <w:hyperlink r:id="rId40">
        <w:r w:rsidDel="00000000" w:rsidR="00000000" w:rsidRPr="00000000">
          <w:rPr>
            <w:rFonts w:ascii="Times New Roman" w:cs="Times New Roman" w:eastAsia="Times New Roman" w:hAnsi="Times New Roman"/>
            <w:b w:val="0"/>
            <w:color w:val="1155cc"/>
            <w:sz w:val="24"/>
            <w:szCs w:val="24"/>
            <w:u w:val="single"/>
            <w:rtl w:val="0"/>
          </w:rPr>
          <w:t xml:space="preserve">(Snyder 2010; Mahmood et al. 2014)</w:t>
        </w:r>
      </w:hyperlink>
      <w:r w:rsidDel="00000000" w:rsidR="00000000" w:rsidRPr="00000000">
        <w:rPr>
          <w:rFonts w:ascii="Times New Roman" w:cs="Times New Roman" w:eastAsia="Times New Roman" w:hAnsi="Times New Roman"/>
          <w:sz w:val="24"/>
          <w:szCs w:val="24"/>
          <w:rtl w:val="0"/>
        </w:rPr>
        <w:t xml:space="preserve"> and cross-continental nutrient cycles </w:t>
      </w:r>
      <w:hyperlink r:id="rId41">
        <w:r w:rsidDel="00000000" w:rsidR="00000000" w:rsidRPr="00000000">
          <w:rPr>
            <w:rFonts w:ascii="Times New Roman" w:cs="Times New Roman" w:eastAsia="Times New Roman" w:hAnsi="Times New Roman"/>
            <w:b w:val="0"/>
            <w:color w:val="1155cc"/>
            <w:sz w:val="24"/>
            <w:szCs w:val="24"/>
            <w:u w:val="single"/>
            <w:rtl w:val="0"/>
          </w:rPr>
          <w:t xml:space="preserve">(Li et al. 2021)</w:t>
        </w:r>
      </w:hyperlink>
      <w:r w:rsidDel="00000000" w:rsidR="00000000" w:rsidRPr="00000000">
        <w:rPr>
          <w:rFonts w:ascii="Times New Roman" w:cs="Times New Roman" w:eastAsia="Times New Roman" w:hAnsi="Times New Roman"/>
          <w:sz w:val="24"/>
          <w:szCs w:val="24"/>
          <w:rtl w:val="0"/>
        </w:rPr>
        <w:t xml:space="preserve">. Despite the uncertainties in understanding the local and nonlocal rainfall feedback from tropical forests, it is crucial to move forward this process to better understand the impacts of these feedbacks on ecosystem carbon stocks </w:t>
      </w:r>
      <w:hyperlink r:id="rId42">
        <w:r w:rsidDel="00000000" w:rsidR="00000000" w:rsidRPr="00000000">
          <w:rPr>
            <w:rFonts w:ascii="Times New Roman" w:cs="Times New Roman" w:eastAsia="Times New Roman" w:hAnsi="Times New Roman"/>
            <w:b w:val="0"/>
            <w:color w:val="1155cc"/>
            <w:sz w:val="24"/>
            <w:szCs w:val="24"/>
            <w:u w:val="single"/>
            <w:rtl w:val="0"/>
          </w:rPr>
          <w:t xml:space="preserve">(Uribe et al. 2023)</w:t>
        </w:r>
      </w:hyperlink>
      <w:r w:rsidDel="00000000" w:rsidR="00000000" w:rsidRPr="00000000">
        <w:rPr>
          <w:rFonts w:ascii="Times New Roman" w:cs="Times New Roman" w:eastAsia="Times New Roman" w:hAnsi="Times New Roman"/>
          <w:sz w:val="24"/>
          <w:szCs w:val="24"/>
          <w:rtl w:val="0"/>
        </w:rPr>
        <w:t xml:space="preserve">, biodiversity </w:t>
      </w:r>
      <w:hyperlink r:id="rId43">
        <w:r w:rsidDel="00000000" w:rsidR="00000000" w:rsidRPr="00000000">
          <w:rPr>
            <w:rFonts w:ascii="Times New Roman" w:cs="Times New Roman" w:eastAsia="Times New Roman" w:hAnsi="Times New Roman"/>
            <w:b w:val="0"/>
            <w:color w:val="1155cc"/>
            <w:sz w:val="24"/>
            <w:szCs w:val="24"/>
            <w:u w:val="single"/>
            <w:rtl w:val="0"/>
          </w:rPr>
          <w:t xml:space="preserve">(Peters et al. 2019)</w:t>
        </w:r>
      </w:hyperlink>
      <w:r w:rsidDel="00000000" w:rsidR="00000000" w:rsidRPr="00000000">
        <w:rPr>
          <w:rFonts w:ascii="Times New Roman" w:cs="Times New Roman" w:eastAsia="Times New Roman" w:hAnsi="Times New Roman"/>
          <w:sz w:val="24"/>
          <w:szCs w:val="24"/>
          <w:rtl w:val="0"/>
        </w:rPr>
        <w:t xml:space="preserve">, and socioeconomics across continents in the tropics.</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jc w:val="both"/>
        <w:rPr>
          <w:b w:val="1"/>
          <w:color w:val="cccccc"/>
          <w:sz w:val="16"/>
          <w:szCs w:val="16"/>
        </w:rPr>
      </w:pPr>
      <w:r w:rsidDel="00000000" w:rsidR="00000000" w:rsidRPr="00000000">
        <w:rPr>
          <w:rFonts w:ascii="Times New Roman" w:cs="Times New Roman" w:eastAsia="Times New Roman" w:hAnsi="Times New Roman"/>
          <w:b w:val="1"/>
          <w:color w:val="cccccc"/>
          <w:sz w:val="24"/>
          <w:szCs w:val="24"/>
          <w:rtl w:val="0"/>
        </w:rPr>
        <w:t xml:space="preserve">(Patterns of Rainfall and Climate Variability)</w:t>
      </w:r>
      <w:r w:rsidDel="00000000" w:rsidR="00000000" w:rsidRPr="00000000">
        <w:rPr>
          <w:rtl w:val="0"/>
        </w:rPr>
      </w:r>
    </w:p>
    <w:p w:rsidR="00000000" w:rsidDel="00000000" w:rsidP="00000000" w:rsidRDefault="00000000" w:rsidRPr="00000000" w14:paraId="0000016D">
      <w:pPr>
        <w:numPr>
          <w:ilvl w:val="0"/>
          <w:numId w:val="9"/>
        </w:numPr>
        <w:spacing w:after="240" w:before="240" w:lineRule="auto"/>
        <w:ind w:left="720" w:hanging="360"/>
        <w:rPr>
          <w:b w:val="1"/>
        </w:rPr>
      </w:pPr>
      <w:r w:rsidDel="00000000" w:rsidR="00000000" w:rsidRPr="00000000">
        <w:rPr>
          <w:rtl w:val="0"/>
        </w:rPr>
      </w:r>
    </w:p>
    <w:p w:rsidR="00000000" w:rsidDel="00000000" w:rsidP="00000000" w:rsidRDefault="00000000" w:rsidRPr="00000000" w14:paraId="0000016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Climate and LCLUC changes have modified the pantropical water cycle, including changes in atmospheric moisture, surface water, ground storage, and precipitation distribution, intensity, and variability (</w:t>
      </w:r>
      <w:hyperlink r:id="rId44">
        <w:r w:rsidDel="00000000" w:rsidR="00000000" w:rsidRPr="00000000">
          <w:rPr>
            <w:rFonts w:ascii="Times New Roman" w:cs="Times New Roman" w:eastAsia="Times New Roman" w:hAnsi="Times New Roman"/>
            <w:color w:val="1155cc"/>
            <w:sz w:val="24"/>
            <w:szCs w:val="24"/>
            <w:u w:val="single"/>
            <w:rtl w:val="0"/>
          </w:rPr>
          <w:t xml:space="preserve">Gentine et al., 2019</w:t>
        </w:r>
      </w:hyperlink>
      <w:r w:rsidDel="00000000" w:rsidR="00000000" w:rsidRPr="00000000">
        <w:rPr>
          <w:rFonts w:ascii="Times New Roman" w:cs="Times New Roman" w:eastAsia="Times New Roman" w:hAnsi="Times New Roman"/>
          <w:sz w:val="24"/>
          <w:szCs w:val="24"/>
          <w:rtl w:val="0"/>
        </w:rPr>
        <w:t xml:space="preserve">, </w:t>
      </w:r>
      <w:hyperlink r:id="rId45">
        <w:r w:rsidDel="00000000" w:rsidR="00000000" w:rsidRPr="00000000">
          <w:rPr>
            <w:rFonts w:ascii="Times New Roman" w:cs="Times New Roman" w:eastAsia="Times New Roman" w:hAnsi="Times New Roman"/>
            <w:color w:val="1155cc"/>
            <w:sz w:val="24"/>
            <w:szCs w:val="24"/>
            <w:u w:val="single"/>
            <w:rtl w:val="0"/>
          </w:rPr>
          <w:t xml:space="preserve">Allan et al., 2020</w:t>
        </w:r>
      </w:hyperlink>
      <w:r w:rsidDel="00000000" w:rsidR="00000000" w:rsidRPr="00000000">
        <w:rPr>
          <w:rFonts w:ascii="Times New Roman" w:cs="Times New Roman" w:eastAsia="Times New Roman" w:hAnsi="Times New Roman"/>
          <w:sz w:val="24"/>
          <w:szCs w:val="24"/>
          <w:rtl w:val="0"/>
        </w:rPr>
        <w:t xml:space="preserve">). Large-scale deforestation, anthropogenic aerosols, greenhouse gases, and changes in sea surface temperature (SST) patterns can alter cross-equatorial (</w:t>
      </w:r>
      <w:hyperlink r:id="rId46">
        <w:r w:rsidDel="00000000" w:rsidR="00000000" w:rsidRPr="00000000">
          <w:rPr>
            <w:rFonts w:ascii="Times New Roman" w:cs="Times New Roman" w:eastAsia="Times New Roman" w:hAnsi="Times New Roman"/>
            <w:color w:val="1155cc"/>
            <w:sz w:val="24"/>
            <w:szCs w:val="24"/>
            <w:u w:val="single"/>
            <w:rtl w:val="0"/>
          </w:rPr>
          <w:t xml:space="preserve">Cook and Vizy 2015</w:t>
        </w:r>
      </w:hyperlink>
      <w:r w:rsidDel="00000000" w:rsidR="00000000" w:rsidRPr="00000000">
        <w:rPr>
          <w:rFonts w:ascii="Times New Roman" w:cs="Times New Roman" w:eastAsia="Times New Roman" w:hAnsi="Times New Roman"/>
          <w:sz w:val="24"/>
          <w:szCs w:val="24"/>
          <w:rtl w:val="0"/>
        </w:rPr>
        <w:t xml:space="preserve">)  and land-ocean energy transport and temperatures (</w:t>
      </w:r>
      <w:hyperlink r:id="rId47">
        <w:r w:rsidDel="00000000" w:rsidR="00000000" w:rsidRPr="00000000">
          <w:rPr>
            <w:rFonts w:ascii="Times New Roman" w:cs="Times New Roman" w:eastAsia="Times New Roman" w:hAnsi="Times New Roman"/>
            <w:color w:val="1155cc"/>
            <w:sz w:val="24"/>
            <w:szCs w:val="24"/>
            <w:u w:val="single"/>
            <w:rtl w:val="0"/>
          </w:rPr>
          <w:t xml:space="preserve">Zhou et al., 2019</w:t>
        </w:r>
      </w:hyperlink>
      <w:r w:rsidDel="00000000" w:rsidR="00000000" w:rsidRPr="00000000">
        <w:rPr>
          <w:rFonts w:ascii="Times New Roman" w:cs="Times New Roman" w:eastAsia="Times New Roman" w:hAnsi="Times New Roman"/>
          <w:sz w:val="24"/>
          <w:szCs w:val="24"/>
          <w:rtl w:val="0"/>
        </w:rPr>
        <w:t xml:space="preserve">). In turn, this affects tropical precipitation and moisture patterns via changes to the intertropical convergence zone (ITCZ; </w:t>
      </w:r>
      <w:hyperlink r:id="rId48">
        <w:r w:rsidDel="00000000" w:rsidR="00000000" w:rsidRPr="00000000">
          <w:rPr>
            <w:rFonts w:ascii="Times New Roman" w:cs="Times New Roman" w:eastAsia="Times New Roman" w:hAnsi="Times New Roman"/>
            <w:color w:val="1155cc"/>
            <w:sz w:val="24"/>
            <w:szCs w:val="24"/>
            <w:u w:val="single"/>
            <w:rtl w:val="0"/>
          </w:rPr>
          <w:t xml:space="preserve">Schneider et al., 2014</w:t>
        </w:r>
      </w:hyperlink>
      <w:r w:rsidDel="00000000" w:rsidR="00000000" w:rsidRPr="00000000">
        <w:rPr>
          <w:rFonts w:ascii="Times New Roman" w:cs="Times New Roman" w:eastAsia="Times New Roman" w:hAnsi="Times New Roman"/>
          <w:sz w:val="24"/>
          <w:szCs w:val="24"/>
          <w:rtl w:val="0"/>
        </w:rPr>
        <w:t xml:space="preserve">, </w:t>
      </w:r>
      <w:hyperlink r:id="rId49">
        <w:r w:rsidDel="00000000" w:rsidR="00000000" w:rsidRPr="00000000">
          <w:rPr>
            <w:rFonts w:ascii="Times New Roman" w:cs="Times New Roman" w:eastAsia="Times New Roman" w:hAnsi="Times New Roman"/>
            <w:color w:val="1155cc"/>
            <w:sz w:val="24"/>
            <w:szCs w:val="24"/>
            <w:u w:val="single"/>
            <w:rtl w:val="0"/>
          </w:rPr>
          <w:t xml:space="preserve">Byrne et al., 2018</w:t>
        </w:r>
      </w:hyperlink>
      <w:r w:rsidDel="00000000" w:rsidR="00000000" w:rsidRPr="00000000">
        <w:rPr>
          <w:rFonts w:ascii="Times New Roman" w:cs="Times New Roman" w:eastAsia="Times New Roman" w:hAnsi="Times New Roman"/>
          <w:sz w:val="24"/>
          <w:szCs w:val="24"/>
          <w:rtl w:val="0"/>
        </w:rPr>
        <w:t xml:space="preserve">), monsoons (</w:t>
      </w:r>
      <w:hyperlink r:id="rId50">
        <w:r w:rsidDel="00000000" w:rsidR="00000000" w:rsidRPr="00000000">
          <w:rPr>
            <w:rFonts w:ascii="Times New Roman" w:cs="Times New Roman" w:eastAsia="Times New Roman" w:hAnsi="Times New Roman"/>
            <w:color w:val="1155cc"/>
            <w:sz w:val="24"/>
            <w:szCs w:val="24"/>
            <w:u w:val="single"/>
            <w:rtl w:val="0"/>
          </w:rPr>
          <w:t xml:space="preserve">Cook and Vizy 2019</w:t>
        </w:r>
      </w:hyperlink>
      <w:r w:rsidDel="00000000" w:rsidR="00000000" w:rsidRPr="00000000">
        <w:rPr>
          <w:rFonts w:ascii="Times New Roman" w:cs="Times New Roman" w:eastAsia="Times New Roman" w:hAnsi="Times New Roman"/>
          <w:sz w:val="24"/>
          <w:szCs w:val="24"/>
          <w:rtl w:val="0"/>
        </w:rPr>
        <w:t xml:space="preserve">, and regional-scale dynamic systems (</w:t>
      </w:r>
      <w:hyperlink r:id="rId51">
        <w:r w:rsidDel="00000000" w:rsidR="00000000" w:rsidRPr="00000000">
          <w:rPr>
            <w:rFonts w:ascii="Times New Roman" w:cs="Times New Roman" w:eastAsia="Times New Roman" w:hAnsi="Times New Roman"/>
            <w:color w:val="1155cc"/>
            <w:sz w:val="24"/>
            <w:szCs w:val="24"/>
            <w:u w:val="single"/>
            <w:rtl w:val="0"/>
          </w:rPr>
          <w:t xml:space="preserve">Cook and Vizy 2019</w:t>
        </w:r>
      </w:hyperlink>
      <w:r w:rsidDel="00000000" w:rsidR="00000000" w:rsidRPr="00000000">
        <w:rPr>
          <w:rFonts w:ascii="Times New Roman" w:cs="Times New Roman" w:eastAsia="Times New Roman" w:hAnsi="Times New Roman"/>
          <w:sz w:val="24"/>
          <w:szCs w:val="24"/>
          <w:rtl w:val="0"/>
        </w:rPr>
        <w:t xml:space="preserve">, </w:t>
      </w:r>
      <w:hyperlink r:id="rId52">
        <w:r w:rsidDel="00000000" w:rsidR="00000000" w:rsidRPr="00000000">
          <w:rPr>
            <w:rFonts w:ascii="Times New Roman" w:cs="Times New Roman" w:eastAsia="Times New Roman" w:hAnsi="Times New Roman"/>
            <w:color w:val="1155cc"/>
            <w:sz w:val="24"/>
            <w:szCs w:val="24"/>
            <w:u w:val="single"/>
            <w:rtl w:val="0"/>
          </w:rPr>
          <w:t xml:space="preserve">Creese et al., 2019</w:t>
        </w:r>
      </w:hyperlink>
      <w:r w:rsidDel="00000000" w:rsidR="00000000" w:rsidRPr="00000000">
        <w:rPr>
          <w:rFonts w:ascii="Times New Roman" w:cs="Times New Roman" w:eastAsia="Times New Roman" w:hAnsi="Times New Roman"/>
          <w:sz w:val="24"/>
          <w:szCs w:val="24"/>
          <w:rtl w:val="0"/>
        </w:rPr>
        <w:t xml:space="preserve">, </w:t>
      </w:r>
      <w:hyperlink r:id="rId53">
        <w:r w:rsidDel="00000000" w:rsidR="00000000" w:rsidRPr="00000000">
          <w:rPr>
            <w:rFonts w:ascii="Times New Roman" w:cs="Times New Roman" w:eastAsia="Times New Roman" w:hAnsi="Times New Roman"/>
            <w:color w:val="1155cc"/>
            <w:sz w:val="24"/>
            <w:szCs w:val="24"/>
            <w:u w:val="single"/>
            <w:rtl w:val="0"/>
          </w:rPr>
          <w:t xml:space="preserve">Montini et al., 2019</w:t>
        </w:r>
      </w:hyperlink>
      <w:r w:rsidDel="00000000" w:rsidR="00000000" w:rsidRPr="00000000">
        <w:rPr>
          <w:rFonts w:ascii="Times New Roman" w:cs="Times New Roman" w:eastAsia="Times New Roman" w:hAnsi="Times New Roman"/>
          <w:sz w:val="24"/>
          <w:szCs w:val="24"/>
          <w:rtl w:val="0"/>
        </w:rPr>
        <w:t xml:space="preserve">). In addition, changes to the thermodynamic structure of the atmosphere, such as increases in convective available potential energy (CAPE; </w:t>
      </w:r>
      <w:hyperlink r:id="rId54">
        <w:r w:rsidDel="00000000" w:rsidR="00000000" w:rsidRPr="00000000">
          <w:rPr>
            <w:rFonts w:ascii="Times New Roman" w:cs="Times New Roman" w:eastAsia="Times New Roman" w:hAnsi="Times New Roman"/>
            <w:color w:val="1155cc"/>
            <w:sz w:val="24"/>
            <w:szCs w:val="24"/>
            <w:u w:val="single"/>
            <w:rtl w:val="0"/>
          </w:rPr>
          <w:t xml:space="preserve">Nicholson et al., 2022</w:t>
        </w:r>
      </w:hyperlink>
      <w:r w:rsidDel="00000000" w:rsidR="00000000" w:rsidRPr="00000000">
        <w:rPr>
          <w:rFonts w:ascii="Times New Roman" w:cs="Times New Roman" w:eastAsia="Times New Roman" w:hAnsi="Times New Roman"/>
          <w:sz w:val="24"/>
          <w:szCs w:val="24"/>
          <w:rtl w:val="0"/>
        </w:rPr>
        <w:t xml:space="preserve">) and atmospheric instability (</w:t>
      </w:r>
      <w:hyperlink r:id="rId55">
        <w:r w:rsidDel="00000000" w:rsidR="00000000" w:rsidRPr="00000000">
          <w:rPr>
            <w:rFonts w:ascii="Times New Roman" w:cs="Times New Roman" w:eastAsia="Times New Roman" w:hAnsi="Times New Roman"/>
            <w:color w:val="1155cc"/>
            <w:sz w:val="24"/>
            <w:szCs w:val="24"/>
            <w:u w:val="single"/>
            <w:rtl w:val="0"/>
          </w:rPr>
          <w:t xml:space="preserve">Taylor et al., 2018</w:t>
        </w:r>
      </w:hyperlink>
      <w:r w:rsidDel="00000000" w:rsidR="00000000" w:rsidRPr="00000000">
        <w:rPr>
          <w:rFonts w:ascii="Times New Roman" w:cs="Times New Roman" w:eastAsia="Times New Roman" w:hAnsi="Times New Roman"/>
          <w:sz w:val="24"/>
          <w:szCs w:val="24"/>
          <w:rtl w:val="0"/>
        </w:rPr>
        <w:t xml:space="preserve">) can affect precipitation intensity and frequency (Taylor et al., 2018, </w:t>
      </w:r>
      <w:hyperlink r:id="rId56">
        <w:r w:rsidDel="00000000" w:rsidR="00000000" w:rsidRPr="00000000">
          <w:rPr>
            <w:rFonts w:ascii="Times New Roman" w:cs="Times New Roman" w:eastAsia="Times New Roman" w:hAnsi="Times New Roman"/>
            <w:color w:val="1155cc"/>
            <w:sz w:val="24"/>
            <w:szCs w:val="24"/>
            <w:u w:val="single"/>
            <w:rtl w:val="0"/>
          </w:rPr>
          <w:t xml:space="preserve">Yin et al., 2014</w:t>
        </w:r>
      </w:hyperlink>
      <w:r w:rsidDel="00000000" w:rsidR="00000000" w:rsidRPr="00000000">
        <w:rPr>
          <w:rFonts w:ascii="Times New Roman" w:cs="Times New Roman" w:eastAsia="Times New Roman" w:hAnsi="Times New Roman"/>
          <w:sz w:val="24"/>
          <w:szCs w:val="24"/>
          <w:rtl w:val="0"/>
        </w:rPr>
        <w:t xml:space="preserve">). Meanwhile, anthropogenic and climate disturbances alter tropical rainforest moisture recycling (</w:t>
      </w:r>
      <w:hyperlink r:id="rId57">
        <w:r w:rsidDel="00000000" w:rsidR="00000000" w:rsidRPr="00000000">
          <w:rPr>
            <w:rFonts w:ascii="Times New Roman" w:cs="Times New Roman" w:eastAsia="Times New Roman" w:hAnsi="Times New Roman"/>
            <w:color w:val="1155cc"/>
            <w:sz w:val="24"/>
            <w:szCs w:val="24"/>
            <w:u w:val="single"/>
            <w:rtl w:val="0"/>
          </w:rPr>
          <w:t xml:space="preserve">Wright et al., 2017</w:t>
        </w:r>
      </w:hyperlink>
      <w:r w:rsidDel="00000000" w:rsidR="00000000" w:rsidRPr="00000000">
        <w:rPr>
          <w:rFonts w:ascii="Times New Roman" w:cs="Times New Roman" w:eastAsia="Times New Roman" w:hAnsi="Times New Roman"/>
          <w:sz w:val="24"/>
          <w:szCs w:val="24"/>
          <w:rtl w:val="0"/>
        </w:rPr>
        <w:t xml:space="preserve">, </w:t>
      </w:r>
      <w:hyperlink r:id="rId58">
        <w:r w:rsidDel="00000000" w:rsidR="00000000" w:rsidRPr="00000000">
          <w:rPr>
            <w:rFonts w:ascii="Times New Roman" w:cs="Times New Roman" w:eastAsia="Times New Roman" w:hAnsi="Times New Roman"/>
            <w:color w:val="1155cc"/>
            <w:sz w:val="24"/>
            <w:szCs w:val="24"/>
            <w:u w:val="single"/>
            <w:rtl w:val="0"/>
          </w:rPr>
          <w:t xml:space="preserve">Sori et al., 2022</w:t>
        </w:r>
      </w:hyperlink>
      <w:r w:rsidDel="00000000" w:rsidR="00000000" w:rsidRPr="00000000">
        <w:rPr>
          <w:rFonts w:ascii="Times New Roman" w:cs="Times New Roman" w:eastAsia="Times New Roman" w:hAnsi="Times New Roman"/>
          <w:sz w:val="24"/>
          <w:szCs w:val="24"/>
          <w:rtl w:val="0"/>
        </w:rPr>
        <w:t xml:space="preserve">, </w:t>
      </w:r>
      <w:hyperlink r:id="rId59">
        <w:r w:rsidDel="00000000" w:rsidR="00000000" w:rsidRPr="00000000">
          <w:rPr>
            <w:rFonts w:ascii="Times New Roman" w:cs="Times New Roman" w:eastAsia="Times New Roman" w:hAnsi="Times New Roman"/>
            <w:color w:val="1155cc"/>
            <w:sz w:val="24"/>
            <w:szCs w:val="24"/>
            <w:u w:val="single"/>
            <w:rtl w:val="0"/>
          </w:rPr>
          <w:t xml:space="preserve">van der Ent et al., 2010)</w:t>
        </w:r>
      </w:hyperlink>
      <w:r w:rsidDel="00000000" w:rsidR="00000000" w:rsidRPr="00000000">
        <w:rPr>
          <w:rFonts w:ascii="Times New Roman" w:cs="Times New Roman" w:eastAsia="Times New Roman" w:hAnsi="Times New Roman"/>
          <w:sz w:val="24"/>
          <w:szCs w:val="24"/>
          <w:rtl w:val="0"/>
        </w:rPr>
        <w:t xml:space="preserve">, leading to changes to monsoon systems (</w:t>
      </w:r>
      <w:hyperlink r:id="rId60">
        <w:r w:rsidDel="00000000" w:rsidR="00000000" w:rsidRPr="00000000">
          <w:rPr>
            <w:rFonts w:ascii="Times New Roman" w:cs="Times New Roman" w:eastAsia="Times New Roman" w:hAnsi="Times New Roman"/>
            <w:color w:val="1155cc"/>
            <w:sz w:val="24"/>
            <w:szCs w:val="24"/>
            <w:u w:val="single"/>
            <w:rtl w:val="0"/>
          </w:rPr>
          <w:t xml:space="preserve">Boers et al., 2017</w:t>
        </w:r>
      </w:hyperlink>
      <w:r w:rsidDel="00000000" w:rsidR="00000000" w:rsidRPr="00000000">
        <w:rPr>
          <w:rFonts w:ascii="Times New Roman" w:cs="Times New Roman" w:eastAsia="Times New Roman" w:hAnsi="Times New Roman"/>
          <w:sz w:val="24"/>
          <w:szCs w:val="24"/>
          <w:rtl w:val="0"/>
        </w:rPr>
        <w:t xml:space="preserve">), atmospheric drying (</w:t>
      </w:r>
      <w:hyperlink r:id="rId61">
        <w:r w:rsidDel="00000000" w:rsidR="00000000" w:rsidRPr="00000000">
          <w:rPr>
            <w:rFonts w:ascii="Times New Roman" w:cs="Times New Roman" w:eastAsia="Times New Roman" w:hAnsi="Times New Roman"/>
            <w:color w:val="1155cc"/>
            <w:sz w:val="24"/>
            <w:szCs w:val="24"/>
            <w:u w:val="single"/>
            <w:rtl w:val="0"/>
          </w:rPr>
          <w:t xml:space="preserve">Xu et al., 2022</w:t>
        </w:r>
      </w:hyperlink>
      <w:r w:rsidDel="00000000" w:rsidR="00000000" w:rsidRPr="00000000">
        <w:rPr>
          <w:rFonts w:ascii="Times New Roman" w:cs="Times New Roman" w:eastAsia="Times New Roman" w:hAnsi="Times New Roman"/>
          <w:sz w:val="24"/>
          <w:szCs w:val="24"/>
          <w:rtl w:val="0"/>
        </w:rPr>
        <w:t xml:space="preserve">), and decreases in precipitation (</w:t>
      </w:r>
      <w:hyperlink r:id="rId62">
        <w:r w:rsidDel="00000000" w:rsidR="00000000" w:rsidRPr="00000000">
          <w:rPr>
            <w:rFonts w:ascii="Times New Roman" w:cs="Times New Roman" w:eastAsia="Times New Roman" w:hAnsi="Times New Roman"/>
            <w:color w:val="1155cc"/>
            <w:sz w:val="24"/>
            <w:szCs w:val="24"/>
            <w:u w:val="single"/>
            <w:rtl w:val="0"/>
          </w:rPr>
          <w:t xml:space="preserve">Bell et al., 2015</w:t>
        </w:r>
      </w:hyperlink>
      <w:r w:rsidDel="00000000" w:rsidR="00000000" w:rsidRPr="00000000">
        <w:rPr>
          <w:rFonts w:ascii="Times New Roman" w:cs="Times New Roman" w:eastAsia="Times New Roman" w:hAnsi="Times New Roman"/>
          <w:sz w:val="24"/>
          <w:szCs w:val="24"/>
          <w:rtl w:val="0"/>
        </w:rPr>
        <w:t xml:space="preserve">, </w:t>
      </w:r>
      <w:hyperlink r:id="rId63">
        <w:r w:rsidDel="00000000" w:rsidR="00000000" w:rsidRPr="00000000">
          <w:rPr>
            <w:rFonts w:ascii="Times New Roman" w:cs="Times New Roman" w:eastAsia="Times New Roman" w:hAnsi="Times New Roman"/>
            <w:color w:val="1155cc"/>
            <w:sz w:val="24"/>
            <w:szCs w:val="24"/>
            <w:u w:val="single"/>
            <w:rtl w:val="0"/>
          </w:rPr>
          <w:t xml:space="preserve">Smith et al., 2023</w:t>
        </w:r>
      </w:hyperlink>
      <w:r w:rsidDel="00000000" w:rsidR="00000000" w:rsidRPr="00000000">
        <w:rPr>
          <w:rFonts w:ascii="Times New Roman" w:cs="Times New Roman" w:eastAsia="Times New Roman" w:hAnsi="Times New Roman"/>
          <w:sz w:val="24"/>
          <w:szCs w:val="24"/>
          <w:rtl w:val="0"/>
        </w:rPr>
        <w:t xml:space="preserve">). Therefore, tropical rainforests are experiencing significant changes in their water cycle such as increases in dry season lengths and intensity (</w:t>
      </w:r>
      <w:hyperlink r:id="rId64">
        <w:r w:rsidDel="00000000" w:rsidR="00000000" w:rsidRPr="00000000">
          <w:rPr>
            <w:rFonts w:ascii="Times New Roman" w:cs="Times New Roman" w:eastAsia="Times New Roman" w:hAnsi="Times New Roman"/>
            <w:color w:val="1155cc"/>
            <w:sz w:val="24"/>
            <w:szCs w:val="24"/>
            <w:u w:val="single"/>
            <w:rtl w:val="0"/>
          </w:rPr>
          <w:t xml:space="preserve">Jiang et al., 2019</w:t>
        </w:r>
      </w:hyperlink>
      <w:r w:rsidDel="00000000" w:rsidR="00000000" w:rsidRPr="00000000">
        <w:rPr>
          <w:rFonts w:ascii="Times New Roman" w:cs="Times New Roman" w:eastAsia="Times New Roman" w:hAnsi="Times New Roman"/>
          <w:sz w:val="24"/>
          <w:szCs w:val="24"/>
          <w:rtl w:val="0"/>
        </w:rPr>
        <w:t xml:space="preserve">, </w:t>
      </w:r>
      <w:hyperlink r:id="rId65">
        <w:r w:rsidDel="00000000" w:rsidR="00000000" w:rsidRPr="00000000">
          <w:rPr>
            <w:rFonts w:ascii="Times New Roman" w:cs="Times New Roman" w:eastAsia="Times New Roman" w:hAnsi="Times New Roman"/>
            <w:color w:val="1155cc"/>
            <w:sz w:val="24"/>
            <w:szCs w:val="24"/>
            <w:u w:val="single"/>
            <w:rtl w:val="0"/>
          </w:rPr>
          <w:t xml:space="preserve">Staal et al., 2020</w:t>
        </w:r>
      </w:hyperlink>
      <w:r w:rsidDel="00000000" w:rsidR="00000000" w:rsidRPr="00000000">
        <w:rPr>
          <w:rFonts w:ascii="Times New Roman" w:cs="Times New Roman" w:eastAsia="Times New Roman" w:hAnsi="Times New Roman"/>
          <w:sz w:val="24"/>
          <w:szCs w:val="24"/>
          <w:rtl w:val="0"/>
        </w:rPr>
        <w:t xml:space="preserve">), variability in wet season onsets (Yin et al., 2014), decadal-scale declines in rainfall (</w:t>
      </w:r>
      <w:hyperlink r:id="rId66">
        <w:r w:rsidDel="00000000" w:rsidR="00000000" w:rsidRPr="00000000">
          <w:rPr>
            <w:rFonts w:ascii="Times New Roman" w:cs="Times New Roman" w:eastAsia="Times New Roman" w:hAnsi="Times New Roman"/>
            <w:color w:val="1155cc"/>
            <w:sz w:val="24"/>
            <w:szCs w:val="24"/>
            <w:u w:val="single"/>
            <w:rtl w:val="0"/>
          </w:rPr>
          <w:t xml:space="preserve">Zhou et al., 2014</w:t>
        </w:r>
      </w:hyperlink>
      <w:r w:rsidDel="00000000" w:rsidR="00000000" w:rsidRPr="00000000">
        <w:rPr>
          <w:rFonts w:ascii="Times New Roman" w:cs="Times New Roman" w:eastAsia="Times New Roman" w:hAnsi="Times New Roman"/>
          <w:sz w:val="24"/>
          <w:szCs w:val="24"/>
          <w:rtl w:val="0"/>
        </w:rPr>
        <w:t xml:space="preserve">), and changes to the timing and intensity of mesoscale convective systems (Taylor et al., 2018, </w:t>
      </w:r>
      <w:hyperlink r:id="rId67">
        <w:r w:rsidDel="00000000" w:rsidR="00000000" w:rsidRPr="00000000">
          <w:rPr>
            <w:rFonts w:ascii="Times New Roman" w:cs="Times New Roman" w:eastAsia="Times New Roman" w:hAnsi="Times New Roman"/>
            <w:color w:val="1155cc"/>
            <w:sz w:val="24"/>
            <w:szCs w:val="24"/>
            <w:u w:val="single"/>
            <w:rtl w:val="0"/>
          </w:rPr>
          <w:t xml:space="preserve">Rehbein and Ambrizzi 2023</w:t>
        </w:r>
      </w:hyperlink>
      <w:r w:rsidDel="00000000" w:rsidR="00000000" w:rsidRPr="00000000">
        <w:rPr>
          <w:rFonts w:ascii="Times New Roman" w:cs="Times New Roman" w:eastAsia="Times New Roman" w:hAnsi="Times New Roman"/>
          <w:sz w:val="24"/>
          <w:szCs w:val="24"/>
          <w:rtl w:val="0"/>
        </w:rPr>
        <w:t xml:space="preserve">). At the surface, these changes in climate and LCLUC have induced fluctuations in  river discharge (</w:t>
      </w:r>
      <w:hyperlink r:id="rId68">
        <w:r w:rsidDel="00000000" w:rsidR="00000000" w:rsidRPr="00000000">
          <w:rPr>
            <w:rFonts w:ascii="Times New Roman" w:cs="Times New Roman" w:eastAsia="Times New Roman" w:hAnsi="Times New Roman"/>
            <w:color w:val="1155cc"/>
            <w:sz w:val="24"/>
            <w:szCs w:val="24"/>
            <w:u w:val="single"/>
            <w:rtl w:val="0"/>
          </w:rPr>
          <w:t xml:space="preserve">Nhedehede et al., 2022</w:t>
        </w:r>
      </w:hyperlink>
      <w:r w:rsidDel="00000000" w:rsidR="00000000" w:rsidRPr="00000000">
        <w:rPr>
          <w:rFonts w:ascii="Times New Roman" w:cs="Times New Roman" w:eastAsia="Times New Roman" w:hAnsi="Times New Roman"/>
          <w:sz w:val="24"/>
          <w:szCs w:val="24"/>
          <w:rtl w:val="0"/>
        </w:rPr>
        <w:t xml:space="preserve">, </w:t>
      </w:r>
      <w:hyperlink r:id="rId69">
        <w:r w:rsidDel="00000000" w:rsidR="00000000" w:rsidRPr="00000000">
          <w:rPr>
            <w:rFonts w:ascii="Times New Roman" w:cs="Times New Roman" w:eastAsia="Times New Roman" w:hAnsi="Times New Roman"/>
            <w:color w:val="1155cc"/>
            <w:sz w:val="24"/>
            <w:szCs w:val="24"/>
            <w:u w:val="single"/>
            <w:rtl w:val="0"/>
          </w:rPr>
          <w:t xml:space="preserve">Heerspink et al., 2020</w:t>
        </w:r>
      </w:hyperlink>
      <w:r w:rsidDel="00000000" w:rsidR="00000000" w:rsidRPr="00000000">
        <w:rPr>
          <w:rFonts w:ascii="Times New Roman" w:cs="Times New Roman" w:eastAsia="Times New Roman" w:hAnsi="Times New Roman"/>
          <w:sz w:val="24"/>
          <w:szCs w:val="24"/>
          <w:rtl w:val="0"/>
        </w:rPr>
        <w:t xml:space="preserve">). Increases in precipitation can increase streamflow and induce heavy floods within primarily rain-fed watersheds (</w:t>
      </w:r>
      <w:hyperlink r:id="rId70">
        <w:r w:rsidDel="00000000" w:rsidR="00000000" w:rsidRPr="00000000">
          <w:rPr>
            <w:rFonts w:ascii="Times New Roman" w:cs="Times New Roman" w:eastAsia="Times New Roman" w:hAnsi="Times New Roman"/>
            <w:color w:val="1155cc"/>
            <w:sz w:val="24"/>
            <w:szCs w:val="24"/>
            <w:u w:val="single"/>
            <w:rtl w:val="0"/>
          </w:rPr>
          <w:t xml:space="preserve">Marengo et al., 2012</w:t>
        </w:r>
      </w:hyperlink>
      <w:r w:rsidDel="00000000" w:rsidR="00000000" w:rsidRPr="00000000">
        <w:rPr>
          <w:rFonts w:ascii="Times New Roman" w:cs="Times New Roman" w:eastAsia="Times New Roman" w:hAnsi="Times New Roman"/>
          <w:sz w:val="24"/>
          <w:szCs w:val="24"/>
          <w:rtl w:val="0"/>
        </w:rPr>
        <w:t xml:space="preserve">), while deforestation increases streamflow and sediment fluxes (</w:t>
      </w:r>
      <w:hyperlink r:id="rId71">
        <w:r w:rsidDel="00000000" w:rsidR="00000000" w:rsidRPr="00000000">
          <w:rPr>
            <w:rFonts w:ascii="Times New Roman" w:cs="Times New Roman" w:eastAsia="Times New Roman" w:hAnsi="Times New Roman"/>
            <w:color w:val="1155cc"/>
            <w:sz w:val="24"/>
            <w:szCs w:val="24"/>
            <w:u w:val="single"/>
            <w:rtl w:val="0"/>
          </w:rPr>
          <w:t xml:space="preserve">Levy et al., 2018</w:t>
        </w:r>
      </w:hyperlink>
      <w:r w:rsidDel="00000000" w:rsidR="00000000" w:rsidRPr="00000000">
        <w:rPr>
          <w:rFonts w:ascii="Times New Roman" w:cs="Times New Roman" w:eastAsia="Times New Roman" w:hAnsi="Times New Roman"/>
          <w:sz w:val="24"/>
          <w:szCs w:val="24"/>
          <w:rtl w:val="0"/>
        </w:rPr>
        <w:t xml:space="preserve">) due to reductions in evapotranspiration and infiltration (</w:t>
      </w:r>
      <w:hyperlink r:id="rId72">
        <w:r w:rsidDel="00000000" w:rsidR="00000000" w:rsidRPr="00000000">
          <w:rPr>
            <w:rFonts w:ascii="Times New Roman" w:cs="Times New Roman" w:eastAsia="Times New Roman" w:hAnsi="Times New Roman"/>
            <w:color w:val="1155cc"/>
            <w:sz w:val="24"/>
            <w:szCs w:val="24"/>
            <w:u w:val="single"/>
            <w:rtl w:val="0"/>
          </w:rPr>
          <w:t xml:space="preserve">Costa et al., 2003</w:t>
        </w:r>
      </w:hyperlink>
      <w:r w:rsidDel="00000000" w:rsidR="00000000" w:rsidRPr="00000000">
        <w:rPr>
          <w:rFonts w:ascii="Times New Roman" w:cs="Times New Roman" w:eastAsia="Times New Roman" w:hAnsi="Times New Roman"/>
          <w:sz w:val="24"/>
          <w:szCs w:val="24"/>
          <w:rtl w:val="0"/>
        </w:rPr>
        <w:t xml:space="preserve">, </w:t>
      </w:r>
      <w:hyperlink r:id="rId73">
        <w:r w:rsidDel="00000000" w:rsidR="00000000" w:rsidRPr="00000000">
          <w:rPr>
            <w:rFonts w:ascii="Times New Roman" w:cs="Times New Roman" w:eastAsia="Times New Roman" w:hAnsi="Times New Roman"/>
            <w:color w:val="1155cc"/>
            <w:sz w:val="24"/>
            <w:szCs w:val="24"/>
            <w:u w:val="single"/>
            <w:rtl w:val="0"/>
          </w:rPr>
          <w:t xml:space="preserve">Souza-Filho et al., 2016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Meanwhile, climate phenomena such as ENSO, the Madden-Julian Oscillation, the Indian Ocean Dipole, and Atlantic Meridional Overturning Circulation can control tropical convection and induce climate variability (</w:t>
      </w:r>
      <w:hyperlink r:id="rId74">
        <w:r w:rsidDel="00000000" w:rsidR="00000000" w:rsidRPr="00000000">
          <w:rPr>
            <w:rFonts w:ascii="Times New Roman" w:cs="Times New Roman" w:eastAsia="Times New Roman" w:hAnsi="Times New Roman"/>
            <w:color w:val="1155cc"/>
            <w:sz w:val="24"/>
            <w:szCs w:val="24"/>
            <w:u w:val="single"/>
            <w:rtl w:val="0"/>
          </w:rPr>
          <w:t xml:space="preserve">Raghavendra et al., 2020</w:t>
        </w:r>
      </w:hyperlink>
      <w:r w:rsidDel="00000000" w:rsidR="00000000" w:rsidRPr="00000000">
        <w:rPr>
          <w:rFonts w:ascii="Times New Roman" w:cs="Times New Roman" w:eastAsia="Times New Roman" w:hAnsi="Times New Roman"/>
          <w:sz w:val="24"/>
          <w:szCs w:val="24"/>
          <w:rtl w:val="0"/>
        </w:rPr>
        <w:t xml:space="preserve">, </w:t>
      </w:r>
      <w:hyperlink r:id="rId75">
        <w:r w:rsidDel="00000000" w:rsidR="00000000" w:rsidRPr="00000000">
          <w:rPr>
            <w:rFonts w:ascii="Times New Roman" w:cs="Times New Roman" w:eastAsia="Times New Roman" w:hAnsi="Times New Roman"/>
            <w:color w:val="1155cc"/>
            <w:sz w:val="24"/>
            <w:szCs w:val="24"/>
            <w:u w:val="single"/>
            <w:rtl w:val="0"/>
          </w:rPr>
          <w:t xml:space="preserve">Dias et al., 2017</w:t>
        </w:r>
      </w:hyperlink>
      <w:r w:rsidDel="00000000" w:rsidR="00000000" w:rsidRPr="00000000">
        <w:rPr>
          <w:rFonts w:ascii="Times New Roman" w:cs="Times New Roman" w:eastAsia="Times New Roman" w:hAnsi="Times New Roman"/>
          <w:sz w:val="24"/>
          <w:szCs w:val="24"/>
          <w:rtl w:val="0"/>
        </w:rPr>
        <w:t xml:space="preserve">). For example, the 2015/2016 ENSO induced large meteorological and soil water droughts and increases in vapor pressure deficits that were exacerbated due to warming trends from climate change (</w:t>
      </w:r>
      <w:hyperlink r:id="rId76">
        <w:r w:rsidDel="00000000" w:rsidR="00000000" w:rsidRPr="00000000">
          <w:rPr>
            <w:rFonts w:ascii="Times New Roman" w:cs="Times New Roman" w:eastAsia="Times New Roman" w:hAnsi="Times New Roman"/>
            <w:color w:val="1155cc"/>
            <w:sz w:val="24"/>
            <w:szCs w:val="24"/>
            <w:u w:val="single"/>
            <w:rtl w:val="0"/>
          </w:rPr>
          <w:t xml:space="preserve">Rifai et al., 2019</w:t>
        </w:r>
      </w:hyperlink>
      <w:r w:rsidDel="00000000" w:rsidR="00000000" w:rsidRPr="00000000">
        <w:rPr>
          <w:rFonts w:ascii="Times New Roman" w:cs="Times New Roman" w:eastAsia="Times New Roman" w:hAnsi="Times New Roman"/>
          <w:sz w:val="24"/>
          <w:szCs w:val="24"/>
          <w:rtl w:val="0"/>
        </w:rPr>
        <w:t xml:space="preserve">). These phenomena can also covary to further modulate tropical climate, such as modifying dynamic systems that control rainfall (</w:t>
      </w:r>
      <w:hyperlink r:id="rId77">
        <w:r w:rsidDel="00000000" w:rsidR="00000000" w:rsidRPr="00000000">
          <w:rPr>
            <w:rFonts w:ascii="Times New Roman" w:cs="Times New Roman" w:eastAsia="Times New Roman" w:hAnsi="Times New Roman"/>
            <w:color w:val="1155cc"/>
            <w:sz w:val="24"/>
            <w:szCs w:val="24"/>
            <w:u w:val="single"/>
            <w:rtl w:val="0"/>
          </w:rPr>
          <w:t xml:space="preserve">Jiang et al., 2021</w:t>
        </w:r>
      </w:hyperlink>
      <w:r w:rsidDel="00000000" w:rsidR="00000000" w:rsidRPr="00000000">
        <w:rPr>
          <w:rFonts w:ascii="Times New Roman" w:cs="Times New Roman" w:eastAsia="Times New Roman" w:hAnsi="Times New Roman"/>
          <w:sz w:val="24"/>
          <w:szCs w:val="24"/>
          <w:rtl w:val="0"/>
        </w:rPr>
        <w:t xml:space="preserve">), or inducing drying and droughts (</w:t>
      </w:r>
      <w:hyperlink r:id="rId78">
        <w:r w:rsidDel="00000000" w:rsidR="00000000" w:rsidRPr="00000000">
          <w:rPr>
            <w:rFonts w:ascii="Times New Roman" w:cs="Times New Roman" w:eastAsia="Times New Roman" w:hAnsi="Times New Roman"/>
            <w:color w:val="1155cc"/>
            <w:sz w:val="24"/>
            <w:szCs w:val="24"/>
            <w:u w:val="single"/>
            <w:rtl w:val="0"/>
          </w:rPr>
          <w:t xml:space="preserve">Ndehedehe et al., 2018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mechanisms controlling present and future changes to tropical rainforest water cycling are not yet fully understood, in part due to large uncertainties in model representation of these processes (</w:t>
      </w:r>
      <w:hyperlink r:id="rId79">
        <w:r w:rsidDel="00000000" w:rsidR="00000000" w:rsidRPr="00000000">
          <w:rPr>
            <w:rFonts w:ascii="Times New Roman" w:cs="Times New Roman" w:eastAsia="Times New Roman" w:hAnsi="Times New Roman"/>
            <w:color w:val="1155cc"/>
            <w:sz w:val="24"/>
            <w:szCs w:val="24"/>
            <w:u w:val="single"/>
            <w:rtl w:val="0"/>
          </w:rPr>
          <w:t xml:space="preserve">Tamoffo et al., 2019b</w:t>
        </w:r>
      </w:hyperlink>
      <w:r w:rsidDel="00000000" w:rsidR="00000000" w:rsidRPr="00000000">
        <w:rPr>
          <w:rFonts w:ascii="Times New Roman" w:cs="Times New Roman" w:eastAsia="Times New Roman" w:hAnsi="Times New Roman"/>
          <w:sz w:val="24"/>
          <w:szCs w:val="24"/>
          <w:rtl w:val="0"/>
        </w:rPr>
        <w:t xml:space="preserve">, </w:t>
      </w:r>
      <w:hyperlink r:id="rId80">
        <w:r w:rsidDel="00000000" w:rsidR="00000000" w:rsidRPr="00000000">
          <w:rPr>
            <w:rFonts w:ascii="Times New Roman" w:cs="Times New Roman" w:eastAsia="Times New Roman" w:hAnsi="Times New Roman"/>
            <w:color w:val="1155cc"/>
            <w:sz w:val="24"/>
            <w:szCs w:val="24"/>
            <w:u w:val="single"/>
            <w:rtl w:val="0"/>
          </w:rPr>
          <w:t xml:space="preserve">Baker et al., 2021</w:t>
        </w:r>
      </w:hyperlink>
      <w:r w:rsidDel="00000000" w:rsidR="00000000" w:rsidRPr="00000000">
        <w:rPr>
          <w:rFonts w:ascii="Times New Roman" w:cs="Times New Roman" w:eastAsia="Times New Roman" w:hAnsi="Times New Roman"/>
          <w:sz w:val="24"/>
          <w:szCs w:val="24"/>
          <w:rtl w:val="0"/>
        </w:rPr>
        <w:t xml:space="preserve">), the anthropogenic impacts on these processes (</w:t>
      </w:r>
      <w:hyperlink r:id="rId81">
        <w:r w:rsidDel="00000000" w:rsidR="00000000" w:rsidRPr="00000000">
          <w:rPr>
            <w:rFonts w:ascii="Times New Roman" w:cs="Times New Roman" w:eastAsia="Times New Roman" w:hAnsi="Times New Roman"/>
            <w:color w:val="1155cc"/>
            <w:sz w:val="24"/>
            <w:szCs w:val="24"/>
            <w:u w:val="single"/>
            <w:rtl w:val="0"/>
          </w:rPr>
          <w:t xml:space="preserve">Dagan et al., 2023</w:t>
        </w:r>
      </w:hyperlink>
      <w:r w:rsidDel="00000000" w:rsidR="00000000" w:rsidRPr="00000000">
        <w:rPr>
          <w:rFonts w:ascii="Times New Roman" w:cs="Times New Roman" w:eastAsia="Times New Roman" w:hAnsi="Times New Roman"/>
          <w:sz w:val="24"/>
          <w:szCs w:val="24"/>
          <w:rtl w:val="0"/>
        </w:rPr>
        <w:t xml:space="preserve">), and lack of data to constrain model estimates (</w:t>
      </w:r>
      <w:hyperlink r:id="rId82">
        <w:r w:rsidDel="00000000" w:rsidR="00000000" w:rsidRPr="00000000">
          <w:rPr>
            <w:rFonts w:ascii="Times New Roman" w:cs="Times New Roman" w:eastAsia="Times New Roman" w:hAnsi="Times New Roman"/>
            <w:color w:val="1155cc"/>
            <w:sz w:val="24"/>
            <w:szCs w:val="24"/>
            <w:u w:val="single"/>
            <w:rtl w:val="0"/>
          </w:rPr>
          <w:t xml:space="preserve">Washington et al., 2013</w:t>
        </w:r>
      </w:hyperlink>
      <w:r w:rsidDel="00000000" w:rsidR="00000000" w:rsidRPr="00000000">
        <w:rPr>
          <w:rFonts w:ascii="Times New Roman" w:cs="Times New Roman" w:eastAsia="Times New Roman" w:hAnsi="Times New Roman"/>
          <w:sz w:val="24"/>
          <w:szCs w:val="24"/>
          <w:rtl w:val="0"/>
        </w:rPr>
        <w:t xml:space="preserve">). For example, intense amounts of biomass burning within and nearby the tropical regions (</w:t>
      </w:r>
      <w:hyperlink r:id="rId83">
        <w:r w:rsidDel="00000000" w:rsidR="00000000" w:rsidRPr="00000000">
          <w:rPr>
            <w:rFonts w:ascii="Times New Roman" w:cs="Times New Roman" w:eastAsia="Times New Roman" w:hAnsi="Times New Roman"/>
            <w:color w:val="1155cc"/>
            <w:sz w:val="24"/>
            <w:szCs w:val="24"/>
            <w:u w:val="single"/>
            <w:rtl w:val="0"/>
          </w:rPr>
          <w:t xml:space="preserve">Chen et al., 2024</w:t>
        </w:r>
      </w:hyperlink>
      <w:r w:rsidDel="00000000" w:rsidR="00000000" w:rsidRPr="00000000">
        <w:rPr>
          <w:rFonts w:ascii="Times New Roman" w:cs="Times New Roman" w:eastAsia="Times New Roman" w:hAnsi="Times New Roman"/>
          <w:sz w:val="24"/>
          <w:szCs w:val="24"/>
          <w:rtl w:val="0"/>
        </w:rPr>
        <w:t xml:space="preserve">) alter atmospheric conditions both locally and in non-local regions down-wind, even extending to cross-continental transport (</w:t>
      </w:r>
      <w:hyperlink r:id="rId84">
        <w:r w:rsidDel="00000000" w:rsidR="00000000" w:rsidRPr="00000000">
          <w:rPr>
            <w:rFonts w:ascii="Times New Roman" w:cs="Times New Roman" w:eastAsia="Times New Roman" w:hAnsi="Times New Roman"/>
            <w:color w:val="1155cc"/>
            <w:sz w:val="24"/>
            <w:szCs w:val="24"/>
            <w:u w:val="single"/>
            <w:rtl w:val="0"/>
          </w:rPr>
          <w:t xml:space="preserve">Adebiyi and Zuidema 2016</w:t>
        </w:r>
      </w:hyperlink>
      <w:r w:rsidDel="00000000" w:rsidR="00000000" w:rsidRPr="00000000">
        <w:rPr>
          <w:rFonts w:ascii="Times New Roman" w:cs="Times New Roman" w:eastAsia="Times New Roman" w:hAnsi="Times New Roman"/>
          <w:sz w:val="24"/>
          <w:szCs w:val="24"/>
          <w:rtl w:val="0"/>
        </w:rPr>
        <w:t xml:space="preserve">, </w:t>
      </w:r>
      <w:hyperlink r:id="rId85">
        <w:r w:rsidDel="00000000" w:rsidR="00000000" w:rsidRPr="00000000">
          <w:rPr>
            <w:rFonts w:ascii="Times New Roman" w:cs="Times New Roman" w:eastAsia="Times New Roman" w:hAnsi="Times New Roman"/>
            <w:color w:val="1155cc"/>
            <w:sz w:val="24"/>
            <w:szCs w:val="24"/>
            <w:u w:val="single"/>
            <w:rtl w:val="0"/>
          </w:rPr>
          <w:t xml:space="preserve">Barkley et al., 2019</w:t>
        </w:r>
      </w:hyperlink>
      <w:r w:rsidDel="00000000" w:rsidR="00000000" w:rsidRPr="00000000">
        <w:rPr>
          <w:rFonts w:ascii="Times New Roman" w:cs="Times New Roman" w:eastAsia="Times New Roman" w:hAnsi="Times New Roman"/>
          <w:sz w:val="24"/>
          <w:szCs w:val="24"/>
          <w:rtl w:val="0"/>
        </w:rPr>
        <w:t xml:space="preserve">). Aerosol-cloud and aerosol-radiation interactions, through direct and indirect effects, can alter cloud formation and lifetime (</w:t>
      </w:r>
      <w:hyperlink r:id="rId86">
        <w:r w:rsidDel="00000000" w:rsidR="00000000" w:rsidRPr="00000000">
          <w:rPr>
            <w:rFonts w:ascii="Times New Roman" w:cs="Times New Roman" w:eastAsia="Times New Roman" w:hAnsi="Times New Roman"/>
            <w:color w:val="1155cc"/>
            <w:sz w:val="24"/>
            <w:szCs w:val="24"/>
            <w:u w:val="single"/>
            <w:rtl w:val="0"/>
          </w:rPr>
          <w:t xml:space="preserve">Liu et al., 2020</w:t>
        </w:r>
      </w:hyperlink>
      <w:r w:rsidDel="00000000" w:rsidR="00000000" w:rsidRPr="00000000">
        <w:rPr>
          <w:rFonts w:ascii="Times New Roman" w:cs="Times New Roman" w:eastAsia="Times New Roman" w:hAnsi="Times New Roman"/>
          <w:sz w:val="24"/>
          <w:szCs w:val="24"/>
          <w:rtl w:val="0"/>
        </w:rPr>
        <w:t xml:space="preserve">), induce subsidence (</w:t>
      </w:r>
      <w:hyperlink r:id="rId87">
        <w:r w:rsidDel="00000000" w:rsidR="00000000" w:rsidRPr="00000000">
          <w:rPr>
            <w:rFonts w:ascii="Times New Roman" w:cs="Times New Roman" w:eastAsia="Times New Roman" w:hAnsi="Times New Roman"/>
            <w:color w:val="1155cc"/>
            <w:sz w:val="24"/>
            <w:szCs w:val="24"/>
            <w:u w:val="single"/>
            <w:rtl w:val="0"/>
          </w:rPr>
          <w:t xml:space="preserve">Zhang et al., 2008</w:t>
        </w:r>
      </w:hyperlink>
      <w:r w:rsidDel="00000000" w:rsidR="00000000" w:rsidRPr="00000000">
        <w:rPr>
          <w:rFonts w:ascii="Times New Roman" w:cs="Times New Roman" w:eastAsia="Times New Roman" w:hAnsi="Times New Roman"/>
          <w:sz w:val="24"/>
          <w:szCs w:val="24"/>
          <w:rtl w:val="0"/>
        </w:rPr>
        <w:t xml:space="preserve">), and change temperature gradients that control key dynamic systems within tropical regions (</w:t>
      </w:r>
      <w:hyperlink r:id="rId88">
        <w:r w:rsidDel="00000000" w:rsidR="00000000" w:rsidRPr="00000000">
          <w:rPr>
            <w:rFonts w:ascii="Times New Roman" w:cs="Times New Roman" w:eastAsia="Times New Roman" w:hAnsi="Times New Roman"/>
            <w:color w:val="1155cc"/>
            <w:sz w:val="24"/>
            <w:szCs w:val="24"/>
            <w:u w:val="single"/>
            <w:rtl w:val="0"/>
          </w:rPr>
          <w:t xml:space="preserve">Chaboureau et al., 2022</w:t>
        </w:r>
      </w:hyperlink>
      <w:r w:rsidDel="00000000" w:rsidR="00000000" w:rsidRPr="00000000">
        <w:rPr>
          <w:rFonts w:ascii="Times New Roman" w:cs="Times New Roman" w:eastAsia="Times New Roman" w:hAnsi="Times New Roman"/>
          <w:sz w:val="24"/>
          <w:szCs w:val="24"/>
          <w:rtl w:val="0"/>
        </w:rPr>
        <w:t xml:space="preserve">), ultimately limiting convection and rainfall (</w:t>
      </w:r>
      <w:hyperlink r:id="rId89">
        <w:r w:rsidDel="00000000" w:rsidR="00000000" w:rsidRPr="00000000">
          <w:rPr>
            <w:rFonts w:ascii="Times New Roman" w:cs="Times New Roman" w:eastAsia="Times New Roman" w:hAnsi="Times New Roman"/>
            <w:color w:val="1155cc"/>
            <w:sz w:val="24"/>
            <w:szCs w:val="24"/>
            <w:u w:val="single"/>
            <w:rtl w:val="0"/>
          </w:rPr>
          <w:t xml:space="preserve">Tosca et al., 2015</w:t>
        </w:r>
      </w:hyperlink>
      <w:r w:rsidDel="00000000" w:rsidR="00000000" w:rsidRPr="00000000">
        <w:rPr>
          <w:rFonts w:ascii="Times New Roman" w:cs="Times New Roman" w:eastAsia="Times New Roman" w:hAnsi="Times New Roman"/>
          <w:sz w:val="24"/>
          <w:szCs w:val="24"/>
          <w:rtl w:val="0"/>
        </w:rPr>
        <w:t xml:space="preserve">). These impacts on tropical water cycling are highly uncertain in models (</w:t>
      </w:r>
      <w:hyperlink r:id="rId90">
        <w:r w:rsidDel="00000000" w:rsidR="00000000" w:rsidRPr="00000000">
          <w:rPr>
            <w:rFonts w:ascii="Times New Roman" w:cs="Times New Roman" w:eastAsia="Times New Roman" w:hAnsi="Times New Roman"/>
            <w:color w:val="1155cc"/>
            <w:sz w:val="24"/>
            <w:szCs w:val="24"/>
            <w:u w:val="single"/>
            <w:rtl w:val="0"/>
          </w:rPr>
          <w:t xml:space="preserve">Brown et al., 2021</w:t>
        </w:r>
      </w:hyperlink>
      <w:r w:rsidDel="00000000" w:rsidR="00000000" w:rsidRPr="00000000">
        <w:rPr>
          <w:rFonts w:ascii="Times New Roman" w:cs="Times New Roman" w:eastAsia="Times New Roman" w:hAnsi="Times New Roman"/>
          <w:sz w:val="24"/>
          <w:szCs w:val="24"/>
          <w:rtl w:val="0"/>
        </w:rPr>
        <w:t xml:space="preserve">, and in part contribute to large disagreements to projections of future climate conditions over tropical rainforests (</w:t>
      </w:r>
      <w:hyperlink r:id="rId91">
        <w:r w:rsidDel="00000000" w:rsidR="00000000" w:rsidRPr="00000000">
          <w:rPr>
            <w:rFonts w:ascii="Times New Roman" w:cs="Times New Roman" w:eastAsia="Times New Roman" w:hAnsi="Times New Roman"/>
            <w:color w:val="1155cc"/>
            <w:sz w:val="24"/>
            <w:szCs w:val="24"/>
            <w:u w:val="single"/>
            <w:rtl w:val="0"/>
          </w:rPr>
          <w:t xml:space="preserve">Dosio et al., 2019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previous studies indicate variability in tropical rainforest carbon cycling in response to changes to its water cycle, although with spatial heterogeneity between continents and within the rainforests themselves. For example, in response to meteorological anomalies induced by the 2015/2016 El Nino, tropical rainforests temporarily became net carbon sources, but for different reasons depending on the continent (</w:t>
      </w:r>
      <w:hyperlink r:id="rId92">
        <w:r w:rsidDel="00000000" w:rsidR="00000000" w:rsidRPr="00000000">
          <w:rPr>
            <w:rFonts w:ascii="Times New Roman" w:cs="Times New Roman" w:eastAsia="Times New Roman" w:hAnsi="Times New Roman"/>
            <w:color w:val="1155cc"/>
            <w:sz w:val="24"/>
            <w:szCs w:val="24"/>
            <w:u w:val="single"/>
            <w:rtl w:val="0"/>
          </w:rPr>
          <w:t xml:space="preserve">Liu et al., 2017</w:t>
        </w:r>
      </w:hyperlink>
      <w:r w:rsidDel="00000000" w:rsidR="00000000" w:rsidRPr="00000000">
        <w:rPr>
          <w:rFonts w:ascii="Times New Roman" w:cs="Times New Roman" w:eastAsia="Times New Roman" w:hAnsi="Times New Roman"/>
          <w:sz w:val="24"/>
          <w:szCs w:val="24"/>
          <w:rtl w:val="0"/>
        </w:rPr>
        <w:t xml:space="preserve">). In addition, these rainforests exhibit different responses to drought, with the Congolese rainforests less responsive to such perturbations compared to the Amazon rainforests (</w:t>
      </w:r>
      <w:hyperlink r:id="rId93">
        <w:r w:rsidDel="00000000" w:rsidR="00000000" w:rsidRPr="00000000">
          <w:rPr>
            <w:rFonts w:ascii="Times New Roman" w:cs="Times New Roman" w:eastAsia="Times New Roman" w:hAnsi="Times New Roman"/>
            <w:color w:val="1155cc"/>
            <w:sz w:val="24"/>
            <w:szCs w:val="24"/>
            <w:u w:val="single"/>
            <w:rtl w:val="0"/>
          </w:rPr>
          <w:t xml:space="preserve">Tao et al., 2022</w:t>
        </w:r>
      </w:hyperlink>
      <w:r w:rsidDel="00000000" w:rsidR="00000000" w:rsidRPr="00000000">
        <w:rPr>
          <w:rFonts w:ascii="Times New Roman" w:cs="Times New Roman" w:eastAsia="Times New Roman" w:hAnsi="Times New Roman"/>
          <w:sz w:val="24"/>
          <w:szCs w:val="24"/>
          <w:rtl w:val="0"/>
        </w:rPr>
        <w:t xml:space="preserve">, </w:t>
      </w:r>
      <w:hyperlink r:id="rId94">
        <w:r w:rsidDel="00000000" w:rsidR="00000000" w:rsidRPr="00000000">
          <w:rPr>
            <w:rFonts w:ascii="Times New Roman" w:cs="Times New Roman" w:eastAsia="Times New Roman" w:hAnsi="Times New Roman"/>
            <w:color w:val="1155cc"/>
            <w:sz w:val="24"/>
            <w:szCs w:val="24"/>
            <w:u w:val="single"/>
            <w:rtl w:val="0"/>
          </w:rPr>
          <w:t xml:space="preserve">Asefi-Najafabady and Saatchi 2013</w:t>
        </w:r>
      </w:hyperlink>
      <w:r w:rsidDel="00000000" w:rsidR="00000000" w:rsidRPr="00000000">
        <w:rPr>
          <w:rFonts w:ascii="Times New Roman" w:cs="Times New Roman" w:eastAsia="Times New Roman" w:hAnsi="Times New Roman"/>
          <w:sz w:val="24"/>
          <w:szCs w:val="24"/>
          <w:rtl w:val="0"/>
        </w:rPr>
        <w:t xml:space="preserve">, </w:t>
      </w:r>
      <w:hyperlink r:id="rId95">
        <w:r w:rsidDel="00000000" w:rsidR="00000000" w:rsidRPr="00000000">
          <w:rPr>
            <w:rFonts w:ascii="Times New Roman" w:cs="Times New Roman" w:eastAsia="Times New Roman" w:hAnsi="Times New Roman"/>
            <w:color w:val="1155cc"/>
            <w:sz w:val="24"/>
            <w:szCs w:val="24"/>
            <w:u w:val="single"/>
            <w:rtl w:val="0"/>
          </w:rPr>
          <w:t xml:space="preserve">Saatchi et al., 2012</w:t>
        </w:r>
      </w:hyperlink>
      <w:r w:rsidDel="00000000" w:rsidR="00000000" w:rsidRPr="00000000">
        <w:rPr>
          <w:rFonts w:ascii="Times New Roman" w:cs="Times New Roman" w:eastAsia="Times New Roman" w:hAnsi="Times New Roman"/>
          <w:sz w:val="24"/>
          <w:szCs w:val="24"/>
          <w:rtl w:val="0"/>
        </w:rPr>
        <w:t xml:space="preserve">, </w:t>
      </w:r>
      <w:hyperlink r:id="rId96">
        <w:r w:rsidDel="00000000" w:rsidR="00000000" w:rsidRPr="00000000">
          <w:rPr>
            <w:rFonts w:ascii="Times New Roman" w:cs="Times New Roman" w:eastAsia="Times New Roman" w:hAnsi="Times New Roman"/>
            <w:color w:val="1155cc"/>
            <w:sz w:val="24"/>
            <w:szCs w:val="24"/>
            <w:u w:val="single"/>
            <w:rtl w:val="0"/>
          </w:rPr>
          <w:t xml:space="preserve">Bennett et al., 2021</w:t>
        </w:r>
      </w:hyperlink>
      <w:r w:rsidDel="00000000" w:rsidR="00000000" w:rsidRPr="00000000">
        <w:rPr>
          <w:rFonts w:ascii="Times New Roman" w:cs="Times New Roman" w:eastAsia="Times New Roman" w:hAnsi="Times New Roman"/>
          <w:sz w:val="24"/>
          <w:szCs w:val="24"/>
          <w:rtl w:val="0"/>
        </w:rPr>
        <w:t xml:space="preserve">). This extends to inter-basin variability with intact, wetter rainforest generally less vulnerable to these perturbations (</w:t>
      </w:r>
      <w:hyperlink r:id="rId97">
        <w:r w:rsidDel="00000000" w:rsidR="00000000" w:rsidRPr="00000000">
          <w:rPr>
            <w:rFonts w:ascii="Times New Roman" w:cs="Times New Roman" w:eastAsia="Times New Roman" w:hAnsi="Times New Roman"/>
            <w:color w:val="1155cc"/>
            <w:sz w:val="24"/>
            <w:szCs w:val="24"/>
            <w:u w:val="single"/>
            <w:rtl w:val="0"/>
          </w:rPr>
          <w:t xml:space="preserve">Bennett et al., 2023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jc w:val="both"/>
        <w:rPr>
          <w:color w:val="cccccc"/>
          <w:sz w:val="16"/>
          <w:szCs w:val="16"/>
        </w:rPr>
      </w:pPr>
      <w:r w:rsidDel="00000000" w:rsidR="00000000" w:rsidRPr="00000000">
        <w:rPr>
          <w:rFonts w:ascii="Times New Roman" w:cs="Times New Roman" w:eastAsia="Times New Roman" w:hAnsi="Times New Roman"/>
          <w:b w:val="1"/>
          <w:color w:val="cccccc"/>
          <w:sz w:val="24"/>
          <w:szCs w:val="24"/>
          <w:rtl w:val="0"/>
        </w:rPr>
        <w:t xml:space="preserve">(Dynamics in Water Balance and Carbon-Water Coupling)</w:t>
      </w:r>
      <w:r w:rsidDel="00000000" w:rsidR="00000000" w:rsidRPr="00000000">
        <w:rPr>
          <w:rtl w:val="0"/>
        </w:rPr>
      </w:r>
    </w:p>
    <w:p w:rsidR="00000000" w:rsidDel="00000000" w:rsidP="00000000" w:rsidRDefault="00000000" w:rsidRPr="00000000" w14:paraId="00000174">
      <w:pPr>
        <w:numPr>
          <w:ilvl w:val="1"/>
          <w:numId w:val="9"/>
        </w:numPr>
        <w:spacing w:after="240" w:before="240" w:lineRule="auto"/>
        <w:ind w:left="14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Tropical forests are vita-l components of the global carbon cycle, acting as significant carbon sinks. However, their carbon balance is increasingly fragile due to a range of hydrological and thermal conditions. Understanding carbon-water coupling mechanisms and identifying key thresholds, such as critical soil moisture levels and elevated temperatures, that limit their capacity to continue absorbing carbon from the atmosphere is essential for understanding forest resilience and predicting responses to climate change. </w:t>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Critical thresholds are often linked to the point at which soil water availability drops below the needs for maintaining stomatal conductance, leading to reduced carbon assimilation (</w:t>
      </w:r>
      <w:hyperlink r:id="rId98">
        <w:r w:rsidDel="00000000" w:rsidR="00000000" w:rsidRPr="00000000">
          <w:rPr>
            <w:rFonts w:ascii="Times New Roman" w:cs="Times New Roman" w:eastAsia="Times New Roman" w:hAnsi="Times New Roman"/>
            <w:color w:val="1155cc"/>
            <w:sz w:val="24"/>
            <w:szCs w:val="24"/>
            <w:u w:val="single"/>
            <w:rtl w:val="0"/>
          </w:rPr>
          <w:t xml:space="preserve">Blinks et al., 2016</w:t>
        </w:r>
      </w:hyperlink>
      <w:r w:rsidDel="00000000" w:rsidR="00000000" w:rsidRPr="00000000">
        <w:rPr>
          <w:rFonts w:ascii="Times New Roman" w:cs="Times New Roman" w:eastAsia="Times New Roman" w:hAnsi="Times New Roman"/>
          <w:sz w:val="24"/>
          <w:szCs w:val="24"/>
          <w:rtl w:val="0"/>
        </w:rPr>
        <w:t xml:space="preserve">). The critical soil moisture threshold can vary between tropical regions. In the Amazon, deep-rooted trees can access water from deeper soil layers, which delays the onset of water stress compared to African or Southeast Asian forests where root systems are often shallower (</w:t>
      </w:r>
      <w:hyperlink r:id="rId99">
        <w:r w:rsidDel="00000000" w:rsidR="00000000" w:rsidRPr="00000000">
          <w:rPr>
            <w:rFonts w:ascii="Times New Roman" w:cs="Times New Roman" w:eastAsia="Times New Roman" w:hAnsi="Times New Roman"/>
            <w:color w:val="1155cc"/>
            <w:sz w:val="24"/>
            <w:szCs w:val="24"/>
            <w:u w:val="single"/>
            <w:rtl w:val="0"/>
          </w:rPr>
          <w:t xml:space="preserve">Fan et al., 2017</w:t>
        </w:r>
      </w:hyperlink>
      <w:r w:rsidDel="00000000" w:rsidR="00000000" w:rsidRPr="00000000">
        <w:rPr>
          <w:rFonts w:ascii="Times New Roman" w:cs="Times New Roman" w:eastAsia="Times New Roman" w:hAnsi="Times New Roman"/>
          <w:sz w:val="24"/>
          <w:szCs w:val="24"/>
          <w:rtl w:val="0"/>
        </w:rPr>
        <w:t xml:space="preserve">). However, with increasing temperatures and changing rainfall patterns, these thresholds are being tested </w:t>
      </w:r>
      <w:hyperlink r:id="rId100">
        <w:r w:rsidDel="00000000" w:rsidR="00000000" w:rsidRPr="00000000">
          <w:rPr>
            <w:rFonts w:ascii="Times New Roman" w:cs="Times New Roman" w:eastAsia="Times New Roman" w:hAnsi="Times New Roman"/>
            <w:color w:val="1155cc"/>
            <w:sz w:val="24"/>
            <w:szCs w:val="24"/>
            <w:u w:val="single"/>
            <w:rtl w:val="0"/>
          </w:rPr>
          <w:t xml:space="preserve">(Esquivel-Muelbert et al., 2019)</w:t>
        </w:r>
      </w:hyperlink>
      <w:r w:rsidDel="00000000" w:rsidR="00000000" w:rsidRPr="00000000">
        <w:rPr>
          <w:rFonts w:ascii="Times New Roman" w:cs="Times New Roman" w:eastAsia="Times New Roman" w:hAnsi="Times New Roman"/>
          <w:sz w:val="24"/>
          <w:szCs w:val="24"/>
          <w:rtl w:val="0"/>
        </w:rPr>
        <w:t xml:space="preserve">. Forests in the Congo Basin face longer dry seasons and generally shallower soils, making them more vulnerable to reaching critical soil moisture thresholds. These regional differences highlight the importance of local hydrological conditions in determining forest resilience to drought. The seasonal variability in rainfall across tropical continents also plays a role in defining critical soil moisture levels. In the Congo Basin, for example, a prolonged dry season creates higher susceptibility to soil moisture depletion, potentially reaching critical thresholds more frequently than in the Amazon (</w:t>
      </w:r>
      <w:hyperlink r:id="rId101">
        <w:r w:rsidDel="00000000" w:rsidR="00000000" w:rsidRPr="00000000">
          <w:rPr>
            <w:rFonts w:ascii="Times New Roman" w:cs="Times New Roman" w:eastAsia="Times New Roman" w:hAnsi="Times New Roman"/>
            <w:color w:val="1155cc"/>
            <w:sz w:val="24"/>
            <w:szCs w:val="24"/>
            <w:u w:val="single"/>
            <w:rtl w:val="0"/>
          </w:rPr>
          <w:t xml:space="preserve">Zhou et al., 2014</w:t>
        </w:r>
      </w:hyperlink>
      <w:r w:rsidDel="00000000" w:rsidR="00000000" w:rsidRPr="00000000">
        <w:rPr>
          <w:rFonts w:ascii="Times New Roman" w:cs="Times New Roman" w:eastAsia="Times New Roman" w:hAnsi="Times New Roman"/>
          <w:sz w:val="24"/>
          <w:szCs w:val="24"/>
          <w:rtl w:val="0"/>
        </w:rPr>
        <w:t xml:space="preserve">). Southeast Asian forests, characterized by high humidity and relatively stable temperatures, may face less frequent but potentially more intense droughts, which could push them towards critical thresholds more abruptly (</w:t>
      </w:r>
      <w:hyperlink r:id="rId102">
        <w:r w:rsidDel="00000000" w:rsidR="00000000" w:rsidRPr="00000000">
          <w:rPr>
            <w:rFonts w:ascii="Times New Roman" w:cs="Times New Roman" w:eastAsia="Times New Roman" w:hAnsi="Times New Roman"/>
            <w:color w:val="1155cc"/>
            <w:sz w:val="24"/>
            <w:szCs w:val="24"/>
            <w:u w:val="single"/>
            <w:rtl w:val="0"/>
          </w:rPr>
          <w:t xml:space="preserve">Corlett &amp; Westcott, 2013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Prolonged exposure to elevated temperatures, especially when coupled with drought, can lead to widespread tree mortality. For instance, during the 2015 El Niño event, parts of the Amazon experienced temperatures that exceeded critical thresholds, leading to significant forest dieback. Variability in temperature sensitivity can be observed across tropical continents. African forests, particularly those in West Africa, are often exposed to higher temperatures and may be more adapted to heat stress compared to the relatively cooler, more humid regions of Southeast Asia (</w:t>
      </w:r>
      <w:hyperlink r:id="rId103">
        <w:r w:rsidDel="00000000" w:rsidR="00000000" w:rsidRPr="00000000">
          <w:rPr>
            <w:rFonts w:ascii="Times New Roman" w:cs="Times New Roman" w:eastAsia="Times New Roman" w:hAnsi="Times New Roman"/>
            <w:color w:val="1155cc"/>
            <w:sz w:val="24"/>
            <w:szCs w:val="24"/>
            <w:u w:val="single"/>
            <w:rtl w:val="0"/>
          </w:rPr>
          <w:t xml:space="preserve">Malhi et al., 2013</w:t>
        </w:r>
      </w:hyperlink>
      <w:r w:rsidDel="00000000" w:rsidR="00000000" w:rsidRPr="00000000">
        <w:rPr>
          <w:rFonts w:ascii="Times New Roman" w:cs="Times New Roman" w:eastAsia="Times New Roman" w:hAnsi="Times New Roman"/>
          <w:sz w:val="24"/>
          <w:szCs w:val="24"/>
          <w:rtl w:val="0"/>
        </w:rPr>
        <w:t xml:space="preserve">). However, this adaptation might come at the cost of reduced overall photosynthetic capacity under extreme conditions.</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combination of low soil moisture and high temperatures exacerbates stress on tropical forests. Drought conditions reduce the cooling effect of transpiration, leading to further increases in leaf temperatures, which can push forests beyond critical thresholds faster than either factor alone. Reduced soil moisture can also lead to decreased evapotranspiration, further intensifying local temperature increases . This feedback loop can drive regions into a state of persistent stress, where recovery becomes increasingly difficult.</w:t>
      </w:r>
    </w:p>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extreme events, the Amazon’s carbon cycle is highly sensitive to both droughts and floods, while the Congo is more vulnerable to droughts. These differences highlight the need for region-specific strategies to manage and protect these critical ecosystems in the face of climate change.</w:t>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3"/>
        <w:rPr/>
      </w:pPr>
      <w:bookmarkStart w:colFirst="0" w:colLast="0" w:name="_thgadem9pj58" w:id="14"/>
      <w:bookmarkEnd w:id="14"/>
      <w:r w:rsidDel="00000000" w:rsidR="00000000" w:rsidRPr="00000000">
        <w:rPr>
          <w:rtl w:val="0"/>
        </w:rPr>
        <w:t xml:space="preserve">2.4 </w:t>
      </w:r>
      <w:commentRangeStart w:id="94"/>
      <w:r w:rsidDel="00000000" w:rsidR="00000000" w:rsidRPr="00000000">
        <w:rPr>
          <w:rtl w:val="0"/>
        </w:rPr>
        <w:t xml:space="preserve">Social-Ecological Systems</w:t>
      </w:r>
      <w:commentRangeEnd w:id="94"/>
      <w:r w:rsidDel="00000000" w:rsidR="00000000" w:rsidRPr="00000000">
        <w:commentReference w:id="94"/>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hyperlink r:id="rId104">
        <w:r w:rsidDel="00000000" w:rsidR="00000000" w:rsidRPr="00000000">
          <w:rPr>
            <w:color w:val="0000ee"/>
            <w:u w:val="single"/>
            <w:shd w:fill="auto" w:val="clear"/>
            <w:rtl w:val="0"/>
          </w:rPr>
          <w:t xml:space="preserve">maria.j.santos@geo.uzh.ch</w:t>
        </w:r>
      </w:hyperlink>
      <w:r w:rsidDel="00000000" w:rsidR="00000000" w:rsidRPr="00000000">
        <w:rPr>
          <w:rtl w:val="0"/>
        </w:rPr>
        <w:t xml:space="preserve">The question below was moved here by Elsa for us to comment on whether we think it would be a good fit for the SES section. Feel free to add to my comments.</w:t>
      </w:r>
    </w:p>
    <w:p w:rsidR="00000000" w:rsidDel="00000000" w:rsidP="00000000" w:rsidRDefault="00000000" w:rsidRPr="00000000" w14:paraId="00000184">
      <w:pPr>
        <w:numPr>
          <w:ilvl w:val="0"/>
          <w:numId w:val="33"/>
        </w:numPr>
        <w:spacing w:after="0" w:afterAutospacing="0" w:before="240" w:lineRule="auto"/>
        <w:ind w:left="720" w:hanging="360"/>
      </w:pPr>
      <w:commentRangeStart w:id="95"/>
      <w:r w:rsidDel="00000000" w:rsidR="00000000" w:rsidRPr="00000000">
        <w:rPr>
          <w:rtl w:val="0"/>
        </w:rPr>
        <w:t xml:space="preserve">To what extent can the impact of human land management on subsurface-surface-atmosphere coupling of water-energy-carbon cycle processes in the tropics be measured and modeled</w:t>
      </w:r>
      <w:commentRangeEnd w:id="95"/>
      <w:r w:rsidDel="00000000" w:rsidR="00000000" w:rsidRPr="00000000">
        <w:commentReference w:id="95"/>
      </w:r>
      <w:r w:rsidDel="00000000" w:rsidR="00000000" w:rsidRPr="00000000">
        <w:rPr>
          <w:rtl w:val="0"/>
        </w:rPr>
        <w:t xml:space="preserve">, and does it represent a significant source of subseasonal to seasonal hydroclimate predictability? (Formerly MDS Question #3)</w:t>
      </w:r>
    </w:p>
    <w:p w:rsidR="00000000" w:rsidDel="00000000" w:rsidP="00000000" w:rsidRDefault="00000000" w:rsidRPr="00000000" w14:paraId="00000185">
      <w:pPr>
        <w:numPr>
          <w:ilvl w:val="1"/>
          <w:numId w:val="33"/>
        </w:numPr>
        <w:spacing w:after="0" w:afterAutospacing="0" w:before="0" w:beforeAutospacing="0" w:lineRule="auto"/>
        <w:ind w:left="1440" w:hanging="360"/>
      </w:pPr>
      <w:commentRangeStart w:id="96"/>
      <w:r w:rsidDel="00000000" w:rsidR="00000000" w:rsidRPr="00000000">
        <w:rPr>
          <w:rtl w:val="0"/>
        </w:rPr>
        <w:t xml:space="preserve">What are the minimum levels of change in forest structure and composition caused by forest degradation that cause detectable shifts in the magnitude and seasonality of energy, water, and carbon fluxes relative to intact forests?</w:t>
      </w:r>
      <w:commentRangeEnd w:id="96"/>
      <w:r w:rsidDel="00000000" w:rsidR="00000000" w:rsidRPr="00000000">
        <w:commentReference w:id="96"/>
      </w:r>
      <w:r w:rsidDel="00000000" w:rsidR="00000000" w:rsidRPr="00000000">
        <w:rPr>
          <w:rtl w:val="0"/>
        </w:rPr>
        <w:t xml:space="preserve"> </w:t>
      </w:r>
      <w:commentRangeStart w:id="97"/>
      <w:r w:rsidDel="00000000" w:rsidR="00000000" w:rsidRPr="00000000">
        <w:rPr>
          <w:rtl w:val="0"/>
        </w:rPr>
        <w:t xml:space="preserve">How do these minimum levels of degradation vary across precipitation gradients and across continents?</w:t>
      </w:r>
      <w:commentRangeEnd w:id="97"/>
      <w:r w:rsidDel="00000000" w:rsidR="00000000" w:rsidRPr="00000000">
        <w:commentReference w:id="97"/>
      </w:r>
      <w:r w:rsidDel="00000000" w:rsidR="00000000" w:rsidRPr="00000000">
        <w:rPr>
          <w:rtl w:val="0"/>
        </w:rPr>
      </w:r>
    </w:p>
    <w:p w:rsidR="00000000" w:rsidDel="00000000" w:rsidP="00000000" w:rsidRDefault="00000000" w:rsidRPr="00000000" w14:paraId="00000186">
      <w:pPr>
        <w:numPr>
          <w:ilvl w:val="1"/>
          <w:numId w:val="33"/>
        </w:numPr>
        <w:spacing w:after="0" w:afterAutospacing="0" w:before="0" w:beforeAutospacing="0" w:lineRule="auto"/>
        <w:ind w:left="1440" w:hanging="360"/>
      </w:pPr>
      <w:commentRangeStart w:id="98"/>
      <w:r w:rsidDel="00000000" w:rsidR="00000000" w:rsidRPr="00000000">
        <w:rPr>
          <w:rtl w:val="0"/>
        </w:rPr>
        <w:t xml:space="preserve">What are the typical time scales in which the energy, water and carbon fluxes of degraded forests become indistinguishable from non-degraded forests?</w:t>
      </w:r>
      <w:commentRangeEnd w:id="98"/>
      <w:r w:rsidDel="00000000" w:rsidR="00000000" w:rsidRPr="00000000">
        <w:commentReference w:id="98"/>
      </w:r>
      <w:r w:rsidDel="00000000" w:rsidR="00000000" w:rsidRPr="00000000">
        <w:rPr>
          <w:rtl w:val="0"/>
        </w:rPr>
        <w:t xml:space="preserve"> </w:t>
      </w:r>
      <w:commentRangeStart w:id="99"/>
      <w:r w:rsidDel="00000000" w:rsidR="00000000" w:rsidRPr="00000000">
        <w:rPr>
          <w:rtl w:val="0"/>
        </w:rPr>
        <w:t xml:space="preserve">How does the time scale vary as a function of degradation type (e.g., fires, logging, fragmentation) and climate?</w:t>
      </w:r>
      <w:commentRangeEnd w:id="99"/>
      <w:r w:rsidDel="00000000" w:rsidR="00000000" w:rsidRPr="00000000">
        <w:commentReference w:id="99"/>
      </w:r>
      <w:r w:rsidDel="00000000" w:rsidR="00000000" w:rsidRPr="00000000">
        <w:rPr>
          <w:rtl w:val="0"/>
        </w:rPr>
      </w:r>
    </w:p>
    <w:p w:rsidR="00000000" w:rsidDel="00000000" w:rsidP="00000000" w:rsidRDefault="00000000" w:rsidRPr="00000000" w14:paraId="00000187">
      <w:pPr>
        <w:numPr>
          <w:ilvl w:val="1"/>
          <w:numId w:val="33"/>
        </w:numPr>
        <w:spacing w:after="240" w:before="0" w:beforeAutospacing="0" w:lineRule="auto"/>
        <w:ind w:left="1440" w:hanging="360"/>
      </w:pPr>
      <w:commentRangeStart w:id="100"/>
      <w:r w:rsidDel="00000000" w:rsidR="00000000" w:rsidRPr="00000000">
        <w:rPr>
          <w:rtl w:val="0"/>
        </w:rPr>
        <w:t xml:space="preserve">At which spatial scales the impact of forest degradation on energy, water, and carbon cycles is sufficiently strong to impact the dynamics of the planetary boundary layer and convective development, and thus impacting climate?</w:t>
      </w:r>
      <w:commentRangeEnd w:id="100"/>
      <w:r w:rsidDel="00000000" w:rsidR="00000000" w:rsidRPr="00000000">
        <w:commentReference w:id="100"/>
      </w:r>
      <w:r w:rsidDel="00000000" w:rsidR="00000000" w:rsidRPr="00000000">
        <w:rPr>
          <w:rtl w:val="0"/>
        </w:rPr>
      </w:r>
    </w:p>
    <w:p w:rsidR="00000000" w:rsidDel="00000000" w:rsidP="00000000" w:rsidRDefault="00000000" w:rsidRPr="00000000" w14:paraId="00000188">
      <w:pPr>
        <w:spacing w:after="240" w:before="240" w:lineRule="auto"/>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rtl w:val="0"/>
        </w:rPr>
        <w:t xml:space="preserve">ONE-SENTENCE SUMMARY OF WHAT THIS SCIENCE THEME DOES</w:t>
      </w:r>
    </w:p>
    <w:p w:rsidR="00000000" w:rsidDel="00000000" w:rsidP="00000000" w:rsidRDefault="00000000" w:rsidRPr="00000000" w14:paraId="0000018A">
      <w:pPr>
        <w:rPr/>
      </w:pPr>
      <w:r w:rsidDel="00000000" w:rsidR="00000000" w:rsidRPr="00000000">
        <w:rPr>
          <w:rtl w:val="0"/>
        </w:rPr>
        <w:t xml:space="preserve">This science theme addresses the </w:t>
      </w:r>
      <w:del w:author="MARIUS VON ESSEN" w:id="29" w:date="2024-08-26T23:19:35Z">
        <w:r w:rsidDel="00000000" w:rsidR="00000000" w:rsidRPr="00000000">
          <w:rPr>
            <w:rtl w:val="0"/>
          </w:rPr>
          <w:delText xml:space="preserve">ecological and social systems </w:delText>
        </w:r>
      </w:del>
      <w:ins w:author="MARIUS VON ESSEN" w:id="29" w:date="2024-08-26T23:19:35Z">
        <w:r w:rsidDel="00000000" w:rsidR="00000000" w:rsidRPr="00000000">
          <w:rPr>
            <w:rtl w:val="0"/>
          </w:rPr>
          <w:t xml:space="preserve"> interactions and </w:t>
        </w:r>
      </w:ins>
      <w:r w:rsidDel="00000000" w:rsidR="00000000" w:rsidRPr="00000000">
        <w:rPr>
          <w:rtl w:val="0"/>
        </w:rPr>
        <w:t xml:space="preserve">feedbacks</w:t>
      </w:r>
      <w:ins w:author="MARIUS VON ESSEN" w:id="30" w:date="2024-08-26T23:19:40Z">
        <w:r w:rsidDel="00000000" w:rsidR="00000000" w:rsidRPr="00000000">
          <w:rPr>
            <w:rtl w:val="0"/>
          </w:rPr>
          <w:t xml:space="preserve"> between social and ecological systems</w:t>
        </w:r>
      </w:ins>
      <w:r w:rsidDel="00000000" w:rsidR="00000000" w:rsidRPr="00000000">
        <w:rPr>
          <w:rtl w:val="0"/>
        </w:rPr>
        <w:t xml:space="preserve"> </w:t>
      </w:r>
      <w:del w:author="MARIUS VON ESSEN" w:id="31" w:date="2024-08-26T23:20:38Z">
        <w:r w:rsidDel="00000000" w:rsidR="00000000" w:rsidRPr="00000000">
          <w:rPr>
            <w:rtl w:val="0"/>
          </w:rPr>
          <w:delText xml:space="preserve">across scales that</w:delText>
        </w:r>
      </w:del>
      <w:r w:rsidDel="00000000" w:rsidR="00000000" w:rsidRPr="00000000">
        <w:rPr>
          <w:rtl w:val="0"/>
        </w:rPr>
        <w:t xml:space="preserve"> </w:t>
      </w:r>
      <w:ins w:author="MARIUS VON ESSEN" w:id="32" w:date="2024-08-26T23:20:21Z">
        <w:r w:rsidDel="00000000" w:rsidR="00000000" w:rsidRPr="00000000">
          <w:rPr>
            <w:rtl w:val="0"/>
          </w:rPr>
          <w:t xml:space="preserve">from which co-benefits for nature and societies arise </w:t>
        </w:r>
      </w:ins>
      <w:del w:author="MARIUS VON ESSEN" w:id="32" w:date="2024-08-26T23:20:21Z">
        <w:r w:rsidDel="00000000" w:rsidR="00000000" w:rsidRPr="00000000">
          <w:rPr>
            <w:rtl w:val="0"/>
          </w:rPr>
          <w:delText xml:space="preserve">underlie</w:delText>
        </w:r>
      </w:del>
      <w:r w:rsidDel="00000000" w:rsidR="00000000" w:rsidRPr="00000000">
        <w:rPr>
          <w:rtl w:val="0"/>
        </w:rPr>
        <w:t xml:space="preserve"> </w:t>
      </w:r>
      <w:del w:author="MARIUS VON ESSEN" w:id="33" w:date="2024-08-26T23:35:37Z">
        <w:r w:rsidDel="00000000" w:rsidR="00000000" w:rsidRPr="00000000">
          <w:rPr>
            <w:rtl w:val="0"/>
          </w:rPr>
          <w:delText xml:space="preserve">social-ecological </w:delText>
        </w:r>
      </w:del>
      <w:del w:author="MARIUS VON ESSEN" w:id="34" w:date="2024-08-26T23:20:40Z">
        <w:r w:rsidDel="00000000" w:rsidR="00000000" w:rsidRPr="00000000">
          <w:rPr>
            <w:rtl w:val="0"/>
          </w:rPr>
          <w:delText xml:space="preserve">co-benefits</w:delText>
        </w:r>
      </w:del>
      <w:ins w:author="MARIUS VON ESSEN" w:id="34" w:date="2024-08-26T23:20:40Z">
        <w:del w:author="MARIUS VON ESSEN" w:id="34" w:date="2024-08-26T23:20:40Z">
          <w:r w:rsidDel="00000000" w:rsidR="00000000" w:rsidRPr="00000000">
            <w:rPr>
              <w:rtl w:val="0"/>
            </w:rPr>
            <w:delText xml:space="preserve"> </w:delText>
          </w:r>
        </w:del>
        <w:r w:rsidDel="00000000" w:rsidR="00000000" w:rsidRPr="00000000">
          <w:rPr>
            <w:rtl w:val="0"/>
          </w:rPr>
          <w:t xml:space="preserve">across scales, such as </w:t>
        </w:r>
      </w:ins>
      <w:del w:author="MARIUS VON ESSEN" w:id="34" w:date="2024-08-26T23:20:40Z">
        <w:r w:rsidDel="00000000" w:rsidR="00000000" w:rsidRPr="00000000">
          <w:rPr>
            <w:rtl w:val="0"/>
          </w:rPr>
          <w:delText xml:space="preserve"> that deliver the </w:delText>
        </w:r>
      </w:del>
      <w:r w:rsidDel="00000000" w:rsidR="00000000" w:rsidRPr="00000000">
        <w:rPr>
          <w:rtl w:val="0"/>
        </w:rPr>
        <w:t xml:space="preserve">food, water, energy and livelihood security</w:t>
      </w:r>
      <w:ins w:author="MARIUS VON ESSEN" w:id="35" w:date="2024-08-26T23:23:07Z">
        <w:r w:rsidDel="00000000" w:rsidR="00000000" w:rsidRPr="00000000">
          <w:rPr>
            <w:rtl w:val="0"/>
          </w:rPr>
          <w:t xml:space="preserve">, biodiversity conservation, retention of organic matter and nutrients, </w:t>
        </w:r>
        <w:del w:author="MARIUS VON ESSEN" w:id="35" w:date="2024-08-26T23:23:07Z">
          <w:r w:rsidDel="00000000" w:rsidR="00000000" w:rsidRPr="00000000">
            <w:rPr>
              <w:rtl w:val="0"/>
            </w:rPr>
            <w:delText xml:space="preserve">as well as</w:delText>
          </w:r>
        </w:del>
      </w:ins>
      <w:del w:author="MARIUS VON ESSEN" w:id="35" w:date="2024-08-26T23:23:07Z">
        <w:r w:rsidDel="00000000" w:rsidR="00000000" w:rsidRPr="00000000">
          <w:rPr>
            <w:rtl w:val="0"/>
          </w:rPr>
          <w:delText xml:space="preserve"> </w:delText>
        </w:r>
      </w:del>
      <w:r w:rsidDel="00000000" w:rsidR="00000000" w:rsidRPr="00000000">
        <w:rPr>
          <w:rtl w:val="0"/>
        </w:rPr>
        <w:t xml:space="preserve">and resilience of tropical systems. </w:t>
      </w:r>
    </w:p>
    <w:p w:rsidR="00000000" w:rsidDel="00000000" w:rsidP="00000000" w:rsidRDefault="00000000" w:rsidRPr="00000000" w14:paraId="0000018B">
      <w:pPr>
        <w:rPr/>
      </w:pPr>
      <w:r w:rsidDel="00000000" w:rsidR="00000000" w:rsidRPr="00000000">
        <w:rPr>
          <w:rtl w:val="0"/>
        </w:rPr>
        <w:br w:type="textWrapping"/>
      </w:r>
    </w:p>
    <w:p w:rsidR="00000000" w:rsidDel="00000000" w:rsidP="00000000" w:rsidRDefault="00000000" w:rsidRPr="00000000" w14:paraId="0000018C">
      <w:pPr>
        <w:rPr>
          <w:b w:val="1"/>
        </w:rPr>
      </w:pPr>
      <w:r w:rsidDel="00000000" w:rsidR="00000000" w:rsidRPr="00000000">
        <w:rPr>
          <w:b w:val="1"/>
          <w:rtl w:val="0"/>
        </w:rPr>
        <w:t xml:space="preserve">CONTEXT</w:t>
      </w:r>
    </w:p>
    <w:p w:rsidR="00000000" w:rsidDel="00000000" w:rsidP="00000000" w:rsidRDefault="00000000" w:rsidRPr="00000000" w14:paraId="0000018D">
      <w:pPr>
        <w:ind w:left="720" w:firstLine="0"/>
        <w:rPr>
          <w:color w:val="0000ff"/>
        </w:rPr>
      </w:pPr>
      <w:r w:rsidDel="00000000" w:rsidR="00000000" w:rsidRPr="00000000">
        <w:rPr>
          <w:b w:val="1"/>
          <w:rtl w:val="0"/>
        </w:rPr>
        <w:t xml:space="preserve">Paragraph 1 (MJS): </w:t>
      </w:r>
      <w:r w:rsidDel="00000000" w:rsidR="00000000" w:rsidRPr="00000000">
        <w:rPr>
          <w:rtl w:val="0"/>
        </w:rPr>
        <w:t xml:space="preserve">Description /</w:t>
      </w:r>
      <w:commentRangeStart w:id="101"/>
      <w:r w:rsidDel="00000000" w:rsidR="00000000" w:rsidRPr="00000000">
        <w:rPr>
          <w:rtl w:val="0"/>
        </w:rPr>
        <w:t xml:space="preserve"> definition of social-ecological systems</w:t>
      </w:r>
      <w:commentRangeEnd w:id="101"/>
      <w:r w:rsidDel="00000000" w:rsidR="00000000" w:rsidRPr="00000000">
        <w:commentReference w:id="101"/>
      </w:r>
      <w:r w:rsidDel="00000000" w:rsidR="00000000" w:rsidRPr="00000000">
        <w:rPr>
          <w:rtl w:val="0"/>
        </w:rPr>
        <w:t xml:space="preserve"> in the tropics, highlighting that humans are part of the ecological systems</w:t>
      </w:r>
      <w:r w:rsidDel="00000000" w:rsidR="00000000" w:rsidRPr="00000000">
        <w:rPr>
          <w:rtl w:val="0"/>
        </w:rPr>
      </w:r>
    </w:p>
    <w:p w:rsidR="00000000" w:rsidDel="00000000" w:rsidP="00000000" w:rsidRDefault="00000000" w:rsidRPr="00000000" w14:paraId="0000018E">
      <w:pPr>
        <w:numPr>
          <w:ilvl w:val="0"/>
          <w:numId w:val="56"/>
        </w:numPr>
        <w:ind w:left="1440" w:hanging="360"/>
        <w:rPr>
          <w:u w:val="none"/>
        </w:rPr>
      </w:pPr>
      <w:r w:rsidDel="00000000" w:rsidR="00000000" w:rsidRPr="00000000">
        <w:rPr>
          <w:rtl w:val="0"/>
        </w:rPr>
        <w:t xml:space="preserve">integrated system comprising ecosystems and human societies with complex and interdependent relationships</w:t>
      </w:r>
    </w:p>
    <w:p w:rsidR="00000000" w:rsidDel="00000000" w:rsidP="00000000" w:rsidRDefault="00000000" w:rsidRPr="00000000" w14:paraId="0000018F">
      <w:pPr>
        <w:numPr>
          <w:ilvl w:val="0"/>
          <w:numId w:val="56"/>
        </w:numPr>
        <w:ind w:left="1440" w:hanging="360"/>
        <w:rPr>
          <w:u w:val="none"/>
        </w:rPr>
      </w:pPr>
      <w:r w:rsidDel="00000000" w:rsidR="00000000" w:rsidRPr="00000000">
        <w:rPr>
          <w:rtl w:val="0"/>
        </w:rPr>
        <w:t xml:space="preserve">recognizing that human activities impact ecological processes and, conversely, ecological changes affect human well-being</w:t>
      </w:r>
    </w:p>
    <w:p w:rsidR="00000000" w:rsidDel="00000000" w:rsidP="00000000" w:rsidRDefault="00000000" w:rsidRPr="00000000" w14:paraId="00000190">
      <w:pPr>
        <w:numPr>
          <w:ilvl w:val="0"/>
          <w:numId w:val="56"/>
        </w:numPr>
        <w:ind w:left="1440" w:hanging="360"/>
      </w:pPr>
      <w:r w:rsidDel="00000000" w:rsidR="00000000" w:rsidRPr="00000000">
        <w:rPr>
          <w:rtl w:val="0"/>
        </w:rPr>
        <w:t xml:space="preserve">Mention the term co-benefits and that interconnectedness and interdependencies exist from which multiple benefits to nature and societies emerge (see also </w:t>
      </w:r>
      <w:hyperlink r:id="rId105">
        <w:r w:rsidDel="00000000" w:rsidR="00000000" w:rsidRPr="00000000">
          <w:rPr>
            <w:color w:val="1155cc"/>
            <w:u w:val="single"/>
            <w:rtl w:val="0"/>
          </w:rPr>
          <w:t xml:space="preserve">Levis et al, 2024, NatEcoEvo</w:t>
        </w:r>
      </w:hyperlink>
      <w:r w:rsidDel="00000000" w:rsidR="00000000" w:rsidRPr="00000000">
        <w:rPr>
          <w:rtl w:val="0"/>
        </w:rPr>
      </w:r>
    </w:p>
    <w:p w:rsidR="00000000" w:rsidDel="00000000" w:rsidP="00000000" w:rsidRDefault="00000000" w:rsidRPr="00000000" w14:paraId="00000191">
      <w:pPr>
        <w:ind w:left="144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t xml:space="preserve">Social-ecological </w:t>
      </w:r>
      <w:r w:rsidDel="00000000" w:rsidR="00000000" w:rsidRPr="00000000">
        <w:rPr>
          <w:rtl w:val="0"/>
        </w:rPr>
        <w:t xml:space="preserve">systems are shaped by diverse actors, placing multiple functions and motives on land and differing in terms of their values, capacities, aspirations, and goals that shape their interaction with nature (</w:t>
      </w:r>
      <w:commentRangeStart w:id="102"/>
      <w:r w:rsidDel="00000000" w:rsidR="00000000" w:rsidRPr="00000000">
        <w:rPr>
          <w:rtl w:val="0"/>
        </w:rPr>
        <w:t xml:space="preserve">Meyfroidt et al., 2018, 2022</w:t>
      </w:r>
      <w:commentRangeEnd w:id="102"/>
      <w:r w:rsidDel="00000000" w:rsidR="00000000" w:rsidRPr="00000000">
        <w:commentReference w:id="102"/>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commentRangeStart w:id="103"/>
      <w:r w:rsidDel="00000000" w:rsidR="00000000" w:rsidRPr="00000000">
        <w:rPr>
          <w:rtl w:val="0"/>
        </w:rPr>
        <w:t xml:space="preserve">Despite providing benefits to local communities, particularly indigenous populations</w:t>
      </w:r>
      <w:commentRangeEnd w:id="103"/>
      <w:r w:rsidDel="00000000" w:rsidR="00000000" w:rsidRPr="00000000">
        <w:commentReference w:id="103"/>
      </w:r>
      <w:r w:rsidDel="00000000" w:rsidR="00000000" w:rsidRPr="00000000">
        <w:rPr>
          <w:rtl w:val="0"/>
        </w:rPr>
        <w:t xml:space="preserve">, environmental changes in tropical ecosystems are likely to disrupt plant growth rates, leading to changes in species composition, survivorship and productivity, affecting various provision products, including timber and non-timber forest products (Siyu</w:t>
      </w:r>
      <w:commentRangeStart w:id="104"/>
      <w:commentRangeStart w:id="105"/>
      <w:r w:rsidDel="00000000" w:rsidR="00000000" w:rsidRPr="00000000">
        <w:rPr>
          <w:rtl w:val="0"/>
        </w:rPr>
        <w:t xml:space="preserve">m, 2020</w:t>
      </w:r>
      <w:commentRangeEnd w:id="104"/>
      <w:r w:rsidDel="00000000" w:rsidR="00000000" w:rsidRPr="00000000">
        <w:commentReference w:id="104"/>
      </w:r>
      <w:commentRangeEnd w:id="105"/>
      <w:r w:rsidDel="00000000" w:rsidR="00000000" w:rsidRPr="00000000">
        <w:commentReference w:id="105"/>
      </w:r>
      <w:r w:rsidDel="00000000" w:rsidR="00000000" w:rsidRPr="00000000">
        <w:rPr>
          <w:rtl w:val="0"/>
        </w:rPr>
        <w:t xml:space="preserv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Land-use change and forest degradation contribute to carbon emissions (Houghton and Castanh</w:t>
      </w:r>
      <w:commentRangeStart w:id="106"/>
      <w:commentRangeStart w:id="107"/>
      <w:r w:rsidDel="00000000" w:rsidR="00000000" w:rsidRPr="00000000">
        <w:rPr>
          <w:rtl w:val="0"/>
        </w:rPr>
        <w:t xml:space="preserve">o, 2022)</w:t>
      </w:r>
      <w:commentRangeEnd w:id="106"/>
      <w:r w:rsidDel="00000000" w:rsidR="00000000" w:rsidRPr="00000000">
        <w:commentReference w:id="106"/>
      </w:r>
      <w:commentRangeEnd w:id="107"/>
      <w:r w:rsidDel="00000000" w:rsidR="00000000" w:rsidRPr="00000000">
        <w:commentReference w:id="107"/>
      </w:r>
      <w:r w:rsidDel="00000000" w:rsidR="00000000" w:rsidRPr="00000000">
        <w:rPr>
          <w:rtl w:val="0"/>
        </w:rPr>
        <w:t xml:space="preserve">. Climate change and land-use change are closely related (D</w:t>
      </w:r>
      <w:commentRangeStart w:id="108"/>
      <w:commentRangeStart w:id="109"/>
      <w:r w:rsidDel="00000000" w:rsidR="00000000" w:rsidRPr="00000000">
        <w:rPr>
          <w:rtl w:val="0"/>
        </w:rPr>
        <w:t xml:space="preserve">ale et</w:t>
      </w:r>
      <w:commentRangeEnd w:id="108"/>
      <w:r w:rsidDel="00000000" w:rsidR="00000000" w:rsidRPr="00000000">
        <w:commentReference w:id="108"/>
      </w:r>
      <w:commentRangeEnd w:id="109"/>
      <w:r w:rsidDel="00000000" w:rsidR="00000000" w:rsidRPr="00000000">
        <w:commentReference w:id="109"/>
      </w:r>
      <w:r w:rsidDel="00000000" w:rsidR="00000000" w:rsidRPr="00000000">
        <w:rPr>
          <w:rtl w:val="0"/>
        </w:rPr>
        <w:t xml:space="preserve"> al., 2001), as CC affects agricultural practices and yields, leading to agricultural expansion to compensate for the yield reductions (Mendoza-Ponce et a</w:t>
      </w:r>
      <w:commentRangeStart w:id="110"/>
      <w:commentRangeStart w:id="111"/>
      <w:r w:rsidDel="00000000" w:rsidR="00000000" w:rsidRPr="00000000">
        <w:rPr>
          <w:rtl w:val="0"/>
        </w:rPr>
        <w:t xml:space="preserve">l., 202</w:t>
      </w:r>
      <w:commentRangeEnd w:id="110"/>
      <w:r w:rsidDel="00000000" w:rsidR="00000000" w:rsidRPr="00000000">
        <w:commentReference w:id="110"/>
      </w:r>
      <w:commentRangeEnd w:id="111"/>
      <w:r w:rsidDel="00000000" w:rsidR="00000000" w:rsidRPr="00000000">
        <w:commentReference w:id="111"/>
      </w:r>
      <w:r w:rsidDel="00000000" w:rsidR="00000000" w:rsidRPr="00000000">
        <w:rPr>
          <w:rtl w:val="0"/>
        </w:rPr>
        <w:t xml:space="preserve">1; North et al</w:t>
      </w:r>
      <w:commentRangeStart w:id="112"/>
      <w:commentRangeStart w:id="113"/>
      <w:r w:rsidDel="00000000" w:rsidR="00000000" w:rsidRPr="00000000">
        <w:rPr>
          <w:rtl w:val="0"/>
        </w:rPr>
        <w:t xml:space="preserve">., 2023</w:t>
      </w:r>
      <w:commentRangeEnd w:id="112"/>
      <w:r w:rsidDel="00000000" w:rsidR="00000000" w:rsidRPr="00000000">
        <w:commentReference w:id="112"/>
      </w:r>
      <w:commentRangeEnd w:id="113"/>
      <w:r w:rsidDel="00000000" w:rsidR="00000000" w:rsidRPr="00000000">
        <w:commentReference w:id="113"/>
      </w:r>
      <w:r w:rsidDel="00000000" w:rsidR="00000000" w:rsidRPr="00000000">
        <w:rPr>
          <w:rtl w:val="0"/>
        </w:rPr>
        <w:t xml:space="preserve">). Climate change and land-use change together induce changes in nature's contributions to people (Díaz et al., </w:t>
      </w:r>
      <w:commentRangeStart w:id="114"/>
      <w:commentRangeStart w:id="115"/>
      <w:r w:rsidDel="00000000" w:rsidR="00000000" w:rsidRPr="00000000">
        <w:rPr>
          <w:rtl w:val="0"/>
        </w:rPr>
        <w:t xml:space="preserve">2018</w:t>
      </w:r>
      <w:commentRangeEnd w:id="114"/>
      <w:r w:rsidDel="00000000" w:rsidR="00000000" w:rsidRPr="00000000">
        <w:commentReference w:id="114"/>
      </w:r>
      <w:commentRangeEnd w:id="115"/>
      <w:r w:rsidDel="00000000" w:rsidR="00000000" w:rsidRPr="00000000">
        <w:commentReference w:id="115"/>
      </w:r>
      <w:r w:rsidDel="00000000" w:rsidR="00000000" w:rsidRPr="00000000">
        <w:rPr>
          <w:rtl w:val="0"/>
        </w:rPr>
        <w:t xml:space="preserve">). </w:t>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ind w:left="720" w:firstLine="0"/>
        <w:rPr>
          <w:color w:val="0000ff"/>
        </w:rPr>
      </w:pPr>
      <w:r w:rsidDel="00000000" w:rsidR="00000000" w:rsidRPr="00000000">
        <w:rPr>
          <w:b w:val="1"/>
          <w:rtl w:val="0"/>
        </w:rPr>
        <w:t xml:space="preserve">Paragraph 2: </w:t>
      </w:r>
      <w:r w:rsidDel="00000000" w:rsidR="00000000" w:rsidRPr="00000000">
        <w:rPr>
          <w:rtl w:val="0"/>
        </w:rPr>
        <w:t xml:space="preserve">Describe feedbacks and their importance </w:t>
      </w:r>
      <w:r w:rsidDel="00000000" w:rsidR="00000000" w:rsidRPr="00000000">
        <w:rPr>
          <w:color w:val="0000ff"/>
          <w:rtl w:val="0"/>
        </w:rPr>
        <w:t xml:space="preserve">[Maria Santos]</w:t>
      </w:r>
    </w:p>
    <w:p w:rsidR="00000000" w:rsidDel="00000000" w:rsidP="00000000" w:rsidRDefault="00000000" w:rsidRPr="00000000" w14:paraId="0000019A">
      <w:pPr>
        <w:numPr>
          <w:ilvl w:val="0"/>
          <w:numId w:val="45"/>
        </w:numPr>
        <w:ind w:left="1440" w:hanging="360"/>
        <w:rPr>
          <w:u w:val="none"/>
        </w:rPr>
      </w:pPr>
      <w:r w:rsidDel="00000000" w:rsidR="00000000" w:rsidRPr="00000000">
        <w:rPr>
          <w:rtl w:val="0"/>
        </w:rPr>
        <w:t xml:space="preserve">Feedbacks between human and natural systems are critical for understanding the dynamics of SES, can be positive or negative and influence the resilience, stability, and sustainability of these systems</w:t>
      </w:r>
    </w:p>
    <w:p w:rsidR="00000000" w:rsidDel="00000000" w:rsidP="00000000" w:rsidRDefault="00000000" w:rsidRPr="00000000" w14:paraId="0000019B">
      <w:pPr>
        <w:numPr>
          <w:ilvl w:val="0"/>
          <w:numId w:val="45"/>
        </w:numPr>
        <w:ind w:left="1440" w:hanging="360"/>
        <w:rPr>
          <w:u w:val="none"/>
        </w:rPr>
      </w:pPr>
      <w:r w:rsidDel="00000000" w:rsidR="00000000" w:rsidRPr="00000000">
        <w:rPr>
          <w:rtl w:val="0"/>
        </w:rPr>
        <w:t xml:space="preserve">Can be complex and occur across scales (e.g., (inter)national policy and local action)</w:t>
      </w:r>
    </w:p>
    <w:p w:rsidR="00000000" w:rsidDel="00000000" w:rsidP="00000000" w:rsidRDefault="00000000" w:rsidRPr="00000000" w14:paraId="0000019C">
      <w:pPr>
        <w:numPr>
          <w:ilvl w:val="0"/>
          <w:numId w:val="45"/>
        </w:numPr>
        <w:ind w:left="1440" w:hanging="360"/>
        <w:rPr>
          <w:u w:val="none"/>
        </w:rPr>
      </w:pPr>
      <w:r w:rsidDel="00000000" w:rsidR="00000000" w:rsidRPr="00000000">
        <w:rPr>
          <w:rtl w:val="0"/>
        </w:rPr>
        <w:t xml:space="preserve">Examples for positive and negative feedbacks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The resulting decline in species richness can have far-reaching implications, potentially undermining ecosystem services (e.g. pollination, pest control, seed dispersal), affecting food security by disrupting the food-networks, and modifying the functional diversity of the ecosystem, impeding the ability of local population to adapt to global environmental changes.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b w:val="1"/>
          <w:rtl w:val="0"/>
        </w:rPr>
        <w:t xml:space="preserve">Paragraph 3: </w:t>
      </w:r>
      <w:r w:rsidDel="00000000" w:rsidR="00000000" w:rsidRPr="00000000">
        <w:rPr>
          <w:rtl w:val="0"/>
        </w:rPr>
        <w:t xml:space="preserve">Demonstrate the relevance of better understanding SES (for NASA, and in general)</w:t>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There have been many calls for ecosystem management and conservation to better consider social-ecological context (</w:t>
      </w:r>
      <w:commentRangeStart w:id="116"/>
      <w:r w:rsidDel="00000000" w:rsidR="00000000" w:rsidRPr="00000000">
        <w:rPr>
          <w:rtl w:val="0"/>
        </w:rPr>
        <w:t xml:space="preserve">Fischer et al. 2017</w:t>
      </w:r>
      <w:commentRangeEnd w:id="116"/>
      <w:r w:rsidDel="00000000" w:rsidR="00000000" w:rsidRPr="00000000">
        <w:commentReference w:id="116"/>
      </w:r>
      <w:r w:rsidDel="00000000" w:rsidR="00000000" w:rsidRPr="00000000">
        <w:rPr>
          <w:rtl w:val="0"/>
        </w:rPr>
        <w:t xml:space="preserve">), to recognize that most landscapes are human dominated (</w:t>
      </w:r>
      <w:commentRangeStart w:id="117"/>
      <w:r w:rsidDel="00000000" w:rsidR="00000000" w:rsidRPr="00000000">
        <w:rPr>
          <w:rtl w:val="0"/>
        </w:rPr>
        <w:t xml:space="preserve">Sanderson et al. 2002, Ellis et al. 2021</w:t>
      </w:r>
      <w:commentRangeEnd w:id="117"/>
      <w:r w:rsidDel="00000000" w:rsidR="00000000" w:rsidRPr="00000000">
        <w:commentReference w:id="117"/>
      </w:r>
      <w:r w:rsidDel="00000000" w:rsidR="00000000" w:rsidRPr="00000000">
        <w:rPr>
          <w:rtl w:val="0"/>
        </w:rPr>
        <w:t xml:space="preserve">), and to pay closer attention to human agency and context specificity of human activities (</w:t>
      </w:r>
      <w:commentRangeStart w:id="118"/>
      <w:r w:rsidDel="00000000" w:rsidR="00000000" w:rsidRPr="00000000">
        <w:rPr>
          <w:rtl w:val="0"/>
        </w:rPr>
        <w:t xml:space="preserve">Ramankutty and Rhemtulla 2013, Pratzer et al. 2024</w:t>
      </w:r>
      <w:commentRangeEnd w:id="118"/>
      <w:r w:rsidDel="00000000" w:rsidR="00000000" w:rsidRPr="00000000">
        <w:commentReference w:id="118"/>
      </w:r>
      <w:r w:rsidDel="00000000" w:rsidR="00000000" w:rsidRPr="00000000">
        <w:rPr>
          <w:rtl w:val="0"/>
        </w:rPr>
        <w:t xml:space="preserve">).</w:t>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t xml:space="preserve">Analyzing processes through the lens of complex social-ecological systems puts a focus on systemic aspects, including interactions, feedback mechanisms and dynamics exhibiting path dependency and non-linear change (</w:t>
      </w:r>
      <w:commentRangeStart w:id="119"/>
      <w:r w:rsidDel="00000000" w:rsidR="00000000" w:rsidRPr="00000000">
        <w:rPr>
          <w:rtl w:val="0"/>
        </w:rPr>
        <w:t xml:space="preserve">Dearing et al. 2010, Mueller et al. 2024</w:t>
      </w:r>
      <w:commentRangeEnd w:id="119"/>
      <w:r w:rsidDel="00000000" w:rsidR="00000000" w:rsidRPr="00000000">
        <w:commentReference w:id="119"/>
      </w:r>
      <w:r w:rsidDel="00000000" w:rsidR="00000000" w:rsidRPr="00000000">
        <w:rPr>
          <w:rtl w:val="0"/>
        </w:rPr>
        <w:t xml:space="preserve">), and reveals new and complex patterns and processes not evident when studied by social or natural scientists separately (</w:t>
      </w:r>
      <w:commentRangeStart w:id="120"/>
      <w:r w:rsidDel="00000000" w:rsidR="00000000" w:rsidRPr="00000000">
        <w:rPr>
          <w:rtl w:val="0"/>
        </w:rPr>
        <w:t xml:space="preserve">Liu et al. 2007</w:t>
      </w:r>
      <w:commentRangeEnd w:id="120"/>
      <w:r w:rsidDel="00000000" w:rsidR="00000000" w:rsidRPr="00000000">
        <w:commentReference w:id="120"/>
      </w:r>
      <w:r w:rsidDel="00000000" w:rsidR="00000000" w:rsidRPr="00000000">
        <w:rPr>
          <w:rtl w:val="0"/>
        </w:rPr>
        <w:t xml:space="preserve">).</w:t>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t xml:space="preserve">Weak consideration of the complexity of social-ecological systems can not only conceal threats but also lead to missed opportunities in forest conservation. For instance, positive effects of Indigenous land-based stewardship on forest conservation and ecosystem service provisioning have recently been identified by several scientific studies (</w:t>
      </w:r>
      <w:commentRangeStart w:id="121"/>
      <w:r w:rsidDel="00000000" w:rsidR="00000000" w:rsidRPr="00000000">
        <w:rPr>
          <w:rtl w:val="0"/>
        </w:rPr>
        <w:t xml:space="preserve">Vasco et al 2018, Baragwanath and Bayi 2020, Pratzer et al. 2023</w:t>
      </w:r>
      <w:commentRangeEnd w:id="121"/>
      <w:r w:rsidDel="00000000" w:rsidR="00000000" w:rsidRPr="00000000">
        <w:commentReference w:id="121"/>
      </w:r>
      <w:r w:rsidDel="00000000" w:rsidR="00000000" w:rsidRPr="00000000">
        <w:rPr>
          <w:rtl w:val="0"/>
        </w:rPr>
        <w:t xml:space="preserve">), in addition to Indigenous knowledge holders who have long provided contextual evidence of the various ecological values of their territories (</w:t>
      </w:r>
      <w:commentRangeStart w:id="122"/>
      <w:commentRangeStart w:id="123"/>
      <w:r w:rsidDel="00000000" w:rsidR="00000000" w:rsidRPr="00000000">
        <w:rPr>
          <w:rtl w:val="0"/>
        </w:rPr>
        <w:t xml:space="preserve">Cajete 2000, Salmón 2000, Umeek 2011</w:t>
      </w:r>
      <w:commentRangeEnd w:id="122"/>
      <w:r w:rsidDel="00000000" w:rsidR="00000000" w:rsidRPr="00000000">
        <w:commentReference w:id="122"/>
      </w:r>
      <w:commentRangeEnd w:id="123"/>
      <w:r w:rsidDel="00000000" w:rsidR="00000000" w:rsidRPr="00000000">
        <w:commentReference w:id="123"/>
      </w:r>
      <w:r w:rsidDel="00000000" w:rsidR="00000000" w:rsidRPr="00000000">
        <w:rPr>
          <w:rtl w:val="0"/>
        </w:rPr>
        <w:t xml:space="preserve">). Indeed, Indigenous land-based stewardship is often compatible with, and frequently actively supports, forest conservation and restoration (</w:t>
      </w:r>
      <w:commentRangeStart w:id="124"/>
      <w:r w:rsidDel="00000000" w:rsidR="00000000" w:rsidRPr="00000000">
        <w:rPr>
          <w:rtl w:val="0"/>
        </w:rPr>
        <w:t xml:space="preserve">Newton et al. 2016, Fernández-Llamazares et al. 2024</w:t>
      </w:r>
      <w:commentRangeEnd w:id="124"/>
      <w:r w:rsidDel="00000000" w:rsidR="00000000" w:rsidRPr="00000000">
        <w:commentReference w:id="124"/>
      </w:r>
      <w:r w:rsidDel="00000000" w:rsidR="00000000" w:rsidRPr="00000000">
        <w:rPr>
          <w:rtl w:val="0"/>
        </w:rPr>
        <w:t xml:space="preserve">). This recognition has spawned innovative ways to design multi-functional reserves, policy instruments and management programmes (</w:t>
      </w:r>
      <w:commentRangeStart w:id="125"/>
      <w:r w:rsidDel="00000000" w:rsidR="00000000" w:rsidRPr="00000000">
        <w:rPr>
          <w:rtl w:val="0"/>
        </w:rPr>
        <w:t xml:space="preserve">Garnett et al 2018</w:t>
      </w:r>
      <w:commentRangeEnd w:id="125"/>
      <w:r w:rsidDel="00000000" w:rsidR="00000000" w:rsidRPr="00000000">
        <w:commentReference w:id="125"/>
      </w:r>
      <w:r w:rsidDel="00000000" w:rsidR="00000000" w:rsidRPr="00000000">
        <w:rPr>
          <w:rtl w:val="0"/>
        </w:rPr>
        <w:t xml:space="preserve">).</w:t>
      </w:r>
    </w:p>
    <w:p w:rsidR="00000000" w:rsidDel="00000000" w:rsidP="00000000" w:rsidRDefault="00000000" w:rsidRPr="00000000" w14:paraId="000001A7">
      <w:pPr>
        <w:ind w:firstLine="720"/>
        <w:rPr/>
      </w:pPr>
      <w:r w:rsidDel="00000000" w:rsidR="00000000" w:rsidRPr="00000000">
        <w:rPr>
          <w:rtl w:val="0"/>
        </w:rPr>
        <w:t xml:space="preserve"> </w:t>
      </w:r>
    </w:p>
    <w:p w:rsidR="00000000" w:rsidDel="00000000" w:rsidP="00000000" w:rsidRDefault="00000000" w:rsidRPr="00000000" w14:paraId="000001A8">
      <w:pPr>
        <w:rPr>
          <w:b w:val="1"/>
        </w:rPr>
      </w:pPr>
      <w:r w:rsidDel="00000000" w:rsidR="00000000" w:rsidRPr="00000000">
        <w:rPr>
          <w:b w:val="1"/>
          <w:rtl w:val="0"/>
        </w:rPr>
        <w:t xml:space="preserve">Modeling</w:t>
      </w:r>
    </w:p>
    <w:p w:rsidR="00000000" w:rsidDel="00000000" w:rsidP="00000000" w:rsidRDefault="00000000" w:rsidRPr="00000000" w14:paraId="000001A9">
      <w:pPr>
        <w:rPr/>
      </w:pPr>
      <w:r w:rsidDel="00000000" w:rsidR="00000000" w:rsidRPr="00000000">
        <w:rPr>
          <w:rtl w:val="0"/>
        </w:rPr>
        <w:t xml:space="preserve">One potential angle to explore could be: "Integrated assessment models that incorporate biodiversity and ecosystem services could be an important tool for improving our understanding of interconnected social-economic-ecological systems", </w:t>
      </w:r>
      <w:hyperlink r:id="rId106">
        <w:r w:rsidDel="00000000" w:rsidR="00000000" w:rsidRPr="00000000">
          <w:rPr>
            <w:color w:val="1155cc"/>
            <w:u w:val="single"/>
            <w:rtl w:val="0"/>
          </w:rPr>
          <w:t xml:space="preserve">https://www.sciencedirect.com/science/article/pii/S0959378024000955</w:t>
        </w:r>
      </w:hyperlink>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LITERATURE REVIEW</w:t>
      </w:r>
    </w:p>
    <w:p w:rsidR="00000000" w:rsidDel="00000000" w:rsidP="00000000" w:rsidRDefault="00000000" w:rsidRPr="00000000" w14:paraId="000001AC">
      <w:pPr>
        <w:numPr>
          <w:ilvl w:val="0"/>
          <w:numId w:val="42"/>
        </w:numPr>
        <w:ind w:left="720" w:hanging="360"/>
      </w:pPr>
      <w:r w:rsidDel="00000000" w:rsidR="00000000" w:rsidRPr="00000000">
        <w:rPr>
          <w:rtl w:val="0"/>
        </w:rPr>
        <w:t xml:space="preserve">To provide appropriate literature background for the context sections</w:t>
      </w:r>
    </w:p>
    <w:p w:rsidR="00000000" w:rsidDel="00000000" w:rsidP="00000000" w:rsidRDefault="00000000" w:rsidRPr="00000000" w14:paraId="000001AD">
      <w:pPr>
        <w:numPr>
          <w:ilvl w:val="0"/>
          <w:numId w:val="42"/>
        </w:numPr>
        <w:ind w:left="720" w:hanging="360"/>
      </w:pPr>
      <w:r w:rsidDel="00000000" w:rsidR="00000000" w:rsidRPr="00000000">
        <w:rPr>
          <w:rtl w:val="0"/>
        </w:rPr>
        <w:t xml:space="preserve">And to demonstrate that the questions we ask are relevant, and have not been answered before (i.e., showcasing the literature gaps)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b w:val="1"/>
          <w:rtl w:val="0"/>
        </w:rPr>
        <w:t xml:space="preserve">SCIENCE QUESTIONS</w:t>
      </w:r>
    </w:p>
    <w:p w:rsidR="00000000" w:rsidDel="00000000" w:rsidP="00000000" w:rsidRDefault="00000000" w:rsidRPr="00000000" w14:paraId="000001B0">
      <w:pPr>
        <w:numPr>
          <w:ilvl w:val="0"/>
          <w:numId w:val="11"/>
        </w:numPr>
        <w:ind w:left="720" w:hanging="360"/>
        <w:rPr/>
      </w:pPr>
      <w:r w:rsidDel="00000000" w:rsidR="00000000" w:rsidRPr="00000000">
        <w:rPr>
          <w:rtl w:val="0"/>
        </w:rPr>
        <w:t xml:space="preserve">How do human activities and socio-economic conditions affect the provisioning of and access to social-ecological co-benefits?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numPr>
          <w:ilvl w:val="0"/>
          <w:numId w:val="11"/>
        </w:numPr>
        <w:ind w:left="720" w:hanging="360"/>
        <w:rPr/>
      </w:pPr>
      <w:r w:rsidDel="00000000" w:rsidR="00000000" w:rsidRPr="00000000">
        <w:rPr>
          <w:rtl w:val="0"/>
        </w:rPr>
        <w:t xml:space="preserve">How will climate and land-use change affect the geographic distribution and scalability of forest-friendly economic activities?</w:t>
      </w:r>
    </w:p>
    <w:p w:rsidR="00000000" w:rsidDel="00000000" w:rsidP="00000000" w:rsidRDefault="00000000" w:rsidRPr="00000000" w14:paraId="000001B3">
      <w:pPr>
        <w:rPr>
          <w:color w:val="0d0d0d"/>
          <w:highlight w:val="white"/>
        </w:rPr>
      </w:pPr>
      <w:r w:rsidDel="00000000" w:rsidR="00000000" w:rsidRPr="00000000">
        <w:rPr>
          <w:rtl w:val="0"/>
        </w:rPr>
      </w:r>
    </w:p>
    <w:p w:rsidR="00000000" w:rsidDel="00000000" w:rsidP="00000000" w:rsidRDefault="00000000" w:rsidRPr="00000000" w14:paraId="000001B4">
      <w:pPr>
        <w:numPr>
          <w:ilvl w:val="0"/>
          <w:numId w:val="11"/>
        </w:numPr>
        <w:ind w:left="720" w:hanging="360"/>
        <w:rPr/>
      </w:pPr>
      <w:r w:rsidDel="00000000" w:rsidR="00000000" w:rsidRPr="00000000">
        <w:rPr>
          <w:color w:val="0d0d0d"/>
          <w:highlight w:val="white"/>
          <w:rtl w:val="0"/>
        </w:rPr>
        <w:t xml:space="preserve">H</w:t>
      </w:r>
      <w:commentRangeStart w:id="126"/>
      <w:commentRangeStart w:id="127"/>
      <w:r w:rsidDel="00000000" w:rsidR="00000000" w:rsidRPr="00000000">
        <w:rPr>
          <w:color w:val="0d0d0d"/>
          <w:highlight w:val="white"/>
          <w:rtl w:val="0"/>
        </w:rPr>
        <w:t xml:space="preserve">ow do vary</w:t>
      </w:r>
      <w:commentRangeEnd w:id="126"/>
      <w:r w:rsidDel="00000000" w:rsidR="00000000" w:rsidRPr="00000000">
        <w:commentReference w:id="126"/>
      </w:r>
      <w:commentRangeEnd w:id="127"/>
      <w:r w:rsidDel="00000000" w:rsidR="00000000" w:rsidRPr="00000000">
        <w:commentReference w:id="127"/>
      </w:r>
      <w:r w:rsidDel="00000000" w:rsidR="00000000" w:rsidRPr="00000000">
        <w:rPr>
          <w:color w:val="0d0d0d"/>
          <w:highlight w:val="white"/>
          <w:rtl w:val="0"/>
        </w:rPr>
        <w:t xml:space="preserve">ing tropical forest land-atmosphere interactions affect water availability and food security, human health, and cultural practices, including Indigenous Peoples and Local Communities?</w:t>
      </w: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APPROACH/METHODS</w:t>
      </w:r>
    </w:p>
    <w:p w:rsidR="00000000" w:rsidDel="00000000" w:rsidP="00000000" w:rsidRDefault="00000000" w:rsidRPr="00000000" w14:paraId="000001B8">
      <w:pPr>
        <w:ind w:firstLine="720"/>
        <w:rPr>
          <w:color w:val="0000ff"/>
        </w:rPr>
      </w:pPr>
      <w:r w:rsidDel="00000000" w:rsidR="00000000" w:rsidRPr="00000000">
        <w:rPr>
          <w:rtl w:val="0"/>
        </w:rPr>
        <w:t xml:space="preserve">Remote sensing </w:t>
      </w:r>
      <w:r w:rsidDel="00000000" w:rsidR="00000000" w:rsidRPr="00000000">
        <w:rPr>
          <w:color w:val="0000ff"/>
          <w:rtl w:val="0"/>
        </w:rPr>
        <w:t xml:space="preserve">[Maria Santos]</w:t>
      </w:r>
    </w:p>
    <w:p w:rsidR="00000000" w:rsidDel="00000000" w:rsidP="00000000" w:rsidRDefault="00000000" w:rsidRPr="00000000" w14:paraId="000001B9">
      <w:pPr>
        <w:numPr>
          <w:ilvl w:val="0"/>
          <w:numId w:val="41"/>
        </w:numPr>
        <w:ind w:left="1440" w:hanging="360"/>
        <w:rPr>
          <w:u w:val="none"/>
        </w:rPr>
      </w:pPr>
      <w:r w:rsidDel="00000000" w:rsidR="00000000" w:rsidRPr="00000000">
        <w:rPr>
          <w:rtl w:val="0"/>
        </w:rPr>
        <w:t xml:space="preserve">Detection of LULCC </w:t>
      </w:r>
    </w:p>
    <w:p w:rsidR="00000000" w:rsidDel="00000000" w:rsidP="00000000" w:rsidRDefault="00000000" w:rsidRPr="00000000" w14:paraId="000001BA">
      <w:pPr>
        <w:numPr>
          <w:ilvl w:val="0"/>
          <w:numId w:val="41"/>
        </w:numPr>
        <w:ind w:left="1440" w:hanging="360"/>
        <w:rPr>
          <w:u w:val="none"/>
        </w:rPr>
      </w:pPr>
      <w:r w:rsidDel="00000000" w:rsidR="00000000" w:rsidRPr="00000000">
        <w:rPr>
          <w:rtl w:val="0"/>
        </w:rPr>
        <w:t xml:space="preserve">Identification of crop types</w:t>
      </w:r>
    </w:p>
    <w:p w:rsidR="00000000" w:rsidDel="00000000" w:rsidP="00000000" w:rsidRDefault="00000000" w:rsidRPr="00000000" w14:paraId="000001BB">
      <w:pPr>
        <w:numPr>
          <w:ilvl w:val="0"/>
          <w:numId w:val="41"/>
        </w:numPr>
        <w:ind w:left="1440" w:hanging="360"/>
        <w:rPr>
          <w:u w:val="none"/>
        </w:rPr>
      </w:pPr>
      <w:r w:rsidDel="00000000" w:rsidR="00000000" w:rsidRPr="00000000">
        <w:rPr>
          <w:rtl w:val="0"/>
        </w:rPr>
        <w:t xml:space="preserve">Identification of agroforestry systems</w:t>
      </w:r>
    </w:p>
    <w:p w:rsidR="00000000" w:rsidDel="00000000" w:rsidP="00000000" w:rsidRDefault="00000000" w:rsidRPr="00000000" w14:paraId="000001BC">
      <w:pPr>
        <w:ind w:firstLine="720"/>
        <w:rPr/>
      </w:pPr>
      <w:r w:rsidDel="00000000" w:rsidR="00000000" w:rsidRPr="00000000">
        <w:rPr>
          <w:rtl w:val="0"/>
        </w:rPr>
      </w:r>
    </w:p>
    <w:p w:rsidR="00000000" w:rsidDel="00000000" w:rsidP="00000000" w:rsidRDefault="00000000" w:rsidRPr="00000000" w14:paraId="000001BD">
      <w:pPr>
        <w:ind w:firstLine="720"/>
        <w:rPr/>
      </w:pPr>
      <w:r w:rsidDel="00000000" w:rsidR="00000000" w:rsidRPr="00000000">
        <w:rPr>
          <w:rtl w:val="0"/>
        </w:rPr>
        <w:t xml:space="preserve">Field data</w:t>
      </w:r>
    </w:p>
    <w:p w:rsidR="00000000" w:rsidDel="00000000" w:rsidP="00000000" w:rsidRDefault="00000000" w:rsidRPr="00000000" w14:paraId="000001BE">
      <w:pPr>
        <w:numPr>
          <w:ilvl w:val="0"/>
          <w:numId w:val="6"/>
        </w:numPr>
        <w:ind w:left="1440" w:hanging="360"/>
        <w:rPr>
          <w:u w:val="none"/>
        </w:rPr>
      </w:pPr>
      <w:r w:rsidDel="00000000" w:rsidR="00000000" w:rsidRPr="00000000">
        <w:rPr>
          <w:rtl w:val="0"/>
        </w:rPr>
        <w:t xml:space="preserve">Using qualitative methods like interviews and focus groups to complement remote sensing data , </w:t>
      </w:r>
    </w:p>
    <w:p w:rsidR="00000000" w:rsidDel="00000000" w:rsidP="00000000" w:rsidRDefault="00000000" w:rsidRPr="00000000" w14:paraId="000001BF">
      <w:pPr>
        <w:numPr>
          <w:ilvl w:val="0"/>
          <w:numId w:val="6"/>
        </w:numPr>
        <w:ind w:left="1440" w:hanging="360"/>
        <w:rPr>
          <w:u w:val="none"/>
        </w:rPr>
      </w:pPr>
      <w:r w:rsidDel="00000000" w:rsidR="00000000" w:rsidRPr="00000000">
        <w:rPr>
          <w:rtl w:val="0"/>
        </w:rPr>
        <w:t xml:space="preserve">Governance </w:t>
      </w:r>
      <w:r w:rsidDel="00000000" w:rsidR="00000000" w:rsidRPr="00000000">
        <w:rPr>
          <w:color w:val="0000ff"/>
          <w:rtl w:val="0"/>
        </w:rPr>
        <w:t xml:space="preserve">[MVE]</w:t>
      </w:r>
    </w:p>
    <w:p w:rsidR="00000000" w:rsidDel="00000000" w:rsidP="00000000" w:rsidRDefault="00000000" w:rsidRPr="00000000" w14:paraId="000001C0">
      <w:pPr>
        <w:numPr>
          <w:ilvl w:val="0"/>
          <w:numId w:val="6"/>
        </w:numPr>
        <w:ind w:left="1440" w:hanging="360"/>
        <w:rPr>
          <w:u w:val="none"/>
        </w:rPr>
      </w:pPr>
      <w:r w:rsidDel="00000000" w:rsidR="00000000" w:rsidRPr="00000000">
        <w:rPr>
          <w:rtl w:val="0"/>
        </w:rPr>
        <w:t xml:space="preserve">Economics </w:t>
      </w:r>
    </w:p>
    <w:p w:rsidR="00000000" w:rsidDel="00000000" w:rsidP="00000000" w:rsidRDefault="00000000" w:rsidRPr="00000000" w14:paraId="000001C1">
      <w:pPr>
        <w:numPr>
          <w:ilvl w:val="0"/>
          <w:numId w:val="6"/>
        </w:numPr>
        <w:ind w:left="1440" w:hanging="360"/>
        <w:rPr>
          <w:u w:val="none"/>
        </w:rPr>
      </w:pPr>
      <w:r w:rsidDel="00000000" w:rsidR="00000000" w:rsidRPr="00000000">
        <w:rPr>
          <w:rtl w:val="0"/>
        </w:rPr>
        <w:t xml:space="preserve">Perceptions &amp; culture </w:t>
      </w:r>
      <w:r w:rsidDel="00000000" w:rsidR="00000000" w:rsidRPr="00000000">
        <w:rPr>
          <w:color w:val="0000ff"/>
          <w:rtl w:val="0"/>
        </w:rPr>
        <w:t xml:space="preserve">[Ale Echeverri Ochoa?]</w:t>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t xml:space="preserve">Methods: network analysis, social capital, modeling (biophysical models)</w:t>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pStyle w:val="Heading3"/>
        <w:rPr/>
      </w:pPr>
      <w:bookmarkStart w:colFirst="0" w:colLast="0" w:name="_7i4li2ka6ozf" w:id="15"/>
      <w:bookmarkEnd w:id="15"/>
      <w:r w:rsidDel="00000000" w:rsidR="00000000" w:rsidRPr="00000000">
        <w:rPr>
          <w:rtl w:val="0"/>
        </w:rPr>
        <w:t xml:space="preserve">2.5 Disturbance Dynamics</w:t>
      </w:r>
    </w:p>
    <w:p w:rsidR="00000000" w:rsidDel="00000000" w:rsidP="00000000" w:rsidRDefault="00000000" w:rsidRPr="00000000" w14:paraId="000001C6">
      <w:pPr>
        <w:numPr>
          <w:ilvl w:val="0"/>
          <w:numId w:val="50"/>
        </w:numPr>
        <w:ind w:left="720" w:hanging="360"/>
        <w:rPr>
          <w:u w:val="none"/>
        </w:rPr>
      </w:pPr>
      <w:r w:rsidDel="00000000" w:rsidR="00000000" w:rsidRPr="00000000">
        <w:rPr>
          <w:rtl w:val="0"/>
        </w:rPr>
        <w:t xml:space="preserve">Motivate knowledge gaps related to how disturbance regimes are changing and how disturbance regimes are altering the carbon cycle via climate, biodiversity, hydrologic cycling, and nutrient availability.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numPr>
          <w:ilvl w:val="0"/>
          <w:numId w:val="27"/>
        </w:numPr>
        <w:ind w:left="720" w:hanging="360"/>
        <w:rPr/>
      </w:pPr>
      <w:r w:rsidDel="00000000" w:rsidR="00000000" w:rsidRPr="00000000">
        <w:rPr>
          <w:b w:val="1"/>
          <w:rtl w:val="0"/>
        </w:rPr>
        <w:t xml:space="preserve">How do disturbances (e.g. droughts, floods, biomass burning, storms, deforestation, and degradation - including </w:t>
      </w:r>
      <w:r w:rsidDel="00000000" w:rsidR="00000000" w:rsidRPr="00000000">
        <w:rPr>
          <w:b w:val="1"/>
          <w:rtl w:val="0"/>
        </w:rPr>
        <w:t xml:space="preserve">fire</w:t>
      </w:r>
      <w:r w:rsidDel="00000000" w:rsidR="00000000" w:rsidRPr="00000000">
        <w:rPr>
          <w:b w:val="1"/>
          <w:rtl w:val="0"/>
        </w:rPr>
        <w:t xml:space="preserve">s) impact tropical forest biogeochemical cycles and carbon dynamics? </w:t>
      </w:r>
      <w:r w:rsidDel="00000000" w:rsidR="00000000" w:rsidRPr="00000000">
        <w:rPr>
          <w:rtl w:val="0"/>
        </w:rPr>
        <w:t xml:space="preserve">(formerly BCCD Q3)</w:t>
      </w:r>
    </w:p>
    <w:p w:rsidR="00000000" w:rsidDel="00000000" w:rsidP="00000000" w:rsidRDefault="00000000" w:rsidRPr="00000000" w14:paraId="000001C9">
      <w:pPr>
        <w:numPr>
          <w:ilvl w:val="1"/>
          <w:numId w:val="27"/>
        </w:numPr>
        <w:ind w:left="1440" w:hanging="360"/>
        <w:rPr/>
      </w:pPr>
      <w:r w:rsidDel="00000000" w:rsidR="00000000" w:rsidRPr="00000000">
        <w:rPr>
          <w:rtl w:val="0"/>
        </w:rPr>
        <w:t xml:space="preserve">How does forest resistance or resilience to disturbances vary across climate and disturbance history gradients within biomes and across continents?</w:t>
      </w:r>
    </w:p>
    <w:p w:rsidR="00000000" w:rsidDel="00000000" w:rsidP="00000000" w:rsidRDefault="00000000" w:rsidRPr="00000000" w14:paraId="000001CA">
      <w:pPr>
        <w:numPr>
          <w:ilvl w:val="1"/>
          <w:numId w:val="27"/>
        </w:numPr>
        <w:ind w:left="1440" w:hanging="360"/>
        <w:rPr/>
      </w:pPr>
      <w:commentRangeStart w:id="128"/>
      <w:r w:rsidDel="00000000" w:rsidR="00000000" w:rsidRPr="00000000">
        <w:rPr>
          <w:rtl w:val="0"/>
        </w:rPr>
        <w:t xml:space="preserve">What are the post-disturbance recovery time scales of forest structure, composition, ecosystem functions (e.g., evapotranspiration, gross primary productivity), and carbon stocks? </w:t>
      </w:r>
    </w:p>
    <w:p w:rsidR="00000000" w:rsidDel="00000000" w:rsidP="00000000" w:rsidRDefault="00000000" w:rsidRPr="00000000" w14:paraId="000001CB">
      <w:pPr>
        <w:numPr>
          <w:ilvl w:val="1"/>
          <w:numId w:val="27"/>
        </w:numPr>
        <w:ind w:left="1440" w:hanging="360"/>
        <w:rPr>
          <w:u w:val="none"/>
        </w:rPr>
      </w:pPr>
      <w:r w:rsidDel="00000000" w:rsidR="00000000" w:rsidRPr="00000000">
        <w:rPr>
          <w:b w:val="1"/>
          <w:rtl w:val="0"/>
        </w:rPr>
        <w:t xml:space="preserve">How do different land-uses and deforestation and degradation patterns interact with climate to impact fire regimes and ecosystem recovery? </w:t>
      </w:r>
      <w:r w:rsidDel="00000000" w:rsidR="00000000" w:rsidRPr="00000000">
        <w:rPr>
          <w:rtl w:val="0"/>
        </w:rPr>
        <w:t xml:space="preserve">(formerly SES Q3)</w:t>
      </w:r>
      <w:commentRangeEnd w:id="128"/>
      <w:r w:rsidDel="00000000" w:rsidR="00000000" w:rsidRPr="00000000">
        <w:commentReference w:id="128"/>
      </w:r>
      <w:r w:rsidDel="00000000" w:rsidR="00000000" w:rsidRPr="00000000">
        <w:rPr>
          <w:rtl w:val="0"/>
        </w:rPr>
      </w:r>
    </w:p>
    <w:p w:rsidR="00000000" w:rsidDel="00000000" w:rsidP="00000000" w:rsidRDefault="00000000" w:rsidRPr="00000000" w14:paraId="000001CC">
      <w:pPr>
        <w:numPr>
          <w:ilvl w:val="1"/>
          <w:numId w:val="27"/>
        </w:numPr>
        <w:ind w:left="1440" w:hanging="360"/>
        <w:rPr/>
      </w:pPr>
      <w:commentRangeStart w:id="129"/>
      <w:r w:rsidDel="00000000" w:rsidR="00000000" w:rsidRPr="00000000">
        <w:rPr>
          <w:shd w:fill="ffe599" w:val="clear"/>
          <w:rtl w:val="0"/>
        </w:rPr>
        <w:t xml:space="preserve">How do disturbance type and intensity influence post-disturbance recovery time scales?</w:t>
      </w:r>
      <w:commentRangeEnd w:id="129"/>
      <w:r w:rsidDel="00000000" w:rsidR="00000000" w:rsidRPr="00000000">
        <w:commentReference w:id="129"/>
      </w:r>
      <w:r w:rsidDel="00000000" w:rsidR="00000000" w:rsidRPr="00000000">
        <w:rPr>
          <w:rtl w:val="0"/>
        </w:rPr>
      </w:r>
    </w:p>
    <w:p w:rsidR="00000000" w:rsidDel="00000000" w:rsidP="00000000" w:rsidRDefault="00000000" w:rsidRPr="00000000" w14:paraId="000001CD">
      <w:pPr>
        <w:numPr>
          <w:ilvl w:val="1"/>
          <w:numId w:val="27"/>
        </w:numPr>
        <w:ind w:left="1440" w:hanging="360"/>
        <w:rPr/>
      </w:pPr>
      <w:r w:rsidDel="00000000" w:rsidR="00000000" w:rsidRPr="00000000">
        <w:rPr>
          <w:rtl w:val="0"/>
        </w:rPr>
        <w:t xml:space="preserve">How have disturbances impacted the carbon use efficiency (CUE) and water use efficiency (WUE) of tropical forests?</w:t>
      </w:r>
    </w:p>
    <w:p w:rsidR="00000000" w:rsidDel="00000000" w:rsidP="00000000" w:rsidRDefault="00000000" w:rsidRPr="00000000" w14:paraId="000001CE">
      <w:pPr>
        <w:numPr>
          <w:ilvl w:val="1"/>
          <w:numId w:val="27"/>
        </w:numPr>
        <w:spacing w:after="0" w:afterAutospacing="0"/>
        <w:ind w:left="1440" w:hanging="360"/>
        <w:rPr/>
      </w:pPr>
      <w:r w:rsidDel="00000000" w:rsidR="00000000" w:rsidRPr="00000000">
        <w:rPr>
          <w:rtl w:val="0"/>
        </w:rPr>
        <w:t xml:space="preserve">What are the spatial and temporal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 differences associated with climate variability, wildland fires, and human modifications in tropical forests laden with inland waters and wetlands?</w:t>
      </w:r>
      <w:r w:rsidDel="00000000" w:rsidR="00000000" w:rsidRPr="00000000">
        <w:rPr>
          <w:rtl w:val="0"/>
        </w:rPr>
      </w:r>
    </w:p>
    <w:p w:rsidR="00000000" w:rsidDel="00000000" w:rsidP="00000000" w:rsidRDefault="00000000" w:rsidRPr="00000000" w14:paraId="000001CF">
      <w:pPr>
        <w:numPr>
          <w:ilvl w:val="0"/>
          <w:numId w:val="33"/>
        </w:numPr>
        <w:spacing w:after="0" w:afterAutospacing="0" w:before="0" w:beforeAutospacing="0" w:lineRule="auto"/>
        <w:ind w:left="720" w:hanging="360"/>
      </w:pPr>
      <w:r w:rsidDel="00000000" w:rsidR="00000000" w:rsidRPr="00000000">
        <w:rPr>
          <w:b w:val="1"/>
          <w:rtl w:val="0"/>
        </w:rPr>
        <w:t xml:space="preserve">How </w:t>
      </w:r>
      <w:commentRangeStart w:id="130"/>
      <w:r w:rsidDel="00000000" w:rsidR="00000000" w:rsidRPr="00000000">
        <w:rPr>
          <w:b w:val="1"/>
          <w:rtl w:val="0"/>
        </w:rPr>
        <w:t xml:space="preserve">are</w:t>
      </w:r>
      <w:commentRangeEnd w:id="130"/>
      <w:r w:rsidDel="00000000" w:rsidR="00000000" w:rsidRPr="00000000">
        <w:commentReference w:id="130"/>
      </w:r>
      <w:r w:rsidDel="00000000" w:rsidR="00000000" w:rsidRPr="00000000">
        <w:rPr>
          <w:b w:val="1"/>
          <w:rtl w:val="0"/>
        </w:rPr>
        <w:t xml:space="preserve"> tropical forest phenology and mortality responding to temporal and spatial variability and systematic shifts in forcing processes, including climate, land-use, and disturbance regimes?  </w:t>
      </w:r>
      <w:r w:rsidDel="00000000" w:rsidR="00000000" w:rsidRPr="00000000">
        <w:rPr>
          <w:rtl w:val="0"/>
        </w:rPr>
        <w:t xml:space="preserve">(formerly ESF Q2)</w:t>
      </w:r>
    </w:p>
    <w:p w:rsidR="00000000" w:rsidDel="00000000" w:rsidP="00000000" w:rsidRDefault="00000000" w:rsidRPr="00000000" w14:paraId="000001D0">
      <w:pPr>
        <w:numPr>
          <w:ilvl w:val="1"/>
          <w:numId w:val="33"/>
        </w:numPr>
        <w:ind w:left="1440" w:hanging="360"/>
        <w:rPr>
          <w:b w:val="1"/>
        </w:rPr>
      </w:pPr>
      <w:r w:rsidDel="00000000" w:rsidR="00000000" w:rsidRPr="00000000">
        <w:rPr>
          <w:rtl w:val="0"/>
        </w:rPr>
        <w:t xml:space="preserve">How does temporal variation in tree mortality rates, especially of large trees, relate to temporal variation in climate, land-use, and disturbance regimes</w:t>
      </w:r>
    </w:p>
    <w:p w:rsidR="00000000" w:rsidDel="00000000" w:rsidP="00000000" w:rsidRDefault="00000000" w:rsidRPr="00000000" w14:paraId="000001D1">
      <w:pPr>
        <w:numPr>
          <w:ilvl w:val="2"/>
          <w:numId w:val="33"/>
        </w:numPr>
        <w:ind w:left="2160" w:hanging="360"/>
        <w:rPr>
          <w:b w:val="1"/>
        </w:rPr>
      </w:pPr>
      <w:r w:rsidDel="00000000" w:rsidR="00000000" w:rsidRPr="00000000">
        <w:rPr>
          <w:rtl w:val="0"/>
        </w:rPr>
        <w:t xml:space="preserve">How do these relationships differ among tropical forests, and how do these temporal responses vary spatially in relation to environmental variables? </w:t>
      </w:r>
    </w:p>
    <w:p w:rsidR="00000000" w:rsidDel="00000000" w:rsidP="00000000" w:rsidRDefault="00000000" w:rsidRPr="00000000" w14:paraId="000001D2">
      <w:pPr>
        <w:numPr>
          <w:ilvl w:val="1"/>
          <w:numId w:val="33"/>
        </w:numPr>
        <w:ind w:left="1440" w:hanging="360"/>
        <w:rPr>
          <w:b w:val="1"/>
        </w:rPr>
      </w:pPr>
      <w:r w:rsidDel="00000000" w:rsidR="00000000" w:rsidRPr="00000000">
        <w:rPr>
          <w:rtl w:val="0"/>
        </w:rPr>
        <w:t xml:space="preserve">What are the main causes of tropical tree mortality?</w:t>
      </w:r>
    </w:p>
    <w:p w:rsidR="00000000" w:rsidDel="00000000" w:rsidP="00000000" w:rsidRDefault="00000000" w:rsidRPr="00000000" w14:paraId="000001D3">
      <w:pPr>
        <w:numPr>
          <w:ilvl w:val="2"/>
          <w:numId w:val="33"/>
        </w:numPr>
        <w:ind w:left="2160" w:hanging="360"/>
        <w:rPr>
          <w:b w:val="1"/>
        </w:rPr>
      </w:pPr>
      <w:r w:rsidDel="00000000" w:rsidR="00000000" w:rsidRPr="00000000">
        <w:rPr>
          <w:rtl w:val="0"/>
        </w:rPr>
        <w:t xml:space="preserve">How does this differ geographically across the tropics?</w:t>
      </w:r>
    </w:p>
    <w:p w:rsidR="00000000" w:rsidDel="00000000" w:rsidP="00000000" w:rsidRDefault="00000000" w:rsidRPr="00000000" w14:paraId="000001D4">
      <w:pPr>
        <w:numPr>
          <w:ilvl w:val="2"/>
          <w:numId w:val="33"/>
        </w:numPr>
        <w:ind w:left="2160" w:hanging="360"/>
        <w:rPr>
          <w:b w:val="1"/>
        </w:rPr>
      </w:pPr>
      <w:r w:rsidDel="00000000" w:rsidR="00000000" w:rsidRPr="00000000">
        <w:rPr>
          <w:rtl w:val="0"/>
        </w:rPr>
        <w:t xml:space="preserve">How are the drivers of mortality-associated carbon fluxes changing in space and time?</w:t>
      </w:r>
    </w:p>
    <w:p w:rsidR="00000000" w:rsidDel="00000000" w:rsidP="00000000" w:rsidRDefault="00000000" w:rsidRPr="00000000" w14:paraId="000001D5">
      <w:pPr>
        <w:numPr>
          <w:ilvl w:val="1"/>
          <w:numId w:val="33"/>
        </w:numPr>
        <w:ind w:left="1440" w:hanging="360"/>
        <w:rPr>
          <w:b w:val="1"/>
        </w:rPr>
      </w:pPr>
      <w:r w:rsidDel="00000000" w:rsidR="00000000" w:rsidRPr="00000000">
        <w:rPr>
          <w:rtl w:val="0"/>
        </w:rPr>
        <w:t xml:space="preserve">How does geographic and temporal variation in tropical forest phenology influence carbon stocks and fluxes?</w:t>
      </w:r>
    </w:p>
    <w:p w:rsidR="00000000" w:rsidDel="00000000" w:rsidP="00000000" w:rsidRDefault="00000000" w:rsidRPr="00000000" w14:paraId="000001D6">
      <w:pPr>
        <w:numPr>
          <w:ilvl w:val="1"/>
          <w:numId w:val="33"/>
        </w:numPr>
        <w:ind w:left="1440" w:hanging="360"/>
        <w:rPr/>
      </w:pPr>
      <w:r w:rsidDel="00000000" w:rsidR="00000000" w:rsidRPr="00000000">
        <w:rPr>
          <w:rtl w:val="0"/>
        </w:rPr>
        <w:t xml:space="preserve">How is tropical forest phenology changing in response to climate and land-use change?</w:t>
      </w:r>
    </w:p>
    <w:p w:rsidR="00000000" w:rsidDel="00000000" w:rsidP="00000000" w:rsidRDefault="00000000" w:rsidRPr="00000000" w14:paraId="000001D7">
      <w:pPr>
        <w:numPr>
          <w:ilvl w:val="0"/>
          <w:numId w:val="33"/>
        </w:numPr>
        <w:spacing w:after="0" w:afterAutospacing="0"/>
        <w:ind w:left="720" w:hanging="360"/>
        <w:rPr>
          <w:color w:val="ff0000"/>
        </w:rPr>
      </w:pPr>
      <w:r w:rsidDel="00000000" w:rsidR="00000000" w:rsidRPr="00000000">
        <w:rPr>
          <w:b w:val="1"/>
          <w:color w:val="ff0000"/>
          <w:rtl w:val="0"/>
        </w:rPr>
        <w:t xml:space="preserve">How do changes in climate, extreme events, and land cover/land use alter ecosystem functionality, including processes, services, and resilience?</w:t>
      </w:r>
    </w:p>
    <w:p w:rsidR="00000000" w:rsidDel="00000000" w:rsidP="00000000" w:rsidRDefault="00000000" w:rsidRPr="00000000" w14:paraId="000001D8">
      <w:pPr>
        <w:numPr>
          <w:ilvl w:val="1"/>
          <w:numId w:val="33"/>
        </w:numPr>
        <w:spacing w:after="0" w:afterAutospacing="0" w:before="0" w:beforeAutospacing="0" w:lineRule="auto"/>
        <w:ind w:left="1440" w:hanging="360"/>
        <w:rPr>
          <w:color w:val="ff0000"/>
        </w:rPr>
      </w:pPr>
      <w:r w:rsidDel="00000000" w:rsidR="00000000" w:rsidRPr="00000000">
        <w:rPr>
          <w:color w:val="ff0000"/>
          <w:rtl w:val="0"/>
        </w:rPr>
        <w:t xml:space="preserve">What are the impacts of climate warming, increase of atmospheric CO</w:t>
      </w:r>
      <w:r w:rsidDel="00000000" w:rsidR="00000000" w:rsidRPr="00000000">
        <w:rPr>
          <w:color w:val="ff0000"/>
          <w:vertAlign w:val="subscript"/>
          <w:rtl w:val="0"/>
        </w:rPr>
        <w:t xml:space="preserve">2</w:t>
      </w:r>
      <w:r w:rsidDel="00000000" w:rsidR="00000000" w:rsidRPr="00000000">
        <w:rPr>
          <w:color w:val="ff0000"/>
          <w:rtl w:val="0"/>
        </w:rPr>
        <w:t xml:space="preserve">, and extreme events (e.g., drought and flooding) on ecosystem resilience, nutrient availability, and soil-vegetation interactions within and across tropical forests?</w:t>
      </w:r>
    </w:p>
    <w:p w:rsidR="00000000" w:rsidDel="00000000" w:rsidP="00000000" w:rsidRDefault="00000000" w:rsidRPr="00000000" w14:paraId="000001D9">
      <w:pPr>
        <w:numPr>
          <w:ilvl w:val="1"/>
          <w:numId w:val="33"/>
        </w:numPr>
        <w:spacing w:after="0" w:afterAutospacing="0" w:before="0" w:beforeAutospacing="0" w:lineRule="auto"/>
        <w:ind w:left="1440" w:hanging="360"/>
        <w:rPr>
          <w:color w:val="ff0000"/>
        </w:rPr>
      </w:pPr>
      <w:r w:rsidDel="00000000" w:rsidR="00000000" w:rsidRPr="00000000">
        <w:rPr>
          <w:color w:val="ff0000"/>
          <w:rtl w:val="0"/>
        </w:rPr>
        <w:t xml:space="preserve">How will climate warming and increasing extreme events shift forest structure and function by influencing plant physiology, functional traits, and ecosystem health?</w:t>
      </w:r>
    </w:p>
    <w:p w:rsidR="00000000" w:rsidDel="00000000" w:rsidP="00000000" w:rsidRDefault="00000000" w:rsidRPr="00000000" w14:paraId="000001DA">
      <w:pPr>
        <w:numPr>
          <w:ilvl w:val="1"/>
          <w:numId w:val="33"/>
        </w:numPr>
        <w:spacing w:after="0" w:afterAutospacing="0" w:before="0" w:beforeAutospacing="0" w:lineRule="auto"/>
        <w:ind w:left="1440" w:hanging="360"/>
        <w:rPr>
          <w:color w:val="ff0000"/>
        </w:rPr>
      </w:pPr>
      <w:r w:rsidDel="00000000" w:rsidR="00000000" w:rsidRPr="00000000">
        <w:rPr>
          <w:color w:val="ff0000"/>
          <w:rtl w:val="0"/>
        </w:rPr>
        <w:t xml:space="preserve">How do climate warming and trends in extreme events interact with LCLUC to influence forest and agricultural productivity and their feedbacks with climate within and between tropical continents?</w:t>
      </w:r>
    </w:p>
    <w:p w:rsidR="00000000" w:rsidDel="00000000" w:rsidP="00000000" w:rsidRDefault="00000000" w:rsidRPr="00000000" w14:paraId="000001DB">
      <w:pPr>
        <w:numPr>
          <w:ilvl w:val="0"/>
          <w:numId w:val="33"/>
        </w:numPr>
        <w:spacing w:after="0" w:afterAutospacing="0"/>
        <w:ind w:left="720" w:hanging="360"/>
        <w:rPr>
          <w:b w:val="1"/>
        </w:rPr>
      </w:pPr>
      <w:r w:rsidDel="00000000" w:rsidR="00000000" w:rsidRPr="00000000">
        <w:rPr>
          <w:b w:val="1"/>
          <w:rtl w:val="0"/>
        </w:rPr>
        <w:t xml:space="preserve">How do climate change, land cover/land use, and disturbances interact with tropical forests in ways that alter terrestrial water balance via changes in precipitation, atmospheric moisture, and surface water components?  </w:t>
      </w:r>
      <w:r w:rsidDel="00000000" w:rsidR="00000000" w:rsidRPr="00000000">
        <w:rPr>
          <w:rtl w:val="0"/>
        </w:rPr>
        <w:t xml:space="preserve">(formerly CFI Q2)</w:t>
      </w:r>
      <w:r w:rsidDel="00000000" w:rsidR="00000000" w:rsidRPr="00000000">
        <w:rPr>
          <w:rtl w:val="0"/>
        </w:rPr>
      </w:r>
    </w:p>
    <w:p w:rsidR="00000000" w:rsidDel="00000000" w:rsidP="00000000" w:rsidRDefault="00000000" w:rsidRPr="00000000" w14:paraId="000001DC">
      <w:pPr>
        <w:numPr>
          <w:ilvl w:val="1"/>
          <w:numId w:val="33"/>
        </w:numPr>
        <w:spacing w:after="0" w:afterAutospacing="0" w:before="0" w:beforeAutospacing="0" w:lineRule="auto"/>
        <w:ind w:left="1440" w:hanging="360"/>
        <w:rPr>
          <w:color w:val="000000"/>
        </w:rPr>
      </w:pPr>
      <w:r w:rsidDel="00000000" w:rsidR="00000000" w:rsidRPr="00000000">
        <w:rPr>
          <w:rtl w:val="0"/>
        </w:rPr>
        <w:t xml:space="preserve">How do changes in precipitation patterns (e.g., ITCZ displacement) affect tropical forests, and how do these forests feedback to seasonal rainfall timing and duration?</w:t>
      </w:r>
    </w:p>
    <w:p w:rsidR="00000000" w:rsidDel="00000000" w:rsidP="00000000" w:rsidRDefault="00000000" w:rsidRPr="00000000" w14:paraId="000001DD">
      <w:pPr>
        <w:numPr>
          <w:ilvl w:val="2"/>
          <w:numId w:val="33"/>
        </w:numPr>
        <w:spacing w:after="0" w:afterAutospacing="0" w:before="0" w:beforeAutospacing="0" w:lineRule="auto"/>
        <w:ind w:left="2160" w:hanging="360"/>
        <w:rPr>
          <w:color w:val="000000"/>
        </w:rPr>
      </w:pPr>
      <w:r w:rsidDel="00000000" w:rsidR="00000000" w:rsidRPr="00000000">
        <w:rPr>
          <w:rtl w:val="0"/>
        </w:rPr>
        <w:t xml:space="preserve">including trends in evapotranspiration, soil water, runoff, stream flow, river flow, and groundwater</w:t>
      </w:r>
    </w:p>
    <w:p w:rsidR="00000000" w:rsidDel="00000000" w:rsidP="00000000" w:rsidRDefault="00000000" w:rsidRPr="00000000" w14:paraId="000001DE">
      <w:pPr>
        <w:numPr>
          <w:ilvl w:val="1"/>
          <w:numId w:val="33"/>
        </w:numPr>
        <w:spacing w:after="0" w:afterAutospacing="0" w:before="0" w:beforeAutospacing="0" w:lineRule="auto"/>
        <w:ind w:left="1440" w:hanging="360"/>
        <w:rPr>
          <w:color w:val="000000"/>
        </w:rPr>
      </w:pPr>
      <w:r w:rsidDel="00000000" w:rsidR="00000000" w:rsidRPr="00000000">
        <w:rPr>
          <w:rtl w:val="0"/>
        </w:rPr>
        <w:t xml:space="preserve">How do LCLUC, forest regrowth, and degradation alter recycling, patterns, frequency, and intensity of precipitation and what are the associated feedbacks?</w:t>
      </w:r>
    </w:p>
    <w:p w:rsidR="00000000" w:rsidDel="00000000" w:rsidP="00000000" w:rsidRDefault="00000000" w:rsidRPr="00000000" w14:paraId="000001DF">
      <w:pPr>
        <w:numPr>
          <w:ilvl w:val="2"/>
          <w:numId w:val="33"/>
        </w:numPr>
        <w:spacing w:after="0" w:afterAutospacing="0" w:before="0" w:beforeAutospacing="0" w:lineRule="auto"/>
        <w:ind w:left="2160" w:hanging="360"/>
        <w:rPr>
          <w:color w:val="000000"/>
        </w:rPr>
      </w:pPr>
      <w:r w:rsidDel="00000000" w:rsidR="00000000" w:rsidRPr="00000000">
        <w:rPr>
          <w:rtl w:val="0"/>
        </w:rPr>
        <w:t xml:space="preserve">What are the feedback processes between LCLUC and physical climate systems during specific climate variability events (e.g., ENSO, AMOC, MJO, IOD)?</w:t>
      </w:r>
    </w:p>
    <w:p w:rsidR="00000000" w:rsidDel="00000000" w:rsidP="00000000" w:rsidRDefault="00000000" w:rsidRPr="00000000" w14:paraId="000001E0">
      <w:pPr>
        <w:numPr>
          <w:ilvl w:val="1"/>
          <w:numId w:val="33"/>
        </w:numPr>
        <w:spacing w:after="0" w:afterAutospacing="0" w:before="0" w:beforeAutospacing="0" w:lineRule="auto"/>
        <w:ind w:left="1440" w:hanging="360"/>
        <w:rPr>
          <w:color w:val="000000"/>
        </w:rPr>
      </w:pPr>
      <w:r w:rsidDel="00000000" w:rsidR="00000000" w:rsidRPr="00000000">
        <w:rPr>
          <w:rtl w:val="0"/>
        </w:rPr>
        <w:t xml:space="preserve">How do tropical forest disturbances (e.g., wildfire and their aerosols) interact with clouds and influence continental precipitation?</w:t>
      </w:r>
      <w:r w:rsidDel="00000000" w:rsidR="00000000" w:rsidRPr="00000000">
        <w:rPr>
          <w:rtl w:val="0"/>
        </w:rPr>
      </w:r>
    </w:p>
    <w:p w:rsidR="00000000" w:rsidDel="00000000" w:rsidP="00000000" w:rsidRDefault="00000000" w:rsidRPr="00000000" w14:paraId="000001E1">
      <w:pPr>
        <w:numPr>
          <w:ilvl w:val="0"/>
          <w:numId w:val="33"/>
        </w:numPr>
        <w:spacing w:after="0" w:afterAutospacing="0"/>
        <w:ind w:left="720" w:hanging="360"/>
        <w:rPr>
          <w:b w:val="1"/>
          <w:color w:val="ff0000"/>
        </w:rPr>
      </w:pPr>
      <w:commentRangeStart w:id="131"/>
      <w:r w:rsidDel="00000000" w:rsidR="00000000" w:rsidRPr="00000000">
        <w:rPr>
          <w:b w:val="1"/>
          <w:color w:val="ff0000"/>
          <w:rtl w:val="0"/>
        </w:rPr>
        <w:t xml:space="preserve">How do hydroclimate controls vary due to effects from extreme events, land cover/land use, and increases in atmospheric CO</w:t>
      </w:r>
      <w:r w:rsidDel="00000000" w:rsidR="00000000" w:rsidRPr="00000000">
        <w:rPr>
          <w:b w:val="1"/>
          <w:color w:val="ff0000"/>
          <w:vertAlign w:val="subscript"/>
          <w:rtl w:val="0"/>
        </w:rPr>
        <w:t xml:space="preserve">2</w:t>
      </w:r>
      <w:r w:rsidDel="00000000" w:rsidR="00000000" w:rsidRPr="00000000">
        <w:rPr>
          <w:b w:val="1"/>
          <w:color w:val="ff0000"/>
          <w:rtl w:val="0"/>
        </w:rPr>
        <w:t xml:space="preserve">?</w:t>
      </w:r>
      <w:commentRangeEnd w:id="131"/>
      <w:r w:rsidDel="00000000" w:rsidR="00000000" w:rsidRPr="00000000">
        <w:commentReference w:id="131"/>
      </w:r>
      <w:r w:rsidDel="00000000" w:rsidR="00000000" w:rsidRPr="00000000">
        <w:rPr>
          <w:rtl w:val="0"/>
        </w:rPr>
      </w:r>
    </w:p>
    <w:p w:rsidR="00000000" w:rsidDel="00000000" w:rsidP="00000000" w:rsidRDefault="00000000" w:rsidRPr="00000000" w14:paraId="000001E2">
      <w:pPr>
        <w:numPr>
          <w:ilvl w:val="1"/>
          <w:numId w:val="33"/>
        </w:numPr>
        <w:spacing w:after="0" w:afterAutospacing="0" w:before="0" w:beforeAutospacing="0" w:lineRule="auto"/>
        <w:ind w:left="1440" w:hanging="360"/>
        <w:rPr/>
      </w:pPr>
      <w:r w:rsidDel="00000000" w:rsidR="00000000" w:rsidRPr="00000000">
        <w:rPr>
          <w:rtl w:val="0"/>
        </w:rPr>
        <w:t xml:space="preserve">How do these controls vary during extreme events (droughts, flooding, etc)?</w:t>
      </w:r>
    </w:p>
    <w:p w:rsidR="00000000" w:rsidDel="00000000" w:rsidP="00000000" w:rsidRDefault="00000000" w:rsidRPr="00000000" w14:paraId="000001E3">
      <w:pPr>
        <w:numPr>
          <w:ilvl w:val="1"/>
          <w:numId w:val="33"/>
        </w:numPr>
        <w:spacing w:after="240" w:before="0" w:beforeAutospacing="0" w:lineRule="auto"/>
        <w:ind w:left="1440" w:hanging="360"/>
        <w:rPr/>
      </w:pPr>
      <w:r w:rsidDel="00000000" w:rsidR="00000000" w:rsidRPr="00000000">
        <w:rPr>
          <w:rtl w:val="0"/>
        </w:rPr>
        <w:t xml:space="preserve">How do forest regrowth, and LCLUC alter regional hydrological cycles, freshwater resources, and water quality in tropical regions?</w:t>
      </w:r>
    </w:p>
    <w:p w:rsidR="00000000" w:rsidDel="00000000" w:rsidP="00000000" w:rsidRDefault="00000000" w:rsidRPr="00000000" w14:paraId="000001E4">
      <w:pPr>
        <w:pStyle w:val="Heading2"/>
        <w:rPr/>
      </w:pPr>
      <w:bookmarkStart w:colFirst="0" w:colLast="0" w:name="_103rddclnjs1" w:id="16"/>
      <w:bookmarkEnd w:id="16"/>
      <w:r w:rsidDel="00000000" w:rsidR="00000000" w:rsidRPr="00000000">
        <w:rPr>
          <w:rtl w:val="0"/>
        </w:rPr>
        <w:t xml:space="preserve">3</w:t>
      </w:r>
      <w:r w:rsidDel="00000000" w:rsidR="00000000" w:rsidRPr="00000000">
        <w:rPr>
          <w:rtl w:val="0"/>
        </w:rPr>
        <w:t xml:space="preserve">. Scientific Advancement from PANGEA</w:t>
      </w:r>
    </w:p>
    <w:p w:rsidR="00000000" w:rsidDel="00000000" w:rsidP="00000000" w:rsidRDefault="00000000" w:rsidRPr="00000000" w14:paraId="000001E5">
      <w:pPr>
        <w:ind w:firstLine="720"/>
        <w:rPr/>
      </w:pPr>
      <w:commentRangeStart w:id="132"/>
      <w:r w:rsidDel="00000000" w:rsidR="00000000" w:rsidRPr="00000000">
        <w:rPr>
          <w:rtl w:val="0"/>
        </w:rPr>
        <w:t xml:space="preserve">Attempts</w:t>
      </w:r>
      <w:commentRangeEnd w:id="132"/>
      <w:r w:rsidDel="00000000" w:rsidR="00000000" w:rsidRPr="00000000">
        <w:commentReference w:id="132"/>
      </w:r>
      <w:r w:rsidDel="00000000" w:rsidR="00000000" w:rsidRPr="00000000">
        <w:rPr>
          <w:rtl w:val="0"/>
        </w:rPr>
        <w:t xml:space="preserve"> to assess the stability of forests to changes have garnered inconsistent results. Field studies suggest Central African forests may be more resistant or resilient to changing climatic conditions and may offer a longer-term carbon sink compared to other tropical forests [6], [10]. However, satellite remote sensing studies indicate that Central African forests are just as sensitive to climate anomalies as the Amazon and other tropical forest regions [7], [11]. </w:t>
      </w:r>
      <w:r w:rsidDel="00000000" w:rsidR="00000000" w:rsidRPr="00000000">
        <w:rPr>
          <w:b w:val="1"/>
          <w:i w:val="1"/>
          <w:rtl w:val="0"/>
        </w:rPr>
        <w:t xml:space="preserve">Inconsistencies between field measurements and satellite observations must be reconciled to predict the impact of climate change on the role of these forests in global carbon and water cycles.</w:t>
      </w:r>
      <w:r w:rsidDel="00000000" w:rsidR="00000000" w:rsidRPr="00000000">
        <w:rPr>
          <w:rtl w:val="0"/>
        </w:rPr>
        <w:t xml:space="preserve"> Hypotheses that may explain these inconsistencies include: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1E6">
      <w:pPr>
        <w:ind w:firstLine="720"/>
        <w:rPr/>
      </w:pPr>
      <w:r w:rsidDel="00000000" w:rsidR="00000000" w:rsidRPr="00000000">
        <w:rPr>
          <w:rtl w:val="0"/>
        </w:rPr>
        <w:t xml:space="preserve">PANGEA leverages NASA’s history of successful field and airborne campaigns in the tropics to measure ecosystem dynamics and status at the end of the dry season, when tropical forest systems are most stressed and differences in function are most apparent [19]. Ecosystem structure and function is characterized across multi-dimensional gradients of intact to degraded and low- to high-diversity tropical forest ecosystems. PANGEA measures floristic and phylogenetic diversity as well as demographic rates, using existing ground data from permanent inventory plots, and functional and structural diversity using airborne lidar. Coincident airborne VSWIR data and in situ leaf trait measurements are used to map canopy traits and distinct functional communities, in addition to evaluating scalable models leveraging satellite measurements. Using this output, we characterize differences across abiotic, land-use, and animal abundance gradients. Airborne measurements are then used to model ecosystem fluxes under climate change and evaluate differences in ecosystem responses. In doing so, PANGEA addresses how varying tropical forest structure and function influences tropical forest stability in the face of climate change impacts. </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2"/>
        <w:rPr/>
      </w:pPr>
      <w:bookmarkStart w:colFirst="0" w:colLast="0" w:name="_7t2ogl1w37ed" w:id="17"/>
      <w:bookmarkEnd w:id="17"/>
      <w:r w:rsidDel="00000000" w:rsidR="00000000" w:rsidRPr="00000000">
        <w:rPr>
          <w:rtl w:val="0"/>
        </w:rPr>
        <w:t xml:space="preserve">4. Critical Role of NASA Remote Sensing</w:t>
      </w:r>
    </w:p>
    <w:p w:rsidR="00000000" w:rsidDel="00000000" w:rsidP="00000000" w:rsidRDefault="00000000" w:rsidRPr="00000000" w14:paraId="000001E9">
      <w:pPr>
        <w:ind w:firstLine="720"/>
        <w:rPr/>
      </w:pPr>
      <w:commentRangeStart w:id="133"/>
      <w:r w:rsidDel="00000000" w:rsidR="00000000" w:rsidRPr="00000000">
        <w:rPr>
          <w:rtl w:val="0"/>
        </w:rPr>
        <w:t xml:space="preserve">PANGEA</w:t>
      </w:r>
      <w:commentRangeEnd w:id="133"/>
      <w:r w:rsidDel="00000000" w:rsidR="00000000" w:rsidRPr="00000000">
        <w:commentReference w:id="133"/>
      </w:r>
      <w:r w:rsidDel="00000000" w:rsidR="00000000" w:rsidRPr="00000000">
        <w:rPr>
          <w:rtl w:val="0"/>
        </w:rPr>
        <w:t xml:space="preserve"> aims to determine whether the two largest tropical forests will share the same fate or vary in their responses to the effects of climate change. Identifying processes that result in tropical forest stability is paramount for constraining uncertainty in predictions of future terrestrial carbon flux dynamics. Airborne measurements are necessary to characterize how and why Central African and neotropical forests, the two largest tropical forests on Earth, differ in their ability to remain stable in the face of rapid climate change. Sufficiently high spatial resolution (~2-4 m) is needed to adequately scale organismal level leaf and tree dynamics to landscapes, serving as an intermediary between field and satellite observations (Fig. 1). PANGEA builds directly upon the scaling developments and successes from NASA Arctic Boreal Vulnerability Experiment (ABoVE) in North America (e.g., [17], [18]), which shed new light on previously understudied Arctic systems. </w:t>
      </w:r>
    </w:p>
    <w:p w:rsidR="00000000" w:rsidDel="00000000" w:rsidP="00000000" w:rsidRDefault="00000000" w:rsidRPr="00000000" w14:paraId="000001EA">
      <w:pPr>
        <w:ind w:firstLine="720"/>
        <w:rPr/>
      </w:pPr>
      <w:r w:rsidDel="00000000" w:rsidR="00000000" w:rsidRPr="00000000">
        <w:rPr>
          <w:rtl w:val="0"/>
        </w:rPr>
        <w:t xml:space="preserve">PANGEA leverages NASA’s Airborne Science Program to obtain high-resolution VSWIR imaging spectroscopy, small footprint lidar, [etc] data over tropical forests in Central Africa and the Americas to facilitate a PANGEA science team that will address our science objectives. Obtaining high spatial and spectral resolution data in these regions supports unprecedented evaluation of forest dynamics, including growth, mortality, and functional strategies (e.g., nutrient- and water-use efficiency) at the resolution of individual trees across large landscapes that vary in their species composition, soil characteristics, topography, and level of degradation. </w:t>
      </w:r>
    </w:p>
    <w:p w:rsidR="00000000" w:rsidDel="00000000" w:rsidP="00000000" w:rsidRDefault="00000000" w:rsidRPr="00000000" w14:paraId="000001EB">
      <w:pPr>
        <w:pStyle w:val="Heading3"/>
        <w:rPr/>
      </w:pPr>
      <w:bookmarkStart w:colFirst="0" w:colLast="0" w:name="_gteyyfxrkkaw" w:id="18"/>
      <w:bookmarkEnd w:id="18"/>
      <w:r w:rsidDel="00000000" w:rsidR="00000000" w:rsidRPr="00000000">
        <w:rPr>
          <w:rtl w:val="0"/>
        </w:rPr>
      </w:r>
    </w:p>
    <w:p w:rsidR="00000000" w:rsidDel="00000000" w:rsidP="00000000" w:rsidRDefault="00000000" w:rsidRPr="00000000" w14:paraId="000001EC">
      <w:pPr>
        <w:pStyle w:val="Heading2"/>
        <w:rPr/>
      </w:pPr>
      <w:bookmarkStart w:colFirst="0" w:colLast="0" w:name="_krtr9hnd65qf" w:id="19"/>
      <w:bookmarkEnd w:id="19"/>
      <w:r w:rsidDel="00000000" w:rsidR="00000000" w:rsidRPr="00000000">
        <w:rPr>
          <w:rtl w:val="0"/>
        </w:rPr>
        <w:t xml:space="preserve">5</w:t>
      </w:r>
      <w:commentRangeStart w:id="134"/>
      <w:r w:rsidDel="00000000" w:rsidR="00000000" w:rsidRPr="00000000">
        <w:rPr>
          <w:rtl w:val="0"/>
        </w:rPr>
        <w:t xml:space="preserve">. Research Strategy and </w:t>
      </w:r>
      <w:commentRangeStart w:id="135"/>
      <w:r w:rsidDel="00000000" w:rsidR="00000000" w:rsidRPr="00000000">
        <w:rPr>
          <w:rtl w:val="0"/>
        </w:rPr>
        <w:t xml:space="preserve">Study Design</w:t>
      </w:r>
      <w:commentRangeEnd w:id="134"/>
      <w:r w:rsidDel="00000000" w:rsidR="00000000" w:rsidRPr="00000000">
        <w:commentReference w:id="134"/>
      </w:r>
      <w:commentRangeEnd w:id="135"/>
      <w:r w:rsidDel="00000000" w:rsidR="00000000" w:rsidRPr="00000000">
        <w:commentReference w:id="135"/>
      </w:r>
      <w:r w:rsidDel="00000000" w:rsidR="00000000" w:rsidRPr="00000000">
        <w:rPr>
          <w:rtl w:val="0"/>
        </w:rPr>
        <w:t xml:space="preserve"> (scientific feasibility) </w:t>
      </w:r>
    </w:p>
    <w:p w:rsidR="00000000" w:rsidDel="00000000" w:rsidP="00000000" w:rsidRDefault="00000000" w:rsidRPr="00000000" w14:paraId="000001ED">
      <w:pPr>
        <w:pStyle w:val="Heading3"/>
        <w:rPr/>
      </w:pPr>
      <w:bookmarkStart w:colFirst="0" w:colLast="0" w:name="_a7rsc2zcb4s" w:id="20"/>
      <w:bookmarkEnd w:id="20"/>
      <w:r w:rsidDel="00000000" w:rsidR="00000000" w:rsidRPr="00000000">
        <w:rPr>
          <w:rtl w:val="0"/>
        </w:rPr>
        <w:t xml:space="preserve">5</w:t>
      </w:r>
      <w:commentRangeStart w:id="136"/>
      <w:r w:rsidDel="00000000" w:rsidR="00000000" w:rsidRPr="00000000">
        <w:rPr>
          <w:rtl w:val="0"/>
        </w:rPr>
        <w:t xml:space="preserve">.1 Overall Study Design</w:t>
      </w:r>
      <w:commentRangeEnd w:id="136"/>
      <w:r w:rsidDel="00000000" w:rsidR="00000000" w:rsidRPr="00000000">
        <w:commentReference w:id="136"/>
      </w:r>
      <w:r w:rsidDel="00000000" w:rsidR="00000000" w:rsidRPr="00000000">
        <w:rPr>
          <w:rtl w:val="0"/>
        </w:rPr>
        <w:t xml:space="preserve"> </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The PANGEA research strategy will enable NASA funded investigators to answer big scientific questions by comparison among major tropical forest formations.  Research will integrate ground, airborne, and satellite-based science investigations so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obligatorily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To initiate PANGEA, we will define our scientific study design during a preliminary phase that will last, ideally, about one year.  During this phase, a science definition team will refine the general strategy presented below by selecting specific landscapes for studies and refining the ground, airborne, and satellite measurements and analyses to be used to answer the campaign scientific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The PANGEA campaign will be executed over 6 to 9 years.  The first year of the campaign will focus on development of the research capacity through establishment and augmentation of field sites including installation of new instrumentation.  Satellite based analyses can begin immediately in the first year along with development of models and execution of model studies and analysis of existing data to reveal greatest sensitivities that will guide the details and emphases of measurement campaigns.  Peak data acquisition would occur in years 2 to 4 of a six-year campaign or between years 2-7 of a nine-year campaign.  A longer campaign will permit more intermediate analysis .  While there is often pressure to acquire as much data as possible as soon as possible, the TE program is sufficiently mature to understand the value that intermediate analysis of early data can have on the overall success and cost-effectiveness of a campaign.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Analysis and synthesis of data will not be restricted to later phases of the campaign but will be carried out from the initial phases starting with model studies that facilitate and inform effective measurement design.  All science team members will either conduct integrative analysis (including modeling) or participate in integrative analyses.  Building the team from the earliest stages and involving all the minds and experience on the team will result in deeper insights.  Collected data will be made available to the full team as soon as possible always following NASA requirements as a minimum.  Open science practices will make integrative analyses and model studies as transparent as possible to the full team.  The PANGEA campaign will benefit from years of field-campaign experience in the Terrestrial Ecology program including ABoVE, LBA, and earlier campaigns.  Moreover, the team can learn from experience outside of NASA through collaboration with partner projects and use of existing protocols for data collection.  Examples abound from NASA projects and facilities (e.g. AVIRIS, EMIT, SBG) as well as outside organization (e.g. </w:t>
      </w:r>
      <w:commentRangeStart w:id="137"/>
      <w:r w:rsidDel="00000000" w:rsidR="00000000" w:rsidRPr="00000000">
        <w:rPr>
          <w:rtl w:val="0"/>
        </w:rPr>
        <w:t xml:space="preserve">CEOS</w:t>
      </w:r>
      <w:commentRangeEnd w:id="137"/>
      <w:r w:rsidDel="00000000" w:rsidR="00000000" w:rsidRPr="00000000">
        <w:commentReference w:id="137"/>
      </w:r>
      <w:r w:rsidDel="00000000" w:rsidR="00000000" w:rsidRPr="00000000">
        <w:rPr>
          <w:rtl w:val="0"/>
        </w:rPr>
        <w:t xml:space="preserve">, NEON, ICOS, Ameriflux, Fluxnet, Forestplots.net, GEO-TREES, etc.). [MAY BE USEFUL TO ADD REFERENCES HERE]</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commentRangeStart w:id="138"/>
      <w:r w:rsidDel="00000000" w:rsidR="00000000" w:rsidRPr="00000000">
        <w:rPr>
          <w:rtl w:val="0"/>
        </w:rPr>
      </w:r>
    </w:p>
    <w:p w:rsidR="00000000" w:rsidDel="00000000" w:rsidP="00000000" w:rsidRDefault="00000000" w:rsidRPr="00000000" w14:paraId="000001F9">
      <w:pPr>
        <w:rPr/>
      </w:pPr>
      <w:commentRangeEnd w:id="138"/>
      <w:r w:rsidDel="00000000" w:rsidR="00000000" w:rsidRPr="00000000">
        <w:commentReference w:id="138"/>
      </w: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Functional requirements: </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spacing w:after="120" w:line="240" w:lineRule="auto"/>
        <w:rPr>
          <w:rFonts w:ascii="Garamond" w:cs="Garamond" w:eastAsia="Garamond" w:hAnsi="Garamond"/>
          <w:sz w:val="24"/>
          <w:szCs w:val="24"/>
        </w:rPr>
      </w:pP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1FF">
            <w:pPr>
              <w:spacing w:after="40" w:line="228" w:lineRule="auto"/>
              <w:rPr>
                <w:rFonts w:ascii="Avenir" w:cs="Avenir" w:eastAsia="Avenir" w:hAnsi="Avenir"/>
                <w:b w:val="1"/>
                <w:color w:val="ffffff"/>
                <w:sz w:val="20"/>
                <w:szCs w:val="20"/>
              </w:rPr>
            </w:pPr>
            <w:commentRangeStart w:id="139"/>
            <w:commentRangeStart w:id="140"/>
            <w:commentRangeStart w:id="141"/>
            <w:r w:rsidDel="00000000" w:rsidR="00000000" w:rsidRPr="00000000">
              <w:rPr>
                <w:rFonts w:ascii="Avenir" w:cs="Avenir" w:eastAsia="Avenir" w:hAnsi="Avenir"/>
                <w:b w:val="1"/>
                <w:sz w:val="20"/>
                <w:szCs w:val="20"/>
                <w:rtl w:val="0"/>
              </w:rPr>
              <w:t xml:space="preserve"> Table 2.</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201">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202">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Functional Requirements</w:t>
            </w:r>
          </w:p>
        </w:tc>
      </w:tr>
      <w:tr>
        <w:trPr>
          <w:cantSplit w:val="0"/>
          <w:tblHeader w:val="0"/>
        </w:trPr>
        <w:tc>
          <w:tcPr>
            <w:vAlign w:val="center"/>
          </w:tcPr>
          <w:p w:rsidR="00000000" w:rsidDel="00000000" w:rsidP="00000000" w:rsidRDefault="00000000" w:rsidRPr="00000000" w14:paraId="00000203">
            <w:pPr>
              <w:spacing w:line="228"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w:t>
            </w:r>
          </w:p>
        </w:tc>
        <w:tc>
          <w:tcPr>
            <w:vAlign w:val="center"/>
          </w:tcPr>
          <w:p w:rsidR="00000000" w:rsidDel="00000000" w:rsidP="00000000" w:rsidRDefault="00000000" w:rsidRPr="00000000" w14:paraId="00000204">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05">
            <w:pPr>
              <w:numPr>
                <w:ilvl w:val="0"/>
                <w:numId w:val="30"/>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06">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07">
            <w:pPr>
              <w:numPr>
                <w:ilvl w:val="0"/>
                <w:numId w:val="30"/>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08">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09">
            <w:pPr>
              <w:numPr>
                <w:ilvl w:val="0"/>
                <w:numId w:val="30"/>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0A">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p w:rsidR="00000000" w:rsidDel="00000000" w:rsidP="00000000" w:rsidRDefault="00000000" w:rsidRPr="00000000" w14:paraId="0000020B">
            <w:pPr>
              <w:spacing w:line="228" w:lineRule="auto"/>
              <w:rPr>
                <w:rFonts w:ascii="Avenir" w:cs="Avenir" w:eastAsia="Avenir" w:hAnsi="Avenir"/>
                <w:b w:val="1"/>
                <w:sz w:val="20"/>
                <w:szCs w:val="20"/>
              </w:rPr>
            </w:pPr>
            <w:r w:rsidDel="00000000" w:rsidR="00000000" w:rsidRPr="00000000">
              <w:rPr>
                <w:rtl w:val="0"/>
              </w:rPr>
            </w:r>
          </w:p>
        </w:tc>
      </w:tr>
      <w:tr>
        <w:trPr>
          <w:cantSplit w:val="0"/>
          <w:tblHeader w:val="0"/>
        </w:trPr>
        <w:tc>
          <w:tcPr>
            <w:tcBorders>
              <w:bottom w:color="000000" w:space="0" w:sz="4" w:val="single"/>
            </w:tcBorders>
            <w:vAlign w:val="center"/>
          </w:tcPr>
          <w:p w:rsidR="00000000" w:rsidDel="00000000" w:rsidP="00000000" w:rsidRDefault="00000000" w:rsidRPr="00000000" w14:paraId="0000020C">
            <w:pPr>
              <w:spacing w:line="228" w:lineRule="auto"/>
              <w:jc w:val="center"/>
              <w:rPr>
                <w:rFonts w:ascii="Calibri" w:cs="Calibri" w:eastAsia="Calibri" w:hAnsi="Calibri"/>
                <w:sz w:val="20"/>
                <w:szCs w:val="20"/>
              </w:rPr>
            </w:pPr>
            <w:r w:rsidDel="00000000" w:rsidR="00000000" w:rsidRPr="00000000">
              <w:rPr>
                <w:rFonts w:ascii="Avenir" w:cs="Avenir" w:eastAsia="Avenir" w:hAnsi="Avenir"/>
                <w:sz w:val="20"/>
                <w:szCs w:val="20"/>
                <w:rtl w:val="0"/>
              </w:rPr>
              <w:t xml:space="preserve">B</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0D">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0E">
            <w:pPr>
              <w:numPr>
                <w:ilvl w:val="0"/>
                <w:numId w:val="30"/>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0F">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10">
            <w:pPr>
              <w:numPr>
                <w:ilvl w:val="0"/>
                <w:numId w:val="30"/>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11">
            <w:pPr>
              <w:spacing w:line="228"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12">
            <w:pPr>
              <w:numPr>
                <w:ilvl w:val="0"/>
                <w:numId w:val="30"/>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13">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tc>
      </w:tr>
    </w:tbl>
    <w:p w:rsidR="00000000" w:rsidDel="00000000" w:rsidP="00000000" w:rsidRDefault="00000000" w:rsidRPr="00000000" w14:paraId="00000214">
      <w:pPr>
        <w:numPr>
          <w:ilvl w:val="1"/>
          <w:numId w:val="3"/>
        </w:numPr>
        <w:ind w:left="1440" w:hanging="360"/>
      </w:pPr>
      <w:commentRangeStart w:id="142"/>
      <w:r w:rsidDel="00000000" w:rsidR="00000000" w:rsidRPr="00000000">
        <w:rPr>
          <w:rtl w:val="0"/>
        </w:rPr>
        <w:t xml:space="preserve">g data from many people in many countries and many sources</w:t>
      </w:r>
      <w:commentRangeEnd w:id="142"/>
      <w:r w:rsidDel="00000000" w:rsidR="00000000" w:rsidRPr="00000000">
        <w:commentReference w:id="142"/>
      </w:r>
      <w:r w:rsidDel="00000000" w:rsidR="00000000" w:rsidRPr="00000000">
        <w:rPr>
          <w:rtl w:val="0"/>
        </w:rPr>
      </w:r>
    </w:p>
    <w:p w:rsidR="00000000" w:rsidDel="00000000" w:rsidP="00000000" w:rsidRDefault="00000000" w:rsidRPr="00000000" w14:paraId="00000215">
      <w:pPr>
        <w:pStyle w:val="Heading3"/>
        <w:keepNext w:val="0"/>
        <w:keepLines w:val="0"/>
        <w:spacing w:after="0" w:before="0" w:lineRule="auto"/>
        <w:rPr>
          <w:color w:val="000000"/>
          <w:sz w:val="22"/>
          <w:szCs w:val="22"/>
        </w:rPr>
        <w:sectPr>
          <w:headerReference r:id="rId107" w:type="default"/>
          <w:footerReference r:id="rId108" w:type="default"/>
          <w:pgSz w:h="15840" w:w="12240" w:orient="portrait"/>
          <w:pgMar w:bottom="1440" w:top="1440" w:left="1530" w:right="1440" w:header="720" w:footer="720"/>
          <w:pgNumType w:start="1"/>
        </w:sectPr>
      </w:pPr>
      <w:bookmarkStart w:colFirst="0" w:colLast="0" w:name="_43q5niheoefb" w:id="21"/>
      <w:bookmarkEnd w:id="21"/>
      <w:r w:rsidDel="00000000" w:rsidR="00000000" w:rsidRPr="00000000">
        <w:rPr>
          <w:rtl w:val="0"/>
        </w:rPr>
      </w:r>
    </w:p>
    <w:p w:rsidR="00000000" w:rsidDel="00000000" w:rsidP="00000000" w:rsidRDefault="00000000" w:rsidRPr="00000000" w14:paraId="00000216">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Scaling subsection? </w:t>
      </w:r>
      <w:r w:rsidDel="00000000" w:rsidR="00000000" w:rsidRPr="00000000">
        <w:rPr>
          <w:rtl w:val="0"/>
        </w:rPr>
      </w:r>
    </w:p>
    <w:p w:rsidR="00000000" w:rsidDel="00000000" w:rsidP="00000000" w:rsidRDefault="00000000" w:rsidRPr="00000000" w14:paraId="00000219">
      <w:pPr>
        <w:pStyle w:val="Heading3"/>
        <w:rPr/>
      </w:pPr>
      <w:bookmarkStart w:colFirst="0" w:colLast="0" w:name="_kw1o5d63g5dw" w:id="22"/>
      <w:bookmarkEnd w:id="22"/>
      <w:r w:rsidDel="00000000" w:rsidR="00000000" w:rsidRPr="00000000">
        <w:rPr>
          <w:rtl w:val="0"/>
        </w:rPr>
        <w:t xml:space="preserve">5.4 Essential Scientific Measurements</w:t>
      </w:r>
    </w:p>
    <w:p w:rsidR="00000000" w:rsidDel="00000000" w:rsidP="00000000" w:rsidRDefault="00000000" w:rsidRPr="00000000" w14:paraId="0000021A">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1B">
      <w:pPr>
        <w:spacing w:after="80" w:before="80" w:line="240" w:lineRule="auto"/>
        <w:ind w:left="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Note - could consider an overall table here that can trace back to the Scoping Tracability Matrix, since many questions may require similar measurements. </w:t>
      </w:r>
    </w:p>
    <w:tbl>
      <w:tblPr>
        <w:tblStyle w:val="Table2"/>
        <w:tblW w:w="10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520"/>
        <w:gridCol w:w="1340"/>
        <w:gridCol w:w="1200"/>
        <w:gridCol w:w="3060"/>
        <w:gridCol w:w="1640"/>
        <w:gridCol w:w="480"/>
        <w:tblGridChange w:id="0">
          <w:tblGrid>
            <w:gridCol w:w="2540"/>
            <w:gridCol w:w="520"/>
            <w:gridCol w:w="1340"/>
            <w:gridCol w:w="1200"/>
            <w:gridCol w:w="3060"/>
            <w:gridCol w:w="1640"/>
            <w:gridCol w:w="480"/>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1C">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A1. Science Measurement Requirement Matrix. </w:t>
            </w:r>
            <w:r w:rsidDel="00000000" w:rsidR="00000000" w:rsidRPr="00000000">
              <w:rPr>
                <w:rFonts w:ascii="Avenir" w:cs="Avenir" w:eastAsia="Avenir" w:hAnsi="Avenir"/>
                <w:sz w:val="20"/>
                <w:szCs w:val="20"/>
                <w:rtl w:val="0"/>
              </w:rPr>
              <w:t xml:space="preserve">B=Baseline; P=Priority; Qs=Questions; T=Threshold; 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=Threshold: Africa; B</w:t>
            </w:r>
            <w:r w:rsidDel="00000000" w:rsidR="00000000" w:rsidRPr="00000000">
              <w:rPr>
                <w:rFonts w:ascii="Avenir" w:cs="Avenir" w:eastAsia="Avenir" w:hAnsi="Avenir"/>
                <w:sz w:val="20"/>
                <w:szCs w:val="20"/>
                <w:vertAlign w:val="subscript"/>
                <w:rtl w:val="0"/>
              </w:rPr>
              <w:t xml:space="preserve">A&amp;N</w:t>
            </w:r>
            <w:r w:rsidDel="00000000" w:rsidR="00000000" w:rsidRPr="00000000">
              <w:rPr>
                <w:rFonts w:ascii="Avenir" w:cs="Avenir" w:eastAsia="Avenir" w:hAnsi="Avenir"/>
                <w:sz w:val="20"/>
                <w:szCs w:val="20"/>
                <w:rtl w:val="0"/>
              </w:rPr>
              <w:t xml:space="preserve">=Baseline: Africa &amp; Neotropics</w:t>
            </w:r>
          </w:p>
        </w:tc>
      </w:tr>
      <w:tr>
        <w:trPr>
          <w:cantSplit w:val="0"/>
          <w:tblHeader w:val="0"/>
        </w:trPr>
        <w:tc>
          <w:tcPr>
            <w:gridSpan w:val="5"/>
            <w:shd w:fill="5b9bd5" w:val="clear"/>
            <w:vAlign w:val="center"/>
          </w:tcPr>
          <w:p w:rsidR="00000000" w:rsidDel="00000000" w:rsidP="00000000" w:rsidRDefault="00000000" w:rsidRPr="00000000" w14:paraId="00000223">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Scientific Measurement Requirement</w:t>
            </w:r>
          </w:p>
        </w:tc>
        <w:tc>
          <w:tcPr>
            <w:vMerge w:val="restart"/>
            <w:shd w:fill="5b9bd5" w:val="clear"/>
            <w:vAlign w:val="center"/>
          </w:tcPr>
          <w:p w:rsidR="00000000" w:rsidDel="00000000" w:rsidP="00000000" w:rsidRDefault="00000000" w:rsidRPr="00000000" w14:paraId="00000228">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 Addressed</w:t>
            </w:r>
          </w:p>
        </w:tc>
        <w:tc>
          <w:tcPr>
            <w:vMerge w:val="restart"/>
            <w:shd w:fill="5b9bd5" w:val="clear"/>
            <w:vAlign w:val="center"/>
          </w:tcPr>
          <w:p w:rsidR="00000000" w:rsidDel="00000000" w:rsidP="00000000" w:rsidRDefault="00000000" w:rsidRPr="00000000" w14:paraId="00000229">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T/B</w:t>
            </w:r>
          </w:p>
        </w:tc>
      </w:tr>
      <w:tr>
        <w:trPr>
          <w:cantSplit w:val="0"/>
          <w:tblHeader w:val="0"/>
        </w:trPr>
        <w:tc>
          <w:tcPr>
            <w:shd w:fill="5b9bd5" w:val="clear"/>
            <w:vAlign w:val="center"/>
          </w:tcPr>
          <w:p w:rsidR="00000000" w:rsidDel="00000000" w:rsidP="00000000" w:rsidRDefault="00000000" w:rsidRPr="00000000" w14:paraId="0000022A">
            <w:pPr>
              <w:spacing w:after="40" w:line="240"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Physical Parameters</w:t>
            </w:r>
          </w:p>
        </w:tc>
        <w:tc>
          <w:tcPr>
            <w:shd w:fill="5b9bd5" w:val="clear"/>
            <w:vAlign w:val="center"/>
          </w:tcPr>
          <w:p w:rsidR="00000000" w:rsidDel="00000000" w:rsidP="00000000" w:rsidRDefault="00000000" w:rsidRPr="00000000" w14:paraId="0000022B">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w:t>
            </w:r>
          </w:p>
        </w:tc>
        <w:tc>
          <w:tcPr>
            <w:shd w:fill="5b9bd5" w:val="clear"/>
            <w:vAlign w:val="center"/>
          </w:tcPr>
          <w:p w:rsidR="00000000" w:rsidDel="00000000" w:rsidP="00000000" w:rsidRDefault="00000000" w:rsidRPr="00000000" w14:paraId="0000022C">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Observables</w:t>
            </w:r>
          </w:p>
        </w:tc>
        <w:tc>
          <w:tcPr>
            <w:shd w:fill="5b9bd5" w:val="clear"/>
            <w:vAlign w:val="center"/>
          </w:tcPr>
          <w:p w:rsidR="00000000" w:rsidDel="00000000" w:rsidP="00000000" w:rsidRDefault="00000000" w:rsidRPr="00000000" w14:paraId="0000022D">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Measurement Platform</w:t>
            </w:r>
          </w:p>
        </w:tc>
        <w:tc>
          <w:tcPr>
            <w:shd w:fill="5b9bd5" w:val="clear"/>
            <w:vAlign w:val="center"/>
          </w:tcPr>
          <w:p w:rsidR="00000000" w:rsidDel="00000000" w:rsidP="00000000" w:rsidRDefault="00000000" w:rsidRPr="00000000" w14:paraId="0000022E">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Required Value</w:t>
            </w:r>
          </w:p>
        </w:tc>
        <w:tc>
          <w:tcPr>
            <w:vMerge w:val="continue"/>
            <w:shd w:fill="5b9bd5" w:val="clear"/>
            <w:vAlign w:val="center"/>
          </w:tcPr>
          <w:p w:rsidR="00000000" w:rsidDel="00000000" w:rsidP="00000000" w:rsidRDefault="00000000" w:rsidRPr="00000000" w14:paraId="0000022F">
            <w:pPr>
              <w:widowControl w:val="0"/>
              <w:rPr>
                <w:rFonts w:ascii="Avenir" w:cs="Avenir" w:eastAsia="Avenir" w:hAnsi="Avenir"/>
                <w:b w:val="1"/>
                <w:color w:val="ffffff"/>
                <w:sz w:val="20"/>
                <w:szCs w:val="20"/>
              </w:rPr>
            </w:pPr>
            <w:r w:rsidDel="00000000" w:rsidR="00000000" w:rsidRPr="00000000">
              <w:rPr>
                <w:rtl w:val="0"/>
              </w:rPr>
            </w:r>
          </w:p>
        </w:tc>
        <w:tc>
          <w:tcPr>
            <w:vMerge w:val="continue"/>
            <w:shd w:fill="5b9bd5" w:val="clear"/>
            <w:vAlign w:val="center"/>
          </w:tcPr>
          <w:p w:rsidR="00000000" w:rsidDel="00000000" w:rsidP="00000000" w:rsidRDefault="00000000" w:rsidRPr="00000000" w14:paraId="00000230">
            <w:pPr>
              <w:widowControl w:val="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231">
            <w:pPr>
              <w:numPr>
                <w:ilvl w:val="0"/>
                <w:numId w:val="67"/>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foliar traits</w:t>
            </w:r>
            <w:r w:rsidDel="00000000" w:rsidR="00000000" w:rsidRPr="00000000">
              <w:rPr>
                <w:rFonts w:ascii="Tahoma" w:cs="Tahoma" w:eastAsia="Tahoma" w:hAnsi="Tahoma"/>
                <w:sz w:val="20"/>
                <w:szCs w:val="20"/>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23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3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VSWIR wall-to-wall mosaics and transects</w:t>
            </w:r>
          </w:p>
        </w:tc>
        <w:tc>
          <w:tcPr>
            <w:vMerge w:val="restart"/>
            <w:vAlign w:val="center"/>
          </w:tcPr>
          <w:p w:rsidR="00000000" w:rsidDel="00000000" w:rsidP="00000000" w:rsidRDefault="00000000" w:rsidRPr="00000000" w14:paraId="0000023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35">
            <w:pPr>
              <w:numPr>
                <w:ilvl w:val="0"/>
                <w:numId w:val="55"/>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380-2500 nm range</w:t>
            </w:r>
          </w:p>
          <w:p w:rsidR="00000000" w:rsidDel="00000000" w:rsidP="00000000" w:rsidRDefault="00000000" w:rsidRPr="00000000" w14:paraId="00000236">
            <w:pPr>
              <w:numPr>
                <w:ilvl w:val="0"/>
                <w:numId w:val="55"/>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10 nm spectral sampling</w:t>
            </w:r>
          </w:p>
          <w:p w:rsidR="00000000" w:rsidDel="00000000" w:rsidP="00000000" w:rsidRDefault="00000000" w:rsidRPr="00000000" w14:paraId="00000237">
            <w:pPr>
              <w:numPr>
                <w:ilvl w:val="0"/>
                <w:numId w:val="55"/>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 </w:t>
            </w:r>
          </w:p>
          <w:p w:rsidR="00000000" w:rsidDel="00000000" w:rsidP="00000000" w:rsidRDefault="00000000" w:rsidRPr="00000000" w14:paraId="00000238">
            <w:pPr>
              <w:numPr>
                <w:ilvl w:val="0"/>
                <w:numId w:val="55"/>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39">
            <w:pPr>
              <w:numPr>
                <w:ilvl w:val="0"/>
                <w:numId w:val="55"/>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3A">
            <w:pPr>
              <w:numPr>
                <w:ilvl w:val="0"/>
                <w:numId w:val="55"/>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598 cross-track elements, translates to ~1196 m swath width @ 2 m GSD, ~2990 m @ 5 m GSD. </w:t>
            </w:r>
          </w:p>
        </w:tc>
        <w:tc>
          <w:tcPr>
            <w:vAlign w:val="center"/>
          </w:tcPr>
          <w:p w:rsidR="00000000" w:rsidDel="00000000" w:rsidP="00000000" w:rsidRDefault="00000000" w:rsidRPr="00000000" w14:paraId="0000023B">
            <w:pPr>
              <w:spacing w:line="228" w:lineRule="auto"/>
              <w:jc w:val="center"/>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Q1-1;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restart"/>
            <w:vAlign w:val="center"/>
          </w:tcPr>
          <w:p w:rsidR="00000000" w:rsidDel="00000000" w:rsidP="00000000" w:rsidRDefault="00000000" w:rsidRPr="00000000" w14:paraId="0000023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 B</w:t>
            </w:r>
            <w:r w:rsidDel="00000000" w:rsidR="00000000" w:rsidRPr="00000000">
              <w:rPr>
                <w:rFonts w:ascii="Avenir" w:cs="Avenir" w:eastAsia="Avenir" w:hAnsi="Avenir"/>
                <w:sz w:val="20"/>
                <w:szCs w:val="20"/>
                <w:vertAlign w:val="subscript"/>
                <w:rtl w:val="0"/>
              </w:rPr>
              <w:t xml:space="preserve">A&amp;N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3D">
            <w:pPr>
              <w:numPr>
                <w:ilvl w:val="0"/>
                <w:numId w:val="67"/>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water content</w:t>
            </w:r>
          </w:p>
        </w:tc>
        <w:tc>
          <w:tcPr>
            <w:vAlign w:val="center"/>
          </w:tcPr>
          <w:p w:rsidR="00000000" w:rsidDel="00000000" w:rsidP="00000000" w:rsidRDefault="00000000" w:rsidRPr="00000000" w14:paraId="0000023E">
            <w:pPr>
              <w:spacing w:line="228"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vMerge w:val="continue"/>
            <w:vAlign w:val="center"/>
          </w:tcPr>
          <w:p w:rsidR="00000000" w:rsidDel="00000000" w:rsidP="00000000" w:rsidRDefault="00000000" w:rsidRPr="00000000" w14:paraId="0000023F">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40">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41">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42">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Q1-3</w:t>
            </w:r>
            <w:r w:rsidDel="00000000" w:rsidR="00000000" w:rsidRPr="00000000">
              <w:rPr>
                <w:rtl w:val="0"/>
              </w:rPr>
            </w:r>
          </w:p>
        </w:tc>
        <w:tc>
          <w:tcPr>
            <w:vMerge w:val="continue"/>
            <w:vAlign w:val="center"/>
          </w:tcPr>
          <w:p w:rsidR="00000000" w:rsidDel="00000000" w:rsidP="00000000" w:rsidRDefault="00000000" w:rsidRPr="00000000" w14:paraId="00000243">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44">
            <w:pPr>
              <w:numPr>
                <w:ilvl w:val="0"/>
                <w:numId w:val="67"/>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Height</w:t>
            </w:r>
          </w:p>
        </w:tc>
        <w:tc>
          <w:tcPr>
            <w:vAlign w:val="center"/>
          </w:tcPr>
          <w:p w:rsidR="00000000" w:rsidDel="00000000" w:rsidP="00000000" w:rsidRDefault="00000000" w:rsidRPr="00000000" w14:paraId="0000024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4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 transects and wall-to-wall mosaics with full vertical height profile</w:t>
            </w:r>
          </w:p>
        </w:tc>
        <w:tc>
          <w:tcPr>
            <w:vMerge w:val="restart"/>
            <w:vAlign w:val="center"/>
          </w:tcPr>
          <w:p w:rsidR="00000000" w:rsidDel="00000000" w:rsidP="00000000" w:rsidRDefault="00000000" w:rsidRPr="00000000" w14:paraId="0000024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48">
            <w:pPr>
              <w:numPr>
                <w:ilvl w:val="0"/>
                <w:numId w:val="55"/>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Minimum Point Density of 5 points/m</w:t>
            </w:r>
            <w:r w:rsidDel="00000000" w:rsidR="00000000" w:rsidRPr="00000000">
              <w:rPr>
                <w:rFonts w:ascii="Avenir" w:cs="Avenir" w:eastAsia="Avenir" w:hAnsi="Avenir"/>
                <w:sz w:val="20"/>
                <w:szCs w:val="20"/>
                <w:vertAlign w:val="superscript"/>
                <w:rtl w:val="0"/>
              </w:rPr>
              <w:t xml:space="preserve">2</w:t>
            </w:r>
            <w:r w:rsidDel="00000000" w:rsidR="00000000" w:rsidRPr="00000000">
              <w:rPr>
                <w:rtl w:val="0"/>
              </w:rPr>
            </w:r>
          </w:p>
          <w:p w:rsidR="00000000" w:rsidDel="00000000" w:rsidP="00000000" w:rsidRDefault="00000000" w:rsidRPr="00000000" w14:paraId="00000249">
            <w:pPr>
              <w:numPr>
                <w:ilvl w:val="0"/>
                <w:numId w:val="55"/>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w:t>
            </w:r>
          </w:p>
          <w:p w:rsidR="00000000" w:rsidDel="00000000" w:rsidP="00000000" w:rsidRDefault="00000000" w:rsidRPr="00000000" w14:paraId="0000024A">
            <w:pPr>
              <w:numPr>
                <w:ilvl w:val="0"/>
                <w:numId w:val="55"/>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4B">
            <w:pPr>
              <w:numPr>
                <w:ilvl w:val="0"/>
                <w:numId w:val="55"/>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4C">
            <w:pPr>
              <w:numPr>
                <w:ilvl w:val="0"/>
                <w:numId w:val="55"/>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300 m swath width; variable with aircraft altitude</w:t>
            </w:r>
          </w:p>
        </w:tc>
        <w:tc>
          <w:tcPr>
            <w:vAlign w:val="center"/>
          </w:tcPr>
          <w:p w:rsidR="00000000" w:rsidDel="00000000" w:rsidP="00000000" w:rsidRDefault="00000000" w:rsidRPr="00000000" w14:paraId="0000024D">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4E">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4F">
            <w:pPr>
              <w:numPr>
                <w:ilvl w:val="0"/>
                <w:numId w:val="67"/>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heterogeneity</w:t>
            </w:r>
          </w:p>
        </w:tc>
        <w:tc>
          <w:tcPr>
            <w:vAlign w:val="center"/>
          </w:tcPr>
          <w:p w:rsidR="00000000" w:rsidDel="00000000" w:rsidP="00000000" w:rsidRDefault="00000000" w:rsidRPr="00000000" w14:paraId="0000025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51">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52">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53">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54">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55">
            <w:pPr>
              <w:widowControl w:val="0"/>
              <w:rPr>
                <w:rFonts w:ascii="Avenir" w:cs="Avenir" w:eastAsia="Avenir" w:hAnsi="Avenir"/>
                <w:b w:val="1"/>
                <w:sz w:val="20"/>
                <w:szCs w:val="20"/>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256">
            <w:pPr>
              <w:numPr>
                <w:ilvl w:val="0"/>
                <w:numId w:val="67"/>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distribution</w:t>
            </w:r>
          </w:p>
        </w:tc>
        <w:tc>
          <w:tcPr>
            <w:vAlign w:val="center"/>
          </w:tcPr>
          <w:p w:rsidR="00000000" w:rsidDel="00000000" w:rsidP="00000000" w:rsidRDefault="00000000" w:rsidRPr="00000000" w14:paraId="0000025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58">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59">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5A">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5B">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p>
        </w:tc>
        <w:tc>
          <w:tcPr>
            <w:vMerge w:val="continue"/>
            <w:vAlign w:val="center"/>
          </w:tcPr>
          <w:p w:rsidR="00000000" w:rsidDel="00000000" w:rsidP="00000000" w:rsidRDefault="00000000" w:rsidRPr="00000000" w14:paraId="0000025C">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5D">
            <w:pPr>
              <w:numPr>
                <w:ilvl w:val="0"/>
                <w:numId w:val="67"/>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gap size and frequency</w:t>
            </w:r>
          </w:p>
        </w:tc>
        <w:tc>
          <w:tcPr>
            <w:vAlign w:val="center"/>
          </w:tcPr>
          <w:p w:rsidR="00000000" w:rsidDel="00000000" w:rsidP="00000000" w:rsidRDefault="00000000" w:rsidRPr="00000000" w14:paraId="0000025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5F">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60">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61">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62">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tl w:val="0"/>
              </w:rPr>
            </w:r>
          </w:p>
        </w:tc>
        <w:tc>
          <w:tcPr>
            <w:vMerge w:val="continue"/>
            <w:vAlign w:val="center"/>
          </w:tcPr>
          <w:p w:rsidR="00000000" w:rsidDel="00000000" w:rsidP="00000000" w:rsidRDefault="00000000" w:rsidRPr="00000000" w14:paraId="00000263">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64">
            <w:pPr>
              <w:numPr>
                <w:ilvl w:val="0"/>
                <w:numId w:val="67"/>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Tree mortality </w:t>
            </w:r>
          </w:p>
        </w:tc>
        <w:tc>
          <w:tcPr>
            <w:vAlign w:val="center"/>
          </w:tcPr>
          <w:p w:rsidR="00000000" w:rsidDel="00000000" w:rsidP="00000000" w:rsidRDefault="00000000" w:rsidRPr="00000000" w14:paraId="0000026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66">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67">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68">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69">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26A">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tcBorders>
              <w:bottom w:color="000000" w:space="0" w:sz="4" w:val="single"/>
            </w:tcBorders>
            <w:vAlign w:val="center"/>
          </w:tcPr>
          <w:p w:rsidR="00000000" w:rsidDel="00000000" w:rsidP="00000000" w:rsidRDefault="00000000" w:rsidRPr="00000000" w14:paraId="0000026B">
            <w:pPr>
              <w:numPr>
                <w:ilvl w:val="0"/>
                <w:numId w:val="67"/>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degradation</w:t>
            </w:r>
          </w:p>
        </w:tc>
        <w:tc>
          <w:tcPr>
            <w:tcBorders>
              <w:bottom w:color="000000" w:space="0" w:sz="4" w:val="single"/>
            </w:tcBorders>
            <w:vAlign w:val="center"/>
          </w:tcPr>
          <w:p w:rsidR="00000000" w:rsidDel="00000000" w:rsidP="00000000" w:rsidRDefault="00000000" w:rsidRPr="00000000" w14:paraId="0000026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6D">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6E">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6F">
            <w:pPr>
              <w:widowControl w:val="0"/>
              <w:rPr>
                <w:rFonts w:ascii="Avenir" w:cs="Avenir" w:eastAsia="Avenir" w:hAnsi="Aveni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70">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271">
            <w:pPr>
              <w:widowControl w:val="0"/>
              <w:rPr>
                <w:rFonts w:ascii="Avenir" w:cs="Avenir" w:eastAsia="Avenir" w:hAnsi="Avenir"/>
                <w:b w:val="1"/>
                <w:sz w:val="20"/>
                <w:szCs w:val="20"/>
              </w:rPr>
            </w:pPr>
            <w:r w:rsidDel="00000000" w:rsidR="00000000" w:rsidRPr="00000000">
              <w:rPr>
                <w:rtl w:val="0"/>
              </w:rPr>
            </w:r>
          </w:p>
        </w:tc>
      </w:tr>
      <w:tr>
        <w:trPr>
          <w:cantSplit w:val="0"/>
          <w:trHeight w:val="842.0509114583333" w:hRule="atLeast"/>
          <w:tblHeader w:val="0"/>
        </w:trPr>
        <w:tc>
          <w:tcPr>
            <w:gridSpan w:val="7"/>
            <w:tcBorders>
              <w:left w:color="000000" w:space="0" w:sz="0" w:val="nil"/>
              <w:bottom w:color="000000" w:space="0" w:sz="0" w:val="nil"/>
              <w:right w:color="000000" w:space="0" w:sz="0" w:val="nil"/>
            </w:tcBorders>
            <w:vAlign w:val="center"/>
          </w:tcPr>
          <w:p w:rsidR="00000000" w:rsidDel="00000000" w:rsidP="00000000" w:rsidRDefault="00000000" w:rsidRPr="00000000" w14:paraId="00000272">
            <w:pPr>
              <w:spacing w:after="20" w:before="20" w:line="220"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1 = required, 2 = desired, 3 = useful</w:t>
            </w:r>
          </w:p>
          <w:p w:rsidR="00000000" w:rsidDel="00000000" w:rsidP="00000000" w:rsidRDefault="00000000" w:rsidRPr="00000000" w14:paraId="00000273">
            <w:pPr>
              <w:spacing w:line="240" w:lineRule="auto"/>
              <w:rPr>
                <w:rFonts w:ascii="Avenir" w:cs="Avenir" w:eastAsia="Avenir" w:hAnsi="Avenir"/>
                <w:i w:val="1"/>
                <w:sz w:val="18"/>
                <w:szCs w:val="18"/>
              </w:rPr>
            </w:pPr>
            <w:r w:rsidDel="00000000" w:rsidR="00000000" w:rsidRPr="00000000">
              <w:rPr>
                <w:rFonts w:ascii="Tahoma" w:cs="Tahoma" w:eastAsia="Tahoma" w:hAnsi="Tahoma"/>
                <w:sz w:val="18"/>
                <w:szCs w:val="18"/>
                <w:rtl w:val="0"/>
              </w:rPr>
              <w:t xml:space="preserve">⁑</w:t>
            </w:r>
            <w:r w:rsidDel="00000000" w:rsidR="00000000" w:rsidRPr="00000000">
              <w:rPr>
                <w:rFonts w:ascii="Avenir" w:cs="Avenir" w:eastAsia="Avenir" w:hAnsi="Avenir"/>
                <w:i w:val="1"/>
                <w:sz w:val="18"/>
                <w:szCs w:val="18"/>
                <w:rtl w:val="0"/>
              </w:rPr>
              <w:t xml:space="preserve"> Calcium, carbon, carotenoids, cellulose, chlorophyll-a, copper, fiber, flavonoids, leaf mass per area, lignin, magnesium, non-structural carbohydrates, nitrogen, phenolics, phosphorus, potassium, starch, sugars, sulfur, leaf water content,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13</w:t>
            </w:r>
            <w:r w:rsidDel="00000000" w:rsidR="00000000" w:rsidRPr="00000000">
              <w:rPr>
                <w:rFonts w:ascii="Avenir" w:cs="Avenir" w:eastAsia="Avenir" w:hAnsi="Avenir"/>
                <w:i w:val="1"/>
                <w:sz w:val="18"/>
                <w:szCs w:val="18"/>
                <w:rtl w:val="0"/>
              </w:rPr>
              <w:t xml:space="preserve">C,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15</w:t>
            </w:r>
            <w:r w:rsidDel="00000000" w:rsidR="00000000" w:rsidRPr="00000000">
              <w:rPr>
                <w:rFonts w:ascii="Avenir" w:cs="Avenir" w:eastAsia="Avenir" w:hAnsi="Avenir"/>
                <w:i w:val="1"/>
                <w:sz w:val="18"/>
                <w:szCs w:val="18"/>
                <w:rtl w:val="0"/>
              </w:rPr>
              <w:t xml:space="preserve">N</w:t>
            </w:r>
          </w:p>
        </w:tc>
      </w:tr>
    </w:tbl>
    <w:p w:rsidR="00000000" w:rsidDel="00000000" w:rsidP="00000000" w:rsidRDefault="00000000" w:rsidRPr="00000000" w14:paraId="0000027A">
      <w:pPr>
        <w:spacing w:after="20" w:before="20" w:line="220" w:lineRule="auto"/>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4"/>
        <w:rPr/>
      </w:pPr>
      <w:bookmarkStart w:colFirst="0" w:colLast="0" w:name="_8hvwu2pr0zwb" w:id="23"/>
      <w:bookmarkEnd w:id="23"/>
      <w:r w:rsidDel="00000000" w:rsidR="00000000" w:rsidRPr="00000000">
        <w:rPr>
          <w:rtl w:val="0"/>
        </w:rPr>
        <w:t xml:space="preserve">5.4.1 </w:t>
      </w:r>
      <w:commentRangeStart w:id="143"/>
      <w:r w:rsidDel="00000000" w:rsidR="00000000" w:rsidRPr="00000000">
        <w:rPr>
          <w:rtl w:val="0"/>
        </w:rPr>
        <w:t xml:space="preserve">Satellite Remote Sensing Observations</w:t>
      </w:r>
      <w:commentRangeEnd w:id="143"/>
      <w:r w:rsidDel="00000000" w:rsidR="00000000" w:rsidRPr="00000000">
        <w:commentReference w:id="143"/>
      </w:r>
      <w:r w:rsidDel="00000000" w:rsidR="00000000" w:rsidRPr="00000000">
        <w:rPr>
          <w:rtl w:val="0"/>
        </w:rPr>
      </w:r>
    </w:p>
    <w:p w:rsidR="00000000" w:rsidDel="00000000" w:rsidP="00000000" w:rsidRDefault="00000000" w:rsidRPr="00000000" w14:paraId="0000027D">
      <w:pPr>
        <w:ind w:left="0" w:firstLine="0"/>
        <w:rPr/>
      </w:pPr>
      <w:r w:rsidDel="00000000" w:rsidR="00000000" w:rsidRPr="00000000">
        <w:rPr>
          <w:rtl w:val="0"/>
        </w:rPr>
      </w:r>
    </w:p>
    <w:p w:rsidR="00000000" w:rsidDel="00000000" w:rsidP="00000000" w:rsidRDefault="00000000" w:rsidRPr="00000000" w14:paraId="0000027E">
      <w:pPr>
        <w:numPr>
          <w:ilvl w:val="0"/>
          <w:numId w:val="65"/>
        </w:numPr>
        <w:ind w:left="720" w:hanging="360"/>
        <w:rPr>
          <w:u w:val="none"/>
        </w:rPr>
      </w:pPr>
      <w:r w:rsidDel="00000000" w:rsidR="00000000" w:rsidRPr="00000000">
        <w:rPr>
          <w:rtl w:val="0"/>
        </w:rPr>
        <w:t xml:space="preserve">get specific about satellites and how they'd be used - </w:t>
      </w:r>
      <w:r w:rsidDel="00000000" w:rsidR="00000000" w:rsidRPr="00000000">
        <w:rPr>
          <w:b w:val="1"/>
          <w:rtl w:val="0"/>
        </w:rPr>
        <w:t xml:space="preserve">not just a list of sensors</w:t>
      </w:r>
    </w:p>
    <w:p w:rsidR="00000000" w:rsidDel="00000000" w:rsidP="00000000" w:rsidRDefault="00000000" w:rsidRPr="00000000" w14:paraId="0000027F">
      <w:pPr>
        <w:numPr>
          <w:ilvl w:val="1"/>
          <w:numId w:val="65"/>
        </w:numPr>
        <w:ind w:left="1440" w:hanging="360"/>
        <w:rPr/>
      </w:pPr>
      <w:r w:rsidDel="00000000" w:rsidR="00000000" w:rsidRPr="00000000">
        <w:rPr>
          <w:rtl w:val="0"/>
        </w:rPr>
        <w:t xml:space="preserve">EMIT / CHIME / SBG / </w:t>
      </w:r>
      <w:r w:rsidDel="00000000" w:rsidR="00000000" w:rsidRPr="00000000">
        <w:rPr>
          <w:i w:val="1"/>
          <w:rtl w:val="0"/>
        </w:rPr>
        <w:t xml:space="preserve">Carbon-i</w:t>
      </w:r>
    </w:p>
    <w:p w:rsidR="00000000" w:rsidDel="00000000" w:rsidP="00000000" w:rsidRDefault="00000000" w:rsidRPr="00000000" w14:paraId="00000280">
      <w:pPr>
        <w:numPr>
          <w:ilvl w:val="1"/>
          <w:numId w:val="65"/>
        </w:numPr>
        <w:ind w:left="1440" w:hanging="360"/>
        <w:rPr/>
      </w:pPr>
      <w:r w:rsidDel="00000000" w:rsidR="00000000" w:rsidRPr="00000000">
        <w:rPr>
          <w:rtl w:val="0"/>
        </w:rPr>
        <w:t xml:space="preserve">NISAR / BIOMASS</w:t>
      </w:r>
    </w:p>
    <w:p w:rsidR="00000000" w:rsidDel="00000000" w:rsidP="00000000" w:rsidRDefault="00000000" w:rsidRPr="00000000" w14:paraId="00000281">
      <w:pPr>
        <w:numPr>
          <w:ilvl w:val="1"/>
          <w:numId w:val="65"/>
        </w:numPr>
        <w:ind w:left="1440" w:hanging="360"/>
        <w:rPr/>
      </w:pPr>
      <w:r w:rsidDel="00000000" w:rsidR="00000000" w:rsidRPr="00000000">
        <w:rPr>
          <w:rtl w:val="0"/>
        </w:rPr>
        <w:t xml:space="preserve">GEDI / ICESat-2 / </w:t>
      </w:r>
      <w:r w:rsidDel="00000000" w:rsidR="00000000" w:rsidRPr="00000000">
        <w:rPr>
          <w:i w:val="1"/>
          <w:rtl w:val="0"/>
        </w:rPr>
        <w:t xml:space="preserve">EDGE</w:t>
      </w:r>
    </w:p>
    <w:p w:rsidR="00000000" w:rsidDel="00000000" w:rsidP="00000000" w:rsidRDefault="00000000" w:rsidRPr="00000000" w14:paraId="00000282">
      <w:pPr>
        <w:numPr>
          <w:ilvl w:val="1"/>
          <w:numId w:val="65"/>
        </w:numPr>
        <w:ind w:left="1440" w:hanging="360"/>
        <w:rPr/>
      </w:pPr>
      <w:r w:rsidDel="00000000" w:rsidR="00000000" w:rsidRPr="00000000">
        <w:rPr>
          <w:rtl w:val="0"/>
        </w:rPr>
        <w:t xml:space="preserve">ECOSTRESS</w:t>
      </w:r>
    </w:p>
    <w:p w:rsidR="00000000" w:rsidDel="00000000" w:rsidP="00000000" w:rsidRDefault="00000000" w:rsidRPr="00000000" w14:paraId="00000283">
      <w:pPr>
        <w:numPr>
          <w:ilvl w:val="1"/>
          <w:numId w:val="65"/>
        </w:numPr>
        <w:ind w:left="1440" w:hanging="360"/>
        <w:rPr/>
      </w:pPr>
      <w:r w:rsidDel="00000000" w:rsidR="00000000" w:rsidRPr="00000000">
        <w:rPr>
          <w:rtl w:val="0"/>
        </w:rPr>
        <w:t xml:space="preserve">OCO</w:t>
      </w:r>
    </w:p>
    <w:p w:rsidR="00000000" w:rsidDel="00000000" w:rsidP="00000000" w:rsidRDefault="00000000" w:rsidRPr="00000000" w14:paraId="00000284">
      <w:pPr>
        <w:numPr>
          <w:ilvl w:val="1"/>
          <w:numId w:val="65"/>
        </w:numPr>
        <w:ind w:left="1440" w:hanging="360"/>
        <w:rPr/>
      </w:pPr>
      <w:r w:rsidDel="00000000" w:rsidR="00000000" w:rsidRPr="00000000">
        <w:rPr>
          <w:rtl w:val="0"/>
        </w:rPr>
        <w:t xml:space="preserve">Geostationary</w:t>
      </w:r>
    </w:p>
    <w:p w:rsidR="00000000" w:rsidDel="00000000" w:rsidP="00000000" w:rsidRDefault="00000000" w:rsidRPr="00000000" w14:paraId="00000285">
      <w:pPr>
        <w:numPr>
          <w:ilvl w:val="1"/>
          <w:numId w:val="65"/>
        </w:numPr>
        <w:ind w:left="1440" w:hanging="360"/>
        <w:rPr/>
      </w:pPr>
      <w:r w:rsidDel="00000000" w:rsidR="00000000" w:rsidRPr="00000000">
        <w:rPr>
          <w:rtl w:val="0"/>
        </w:rPr>
        <w:t xml:space="preserve">SMAP</w:t>
      </w:r>
    </w:p>
    <w:p w:rsidR="00000000" w:rsidDel="00000000" w:rsidP="00000000" w:rsidRDefault="00000000" w:rsidRPr="00000000" w14:paraId="00000286">
      <w:pPr>
        <w:numPr>
          <w:ilvl w:val="1"/>
          <w:numId w:val="65"/>
        </w:numPr>
        <w:ind w:left="1440" w:hanging="360"/>
        <w:rPr/>
      </w:pPr>
      <w:r w:rsidDel="00000000" w:rsidR="00000000" w:rsidRPr="00000000">
        <w:rPr>
          <w:rtl w:val="0"/>
        </w:rPr>
        <w:t xml:space="preserve">GRACE</w:t>
      </w:r>
    </w:p>
    <w:p w:rsidR="00000000" w:rsidDel="00000000" w:rsidP="00000000" w:rsidRDefault="00000000" w:rsidRPr="00000000" w14:paraId="00000287">
      <w:pPr>
        <w:numPr>
          <w:ilvl w:val="1"/>
          <w:numId w:val="65"/>
        </w:numPr>
        <w:ind w:left="1440" w:hanging="360"/>
        <w:rPr/>
      </w:pPr>
      <w:r w:rsidDel="00000000" w:rsidR="00000000" w:rsidRPr="00000000">
        <w:rPr>
          <w:rtl w:val="0"/>
        </w:rPr>
        <w:t xml:space="preserve">SWOT</w:t>
      </w:r>
    </w:p>
    <w:p w:rsidR="00000000" w:rsidDel="00000000" w:rsidP="00000000" w:rsidRDefault="00000000" w:rsidRPr="00000000" w14:paraId="00000288">
      <w:pPr>
        <w:numPr>
          <w:ilvl w:val="0"/>
          <w:numId w:val="65"/>
        </w:numPr>
        <w:ind w:left="720" w:hanging="360"/>
        <w:rPr>
          <w:u w:val="none"/>
        </w:rPr>
      </w:pPr>
      <w:r w:rsidDel="00000000" w:rsidR="00000000" w:rsidRPr="00000000">
        <w:rPr>
          <w:rtl w:val="0"/>
        </w:rPr>
        <w:t xml:space="preserve">Synergies with partner agencies </w:t>
      </w:r>
    </w:p>
    <w:p w:rsidR="00000000" w:rsidDel="00000000" w:rsidP="00000000" w:rsidRDefault="00000000" w:rsidRPr="00000000" w14:paraId="00000289">
      <w:pPr>
        <w:numPr>
          <w:ilvl w:val="1"/>
          <w:numId w:val="65"/>
        </w:numPr>
        <w:ind w:left="1440" w:hanging="360"/>
        <w:rPr>
          <w:u w:val="none"/>
        </w:rPr>
      </w:pPr>
      <w:r w:rsidDel="00000000" w:rsidR="00000000" w:rsidRPr="00000000">
        <w:rPr>
          <w:rtl w:val="0"/>
        </w:rPr>
        <w:t xml:space="preserve">ESA, JAXA, ISRO</w:t>
      </w:r>
    </w:p>
    <w:p w:rsidR="00000000" w:rsidDel="00000000" w:rsidP="00000000" w:rsidRDefault="00000000" w:rsidRPr="00000000" w14:paraId="0000028A">
      <w:pPr>
        <w:numPr>
          <w:ilvl w:val="1"/>
          <w:numId w:val="65"/>
        </w:numPr>
        <w:ind w:left="1440" w:hanging="360"/>
        <w:rPr>
          <w:u w:val="none"/>
        </w:rPr>
      </w:pPr>
      <w:r w:rsidDel="00000000" w:rsidR="00000000" w:rsidRPr="00000000">
        <w:rPr>
          <w:rtl w:val="0"/>
        </w:rPr>
        <w:t xml:space="preserve">Use of sensors from partner agencies:</w:t>
      </w:r>
    </w:p>
    <w:p w:rsidR="00000000" w:rsidDel="00000000" w:rsidP="00000000" w:rsidRDefault="00000000" w:rsidRPr="00000000" w14:paraId="0000028B">
      <w:pPr>
        <w:numPr>
          <w:ilvl w:val="1"/>
          <w:numId w:val="65"/>
        </w:numPr>
        <w:ind w:left="1440" w:hanging="360"/>
        <w:rPr>
          <w:u w:val="none"/>
        </w:rPr>
      </w:pPr>
      <w:commentRangeStart w:id="144"/>
      <w:r w:rsidDel="00000000" w:rsidR="00000000" w:rsidRPr="00000000">
        <w:rPr>
          <w:rtl w:val="0"/>
        </w:rPr>
        <w:t xml:space="preserve">BIOMASS</w:t>
      </w:r>
      <w:commentRangeEnd w:id="144"/>
      <w:r w:rsidDel="00000000" w:rsidR="00000000" w:rsidRPr="00000000">
        <w:commentReference w:id="144"/>
      </w:r>
      <w:r w:rsidDel="00000000" w:rsidR="00000000" w:rsidRPr="00000000">
        <w:rPr>
          <w:rtl w:val="0"/>
        </w:rPr>
      </w:r>
    </w:p>
    <w:p w:rsidR="00000000" w:rsidDel="00000000" w:rsidP="00000000" w:rsidRDefault="00000000" w:rsidRPr="00000000" w14:paraId="0000028C">
      <w:pPr>
        <w:pStyle w:val="Heading4"/>
        <w:rPr/>
      </w:pPr>
      <w:bookmarkStart w:colFirst="0" w:colLast="0" w:name="_tvm98o3pux72" w:id="24"/>
      <w:bookmarkEnd w:id="24"/>
      <w:r w:rsidDel="00000000" w:rsidR="00000000" w:rsidRPr="00000000">
        <w:rPr>
          <w:rtl w:val="0"/>
        </w:rPr>
        <w:t xml:space="preserve">5</w:t>
      </w:r>
      <w:commentRangeStart w:id="145"/>
      <w:r w:rsidDel="00000000" w:rsidR="00000000" w:rsidRPr="00000000">
        <w:rPr>
          <w:rtl w:val="0"/>
        </w:rPr>
        <w:t xml:space="preserve">.4.2 Airborne Remote Sensing Observations</w:t>
      </w:r>
      <w:commentRangeEnd w:id="145"/>
      <w:r w:rsidDel="00000000" w:rsidR="00000000" w:rsidRPr="00000000">
        <w:commentReference w:id="145"/>
      </w:r>
      <w:r w:rsidDel="00000000" w:rsidR="00000000" w:rsidRPr="00000000">
        <w:rPr>
          <w:rtl w:val="0"/>
        </w:rPr>
      </w:r>
    </w:p>
    <w:p w:rsidR="00000000" w:rsidDel="00000000" w:rsidP="00000000" w:rsidRDefault="00000000" w:rsidRPr="00000000" w14:paraId="0000028D">
      <w:pPr>
        <w:numPr>
          <w:ilvl w:val="0"/>
          <w:numId w:val="43"/>
        </w:numPr>
        <w:ind w:left="720" w:hanging="360"/>
        <w:rPr>
          <w:u w:val="none"/>
        </w:rPr>
      </w:pPr>
      <w:r w:rsidDel="00000000" w:rsidR="00000000" w:rsidRPr="00000000">
        <w:rPr>
          <w:rtl w:val="0"/>
        </w:rPr>
        <w:t xml:space="preserve">need to define what other aircraft assets could be deployed</w:t>
      </w:r>
    </w:p>
    <w:p w:rsidR="00000000" w:rsidDel="00000000" w:rsidP="00000000" w:rsidRDefault="00000000" w:rsidRPr="00000000" w14:paraId="0000028E">
      <w:pPr>
        <w:numPr>
          <w:ilvl w:val="1"/>
          <w:numId w:val="43"/>
        </w:numPr>
        <w:ind w:left="1440" w:hanging="360"/>
        <w:rPr>
          <w:u w:val="none"/>
        </w:rPr>
      </w:pPr>
      <w:r w:rsidDel="00000000" w:rsidR="00000000" w:rsidRPr="00000000">
        <w:rPr>
          <w:rtl w:val="0"/>
        </w:rPr>
        <w:t xml:space="preserve">commercial aircraft</w:t>
      </w:r>
    </w:p>
    <w:p w:rsidR="00000000" w:rsidDel="00000000" w:rsidP="00000000" w:rsidRDefault="00000000" w:rsidRPr="00000000" w14:paraId="0000028F">
      <w:pPr>
        <w:numPr>
          <w:ilvl w:val="1"/>
          <w:numId w:val="43"/>
        </w:numPr>
        <w:ind w:left="1440" w:hanging="360"/>
        <w:rPr>
          <w:u w:val="none"/>
        </w:rPr>
      </w:pPr>
      <w:r w:rsidDel="00000000" w:rsidR="00000000" w:rsidRPr="00000000">
        <w:rPr>
          <w:rtl w:val="0"/>
        </w:rPr>
        <w:t xml:space="preserve">why don't we just hire companies to hire data there</w:t>
      </w:r>
    </w:p>
    <w:p w:rsidR="00000000" w:rsidDel="00000000" w:rsidP="00000000" w:rsidRDefault="00000000" w:rsidRPr="00000000" w14:paraId="00000290">
      <w:pPr>
        <w:numPr>
          <w:ilvl w:val="1"/>
          <w:numId w:val="43"/>
        </w:numPr>
        <w:ind w:left="1440" w:hanging="360"/>
        <w:rPr>
          <w:u w:val="none"/>
        </w:rPr>
      </w:pPr>
      <w:r w:rsidDel="00000000" w:rsidR="00000000" w:rsidRPr="00000000">
        <w:rPr>
          <w:rtl w:val="0"/>
        </w:rPr>
        <w:t xml:space="preserve">then don't have to worry about flight permissions for NASA aircraft</w:t>
      </w:r>
    </w:p>
    <w:p w:rsidR="00000000" w:rsidDel="00000000" w:rsidP="00000000" w:rsidRDefault="00000000" w:rsidRPr="00000000" w14:paraId="00000291">
      <w:pPr>
        <w:numPr>
          <w:ilvl w:val="1"/>
          <w:numId w:val="43"/>
        </w:numPr>
        <w:ind w:left="1440" w:hanging="360"/>
        <w:rPr>
          <w:u w:val="none"/>
        </w:rPr>
      </w:pPr>
      <w:r w:rsidDel="00000000" w:rsidR="00000000" w:rsidRPr="00000000">
        <w:rPr>
          <w:rtl w:val="0"/>
        </w:rPr>
        <w:t xml:space="preserve">what about sensors</w:t>
      </w:r>
    </w:p>
    <w:p w:rsidR="00000000" w:rsidDel="00000000" w:rsidP="00000000" w:rsidRDefault="00000000" w:rsidRPr="00000000" w14:paraId="00000292">
      <w:pPr>
        <w:numPr>
          <w:ilvl w:val="1"/>
          <w:numId w:val="43"/>
        </w:numPr>
        <w:ind w:left="1440" w:hanging="360"/>
        <w:rPr>
          <w:u w:val="none"/>
        </w:rPr>
      </w:pPr>
      <w:r w:rsidDel="00000000" w:rsidR="00000000" w:rsidRPr="00000000">
        <w:rPr>
          <w:rtl w:val="0"/>
        </w:rPr>
        <w:t xml:space="preserve">AVIRIS has flown a lot on a Dynamic Aviation aircraft</w:t>
      </w:r>
    </w:p>
    <w:p w:rsidR="00000000" w:rsidDel="00000000" w:rsidP="00000000" w:rsidRDefault="00000000" w:rsidRPr="00000000" w14:paraId="00000293">
      <w:pPr>
        <w:numPr>
          <w:ilvl w:val="1"/>
          <w:numId w:val="43"/>
        </w:numPr>
        <w:ind w:left="1440" w:hanging="360"/>
        <w:rPr>
          <w:u w:val="none"/>
        </w:rPr>
      </w:pPr>
      <w:r w:rsidDel="00000000" w:rsidR="00000000" w:rsidRPr="00000000">
        <w:rPr>
          <w:rtl w:val="0"/>
        </w:rPr>
        <w:t xml:space="preserve">use ARES (Switzerland) - other assets?</w:t>
      </w:r>
    </w:p>
    <w:p w:rsidR="00000000" w:rsidDel="00000000" w:rsidP="00000000" w:rsidRDefault="00000000" w:rsidRPr="00000000" w14:paraId="00000294">
      <w:pPr>
        <w:numPr>
          <w:ilvl w:val="0"/>
          <w:numId w:val="39"/>
        </w:numPr>
        <w:ind w:left="1440" w:hanging="360"/>
        <w:rPr>
          <w:u w:val="none"/>
        </w:rPr>
      </w:pPr>
      <w:r w:rsidDel="00000000" w:rsidR="00000000" w:rsidRPr="00000000">
        <w:rPr>
          <w:rtl w:val="0"/>
        </w:rPr>
        <w:t xml:space="preserve">INDIA: shipping AVIRIS-3 over and installing on an Indian plane</w:t>
      </w:r>
    </w:p>
    <w:p w:rsidR="00000000" w:rsidDel="00000000" w:rsidP="00000000" w:rsidRDefault="00000000" w:rsidRPr="00000000" w14:paraId="00000295">
      <w:pPr>
        <w:numPr>
          <w:ilvl w:val="1"/>
          <w:numId w:val="39"/>
        </w:numPr>
        <w:ind w:left="2160" w:hanging="360"/>
        <w:rPr>
          <w:u w:val="none"/>
        </w:rPr>
      </w:pPr>
      <w:r w:rsidDel="00000000" w:rsidR="00000000" w:rsidRPr="00000000">
        <w:rPr>
          <w:rtl w:val="0"/>
        </w:rPr>
        <w:t xml:space="preserve">is there a short write-up about Indian deployments</w:t>
      </w:r>
    </w:p>
    <w:p w:rsidR="00000000" w:rsidDel="00000000" w:rsidP="00000000" w:rsidRDefault="00000000" w:rsidRPr="00000000" w14:paraId="00000296">
      <w:pPr>
        <w:ind w:left="0" w:firstLine="0"/>
        <w:rPr>
          <w:b w:val="1"/>
        </w:rPr>
      </w:pPr>
      <w:r w:rsidDel="00000000" w:rsidR="00000000" w:rsidRPr="00000000">
        <w:rPr>
          <w:rtl w:val="0"/>
        </w:rPr>
      </w:r>
    </w:p>
    <w:p w:rsidR="00000000" w:rsidDel="00000000" w:rsidP="00000000" w:rsidRDefault="00000000" w:rsidRPr="00000000" w14:paraId="00000297">
      <w:pPr>
        <w:numPr>
          <w:ilvl w:val="0"/>
          <w:numId w:val="7"/>
        </w:numPr>
        <w:ind w:left="720" w:hanging="360"/>
        <w:rPr>
          <w:b w:val="1"/>
          <w:u w:val="none"/>
        </w:rPr>
      </w:pPr>
      <w:r w:rsidDel="00000000" w:rsidR="00000000" w:rsidRPr="00000000">
        <w:rPr>
          <w:b w:val="1"/>
          <w:rtl w:val="0"/>
        </w:rPr>
        <w:t xml:space="preserve">Will co-design the flight plans - recommendation from AfriSAR-2</w:t>
      </w:r>
    </w:p>
    <w:p w:rsidR="00000000" w:rsidDel="00000000" w:rsidP="00000000" w:rsidRDefault="00000000" w:rsidRPr="00000000" w14:paraId="00000298">
      <w:pPr>
        <w:numPr>
          <w:ilvl w:val="0"/>
          <w:numId w:val="7"/>
        </w:numPr>
        <w:ind w:left="720" w:hanging="360"/>
        <w:rPr>
          <w:b w:val="1"/>
          <w:u w:val="none"/>
        </w:rPr>
      </w:pPr>
      <w:r w:rsidDel="00000000" w:rsidR="00000000" w:rsidRPr="00000000">
        <w:rPr>
          <w:b w:val="1"/>
          <w:rtl w:val="0"/>
        </w:rPr>
        <w:t xml:space="preserve">demonstrate precedent wherever possible</w:t>
      </w:r>
    </w:p>
    <w:p w:rsidR="00000000" w:rsidDel="00000000" w:rsidP="00000000" w:rsidRDefault="00000000" w:rsidRPr="00000000" w14:paraId="00000299">
      <w:pPr>
        <w:numPr>
          <w:ilvl w:val="0"/>
          <w:numId w:val="39"/>
        </w:numPr>
        <w:ind w:left="1440" w:hanging="360"/>
        <w:rPr>
          <w:u w:val="none"/>
        </w:rPr>
      </w:pPr>
      <w:r w:rsidDel="00000000" w:rsidR="00000000" w:rsidRPr="00000000">
        <w:rPr>
          <w:rtl w:val="0"/>
        </w:rPr>
        <w:t xml:space="preserve">AfriSAR-2</w:t>
      </w:r>
    </w:p>
    <w:p w:rsidR="00000000" w:rsidDel="00000000" w:rsidP="00000000" w:rsidRDefault="00000000" w:rsidRPr="00000000" w14:paraId="0000029A">
      <w:pPr>
        <w:numPr>
          <w:ilvl w:val="0"/>
          <w:numId w:val="39"/>
        </w:numPr>
        <w:ind w:left="1440" w:hanging="360"/>
        <w:rPr>
          <w:u w:val="none"/>
        </w:rPr>
      </w:pPr>
      <w:r w:rsidDel="00000000" w:rsidR="00000000" w:rsidRPr="00000000">
        <w:rPr>
          <w:rtl w:val="0"/>
        </w:rPr>
        <w:t xml:space="preserve">AVIRIS in India (ISRO putting up money on that)</w:t>
      </w:r>
    </w:p>
    <w:p w:rsidR="00000000" w:rsidDel="00000000" w:rsidP="00000000" w:rsidRDefault="00000000" w:rsidRPr="00000000" w14:paraId="0000029B">
      <w:pPr>
        <w:numPr>
          <w:ilvl w:val="0"/>
          <w:numId w:val="39"/>
        </w:numPr>
        <w:ind w:left="1440" w:hanging="360"/>
        <w:rPr>
          <w:u w:val="none"/>
        </w:rPr>
      </w:pPr>
      <w:r w:rsidDel="00000000" w:rsidR="00000000" w:rsidRPr="00000000">
        <w:rPr>
          <w:rtl w:val="0"/>
        </w:rPr>
        <w:t xml:space="preserve">lidar in Brazil and DRC</w:t>
      </w:r>
    </w:p>
    <w:p w:rsidR="00000000" w:rsidDel="00000000" w:rsidP="00000000" w:rsidRDefault="00000000" w:rsidRPr="00000000" w14:paraId="0000029C">
      <w:pPr>
        <w:numPr>
          <w:ilvl w:val="0"/>
          <w:numId w:val="39"/>
        </w:numPr>
        <w:ind w:left="1440" w:hanging="360"/>
        <w:rPr>
          <w:u w:val="none"/>
        </w:rPr>
      </w:pPr>
      <w:r w:rsidDel="00000000" w:rsidR="00000000" w:rsidRPr="00000000">
        <w:rPr>
          <w:rtl w:val="0"/>
        </w:rPr>
        <w:t xml:space="preserve">ARES?</w:t>
      </w:r>
    </w:p>
    <w:p w:rsidR="00000000" w:rsidDel="00000000" w:rsidP="00000000" w:rsidRDefault="00000000" w:rsidRPr="00000000" w14:paraId="0000029D">
      <w:pPr>
        <w:numPr>
          <w:ilvl w:val="0"/>
          <w:numId w:val="39"/>
        </w:numPr>
        <w:ind w:left="1440" w:hanging="360"/>
        <w:rPr>
          <w:u w:val="none"/>
        </w:rPr>
      </w:pPr>
      <w:r w:rsidDel="00000000" w:rsidR="00000000" w:rsidRPr="00000000">
        <w:rPr>
          <w:rtl w:val="0"/>
        </w:rPr>
        <w:t xml:space="preserve">ESA?</w:t>
      </w:r>
    </w:p>
    <w:p w:rsidR="00000000" w:rsidDel="00000000" w:rsidP="00000000" w:rsidRDefault="00000000" w:rsidRPr="00000000" w14:paraId="0000029E">
      <w:pPr>
        <w:numPr>
          <w:ilvl w:val="0"/>
          <w:numId w:val="24"/>
        </w:numPr>
        <w:ind w:left="720" w:hanging="360"/>
        <w:rPr>
          <w:u w:val="none"/>
        </w:rPr>
      </w:pPr>
      <w:r w:rsidDel="00000000" w:rsidR="00000000" w:rsidRPr="00000000">
        <w:rPr>
          <w:rtl w:val="0"/>
        </w:rPr>
        <w:t xml:space="preserve">mention tech advancing so rapidly</w:t>
      </w:r>
    </w:p>
    <w:p w:rsidR="00000000" w:rsidDel="00000000" w:rsidP="00000000" w:rsidRDefault="00000000" w:rsidRPr="00000000" w14:paraId="0000029F">
      <w:pPr>
        <w:numPr>
          <w:ilvl w:val="1"/>
          <w:numId w:val="24"/>
        </w:numPr>
        <w:ind w:left="1440" w:hanging="360"/>
        <w:rPr>
          <w:u w:val="none"/>
        </w:rPr>
      </w:pPr>
      <w:r w:rsidDel="00000000" w:rsidR="00000000" w:rsidRPr="00000000">
        <w:rPr>
          <w:rtl w:val="0"/>
        </w:rPr>
        <w:t xml:space="preserve">describe current drone capabilities</w:t>
      </w:r>
    </w:p>
    <w:p w:rsidR="00000000" w:rsidDel="00000000" w:rsidP="00000000" w:rsidRDefault="00000000" w:rsidRPr="00000000" w14:paraId="000002A0">
      <w:pPr>
        <w:numPr>
          <w:ilvl w:val="1"/>
          <w:numId w:val="24"/>
        </w:numPr>
        <w:ind w:left="1440" w:hanging="360"/>
        <w:rPr>
          <w:u w:val="none"/>
        </w:rPr>
      </w:pPr>
      <w:r w:rsidDel="00000000" w:rsidR="00000000" w:rsidRPr="00000000">
        <w:rPr>
          <w:rtl w:val="0"/>
        </w:rPr>
        <w:t xml:space="preserve">are currently these instruments at this level of readiness</w:t>
      </w:r>
    </w:p>
    <w:p w:rsidR="00000000" w:rsidDel="00000000" w:rsidP="00000000" w:rsidRDefault="00000000" w:rsidRPr="00000000" w14:paraId="000002A1">
      <w:pPr>
        <w:numPr>
          <w:ilvl w:val="1"/>
          <w:numId w:val="24"/>
        </w:numPr>
        <w:ind w:left="1440" w:hanging="360"/>
        <w:rPr>
          <w:u w:val="none"/>
        </w:rPr>
      </w:pPr>
      <w:r w:rsidDel="00000000" w:rsidR="00000000" w:rsidRPr="00000000">
        <w:rPr>
          <w:rtl w:val="0"/>
        </w:rPr>
        <w:t xml:space="preserve">will have protocols in place to leverage rapidly evolving technologies </w:t>
      </w:r>
    </w:p>
    <w:p w:rsidR="00000000" w:rsidDel="00000000" w:rsidP="00000000" w:rsidRDefault="00000000" w:rsidRPr="00000000" w14:paraId="000002A2">
      <w:pPr>
        <w:pStyle w:val="Heading4"/>
        <w:rPr/>
      </w:pPr>
      <w:bookmarkStart w:colFirst="0" w:colLast="0" w:name="_7locis78pd28" w:id="25"/>
      <w:bookmarkEnd w:id="25"/>
      <w:r w:rsidDel="00000000" w:rsidR="00000000" w:rsidRPr="00000000">
        <w:rPr>
          <w:rtl w:val="0"/>
        </w:rPr>
        <w:t xml:space="preserve">5.4.3 Field Observations, Studies, Experiments</w:t>
      </w:r>
    </w:p>
    <w:p w:rsidR="00000000" w:rsidDel="00000000" w:rsidP="00000000" w:rsidRDefault="00000000" w:rsidRPr="00000000" w14:paraId="000002A3">
      <w:pPr>
        <w:rPr/>
      </w:pPr>
      <w:r w:rsidDel="00000000" w:rsidR="00000000" w:rsidRPr="00000000">
        <w:rPr>
          <w:rtl w:val="0"/>
        </w:rPr>
        <w:t xml:space="preserve">Field infrastructure</w:t>
      </w:r>
    </w:p>
    <w:p w:rsidR="00000000" w:rsidDel="00000000" w:rsidP="00000000" w:rsidRDefault="00000000" w:rsidRPr="00000000" w14:paraId="000002A4">
      <w:pPr>
        <w:pStyle w:val="Heading3"/>
        <w:rPr/>
      </w:pPr>
      <w:bookmarkStart w:colFirst="0" w:colLast="0" w:name="_f11ajoxckysx" w:id="26"/>
      <w:bookmarkEnd w:id="26"/>
      <w:commentRangeStart w:id="146"/>
      <w:commentRangeStart w:id="147"/>
      <w:r w:rsidDel="00000000" w:rsidR="00000000" w:rsidRPr="00000000">
        <w:rPr>
          <w:rtl w:val="0"/>
        </w:rPr>
        <w:t xml:space="preserve">5</w:t>
      </w:r>
      <w:r w:rsidDel="00000000" w:rsidR="00000000" w:rsidRPr="00000000">
        <w:rPr>
          <w:rtl w:val="0"/>
        </w:rPr>
        <w:t xml:space="preserve">.5 Modeling, Data Synthesis, and Integrative Analyses</w:t>
      </w:r>
      <w:commentRangeEnd w:id="146"/>
      <w:r w:rsidDel="00000000" w:rsidR="00000000" w:rsidRPr="00000000">
        <w:commentReference w:id="146"/>
      </w:r>
      <w:commentRangeEnd w:id="147"/>
      <w:r w:rsidDel="00000000" w:rsidR="00000000" w:rsidRPr="00000000">
        <w:commentReference w:id="147"/>
      </w:r>
      <w:r w:rsidDel="00000000" w:rsidR="00000000" w:rsidRPr="00000000">
        <w:rPr>
          <w:rtl w:val="0"/>
        </w:rPr>
      </w:r>
    </w:p>
    <w:p w:rsidR="00000000" w:rsidDel="00000000" w:rsidP="00000000" w:rsidRDefault="00000000" w:rsidRPr="00000000" w14:paraId="000002A5">
      <w:pPr>
        <w:pStyle w:val="Heading4"/>
        <w:rPr/>
      </w:pPr>
      <w:bookmarkStart w:colFirst="0" w:colLast="0" w:name="_6l7aghp2o9mp" w:id="27"/>
      <w:bookmarkEnd w:id="27"/>
      <w:r w:rsidDel="00000000" w:rsidR="00000000" w:rsidRPr="00000000">
        <w:rPr>
          <w:rtl w:val="0"/>
        </w:rPr>
        <w:t xml:space="preserve">5.5.1 Modeling &amp; Data Integration approach </w:t>
      </w:r>
    </w:p>
    <w:p w:rsidR="00000000" w:rsidDel="00000000" w:rsidP="00000000" w:rsidRDefault="00000000" w:rsidRPr="00000000" w14:paraId="000002A6">
      <w:pPr>
        <w:rPr/>
      </w:pPr>
      <w:r w:rsidDel="00000000" w:rsidR="00000000" w:rsidRPr="00000000">
        <w:rPr>
          <w:rtl w:val="0"/>
        </w:rPr>
        <w:t xml:space="preserve">Modeling and data syntheses  will be fundamental components of the PANGEA throughout the entire duration of the experiment. Models will be used to (1) identify key processes that are poorly represented and regions within the PANGEA domain that drive uncertainty of key variables in existing models, (2) develop Observing System Simulation Experiments (OSSEs) that will inform the optimal location and gradients needed to capture to maximize the representativeness of the intensive sites within the PANGEA domain, (3) synthesize and scale measurements from intensive sites to the core PANGEA domain, and (4) implement new processes and techniques in existing models and apply them to answer PANGEA’s scientific questions.</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numPr>
          <w:ilvl w:val="0"/>
          <w:numId w:val="36"/>
        </w:numPr>
        <w:ind w:left="720" w:hanging="360"/>
        <w:rPr>
          <w:u w:val="none"/>
        </w:rPr>
      </w:pPr>
      <w:r w:rsidDel="00000000" w:rsidR="00000000" w:rsidRPr="00000000">
        <w:rPr>
          <w:rtl w:val="0"/>
        </w:rPr>
        <w:t xml:space="preserve">Add paragraph highlighting the key uncertainties identified through the scoping phase (go back to the notes) to ensure that we have clear vision on how to identify specific processes/data needs [A:Renato, R:Marcos, R:Cesar, R:Yanlei, R: Felicien]</w:t>
      </w:r>
    </w:p>
    <w:p w:rsidR="00000000" w:rsidDel="00000000" w:rsidP="00000000" w:rsidRDefault="00000000" w:rsidRPr="00000000" w14:paraId="000002A9">
      <w:pPr>
        <w:numPr>
          <w:ilvl w:val="0"/>
          <w:numId w:val="36"/>
        </w:numPr>
        <w:ind w:left="720" w:hanging="360"/>
        <w:rPr>
          <w:u w:val="none"/>
        </w:rPr>
      </w:pPr>
      <w:r w:rsidDel="00000000" w:rsidR="00000000" w:rsidRPr="00000000">
        <w:rPr>
          <w:rtl w:val="0"/>
        </w:rPr>
        <w:t xml:space="preserve">Describe the roles of different classes of models and data synthesis techniques. Model traceability matrix goes somewhere in here. </w:t>
      </w:r>
      <w:r w:rsidDel="00000000" w:rsidR="00000000" w:rsidRPr="00000000">
        <w:rPr>
          <w:i w:val="1"/>
          <w:rtl w:val="0"/>
        </w:rPr>
        <w:t xml:space="preserve">The modeling traceability matrix really could be something as simple as a table of models that can be used to address each question, maybe with some of the key features of each model. I think it adds value to the white paper, but there is no precedent for such a matrix, let’s make version 1.0 a very simple one.</w:t>
      </w:r>
      <w:r w:rsidDel="00000000" w:rsidR="00000000" w:rsidRPr="00000000">
        <w:rPr>
          <w:rtl w:val="0"/>
        </w:rPr>
        <w:t xml:space="preserve"> We should add examples of process-based models (e.g., FATES, ED2, CliMA), statistical models (PLS-based), and AI/ML-based models (add specific examples). [A:Marcos, R:Renato, R:Cesar, R:Yanlei, R: Felicien]</w:t>
      </w:r>
    </w:p>
    <w:p w:rsidR="00000000" w:rsidDel="00000000" w:rsidP="00000000" w:rsidRDefault="00000000" w:rsidRPr="00000000" w14:paraId="000002AA">
      <w:pPr>
        <w:numPr>
          <w:ilvl w:val="0"/>
          <w:numId w:val="36"/>
        </w:numPr>
        <w:ind w:left="720" w:hanging="360"/>
        <w:rPr>
          <w:u w:val="none"/>
        </w:rPr>
      </w:pPr>
      <w:r w:rsidDel="00000000" w:rsidR="00000000" w:rsidRPr="00000000">
        <w:rPr>
          <w:rtl w:val="0"/>
        </w:rPr>
        <w:t xml:space="preserve">Highlight that the model activities will be closely coordinated with the science themes throughout the duration of PANGEA. Highlight examples from direct potential applications of models to address the scientific questions in the PANGEA Science Themes (e.g., pick one direct case for each of the themes). Also highlight how models will help integrate questions across the science themes. </w:t>
      </w:r>
      <w:commentRangeStart w:id="148"/>
      <w:r w:rsidDel="00000000" w:rsidR="00000000" w:rsidRPr="00000000">
        <w:rPr>
          <w:rtl w:val="0"/>
        </w:rPr>
        <w:t xml:space="preserve">Bonan et al. (2024)</w:t>
      </w:r>
      <w:commentRangeEnd w:id="148"/>
      <w:r w:rsidDel="00000000" w:rsidR="00000000" w:rsidRPr="00000000">
        <w:commentReference w:id="148"/>
      </w:r>
      <w:r w:rsidDel="00000000" w:rsidR="00000000" w:rsidRPr="00000000">
        <w:rPr>
          <w:rtl w:val="0"/>
        </w:rPr>
        <w:t xml:space="preserve"> figure 7 may be a good conceptual figure, though it somewhat overlaps with the PANGEA figure. [Marcos]</w:t>
      </w:r>
    </w:p>
    <w:p w:rsidR="00000000" w:rsidDel="00000000" w:rsidP="00000000" w:rsidRDefault="00000000" w:rsidRPr="00000000" w14:paraId="000002AB">
      <w:pPr>
        <w:numPr>
          <w:ilvl w:val="0"/>
          <w:numId w:val="36"/>
        </w:numPr>
        <w:ind w:left="720" w:hanging="360"/>
        <w:rPr>
          <w:u w:val="none"/>
        </w:rPr>
      </w:pPr>
      <w:r w:rsidDel="00000000" w:rsidR="00000000" w:rsidRPr="00000000">
        <w:rPr>
          <w:rtl w:val="0"/>
        </w:rPr>
        <w:t xml:space="preserve">Another paragraph that highlights how data synthesis activities will be coordinated with science themes.[Cesar]</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4"/>
        <w:rPr/>
      </w:pPr>
      <w:bookmarkStart w:colFirst="0" w:colLast="0" w:name="_yl0rsrank7iw" w:id="28"/>
      <w:bookmarkEnd w:id="28"/>
      <w:r w:rsidDel="00000000" w:rsidR="00000000" w:rsidRPr="00000000">
        <w:rPr>
          <w:rtl w:val="0"/>
        </w:rPr>
        <w:t xml:space="preserve">5.5.2 Coordination with other modeling and data integration communities</w:t>
      </w:r>
    </w:p>
    <w:p w:rsidR="00000000" w:rsidDel="00000000" w:rsidP="00000000" w:rsidRDefault="00000000" w:rsidRPr="00000000" w14:paraId="000002AE">
      <w:pPr>
        <w:numPr>
          <w:ilvl w:val="0"/>
          <w:numId w:val="36"/>
        </w:numPr>
        <w:ind w:left="720" w:hanging="360"/>
      </w:pPr>
      <w:commentRangeStart w:id="149"/>
      <w:r w:rsidDel="00000000" w:rsidR="00000000" w:rsidRPr="00000000">
        <w:rPr>
          <w:rtl w:val="0"/>
        </w:rPr>
        <w:t xml:space="preserve">List potential partners.</w:t>
      </w:r>
      <w:commentRangeEnd w:id="149"/>
      <w:r w:rsidDel="00000000" w:rsidR="00000000" w:rsidRPr="00000000">
        <w:commentReference w:id="149"/>
      </w:r>
      <w:r w:rsidDel="00000000" w:rsidR="00000000" w:rsidRPr="00000000">
        <w:rPr>
          <w:rtl w:val="0"/>
        </w:rPr>
      </w:r>
    </w:p>
    <w:p w:rsidR="00000000" w:rsidDel="00000000" w:rsidP="00000000" w:rsidRDefault="00000000" w:rsidRPr="00000000" w14:paraId="000002AF">
      <w:pPr>
        <w:numPr>
          <w:ilvl w:val="1"/>
          <w:numId w:val="36"/>
        </w:numPr>
        <w:ind w:left="1440" w:hanging="360"/>
        <w:rPr>
          <w:u w:val="none"/>
        </w:rPr>
      </w:pPr>
      <w:r w:rsidDel="00000000" w:rsidR="00000000" w:rsidRPr="00000000">
        <w:rPr>
          <w:rtl w:val="0"/>
        </w:rPr>
        <w:t xml:space="preserve">ILAMB. data collected through PANGEA could become new benchmarking data sets in ILAMB, which can be used directly by many global modeling efforts, potentially the land component of CMIP [Renato]</w:t>
      </w:r>
    </w:p>
    <w:p w:rsidR="00000000" w:rsidDel="00000000" w:rsidP="00000000" w:rsidRDefault="00000000" w:rsidRPr="00000000" w14:paraId="000002B0">
      <w:pPr>
        <w:numPr>
          <w:ilvl w:val="1"/>
          <w:numId w:val="36"/>
        </w:numPr>
        <w:ind w:left="1440" w:hanging="360"/>
        <w:rPr>
          <w:u w:val="none"/>
        </w:rPr>
      </w:pPr>
      <w:r w:rsidDel="00000000" w:rsidR="00000000" w:rsidRPr="00000000">
        <w:rPr>
          <w:rtl w:val="0"/>
        </w:rPr>
        <w:t xml:space="preserve">NGEE-Tropics (caveat that NGEE-Tropics will be sunsetting by the time PANGEA enters the most active phase) [Renato]</w:t>
      </w:r>
    </w:p>
    <w:p w:rsidR="00000000" w:rsidDel="00000000" w:rsidP="00000000" w:rsidRDefault="00000000" w:rsidRPr="00000000" w14:paraId="000002B1">
      <w:pPr>
        <w:numPr>
          <w:ilvl w:val="1"/>
          <w:numId w:val="36"/>
        </w:numPr>
        <w:ind w:left="1440" w:hanging="360"/>
        <w:rPr>
          <w:u w:val="none"/>
        </w:rPr>
      </w:pPr>
      <w:hyperlink r:id="rId109">
        <w:r w:rsidDel="00000000" w:rsidR="00000000" w:rsidRPr="00000000">
          <w:rPr>
            <w:color w:val="1155cc"/>
            <w:u w:val="single"/>
            <w:rtl w:val="0"/>
          </w:rPr>
          <w:t xml:space="preserve">GMAO</w:t>
        </w:r>
      </w:hyperlink>
      <w:r w:rsidDel="00000000" w:rsidR="00000000" w:rsidRPr="00000000">
        <w:rPr>
          <w:rtl w:val="0"/>
        </w:rPr>
        <w:t xml:space="preserve">? [Elsa]</w:t>
      </w:r>
    </w:p>
    <w:p w:rsidR="00000000" w:rsidDel="00000000" w:rsidP="00000000" w:rsidRDefault="00000000" w:rsidRPr="00000000" w14:paraId="000002B2">
      <w:pPr>
        <w:numPr>
          <w:ilvl w:val="1"/>
          <w:numId w:val="36"/>
        </w:numPr>
        <w:ind w:left="1440" w:hanging="360"/>
        <w:rPr>
          <w:u w:val="none"/>
        </w:rPr>
      </w:pPr>
      <w:r w:rsidDel="00000000" w:rsidR="00000000" w:rsidRPr="00000000">
        <w:rPr>
          <w:rtl w:val="0"/>
        </w:rPr>
        <w:t xml:space="preserve">TRENDY</w:t>
      </w:r>
    </w:p>
    <w:p w:rsidR="00000000" w:rsidDel="00000000" w:rsidP="00000000" w:rsidRDefault="00000000" w:rsidRPr="00000000" w14:paraId="000002B3">
      <w:pPr>
        <w:pStyle w:val="Heading4"/>
        <w:rPr/>
      </w:pPr>
      <w:bookmarkStart w:colFirst="0" w:colLast="0" w:name="_7ipo55oabcn6" w:id="29"/>
      <w:bookmarkEnd w:id="29"/>
      <w:r w:rsidDel="00000000" w:rsidR="00000000" w:rsidRPr="00000000">
        <w:rPr>
          <w:rtl w:val="0"/>
        </w:rPr>
        <w:t xml:space="preserve">5.5.3 Scaling S</w:t>
      </w:r>
      <w:commentRangeStart w:id="150"/>
      <w:commentRangeStart w:id="151"/>
      <w:r w:rsidDel="00000000" w:rsidR="00000000" w:rsidRPr="00000000">
        <w:rPr>
          <w:rtl w:val="0"/>
        </w:rPr>
        <w:t xml:space="preserve">trategy</w:t>
      </w:r>
      <w:commentRangeEnd w:id="150"/>
      <w:r w:rsidDel="00000000" w:rsidR="00000000" w:rsidRPr="00000000">
        <w:commentReference w:id="150"/>
      </w:r>
      <w:commentRangeEnd w:id="151"/>
      <w:r w:rsidDel="00000000" w:rsidR="00000000" w:rsidRPr="00000000">
        <w:commentReference w:id="151"/>
      </w: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The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(Sellers et al. 1992).  [MK1] Scaling approaches were central to successive BOREAS, LBA, and ABoVe campaign.  Over the four decades since initial FIFE planning, scaling has been central to Earth system science.  Our science demands studies at the level of plant organs and whole plants, forest plots, towers, small UAVs, piloted aircraft, and satellite observations with parallel models and analytical approaches at all scales.</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sampling to scale</w:t>
      </w:r>
    </w:p>
    <w:p w:rsidR="00000000" w:rsidDel="00000000" w:rsidP="00000000" w:rsidRDefault="00000000" w:rsidRPr="00000000" w14:paraId="000002B7">
      <w:pPr>
        <w:rPr/>
      </w:pPr>
      <w:r w:rsidDel="00000000" w:rsidR="00000000" w:rsidRPr="00000000">
        <w:rPr>
          <w:rtl w:val="0"/>
        </w:rPr>
        <w:t xml:space="preserve">Ground, tower, drone, aircraft, </w:t>
      </w:r>
    </w:p>
    <w:p w:rsidR="00000000" w:rsidDel="00000000" w:rsidP="00000000" w:rsidRDefault="00000000" w:rsidRPr="00000000" w14:paraId="000002B8">
      <w:pPr>
        <w:rPr/>
      </w:pPr>
      <w:r w:rsidDel="00000000" w:rsidR="00000000" w:rsidRPr="00000000">
        <w:rPr>
          <w:rtl w:val="0"/>
        </w:rPr>
        <w:t xml:space="preserve">Integrate into existing coordination efforts and gap-fill</w:t>
      </w:r>
    </w:p>
    <w:p w:rsidR="00000000" w:rsidDel="00000000" w:rsidP="00000000" w:rsidRDefault="00000000" w:rsidRPr="00000000" w14:paraId="000002B9">
      <w:pPr>
        <w:rPr/>
      </w:pPr>
      <w:r w:rsidDel="00000000" w:rsidR="00000000" w:rsidRPr="00000000">
        <w:rPr>
          <w:rtl w:val="0"/>
        </w:rPr>
        <w:t xml:space="preserve">Drone lidar standards - KC Cushman</w:t>
      </w:r>
    </w:p>
    <w:p w:rsidR="00000000" w:rsidDel="00000000" w:rsidP="00000000" w:rsidRDefault="00000000" w:rsidRPr="00000000" w14:paraId="000002BA">
      <w:pPr>
        <w:rPr/>
      </w:pPr>
      <w:r w:rsidDel="00000000" w:rsidR="00000000" w:rsidRPr="00000000">
        <w:rPr>
          <w:rtl w:val="0"/>
        </w:rPr>
        <w:t xml:space="preserve">would build something similar out for other sensors</w:t>
      </w:r>
    </w:p>
    <w:p w:rsidR="00000000" w:rsidDel="00000000" w:rsidP="00000000" w:rsidRDefault="00000000" w:rsidRPr="00000000" w14:paraId="000002BB">
      <w:pPr>
        <w:rPr/>
      </w:pPr>
      <w:r w:rsidDel="00000000" w:rsidR="00000000" w:rsidRPr="00000000">
        <w:rPr>
          <w:rtl w:val="0"/>
        </w:rPr>
        <w:t xml:space="preserve">Great collaborative example: https://arcticdrones.org/  - Welcome to the High-Latitude Drone Ecology Network (HiLDEN)</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pStyle w:val="Heading4"/>
        <w:rPr/>
      </w:pPr>
      <w:bookmarkStart w:colFirst="0" w:colLast="0" w:name="_mxrm7legmwc3" w:id="30"/>
      <w:bookmarkEnd w:id="30"/>
      <w:r w:rsidDel="00000000" w:rsidR="00000000" w:rsidRPr="00000000">
        <w:rPr>
          <w:rtl w:val="0"/>
        </w:rPr>
        <w:t xml:space="preserve">5.5.4 Modeling and data integration timeline</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numPr>
          <w:ilvl w:val="0"/>
          <w:numId w:val="38"/>
        </w:numPr>
        <w:ind w:left="720" w:hanging="360"/>
      </w:pPr>
      <w:r w:rsidDel="00000000" w:rsidR="00000000" w:rsidRPr="00000000">
        <w:rPr>
          <w:rtl w:val="0"/>
        </w:rPr>
        <w:t xml:space="preserve">Phase 1 (Y1-Y2). Establish MDSWG whose tasks will be to identify key areas and processes that drive uncertainty in models of energy, water, carbon, nutrients, and biodiversity in tropical moist forests through a combination of synthesis studies and model assessment / model intercomparison using established benchmarking (e.g., TRENDY, CMIP, ILAMB). This effort will be used to inform the campaigns’ design and feasibility WGs on what are the key regions and processes that are the most uncertain and thus that could benefit the most from PANGEA measurements. MDSWG will also identify the key datasets and data synthesis products derived from a fusion of field, airborne remote sensing and spaceborne remote sensing data that are needed for model initialization, assessment and benchmarking.</w:t>
      </w:r>
    </w:p>
    <w:p w:rsidR="00000000" w:rsidDel="00000000" w:rsidP="00000000" w:rsidRDefault="00000000" w:rsidRPr="00000000" w14:paraId="000002C0">
      <w:pPr>
        <w:numPr>
          <w:ilvl w:val="1"/>
          <w:numId w:val="38"/>
        </w:numPr>
        <w:ind w:left="1440" w:hanging="360"/>
      </w:pPr>
      <w:r w:rsidDel="00000000" w:rsidR="00000000" w:rsidRPr="00000000">
        <w:rPr>
          <w:rtl w:val="0"/>
        </w:rPr>
        <w:t xml:space="preserve">Maybe a ROSES or a directed funds to carry out OSSE-type of modeling efforts to identify priority areas and priority variables/processes for the field campaign. Representativeness studies (Marcos’s thesis figure or something better, like uncertainty maps) </w:t>
      </w:r>
    </w:p>
    <w:p w:rsidR="00000000" w:rsidDel="00000000" w:rsidP="00000000" w:rsidRDefault="00000000" w:rsidRPr="00000000" w14:paraId="000002C1">
      <w:pPr>
        <w:numPr>
          <w:ilvl w:val="0"/>
          <w:numId w:val="38"/>
        </w:numPr>
        <w:ind w:left="720" w:hanging="360"/>
      </w:pPr>
      <w:r w:rsidDel="00000000" w:rsidR="00000000" w:rsidRPr="00000000">
        <w:rPr>
          <w:rtl w:val="0"/>
        </w:rPr>
        <w:t xml:space="preserve">Phase 2 (Y3-Y6). Model development to leverage the observations that will be measured during PANGEA, as well as from the new generation of satellites that will be launched during PANGEA and add key processes, variables and dimensions relevant to answer PANGEA’s key questions. The goal of this phase is not the creation of a single, unified model, as this would limit the ability to perform multi ensemble modeling exercises. Rather, in this phase, we aim for a process of data synthesis using one category of model that allows for scaling of space-time limited measurements to the entire pantropical region together with uncertainty quantification, e.g, AI/machine learning methods such as random forest, </w:t>
      </w:r>
    </w:p>
    <w:p w:rsidR="00000000" w:rsidDel="00000000" w:rsidP="00000000" w:rsidRDefault="00000000" w:rsidRPr="00000000" w14:paraId="000002C2">
      <w:pPr>
        <w:numPr>
          <w:ilvl w:val="0"/>
          <w:numId w:val="38"/>
        </w:numPr>
        <w:ind w:left="720" w:hanging="360"/>
      </w:pPr>
      <w:r w:rsidDel="00000000" w:rsidR="00000000" w:rsidRPr="00000000">
        <w:rPr>
          <w:rtl w:val="0"/>
        </w:rPr>
        <w:t xml:space="preserve">Phase 3 (Y7-Y9). Synthesis studies that use the data collected during PANGEA’s  intensive campaigns to answer the key questions across the science themes.</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numPr>
          <w:ilvl w:val="0"/>
          <w:numId w:val="35"/>
        </w:numPr>
        <w:ind w:left="720" w:hanging="360"/>
        <w:rPr>
          <w:u w:val="none"/>
        </w:rPr>
      </w:pPr>
      <w:r w:rsidDel="00000000" w:rsidR="00000000" w:rsidRPr="00000000">
        <w:rPr>
          <w:rtl w:val="0"/>
        </w:rPr>
        <w:t xml:space="preserve">Emphasize model intercomparison efforts (CMIP) and ensemble modeling approaches</w:t>
      </w:r>
    </w:p>
    <w:p w:rsidR="00000000" w:rsidDel="00000000" w:rsidP="00000000" w:rsidRDefault="00000000" w:rsidRPr="00000000" w14:paraId="000002C5">
      <w:pPr>
        <w:numPr>
          <w:ilvl w:val="0"/>
          <w:numId w:val="35"/>
        </w:numPr>
        <w:ind w:left="720" w:hanging="360"/>
        <w:rPr>
          <w:u w:val="none"/>
        </w:rPr>
      </w:pPr>
      <w:r w:rsidDel="00000000" w:rsidR="00000000" w:rsidRPr="00000000">
        <w:rPr>
          <w:rtl w:val="0"/>
        </w:rPr>
        <w:t xml:space="preserve">NASA </w:t>
      </w:r>
      <w:hyperlink r:id="rId110">
        <w:r w:rsidDel="00000000" w:rsidR="00000000" w:rsidRPr="00000000">
          <w:rPr>
            <w:color w:val="1155cc"/>
            <w:u w:val="single"/>
            <w:rtl w:val="0"/>
          </w:rPr>
          <w:t xml:space="preserve">Global Modeling and Assimilation Office</w:t>
        </w:r>
      </w:hyperlink>
      <w:r w:rsidDel="00000000" w:rsidR="00000000" w:rsidRPr="00000000">
        <w:rPr>
          <w:rtl w:val="0"/>
        </w:rPr>
        <w:t xml:space="preserve"> </w:t>
      </w:r>
    </w:p>
    <w:p w:rsidR="00000000" w:rsidDel="00000000" w:rsidP="00000000" w:rsidRDefault="00000000" w:rsidRPr="00000000" w14:paraId="000002C6">
      <w:pPr>
        <w:numPr>
          <w:ilvl w:val="0"/>
          <w:numId w:val="35"/>
        </w:numPr>
        <w:ind w:left="720" w:hanging="360"/>
        <w:rPr>
          <w:u w:val="none"/>
        </w:rPr>
      </w:pPr>
      <w:r w:rsidDel="00000000" w:rsidR="00000000" w:rsidRPr="00000000">
        <w:rPr>
          <w:rtl w:val="0"/>
        </w:rPr>
        <w:t xml:space="preserve">Also DOE models, and NSF models</w:t>
      </w:r>
    </w:p>
    <w:p w:rsidR="00000000" w:rsidDel="00000000" w:rsidP="00000000" w:rsidRDefault="00000000" w:rsidRPr="00000000" w14:paraId="000002C7">
      <w:pPr>
        <w:numPr>
          <w:ilvl w:val="0"/>
          <w:numId w:val="35"/>
        </w:numPr>
        <w:ind w:left="720" w:hanging="360"/>
        <w:rPr>
          <w:u w:val="none"/>
        </w:rPr>
      </w:pPr>
      <w:r w:rsidDel="00000000" w:rsidR="00000000" w:rsidRPr="00000000">
        <w:rPr>
          <w:rtl w:val="0"/>
        </w:rPr>
        <w:t xml:space="preserve">ILAMB, TRENDY, Rubisco</w:t>
      </w:r>
    </w:p>
    <w:p w:rsidR="00000000" w:rsidDel="00000000" w:rsidP="00000000" w:rsidRDefault="00000000" w:rsidRPr="00000000" w14:paraId="000002C8">
      <w:pPr>
        <w:numPr>
          <w:ilvl w:val="0"/>
          <w:numId w:val="35"/>
        </w:numPr>
        <w:ind w:left="720" w:hanging="360"/>
      </w:pPr>
      <w:r w:rsidDel="00000000" w:rsidR="00000000" w:rsidRPr="00000000">
        <w:rPr>
          <w:rtl w:val="0"/>
        </w:rPr>
        <w:t xml:space="preserve">Integration of observations and models</w:t>
      </w:r>
    </w:p>
    <w:p w:rsidR="00000000" w:rsidDel="00000000" w:rsidP="00000000" w:rsidRDefault="00000000" w:rsidRPr="00000000" w14:paraId="000002C9">
      <w:pPr>
        <w:numPr>
          <w:ilvl w:val="1"/>
          <w:numId w:val="35"/>
        </w:numPr>
        <w:ind w:left="1440" w:hanging="360"/>
        <w:rPr>
          <w:u w:val="none"/>
        </w:rPr>
      </w:pPr>
      <w:r w:rsidDel="00000000" w:rsidR="00000000" w:rsidRPr="00000000">
        <w:rPr>
          <w:rtl w:val="0"/>
        </w:rPr>
        <w:t xml:space="preserve">Emphasize on RS data - model integration (CARDAMOM, CliMA)</w:t>
      </w:r>
    </w:p>
    <w:p w:rsidR="00000000" w:rsidDel="00000000" w:rsidP="00000000" w:rsidRDefault="00000000" w:rsidRPr="00000000" w14:paraId="000002CA">
      <w:pPr>
        <w:numPr>
          <w:ilvl w:val="1"/>
          <w:numId w:val="35"/>
        </w:numPr>
        <w:ind w:left="1440" w:hanging="360"/>
        <w:rPr>
          <w:u w:val="none"/>
        </w:rPr>
      </w:pPr>
      <w:r w:rsidDel="00000000" w:rsidR="00000000" w:rsidRPr="00000000">
        <w:rPr>
          <w:rtl w:val="0"/>
        </w:rPr>
        <w:t xml:space="preserve">Process-based models: opportunities for improved initial conditions of diverse ecosystems (lidar, imaging spectroscopy), uncertainty quantification and reduction (PEcAn, ILAMB)</w:t>
      </w:r>
    </w:p>
    <w:p w:rsidR="00000000" w:rsidDel="00000000" w:rsidP="00000000" w:rsidRDefault="00000000" w:rsidRPr="00000000" w14:paraId="000002CB">
      <w:pPr>
        <w:numPr>
          <w:ilvl w:val="0"/>
          <w:numId w:val="35"/>
        </w:numPr>
        <w:ind w:left="720" w:hanging="360"/>
      </w:pPr>
      <w:r w:rsidDel="00000000" w:rsidR="00000000" w:rsidRPr="00000000">
        <w:rPr>
          <w:rtl w:val="0"/>
        </w:rPr>
        <w:t xml:space="preserve">Advancing process-based understanding - specify a couple of key processes that PANGEA can advance</w:t>
      </w:r>
    </w:p>
    <w:p w:rsidR="00000000" w:rsidDel="00000000" w:rsidP="00000000" w:rsidRDefault="00000000" w:rsidRPr="00000000" w14:paraId="000002CC">
      <w:pPr>
        <w:numPr>
          <w:ilvl w:val="1"/>
          <w:numId w:val="35"/>
        </w:numPr>
        <w:ind w:left="1440" w:hanging="360"/>
        <w:rPr>
          <w:u w:val="none"/>
        </w:rPr>
      </w:pPr>
      <w:r w:rsidDel="00000000" w:rsidR="00000000" w:rsidRPr="00000000">
        <w:rPr>
          <w:rtl w:val="0"/>
        </w:rPr>
        <w:t xml:space="preserve">Focus on things that are now being modeled that did not exist or was in very early stages back in the LBA time (demography, eco-hydrology, nutrient cycling coupled with vegetation dynamics)</w:t>
      </w:r>
    </w:p>
    <w:p w:rsidR="00000000" w:rsidDel="00000000" w:rsidP="00000000" w:rsidRDefault="00000000" w:rsidRPr="00000000" w14:paraId="000002CD">
      <w:pPr>
        <w:numPr>
          <w:ilvl w:val="0"/>
          <w:numId w:val="35"/>
        </w:numPr>
        <w:ind w:left="720" w:hanging="360"/>
      </w:pPr>
      <w:r w:rsidDel="00000000" w:rsidR="00000000" w:rsidRPr="00000000">
        <w:rPr>
          <w:rtl w:val="0"/>
        </w:rPr>
        <w:t xml:space="preserve">Need to work on constraining uncertainty and getting the right answers for the right reason(s)</w:t>
      </w:r>
    </w:p>
    <w:p w:rsidR="00000000" w:rsidDel="00000000" w:rsidP="00000000" w:rsidRDefault="00000000" w:rsidRPr="00000000" w14:paraId="000002CE">
      <w:pPr>
        <w:numPr>
          <w:ilvl w:val="0"/>
          <w:numId w:val="35"/>
        </w:numPr>
        <w:ind w:left="720" w:hanging="360"/>
        <w:rPr>
          <w:u w:val="none"/>
        </w:rPr>
      </w:pPr>
      <w:r w:rsidDel="00000000" w:rsidR="00000000" w:rsidRPr="00000000">
        <w:rPr>
          <w:rtl w:val="0"/>
        </w:rPr>
        <w:t xml:space="preserve">It needs to show strong connections with the other working groups (so models are fully integrated with PANGEA)</w:t>
      </w:r>
    </w:p>
    <w:p w:rsidR="00000000" w:rsidDel="00000000" w:rsidP="00000000" w:rsidRDefault="00000000" w:rsidRPr="00000000" w14:paraId="000002CF">
      <w:pPr>
        <w:ind w:left="0" w:firstLine="0"/>
        <w:rPr>
          <w:b w:val="1"/>
        </w:rPr>
      </w:pPr>
      <w:r w:rsidDel="00000000" w:rsidR="00000000" w:rsidRPr="00000000">
        <w:rPr>
          <w:rtl w:val="0"/>
        </w:rPr>
      </w:r>
    </w:p>
    <w:p w:rsidR="00000000" w:rsidDel="00000000" w:rsidP="00000000" w:rsidRDefault="00000000" w:rsidRPr="00000000" w14:paraId="000002D0">
      <w:pPr>
        <w:numPr>
          <w:ilvl w:val="0"/>
          <w:numId w:val="59"/>
        </w:numPr>
        <w:ind w:left="720" w:hanging="360"/>
        <w:rPr>
          <w:b w:val="1"/>
          <w:u w:val="none"/>
        </w:rPr>
      </w:pPr>
      <w:commentRangeStart w:id="152"/>
      <w:commentRangeStart w:id="153"/>
      <w:r w:rsidDel="00000000" w:rsidR="00000000" w:rsidRPr="00000000">
        <w:rPr>
          <w:b w:val="1"/>
          <w:rtl w:val="0"/>
        </w:rPr>
        <w:t xml:space="preserve">How can we quantify the long-term effects of CO2 fertilization by integrating data from previous/current long-term experiments?</w:t>
      </w:r>
      <w:commentRangeEnd w:id="152"/>
      <w:r w:rsidDel="00000000" w:rsidR="00000000" w:rsidRPr="00000000">
        <w:commentReference w:id="152"/>
      </w:r>
      <w:commentRangeEnd w:id="153"/>
      <w:r w:rsidDel="00000000" w:rsidR="00000000" w:rsidRPr="00000000">
        <w:commentReference w:id="153"/>
      </w:r>
      <w:r w:rsidDel="00000000" w:rsidR="00000000" w:rsidRPr="00000000">
        <w:rPr>
          <w:rtl w:val="0"/>
        </w:rPr>
      </w:r>
    </w:p>
    <w:p w:rsidR="00000000" w:rsidDel="00000000" w:rsidP="00000000" w:rsidRDefault="00000000" w:rsidRPr="00000000" w14:paraId="000002D1">
      <w:pPr>
        <w:numPr>
          <w:ilvl w:val="1"/>
          <w:numId w:val="59"/>
        </w:numPr>
        <w:ind w:left="1440" w:hanging="360"/>
        <w:rPr>
          <w:b w:val="1"/>
          <w:u w:val="none"/>
        </w:rPr>
      </w:pPr>
      <w:r w:rsidDel="00000000" w:rsidR="00000000" w:rsidRPr="00000000">
        <w:rPr>
          <w:rtl w:val="0"/>
        </w:rPr>
      </w:r>
    </w:p>
    <w:p w:rsidR="00000000" w:rsidDel="00000000" w:rsidP="00000000" w:rsidRDefault="00000000" w:rsidRPr="00000000" w14:paraId="000002D2">
      <w:pPr>
        <w:numPr>
          <w:ilvl w:val="0"/>
          <w:numId w:val="59"/>
        </w:numPr>
        <w:ind w:left="720" w:hanging="360"/>
        <w:rPr>
          <w:b w:val="1"/>
          <w:u w:val="none"/>
        </w:rPr>
      </w:pPr>
      <w:commentRangeStart w:id="154"/>
      <w:commentRangeStart w:id="155"/>
      <w:r w:rsidDel="00000000" w:rsidR="00000000" w:rsidRPr="00000000">
        <w:rPr>
          <w:b w:val="1"/>
          <w:rtl w:val="0"/>
        </w:rPr>
        <w:t xml:space="preserve">What are the major dimensions or axes of tropical plant life strategies (e.g., physiological traits, drought tolerance strategies, structural allocation) functional trait variation that need to be captured in models to understand spatial variation in plant functional composition today and compositional shifts under global change?</w:t>
      </w:r>
      <w:commentRangeEnd w:id="154"/>
      <w:r w:rsidDel="00000000" w:rsidR="00000000" w:rsidRPr="00000000">
        <w:commentReference w:id="154"/>
      </w:r>
      <w:commentRangeEnd w:id="155"/>
      <w:r w:rsidDel="00000000" w:rsidR="00000000" w:rsidRPr="00000000">
        <w:commentReference w:id="155"/>
      </w:r>
      <w:r w:rsidDel="00000000" w:rsidR="00000000" w:rsidRPr="00000000">
        <w:rPr>
          <w:rtl w:val="0"/>
        </w:rPr>
      </w:r>
    </w:p>
    <w:p w:rsidR="00000000" w:rsidDel="00000000" w:rsidP="00000000" w:rsidRDefault="00000000" w:rsidRPr="00000000" w14:paraId="000002D3">
      <w:pPr>
        <w:numPr>
          <w:ilvl w:val="1"/>
          <w:numId w:val="59"/>
        </w:numPr>
        <w:ind w:left="1440" w:hanging="360"/>
        <w:rPr>
          <w:u w:val="none"/>
        </w:rPr>
      </w:pPr>
      <w:commentRangeStart w:id="156"/>
      <w:r w:rsidDel="00000000" w:rsidR="00000000" w:rsidRPr="00000000">
        <w:rPr>
          <w:rtl w:val="0"/>
        </w:rPr>
        <w:t xml:space="preserve">What are the functional properties (trait distributions) of forests on different continents, and how do differences in these trait distributions and trade-offs between traits affect forest responses to extreme events, climate change, and land use change on different continents?</w:t>
      </w:r>
    </w:p>
    <w:p w:rsidR="00000000" w:rsidDel="00000000" w:rsidP="00000000" w:rsidRDefault="00000000" w:rsidRPr="00000000" w14:paraId="000002D4">
      <w:pPr>
        <w:numPr>
          <w:ilvl w:val="1"/>
          <w:numId w:val="59"/>
        </w:numPr>
        <w:ind w:left="1440" w:hanging="360"/>
        <w:rPr>
          <w:u w:val="none"/>
        </w:rPr>
      </w:pPr>
      <w:r w:rsidDel="00000000" w:rsidR="00000000" w:rsidRPr="00000000">
        <w:rPr>
          <w:rtl w:val="0"/>
        </w:rPr>
        <w:t xml:space="preserve">How sensitive are land model projections to different parameterizations of plant functional diversity (e.g., pantropical vs. continent-specific diversity parameterizations)?</w:t>
      </w:r>
      <w:commentRangeEnd w:id="156"/>
      <w:r w:rsidDel="00000000" w:rsidR="00000000" w:rsidRPr="00000000">
        <w:commentReference w:id="156"/>
      </w:r>
      <w:r w:rsidDel="00000000" w:rsidR="00000000" w:rsidRPr="00000000">
        <w:rPr>
          <w:rtl w:val="0"/>
        </w:rPr>
      </w:r>
    </w:p>
    <w:p w:rsidR="00000000" w:rsidDel="00000000" w:rsidP="00000000" w:rsidRDefault="00000000" w:rsidRPr="00000000" w14:paraId="000002D5">
      <w:pPr>
        <w:widowControl w:val="0"/>
        <w:ind w:left="720" w:firstLine="0"/>
        <w:rPr>
          <w:b w:val="1"/>
        </w:rPr>
      </w:pPr>
      <w:r w:rsidDel="00000000" w:rsidR="00000000" w:rsidRPr="00000000">
        <w:rPr>
          <w:rtl w:val="0"/>
        </w:rPr>
      </w:r>
    </w:p>
    <w:p w:rsidR="00000000" w:rsidDel="00000000" w:rsidP="00000000" w:rsidRDefault="00000000" w:rsidRPr="00000000" w14:paraId="000002D6">
      <w:pPr>
        <w:widowControl w:val="0"/>
        <w:numPr>
          <w:ilvl w:val="0"/>
          <w:numId w:val="59"/>
        </w:numPr>
        <w:ind w:left="720" w:hanging="360"/>
        <w:rPr>
          <w:b w:val="1"/>
          <w:u w:val="none"/>
        </w:rPr>
      </w:pPr>
      <w:commentRangeStart w:id="157"/>
      <w:commentRangeStart w:id="158"/>
      <w:r w:rsidDel="00000000" w:rsidR="00000000" w:rsidRPr="00000000">
        <w:rPr>
          <w:b w:val="1"/>
          <w:rtl w:val="0"/>
        </w:rPr>
        <w:t xml:space="preserve">To what extent can the impact of human land management on subsurface-surface-atmosphere coupling of water-energy-carbon cycle processes in the tropics be measured and modeled, and does it represent a significant source of subseasonal to seasonal hydroclimate predictability?</w:t>
      </w:r>
      <w:commentRangeEnd w:id="157"/>
      <w:r w:rsidDel="00000000" w:rsidR="00000000" w:rsidRPr="00000000">
        <w:commentReference w:id="157"/>
      </w:r>
      <w:commentRangeEnd w:id="158"/>
      <w:r w:rsidDel="00000000" w:rsidR="00000000" w:rsidRPr="00000000">
        <w:commentReference w:id="158"/>
      </w:r>
      <w:r w:rsidDel="00000000" w:rsidR="00000000" w:rsidRPr="00000000">
        <w:rPr>
          <w:rtl w:val="0"/>
        </w:rPr>
      </w:r>
    </w:p>
    <w:p w:rsidR="00000000" w:rsidDel="00000000" w:rsidP="00000000" w:rsidRDefault="00000000" w:rsidRPr="00000000" w14:paraId="000002D7">
      <w:pPr>
        <w:widowControl w:val="0"/>
        <w:numPr>
          <w:ilvl w:val="1"/>
          <w:numId w:val="59"/>
        </w:numPr>
        <w:ind w:left="1440" w:hanging="360"/>
        <w:rPr>
          <w:u w:val="none"/>
        </w:rPr>
      </w:pPr>
      <w:r w:rsidDel="00000000" w:rsidR="00000000" w:rsidRPr="00000000">
        <w:rPr>
          <w:rtl w:val="0"/>
        </w:rPr>
        <w:t xml:space="preserve">What are the minimum levels of change in forest structure and composition caused by forest degradation that cause detectable shifts in the magnitude and seasonality of energy, water, and carbon fluxes relative to intact forests? How do these minimum levels of degradation vary across precipitation gradients and across continents?</w:t>
      </w:r>
    </w:p>
    <w:p w:rsidR="00000000" w:rsidDel="00000000" w:rsidP="00000000" w:rsidRDefault="00000000" w:rsidRPr="00000000" w14:paraId="000002D8">
      <w:pPr>
        <w:widowControl w:val="0"/>
        <w:numPr>
          <w:ilvl w:val="1"/>
          <w:numId w:val="59"/>
        </w:numPr>
        <w:ind w:left="1440" w:hanging="360"/>
        <w:rPr>
          <w:u w:val="none"/>
        </w:rPr>
      </w:pPr>
      <w:r w:rsidDel="00000000" w:rsidR="00000000" w:rsidRPr="00000000">
        <w:rPr>
          <w:rtl w:val="0"/>
        </w:rPr>
        <w:t xml:space="preserve">What are the typical time scales in which the energy, water and carbon fluxes of degraded forests become indistinguishable from non-degraded forests? How does the time scale vary as a function of degradation type (e.g., fires, logging, fragmentation) and climate?</w:t>
      </w:r>
    </w:p>
    <w:p w:rsidR="00000000" w:rsidDel="00000000" w:rsidP="00000000" w:rsidRDefault="00000000" w:rsidRPr="00000000" w14:paraId="000002D9">
      <w:pPr>
        <w:widowControl w:val="0"/>
        <w:numPr>
          <w:ilvl w:val="1"/>
          <w:numId w:val="59"/>
        </w:numPr>
        <w:ind w:left="1440" w:hanging="360"/>
        <w:rPr>
          <w:u w:val="none"/>
        </w:rPr>
      </w:pPr>
      <w:r w:rsidDel="00000000" w:rsidR="00000000" w:rsidRPr="00000000">
        <w:rPr>
          <w:rtl w:val="0"/>
        </w:rPr>
        <w:t xml:space="preserve">At which spatial scales the impact of forest degradation on energy, water, and carbon cycles is sufficiently strong to impact the dynamics of the planetary boundary layer and convective development, and thus impacting climate?</w:t>
      </w:r>
    </w:p>
    <w:p w:rsidR="00000000" w:rsidDel="00000000" w:rsidP="00000000" w:rsidRDefault="00000000" w:rsidRPr="00000000" w14:paraId="000002DA">
      <w:pPr>
        <w:widowControl w:val="0"/>
        <w:numPr>
          <w:ilvl w:val="1"/>
          <w:numId w:val="59"/>
        </w:numPr>
        <w:ind w:left="1440" w:hanging="360"/>
        <w:rPr>
          <w:b w:val="1"/>
          <w:u w:val="none"/>
        </w:rPr>
      </w:pPr>
      <w:r w:rsidDel="00000000" w:rsidR="00000000" w:rsidRPr="00000000">
        <w:rPr>
          <w:rtl w:val="0"/>
        </w:rPr>
      </w:r>
    </w:p>
    <w:p w:rsidR="00000000" w:rsidDel="00000000" w:rsidP="00000000" w:rsidRDefault="00000000" w:rsidRPr="00000000" w14:paraId="000002DB">
      <w:pPr>
        <w:widowControl w:val="0"/>
        <w:numPr>
          <w:ilvl w:val="0"/>
          <w:numId w:val="59"/>
        </w:numPr>
        <w:ind w:left="720" w:hanging="360"/>
        <w:rPr>
          <w:b w:val="1"/>
          <w:u w:val="none"/>
        </w:rPr>
      </w:pPr>
      <w:r w:rsidDel="00000000" w:rsidR="00000000" w:rsidRPr="00000000">
        <w:rPr>
          <w:b w:val="1"/>
          <w:rtl w:val="0"/>
        </w:rPr>
        <w:t xml:space="preserve">How can </w:t>
      </w:r>
      <w:commentRangeStart w:id="159"/>
      <w:r w:rsidDel="00000000" w:rsidR="00000000" w:rsidRPr="00000000">
        <w:rPr>
          <w:b w:val="1"/>
          <w:rtl w:val="0"/>
        </w:rPr>
        <w:t xml:space="preserve">weather forecast </w:t>
      </w:r>
      <w:commentRangeEnd w:id="159"/>
      <w:r w:rsidDel="00000000" w:rsidR="00000000" w:rsidRPr="00000000">
        <w:commentReference w:id="159"/>
      </w:r>
      <w:r w:rsidDel="00000000" w:rsidR="00000000" w:rsidRPr="00000000">
        <w:rPr>
          <w:b w:val="1"/>
          <w:rtl w:val="0"/>
        </w:rPr>
        <w:t xml:space="preserve">duration and reliability be improved in the tropics?</w:t>
      </w:r>
    </w:p>
    <w:p w:rsidR="00000000" w:rsidDel="00000000" w:rsidP="00000000" w:rsidRDefault="00000000" w:rsidRPr="00000000" w14:paraId="000002DC">
      <w:pPr>
        <w:widowControl w:val="0"/>
        <w:numPr>
          <w:ilvl w:val="1"/>
          <w:numId w:val="59"/>
        </w:numPr>
        <w:ind w:left="1440" w:hanging="360"/>
        <w:rPr>
          <w:b w:val="1"/>
          <w:u w:val="none"/>
        </w:rPr>
      </w:pPr>
      <w:r w:rsidDel="00000000" w:rsidR="00000000" w:rsidRPr="00000000">
        <w:rPr>
          <w:rtl w:val="0"/>
        </w:rPr>
      </w:r>
    </w:p>
    <w:p w:rsidR="00000000" w:rsidDel="00000000" w:rsidP="00000000" w:rsidRDefault="00000000" w:rsidRPr="00000000" w14:paraId="000002DD">
      <w:pPr>
        <w:widowControl w:val="0"/>
        <w:numPr>
          <w:ilvl w:val="0"/>
          <w:numId w:val="59"/>
        </w:numPr>
        <w:ind w:left="720" w:hanging="360"/>
        <w:rPr>
          <w:b w:val="1"/>
          <w:u w:val="none"/>
        </w:rPr>
      </w:pPr>
      <w:r w:rsidDel="00000000" w:rsidR="00000000" w:rsidRPr="00000000">
        <w:rPr>
          <w:b w:val="1"/>
          <w:rtl w:val="0"/>
        </w:rPr>
        <w:t xml:space="preserve">How can predictions of </w:t>
      </w:r>
      <w:commentRangeStart w:id="160"/>
      <w:r w:rsidDel="00000000" w:rsidR="00000000" w:rsidRPr="00000000">
        <w:rPr>
          <w:b w:val="1"/>
          <w:rtl w:val="0"/>
        </w:rPr>
        <w:t xml:space="preserve">climate variability</w:t>
      </w:r>
      <w:commentRangeEnd w:id="160"/>
      <w:r w:rsidDel="00000000" w:rsidR="00000000" w:rsidRPr="00000000">
        <w:commentReference w:id="160"/>
      </w:r>
      <w:r w:rsidDel="00000000" w:rsidR="00000000" w:rsidRPr="00000000">
        <w:rPr>
          <w:b w:val="1"/>
          <w:rtl w:val="0"/>
        </w:rPr>
        <w:t xml:space="preserve"> and change be improved in the tropics?</w:t>
      </w:r>
    </w:p>
    <w:p w:rsidR="00000000" w:rsidDel="00000000" w:rsidP="00000000" w:rsidRDefault="00000000" w:rsidRPr="00000000" w14:paraId="000002DE">
      <w:pPr>
        <w:widowControl w:val="0"/>
        <w:rPr>
          <w:b w:val="1"/>
        </w:rPr>
      </w:pPr>
      <w:r w:rsidDel="00000000" w:rsidR="00000000" w:rsidRPr="00000000">
        <w:rPr>
          <w:rtl w:val="0"/>
        </w:rPr>
      </w:r>
    </w:p>
    <w:p w:rsidR="00000000" w:rsidDel="00000000" w:rsidP="00000000" w:rsidRDefault="00000000" w:rsidRPr="00000000" w14:paraId="000002DF">
      <w:pPr>
        <w:pStyle w:val="Heading3"/>
        <w:rPr/>
      </w:pPr>
      <w:bookmarkStart w:colFirst="0" w:colLast="0" w:name="_rt2hahfr5phm" w:id="31"/>
      <w:bookmarkEnd w:id="31"/>
      <w:r w:rsidDel="00000000" w:rsidR="00000000" w:rsidRPr="00000000">
        <w:rPr>
          <w:rtl w:val="0"/>
        </w:rPr>
        <w:t xml:space="preserve">5.6 Candidate Study Sites / Regions</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numPr>
          <w:ilvl w:val="0"/>
          <w:numId w:val="71"/>
        </w:numPr>
        <w:ind w:left="720" w:hanging="360"/>
      </w:pPr>
      <w:r w:rsidDel="00000000" w:rsidR="00000000" w:rsidRPr="00000000">
        <w:rPr>
          <w:rtl w:val="0"/>
        </w:rPr>
        <w:t xml:space="preserve">Need to demonstrate the </w:t>
      </w:r>
      <w:commentRangeStart w:id="161"/>
      <w:r w:rsidDel="00000000" w:rsidR="00000000" w:rsidRPr="00000000">
        <w:rPr>
          <w:rtl w:val="0"/>
        </w:rPr>
        <w:t xml:space="preserve">feasibility</w:t>
      </w:r>
      <w:commentRangeEnd w:id="161"/>
      <w:r w:rsidDel="00000000" w:rsidR="00000000" w:rsidRPr="00000000">
        <w:commentReference w:id="161"/>
      </w:r>
      <w:r w:rsidDel="00000000" w:rsidR="00000000" w:rsidRPr="00000000">
        <w:rPr>
          <w:rtl w:val="0"/>
        </w:rPr>
      </w:r>
    </w:p>
    <w:p w:rsidR="00000000" w:rsidDel="00000000" w:rsidP="00000000" w:rsidRDefault="00000000" w:rsidRPr="00000000" w14:paraId="000002E2">
      <w:pPr>
        <w:numPr>
          <w:ilvl w:val="0"/>
          <w:numId w:val="71"/>
        </w:numPr>
        <w:ind w:left="720" w:hanging="360"/>
      </w:pPr>
      <w:r w:rsidDel="00000000" w:rsidR="00000000" w:rsidRPr="00000000">
        <w:rPr>
          <w:rtl w:val="0"/>
        </w:rPr>
        <w:t xml:space="preserve">Clearly define what can be done within the NASA scope</w:t>
      </w:r>
    </w:p>
    <w:p w:rsidR="00000000" w:rsidDel="00000000" w:rsidP="00000000" w:rsidRDefault="00000000" w:rsidRPr="00000000" w14:paraId="000002E3">
      <w:pPr>
        <w:numPr>
          <w:ilvl w:val="1"/>
          <w:numId w:val="71"/>
        </w:numPr>
        <w:ind w:left="1440" w:hanging="360"/>
      </w:pPr>
      <w:r w:rsidDel="00000000" w:rsidR="00000000" w:rsidRPr="00000000">
        <w:rPr>
          <w:rtl w:val="0"/>
        </w:rPr>
        <w:t xml:space="preserve">what's the safe science we can commit to delivering just from NASA</w:t>
      </w:r>
    </w:p>
    <w:p w:rsidR="00000000" w:rsidDel="00000000" w:rsidP="00000000" w:rsidRDefault="00000000" w:rsidRPr="00000000" w14:paraId="000002E4">
      <w:pPr>
        <w:numPr>
          <w:ilvl w:val="1"/>
          <w:numId w:val="71"/>
        </w:numPr>
        <w:ind w:left="1440" w:hanging="360"/>
      </w:pPr>
      <w:r w:rsidDel="00000000" w:rsidR="00000000" w:rsidRPr="00000000">
        <w:rPr>
          <w:rtl w:val="0"/>
        </w:rPr>
        <w:t xml:space="preserve">baseline mission</w:t>
      </w:r>
    </w:p>
    <w:p w:rsidR="00000000" w:rsidDel="00000000" w:rsidP="00000000" w:rsidRDefault="00000000" w:rsidRPr="00000000" w14:paraId="000002E5">
      <w:pPr>
        <w:numPr>
          <w:ilvl w:val="1"/>
          <w:numId w:val="71"/>
        </w:numPr>
        <w:ind w:left="1440" w:hanging="360"/>
      </w:pPr>
      <w:r w:rsidDel="00000000" w:rsidR="00000000" w:rsidRPr="00000000">
        <w:rPr>
          <w:rtl w:val="0"/>
        </w:rPr>
        <w:t xml:space="preserve">expand on that with contributions from </w:t>
      </w:r>
      <w:commentRangeStart w:id="162"/>
      <w:commentRangeStart w:id="163"/>
      <w:r w:rsidDel="00000000" w:rsidR="00000000" w:rsidRPr="00000000">
        <w:rPr>
          <w:rtl w:val="0"/>
        </w:rPr>
        <w:t xml:space="preserve">other agencies</w:t>
      </w:r>
      <w:commentRangeEnd w:id="162"/>
      <w:r w:rsidDel="00000000" w:rsidR="00000000" w:rsidRPr="00000000">
        <w:commentReference w:id="162"/>
      </w:r>
      <w:commentRangeEnd w:id="163"/>
      <w:r w:rsidDel="00000000" w:rsidR="00000000" w:rsidRPr="00000000">
        <w:commentReference w:id="163"/>
      </w:r>
      <w:r w:rsidDel="00000000" w:rsidR="00000000" w:rsidRPr="00000000">
        <w:rPr>
          <w:rtl w:val="0"/>
        </w:rPr>
      </w:r>
    </w:p>
    <w:p w:rsidR="00000000" w:rsidDel="00000000" w:rsidP="00000000" w:rsidRDefault="00000000" w:rsidRPr="00000000" w14:paraId="000002E6">
      <w:pPr>
        <w:numPr>
          <w:ilvl w:val="2"/>
          <w:numId w:val="71"/>
        </w:numPr>
        <w:ind w:left="2160" w:hanging="360"/>
      </w:pPr>
      <w:r w:rsidDel="00000000" w:rsidR="00000000" w:rsidRPr="00000000">
        <w:rPr>
          <w:rtl w:val="0"/>
        </w:rPr>
        <w:t xml:space="preserve">ESA, USAID, NSF, </w:t>
      </w:r>
    </w:p>
    <w:p w:rsidR="00000000" w:rsidDel="00000000" w:rsidP="00000000" w:rsidRDefault="00000000" w:rsidRPr="00000000" w14:paraId="000002E7">
      <w:pPr>
        <w:numPr>
          <w:ilvl w:val="2"/>
          <w:numId w:val="71"/>
        </w:numPr>
        <w:ind w:left="2160" w:hanging="360"/>
      </w:pPr>
      <w:r w:rsidDel="00000000" w:rsidR="00000000" w:rsidRPr="00000000">
        <w:rPr>
          <w:rtl w:val="0"/>
        </w:rPr>
        <w:t xml:space="preserve">and donor community</w:t>
      </w:r>
    </w:p>
    <w:p w:rsidR="00000000" w:rsidDel="00000000" w:rsidP="00000000" w:rsidRDefault="00000000" w:rsidRPr="00000000" w14:paraId="000002E8">
      <w:pPr>
        <w:numPr>
          <w:ilvl w:val="0"/>
          <w:numId w:val="71"/>
        </w:numPr>
        <w:ind w:left="720" w:hanging="360"/>
      </w:pPr>
      <w:commentRangeStart w:id="164"/>
      <w:r w:rsidDel="00000000" w:rsidR="00000000" w:rsidRPr="00000000">
        <w:rPr>
          <w:rtl w:val="0"/>
        </w:rPr>
        <w:t xml:space="preserve">need to have a process for selecting and approving ground sites</w:t>
      </w:r>
      <w:commentRangeEnd w:id="164"/>
      <w:r w:rsidDel="00000000" w:rsidR="00000000" w:rsidRPr="00000000">
        <w:commentReference w:id="164"/>
      </w:r>
      <w:r w:rsidDel="00000000" w:rsidR="00000000" w:rsidRPr="00000000">
        <w:rPr>
          <w:rtl w:val="0"/>
        </w:rPr>
      </w:r>
    </w:p>
    <w:p w:rsidR="00000000" w:rsidDel="00000000" w:rsidP="00000000" w:rsidRDefault="00000000" w:rsidRPr="00000000" w14:paraId="000002E9">
      <w:pPr>
        <w:numPr>
          <w:ilvl w:val="1"/>
          <w:numId w:val="71"/>
        </w:numPr>
        <w:ind w:left="1440" w:hanging="360"/>
      </w:pPr>
      <w:r w:rsidDel="00000000" w:rsidR="00000000" w:rsidRPr="00000000">
        <w:rPr>
          <w:rtl w:val="0"/>
        </w:rPr>
        <w:t xml:space="preserve">locations for ground campaigns will be the hard part</w:t>
      </w:r>
    </w:p>
    <w:p w:rsidR="00000000" w:rsidDel="00000000" w:rsidP="00000000" w:rsidRDefault="00000000" w:rsidRPr="00000000" w14:paraId="000002EA">
      <w:pPr>
        <w:numPr>
          <w:ilvl w:val="1"/>
          <w:numId w:val="71"/>
        </w:numPr>
        <w:ind w:left="1440" w:hanging="360"/>
      </w:pPr>
      <w:r w:rsidDel="00000000" w:rsidR="00000000" w:rsidRPr="00000000">
        <w:rPr>
          <w:rtl w:val="0"/>
        </w:rPr>
        <w:t xml:space="preserve">Engage with existing efforts</w:t>
      </w:r>
    </w:p>
    <w:p w:rsidR="00000000" w:rsidDel="00000000" w:rsidP="00000000" w:rsidRDefault="00000000" w:rsidRPr="00000000" w14:paraId="000002EB">
      <w:pPr>
        <w:numPr>
          <w:ilvl w:val="1"/>
          <w:numId w:val="71"/>
        </w:numPr>
        <w:ind w:left="1440" w:hanging="360"/>
      </w:pPr>
      <w:r w:rsidDel="00000000" w:rsidR="00000000" w:rsidRPr="00000000">
        <w:rPr>
          <w:rtl w:val="0"/>
        </w:rPr>
        <w:t xml:space="preserve">Opportunities for training to expand existing data collection to fill in gaps</w:t>
      </w:r>
    </w:p>
    <w:p w:rsidR="00000000" w:rsidDel="00000000" w:rsidP="00000000" w:rsidRDefault="00000000" w:rsidRPr="00000000" w14:paraId="000002EC">
      <w:pPr>
        <w:numPr>
          <w:ilvl w:val="2"/>
          <w:numId w:val="71"/>
        </w:numPr>
        <w:ind w:left="2160" w:hanging="360"/>
      </w:pPr>
      <w:r w:rsidDel="00000000" w:rsidR="00000000" w:rsidRPr="00000000">
        <w:rPr>
          <w:rtl w:val="0"/>
        </w:rPr>
        <w:t xml:space="preserve">Drones</w:t>
      </w:r>
    </w:p>
    <w:p w:rsidR="00000000" w:rsidDel="00000000" w:rsidP="00000000" w:rsidRDefault="00000000" w:rsidRPr="00000000" w14:paraId="000002ED">
      <w:pPr>
        <w:numPr>
          <w:ilvl w:val="2"/>
          <w:numId w:val="71"/>
        </w:numPr>
        <w:ind w:left="2160" w:hanging="360"/>
      </w:pPr>
      <w:commentRangeStart w:id="165"/>
      <w:r w:rsidDel="00000000" w:rsidR="00000000" w:rsidRPr="00000000">
        <w:rPr>
          <w:rtl w:val="0"/>
        </w:rPr>
        <w:t xml:space="preserve">lab facilities</w:t>
      </w:r>
      <w:commentRangeEnd w:id="165"/>
      <w:r w:rsidDel="00000000" w:rsidR="00000000" w:rsidRPr="00000000">
        <w:commentReference w:id="165"/>
      </w:r>
      <w:r w:rsidDel="00000000" w:rsidR="00000000" w:rsidRPr="00000000">
        <w:rPr>
          <w:rtl w:val="0"/>
        </w:rPr>
      </w:r>
    </w:p>
    <w:p w:rsidR="00000000" w:rsidDel="00000000" w:rsidP="00000000" w:rsidRDefault="00000000" w:rsidRPr="00000000" w14:paraId="000002EE">
      <w:pPr>
        <w:rPr/>
      </w:pPr>
      <w:commentRangeStart w:id="166"/>
      <w:r w:rsidDel="00000000" w:rsidR="00000000" w:rsidRPr="00000000">
        <w:rPr>
          <w:rtl w:val="0"/>
        </w:rPr>
      </w:r>
    </w:p>
    <w:p w:rsidR="00000000" w:rsidDel="00000000" w:rsidP="00000000" w:rsidRDefault="00000000" w:rsidRPr="00000000" w14:paraId="000002EF">
      <w:pPr>
        <w:numPr>
          <w:ilvl w:val="0"/>
          <w:numId w:val="71"/>
        </w:numPr>
        <w:ind w:left="720" w:hanging="360"/>
      </w:pPr>
      <w:commentRangeStart w:id="167"/>
      <w:r w:rsidDel="00000000" w:rsidR="00000000" w:rsidRPr="00000000">
        <w:rPr>
          <w:rtl w:val="0"/>
        </w:rPr>
        <w:t xml:space="preserve">There are many tropical forests - different tropical continents/forests are different - floristically, function, in terms of pressures faced </w:t>
      </w:r>
      <w:commentRangeEnd w:id="167"/>
      <w:r w:rsidDel="00000000" w:rsidR="00000000" w:rsidRPr="00000000">
        <w:commentReference w:id="167"/>
      </w:r>
      <w:commentRangeEnd w:id="166"/>
      <w:r w:rsidDel="00000000" w:rsidR="00000000" w:rsidRPr="00000000">
        <w:commentReference w:id="166"/>
      </w:r>
      <w:r w:rsidDel="00000000" w:rsidR="00000000" w:rsidRPr="00000000">
        <w:rPr>
          <w:rtl w:val="0"/>
        </w:rPr>
      </w:r>
    </w:p>
    <w:p w:rsidR="00000000" w:rsidDel="00000000" w:rsidP="00000000" w:rsidRDefault="00000000" w:rsidRPr="00000000" w14:paraId="000002F0">
      <w:pPr>
        <w:numPr>
          <w:ilvl w:val="1"/>
          <w:numId w:val="71"/>
        </w:numPr>
        <w:ind w:left="1440" w:hanging="360"/>
      </w:pPr>
      <w:r w:rsidDel="00000000" w:rsidR="00000000" w:rsidRPr="00000000">
        <w:rPr>
          <w:rtl w:val="0"/>
        </w:rPr>
        <w:t xml:space="preserve">comparisons within and across continents is critical</w:t>
      </w:r>
    </w:p>
    <w:p w:rsidR="00000000" w:rsidDel="00000000" w:rsidP="00000000" w:rsidRDefault="00000000" w:rsidRPr="00000000" w14:paraId="000002F1">
      <w:pPr>
        <w:numPr>
          <w:ilvl w:val="0"/>
          <w:numId w:val="71"/>
        </w:numPr>
        <w:ind w:left="720" w:hanging="360"/>
      </w:pPr>
      <w:r w:rsidDel="00000000" w:rsidR="00000000" w:rsidRPr="00000000">
        <w:rPr>
          <w:rtl w:val="0"/>
        </w:rPr>
        <w:t xml:space="preserve">include statement about two continents - why tropical Americas (Amazon especially) and Africa (Congo Basin especially) are an important comparison </w:t>
      </w:r>
    </w:p>
    <w:p w:rsidR="00000000" w:rsidDel="00000000" w:rsidP="00000000" w:rsidRDefault="00000000" w:rsidRPr="00000000" w14:paraId="000002F2">
      <w:pPr>
        <w:numPr>
          <w:ilvl w:val="1"/>
          <w:numId w:val="71"/>
        </w:numPr>
        <w:ind w:left="1440" w:hanging="360"/>
      </w:pPr>
      <w:r w:rsidDel="00000000" w:rsidR="00000000" w:rsidRPr="00000000">
        <w:rPr>
          <w:rtl w:val="0"/>
        </w:rPr>
        <w:t xml:space="preserve">biggest extent; biggest impact on climate dynamics </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Strawman Baseline/Threshold Mission Concept:  </w:t>
      </w:r>
    </w:p>
    <w:p w:rsidR="00000000" w:rsidDel="00000000" w:rsidP="00000000" w:rsidRDefault="00000000" w:rsidRPr="00000000" w14:paraId="000002F5">
      <w:pPr>
        <w:numPr>
          <w:ilvl w:val="0"/>
          <w:numId w:val="53"/>
        </w:numPr>
        <w:ind w:left="720" w:hanging="360"/>
      </w:pPr>
      <w:r w:rsidDel="00000000" w:rsidR="00000000" w:rsidRPr="00000000">
        <w:rPr>
          <w:b w:val="1"/>
          <w:rtl w:val="0"/>
        </w:rPr>
        <w:t xml:space="preserve">Baseline A: </w:t>
      </w:r>
      <w:r w:rsidDel="00000000" w:rsidR="00000000" w:rsidRPr="00000000">
        <w:rPr>
          <w:rtl w:val="0"/>
        </w:rPr>
        <w:t xml:space="preserve">extend to Amazon &amp; Africa</w:t>
      </w:r>
    </w:p>
    <w:p w:rsidR="00000000" w:rsidDel="00000000" w:rsidP="00000000" w:rsidRDefault="00000000" w:rsidRPr="00000000" w14:paraId="000002F6">
      <w:pPr>
        <w:numPr>
          <w:ilvl w:val="1"/>
          <w:numId w:val="53"/>
        </w:numPr>
        <w:ind w:left="1440" w:hanging="360"/>
      </w:pPr>
      <w:r w:rsidDel="00000000" w:rsidR="00000000" w:rsidRPr="00000000">
        <w:rPr>
          <w:rtl w:val="0"/>
        </w:rPr>
        <w:t xml:space="preserve">- comparative - to include Africa - repeat AfriSAR with other sensors</w:t>
      </w:r>
    </w:p>
    <w:p w:rsidR="00000000" w:rsidDel="00000000" w:rsidP="00000000" w:rsidRDefault="00000000" w:rsidRPr="00000000" w14:paraId="000002F7">
      <w:pPr>
        <w:numPr>
          <w:ilvl w:val="0"/>
          <w:numId w:val="53"/>
        </w:numPr>
        <w:ind w:left="720" w:hanging="360"/>
      </w:pPr>
      <w:r w:rsidDel="00000000" w:rsidR="00000000" w:rsidRPr="00000000">
        <w:rPr>
          <w:rtl w:val="0"/>
        </w:rPr>
        <w:t xml:space="preserve">Brazil (and DRC / other risky countries)</w:t>
      </w:r>
    </w:p>
    <w:p w:rsidR="00000000" w:rsidDel="00000000" w:rsidP="00000000" w:rsidRDefault="00000000" w:rsidRPr="00000000" w14:paraId="000002F8">
      <w:pPr>
        <w:numPr>
          <w:ilvl w:val="1"/>
          <w:numId w:val="53"/>
        </w:numPr>
        <w:ind w:left="1440" w:hanging="360"/>
      </w:pPr>
      <w:r w:rsidDel="00000000" w:rsidR="00000000" w:rsidRPr="00000000">
        <w:rPr>
          <w:rtl w:val="0"/>
        </w:rPr>
        <w:t xml:space="preserve">Plan A - ARES first</w:t>
      </w:r>
    </w:p>
    <w:p w:rsidR="00000000" w:rsidDel="00000000" w:rsidP="00000000" w:rsidRDefault="00000000" w:rsidRPr="00000000" w14:paraId="000002F9">
      <w:pPr>
        <w:numPr>
          <w:ilvl w:val="1"/>
          <w:numId w:val="53"/>
        </w:numPr>
        <w:ind w:left="1440" w:hanging="360"/>
      </w:pPr>
      <w:r w:rsidDel="00000000" w:rsidR="00000000" w:rsidRPr="00000000">
        <w:rPr>
          <w:rtl w:val="0"/>
        </w:rPr>
        <w:t xml:space="preserve">Plan B - commercial aircraft and commercial sensor</w:t>
      </w:r>
    </w:p>
    <w:p w:rsidR="00000000" w:rsidDel="00000000" w:rsidP="00000000" w:rsidRDefault="00000000" w:rsidRPr="00000000" w14:paraId="000002FA">
      <w:pPr>
        <w:numPr>
          <w:ilvl w:val="0"/>
          <w:numId w:val="53"/>
        </w:numPr>
        <w:ind w:left="720" w:hanging="360"/>
      </w:pPr>
      <w:r w:rsidDel="00000000" w:rsidR="00000000" w:rsidRPr="00000000">
        <w:rPr>
          <w:rtl w:val="0"/>
        </w:rPr>
        <w:t xml:space="preserve">talk to Marc to see how he did it for Delta-X</w:t>
      </w:r>
    </w:p>
    <w:p w:rsidR="00000000" w:rsidDel="00000000" w:rsidP="00000000" w:rsidRDefault="00000000" w:rsidRPr="00000000" w14:paraId="000002FB">
      <w:pPr>
        <w:numPr>
          <w:ilvl w:val="0"/>
          <w:numId w:val="53"/>
        </w:numPr>
        <w:ind w:left="720" w:hanging="360"/>
      </w:pPr>
      <w:r w:rsidDel="00000000" w:rsidR="00000000" w:rsidRPr="00000000">
        <w:rPr>
          <w:rtl w:val="0"/>
        </w:rPr>
        <w:t xml:space="preserve">Emphasize gradients!</w:t>
      </w:r>
    </w:p>
    <w:p w:rsidR="00000000" w:rsidDel="00000000" w:rsidP="00000000" w:rsidRDefault="00000000" w:rsidRPr="00000000" w14:paraId="000002FC">
      <w:pPr>
        <w:numPr>
          <w:ilvl w:val="1"/>
          <w:numId w:val="53"/>
        </w:numPr>
        <w:ind w:left="1440" w:hanging="360"/>
      </w:pPr>
      <w:r w:rsidDel="00000000" w:rsidR="00000000" w:rsidRPr="00000000">
        <w:rPr>
          <w:rtl w:val="0"/>
        </w:rPr>
        <w:t xml:space="preserve">Climatic gradients</w:t>
      </w:r>
    </w:p>
    <w:p w:rsidR="00000000" w:rsidDel="00000000" w:rsidP="00000000" w:rsidRDefault="00000000" w:rsidRPr="00000000" w14:paraId="000002FD">
      <w:pPr>
        <w:numPr>
          <w:ilvl w:val="2"/>
          <w:numId w:val="53"/>
        </w:numPr>
        <w:ind w:left="2160" w:hanging="360"/>
      </w:pPr>
      <w:r w:rsidDel="00000000" w:rsidR="00000000" w:rsidRPr="00000000">
        <w:rPr>
          <w:rtl w:val="0"/>
        </w:rPr>
      </w:r>
    </w:p>
    <w:p w:rsidR="00000000" w:rsidDel="00000000" w:rsidP="00000000" w:rsidRDefault="00000000" w:rsidRPr="00000000" w14:paraId="000002FE">
      <w:pPr>
        <w:numPr>
          <w:ilvl w:val="1"/>
          <w:numId w:val="53"/>
        </w:numPr>
        <w:ind w:left="1440" w:hanging="360"/>
      </w:pPr>
      <w:r w:rsidDel="00000000" w:rsidR="00000000" w:rsidRPr="00000000">
        <w:rPr>
          <w:rtl w:val="0"/>
        </w:rPr>
        <w:t xml:space="preserve">Elevation gradients </w:t>
      </w:r>
    </w:p>
    <w:p w:rsidR="00000000" w:rsidDel="00000000" w:rsidP="00000000" w:rsidRDefault="00000000" w:rsidRPr="00000000" w14:paraId="000002FF">
      <w:pPr>
        <w:numPr>
          <w:ilvl w:val="2"/>
          <w:numId w:val="53"/>
        </w:numPr>
        <w:ind w:left="2160" w:hanging="360"/>
      </w:pPr>
      <w:r w:rsidDel="00000000" w:rsidR="00000000" w:rsidRPr="00000000">
        <w:rPr>
          <w:rtl w:val="0"/>
        </w:rPr>
        <w:t xml:space="preserve">Peru, Rwanda, </w:t>
      </w:r>
    </w:p>
    <w:p w:rsidR="00000000" w:rsidDel="00000000" w:rsidP="00000000" w:rsidRDefault="00000000" w:rsidRPr="00000000" w14:paraId="00000300">
      <w:pPr>
        <w:numPr>
          <w:ilvl w:val="0"/>
          <w:numId w:val="53"/>
        </w:numPr>
        <w:ind w:left="720" w:hanging="360"/>
      </w:pPr>
      <w:r w:rsidDel="00000000" w:rsidR="00000000" w:rsidRPr="00000000">
        <w:rPr>
          <w:rtl w:val="0"/>
        </w:rPr>
      </w:r>
    </w:p>
    <w:p w:rsidR="00000000" w:rsidDel="00000000" w:rsidP="00000000" w:rsidRDefault="00000000" w:rsidRPr="00000000" w14:paraId="00000301">
      <w:pPr>
        <w:numPr>
          <w:ilvl w:val="0"/>
          <w:numId w:val="53"/>
        </w:numPr>
        <w:ind w:left="720" w:hanging="360"/>
      </w:pPr>
      <w:r w:rsidDel="00000000" w:rsidR="00000000" w:rsidRPr="00000000">
        <w:rPr>
          <w:b w:val="1"/>
          <w:rtl w:val="0"/>
        </w:rPr>
        <w:t xml:space="preserve">Threshold: </w:t>
      </w:r>
      <w:r w:rsidDel="00000000" w:rsidR="00000000" w:rsidRPr="00000000">
        <w:rPr>
          <w:rtl w:val="0"/>
        </w:rPr>
        <w:t xml:space="preserve">Panama and French Guiana</w:t>
      </w:r>
    </w:p>
    <w:p w:rsidR="00000000" w:rsidDel="00000000" w:rsidP="00000000" w:rsidRDefault="00000000" w:rsidRPr="00000000" w14:paraId="00000302">
      <w:pPr>
        <w:numPr>
          <w:ilvl w:val="1"/>
          <w:numId w:val="53"/>
        </w:numPr>
        <w:ind w:left="1440" w:hanging="360"/>
      </w:pPr>
      <w:r w:rsidDel="00000000" w:rsidR="00000000" w:rsidRPr="00000000">
        <w:rPr>
          <w:rtl w:val="0"/>
        </w:rPr>
        <w:t xml:space="preserve">Panama and French Guiana) are safe choice</w:t>
      </w:r>
    </w:p>
    <w:p w:rsidR="00000000" w:rsidDel="00000000" w:rsidP="00000000" w:rsidRDefault="00000000" w:rsidRPr="00000000" w14:paraId="00000303">
      <w:pPr>
        <w:numPr>
          <w:ilvl w:val="1"/>
          <w:numId w:val="53"/>
        </w:numPr>
        <w:ind w:left="1440" w:hanging="360"/>
      </w:pPr>
      <w:r w:rsidDel="00000000" w:rsidR="00000000" w:rsidRPr="00000000">
        <w:rPr>
          <w:rtl w:val="0"/>
        </w:rPr>
        <w:t xml:space="preserve">Both are very well studied, lots of data available, NASA has flown, very different in important respects </w:t>
      </w:r>
    </w:p>
    <w:p w:rsidR="00000000" w:rsidDel="00000000" w:rsidP="00000000" w:rsidRDefault="00000000" w:rsidRPr="00000000" w14:paraId="00000304">
      <w:pPr>
        <w:numPr>
          <w:ilvl w:val="1"/>
          <w:numId w:val="53"/>
        </w:numPr>
        <w:ind w:left="1440" w:hanging="360"/>
      </w:pPr>
      <w:r w:rsidDel="00000000" w:rsidR="00000000" w:rsidRPr="00000000">
        <w:rPr>
          <w:rtl w:val="0"/>
        </w:rPr>
        <w:t xml:space="preserve">Guiana with the exception of a coastal plain is very old continental shield.   </w:t>
      </w:r>
    </w:p>
    <w:p w:rsidR="00000000" w:rsidDel="00000000" w:rsidP="00000000" w:rsidRDefault="00000000" w:rsidRPr="00000000" w14:paraId="00000305">
      <w:pPr>
        <w:numPr>
          <w:ilvl w:val="1"/>
          <w:numId w:val="53"/>
        </w:numPr>
        <w:ind w:left="1440" w:hanging="360"/>
      </w:pPr>
      <w:r w:rsidDel="00000000" w:rsidR="00000000" w:rsidRPr="00000000">
        <w:rPr>
          <w:rtl w:val="0"/>
        </w:rPr>
        <w:t xml:space="preserve">Panama is an island arc terrain that is younger and more fertile.  </w:t>
      </w:r>
    </w:p>
    <w:p w:rsidR="00000000" w:rsidDel="00000000" w:rsidP="00000000" w:rsidRDefault="00000000" w:rsidRPr="00000000" w14:paraId="00000306">
      <w:pPr>
        <w:numPr>
          <w:ilvl w:val="2"/>
          <w:numId w:val="53"/>
        </w:numPr>
        <w:ind w:left="2160" w:hanging="360"/>
      </w:pPr>
      <w:r w:rsidDel="00000000" w:rsidR="00000000" w:rsidRPr="00000000">
        <w:rPr>
          <w:rtl w:val="0"/>
        </w:rPr>
        <w:t xml:space="preserve">Disadvantages to Guiana are twofold:  (1) it is quite wet meaning that we do not get the window on climate change (hot drought) that we might like; (2) it is highly preserved and there is very little active land use.</w:t>
      </w:r>
    </w:p>
    <w:p w:rsidR="00000000" w:rsidDel="00000000" w:rsidP="00000000" w:rsidRDefault="00000000" w:rsidRPr="00000000" w14:paraId="00000307">
      <w:pPr>
        <w:numPr>
          <w:ilvl w:val="0"/>
          <w:numId w:val="53"/>
        </w:numPr>
        <w:ind w:left="720" w:hanging="360"/>
      </w:pPr>
      <w:commentRangeStart w:id="168"/>
      <w:r w:rsidDel="00000000" w:rsidR="00000000" w:rsidRPr="00000000">
        <w:rPr>
          <w:b w:val="1"/>
          <w:rtl w:val="0"/>
        </w:rPr>
        <w:t xml:space="preserve">Baseline A: </w:t>
      </w:r>
      <w:r w:rsidDel="00000000" w:rsidR="00000000" w:rsidRPr="00000000">
        <w:rPr>
          <w:rtl w:val="0"/>
        </w:rPr>
        <w:t xml:space="preserve">extent to Amazon </w:t>
      </w:r>
    </w:p>
    <w:p w:rsidR="00000000" w:rsidDel="00000000" w:rsidP="00000000" w:rsidRDefault="00000000" w:rsidRPr="00000000" w14:paraId="00000308">
      <w:pPr>
        <w:numPr>
          <w:ilvl w:val="1"/>
          <w:numId w:val="53"/>
        </w:numPr>
        <w:ind w:left="1440" w:hanging="360"/>
      </w:pPr>
      <w:r w:rsidDel="00000000" w:rsidR="00000000" w:rsidRPr="00000000">
        <w:rPr>
          <w:rtl w:val="0"/>
        </w:rPr>
        <w:t xml:space="preserve">better if extend to Amazon</w:t>
      </w:r>
      <w:commentRangeEnd w:id="168"/>
      <w:r w:rsidDel="00000000" w:rsidR="00000000" w:rsidRPr="00000000">
        <w:commentReference w:id="168"/>
      </w: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tbl>
      <w:tblPr>
        <w:tblStyle w:val="Table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1611374407583"/>
        <w:gridCol w:w="1478.6729857819905"/>
        <w:gridCol w:w="1478.6729857819905"/>
        <w:gridCol w:w="3859.336492890995"/>
        <w:gridCol w:w="2010.995260663507"/>
        <w:gridCol w:w="266.1611374407583"/>
        <w:tblGridChange w:id="0">
          <w:tblGrid>
            <w:gridCol w:w="266.1611374407583"/>
            <w:gridCol w:w="1478.6729857819905"/>
            <w:gridCol w:w="1478.6729857819905"/>
            <w:gridCol w:w="3859.336492890995"/>
            <w:gridCol w:w="2010.995260663507"/>
            <w:gridCol w:w="266.1611374407583"/>
          </w:tblGrid>
        </w:tblGridChange>
      </w:tblGrid>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rPr>
                <w:sz w:val="20"/>
                <w:szCs w:val="20"/>
              </w:rPr>
            </w:pP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d0e0e3" w:val="clear"/>
            <w:tcMar>
              <w:top w:w="40.0" w:type="dxa"/>
              <w:left w:w="40.0" w:type="dxa"/>
              <w:bottom w:w="40.0" w:type="dxa"/>
              <w:right w:w="40.0" w:type="dxa"/>
            </w:tcMar>
            <w:vAlign w:val="bottom"/>
          </w:tcPr>
          <w:p w:rsidR="00000000" w:rsidDel="00000000" w:rsidP="00000000" w:rsidRDefault="00000000" w:rsidRPr="00000000" w14:paraId="0000030C">
            <w:pPr>
              <w:widowControl w:val="0"/>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d0e0e3" w:val="clear"/>
            <w:tcMar>
              <w:top w:w="40.0" w:type="dxa"/>
              <w:left w:w="40.0" w:type="dxa"/>
              <w:bottom w:w="40.0" w:type="dxa"/>
              <w:right w:w="40.0" w:type="dxa"/>
            </w:tcMar>
            <w:vAlign w:val="bottom"/>
          </w:tcPr>
          <w:p w:rsidR="00000000" w:rsidDel="00000000" w:rsidP="00000000" w:rsidRDefault="00000000" w:rsidRPr="00000000" w14:paraId="0000030D">
            <w:pPr>
              <w:widowControl w:val="0"/>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d0e0e3" w:val="clear"/>
            <w:tcMar>
              <w:top w:w="40.0" w:type="dxa"/>
              <w:left w:w="40.0" w:type="dxa"/>
              <w:bottom w:w="40.0" w:type="dxa"/>
              <w:right w:w="40.0" w:type="dxa"/>
            </w:tcMar>
            <w:vAlign w:val="bottom"/>
          </w:tcPr>
          <w:p w:rsidR="00000000" w:rsidDel="00000000" w:rsidP="00000000" w:rsidRDefault="00000000" w:rsidRPr="00000000" w14:paraId="0000030E">
            <w:pPr>
              <w:widowControl w:val="0"/>
              <w:rPr>
                <w:sz w:val="20"/>
                <w:szCs w:val="20"/>
              </w:rPr>
            </w:pPr>
            <w:r w:rsidDel="00000000" w:rsidR="00000000" w:rsidRPr="00000000">
              <w:rPr>
                <w:rFonts w:ascii="Avenir" w:cs="Avenir" w:eastAsia="Avenir" w:hAnsi="Avenir"/>
                <w:b w:val="1"/>
                <w:sz w:val="20"/>
                <w:szCs w:val="20"/>
                <w:rtl w:val="0"/>
              </w:rPr>
              <w:t xml:space="preserve">Description</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d0e0e3" w:val="clear"/>
            <w:tcMar>
              <w:top w:w="40.0" w:type="dxa"/>
              <w:left w:w="40.0" w:type="dxa"/>
              <w:bottom w:w="40.0" w:type="dxa"/>
              <w:right w:w="40.0" w:type="dxa"/>
            </w:tcMar>
            <w:vAlign w:val="bottom"/>
          </w:tcPr>
          <w:p w:rsidR="00000000" w:rsidDel="00000000" w:rsidP="00000000" w:rsidRDefault="00000000" w:rsidRPr="00000000" w14:paraId="0000030F">
            <w:pPr>
              <w:widowControl w:val="0"/>
              <w:rPr>
                <w:sz w:val="20"/>
                <w:szCs w:val="20"/>
              </w:rPr>
            </w:pPr>
            <w:r w:rsidDel="00000000" w:rsidR="00000000" w:rsidRPr="00000000">
              <w:rPr>
                <w:rFonts w:ascii="Avenir" w:cs="Avenir" w:eastAsia="Avenir" w:hAnsi="Avenir"/>
                <w:b w:val="1"/>
                <w:sz w:val="20"/>
                <w:szCs w:val="20"/>
                <w:rtl w:val="0"/>
              </w:rPr>
              <w:t xml:space="preserve">Prior NASA Flights</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rPr>
                <w:sz w:val="20"/>
                <w:szCs w:val="20"/>
              </w:rPr>
            </w:pPr>
            <w:r w:rsidDel="00000000" w:rsidR="00000000" w:rsidRPr="00000000">
              <w:rPr>
                <w:rtl w:val="0"/>
              </w:rPr>
            </w:r>
          </w:p>
        </w:tc>
      </w:tr>
      <w:tr>
        <w:trPr>
          <w:cantSplit w:val="0"/>
          <w:trHeight w:val="345" w:hRule="atLeast"/>
          <w:tblHeader w:val="0"/>
        </w:trPr>
        <w:tc>
          <w:tcPr>
            <w:gridSpan w:val="6"/>
            <w:tcBorders>
              <w:top w:color="cccccc" w:space="0" w:sz="4" w:val="single"/>
              <w:left w:color="000000" w:space="0" w:sz="4" w:val="single"/>
              <w:bottom w:color="000000" w:space="0" w:sz="4" w:val="single"/>
              <w:right w:color="000000"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311">
            <w:pPr>
              <w:widowControl w:val="0"/>
              <w:rPr>
                <w:sz w:val="20"/>
                <w:szCs w:val="20"/>
              </w:rPr>
            </w:pPr>
            <w:r w:rsidDel="00000000" w:rsidR="00000000" w:rsidRPr="00000000">
              <w:rPr>
                <w:rFonts w:ascii="Avenir" w:cs="Avenir" w:eastAsia="Avenir" w:hAnsi="Avenir"/>
                <w:b w:val="1"/>
                <w:i w:val="1"/>
                <w:sz w:val="20"/>
                <w:szCs w:val="20"/>
                <w:rtl w:val="0"/>
              </w:rPr>
              <w:t xml:space="preserve">Potential Central African Tropical Forest Landscapes</w:t>
            </w:r>
            <w:r w:rsidDel="00000000" w:rsidR="00000000" w:rsidRPr="00000000">
              <w:rPr>
                <w:rtl w:val="0"/>
              </w:rPr>
            </w:r>
          </w:p>
        </w:tc>
      </w:tr>
      <w:tr>
        <w:trPr>
          <w:cantSplit w:val="0"/>
          <w:trHeight w:val="435" w:hRule="atLeast"/>
          <w:tblHeader w:val="0"/>
        </w:trPr>
        <w:tc>
          <w:tcPr>
            <w:vMerge w:val="restart"/>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17">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8">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Existing airborne lidar and SAR data; 50+ repeat census plots (0.5-1 ha); planned 2023 lidar/SAR data acquisition</w:t>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AfriSAR 2016, 2023P</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1C">
            <w:pPr>
              <w:widowControl w:val="0"/>
              <w:rPr>
                <w:sz w:val="20"/>
                <w:szCs w:val="20"/>
              </w:rPr>
            </w:pPr>
            <w:r w:rsidDel="00000000" w:rsidR="00000000" w:rsidRPr="00000000">
              <w:rPr>
                <w:rtl w:val="0"/>
              </w:rPr>
            </w:r>
          </w:p>
        </w:tc>
      </w:tr>
      <w:tr>
        <w:trPr>
          <w:cantSplit w:val="0"/>
          <w:trHeight w:val="43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E">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rPr>
                <w:sz w:val="20"/>
                <w:szCs w:val="20"/>
              </w:rPr>
            </w:pPr>
            <w:r w:rsidDel="00000000" w:rsidR="00000000" w:rsidRPr="00000000">
              <w:rPr>
                <w:rtl w:val="0"/>
              </w:rPr>
            </w:r>
          </w:p>
        </w:tc>
      </w:tr>
      <w:tr>
        <w:trPr>
          <w:cantSplit w:val="0"/>
          <w:trHeight w:val="43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4">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rPr>
                <w:sz w:val="20"/>
                <w:szCs w:val="20"/>
              </w:rPr>
            </w:pP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6">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Existing airborne lidar and SAR data; 50+ repeat census plots (0.5-1 ha); 25-ha repeat census ForestGEO plot (Rabi)</w:t>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AfriSAR 2016, 2023P</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28">
            <w:pPr>
              <w:widowControl w:val="0"/>
              <w:rPr>
                <w:sz w:val="20"/>
                <w:szCs w:val="20"/>
              </w:rPr>
            </w:pPr>
            <w:r w:rsidDel="00000000" w:rsidR="00000000" w:rsidRPr="00000000">
              <w:rPr>
                <w:rtl w:val="0"/>
              </w:rPr>
            </w:r>
          </w:p>
        </w:tc>
      </w:tr>
      <w:tr>
        <w:trPr>
          <w:cantSplit w:val="0"/>
          <w:trHeight w:val="43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A">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rPr>
                <w:sz w:val="20"/>
                <w:szCs w:val="20"/>
              </w:rPr>
            </w:pPr>
            <w:r w:rsidDel="00000000" w:rsidR="00000000" w:rsidRPr="00000000">
              <w:rPr>
                <w:rtl w:val="0"/>
              </w:rPr>
            </w:r>
          </w:p>
        </w:tc>
      </w:tr>
      <w:tr>
        <w:trPr>
          <w:cantSplit w:val="0"/>
          <w:trHeight w:val="43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30">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3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3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~20+ repeat census AfriTron plots; drone LiDAR and multi-spectral data; planned 2023 lidar/SAR data acquisition</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3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AfriSAR 2023P</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34">
            <w:pPr>
              <w:widowControl w:val="0"/>
              <w:rPr>
                <w:sz w:val="20"/>
                <w:szCs w:val="20"/>
              </w:rPr>
            </w:pPr>
            <w:r w:rsidDel="00000000" w:rsidR="00000000" w:rsidRPr="00000000">
              <w:rPr>
                <w:rtl w:val="0"/>
              </w:rPr>
            </w:r>
          </w:p>
        </w:tc>
      </w:tr>
      <w:tr>
        <w:trPr>
          <w:cantSplit w:val="0"/>
          <w:trHeight w:val="43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36">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rPr>
                <w:sz w:val="20"/>
                <w:szCs w:val="20"/>
              </w:rPr>
            </w:pPr>
            <w:r w:rsidDel="00000000" w:rsidR="00000000" w:rsidRPr="00000000">
              <w:rPr>
                <w:rtl w:val="0"/>
              </w:rPr>
            </w:r>
          </w:p>
        </w:tc>
      </w:tr>
      <w:tr>
        <w:trPr>
          <w:cantSplit w:val="0"/>
          <w:trHeight w:val="43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3C">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rPr>
                <w:sz w:val="20"/>
                <w:szCs w:val="20"/>
              </w:rPr>
            </w:pP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3E">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~20+ repeat census AfriTron plots; drone LiDAR and multi-spectral data; 50-ha repeat census ForestGEO plot (Korup)</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AfriSAR 2023P</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40">
            <w:pPr>
              <w:widowControl w:val="0"/>
              <w:rPr>
                <w:sz w:val="20"/>
                <w:szCs w:val="20"/>
              </w:rPr>
            </w:pPr>
            <w:r w:rsidDel="00000000" w:rsidR="00000000" w:rsidRPr="00000000">
              <w:rPr>
                <w:rtl w:val="0"/>
              </w:rPr>
            </w:r>
          </w:p>
        </w:tc>
      </w:tr>
      <w:tr>
        <w:trPr>
          <w:cantSplit w:val="0"/>
          <w:trHeight w:val="43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42">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8">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8 AfriTRON plots, 2+ censuses</w:t>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N/A</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4C">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E">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4">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rPr>
                <w:sz w:val="20"/>
                <w:szCs w:val="20"/>
              </w:rPr>
            </w:pPr>
            <w:r w:rsidDel="00000000" w:rsidR="00000000" w:rsidRPr="00000000">
              <w:rPr>
                <w:rtl w:val="0"/>
              </w:rPr>
            </w:r>
          </w:p>
        </w:tc>
      </w:tr>
      <w:tr>
        <w:trPr>
          <w:cantSplit w:val="0"/>
          <w:trHeight w:val="345" w:hRule="atLeast"/>
          <w:tblHeader w:val="0"/>
        </w:trPr>
        <w:tc>
          <w:tcPr>
            <w:gridSpan w:val="6"/>
            <w:tcBorders>
              <w:top w:color="cccccc" w:space="0" w:sz="4" w:val="single"/>
              <w:left w:color="000000" w:space="0" w:sz="4" w:val="single"/>
              <w:bottom w:color="000000" w:space="0" w:sz="4" w:val="single"/>
              <w:right w:color="000000" w:space="0" w:sz="4" w:val="single"/>
            </w:tcBorders>
            <w:shd w:fill="c9daf8" w:val="clear"/>
            <w:tcMar>
              <w:top w:w="40.0" w:type="dxa"/>
              <w:left w:w="40.0" w:type="dxa"/>
              <w:bottom w:w="40.0" w:type="dxa"/>
              <w:right w:w="40.0" w:type="dxa"/>
            </w:tcMar>
            <w:vAlign w:val="bottom"/>
          </w:tcPr>
          <w:p w:rsidR="00000000" w:rsidDel="00000000" w:rsidP="00000000" w:rsidRDefault="00000000" w:rsidRPr="00000000" w14:paraId="00000359">
            <w:pPr>
              <w:widowControl w:val="0"/>
              <w:rPr>
                <w:sz w:val="20"/>
                <w:szCs w:val="20"/>
              </w:rPr>
            </w:pPr>
            <w:r w:rsidDel="00000000" w:rsidR="00000000" w:rsidRPr="00000000">
              <w:rPr>
                <w:rFonts w:ascii="Avenir" w:cs="Avenir" w:eastAsia="Avenir" w:hAnsi="Avenir"/>
                <w:b w:val="1"/>
                <w:i w:val="1"/>
                <w:sz w:val="20"/>
                <w:szCs w:val="20"/>
                <w:rtl w:val="0"/>
              </w:rPr>
              <w:t xml:space="preserve">Potential Neotropical Forest Landscapes</w:t>
            </w:r>
            <w:r w:rsidDel="00000000" w:rsidR="00000000" w:rsidRPr="00000000">
              <w:rPr>
                <w:rtl w:val="0"/>
              </w:rPr>
            </w:r>
          </w:p>
        </w:tc>
      </w:tr>
      <w:tr>
        <w:trPr>
          <w:cantSplit w:val="0"/>
          <w:trHeight w:val="345" w:hRule="atLeast"/>
          <w:tblHeader w:val="0"/>
        </w:trPr>
        <w:tc>
          <w:tcPr>
            <w:vMerge w:val="restart"/>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5F">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60">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6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6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200+ RAINFOR plots, 2-10 censuses; existing airborne SAR data</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6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UAVSAR</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64">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66">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6C">
            <w:pPr>
              <w:widowControl w:val="0"/>
              <w:rPr>
                <w:sz w:val="20"/>
                <w:szCs w:val="20"/>
              </w:rPr>
            </w:pPr>
            <w:r w:rsidDel="00000000" w:rsidR="00000000" w:rsidRPr="00000000">
              <w:rPr>
                <w:rFonts w:ascii="Avenir" w:cs="Avenir" w:eastAsia="Avenir" w:hAnsi="Avenir"/>
                <w:sz w:val="20"/>
                <w:szCs w:val="20"/>
                <w:rtl w:val="0"/>
              </w:rPr>
              <w:t xml:space="preserve">Ucayali</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rPr>
                <w:sz w:val="20"/>
                <w:szCs w:val="20"/>
              </w:rPr>
            </w:pPr>
            <w:r w:rsidDel="00000000" w:rsidR="00000000" w:rsidRPr="00000000">
              <w:rPr>
                <w:rtl w:val="0"/>
              </w:rPr>
            </w:r>
          </w:p>
        </w:tc>
      </w:tr>
      <w:tr>
        <w:trPr>
          <w:cantSplit w:val="0"/>
          <w:trHeight w:val="142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2">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3">
            <w:pPr>
              <w:widowControl w:val="0"/>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4">
            <w:pPr>
              <w:widowControl w:val="0"/>
              <w:rPr>
                <w:sz w:val="20"/>
                <w:szCs w:val="20"/>
              </w:rPr>
            </w:pPr>
            <w:r w:rsidDel="00000000" w:rsidR="00000000" w:rsidRPr="00000000">
              <w:rPr>
                <w:rFonts w:ascii="Avenir" w:cs="Avenir" w:eastAsia="Avenir" w:hAnsi="Avenir"/>
                <w:sz w:val="20"/>
                <w:szCs w:val="20"/>
                <w:rtl w:val="0"/>
              </w:rPr>
              <w:t xml:space="preserve">GuyaFor forest disturbance experiment &amp; field plots, Guyaflux tower; 10+ repeat census RAINFOR plots; existing drone/airborne LiDAR and multispectral data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5">
            <w:pPr>
              <w:widowControl w:val="0"/>
              <w:rPr>
                <w:sz w:val="20"/>
                <w:szCs w:val="20"/>
              </w:rPr>
            </w:pPr>
            <w:r w:rsidDel="00000000" w:rsidR="00000000" w:rsidRPr="00000000">
              <w:rPr>
                <w:rFonts w:ascii="Avenir" w:cs="Avenir" w:eastAsia="Avenir" w:hAnsi="Avenir"/>
                <w:sz w:val="20"/>
                <w:szCs w:val="20"/>
                <w:rtl w:val="0"/>
              </w:rPr>
              <w:t xml:space="preserve">LVIS 2021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76">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78">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7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7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25-ha ForestGEO plot, 2 censuses</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7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UAVSAR</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7C">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7E">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84">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A">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C">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50-ha ForestGEO plot, 6 censuses; 3 RAINFOR plots, 2 censuses</w:t>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UAVSAR</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8E">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0">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96">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9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9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10 RAINFOR plots, 2+ censuses</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9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N/A</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9A">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9C">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2">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8 AfriTRON plots, 2+ censuses</w:t>
            </w:r>
          </w:p>
        </w:tc>
        <w:tc>
          <w:tcPr>
            <w:vMerge w:val="restart"/>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N/A</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A6">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8">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rPr>
                <w:sz w:val="20"/>
                <w:szCs w:val="20"/>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E">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rPr>
                <w:sz w:val="20"/>
                <w:szCs w:val="20"/>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rPr>
                <w:sz w:val="20"/>
                <w:szCs w:val="20"/>
              </w:rPr>
            </w:pPr>
            <w:r w:rsidDel="00000000" w:rsidR="00000000" w:rsidRPr="00000000">
              <w:rPr>
                <w:rtl w:val="0"/>
              </w:rPr>
            </w:r>
          </w:p>
        </w:tc>
      </w:tr>
    </w:tbl>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3"/>
        <w:rPr/>
      </w:pPr>
      <w:bookmarkStart w:colFirst="0" w:colLast="0" w:name="_fhtmlkbo44h7" w:id="32"/>
      <w:bookmarkEnd w:id="32"/>
      <w:commentRangeStart w:id="169"/>
      <w:r w:rsidDel="00000000" w:rsidR="00000000" w:rsidRPr="00000000">
        <w:rPr>
          <w:rtl w:val="0"/>
        </w:rPr>
        <w:t xml:space="preserve">5</w:t>
      </w:r>
      <w:r w:rsidDel="00000000" w:rsidR="00000000" w:rsidRPr="00000000">
        <w:rPr>
          <w:rtl w:val="0"/>
        </w:rPr>
        <w:t xml:space="preserve">.7 </w:t>
      </w:r>
      <w:r w:rsidDel="00000000" w:rsidR="00000000" w:rsidRPr="00000000">
        <w:rPr>
          <w:rtl w:val="0"/>
        </w:rPr>
        <w:t xml:space="preserve">Why coordinated teamwork is required</w:t>
      </w:r>
      <w:commentRangeEnd w:id="169"/>
      <w:r w:rsidDel="00000000" w:rsidR="00000000" w:rsidRPr="00000000">
        <w:commentReference w:id="169"/>
      </w:r>
      <w:r w:rsidDel="00000000" w:rsidR="00000000" w:rsidRPr="00000000">
        <w:rPr>
          <w:rtl w:val="0"/>
        </w:rPr>
      </w:r>
    </w:p>
    <w:p w:rsidR="00000000" w:rsidDel="00000000" w:rsidP="00000000" w:rsidRDefault="00000000" w:rsidRPr="00000000" w14:paraId="000003B5">
      <w:pPr>
        <w:pStyle w:val="Heading2"/>
        <w:rPr/>
      </w:pPr>
      <w:bookmarkStart w:colFirst="0" w:colLast="0" w:name="_p0uxu9uxhfos" w:id="33"/>
      <w:bookmarkEnd w:id="33"/>
      <w:r w:rsidDel="00000000" w:rsidR="00000000" w:rsidRPr="00000000">
        <w:rPr>
          <w:rtl w:val="0"/>
        </w:rPr>
        <w:t xml:space="preserve">6. Technical and Logistical Feasibility </w:t>
      </w:r>
    </w:p>
    <w:p w:rsidR="00000000" w:rsidDel="00000000" w:rsidP="00000000" w:rsidRDefault="00000000" w:rsidRPr="00000000" w14:paraId="000003B6">
      <w:pPr>
        <w:ind w:left="0" w:firstLine="0"/>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PANGEA will also leverage NASA’s history of successful international field and airborne campaigns in the Americas and Africa. The research being proposed as part of PANGEA will not involve the deployment of new remote sensing technologies or development of new sensors. Rather, PANGEA research will utilize existing airborne and spaceborne remote sensing systems and datasets. </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There will be challenges in obtaining flight clearances for the X countries and field sites that are part of the PANGEA domain. To obtain flight clearances, we will work with NASA OIIR to develop the diplomatic clearance packages needed for </w:t>
      </w:r>
      <w:commentRangeStart w:id="170"/>
      <w:r w:rsidDel="00000000" w:rsidR="00000000" w:rsidRPr="00000000">
        <w:rPr>
          <w:rtl w:val="0"/>
        </w:rPr>
        <w:t xml:space="preserve">international airborne deployments</w:t>
      </w:r>
      <w:commentRangeEnd w:id="170"/>
      <w:r w:rsidDel="00000000" w:rsidR="00000000" w:rsidRPr="00000000">
        <w:commentReference w:id="170"/>
      </w:r>
      <w:r w:rsidDel="00000000" w:rsidR="00000000" w:rsidRPr="00000000">
        <w:rPr>
          <w:rtl w:val="0"/>
        </w:rPr>
        <w:t xml:space="preserve">. Prior to requesting flight clearances, PANGEA will build relationships with in-country partners such as government agencies, US Embassies and NGOs to develop agreements that will ensure proper flight clearances and field permits. PANGEA will ensure that we follow the rules and customs of each country where we are deployed, through co-design of flight plans and site selection. </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In cases where NASA aircraft cannot obtain overflight permission or acquire data, PANGEA will deploy commercial or other assets, such as commercial ALS, commercial drone based instrumentation or local instruments/aircraft to acquire the required airborne datasets. This is particularly important in Brazil, where there are challenges associated with acquiring </w:t>
      </w:r>
      <w:commentRangeStart w:id="171"/>
      <w:r w:rsidDel="00000000" w:rsidR="00000000" w:rsidRPr="00000000">
        <w:rPr>
          <w:rtl w:val="0"/>
        </w:rPr>
        <w:t xml:space="preserve">nadir-looking data</w:t>
      </w:r>
      <w:commentRangeEnd w:id="171"/>
      <w:r w:rsidDel="00000000" w:rsidR="00000000" w:rsidRPr="00000000">
        <w:commentReference w:id="171"/>
      </w:r>
      <w:r w:rsidDel="00000000" w:rsidR="00000000" w:rsidRPr="00000000">
        <w:rPr>
          <w:rtl w:val="0"/>
        </w:rPr>
        <w:t xml:space="preserve">, such as LiDAR, multispectral, and hyperspectral data. Here we will leverage the existing practice employed by NASA and the USG of using commercial airborne data providers to collect the required datasets. </w:t>
      </w:r>
    </w:p>
    <w:p w:rsidR="00000000" w:rsidDel="00000000" w:rsidP="00000000" w:rsidRDefault="00000000" w:rsidRPr="00000000" w14:paraId="000003C0">
      <w:pPr>
        <w:rPr>
          <w:rFonts w:ascii="Garamond" w:cs="Garamond" w:eastAsia="Garamond" w:hAnsi="Garamond"/>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C1">
      <w:pPr>
        <w:numPr>
          <w:ilvl w:val="0"/>
          <w:numId w:val="47"/>
        </w:numPr>
        <w:ind w:left="720" w:hanging="360"/>
      </w:pPr>
      <w:r w:rsidDel="00000000" w:rsidR="00000000" w:rsidRPr="00000000">
        <w:rPr>
          <w:rtl w:val="0"/>
        </w:rPr>
        <w:t xml:space="preserve">Start with a statement showing that we are following on well learned precedents</w:t>
      </w:r>
    </w:p>
    <w:p w:rsidR="00000000" w:rsidDel="00000000" w:rsidP="00000000" w:rsidRDefault="00000000" w:rsidRPr="00000000" w14:paraId="000003C2">
      <w:pPr>
        <w:numPr>
          <w:ilvl w:val="1"/>
          <w:numId w:val="47"/>
        </w:numPr>
        <w:ind w:left="1440" w:hanging="360"/>
      </w:pPr>
      <w:r w:rsidDel="00000000" w:rsidR="00000000" w:rsidRPr="00000000">
        <w:rPr>
          <w:rtl w:val="0"/>
        </w:rPr>
        <w:t xml:space="preserve">ABLE 2a and 2b</w:t>
      </w:r>
    </w:p>
    <w:p w:rsidR="00000000" w:rsidDel="00000000" w:rsidP="00000000" w:rsidRDefault="00000000" w:rsidRPr="00000000" w14:paraId="000003C3">
      <w:pPr>
        <w:numPr>
          <w:ilvl w:val="1"/>
          <w:numId w:val="47"/>
        </w:numPr>
        <w:ind w:left="1440" w:hanging="360"/>
      </w:pPr>
      <w:r w:rsidDel="00000000" w:rsidR="00000000" w:rsidRPr="00000000">
        <w:rPr>
          <w:rtl w:val="0"/>
        </w:rPr>
        <w:t xml:space="preserve">SAFARI</w:t>
      </w:r>
    </w:p>
    <w:p w:rsidR="00000000" w:rsidDel="00000000" w:rsidP="00000000" w:rsidRDefault="00000000" w:rsidRPr="00000000" w14:paraId="000003C4">
      <w:pPr>
        <w:numPr>
          <w:ilvl w:val="1"/>
          <w:numId w:val="47"/>
        </w:numPr>
        <w:ind w:left="1440" w:hanging="360"/>
      </w:pPr>
      <w:r w:rsidDel="00000000" w:rsidR="00000000" w:rsidRPr="00000000">
        <w:rPr>
          <w:rtl w:val="0"/>
        </w:rPr>
        <w:t xml:space="preserve">LBA</w:t>
      </w:r>
    </w:p>
    <w:p w:rsidR="00000000" w:rsidDel="00000000" w:rsidP="00000000" w:rsidRDefault="00000000" w:rsidRPr="00000000" w14:paraId="000003C5">
      <w:pPr>
        <w:numPr>
          <w:ilvl w:val="1"/>
          <w:numId w:val="47"/>
        </w:numPr>
        <w:ind w:left="1440" w:hanging="360"/>
      </w:pPr>
      <w:r w:rsidDel="00000000" w:rsidR="00000000" w:rsidRPr="00000000">
        <w:rPr>
          <w:rtl w:val="0"/>
        </w:rPr>
        <w:t xml:space="preserve">AfriSAR 1 a 2</w:t>
      </w:r>
    </w:p>
    <w:p w:rsidR="00000000" w:rsidDel="00000000" w:rsidP="00000000" w:rsidRDefault="00000000" w:rsidRPr="00000000" w14:paraId="000003C6">
      <w:pPr>
        <w:numPr>
          <w:ilvl w:val="1"/>
          <w:numId w:val="47"/>
        </w:numPr>
        <w:ind w:left="1440" w:hanging="360"/>
      </w:pPr>
      <w:r w:rsidDel="00000000" w:rsidR="00000000" w:rsidRPr="00000000">
        <w:rPr>
          <w:rtl w:val="0"/>
        </w:rPr>
        <w:t xml:space="preserve">BioSCape</w:t>
      </w:r>
    </w:p>
    <w:p w:rsidR="00000000" w:rsidDel="00000000" w:rsidP="00000000" w:rsidRDefault="00000000" w:rsidRPr="00000000" w14:paraId="000003C7">
      <w:pPr>
        <w:numPr>
          <w:ilvl w:val="1"/>
          <w:numId w:val="47"/>
        </w:numPr>
        <w:ind w:left="1440" w:hanging="360"/>
      </w:pPr>
      <w:r w:rsidDel="00000000" w:rsidR="00000000" w:rsidRPr="00000000">
        <w:rPr>
          <w:rtl w:val="0"/>
        </w:rPr>
        <w:t xml:space="preserve">Multiple airborne campaigns in Central and South America using AVIRIS on a variety of platforms</w:t>
      </w:r>
    </w:p>
    <w:p w:rsidR="00000000" w:rsidDel="00000000" w:rsidP="00000000" w:rsidRDefault="00000000" w:rsidRPr="00000000" w14:paraId="000003C8">
      <w:pPr>
        <w:numPr>
          <w:ilvl w:val="0"/>
          <w:numId w:val="47"/>
        </w:numPr>
        <w:ind w:left="720" w:hanging="360"/>
      </w:pPr>
      <w:r w:rsidDel="00000000" w:rsidR="00000000" w:rsidRPr="00000000">
        <w:rPr>
          <w:rtl w:val="0"/>
        </w:rPr>
        <w:t xml:space="preserve">Will will go through NASA OIIR</w:t>
      </w:r>
    </w:p>
    <w:p w:rsidR="00000000" w:rsidDel="00000000" w:rsidP="00000000" w:rsidRDefault="00000000" w:rsidRPr="00000000" w14:paraId="000003C9">
      <w:pPr>
        <w:numPr>
          <w:ilvl w:val="1"/>
          <w:numId w:val="47"/>
        </w:numPr>
        <w:ind w:left="1440" w:hanging="360"/>
      </w:pPr>
      <w:r w:rsidDel="00000000" w:rsidR="00000000" w:rsidRPr="00000000">
        <w:rPr>
          <w:rtl w:val="0"/>
        </w:rPr>
        <w:t xml:space="preserve">We will build relationships with in-country partners and establish contacts to develop signed agreements </w:t>
      </w:r>
    </w:p>
    <w:p w:rsidR="00000000" w:rsidDel="00000000" w:rsidP="00000000" w:rsidRDefault="00000000" w:rsidRPr="00000000" w14:paraId="000003CA">
      <w:pPr>
        <w:numPr>
          <w:ilvl w:val="0"/>
          <w:numId w:val="47"/>
        </w:numPr>
        <w:ind w:left="720" w:hanging="360"/>
      </w:pPr>
      <w:r w:rsidDel="00000000" w:rsidR="00000000" w:rsidRPr="00000000">
        <w:rPr>
          <w:rtl w:val="0"/>
        </w:rPr>
        <w:t xml:space="preserve">not requiring NASA assets (NASA aircraft) to be deployed in Brazil or DRC</w:t>
      </w:r>
    </w:p>
    <w:p w:rsidR="00000000" w:rsidDel="00000000" w:rsidP="00000000" w:rsidRDefault="00000000" w:rsidRPr="00000000" w14:paraId="000003CB">
      <w:pPr>
        <w:numPr>
          <w:ilvl w:val="0"/>
          <w:numId w:val="47"/>
        </w:numPr>
        <w:ind w:left="720" w:hanging="360"/>
      </w:pPr>
      <w:r w:rsidDel="00000000" w:rsidR="00000000" w:rsidRPr="00000000">
        <w:rPr>
          <w:rtl w:val="0"/>
        </w:rPr>
        <w:t xml:space="preserve">NASA or other (ARES, commercial) can be used</w:t>
      </w:r>
    </w:p>
    <w:p w:rsidR="00000000" w:rsidDel="00000000" w:rsidP="00000000" w:rsidRDefault="00000000" w:rsidRPr="00000000" w14:paraId="000003CC">
      <w:pPr>
        <w:numPr>
          <w:ilvl w:val="0"/>
          <w:numId w:val="47"/>
        </w:numPr>
        <w:ind w:left="720" w:hanging="360"/>
      </w:pPr>
      <w:r w:rsidDel="00000000" w:rsidR="00000000" w:rsidRPr="00000000">
        <w:rPr>
          <w:rtl w:val="0"/>
        </w:rPr>
        <w:t xml:space="preserve">Interest from / alignment with partner agencies ESA, ISRO, Canadian Space Agency</w:t>
      </w:r>
    </w:p>
    <w:p w:rsidR="00000000" w:rsidDel="00000000" w:rsidP="00000000" w:rsidRDefault="00000000" w:rsidRPr="00000000" w14:paraId="000003CD">
      <w:pPr>
        <w:numPr>
          <w:ilvl w:val="0"/>
          <w:numId w:val="47"/>
        </w:numPr>
        <w:ind w:left="720" w:hanging="360"/>
      </w:pPr>
      <w:r w:rsidDel="00000000" w:rsidR="00000000" w:rsidRPr="00000000">
        <w:rPr>
          <w:rtl w:val="0"/>
        </w:rPr>
        <w:t xml:space="preserve">Emphasize that PANGEA will take advantage of what's happening locally </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numPr>
          <w:ilvl w:val="0"/>
          <w:numId w:val="47"/>
        </w:numPr>
        <w:ind w:left="720" w:hanging="360"/>
      </w:pPr>
      <w:r w:rsidDel="00000000" w:rsidR="00000000" w:rsidRPr="00000000">
        <w:rPr>
          <w:rtl w:val="0"/>
        </w:rPr>
        <w:t xml:space="preserve">Notes based on recent conversations with Ryan about scope</w:t>
      </w:r>
    </w:p>
    <w:p w:rsidR="00000000" w:rsidDel="00000000" w:rsidP="00000000" w:rsidRDefault="00000000" w:rsidRPr="00000000" w14:paraId="000003D0">
      <w:pPr>
        <w:numPr>
          <w:ilvl w:val="1"/>
          <w:numId w:val="47"/>
        </w:numPr>
        <w:ind w:left="1440" w:hanging="360"/>
      </w:pPr>
      <w:r w:rsidDel="00000000" w:rsidR="00000000" w:rsidRPr="00000000">
        <w:rPr>
          <w:rtl w:val="0"/>
        </w:rPr>
        <w:t xml:space="preserve">need to turn grand ambition into modular / scalable campaign</w:t>
      </w:r>
    </w:p>
    <w:p w:rsidR="00000000" w:rsidDel="00000000" w:rsidP="00000000" w:rsidRDefault="00000000" w:rsidRPr="00000000" w14:paraId="000003D1">
      <w:pPr>
        <w:numPr>
          <w:ilvl w:val="2"/>
          <w:numId w:val="47"/>
        </w:numPr>
        <w:ind w:left="2160" w:hanging="360"/>
      </w:pPr>
      <w:r w:rsidDel="00000000" w:rsidR="00000000" w:rsidRPr="00000000">
        <w:rPr>
          <w:rtl w:val="0"/>
        </w:rPr>
        <w:t xml:space="preserve">a few million / 10 million/ 30 million  / 50 million - </w:t>
      </w:r>
    </w:p>
    <w:p w:rsidR="00000000" w:rsidDel="00000000" w:rsidP="00000000" w:rsidRDefault="00000000" w:rsidRPr="00000000" w14:paraId="000003D2">
      <w:pPr>
        <w:numPr>
          <w:ilvl w:val="1"/>
          <w:numId w:val="47"/>
        </w:numPr>
        <w:ind w:left="1440" w:hanging="360"/>
      </w:pPr>
      <w:r w:rsidDel="00000000" w:rsidR="00000000" w:rsidRPr="00000000">
        <w:rPr>
          <w:rtl w:val="0"/>
        </w:rPr>
        <w:t xml:space="preserve">depends on second PM though (an offer was made, date TBD, will likely start this summer)</w:t>
      </w:r>
    </w:p>
    <w:p w:rsidR="00000000" w:rsidDel="00000000" w:rsidP="00000000" w:rsidRDefault="00000000" w:rsidRPr="00000000" w14:paraId="000003D3">
      <w:pPr>
        <w:numPr>
          <w:ilvl w:val="1"/>
          <w:numId w:val="47"/>
        </w:numPr>
        <w:ind w:left="1440" w:hanging="360"/>
      </w:pPr>
      <w:r w:rsidDel="00000000" w:rsidR="00000000" w:rsidRPr="00000000">
        <w:rPr>
          <w:rtl w:val="0"/>
        </w:rPr>
        <w:t xml:space="preserve">could be bolstered by contributions from Biodiversity and/or Hydrology (also LCLUC, X, and X?)</w:t>
      </w:r>
    </w:p>
    <w:p w:rsidR="00000000" w:rsidDel="00000000" w:rsidP="00000000" w:rsidRDefault="00000000" w:rsidRPr="00000000" w14:paraId="000003D4">
      <w:pPr>
        <w:numPr>
          <w:ilvl w:val="1"/>
          <w:numId w:val="47"/>
        </w:numPr>
        <w:ind w:left="1440" w:hanging="360"/>
      </w:pPr>
      <w:r w:rsidDel="00000000" w:rsidR="00000000" w:rsidRPr="00000000">
        <w:rPr>
          <w:rtl w:val="0"/>
        </w:rPr>
        <w:t xml:space="preserve">possibly also Earth Action (Tom, Nancy, Keith)</w:t>
      </w:r>
    </w:p>
    <w:p w:rsidR="00000000" w:rsidDel="00000000" w:rsidP="00000000" w:rsidRDefault="00000000" w:rsidRPr="00000000" w14:paraId="000003D5">
      <w:pPr>
        <w:numPr>
          <w:ilvl w:val="0"/>
          <w:numId w:val="47"/>
        </w:numPr>
        <w:ind w:left="720" w:hanging="360"/>
      </w:pPr>
      <w:r w:rsidDel="00000000" w:rsidR="00000000" w:rsidRPr="00000000">
        <w:rPr>
          <w:rtl w:val="0"/>
        </w:rPr>
        <w:t xml:space="preserve">Provide threshold and baseline(s)</w:t>
      </w:r>
    </w:p>
    <w:p w:rsidR="00000000" w:rsidDel="00000000" w:rsidP="00000000" w:rsidRDefault="00000000" w:rsidRPr="00000000" w14:paraId="000003D6">
      <w:pPr>
        <w:numPr>
          <w:ilvl w:val="1"/>
          <w:numId w:val="47"/>
        </w:numPr>
        <w:ind w:left="1440" w:hanging="360"/>
      </w:pPr>
      <w:commentRangeStart w:id="172"/>
      <w:r w:rsidDel="00000000" w:rsidR="00000000" w:rsidRPr="00000000">
        <w:rPr>
          <w:rtl w:val="0"/>
        </w:rPr>
        <w:t xml:space="preserve">5 years - $30 million </w:t>
      </w:r>
    </w:p>
    <w:p w:rsidR="00000000" w:rsidDel="00000000" w:rsidP="00000000" w:rsidRDefault="00000000" w:rsidRPr="00000000" w14:paraId="000003D7">
      <w:pPr>
        <w:numPr>
          <w:ilvl w:val="2"/>
          <w:numId w:val="47"/>
        </w:numPr>
        <w:ind w:left="2160" w:hanging="360"/>
      </w:pPr>
      <w:r w:rsidDel="00000000" w:rsidR="00000000" w:rsidRPr="00000000">
        <w:rPr>
          <w:rtl w:val="0"/>
        </w:rPr>
        <w:t xml:space="preserve">emphasize that we've already put in a PANGEA EVS</w:t>
      </w:r>
    </w:p>
    <w:p w:rsidR="00000000" w:rsidDel="00000000" w:rsidP="00000000" w:rsidRDefault="00000000" w:rsidRPr="00000000" w14:paraId="000003D8">
      <w:pPr>
        <w:numPr>
          <w:ilvl w:val="0"/>
          <w:numId w:val="47"/>
        </w:numPr>
        <w:ind w:left="1440" w:hanging="360"/>
      </w:pPr>
      <w:r w:rsidDel="00000000" w:rsidR="00000000" w:rsidRPr="00000000">
        <w:rPr>
          <w:rtl w:val="0"/>
        </w:rPr>
        <w:t xml:space="preserve">6 years - $50 million</w:t>
      </w:r>
    </w:p>
    <w:p w:rsidR="00000000" w:rsidDel="00000000" w:rsidP="00000000" w:rsidRDefault="00000000" w:rsidRPr="00000000" w14:paraId="000003D9">
      <w:pPr>
        <w:numPr>
          <w:ilvl w:val="0"/>
          <w:numId w:val="47"/>
        </w:numPr>
        <w:ind w:left="1440" w:hanging="360"/>
      </w:pPr>
      <w:r w:rsidDel="00000000" w:rsidR="00000000" w:rsidRPr="00000000">
        <w:rPr>
          <w:rtl w:val="0"/>
        </w:rPr>
        <w:t xml:space="preserve">8 years - $100 million </w:t>
      </w:r>
    </w:p>
    <w:p w:rsidR="00000000" w:rsidDel="00000000" w:rsidP="00000000" w:rsidRDefault="00000000" w:rsidRPr="00000000" w14:paraId="000003DA">
      <w:pPr>
        <w:numPr>
          <w:ilvl w:val="0"/>
          <w:numId w:val="47"/>
        </w:numPr>
        <w:ind w:left="1440" w:hanging="360"/>
      </w:pPr>
      <w:r w:rsidDel="00000000" w:rsidR="00000000" w:rsidRPr="00000000">
        <w:rPr>
          <w:rtl w:val="0"/>
        </w:rPr>
        <w:t xml:space="preserve">10 years - $150 million</w:t>
      </w:r>
      <w:commentRangeEnd w:id="172"/>
      <w:r w:rsidDel="00000000" w:rsidR="00000000" w:rsidRPr="00000000">
        <w:commentReference w:id="172"/>
      </w:r>
      <w:r w:rsidDel="00000000" w:rsidR="00000000" w:rsidRPr="00000000">
        <w:rPr>
          <w:rtl w:val="0"/>
        </w:rPr>
      </w:r>
    </w:p>
    <w:p w:rsidR="00000000" w:rsidDel="00000000" w:rsidP="00000000" w:rsidRDefault="00000000" w:rsidRPr="00000000" w14:paraId="000003DB">
      <w:pPr>
        <w:numPr>
          <w:ilvl w:val="0"/>
          <w:numId w:val="73"/>
        </w:numPr>
        <w:ind w:left="720" w:hanging="360"/>
      </w:pPr>
      <w:r w:rsidDel="00000000" w:rsidR="00000000" w:rsidRPr="00000000">
        <w:rPr>
          <w:rtl w:val="0"/>
        </w:rPr>
        <w:t xml:space="preserve">need proof that we've had discussions with partners who can allocate additional resources - actual funding or in-kind through existing activities (e.g., USAID, European Space Agency, NERC, donor community) - letters!</w:t>
      </w:r>
    </w:p>
    <w:p w:rsidR="00000000" w:rsidDel="00000000" w:rsidP="00000000" w:rsidRDefault="00000000" w:rsidRPr="00000000" w14:paraId="000003DC">
      <w:pPr>
        <w:numPr>
          <w:ilvl w:val="0"/>
          <w:numId w:val="73"/>
        </w:numPr>
        <w:ind w:left="720" w:hanging="360"/>
        <w:rPr>
          <w:b w:val="1"/>
        </w:rPr>
      </w:pPr>
      <w:r w:rsidDel="00000000" w:rsidR="00000000" w:rsidRPr="00000000">
        <w:rPr>
          <w:b w:val="1"/>
          <w:rtl w:val="0"/>
        </w:rPr>
        <w:t xml:space="preserve">Synergies</w:t>
      </w:r>
    </w:p>
    <w:p w:rsidR="00000000" w:rsidDel="00000000" w:rsidP="00000000" w:rsidRDefault="00000000" w:rsidRPr="00000000" w14:paraId="000003DD">
      <w:pPr>
        <w:numPr>
          <w:ilvl w:val="1"/>
          <w:numId w:val="73"/>
        </w:numPr>
        <w:ind w:left="1440" w:hanging="360"/>
      </w:pPr>
      <w:r w:rsidDel="00000000" w:rsidR="00000000" w:rsidRPr="00000000">
        <w:rPr>
          <w:rtl w:val="0"/>
        </w:rPr>
        <w:t xml:space="preserve">ride AfriSAR-2 - on budget, on schedule, for the most part no major glitches (describe successes and lessons learned)</w:t>
      </w:r>
    </w:p>
    <w:p w:rsidR="00000000" w:rsidDel="00000000" w:rsidP="00000000" w:rsidRDefault="00000000" w:rsidRPr="00000000" w14:paraId="000003DE">
      <w:pPr>
        <w:numPr>
          <w:ilvl w:val="1"/>
          <w:numId w:val="73"/>
        </w:numPr>
        <w:ind w:left="1440" w:hanging="360"/>
      </w:pPr>
      <w:r w:rsidDel="00000000" w:rsidR="00000000" w:rsidRPr="00000000">
        <w:rPr>
          <w:rtl w:val="0"/>
        </w:rPr>
        <w:t xml:space="preserve">LVIS flight(s) in SE Asia - talk to GEDI team</w:t>
      </w:r>
    </w:p>
    <w:p w:rsidR="00000000" w:rsidDel="00000000" w:rsidP="00000000" w:rsidRDefault="00000000" w:rsidRPr="00000000" w14:paraId="000003DF">
      <w:pPr>
        <w:numPr>
          <w:ilvl w:val="1"/>
          <w:numId w:val="73"/>
        </w:numPr>
        <w:ind w:left="1440" w:hanging="360"/>
      </w:pPr>
      <w:r w:rsidDel="00000000" w:rsidR="00000000" w:rsidRPr="00000000">
        <w:rPr>
          <w:rtl w:val="0"/>
        </w:rPr>
        <w:t xml:space="preserve">Amazon 2026 - Jack committed to trying to make NASA aspect equal to or exceed ESA component - talk to Clement Albergel &amp; Dirk </w:t>
      </w:r>
    </w:p>
    <w:p w:rsidR="00000000" w:rsidDel="00000000" w:rsidP="00000000" w:rsidRDefault="00000000" w:rsidRPr="00000000" w14:paraId="000003E0">
      <w:pPr>
        <w:numPr>
          <w:ilvl w:val="1"/>
          <w:numId w:val="73"/>
        </w:numPr>
        <w:ind w:left="1440" w:hanging="360"/>
      </w:pPr>
      <w:r w:rsidDel="00000000" w:rsidR="00000000" w:rsidRPr="00000000">
        <w:rPr>
          <w:rtl w:val="0"/>
        </w:rPr>
        <w:t xml:space="preserve">talk to Barry Lefer about possibly sharing costs with Africa air quality campaign (not guaranteed, just being explored)</w:t>
      </w:r>
    </w:p>
    <w:p w:rsidR="00000000" w:rsidDel="00000000" w:rsidP="00000000" w:rsidRDefault="00000000" w:rsidRPr="00000000" w14:paraId="000003E1">
      <w:pPr>
        <w:numPr>
          <w:ilvl w:val="2"/>
          <w:numId w:val="73"/>
        </w:numPr>
        <w:ind w:left="2160" w:hanging="360"/>
      </w:pPr>
      <w:r w:rsidDel="00000000" w:rsidR="00000000" w:rsidRPr="00000000">
        <w:rPr>
          <w:rtl w:val="0"/>
        </w:rPr>
        <w:t xml:space="preserve">Building on Asia-AQ - Phillipines, Malaysia, Thailand, South Korea</w:t>
      </w:r>
    </w:p>
    <w:p w:rsidR="00000000" w:rsidDel="00000000" w:rsidP="00000000" w:rsidRDefault="00000000" w:rsidRPr="00000000" w14:paraId="000003E2">
      <w:pPr>
        <w:numPr>
          <w:ilvl w:val="1"/>
          <w:numId w:val="73"/>
        </w:numPr>
        <w:ind w:left="1440" w:hanging="360"/>
      </w:pPr>
      <w:r w:rsidDel="00000000" w:rsidR="00000000" w:rsidRPr="00000000">
        <w:rPr>
          <w:rtl w:val="0"/>
        </w:rPr>
        <w:t xml:space="preserve">possibility for synergies with Laura Lorenzoni's interest in lateral fluxes in rivers - especially in Amazon </w:t>
      </w:r>
    </w:p>
    <w:p w:rsidR="00000000" w:rsidDel="00000000" w:rsidP="00000000" w:rsidRDefault="00000000" w:rsidRPr="00000000" w14:paraId="000003E3">
      <w:pPr>
        <w:numPr>
          <w:ilvl w:val="1"/>
          <w:numId w:val="73"/>
        </w:numPr>
        <w:ind w:left="1440" w:hanging="360"/>
      </w:pPr>
      <w:r w:rsidDel="00000000" w:rsidR="00000000" w:rsidRPr="00000000">
        <w:rPr>
          <w:rtl w:val="0"/>
        </w:rPr>
        <w:t xml:space="preserve">India - AVIRIS-3 - in 2025 - other plans?</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pStyle w:val="Heading3"/>
        <w:rPr/>
      </w:pPr>
      <w:bookmarkStart w:colFirst="0" w:colLast="0" w:name="_v6vwvy87f239" w:id="34"/>
      <w:bookmarkEnd w:id="34"/>
      <w:r w:rsidDel="00000000" w:rsidR="00000000" w:rsidRPr="00000000">
        <w:rPr>
          <w:rtl w:val="0"/>
        </w:rPr>
        <w:t xml:space="preserve">6.1 Cost Estimates</w:t>
      </w:r>
    </w:p>
    <w:p w:rsidR="00000000" w:rsidDel="00000000" w:rsidP="00000000" w:rsidRDefault="00000000" w:rsidRPr="00000000" w14:paraId="000003E6">
      <w:pPr>
        <w:numPr>
          <w:ilvl w:val="0"/>
          <w:numId w:val="8"/>
        </w:numPr>
        <w:ind w:left="720" w:hanging="360"/>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3E7">
      <w:pPr>
        <w:numPr>
          <w:ilvl w:val="1"/>
          <w:numId w:val="8"/>
        </w:numPr>
        <w:ind w:left="1440" w:hanging="360"/>
      </w:pPr>
      <w:r w:rsidDel="00000000" w:rsidR="00000000" w:rsidRPr="00000000">
        <w:rPr>
          <w:rtl w:val="0"/>
        </w:rPr>
        <w:t xml:space="preserve">Related relevant NASA funding opportunities </w:t>
      </w:r>
    </w:p>
    <w:p w:rsidR="00000000" w:rsidDel="00000000" w:rsidP="00000000" w:rsidRDefault="00000000" w:rsidRPr="00000000" w14:paraId="000003E8">
      <w:pPr>
        <w:numPr>
          <w:ilvl w:val="2"/>
          <w:numId w:val="8"/>
        </w:numPr>
        <w:ind w:left="2160" w:hanging="360"/>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3E9">
      <w:pPr>
        <w:numPr>
          <w:ilvl w:val="2"/>
          <w:numId w:val="8"/>
        </w:numPr>
        <w:ind w:left="2160" w:hanging="360"/>
      </w:pPr>
      <w:r w:rsidDel="00000000" w:rsidR="00000000" w:rsidRPr="00000000">
        <w:rPr>
          <w:rtl w:val="0"/>
        </w:rPr>
        <w:t xml:space="preserve">ARSET, ….</w:t>
      </w:r>
    </w:p>
    <w:p w:rsidR="00000000" w:rsidDel="00000000" w:rsidP="00000000" w:rsidRDefault="00000000" w:rsidRPr="00000000" w14:paraId="000003EA">
      <w:pPr>
        <w:numPr>
          <w:ilvl w:val="1"/>
          <w:numId w:val="8"/>
        </w:numPr>
        <w:ind w:left="1440" w:hanging="360"/>
      </w:pPr>
      <w:commentRangeStart w:id="173"/>
      <w:r w:rsidDel="00000000" w:rsidR="00000000" w:rsidRPr="00000000">
        <w:rPr>
          <w:rtl w:val="0"/>
        </w:rPr>
        <w:t xml:space="preserve">Existing</w:t>
      </w:r>
      <w:commentRangeEnd w:id="173"/>
      <w:r w:rsidDel="00000000" w:rsidR="00000000" w:rsidRPr="00000000">
        <w:commentReference w:id="173"/>
      </w:r>
      <w:r w:rsidDel="00000000" w:rsidR="00000000" w:rsidRPr="00000000">
        <w:rPr>
          <w:rtl w:val="0"/>
        </w:rPr>
        <w:t xml:space="preserve"> opportunities to solicit complementary funding </w:t>
      </w:r>
    </w:p>
    <w:p w:rsidR="00000000" w:rsidDel="00000000" w:rsidP="00000000" w:rsidRDefault="00000000" w:rsidRPr="00000000" w14:paraId="000003EB">
      <w:pPr>
        <w:numPr>
          <w:ilvl w:val="2"/>
          <w:numId w:val="8"/>
        </w:numPr>
        <w:ind w:left="2160" w:hanging="360"/>
      </w:pPr>
      <w:commentRangeStart w:id="174"/>
      <w:r w:rsidDel="00000000" w:rsidR="00000000" w:rsidRPr="00000000">
        <w:rPr>
          <w:rtl w:val="0"/>
        </w:rPr>
        <w:t xml:space="preserve">NSF RCN, AccelNet</w:t>
      </w:r>
      <w:commentRangeEnd w:id="174"/>
      <w:r w:rsidDel="00000000" w:rsidR="00000000" w:rsidRPr="00000000">
        <w:commentReference w:id="174"/>
      </w:r>
      <w:r w:rsidDel="00000000" w:rsidR="00000000" w:rsidRPr="00000000">
        <w:rPr>
          <w:rtl w:val="0"/>
        </w:rPr>
      </w:r>
    </w:p>
    <w:p w:rsidR="00000000" w:rsidDel="00000000" w:rsidP="00000000" w:rsidRDefault="00000000" w:rsidRPr="00000000" w14:paraId="000003EC">
      <w:pPr>
        <w:numPr>
          <w:ilvl w:val="2"/>
          <w:numId w:val="8"/>
        </w:numPr>
        <w:ind w:left="2160" w:hanging="360"/>
      </w:pPr>
      <w:r w:rsidDel="00000000" w:rsidR="00000000" w:rsidRPr="00000000">
        <w:rPr>
          <w:rtl w:val="0"/>
        </w:rPr>
        <w:t xml:space="preserve">NSF RISE</w:t>
      </w:r>
    </w:p>
    <w:p w:rsidR="00000000" w:rsidDel="00000000" w:rsidP="00000000" w:rsidRDefault="00000000" w:rsidRPr="00000000" w14:paraId="000003ED">
      <w:pPr>
        <w:numPr>
          <w:ilvl w:val="2"/>
          <w:numId w:val="8"/>
        </w:numPr>
        <w:ind w:left="2160" w:hanging="360"/>
      </w:pPr>
      <w:r w:rsidDel="00000000" w:rsidR="00000000" w:rsidRPr="00000000">
        <w:rPr>
          <w:rtl w:val="0"/>
        </w:rPr>
        <w:t xml:space="preserve">NSF EArly-concept Grants for Exploratory Research (</w:t>
      </w:r>
      <w:hyperlink r:id="rId111">
        <w:r w:rsidDel="00000000" w:rsidR="00000000" w:rsidRPr="00000000">
          <w:rPr>
            <w:color w:val="1155cc"/>
            <w:u w:val="single"/>
            <w:rtl w:val="0"/>
          </w:rPr>
          <w:t xml:space="preserve">EAGER</w:t>
        </w:r>
      </w:hyperlink>
      <w:r w:rsidDel="00000000" w:rsidR="00000000" w:rsidRPr="00000000">
        <w:rPr>
          <w:rtl w:val="0"/>
        </w:rPr>
        <w:t xml:space="preserve">) Proposal</w:t>
      </w:r>
    </w:p>
    <w:p w:rsidR="00000000" w:rsidDel="00000000" w:rsidP="00000000" w:rsidRDefault="00000000" w:rsidRPr="00000000" w14:paraId="000003EE">
      <w:pPr>
        <w:numPr>
          <w:ilvl w:val="2"/>
          <w:numId w:val="8"/>
        </w:numPr>
        <w:ind w:left="2160" w:hanging="360"/>
      </w:pPr>
      <w:r w:rsidDel="00000000" w:rsidR="00000000" w:rsidRPr="00000000">
        <w:rPr>
          <w:rtl w:val="0"/>
        </w:rPr>
        <w:t xml:space="preserve">NSF DEB &amp; BIO calls (alignment with NEON)</w:t>
      </w:r>
    </w:p>
    <w:p w:rsidR="00000000" w:rsidDel="00000000" w:rsidP="00000000" w:rsidRDefault="00000000" w:rsidRPr="00000000" w14:paraId="000003EF">
      <w:pPr>
        <w:numPr>
          <w:ilvl w:val="2"/>
          <w:numId w:val="8"/>
        </w:numPr>
        <w:ind w:left="2160" w:hanging="360"/>
      </w:pPr>
      <w:r w:rsidDel="00000000" w:rsidR="00000000" w:rsidRPr="00000000">
        <w:rPr>
          <w:rtl w:val="0"/>
        </w:rPr>
        <w:t xml:space="preserve">USAID CARPE</w:t>
      </w:r>
    </w:p>
    <w:p w:rsidR="00000000" w:rsidDel="00000000" w:rsidP="00000000" w:rsidRDefault="00000000" w:rsidRPr="00000000" w14:paraId="000003F0">
      <w:pPr>
        <w:numPr>
          <w:ilvl w:val="2"/>
          <w:numId w:val="8"/>
        </w:numPr>
        <w:ind w:left="2160" w:hanging="360"/>
      </w:pPr>
      <w:r w:rsidDel="00000000" w:rsidR="00000000" w:rsidRPr="00000000">
        <w:rPr>
          <w:rtl w:val="0"/>
        </w:rPr>
        <w:t xml:space="preserve">USAID SPARK (in prep)</w:t>
      </w:r>
    </w:p>
    <w:p w:rsidR="00000000" w:rsidDel="00000000" w:rsidP="00000000" w:rsidRDefault="00000000" w:rsidRPr="00000000" w14:paraId="000003F1">
      <w:pPr>
        <w:numPr>
          <w:ilvl w:val="2"/>
          <w:numId w:val="8"/>
        </w:numPr>
        <w:ind w:left="2160" w:hanging="360"/>
      </w:pPr>
      <w:r w:rsidDel="00000000" w:rsidR="00000000" w:rsidRPr="00000000">
        <w:rPr>
          <w:rtl w:val="0"/>
        </w:rPr>
        <w:t xml:space="preserve">USAID - other…</w:t>
      </w:r>
    </w:p>
    <w:p w:rsidR="00000000" w:rsidDel="00000000" w:rsidP="00000000" w:rsidRDefault="00000000" w:rsidRPr="00000000" w14:paraId="000003F2">
      <w:pPr>
        <w:numPr>
          <w:ilvl w:val="2"/>
          <w:numId w:val="8"/>
        </w:numPr>
        <w:ind w:left="2160" w:hanging="360"/>
      </w:pPr>
      <w:r w:rsidDel="00000000" w:rsidR="00000000" w:rsidRPr="00000000">
        <w:rPr>
          <w:rtl w:val="0"/>
        </w:rPr>
        <w:t xml:space="preserve">Belmont Forum</w:t>
      </w:r>
    </w:p>
    <w:p w:rsidR="00000000" w:rsidDel="00000000" w:rsidP="00000000" w:rsidRDefault="00000000" w:rsidRPr="00000000" w14:paraId="000003F3">
      <w:pPr>
        <w:numPr>
          <w:ilvl w:val="2"/>
          <w:numId w:val="8"/>
        </w:numPr>
        <w:ind w:left="2160" w:hanging="360"/>
      </w:pPr>
      <w:r w:rsidDel="00000000" w:rsidR="00000000" w:rsidRPr="00000000">
        <w:rPr>
          <w:rtl w:val="0"/>
        </w:rPr>
        <w:t xml:space="preserve">DOE calls?</w:t>
      </w:r>
    </w:p>
    <w:p w:rsidR="00000000" w:rsidDel="00000000" w:rsidP="00000000" w:rsidRDefault="00000000" w:rsidRPr="00000000" w14:paraId="000003F4">
      <w:pPr>
        <w:numPr>
          <w:ilvl w:val="1"/>
          <w:numId w:val="8"/>
        </w:numPr>
        <w:ind w:left="1440" w:hanging="360"/>
      </w:pPr>
      <w:r w:rsidDel="00000000" w:rsidR="00000000" w:rsidRPr="00000000">
        <w:rPr>
          <w:rtl w:val="0"/>
        </w:rPr>
        <w:t xml:space="preserve">In-kind support</w:t>
      </w:r>
    </w:p>
    <w:p w:rsidR="00000000" w:rsidDel="00000000" w:rsidP="00000000" w:rsidRDefault="00000000" w:rsidRPr="00000000" w14:paraId="000003F5">
      <w:pPr>
        <w:numPr>
          <w:ilvl w:val="2"/>
          <w:numId w:val="8"/>
        </w:numPr>
        <w:ind w:left="2160" w:hanging="360"/>
      </w:pPr>
      <w:r w:rsidDel="00000000" w:rsidR="00000000" w:rsidRPr="00000000">
        <w:rPr>
          <w:rtl w:val="0"/>
        </w:rPr>
        <w:t xml:space="preserve">AmeriFlux, ICOS</w:t>
      </w:r>
    </w:p>
    <w:p w:rsidR="00000000" w:rsidDel="00000000" w:rsidP="00000000" w:rsidRDefault="00000000" w:rsidRPr="00000000" w14:paraId="000003F6">
      <w:pPr>
        <w:numPr>
          <w:ilvl w:val="2"/>
          <w:numId w:val="8"/>
        </w:numPr>
        <w:ind w:left="2160" w:hanging="360"/>
      </w:pPr>
      <w:r w:rsidDel="00000000" w:rsidR="00000000" w:rsidRPr="00000000">
        <w:rPr>
          <w:rtl w:val="0"/>
        </w:rPr>
      </w:r>
    </w:p>
    <w:p w:rsidR="00000000" w:rsidDel="00000000" w:rsidP="00000000" w:rsidRDefault="00000000" w:rsidRPr="00000000" w14:paraId="000003F7">
      <w:pPr>
        <w:numPr>
          <w:ilvl w:val="1"/>
          <w:numId w:val="8"/>
        </w:numPr>
        <w:ind w:left="1440" w:hanging="360"/>
      </w:pPr>
      <w:r w:rsidDel="00000000" w:rsidR="00000000" w:rsidRPr="00000000">
        <w:rPr>
          <w:rtl w:val="0"/>
        </w:rPr>
        <w:t xml:space="preserve">Seeking additional funding from new sources</w:t>
      </w:r>
    </w:p>
    <w:p w:rsidR="00000000" w:rsidDel="00000000" w:rsidP="00000000" w:rsidRDefault="00000000" w:rsidRPr="00000000" w14:paraId="000003F8">
      <w:pPr>
        <w:numPr>
          <w:ilvl w:val="2"/>
          <w:numId w:val="8"/>
        </w:numPr>
        <w:ind w:left="2160" w:hanging="360"/>
      </w:pPr>
      <w:r w:rsidDel="00000000" w:rsidR="00000000" w:rsidRPr="00000000">
        <w:rPr>
          <w:rtl w:val="0"/>
        </w:rPr>
        <w:t xml:space="preserve">Donor community </w:t>
      </w:r>
    </w:p>
    <w:p w:rsidR="00000000" w:rsidDel="00000000" w:rsidP="00000000" w:rsidRDefault="00000000" w:rsidRPr="00000000" w14:paraId="000003F9">
      <w:pPr>
        <w:rPr>
          <w:highlight w:val="yellow"/>
        </w:rPr>
      </w:pPr>
      <w:r w:rsidDel="00000000" w:rsidR="00000000" w:rsidRPr="00000000">
        <w:rPr>
          <w:rtl w:val="0"/>
        </w:rPr>
      </w:r>
    </w:p>
    <w:p w:rsidR="00000000" w:rsidDel="00000000" w:rsidP="00000000" w:rsidRDefault="00000000" w:rsidRPr="00000000" w14:paraId="000003FA">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3FB">
      <w:pPr>
        <w:rPr>
          <w:highlight w:val="yellow"/>
        </w:rPr>
      </w:pPr>
      <w:r w:rsidDel="00000000" w:rsidR="00000000" w:rsidRPr="00000000">
        <w:rPr>
          <w:rtl w:val="0"/>
        </w:rPr>
      </w:r>
    </w:p>
    <w:p w:rsidR="00000000" w:rsidDel="00000000" w:rsidP="00000000" w:rsidRDefault="00000000" w:rsidRPr="00000000" w14:paraId="000003FC">
      <w:pPr>
        <w:pStyle w:val="Heading2"/>
        <w:rPr/>
      </w:pPr>
      <w:bookmarkStart w:colFirst="0" w:colLast="0" w:name="_hqyhm81kx4qe" w:id="35"/>
      <w:bookmarkEnd w:id="35"/>
      <w:commentRangeStart w:id="175"/>
      <w:r w:rsidDel="00000000" w:rsidR="00000000" w:rsidRPr="00000000">
        <w:rPr>
          <w:rtl w:val="0"/>
        </w:rPr>
        <w:t xml:space="preserve">7. Organization and Management</w:t>
      </w:r>
      <w:commentRangeEnd w:id="175"/>
      <w:r w:rsidDel="00000000" w:rsidR="00000000" w:rsidRPr="00000000">
        <w:commentReference w:id="175"/>
      </w:r>
      <w:r w:rsidDel="00000000" w:rsidR="00000000" w:rsidRPr="00000000">
        <w:rPr>
          <w:rtl w:val="0"/>
        </w:rPr>
      </w:r>
    </w:p>
    <w:p w:rsidR="00000000" w:rsidDel="00000000" w:rsidP="00000000" w:rsidRDefault="00000000" w:rsidRPr="00000000" w14:paraId="000003FD">
      <w:pPr>
        <w:rPr>
          <w:color w:val="ff0000"/>
        </w:rPr>
      </w:pPr>
      <w:r w:rsidDel="00000000" w:rsidR="00000000" w:rsidRPr="00000000">
        <w:rPr>
          <w:color w:val="ff0000"/>
          <w:rtl w:val="0"/>
        </w:rPr>
        <w:t xml:space="preserve">Who will lead this section?</w:t>
      </w:r>
    </w:p>
    <w:p w:rsidR="00000000" w:rsidDel="00000000" w:rsidP="00000000" w:rsidRDefault="00000000" w:rsidRPr="00000000" w14:paraId="000003FE">
      <w:pPr>
        <w:rPr>
          <w:color w:val="ff0000"/>
        </w:rPr>
      </w:pPr>
      <w:r w:rsidDel="00000000" w:rsidR="00000000" w:rsidRPr="00000000">
        <w:rPr>
          <w:color w:val="ff0000"/>
          <w:rtl w:val="0"/>
        </w:rPr>
        <w:t xml:space="preserve">ABOVE WHITE PAPER: </w:t>
      </w:r>
      <w:hyperlink r:id="rId112">
        <w:r w:rsidDel="00000000" w:rsidR="00000000" w:rsidRPr="00000000">
          <w:rPr>
            <w:color w:val="1155cc"/>
            <w:u w:val="single"/>
            <w:rtl w:val="0"/>
          </w:rPr>
          <w:t xml:space="preserve">https://drive.google.com/file/d/1r9vFP5H4r7QVy379OSeGuPAWdINTQuRj/view</w:t>
        </w:r>
      </w:hyperlink>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The scientific guidance, management, and coordination of PANGEA will be provided through the use of a hierarchical structure that includes: </w:t>
      </w:r>
    </w:p>
    <w:p w:rsidR="00000000" w:rsidDel="00000000" w:rsidP="00000000" w:rsidRDefault="00000000" w:rsidRPr="00000000" w14:paraId="00000401">
      <w:pPr>
        <w:numPr>
          <w:ilvl w:val="0"/>
          <w:numId w:val="31"/>
        </w:numPr>
        <w:ind w:left="720" w:hanging="360"/>
        <w:rPr>
          <w:u w:val="none"/>
        </w:rPr>
      </w:pPr>
      <w:r w:rsidDel="00000000" w:rsidR="00000000" w:rsidRPr="00000000">
        <w:rPr>
          <w:rtl w:val="0"/>
        </w:rPr>
        <w:t xml:space="preserve">Program Leadership and Management</w:t>
      </w:r>
    </w:p>
    <w:p w:rsidR="00000000" w:rsidDel="00000000" w:rsidP="00000000" w:rsidRDefault="00000000" w:rsidRPr="00000000" w14:paraId="00000402">
      <w:pPr>
        <w:numPr>
          <w:ilvl w:val="0"/>
          <w:numId w:val="31"/>
        </w:numPr>
        <w:ind w:left="720" w:hanging="360"/>
        <w:rPr>
          <w:u w:val="none"/>
        </w:rPr>
      </w:pPr>
      <w:r w:rsidDel="00000000" w:rsidR="00000000" w:rsidRPr="00000000">
        <w:rPr>
          <w:rtl w:val="0"/>
        </w:rPr>
        <w:t xml:space="preserve">Project Coordination and Logistical Support</w:t>
      </w:r>
    </w:p>
    <w:p w:rsidR="00000000" w:rsidDel="00000000" w:rsidP="00000000" w:rsidRDefault="00000000" w:rsidRPr="00000000" w14:paraId="00000403">
      <w:pPr>
        <w:numPr>
          <w:ilvl w:val="0"/>
          <w:numId w:val="31"/>
        </w:numPr>
        <w:ind w:left="720" w:hanging="360"/>
        <w:rPr>
          <w:u w:val="none"/>
        </w:rPr>
      </w:pPr>
      <w:r w:rsidDel="00000000" w:rsidR="00000000" w:rsidRPr="00000000">
        <w:rPr>
          <w:rtl w:val="0"/>
        </w:rPr>
        <w:t xml:space="preserve">Coordination, Planning, Conducting, and Synthesis of Research</w:t>
      </w:r>
    </w:p>
    <w:p w:rsidR="00000000" w:rsidDel="00000000" w:rsidP="00000000" w:rsidRDefault="00000000" w:rsidRPr="00000000" w14:paraId="00000404">
      <w:pPr>
        <w:ind w:left="0" w:firstLine="0"/>
        <w:rPr/>
      </w:pPr>
      <w:r w:rsidDel="00000000" w:rsidR="00000000" w:rsidRPr="00000000">
        <w:rPr>
          <w:rtl w:val="0"/>
        </w:rPr>
        <w:t xml:space="preserve">This organizational structure will provide the process to organize and manage a long-term project with significant investment from inter-disciplinary partnerships and collaborations at the national and international scale. </w:t>
      </w:r>
    </w:p>
    <w:p w:rsidR="00000000" w:rsidDel="00000000" w:rsidP="00000000" w:rsidRDefault="00000000" w:rsidRPr="00000000" w14:paraId="00000405">
      <w:pPr>
        <w:pStyle w:val="Heading3"/>
        <w:rPr/>
      </w:pPr>
      <w:bookmarkStart w:colFirst="0" w:colLast="0" w:name="_qehjbydfrdgv" w:id="36"/>
      <w:bookmarkEnd w:id="36"/>
      <w:r w:rsidDel="00000000" w:rsidR="00000000" w:rsidRPr="00000000">
        <w:rPr>
          <w:rtl w:val="0"/>
        </w:rPr>
        <w:t xml:space="preserve">7</w:t>
      </w:r>
      <w:r w:rsidDel="00000000" w:rsidR="00000000" w:rsidRPr="00000000">
        <w:rPr>
          <w:rtl w:val="0"/>
        </w:rPr>
        <w:t xml:space="preserve">.1 Scientific Leadership</w:t>
      </w:r>
    </w:p>
    <w:p w:rsidR="00000000" w:rsidDel="00000000" w:rsidP="00000000" w:rsidRDefault="00000000" w:rsidRPr="00000000" w14:paraId="00000406">
      <w:pPr>
        <w:rPr/>
      </w:pPr>
      <w:r w:rsidDel="00000000" w:rsidR="00000000" w:rsidRPr="00000000">
        <w:rPr>
          <w:rtl w:val="0"/>
        </w:rPr>
        <w:t xml:space="preserve">PANGEA science will be directed by a Science Leadership Team. This team will be responsible for defining and managing the execution of the science of PANGEA. This Science Leadership Team should endeavour to be diverse in scientific expertise and gender. Early career researchers </w:t>
      </w:r>
      <w:ins w:author="Regina Eckert" w:id="36" w:date="2024-08-26T23:46:59Z">
        <w:r w:rsidDel="00000000" w:rsidR="00000000" w:rsidRPr="00000000">
          <w:rPr>
            <w:rtl w:val="0"/>
          </w:rPr>
          <w:t xml:space="preserve">will</w:t>
        </w:r>
      </w:ins>
      <w:del w:author="Regina Eckert" w:id="36" w:date="2024-08-26T23:46:59Z">
        <w:r w:rsidDel="00000000" w:rsidR="00000000" w:rsidRPr="00000000">
          <w:rPr>
            <w:rtl w:val="0"/>
          </w:rPr>
          <w:delText xml:space="preserve">should</w:delText>
        </w:r>
      </w:del>
      <w:r w:rsidDel="00000000" w:rsidR="00000000" w:rsidRPr="00000000">
        <w:rPr>
          <w:rtl w:val="0"/>
        </w:rPr>
        <w:t xml:space="preserve"> be included from the beginning, as </w:t>
      </w:r>
      <w:ins w:author="Regina Eckert" w:id="37" w:date="2024-08-26T23:47:03Z">
        <w:r w:rsidDel="00000000" w:rsidR="00000000" w:rsidRPr="00000000">
          <w:rPr>
            <w:rtl w:val="0"/>
          </w:rPr>
          <w:t xml:space="preserve">will</w:t>
        </w:r>
      </w:ins>
      <w:del w:author="Regina Eckert" w:id="37" w:date="2024-08-26T23:47:03Z">
        <w:r w:rsidDel="00000000" w:rsidR="00000000" w:rsidRPr="00000000">
          <w:rPr>
            <w:rtl w:val="0"/>
          </w:rPr>
          <w:delText xml:space="preserve">should</w:delText>
        </w:r>
      </w:del>
      <w:r w:rsidDel="00000000" w:rsidR="00000000" w:rsidRPr="00000000">
        <w:rPr>
          <w:rtl w:val="0"/>
        </w:rPr>
        <w:t xml:space="preserve"> representatives from each of the participating countries. The leadership team members must show a commitment to leading with cultural sensitivity, with the utmost respect for local collaborators, and with extra care taken to uphold NASA’s reputation internationally. The Science Leadership Team will meet regularly, and endeavour to, where possible, arrange meetings considerate to the time zones represented. The Science Leadership Team will receive feedback from the Science Team and local partners via an anonymous </w:t>
      </w:r>
      <w:del w:author="Regina Eckert" w:id="38" w:date="2024-08-26T23:47:37Z">
        <w:r w:rsidDel="00000000" w:rsidR="00000000" w:rsidRPr="00000000">
          <w:rPr>
            <w:rtl w:val="0"/>
          </w:rPr>
          <w:delText xml:space="preserve">Goole </w:delText>
        </w:r>
      </w:del>
      <w:r w:rsidDel="00000000" w:rsidR="00000000" w:rsidRPr="00000000">
        <w:rPr>
          <w:rtl w:val="0"/>
        </w:rPr>
        <w:t xml:space="preserve">form. All feedback received will be discussed at Leadership meetings, and members of the Leadership Team will hold each other accountable to lead with empathy and efficacy. </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The Science Leadership Team will be responsible for communicating the research objectives and anticipated outputs of the NASA-funded science team to a diversity of audiences. In doing so, they will largely be responsible for setting local partner’s expectations of PANGEA, and of NASA. This team will make every effort to accurately and promptly communicate project updates to local partners, and be careful to not raise expectations beyond what is likely to be delivered by the science team. Throughout the lifecycle of PANGEA, conversations with stakeholders should be recorded and expectations clearly tracked and followed up on. After PANGEA data has been collected and as science data products become available, the Science Leadership Team is responsible for ensuring that local partners continue to receive regular updates, and do not feel neglected after their large on-the-ground contribution may have wrapped up. The Science Leadership Team is responsible for setting the tone of PANGEA, and should be mindful about setting an example to the rest of the Science Team about inclusive and respectful collaboration and the value of co-producing research.   </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 </w:t>
      </w:r>
    </w:p>
    <w:p w:rsidR="00000000" w:rsidDel="00000000" w:rsidP="00000000" w:rsidRDefault="00000000" w:rsidRPr="00000000" w14:paraId="0000040B">
      <w:pPr>
        <w:numPr>
          <w:ilvl w:val="0"/>
          <w:numId w:val="54"/>
        </w:numPr>
        <w:ind w:left="720" w:hanging="360"/>
      </w:pPr>
      <w:commentRangeStart w:id="176"/>
      <w:commentRangeStart w:id="177"/>
      <w:r w:rsidDel="00000000" w:rsidR="00000000" w:rsidRPr="00000000">
        <w:rPr>
          <w:rtl w:val="0"/>
        </w:rPr>
        <w:t xml:space="preserve">Guided by ATBC codes of conduct and etiquette, already thinking about differences regionally, culturally, etc </w:t>
      </w:r>
      <w:commentRangeEnd w:id="176"/>
      <w:r w:rsidDel="00000000" w:rsidR="00000000" w:rsidRPr="00000000">
        <w:commentReference w:id="176"/>
      </w:r>
      <w:commentRangeEnd w:id="177"/>
      <w:r w:rsidDel="00000000" w:rsidR="00000000" w:rsidRPr="00000000">
        <w:commentReference w:id="177"/>
      </w:r>
      <w:r w:rsidDel="00000000" w:rsidR="00000000" w:rsidRPr="00000000">
        <w:rPr>
          <w:rtl w:val="0"/>
        </w:rPr>
      </w:r>
    </w:p>
    <w:p w:rsidR="00000000" w:rsidDel="00000000" w:rsidP="00000000" w:rsidRDefault="00000000" w:rsidRPr="00000000" w14:paraId="0000040C">
      <w:pPr>
        <w:numPr>
          <w:ilvl w:val="0"/>
          <w:numId w:val="54"/>
        </w:numPr>
        <w:ind w:left="720" w:hanging="360"/>
      </w:pPr>
      <w:r w:rsidDel="00000000" w:rsidR="00000000" w:rsidRPr="00000000">
        <w:rPr>
          <w:rtl w:val="0"/>
        </w:rPr>
        <w:t xml:space="preserve">Speak to measures of accountability embedded in PANGEA design - How to ensure our walk follows our talk - what’s the accountability for PANGEA and projects to ensure follow through on commitments (in terms of science, co-production, engagement, training, etc.)?</w:t>
      </w:r>
    </w:p>
    <w:p w:rsidR="00000000" w:rsidDel="00000000" w:rsidP="00000000" w:rsidRDefault="00000000" w:rsidRPr="00000000" w14:paraId="0000040D">
      <w:pPr>
        <w:numPr>
          <w:ilvl w:val="1"/>
          <w:numId w:val="54"/>
        </w:numPr>
        <w:ind w:left="1440" w:hanging="360"/>
      </w:pPr>
      <w:r w:rsidDel="00000000" w:rsidR="00000000" w:rsidRPr="00000000">
        <w:rPr>
          <w:rtl w:val="0"/>
        </w:rPr>
        <w:t xml:space="preserve">Organizational structure</w:t>
      </w:r>
    </w:p>
    <w:p w:rsidR="00000000" w:rsidDel="00000000" w:rsidP="00000000" w:rsidRDefault="00000000" w:rsidRPr="00000000" w14:paraId="0000040E">
      <w:pPr>
        <w:numPr>
          <w:ilvl w:val="2"/>
          <w:numId w:val="54"/>
        </w:numPr>
        <w:ind w:left="2160" w:hanging="360"/>
      </w:pPr>
      <w:r w:rsidDel="00000000" w:rsidR="00000000" w:rsidRPr="00000000">
        <w:rPr>
          <w:rtl w:val="0"/>
        </w:rPr>
        <w:t xml:space="preserve">Science Definition Team - diverse representation </w:t>
      </w:r>
    </w:p>
    <w:p w:rsidR="00000000" w:rsidDel="00000000" w:rsidP="00000000" w:rsidRDefault="00000000" w:rsidRPr="00000000" w14:paraId="0000040F">
      <w:pPr>
        <w:numPr>
          <w:ilvl w:val="2"/>
          <w:numId w:val="54"/>
        </w:numPr>
        <w:ind w:left="2160" w:hanging="360"/>
      </w:pPr>
      <w:r w:rsidDel="00000000" w:rsidR="00000000" w:rsidRPr="00000000">
        <w:rPr>
          <w:rtl w:val="0"/>
        </w:rPr>
        <w:t xml:space="preserve">Early Career Group established from the outset</w:t>
      </w:r>
    </w:p>
    <w:p w:rsidR="00000000" w:rsidDel="00000000" w:rsidP="00000000" w:rsidRDefault="00000000" w:rsidRPr="00000000" w14:paraId="00000410">
      <w:pPr>
        <w:ind w:left="0" w:firstLine="0"/>
        <w:rPr/>
      </w:pPr>
      <w:r w:rsidDel="00000000" w:rsidR="00000000" w:rsidRPr="00000000">
        <w:rPr>
          <w:rtl w:val="0"/>
        </w:rPr>
      </w:r>
    </w:p>
    <w:p w:rsidR="00000000" w:rsidDel="00000000" w:rsidP="00000000" w:rsidRDefault="00000000" w:rsidRPr="00000000" w14:paraId="00000411">
      <w:pPr>
        <w:ind w:left="0" w:firstLine="0"/>
        <w:rPr/>
      </w:pPr>
      <w:r w:rsidDel="00000000" w:rsidR="00000000" w:rsidRPr="00000000">
        <w:rPr>
          <w:rtl w:val="0"/>
        </w:rPr>
        <w:t xml:space="preserve">PANGEA will include several levels of scientific leadership (Figure X). At the highest level, there will be a “</w:t>
      </w:r>
      <w:r w:rsidDel="00000000" w:rsidR="00000000" w:rsidRPr="00000000">
        <w:rPr>
          <w:shd w:fill="f4cccc" w:val="clear"/>
          <w:rtl w:val="0"/>
        </w:rPr>
        <w:t xml:space="preserve">Government Coordinating Working Group” (GCWG)</w:t>
      </w:r>
      <w:r w:rsidDel="00000000" w:rsidR="00000000" w:rsidRPr="00000000">
        <w:rPr>
          <w:rtl w:val="0"/>
        </w:rPr>
        <w:t xml:space="preserve">, which is needed because of the involvement of research sponsored by international partners if the required agreements are negotiated, </w:t>
      </w:r>
      <w:r w:rsidDel="00000000" w:rsidR="00000000" w:rsidRPr="00000000">
        <w:rPr>
          <w:rtl w:val="0"/>
        </w:rPr>
        <w:t xml:space="preserve">with representatives from partner agencies from countries including but not limited to: Brazil, Peru, Panama, Cameroon, DRC. Additionally, there is potential to form collaborative relationships with a number of domestic U.S. agencies (Appendix X with list of partner agencies)  involved in research, monitoring, and assessment activities. The GCWG membership will include program managers who are directing and managing scientific research, monitoring, and assessment projects that involve climate and land use change in tropical latitudes. The GCWG would also provide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 The GCWG will need to negotiate with other international space agencies (ESA, ISRO) to establish secure access to satellite remote sensing data that will be used during above. The GCWG will establish data-sharing agreements at the national and international agency level that outline data ownership, usage rights, and storage plan to address data sovereignty. </w:t>
      </w:r>
    </w:p>
    <w:p w:rsidR="00000000" w:rsidDel="00000000" w:rsidP="00000000" w:rsidRDefault="00000000" w:rsidRPr="00000000" w14:paraId="00000412">
      <w:pPr>
        <w:ind w:left="0" w:firstLine="0"/>
        <w:rPr/>
      </w:pPr>
      <w:r w:rsidDel="00000000" w:rsidR="00000000" w:rsidRPr="00000000">
        <w:rPr>
          <w:rtl w:val="0"/>
        </w:rPr>
      </w:r>
    </w:p>
    <w:p w:rsidR="00000000" w:rsidDel="00000000" w:rsidP="00000000" w:rsidRDefault="00000000" w:rsidRPr="00000000" w14:paraId="00000413">
      <w:pPr>
        <w:ind w:left="0" w:firstLine="0"/>
        <w:rPr/>
      </w:pPr>
      <w:r w:rsidDel="00000000" w:rsidR="00000000" w:rsidRPr="00000000">
        <w:rPr>
          <w:rtl w:val="0"/>
        </w:rPr>
        <w:t xml:space="preserve">An International Science Steering Group (SSG) will provide additional oversight and guidance for PANGEA. The SSG will include scientists with expertise in each of the different PANGEA science themes. Depending on the level of sponsorship provided to support PANGEA activities (either directly or indirectly through active collaborations), this group will be led by a co-chair from each representative country whose agencies support the research that is part of PANGEA (e.g., Cameroon, Brazil, and the U.S., see section X). The SSG will provide guidance to the GCWG and Project Office for transference to the various coordinating and working groups that will be part of PANGEA. The SSG will provide oversight for developing the detailed PANGEA Concise Experimental Plan based on the feasibility constraints defined by the GCWG.  </w:t>
      </w:r>
    </w:p>
    <w:p w:rsidR="00000000" w:rsidDel="00000000" w:rsidP="00000000" w:rsidRDefault="00000000" w:rsidRPr="00000000" w14:paraId="00000414">
      <w:pPr>
        <w:numPr>
          <w:ilvl w:val="0"/>
          <w:numId w:val="21"/>
        </w:numPr>
        <w:ind w:left="720" w:hanging="360"/>
        <w:rPr>
          <w:rFonts w:ascii="Arial" w:cs="Arial" w:eastAsia="Arial" w:hAnsi="Arial"/>
          <w:b w:val="0"/>
          <w:i w:val="0"/>
          <w:smallCaps w:val="0"/>
          <w:strike w:val="0"/>
          <w:color w:val="000000"/>
          <w:sz w:val="22"/>
          <w:szCs w:val="22"/>
          <w:u w:val="none"/>
          <w:shd w:fill="auto" w:val="clear"/>
          <w:vertAlign w:val="baseline"/>
          <w:rPrChange w:author="Yaxing Wei" w:id="40" w:date="2024-08-26T20:48:20Z">
            <w:rPr>
              <w:u w:val="none"/>
            </w:rPr>
          </w:rPrChange>
        </w:rPr>
        <w:pPrChange w:author="Yaxing Wei" w:id="0" w:date="2024-08-26T20:48:20Z">
          <w:pPr>
            <w:numPr>
              <w:ilvl w:val="0"/>
              <w:numId w:val="21"/>
            </w:numPr>
            <w:ind w:left="720" w:hanging="360"/>
          </w:pPr>
        </w:pPrChange>
      </w:pPr>
      <w:ins w:author="Yaxing Wei" w:id="39" w:date="2024-08-26T20:48:20Z">
        <w:r w:rsidDel="00000000" w:rsidR="00000000" w:rsidRPr="00000000">
          <w:rPr>
            <w:rtl w:val="0"/>
          </w:rPr>
          <w:t xml:space="preserve">Establish data-sharing agreements at nation-/agency-level that outline data ownership, usage rights, storage, etc. issues. This will help with the data sovereignty issue.</w:t>
        </w:r>
      </w:ins>
      <w:r w:rsidDel="00000000" w:rsidR="00000000" w:rsidRPr="00000000">
        <w:rPr>
          <w:rtl w:val="0"/>
        </w:rPr>
      </w:r>
    </w:p>
    <w:p w:rsidR="00000000" w:rsidDel="00000000" w:rsidP="00000000" w:rsidRDefault="00000000" w:rsidRPr="00000000" w14:paraId="00000415">
      <w:pPr>
        <w:ind w:left="0" w:firstLine="0"/>
        <w:rPr>
          <w:color w:val="ff0000"/>
        </w:rPr>
      </w:pPr>
      <w:r w:rsidDel="00000000" w:rsidR="00000000" w:rsidRPr="00000000">
        <w:rPr>
          <w:color w:val="ff0000"/>
          <w:rtl w:val="0"/>
        </w:rPr>
        <w:t xml:space="preserve">PLACEHOLDER Figure: Organization Chart: leadership, coordination, working groups. (ABOVE White Paper)</w:t>
      </w:r>
    </w:p>
    <w:p w:rsidR="00000000" w:rsidDel="00000000" w:rsidP="00000000" w:rsidRDefault="00000000" w:rsidRPr="00000000" w14:paraId="00000416">
      <w:pPr>
        <w:ind w:left="0" w:firstLine="0"/>
        <w:jc w:val="center"/>
        <w:rPr>
          <w:ins w:author="Robinson Negron-Juarez" w:id="41" w:date="2024-08-26T23:35:50Z"/>
          <w:color w:val="ff0000"/>
        </w:rPr>
      </w:pPr>
      <w:r w:rsidDel="00000000" w:rsidR="00000000" w:rsidRPr="00000000">
        <w:rPr>
          <w:color w:val="ff0000"/>
        </w:rPr>
        <w:drawing>
          <wp:inline distB="114300" distT="114300" distL="114300" distR="114300">
            <wp:extent cx="4860114" cy="3419215"/>
            <wp:effectExtent b="0" l="0" r="0" t="0"/>
            <wp:docPr id="1" name="image1.png"/>
            <a:graphic>
              <a:graphicData uri="http://schemas.openxmlformats.org/drawingml/2006/picture">
                <pic:pic>
                  <pic:nvPicPr>
                    <pic:cNvPr id="0" name="image1.png"/>
                    <pic:cNvPicPr preferRelativeResize="0"/>
                  </pic:nvPicPr>
                  <pic:blipFill>
                    <a:blip r:embed="rId113"/>
                    <a:srcRect b="0" l="0" r="0" t="0"/>
                    <a:stretch>
                      <a:fillRect/>
                    </a:stretch>
                  </pic:blipFill>
                  <pic:spPr>
                    <a:xfrm>
                      <a:off x="0" y="0"/>
                      <a:ext cx="4860114" cy="3419215"/>
                    </a:xfrm>
                    <a:prstGeom prst="rect"/>
                    <a:ln/>
                  </pic:spPr>
                </pic:pic>
              </a:graphicData>
            </a:graphic>
          </wp:inline>
        </w:drawing>
      </w:r>
      <w:ins w:author="Robinson Negron-Juarez" w:id="41" w:date="2024-08-26T23:35:50Z">
        <w:r w:rsidDel="00000000" w:rsidR="00000000" w:rsidRPr="00000000">
          <w:rPr>
            <w:rtl w:val="0"/>
          </w:rPr>
        </w:r>
      </w:ins>
    </w:p>
    <w:p w:rsidR="00000000" w:rsidDel="00000000" w:rsidP="00000000" w:rsidRDefault="00000000" w:rsidRPr="00000000" w14:paraId="00000417">
      <w:pPr>
        <w:ind w:left="0" w:firstLine="0"/>
        <w:jc w:val="left"/>
        <w:rPr>
          <w:ins w:author="Robinson Negron-Juarez" w:id="41" w:date="2024-08-26T23:35:50Z"/>
          <w:color w:val="ff0000"/>
        </w:rPr>
      </w:pPr>
      <w:ins w:author="Robinson Negron-Juarez" w:id="41" w:date="2024-08-26T23:35:50Z">
        <w:r w:rsidDel="00000000" w:rsidR="00000000" w:rsidRPr="00000000">
          <w:rPr>
            <w:rtl w:val="0"/>
          </w:rPr>
        </w:r>
      </w:ins>
    </w:p>
    <w:p w:rsidR="00000000" w:rsidDel="00000000" w:rsidP="00000000" w:rsidRDefault="00000000" w:rsidRPr="00000000" w14:paraId="00000418">
      <w:pPr>
        <w:ind w:left="0" w:firstLine="0"/>
        <w:jc w:val="left"/>
        <w:rPr>
          <w:ins w:author="Robinson Negron-Juarez" w:id="41" w:date="2024-08-26T23:35:50Z"/>
          <w:color w:val="ff0000"/>
        </w:rPr>
      </w:pPr>
      <w:ins w:author="Robinson Negron-Juarez" w:id="41" w:date="2024-08-26T23:35:50Z">
        <w:r w:rsidDel="00000000" w:rsidR="00000000" w:rsidRPr="00000000">
          <w:rPr>
            <w:color w:val="ff0000"/>
            <w:rtl w:val="0"/>
          </w:rPr>
          <w:t xml:space="preserve">Another example from NGEE-tropics : https://ngee-tropics.lbl.gov/wp-content/uploads/sites/16/2020/01/NGEE-TROPICS-Phase-2-Proposal_Final_distributable.pdf</w:t>
        </w:r>
      </w:ins>
    </w:p>
    <w:p w:rsidR="00000000" w:rsidDel="00000000" w:rsidP="00000000" w:rsidRDefault="00000000" w:rsidRPr="00000000" w14:paraId="00000419">
      <w:pPr>
        <w:ind w:left="0" w:firstLine="0"/>
        <w:jc w:val="left"/>
        <w:rPr>
          <w:del w:author="Robinson Negron-Juarez" w:id="42" w:date="2024-08-26T23:35:49Z"/>
          <w:color w:val="ff0000"/>
        </w:rPr>
        <w:pPrChange w:author="Robinson Negron-Juarez" w:id="0" w:date="2024-08-26T23:35:49Z">
          <w:pPr>
            <w:ind w:left="0" w:firstLine="0"/>
            <w:jc w:val="center"/>
          </w:pPr>
        </w:pPrChange>
      </w:pPr>
      <w:ins w:author="Robinson Negron-Juarez" w:id="41" w:date="2024-08-26T23:35:50Z">
        <w:r w:rsidDel="00000000" w:rsidR="00000000" w:rsidRPr="00000000">
          <w:rPr>
            <w:color w:val="ff0000"/>
          </w:rPr>
          <w:drawing>
            <wp:inline distB="114300" distT="114300" distL="114300" distR="114300">
              <wp:extent cx="5029200" cy="6134100"/>
              <wp:effectExtent b="0" l="0" r="0" t="0"/>
              <wp:docPr id="2" name="image2.png"/>
              <a:graphic>
                <a:graphicData uri="http://schemas.openxmlformats.org/drawingml/2006/picture">
                  <pic:pic>
                    <pic:nvPicPr>
                      <pic:cNvPr id="0" name="image2.png"/>
                      <pic:cNvPicPr preferRelativeResize="0"/>
                    </pic:nvPicPr>
                    <pic:blipFill>
                      <a:blip r:embed="rId114"/>
                      <a:srcRect b="0" l="0" r="0" t="0"/>
                      <a:stretch>
                        <a:fillRect/>
                      </a:stretch>
                    </pic:blipFill>
                    <pic:spPr>
                      <a:xfrm>
                        <a:off x="0" y="0"/>
                        <a:ext cx="5029200" cy="6134100"/>
                      </a:xfrm>
                      <a:prstGeom prst="rect"/>
                      <a:ln/>
                    </pic:spPr>
                  </pic:pic>
                </a:graphicData>
              </a:graphic>
            </wp:inline>
          </w:drawing>
        </w:r>
      </w:ins>
      <w:del w:author="Robinson Negron-Juarez" w:id="42" w:date="2024-08-26T23:35:49Z">
        <w:r w:rsidDel="00000000" w:rsidR="00000000" w:rsidRPr="00000000">
          <w:rPr>
            <w:rtl w:val="0"/>
          </w:rPr>
        </w:r>
      </w:del>
    </w:p>
    <w:p w:rsidR="00000000" w:rsidDel="00000000" w:rsidP="00000000" w:rsidRDefault="00000000" w:rsidRPr="00000000" w14:paraId="0000041A">
      <w:pPr>
        <w:ind w:left="0" w:firstLine="0"/>
        <w:jc w:val="center"/>
        <w:rPr>
          <w:rFonts w:ascii="Arial" w:cs="Arial" w:eastAsia="Arial" w:hAnsi="Arial"/>
          <w:b w:val="0"/>
          <w:i w:val="0"/>
          <w:smallCaps w:val="0"/>
          <w:strike w:val="0"/>
          <w:color w:val="000000"/>
          <w:sz w:val="22"/>
          <w:szCs w:val="22"/>
          <w:u w:val="none"/>
          <w:shd w:fill="auto" w:val="clear"/>
          <w:vertAlign w:val="baseline"/>
          <w:rPrChange w:author="Robinson Negron-Juarez" w:id="43" w:date="2024-08-26T23:35:49Z">
            <w:rPr/>
          </w:rPrChange>
        </w:rPr>
        <w:pPrChange w:author="Robinson Negron-Juarez" w:id="0" w:date="2024-08-26T23:35:49Z">
          <w:pPr>
            <w:pStyle w:val="Heading3"/>
          </w:pPr>
        </w:pPrChange>
      </w:pPr>
      <w:bookmarkStart w:colFirst="0" w:colLast="0" w:name="_nq80ew4oul1g" w:id="37"/>
      <w:bookmarkEnd w:id="37"/>
      <w:r w:rsidDel="00000000" w:rsidR="00000000" w:rsidRPr="00000000">
        <w:rPr>
          <w:rtl w:val="0"/>
        </w:rPr>
      </w:r>
    </w:p>
    <w:p w:rsidR="00000000" w:rsidDel="00000000" w:rsidP="00000000" w:rsidRDefault="00000000" w:rsidRPr="00000000" w14:paraId="0000041B">
      <w:pPr>
        <w:pStyle w:val="Heading3"/>
        <w:rPr/>
      </w:pPr>
      <w:bookmarkStart w:colFirst="0" w:colLast="0" w:name="_d22q1idfjrqr" w:id="38"/>
      <w:bookmarkEnd w:id="38"/>
      <w:r w:rsidDel="00000000" w:rsidR="00000000" w:rsidRPr="00000000">
        <w:rPr>
          <w:rtl w:val="0"/>
        </w:rPr>
        <w:t xml:space="preserve">7</w:t>
      </w:r>
      <w:r w:rsidDel="00000000" w:rsidR="00000000" w:rsidRPr="00000000">
        <w:rPr>
          <w:rtl w:val="0"/>
        </w:rPr>
        <w:t xml:space="preserve">.2 Project Organization</w:t>
      </w:r>
    </w:p>
    <w:p w:rsidR="00000000" w:rsidDel="00000000" w:rsidP="00000000" w:rsidRDefault="00000000" w:rsidRPr="00000000" w14:paraId="0000041C">
      <w:pPr>
        <w:rPr/>
      </w:pPr>
      <w:r w:rsidDel="00000000" w:rsidR="00000000" w:rsidRPr="00000000">
        <w:rPr>
          <w:rtl w:val="0"/>
        </w:rPr>
        <w:t xml:space="preserve">Activities for PANGEA will be coordinated and directed by NASA’s Earth Science Project Office (ESPO) sponsored by the Terrestrial Ecology Program to coordinate aircraft and airborne instrument logistics and act as the primary liaison between the science leadership team and the aircraft teams. The Project Office will support a Project Manager in addition to an appropriate level of staffing and a Project Scientist. The Project Office will be responsible for (a) providing oversight and management of PANGEA research activities and projects being sponsored by NASA’s Terrestrial Ecology Program and other NASA program offices; (b) coordinating and providing logistical support for NASA-sponsored field research and airborne remote sensing campaigns; (c) providing logistical support to the PANGEA working and coordinating groups, including support of meetings and workshops; and (d) developing and maintaining of the PANGEA Information System.</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The Project Manager will be responsible for facilitating the development of a </w:t>
      </w:r>
      <w:commentRangeStart w:id="178"/>
      <w:r w:rsidDel="00000000" w:rsidR="00000000" w:rsidRPr="00000000">
        <w:rPr>
          <w:rtl w:val="0"/>
        </w:rPr>
        <w:t xml:space="preserve">concise experimental plan and an implementation plan</w:t>
      </w:r>
      <w:commentRangeEnd w:id="178"/>
      <w:r w:rsidDel="00000000" w:rsidR="00000000" w:rsidRPr="00000000">
        <w:commentReference w:id="178"/>
      </w:r>
      <w:r w:rsidDel="00000000" w:rsidR="00000000" w:rsidRPr="00000000">
        <w:rPr>
          <w:rtl w:val="0"/>
        </w:rPr>
        <w:t xml:space="preserve">. The Project Manager is also responsible for:</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numPr>
          <w:ilvl w:val="0"/>
          <w:numId w:val="63"/>
        </w:numPr>
        <w:ind w:left="720" w:hanging="360"/>
      </w:pPr>
      <w:r w:rsidDel="00000000" w:rsidR="00000000" w:rsidRPr="00000000">
        <w:rPr>
          <w:rtl w:val="0"/>
        </w:rPr>
        <w:t xml:space="preserve">As soon as selected - [re-]initiate partnership conversations at the outset</w:t>
      </w:r>
    </w:p>
    <w:p w:rsidR="00000000" w:rsidDel="00000000" w:rsidP="00000000" w:rsidRDefault="00000000" w:rsidRPr="00000000" w14:paraId="00000421">
      <w:pPr>
        <w:numPr>
          <w:ilvl w:val="1"/>
          <w:numId w:val="63"/>
        </w:numPr>
        <w:ind w:left="1440" w:hanging="360"/>
      </w:pPr>
      <w:r w:rsidDel="00000000" w:rsidR="00000000" w:rsidRPr="00000000">
        <w:rPr>
          <w:rtl w:val="0"/>
        </w:rPr>
        <w:t xml:space="preserve">call a PANGEA meeting with all PMs - but also have Earth Action there from the beginning</w:t>
      </w:r>
    </w:p>
    <w:p w:rsidR="00000000" w:rsidDel="00000000" w:rsidP="00000000" w:rsidRDefault="00000000" w:rsidRPr="00000000" w14:paraId="00000422">
      <w:pPr>
        <w:numPr>
          <w:ilvl w:val="1"/>
          <w:numId w:val="63"/>
        </w:numPr>
        <w:ind w:left="1440" w:hanging="360"/>
      </w:pPr>
      <w:r w:rsidDel="00000000" w:rsidR="00000000" w:rsidRPr="00000000">
        <w:rPr>
          <w:rtl w:val="0"/>
        </w:rPr>
        <w:t xml:space="preserve">Engage international partners at the outset  </w:t>
      </w:r>
    </w:p>
    <w:p w:rsidR="00000000" w:rsidDel="00000000" w:rsidP="00000000" w:rsidRDefault="00000000" w:rsidRPr="00000000" w14:paraId="00000423">
      <w:pPr>
        <w:numPr>
          <w:ilvl w:val="1"/>
          <w:numId w:val="63"/>
        </w:numPr>
        <w:ind w:left="1440" w:hanging="360"/>
      </w:pPr>
      <w:r w:rsidDel="00000000" w:rsidR="00000000" w:rsidRPr="00000000">
        <w:rPr>
          <w:rtl w:val="0"/>
        </w:rPr>
        <w:t xml:space="preserve">PANGEA leadership team start relationship building with partner govts on Day 1 (or 2) to start developing MOUs for PANGEA campaign</w:t>
      </w:r>
    </w:p>
    <w:p w:rsidR="00000000" w:rsidDel="00000000" w:rsidP="00000000" w:rsidRDefault="00000000" w:rsidRPr="00000000" w14:paraId="00000424">
      <w:pPr>
        <w:numPr>
          <w:ilvl w:val="2"/>
          <w:numId w:val="63"/>
        </w:numPr>
        <w:ind w:left="2160" w:hanging="360"/>
      </w:pPr>
      <w:r w:rsidDel="00000000" w:rsidR="00000000" w:rsidRPr="00000000">
        <w:rPr>
          <w:rtl w:val="0"/>
        </w:rPr>
        <w:t xml:space="preserve">Point to lessons learned from LBA and AfriSAR-2</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numPr>
          <w:ilvl w:val="0"/>
          <w:numId w:val="26"/>
        </w:numPr>
        <w:ind w:left="72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Coordinating with existing NASA efforts</w:t>
      </w:r>
    </w:p>
    <w:p w:rsidR="00000000" w:rsidDel="00000000" w:rsidP="00000000" w:rsidRDefault="00000000" w:rsidRPr="00000000" w14:paraId="00000427">
      <w:pPr>
        <w:numPr>
          <w:ilvl w:val="0"/>
          <w:numId w:val="25"/>
        </w:numPr>
        <w:ind w:left="144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 a more resilient world</w:t>
      </w:r>
    </w:p>
    <w:p w:rsidR="00000000" w:rsidDel="00000000" w:rsidP="00000000" w:rsidRDefault="00000000" w:rsidRPr="00000000" w14:paraId="00000428">
      <w:pPr>
        <w:numPr>
          <w:ilvl w:val="0"/>
          <w:numId w:val="25"/>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Committee on Earth Observation Satellites WGCapD</w:t>
      </w:r>
    </w:p>
    <w:p w:rsidR="00000000" w:rsidDel="00000000" w:rsidP="00000000" w:rsidRDefault="00000000" w:rsidRPr="00000000" w14:paraId="00000429">
      <w:pPr>
        <w:numPr>
          <w:ilvl w:val="1"/>
          <w:numId w:val="25"/>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Working group on Capacity Building and Data Democracy with outreach to over 164 countries</w:t>
      </w:r>
    </w:p>
    <w:p w:rsidR="00000000" w:rsidDel="00000000" w:rsidP="00000000" w:rsidRDefault="00000000" w:rsidRPr="00000000" w14:paraId="0000042A">
      <w:pPr>
        <w:numPr>
          <w:ilvl w:val="0"/>
          <w:numId w:val="25"/>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ARSET Earth Observations - ARSET offers online and in-person trainings for beginners and advanced practitioners alike - </w:t>
      </w:r>
      <w:r w:rsidDel="00000000" w:rsidR="00000000" w:rsidRPr="00000000">
        <w:rPr>
          <w:rFonts w:ascii="Roboto" w:cs="Roboto" w:eastAsia="Roboto" w:hAnsi="Roboto"/>
          <w:b w:val="1"/>
          <w:color w:val="1f1f1f"/>
          <w:sz w:val="21"/>
          <w:szCs w:val="21"/>
          <w:rtl w:val="0"/>
        </w:rPr>
        <w:t xml:space="preserve">targeting decisions and actions,</w:t>
      </w:r>
      <w:r w:rsidDel="00000000" w:rsidR="00000000" w:rsidRPr="00000000">
        <w:rPr>
          <w:rFonts w:ascii="Roboto" w:cs="Roboto" w:eastAsia="Roboto" w:hAnsi="Roboto"/>
          <w:color w:val="1f1f1f"/>
          <w:sz w:val="21"/>
          <w:szCs w:val="21"/>
          <w:rtl w:val="0"/>
        </w:rPr>
        <w:t xml:space="preserve"> not science</w:t>
      </w:r>
    </w:p>
    <w:p w:rsidR="00000000" w:rsidDel="00000000" w:rsidP="00000000" w:rsidRDefault="00000000" w:rsidRPr="00000000" w14:paraId="0000042B">
      <w:pPr>
        <w:numPr>
          <w:ilvl w:val="1"/>
          <w:numId w:val="25"/>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can't use NASA money to fund international science, but if it's a training, can use ARSET money</w:t>
      </w:r>
    </w:p>
    <w:p w:rsidR="00000000" w:rsidDel="00000000" w:rsidP="00000000" w:rsidRDefault="00000000" w:rsidRPr="00000000" w14:paraId="0000042C">
      <w:pPr>
        <w:numPr>
          <w:ilvl w:val="1"/>
          <w:numId w:val="25"/>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Not for training scientists - for training decision-makers how to use RS data / data products, not scientific workforce - training for next gen grad students different than a working professional </w:t>
      </w:r>
    </w:p>
    <w:p w:rsidR="00000000" w:rsidDel="00000000" w:rsidP="00000000" w:rsidRDefault="00000000" w:rsidRPr="00000000" w14:paraId="0000042D">
      <w:pPr>
        <w:numPr>
          <w:ilvl w:val="2"/>
          <w:numId w:val="25"/>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Emphasize ARSET for training working professions in PANGEA</w:t>
      </w:r>
    </w:p>
    <w:p w:rsidR="00000000" w:rsidDel="00000000" w:rsidP="00000000" w:rsidRDefault="00000000" w:rsidRPr="00000000" w14:paraId="0000042E">
      <w:pPr>
        <w:numPr>
          <w:ilvl w:val="1"/>
          <w:numId w:val="25"/>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Takes at least a year to spin something up </w:t>
      </w:r>
    </w:p>
    <w:p w:rsidR="00000000" w:rsidDel="00000000" w:rsidP="00000000" w:rsidRDefault="00000000" w:rsidRPr="00000000" w14:paraId="0000042F">
      <w:pPr>
        <w:numPr>
          <w:ilvl w:val="0"/>
          <w:numId w:val="25"/>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NASA-USAID Joint Global SERVIR Initiative - Sustainable development through capacity building and incorporating perspectives from women, Indigenous Peoples and their communities</w:t>
      </w:r>
    </w:p>
    <w:p w:rsidR="00000000" w:rsidDel="00000000" w:rsidP="00000000" w:rsidRDefault="00000000" w:rsidRPr="00000000" w14:paraId="00000430">
      <w:pPr>
        <w:numPr>
          <w:ilvl w:val="1"/>
          <w:numId w:val="25"/>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it's USAID $ that allows for SERVIR activities to be conducted internationally </w:t>
      </w:r>
    </w:p>
    <w:p w:rsidR="00000000" w:rsidDel="00000000" w:rsidP="00000000" w:rsidRDefault="00000000" w:rsidRPr="00000000" w14:paraId="00000431">
      <w:pPr>
        <w:numPr>
          <w:ilvl w:val="1"/>
          <w:numId w:val="25"/>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New USAID SPARK solicitation - mention this!</w:t>
      </w:r>
    </w:p>
    <w:p w:rsidR="00000000" w:rsidDel="00000000" w:rsidP="00000000" w:rsidRDefault="00000000" w:rsidRPr="00000000" w14:paraId="00000432">
      <w:pPr>
        <w:numPr>
          <w:ilvl w:val="1"/>
          <w:numId w:val="25"/>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include letters that speak to alignment with / support from USAID - country missions, SERVIR hubs, etc., CARPE in Central Africa</w:t>
      </w:r>
    </w:p>
    <w:p w:rsidR="00000000" w:rsidDel="00000000" w:rsidP="00000000" w:rsidRDefault="00000000" w:rsidRPr="00000000" w14:paraId="00000433">
      <w:pPr>
        <w:numPr>
          <w:ilvl w:val="0"/>
          <w:numId w:val="25"/>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 DEVELOP </w:t>
      </w:r>
    </w:p>
    <w:p w:rsidR="00000000" w:rsidDel="00000000" w:rsidP="00000000" w:rsidRDefault="00000000" w:rsidRPr="00000000" w14:paraId="00000434">
      <w:pPr>
        <w:numPr>
          <w:ilvl w:val="1"/>
          <w:numId w:val="25"/>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- 10 week programs; can last up to 3 week terms</w:t>
      </w:r>
    </w:p>
    <w:p w:rsidR="00000000" w:rsidDel="00000000" w:rsidP="00000000" w:rsidRDefault="00000000" w:rsidRPr="00000000" w14:paraId="00000435">
      <w:pPr>
        <w:numPr>
          <w:ilvl w:val="1"/>
          <w:numId w:val="25"/>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fellows pitch those </w:t>
      </w:r>
    </w:p>
    <w:p w:rsidR="00000000" w:rsidDel="00000000" w:rsidP="00000000" w:rsidRDefault="00000000" w:rsidRPr="00000000" w14:paraId="00000436">
      <w:pPr>
        <w:numPr>
          <w:ilvl w:val="1"/>
          <w:numId w:val="25"/>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tool out there in the toolbox</w:t>
      </w:r>
    </w:p>
    <w:p w:rsidR="00000000" w:rsidDel="00000000" w:rsidP="00000000" w:rsidRDefault="00000000" w:rsidRPr="00000000" w14:paraId="00000437">
      <w:pPr>
        <w:numPr>
          <w:ilvl w:val="1"/>
          <w:numId w:val="25"/>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has done projects with airborne data/campaigns</w:t>
      </w:r>
    </w:p>
    <w:p w:rsidR="00000000" w:rsidDel="00000000" w:rsidP="00000000" w:rsidRDefault="00000000" w:rsidRPr="00000000" w14:paraId="00000438">
      <w:pPr>
        <w:numPr>
          <w:ilvl w:val="2"/>
          <w:numId w:val="25"/>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usually focused on integrating airborne &amp; satellite data    </w:t>
      </w:r>
    </w:p>
    <w:p w:rsidR="00000000" w:rsidDel="00000000" w:rsidP="00000000" w:rsidRDefault="00000000" w:rsidRPr="00000000" w14:paraId="00000439">
      <w:pPr>
        <w:numPr>
          <w:ilvl w:val="1"/>
          <w:numId w:val="25"/>
        </w:numPr>
        <w:ind w:left="2160" w:hanging="360"/>
        <w:rPr>
          <w:rFonts w:ascii="Roboto" w:cs="Roboto" w:eastAsia="Roboto" w:hAnsi="Roboto"/>
          <w:b w:val="1"/>
          <w:color w:val="1f1f1f"/>
          <w:sz w:val="21"/>
          <w:szCs w:val="21"/>
        </w:rPr>
      </w:pPr>
      <w:r w:rsidDel="00000000" w:rsidR="00000000" w:rsidRPr="00000000">
        <w:rPr>
          <w:rFonts w:ascii="Roboto" w:cs="Roboto" w:eastAsia="Roboto" w:hAnsi="Roboto"/>
          <w:b w:val="1"/>
          <w:color w:val="1f1f1f"/>
          <w:sz w:val="21"/>
          <w:szCs w:val="21"/>
          <w:rtl w:val="0"/>
        </w:rPr>
        <w:t xml:space="preserve">one of the most flexible mechanisms </w:t>
      </w:r>
    </w:p>
    <w:p w:rsidR="00000000" w:rsidDel="00000000" w:rsidP="00000000" w:rsidRDefault="00000000" w:rsidRPr="00000000" w14:paraId="0000043A">
      <w:pPr>
        <w:numPr>
          <w:ilvl w:val="2"/>
          <w:numId w:val="25"/>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 turn around a DEVELOP project/initiative fairly quickly - 6 months</w:t>
      </w:r>
    </w:p>
    <w:p w:rsidR="00000000" w:rsidDel="00000000" w:rsidP="00000000" w:rsidRDefault="00000000" w:rsidRPr="00000000" w14:paraId="0000043B">
      <w:pPr>
        <w:numPr>
          <w:ilvl w:val="2"/>
          <w:numId w:val="25"/>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Only a 1/4 or less of budget from DEVELOP for international, but little bites can be really helpful </w:t>
      </w:r>
    </w:p>
    <w:p w:rsidR="00000000" w:rsidDel="00000000" w:rsidP="00000000" w:rsidRDefault="00000000" w:rsidRPr="00000000" w14:paraId="0000043C">
      <w:pPr>
        <w:numPr>
          <w:ilvl w:val="0"/>
          <w:numId w:val="25"/>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Indigenous Peoples Initiative - Est. 2017 for engagement with Indigenous geospatial community in US and globally</w:t>
      </w:r>
      <w:r w:rsidDel="00000000" w:rsidR="00000000" w:rsidRPr="00000000">
        <w:rPr>
          <w:rtl w:val="0"/>
        </w:rPr>
      </w:r>
    </w:p>
    <w:p w:rsidR="00000000" w:rsidDel="00000000" w:rsidP="00000000" w:rsidRDefault="00000000" w:rsidRPr="00000000" w14:paraId="0000043D">
      <w:pPr>
        <w:numPr>
          <w:ilvl w:val="0"/>
          <w:numId w:val="63"/>
        </w:numPr>
        <w:ind w:left="720" w:hanging="360"/>
      </w:pPr>
      <w:commentRangeStart w:id="179"/>
      <w:commentRangeStart w:id="180"/>
      <w:r w:rsidDel="00000000" w:rsidR="00000000" w:rsidRPr="00000000">
        <w:rPr>
          <w:rtl w:val="0"/>
        </w:rPr>
        <w:t xml:space="preserve">Coordinating</w:t>
      </w:r>
      <w:commentRangeEnd w:id="179"/>
      <w:r w:rsidDel="00000000" w:rsidR="00000000" w:rsidRPr="00000000">
        <w:commentReference w:id="179"/>
      </w:r>
      <w:commentRangeEnd w:id="180"/>
      <w:r w:rsidDel="00000000" w:rsidR="00000000" w:rsidRPr="00000000">
        <w:commentReference w:id="180"/>
      </w:r>
      <w:r w:rsidDel="00000000" w:rsidR="00000000" w:rsidRPr="00000000">
        <w:rPr>
          <w:rtl w:val="0"/>
        </w:rPr>
        <w:t xml:space="preserve"> with existing external efforts - mechanisms and responsibility - link to existing mechanisms for coordination including CBSI, LBA, etc.</w:t>
      </w:r>
    </w:p>
    <w:p w:rsidR="00000000" w:rsidDel="00000000" w:rsidP="00000000" w:rsidRDefault="00000000" w:rsidRPr="00000000" w14:paraId="0000043E">
      <w:pPr>
        <w:numPr>
          <w:ilvl w:val="1"/>
          <w:numId w:val="63"/>
        </w:numPr>
        <w:ind w:left="1440" w:hanging="360"/>
      </w:pPr>
      <w:commentRangeStart w:id="181"/>
      <w:r w:rsidDel="00000000" w:rsidR="00000000" w:rsidRPr="00000000">
        <w:rPr>
          <w:rtl w:val="0"/>
        </w:rPr>
        <w:t xml:space="preserve">FluxNet (especially ICOS &amp; AmeriFlux)</w:t>
      </w:r>
    </w:p>
    <w:p w:rsidR="00000000" w:rsidDel="00000000" w:rsidP="00000000" w:rsidRDefault="00000000" w:rsidRPr="00000000" w14:paraId="0000043F">
      <w:pPr>
        <w:numPr>
          <w:ilvl w:val="1"/>
          <w:numId w:val="63"/>
        </w:numPr>
        <w:ind w:left="1440" w:hanging="360"/>
      </w:pPr>
      <w:r w:rsidDel="00000000" w:rsidR="00000000" w:rsidRPr="00000000">
        <w:rPr>
          <w:rtl w:val="0"/>
        </w:rPr>
        <w:t xml:space="preserve">GEO-TREES</w:t>
      </w:r>
    </w:p>
    <w:p w:rsidR="00000000" w:rsidDel="00000000" w:rsidP="00000000" w:rsidRDefault="00000000" w:rsidRPr="00000000" w14:paraId="00000440">
      <w:pPr>
        <w:numPr>
          <w:ilvl w:val="1"/>
          <w:numId w:val="63"/>
        </w:numPr>
        <w:ind w:left="1440" w:hanging="360"/>
      </w:pPr>
      <w:r w:rsidDel="00000000" w:rsidR="00000000" w:rsidRPr="00000000">
        <w:rPr>
          <w:rtl w:val="0"/>
        </w:rPr>
        <w:t xml:space="preserve">One Forest Vision</w:t>
      </w:r>
    </w:p>
    <w:p w:rsidR="00000000" w:rsidDel="00000000" w:rsidP="00000000" w:rsidRDefault="00000000" w:rsidRPr="00000000" w14:paraId="00000441">
      <w:pPr>
        <w:numPr>
          <w:ilvl w:val="1"/>
          <w:numId w:val="63"/>
        </w:numPr>
        <w:ind w:left="1440" w:hanging="360"/>
      </w:pPr>
      <w:commentRangeStart w:id="182"/>
      <w:hyperlink r:id="rId115">
        <w:r w:rsidDel="00000000" w:rsidR="00000000" w:rsidRPr="00000000">
          <w:rPr>
            <w:color w:val="1155cc"/>
            <w:u w:val="single"/>
            <w:rtl w:val="0"/>
          </w:rPr>
          <w:t xml:space="preserve">GEO</w:t>
        </w:r>
      </w:hyperlink>
      <w:commentRangeEnd w:id="182"/>
      <w:r w:rsidDel="00000000" w:rsidR="00000000" w:rsidRPr="00000000">
        <w:commentReference w:id="182"/>
      </w:r>
      <w:r w:rsidDel="00000000" w:rsidR="00000000" w:rsidRPr="00000000">
        <w:rPr>
          <w:rtl w:val="0"/>
        </w:rPr>
      </w:r>
    </w:p>
    <w:p w:rsidR="00000000" w:rsidDel="00000000" w:rsidP="00000000" w:rsidRDefault="00000000" w:rsidRPr="00000000" w14:paraId="00000442">
      <w:pPr>
        <w:numPr>
          <w:ilvl w:val="1"/>
          <w:numId w:val="63"/>
        </w:numPr>
        <w:ind w:left="1440" w:hanging="360"/>
      </w:pPr>
      <w:commentRangeStart w:id="183"/>
      <w:hyperlink r:id="rId116">
        <w:r w:rsidDel="00000000" w:rsidR="00000000" w:rsidRPr="00000000">
          <w:rPr>
            <w:color w:val="1155cc"/>
            <w:u w:val="single"/>
            <w:rtl w:val="0"/>
          </w:rPr>
          <w:t xml:space="preserve">USGCRP LACI</w:t>
        </w:r>
      </w:hyperlink>
      <w:commentRangeEnd w:id="183"/>
      <w:r w:rsidDel="00000000" w:rsidR="00000000" w:rsidRPr="00000000">
        <w:commentReference w:id="183"/>
      </w:r>
      <w:r w:rsidDel="00000000" w:rsidR="00000000" w:rsidRPr="00000000">
        <w:rPr>
          <w:rtl w:val="0"/>
        </w:rPr>
      </w:r>
    </w:p>
    <w:p w:rsidR="00000000" w:rsidDel="00000000" w:rsidP="00000000" w:rsidRDefault="00000000" w:rsidRPr="00000000" w14:paraId="00000443">
      <w:pPr>
        <w:numPr>
          <w:ilvl w:val="1"/>
          <w:numId w:val="63"/>
        </w:numPr>
        <w:ind w:left="1440" w:hanging="360"/>
      </w:pPr>
      <w:r w:rsidDel="00000000" w:rsidR="00000000" w:rsidRPr="00000000">
        <w:rPr>
          <w:rtl w:val="0"/>
        </w:rPr>
        <w:t xml:space="preserve">Indigenous and Local Community Partners: GATC, RRI, SILK</w:t>
      </w:r>
      <w:commentRangeEnd w:id="181"/>
      <w:r w:rsidDel="00000000" w:rsidR="00000000" w:rsidRPr="00000000">
        <w:commentReference w:id="181"/>
      </w:r>
      <w:r w:rsidDel="00000000" w:rsidR="00000000" w:rsidRPr="00000000">
        <w:rPr>
          <w:rtl w:val="0"/>
        </w:rPr>
      </w:r>
    </w:p>
    <w:p w:rsidR="00000000" w:rsidDel="00000000" w:rsidP="00000000" w:rsidRDefault="00000000" w:rsidRPr="00000000" w14:paraId="00000444">
      <w:pPr>
        <w:ind w:left="0" w:firstLine="0"/>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445">
      <w:pPr>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PANGEA Participation Structure</w:t>
      </w:r>
    </w:p>
    <w:p w:rsidR="00000000" w:rsidDel="00000000" w:rsidP="00000000" w:rsidRDefault="00000000" w:rsidRPr="00000000" w14:paraId="00000446">
      <w:pPr>
        <w:numPr>
          <w:ilvl w:val="1"/>
          <w:numId w:val="63"/>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Annual PANGEA Team Meeting</w:t>
      </w:r>
    </w:p>
    <w:p w:rsidR="00000000" w:rsidDel="00000000" w:rsidP="00000000" w:rsidRDefault="00000000" w:rsidRPr="00000000" w14:paraId="00000447">
      <w:pPr>
        <w:numPr>
          <w:ilvl w:val="1"/>
          <w:numId w:val="63"/>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Working Group Membership</w:t>
      </w:r>
    </w:p>
    <w:p w:rsidR="00000000" w:rsidDel="00000000" w:rsidP="00000000" w:rsidRDefault="00000000" w:rsidRPr="00000000" w14:paraId="00000448">
      <w:pPr>
        <w:numPr>
          <w:ilvl w:val="2"/>
          <w:numId w:val="63"/>
        </w:numPr>
        <w:ind w:left="216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Co-chairs</w:t>
      </w:r>
    </w:p>
    <w:p w:rsidR="00000000" w:rsidDel="00000000" w:rsidP="00000000" w:rsidRDefault="00000000" w:rsidRPr="00000000" w14:paraId="00000449">
      <w:pPr>
        <w:numPr>
          <w:ilvl w:val="3"/>
          <w:numId w:val="63"/>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Global N</w:t>
      </w:r>
    </w:p>
    <w:p w:rsidR="00000000" w:rsidDel="00000000" w:rsidP="00000000" w:rsidRDefault="00000000" w:rsidRPr="00000000" w14:paraId="0000044A">
      <w:pPr>
        <w:numPr>
          <w:ilvl w:val="3"/>
          <w:numId w:val="63"/>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Global S</w:t>
      </w:r>
    </w:p>
    <w:p w:rsidR="00000000" w:rsidDel="00000000" w:rsidP="00000000" w:rsidRDefault="00000000" w:rsidRPr="00000000" w14:paraId="0000044B">
      <w:pPr>
        <w:numPr>
          <w:ilvl w:val="3"/>
          <w:numId w:val="63"/>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Early Career</w:t>
      </w:r>
    </w:p>
    <w:p w:rsidR="00000000" w:rsidDel="00000000" w:rsidP="00000000" w:rsidRDefault="00000000" w:rsidRPr="00000000" w14:paraId="0000044C">
      <w:pPr>
        <w:numPr>
          <w:ilvl w:val="2"/>
          <w:numId w:val="63"/>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Members</w:t>
      </w:r>
    </w:p>
    <w:p w:rsidR="00000000" w:rsidDel="00000000" w:rsidP="00000000" w:rsidRDefault="00000000" w:rsidRPr="00000000" w14:paraId="0000044D">
      <w:pPr>
        <w:numPr>
          <w:ilvl w:val="3"/>
          <w:numId w:val="63"/>
        </w:numPr>
        <w:ind w:left="288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NASA-sponsored PIs and researchers</w:t>
      </w:r>
    </w:p>
    <w:p w:rsidR="00000000" w:rsidDel="00000000" w:rsidP="00000000" w:rsidRDefault="00000000" w:rsidRPr="00000000" w14:paraId="0000044E">
      <w:pPr>
        <w:numPr>
          <w:ilvl w:val="3"/>
          <w:numId w:val="63"/>
        </w:numPr>
        <w:ind w:left="288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Scientists funded by other organizations who have agreed to participate in PANGEA</w:t>
      </w:r>
    </w:p>
    <w:p w:rsidR="00000000" w:rsidDel="00000000" w:rsidP="00000000" w:rsidRDefault="00000000" w:rsidRPr="00000000" w14:paraId="0000044F">
      <w:pPr>
        <w:numPr>
          <w:ilvl w:val="2"/>
          <w:numId w:val="63"/>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Responsibilities</w:t>
      </w:r>
    </w:p>
    <w:p w:rsidR="00000000" w:rsidDel="00000000" w:rsidP="00000000" w:rsidRDefault="00000000" w:rsidRPr="00000000" w14:paraId="00000450">
      <w:pPr>
        <w:numPr>
          <w:ilvl w:val="3"/>
          <w:numId w:val="63"/>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Synthesizing results of PANGEA research</w:t>
      </w:r>
    </w:p>
    <w:p w:rsidR="00000000" w:rsidDel="00000000" w:rsidP="00000000" w:rsidRDefault="00000000" w:rsidRPr="00000000" w14:paraId="00000451">
      <w:pPr>
        <w:numPr>
          <w:ilvl w:val="3"/>
          <w:numId w:val="63"/>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Conveying results and addressing knowledge gaps to Modeling WG</w:t>
      </w:r>
    </w:p>
    <w:p w:rsidR="00000000" w:rsidDel="00000000" w:rsidP="00000000" w:rsidRDefault="00000000" w:rsidRPr="00000000" w14:paraId="00000452">
      <w:pPr>
        <w:numPr>
          <w:ilvl w:val="3"/>
          <w:numId w:val="63"/>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WG Meetings as needed </w:t>
      </w:r>
    </w:p>
    <w:p w:rsidR="00000000" w:rsidDel="00000000" w:rsidP="00000000" w:rsidRDefault="00000000" w:rsidRPr="00000000" w14:paraId="00000453">
      <w:pPr>
        <w:numPr>
          <w:ilvl w:val="1"/>
          <w:numId w:val="63"/>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Multidisciplinary “Coordinating Groups”</w:t>
      </w:r>
    </w:p>
    <w:p w:rsidR="00000000" w:rsidDel="00000000" w:rsidP="00000000" w:rsidRDefault="00000000" w:rsidRPr="00000000" w14:paraId="00000454">
      <w:pPr>
        <w:numPr>
          <w:ilvl w:val="2"/>
          <w:numId w:val="63"/>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Remote Sensing</w:t>
      </w:r>
    </w:p>
    <w:p w:rsidR="00000000" w:rsidDel="00000000" w:rsidP="00000000" w:rsidRDefault="00000000" w:rsidRPr="00000000" w14:paraId="00000455">
      <w:pPr>
        <w:numPr>
          <w:ilvl w:val="2"/>
          <w:numId w:val="63"/>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Field Studies</w:t>
      </w:r>
    </w:p>
    <w:p w:rsidR="00000000" w:rsidDel="00000000" w:rsidP="00000000" w:rsidRDefault="00000000" w:rsidRPr="00000000" w14:paraId="00000456">
      <w:pPr>
        <w:numPr>
          <w:ilvl w:val="2"/>
          <w:numId w:val="63"/>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Modeling and Data Synthesis</w:t>
      </w:r>
    </w:p>
    <w:p w:rsidR="00000000" w:rsidDel="00000000" w:rsidP="00000000" w:rsidRDefault="00000000" w:rsidRPr="00000000" w14:paraId="00000457">
      <w:pPr>
        <w:numPr>
          <w:ilvl w:val="3"/>
          <w:numId w:val="63"/>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Formed in Phase 1 of PANGEA</w:t>
      </w:r>
    </w:p>
    <w:p w:rsidR="00000000" w:rsidDel="00000000" w:rsidP="00000000" w:rsidRDefault="00000000" w:rsidRPr="00000000" w14:paraId="00000458">
      <w:pPr>
        <w:numPr>
          <w:ilvl w:val="3"/>
          <w:numId w:val="63"/>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Basis for integration and synthesis across themes</w:t>
      </w:r>
    </w:p>
    <w:p w:rsidR="00000000" w:rsidDel="00000000" w:rsidP="00000000" w:rsidRDefault="00000000" w:rsidRPr="00000000" w14:paraId="00000459">
      <w:pPr>
        <w:numPr>
          <w:ilvl w:val="3"/>
          <w:numId w:val="63"/>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MDS WG members are expected to participate in other WGs</w:t>
      </w:r>
    </w:p>
    <w:p w:rsidR="00000000" w:rsidDel="00000000" w:rsidP="00000000" w:rsidRDefault="00000000" w:rsidRPr="00000000" w14:paraId="0000045A">
      <w:pPr>
        <w:numPr>
          <w:ilvl w:val="4"/>
          <w:numId w:val="63"/>
        </w:numPr>
        <w:ind w:left="360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Coordinate activities/meetings between WGs and MDS</w:t>
      </w:r>
    </w:p>
    <w:p w:rsidR="00000000" w:rsidDel="00000000" w:rsidP="00000000" w:rsidRDefault="00000000" w:rsidRPr="00000000" w14:paraId="0000045B">
      <w:pPr>
        <w:numPr>
          <w:ilvl w:val="4"/>
          <w:numId w:val="63"/>
        </w:numPr>
        <w:ind w:left="360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Start with PIs and Co-Is, collaborating researchers/managers, new members added as funding allows</w:t>
      </w:r>
    </w:p>
    <w:p w:rsidR="00000000" w:rsidDel="00000000" w:rsidP="00000000" w:rsidRDefault="00000000" w:rsidRPr="00000000" w14:paraId="0000045C">
      <w:pPr>
        <w:numPr>
          <w:ilvl w:val="4"/>
          <w:numId w:val="63"/>
        </w:numPr>
        <w:ind w:left="360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Objective: </w:t>
      </w:r>
    </w:p>
    <w:p w:rsidR="00000000" w:rsidDel="00000000" w:rsidP="00000000" w:rsidRDefault="00000000" w:rsidRPr="00000000" w14:paraId="0000045D">
      <w:pPr>
        <w:numPr>
          <w:ilvl w:val="5"/>
          <w:numId w:val="63"/>
        </w:numPr>
        <w:ind w:left="43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A. Coordinating with participating land</w:t>
      </w:r>
    </w:p>
    <w:p w:rsidR="00000000" w:rsidDel="00000000" w:rsidP="00000000" w:rsidRDefault="00000000" w:rsidRPr="00000000" w14:paraId="0000045E">
      <w:pPr>
        <w:ind w:left="432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management agencies who are conducting impact assessments</w:t>
      </w:r>
    </w:p>
    <w:p w:rsidR="00000000" w:rsidDel="00000000" w:rsidP="00000000" w:rsidRDefault="00000000" w:rsidRPr="00000000" w14:paraId="0000045F">
      <w:pPr>
        <w:numPr>
          <w:ilvl w:val="5"/>
          <w:numId w:val="63"/>
        </w:numPr>
        <w:ind w:left="43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(b) coordinating PANGEA modeling activities with those being carried out for other programs, such as X</w:t>
      </w:r>
    </w:p>
    <w:p w:rsidR="00000000" w:rsidDel="00000000" w:rsidP="00000000" w:rsidRDefault="00000000" w:rsidRPr="00000000" w14:paraId="00000460">
      <w:pPr>
        <w:numPr>
          <w:ilvl w:val="5"/>
          <w:numId w:val="63"/>
        </w:numPr>
        <w:ind w:left="43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461">
      <w:pPr>
        <w:numPr>
          <w:ilvl w:val="2"/>
          <w:numId w:val="63"/>
        </w:numPr>
        <w:ind w:left="216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Working Group Members nominate participants to Coordinating Groups </w:t>
      </w:r>
    </w:p>
    <w:p w:rsidR="00000000" w:rsidDel="00000000" w:rsidP="00000000" w:rsidRDefault="00000000" w:rsidRPr="00000000" w14:paraId="00000462">
      <w:pPr>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463">
      <w:pPr>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464">
      <w:pPr>
        <w:numPr>
          <w:ilvl w:val="0"/>
          <w:numId w:val="32"/>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Remote Sensing Coordinating Group</w:t>
      </w:r>
    </w:p>
    <w:p w:rsidR="00000000" w:rsidDel="00000000" w:rsidP="00000000" w:rsidRDefault="00000000" w:rsidRPr="00000000" w14:paraId="00000465">
      <w:pPr>
        <w:numPr>
          <w:ilvl w:val="0"/>
          <w:numId w:val="32"/>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Field Studies Coordinating Group</w:t>
      </w:r>
    </w:p>
    <w:p w:rsidR="00000000" w:rsidDel="00000000" w:rsidP="00000000" w:rsidRDefault="00000000" w:rsidRPr="00000000" w14:paraId="00000466">
      <w:pPr>
        <w:numPr>
          <w:ilvl w:val="0"/>
          <w:numId w:val="32"/>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PANGEA Information System Coordinating Group</w:t>
      </w:r>
    </w:p>
    <w:p w:rsidR="00000000" w:rsidDel="00000000" w:rsidP="00000000" w:rsidRDefault="00000000" w:rsidRPr="00000000" w14:paraId="00000467">
      <w:pPr>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468">
      <w:pPr>
        <w:pStyle w:val="Heading3"/>
        <w:rPr/>
      </w:pPr>
      <w:bookmarkStart w:colFirst="0" w:colLast="0" w:name="_acq1uhyke4s8" w:id="39"/>
      <w:bookmarkEnd w:id="39"/>
      <w:r w:rsidDel="00000000" w:rsidR="00000000" w:rsidRPr="00000000">
        <w:rPr>
          <w:rtl w:val="0"/>
        </w:rPr>
        <w:t xml:space="preserve">7.3 Disciplinary Skills Required</w:t>
      </w:r>
    </w:p>
    <w:p w:rsidR="00000000" w:rsidDel="00000000" w:rsidP="00000000" w:rsidRDefault="00000000" w:rsidRPr="00000000" w14:paraId="00000469">
      <w:pPr>
        <w:ind w:left="720" w:firstLine="0"/>
        <w:rPr/>
      </w:pPr>
      <w:r w:rsidDel="00000000" w:rsidR="00000000" w:rsidRPr="00000000">
        <w:rPr>
          <w:rtl w:val="0"/>
        </w:rPr>
      </w:r>
    </w:p>
    <w:p w:rsidR="00000000" w:rsidDel="00000000" w:rsidP="00000000" w:rsidRDefault="00000000" w:rsidRPr="00000000" w14:paraId="0000046A">
      <w:pPr>
        <w:ind w:left="0" w:firstLine="0"/>
        <w:rPr>
          <w:color w:val="ff0000"/>
          <w:sz w:val="28"/>
          <w:szCs w:val="28"/>
        </w:rPr>
      </w:pPr>
      <w:r w:rsidDel="00000000" w:rsidR="00000000" w:rsidRPr="00000000">
        <w:rPr>
          <w:color w:val="ff0000"/>
          <w:sz w:val="28"/>
          <w:szCs w:val="28"/>
          <w:rtl w:val="0"/>
        </w:rPr>
        <w:t xml:space="preserve">7</w:t>
      </w:r>
      <w:commentRangeStart w:id="184"/>
      <w:r w:rsidDel="00000000" w:rsidR="00000000" w:rsidRPr="00000000">
        <w:rPr>
          <w:color w:val="ff0000"/>
          <w:sz w:val="28"/>
          <w:szCs w:val="28"/>
          <w:rtl w:val="0"/>
        </w:rPr>
        <w:t xml:space="preserve">.X Field/research/ecological</w:t>
      </w:r>
      <w:ins w:author="Robinson Negron-Juarez" w:id="44" w:date="2024-08-26T21:53:17Z">
        <w:r w:rsidDel="00000000" w:rsidR="00000000" w:rsidRPr="00000000">
          <w:rPr>
            <w:color w:val="ff0000"/>
            <w:sz w:val="28"/>
            <w:szCs w:val="28"/>
            <w:rtl w:val="0"/>
          </w:rPr>
          <w:t xml:space="preserve">/ecophysiological</w:t>
        </w:r>
      </w:ins>
      <w:r w:rsidDel="00000000" w:rsidR="00000000" w:rsidRPr="00000000">
        <w:rPr>
          <w:color w:val="ff0000"/>
          <w:sz w:val="28"/>
          <w:szCs w:val="28"/>
          <w:rtl w:val="0"/>
        </w:rPr>
        <w:t xml:space="preserve"> sites</w:t>
      </w:r>
      <w:commentRangeEnd w:id="184"/>
      <w:r w:rsidDel="00000000" w:rsidR="00000000" w:rsidRPr="00000000">
        <w:commentReference w:id="184"/>
      </w:r>
      <w:r w:rsidDel="00000000" w:rsidR="00000000" w:rsidRPr="00000000">
        <w:rPr>
          <w:rtl w:val="0"/>
        </w:rPr>
      </w:r>
    </w:p>
    <w:p w:rsidR="00000000" w:rsidDel="00000000" w:rsidP="00000000" w:rsidRDefault="00000000" w:rsidRPr="00000000" w14:paraId="0000046B">
      <w:pPr>
        <w:rPr>
          <w:ins w:author="Robinson Negron-Juarez" w:id="45" w:date="2024-08-26T23:20:17Z"/>
          <w:color w:val="ff0000"/>
          <w:sz w:val="28"/>
          <w:szCs w:val="28"/>
        </w:rPr>
      </w:pPr>
      <w:ins w:author="Robinson Negron-Juarez" w:id="45" w:date="2024-08-26T23:20:17Z">
        <w:r w:rsidDel="00000000" w:rsidR="00000000" w:rsidRPr="00000000">
          <w:rPr>
            <w:color w:val="ff0000"/>
            <w:sz w:val="28"/>
            <w:szCs w:val="28"/>
            <w:rtl w:val="0"/>
          </w:rPr>
          <w:t xml:space="preserve">We are collaborating closely with our in-country partner institutions to ensure the smooth execution of field site activities. Together, we will plan for field measurements during the project. In consultation with NASA Property Management, we will identify the necessary pathways for managing instrumentation, materials, and supplies deployed at our international research sites. We will also coordinate with these institutions and in-country partners to facilitate the importation of items designated for return to project participants within the U.S., ensuring compliance with all shipping, export control, and customs requirements. To maintain the continuity of core measurements crucial to NASA and our collaborators during PANGEA, we will establish foreign loan agreements with responsible parties to oversee sensor maintenance.</w:t>
        </w:r>
      </w:ins>
    </w:p>
    <w:p w:rsidR="00000000" w:rsidDel="00000000" w:rsidP="00000000" w:rsidRDefault="00000000" w:rsidRPr="00000000" w14:paraId="0000046C">
      <w:pPr>
        <w:rPr>
          <w:ins w:author="Robinson Negron-Juarez" w:id="45" w:date="2024-08-26T23:20:17Z"/>
          <w:color w:val="ff0000"/>
          <w:sz w:val="28"/>
          <w:szCs w:val="28"/>
        </w:rPr>
      </w:pPr>
      <w:ins w:author="Robinson Negron-Juarez" w:id="45" w:date="2024-08-26T23:20:17Z">
        <w:r w:rsidDel="00000000" w:rsidR="00000000" w:rsidRPr="00000000">
          <w:rPr>
            <w:rtl w:val="0"/>
          </w:rPr>
        </w:r>
      </w:ins>
    </w:p>
    <w:p w:rsidR="00000000" w:rsidDel="00000000" w:rsidP="00000000" w:rsidRDefault="00000000" w:rsidRPr="00000000" w14:paraId="0000046D">
      <w:pPr>
        <w:rPr>
          <w:color w:val="ff0000"/>
        </w:rPr>
        <w:pPrChange w:author="Robinson Negron-Juarez" w:id="0" w:date="2024-08-26T23:20:17Z">
          <w:pPr>
            <w:ind w:left="0" w:firstLine="0"/>
          </w:pPr>
        </w:pPrChange>
      </w:pPr>
      <w:r w:rsidDel="00000000" w:rsidR="00000000" w:rsidRPr="00000000">
        <w:rPr>
          <w:rtl w:val="0"/>
        </w:rPr>
      </w:r>
    </w:p>
    <w:p w:rsidR="00000000" w:rsidDel="00000000" w:rsidP="00000000" w:rsidRDefault="00000000" w:rsidRPr="00000000" w14:paraId="0000046E">
      <w:pPr>
        <w:pStyle w:val="Heading3"/>
        <w:rPr/>
      </w:pPr>
      <w:bookmarkStart w:colFirst="0" w:colLast="0" w:name="_duixp9495bxf" w:id="40"/>
      <w:bookmarkEnd w:id="40"/>
      <w:r w:rsidDel="00000000" w:rsidR="00000000" w:rsidRPr="00000000">
        <w:rPr>
          <w:rtl w:val="0"/>
        </w:rPr>
        <w:t xml:space="preserve">7</w:t>
      </w:r>
      <w:commentRangeStart w:id="185"/>
      <w:r w:rsidDel="00000000" w:rsidR="00000000" w:rsidRPr="00000000">
        <w:rPr>
          <w:rtl w:val="0"/>
        </w:rPr>
        <w:t xml:space="preserve">.4 International and Other Agreements</w:t>
      </w:r>
      <w:commentRangeEnd w:id="185"/>
      <w:r w:rsidDel="00000000" w:rsidR="00000000" w:rsidRPr="00000000">
        <w:commentReference w:id="185"/>
      </w:r>
      <w:r w:rsidDel="00000000" w:rsidR="00000000" w:rsidRPr="00000000">
        <w:rPr>
          <w:rtl w:val="0"/>
        </w:rPr>
      </w:r>
    </w:p>
    <w:p w:rsidR="00000000" w:rsidDel="00000000" w:rsidP="00000000" w:rsidRDefault="00000000" w:rsidRPr="00000000" w14:paraId="0000046F">
      <w:pPr>
        <w:pStyle w:val="Heading4"/>
        <w:rPr/>
      </w:pPr>
      <w:bookmarkStart w:colFirst="0" w:colLast="0" w:name="_44zh5ia5coj2" w:id="41"/>
      <w:bookmarkEnd w:id="41"/>
      <w:r w:rsidDel="00000000" w:rsidR="00000000" w:rsidRPr="00000000">
        <w:rPr>
          <w:rtl w:val="0"/>
        </w:rPr>
        <w:t xml:space="preserve">7.4.1. NASA airborne campaign Indigenous agreements, permissions, and treaties (KEEP this section) </w:t>
      </w:r>
    </w:p>
    <w:p w:rsidR="00000000" w:rsidDel="00000000" w:rsidP="00000000" w:rsidRDefault="00000000" w:rsidRPr="00000000" w14:paraId="00000470">
      <w:pPr>
        <w:numPr>
          <w:ilvl w:val="0"/>
          <w:numId w:val="17"/>
        </w:numPr>
        <w:ind w:left="720" w:hanging="360"/>
      </w:pPr>
      <w:commentRangeStart w:id="186"/>
      <w:r w:rsidDel="00000000" w:rsidR="00000000" w:rsidRPr="00000000">
        <w:rPr>
          <w:rtl w:val="0"/>
        </w:rPr>
        <w:t xml:space="preserve">Indigenous land and sovereign territories.</w:t>
      </w:r>
      <w:commentRangeEnd w:id="186"/>
      <w:r w:rsidDel="00000000" w:rsidR="00000000" w:rsidRPr="00000000">
        <w:commentReference w:id="186"/>
      </w:r>
      <w:r w:rsidDel="00000000" w:rsidR="00000000" w:rsidRPr="00000000">
        <w:rPr>
          <w:rtl w:val="0"/>
        </w:rPr>
      </w:r>
    </w:p>
    <w:p w:rsidR="00000000" w:rsidDel="00000000" w:rsidP="00000000" w:rsidRDefault="00000000" w:rsidRPr="00000000" w14:paraId="00000471">
      <w:pPr>
        <w:numPr>
          <w:ilvl w:val="0"/>
          <w:numId w:val="17"/>
        </w:numPr>
        <w:ind w:left="720" w:hanging="360"/>
      </w:pPr>
      <w:hyperlink r:id="rId117">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472">
      <w:pPr>
        <w:pStyle w:val="Heading3"/>
        <w:rPr/>
      </w:pPr>
      <w:bookmarkStart w:colFirst="0" w:colLast="0" w:name="_w90m76cd6k00" w:id="42"/>
      <w:bookmarkEnd w:id="42"/>
      <w:r w:rsidDel="00000000" w:rsidR="00000000" w:rsidRPr="00000000">
        <w:rPr>
          <w:rtl w:val="0"/>
        </w:rPr>
        <w:t xml:space="preserve">7.5</w:t>
      </w:r>
      <w:commentRangeStart w:id="187"/>
      <w:r w:rsidDel="00000000" w:rsidR="00000000" w:rsidRPr="00000000">
        <w:rPr>
          <w:rtl w:val="0"/>
        </w:rPr>
        <w:t xml:space="preserve">. Community Engagement Strategy</w:t>
      </w:r>
      <w:commentRangeEnd w:id="187"/>
      <w:r w:rsidDel="00000000" w:rsidR="00000000" w:rsidRPr="00000000">
        <w:commentReference w:id="187"/>
      </w:r>
      <w:r w:rsidDel="00000000" w:rsidR="00000000" w:rsidRPr="00000000">
        <w:rPr>
          <w:rtl w:val="0"/>
        </w:rPr>
      </w:r>
    </w:p>
    <w:p w:rsidR="00000000" w:rsidDel="00000000" w:rsidP="00000000" w:rsidRDefault="00000000" w:rsidRPr="00000000" w14:paraId="00000473">
      <w:pPr>
        <w:spacing w:after="240" w:before="240" w:lineRule="auto"/>
        <w:rPr/>
      </w:pPr>
      <w:r w:rsidDel="00000000" w:rsidR="00000000" w:rsidRPr="00000000">
        <w:rPr>
          <w:rtl w:val="0"/>
        </w:rPr>
        <w:t xml:space="preserve">This section provides an overview of </w:t>
      </w:r>
      <w:del w:author="Elsa Ordway" w:id="47" w:date="2024-08-27T00:36:24Z">
        <w:r w:rsidDel="00000000" w:rsidR="00000000" w:rsidRPr="00000000">
          <w:rPr>
            <w:rtl w:val="0"/>
          </w:rPr>
          <w:delText xml:space="preserve">(</w:delText>
        </w:r>
        <w:commentRangeStart w:id="188"/>
        <w:r w:rsidDel="00000000" w:rsidR="00000000" w:rsidRPr="00000000">
          <w:rPr>
            <w:rtl w:val="0"/>
          </w:rPr>
          <w:delText xml:space="preserve">a) engagement efforts during the PANGEA Scoping Campaign,</w:delText>
        </w:r>
        <w:commentRangeEnd w:id="188"/>
        <w:r w:rsidDel="00000000" w:rsidR="00000000" w:rsidRPr="00000000">
          <w:commentReference w:id="188"/>
        </w:r>
        <w:r w:rsidDel="00000000" w:rsidR="00000000" w:rsidRPr="00000000">
          <w:rPr>
            <w:rtl w:val="0"/>
          </w:rPr>
          <w:delText xml:space="preserve"> and (b) </w:delText>
        </w:r>
      </w:del>
      <w:r w:rsidDel="00000000" w:rsidR="00000000" w:rsidRPr="00000000">
        <w:rPr>
          <w:rtl w:val="0"/>
        </w:rPr>
        <w:t xml:space="preserve">our strategy for engaging with diverse communities to address PANGEA’s science questions and mobilize and apply research findings for action.</w:t>
      </w:r>
    </w:p>
    <w:p w:rsidR="00000000" w:rsidDel="00000000" w:rsidP="00000000" w:rsidRDefault="00000000" w:rsidRPr="00000000" w14:paraId="00000474">
      <w:pPr>
        <w:numPr>
          <w:ilvl w:val="0"/>
          <w:numId w:val="49"/>
        </w:numPr>
        <w:ind w:left="720" w:hanging="360"/>
      </w:pPr>
      <w:r w:rsidDel="00000000" w:rsidR="00000000" w:rsidRPr="00000000">
        <w:rPr>
          <w:rtl w:val="0"/>
        </w:rPr>
        <w:t xml:space="preserve">General principals (CARE &amp; FAIR, FPIC, Stephanie Caroll) </w:t>
      </w:r>
    </w:p>
    <w:p w:rsidR="00000000" w:rsidDel="00000000" w:rsidP="00000000" w:rsidRDefault="00000000" w:rsidRPr="00000000" w14:paraId="00000475">
      <w:pPr>
        <w:numPr>
          <w:ilvl w:val="0"/>
          <w:numId w:val="49"/>
        </w:numPr>
        <w:ind w:left="720" w:hanging="360"/>
      </w:pPr>
      <w:r w:rsidDel="00000000" w:rsidR="00000000" w:rsidRPr="00000000">
        <w:rPr>
          <w:rtl w:val="0"/>
        </w:rPr>
        <w:t xml:space="preserve">PANGEA Engagement goals</w:t>
      </w:r>
    </w:p>
    <w:p w:rsidR="00000000" w:rsidDel="00000000" w:rsidP="00000000" w:rsidRDefault="00000000" w:rsidRPr="00000000" w14:paraId="00000476">
      <w:pPr>
        <w:numPr>
          <w:ilvl w:val="1"/>
          <w:numId w:val="49"/>
        </w:numPr>
        <w:ind w:left="1440" w:hanging="360"/>
      </w:pPr>
      <w:r w:rsidDel="00000000" w:rsidR="00000000" w:rsidRPr="00000000">
        <w:rPr>
          <w:rtl w:val="0"/>
        </w:rPr>
        <w:t xml:space="preserve">How would PANGEA engage with existing efforts?</w:t>
      </w:r>
    </w:p>
    <w:p w:rsidR="00000000" w:rsidDel="00000000" w:rsidP="00000000" w:rsidRDefault="00000000" w:rsidRPr="00000000" w14:paraId="00000477">
      <w:pPr>
        <w:numPr>
          <w:ilvl w:val="0"/>
          <w:numId w:val="49"/>
        </w:numPr>
        <w:ind w:left="720" w:hanging="360"/>
      </w:pPr>
      <w:r w:rsidDel="00000000" w:rsidR="00000000" w:rsidRPr="00000000">
        <w:rPr>
          <w:rtl w:val="0"/>
        </w:rPr>
        <w:t xml:space="preserve">Overall strategy… </w:t>
        <w:br w:type="textWrapping"/>
        <w:t xml:space="preserve">Address these questions</w:t>
        <w:br w:type="textWrapping"/>
        <w:t xml:space="preserve">Cross-Cutting</w:t>
      </w:r>
    </w:p>
    <w:p w:rsidR="00000000" w:rsidDel="00000000" w:rsidP="00000000" w:rsidRDefault="00000000" w:rsidRPr="00000000" w14:paraId="00000478">
      <w:pPr>
        <w:numPr>
          <w:ilvl w:val="0"/>
          <w:numId w:val="49"/>
        </w:numPr>
        <w:ind w:left="1440" w:hanging="360"/>
      </w:pPr>
      <w:r w:rsidDel="00000000" w:rsidR="00000000" w:rsidRPr="00000000">
        <w:rPr>
          <w:rtl w:val="0"/>
        </w:rPr>
        <w:t xml:space="preserve">How can scientists, local institutions, and communities work together throughout the PANGEA program to develop a set of engagement methods for effective collaboration in diverse geographic and cultural contexts?</w:t>
      </w:r>
    </w:p>
    <w:p w:rsidR="00000000" w:rsidDel="00000000" w:rsidP="00000000" w:rsidRDefault="00000000" w:rsidRPr="00000000" w14:paraId="00000479">
      <w:pPr>
        <w:ind w:left="1440" w:firstLine="0"/>
        <w:rPr/>
      </w:pPr>
      <w:r w:rsidDel="00000000" w:rsidR="00000000" w:rsidRPr="00000000">
        <w:rPr>
          <w:rtl w:val="0"/>
        </w:rPr>
      </w:r>
    </w:p>
    <w:p w:rsidR="00000000" w:rsidDel="00000000" w:rsidP="00000000" w:rsidRDefault="00000000" w:rsidRPr="00000000" w14:paraId="0000047A">
      <w:pPr>
        <w:numPr>
          <w:ilvl w:val="0"/>
          <w:numId w:val="49"/>
        </w:numPr>
        <w:ind w:left="1440" w:hanging="360"/>
      </w:pPr>
      <w:r w:rsidDel="00000000" w:rsidR="00000000" w:rsidRPr="00000000">
        <w:rPr>
          <w:rtl w:val="0"/>
        </w:rPr>
        <w:t xml:space="preserve">How can diverse funding institutions work synergistically to support the advancement of remote sensing and terrestrial ecological research</w:t>
      </w:r>
    </w:p>
    <w:p w:rsidR="00000000" w:rsidDel="00000000" w:rsidP="00000000" w:rsidRDefault="00000000" w:rsidRPr="00000000" w14:paraId="0000047B">
      <w:pPr>
        <w:numPr>
          <w:ilvl w:val="1"/>
          <w:numId w:val="49"/>
        </w:numPr>
        <w:ind w:left="2160" w:hanging="360"/>
      </w:pPr>
      <w:r w:rsidDel="00000000" w:rsidR="00000000" w:rsidRPr="00000000">
        <w:rPr>
          <w:rtl w:val="0"/>
        </w:rPr>
        <w:t xml:space="preserve">How can complimentary funding enhance NASA’s work?  </w:t>
      </w:r>
    </w:p>
    <w:p w:rsidR="00000000" w:rsidDel="00000000" w:rsidP="00000000" w:rsidRDefault="00000000" w:rsidRPr="00000000" w14:paraId="0000047C">
      <w:pPr>
        <w:numPr>
          <w:ilvl w:val="1"/>
          <w:numId w:val="49"/>
        </w:numPr>
        <w:ind w:left="2160" w:hanging="360"/>
      </w:pPr>
      <w:r w:rsidDel="00000000" w:rsidR="00000000" w:rsidRPr="00000000">
        <w:rPr>
          <w:rtl w:val="0"/>
        </w:rPr>
        <w:t xml:space="preserve">What data sharing and security approaches work when there are multiple funders?</w:t>
      </w:r>
    </w:p>
    <w:p w:rsidR="00000000" w:rsidDel="00000000" w:rsidP="00000000" w:rsidRDefault="00000000" w:rsidRPr="00000000" w14:paraId="0000047D">
      <w:pPr>
        <w:numPr>
          <w:ilvl w:val="1"/>
          <w:numId w:val="49"/>
        </w:numPr>
        <w:ind w:left="2160" w:hanging="360"/>
      </w:pPr>
      <w:r w:rsidDel="00000000" w:rsidR="00000000" w:rsidRPr="00000000">
        <w:rPr>
          <w:rtl w:val="0"/>
        </w:rPr>
        <w:t xml:space="preserve">How can reporting and communications be streamlined?</w:t>
      </w:r>
    </w:p>
    <w:p w:rsidR="00000000" w:rsidDel="00000000" w:rsidP="00000000" w:rsidRDefault="00000000" w:rsidRPr="00000000" w14:paraId="0000047E">
      <w:pPr>
        <w:ind w:left="1440" w:firstLine="0"/>
        <w:rPr/>
      </w:pPr>
      <w:r w:rsidDel="00000000" w:rsidR="00000000" w:rsidRPr="00000000">
        <w:rPr>
          <w:rtl w:val="0"/>
        </w:rPr>
      </w:r>
    </w:p>
    <w:p w:rsidR="00000000" w:rsidDel="00000000" w:rsidP="00000000" w:rsidRDefault="00000000" w:rsidRPr="00000000" w14:paraId="0000047F">
      <w:pPr>
        <w:numPr>
          <w:ilvl w:val="0"/>
          <w:numId w:val="49"/>
        </w:numPr>
        <w:ind w:left="1440" w:hanging="360"/>
      </w:pPr>
      <w:r w:rsidDel="00000000" w:rsidR="00000000" w:rsidRPr="00000000">
        <w:rPr>
          <w:rtl w:val="0"/>
        </w:rPr>
        <w:t xml:space="preserve">How can we develop and sustain long-term a network of networks* that enhances the accessibility, usability, transferability and benefits of the data, methods, models and knowledge about tropical ecosystems during and after PANGEA?</w:t>
      </w:r>
    </w:p>
    <w:p w:rsidR="00000000" w:rsidDel="00000000" w:rsidP="00000000" w:rsidRDefault="00000000" w:rsidRPr="00000000" w14:paraId="00000480">
      <w:pPr>
        <w:ind w:left="720" w:firstLine="0"/>
        <w:rPr/>
      </w:pPr>
      <w:r w:rsidDel="00000000" w:rsidR="00000000" w:rsidRPr="00000000">
        <w:rPr>
          <w:rtl w:val="0"/>
        </w:rPr>
      </w:r>
    </w:p>
    <w:p w:rsidR="00000000" w:rsidDel="00000000" w:rsidP="00000000" w:rsidRDefault="00000000" w:rsidRPr="00000000" w14:paraId="00000481">
      <w:pPr>
        <w:numPr>
          <w:ilvl w:val="0"/>
          <w:numId w:val="72"/>
        </w:numPr>
        <w:ind w:left="720" w:hanging="360"/>
      </w:pPr>
      <w:r w:rsidDel="00000000" w:rsidR="00000000" w:rsidRPr="00000000">
        <w:rPr>
          <w:rtl w:val="0"/>
        </w:rPr>
        <w:t xml:space="preserve">Description of PANGEA-relevant communities and specific engagement considerations.</w:t>
      </w:r>
    </w:p>
    <w:p w:rsidR="00000000" w:rsidDel="00000000" w:rsidP="00000000" w:rsidRDefault="00000000" w:rsidRPr="00000000" w14:paraId="00000482">
      <w:pPr>
        <w:numPr>
          <w:ilvl w:val="0"/>
          <w:numId w:val="72"/>
        </w:numPr>
        <w:ind w:left="720" w:hanging="360"/>
      </w:pPr>
      <w:r w:rsidDel="00000000" w:rsidR="00000000" w:rsidRPr="00000000">
        <w:rPr>
          <w:rtl w:val="0"/>
        </w:rPr>
        <w:t xml:space="preserve">Mention that the list below is non-exhaustive, but the overall strategy will provide a framework for also all engaging other under-represented communities</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shd w:fill="ffffff" w:val="clear"/>
        <w:spacing w:line="331.2" w:lineRule="auto"/>
        <w:rPr>
          <w:b w:val="1"/>
        </w:rPr>
      </w:pPr>
      <w:commentRangeStart w:id="189"/>
      <w:commentRangeStart w:id="190"/>
      <w:commentRangeStart w:id="191"/>
      <w:commentRangeStart w:id="192"/>
      <w:r w:rsidDel="00000000" w:rsidR="00000000" w:rsidRPr="00000000">
        <w:rPr>
          <w:b w:val="1"/>
          <w:rtl w:val="0"/>
        </w:rPr>
        <w:t xml:space="preserve">Knowledge Exchange Opportunities: </w:t>
      </w:r>
      <w:commentRangeEnd w:id="192"/>
      <w:r w:rsidDel="00000000" w:rsidR="00000000" w:rsidRPr="00000000">
        <w:commentReference w:id="192"/>
      </w:r>
      <w:r w:rsidDel="00000000" w:rsidR="00000000" w:rsidRPr="00000000">
        <w:rPr>
          <w:rtl w:val="0"/>
        </w:rPr>
      </w:r>
    </w:p>
    <w:p w:rsidR="00000000" w:rsidDel="00000000" w:rsidP="00000000" w:rsidRDefault="00000000" w:rsidRPr="00000000" w14:paraId="00000485">
      <w:pPr>
        <w:numPr>
          <w:ilvl w:val="0"/>
          <w:numId w:val="23"/>
        </w:numPr>
        <w:shd w:fill="ffffff" w:val="clear"/>
        <w:ind w:left="940" w:hanging="360"/>
        <w:rPr>
          <w:color w:val="000000"/>
        </w:rPr>
      </w:pPr>
      <w:r w:rsidDel="00000000" w:rsidR="00000000" w:rsidRPr="00000000">
        <w:rPr>
          <w:rtl w:val="0"/>
        </w:rPr>
        <w:t xml:space="preserve">Are SES connections, cycles, and feedback perceived similarly between IPLCs and Western-trained scientists? How are these documented and/or mapped similarly or differently?</w:t>
      </w:r>
    </w:p>
    <w:p w:rsidR="00000000" w:rsidDel="00000000" w:rsidP="00000000" w:rsidRDefault="00000000" w:rsidRPr="00000000" w14:paraId="00000486">
      <w:pPr>
        <w:numPr>
          <w:ilvl w:val="0"/>
          <w:numId w:val="23"/>
        </w:numPr>
        <w:shd w:fill="ffffff" w:val="clear"/>
        <w:ind w:left="940" w:hanging="360"/>
        <w:rPr>
          <w:color w:val="000000"/>
        </w:rPr>
      </w:pPr>
      <w:r w:rsidDel="00000000" w:rsidR="00000000" w:rsidRPr="00000000">
        <w:rPr>
          <w:rtl w:val="0"/>
        </w:rPr>
        <w:t xml:space="preserve">How can the knowledge/training on remote sensing and its capabilities enable (indigenous/traditional) communities to protect forests? What are the educational needs to support PANGEA? How can ILPC need and knowledge guide PANGEA funded research?</w:t>
      </w:r>
    </w:p>
    <w:p w:rsidR="00000000" w:rsidDel="00000000" w:rsidP="00000000" w:rsidRDefault="00000000" w:rsidRPr="00000000" w14:paraId="00000487">
      <w:pPr>
        <w:numPr>
          <w:ilvl w:val="0"/>
          <w:numId w:val="23"/>
        </w:numPr>
        <w:shd w:fill="ffffff" w:val="clear"/>
        <w:ind w:left="940" w:hanging="360"/>
        <w:rPr>
          <w:color w:val="000000"/>
        </w:rPr>
      </w:pPr>
      <w:r w:rsidDel="00000000" w:rsidR="00000000" w:rsidRPr="00000000">
        <w:rPr>
          <w:rtl w:val="0"/>
        </w:rPr>
        <w:t xml:space="preserve">What are the most important sustainable alternative sources of income for ILPC?  </w:t>
      </w:r>
    </w:p>
    <w:p w:rsidR="00000000" w:rsidDel="00000000" w:rsidP="00000000" w:rsidRDefault="00000000" w:rsidRPr="00000000" w14:paraId="00000488">
      <w:pPr>
        <w:numPr>
          <w:ilvl w:val="0"/>
          <w:numId w:val="23"/>
        </w:numPr>
        <w:shd w:fill="ffffff" w:val="clear"/>
        <w:ind w:left="940" w:hanging="360"/>
        <w:rPr>
          <w:color w:val="000000"/>
        </w:rPr>
      </w:pPr>
      <w:r w:rsidDel="00000000" w:rsidR="00000000" w:rsidRPr="00000000">
        <w:rPr>
          <w:rtl w:val="0"/>
        </w:rPr>
        <w:t xml:space="preserve">What is the role of research and a science-based economy in this process?</w:t>
      </w:r>
    </w:p>
    <w:p w:rsidR="00000000" w:rsidDel="00000000" w:rsidP="00000000" w:rsidRDefault="00000000" w:rsidRPr="00000000" w14:paraId="00000489">
      <w:pPr>
        <w:numPr>
          <w:ilvl w:val="0"/>
          <w:numId w:val="23"/>
        </w:numPr>
        <w:shd w:fill="ffffff" w:val="clear"/>
        <w:ind w:left="940" w:hanging="360"/>
        <w:rPr>
          <w:color w:val="000000"/>
        </w:rPr>
      </w:pPr>
      <w:r w:rsidDel="00000000" w:rsidR="00000000" w:rsidRPr="00000000">
        <w:rPr>
          <w:rtl w:val="0"/>
        </w:rPr>
        <w:t xml:space="preserve">How can PANGEA support or begin to establish a science-based economy and long-term research collaborations with IPLC across the tropics?</w:t>
      </w:r>
    </w:p>
    <w:p w:rsidR="00000000" w:rsidDel="00000000" w:rsidP="00000000" w:rsidRDefault="00000000" w:rsidRPr="00000000" w14:paraId="0000048A">
      <w:pPr>
        <w:numPr>
          <w:ilvl w:val="0"/>
          <w:numId w:val="23"/>
        </w:numPr>
        <w:shd w:fill="ffffff" w:val="clear"/>
        <w:ind w:left="940" w:hanging="360"/>
        <w:rPr>
          <w:color w:val="000000"/>
        </w:rPr>
      </w:pPr>
      <w:r w:rsidDel="00000000" w:rsidR="00000000" w:rsidRPr="00000000">
        <w:rPr>
          <w:rtl w:val="0"/>
        </w:rPr>
        <w:t xml:space="preserve">How can Indigenous Peoples &amp; Local Communities be empowered to use remote-sensing data to conserve and restore their landscapes?</w:t>
      </w:r>
      <w:commentRangeEnd w:id="189"/>
      <w:r w:rsidDel="00000000" w:rsidR="00000000" w:rsidRPr="00000000">
        <w:commentReference w:id="189"/>
      </w:r>
      <w:commentRangeEnd w:id="190"/>
      <w:r w:rsidDel="00000000" w:rsidR="00000000" w:rsidRPr="00000000">
        <w:commentReference w:id="190"/>
      </w:r>
      <w:commentRangeEnd w:id="191"/>
      <w:r w:rsidDel="00000000" w:rsidR="00000000" w:rsidRPr="00000000">
        <w:commentReference w:id="191"/>
      </w:r>
      <w:r w:rsidDel="00000000" w:rsidR="00000000" w:rsidRPr="00000000">
        <w:rPr>
          <w:rtl w:val="0"/>
        </w:rPr>
      </w:r>
    </w:p>
    <w:p w:rsidR="00000000" w:rsidDel="00000000" w:rsidP="00000000" w:rsidRDefault="00000000" w:rsidRPr="00000000" w14:paraId="0000048B">
      <w:pPr>
        <w:pStyle w:val="Heading4"/>
        <w:rPr/>
      </w:pPr>
      <w:bookmarkStart w:colFirst="0" w:colLast="0" w:name="_6wr5ovytb15d" w:id="43"/>
      <w:bookmarkEnd w:id="43"/>
      <w:r w:rsidDel="00000000" w:rsidR="00000000" w:rsidRPr="00000000">
        <w:rPr>
          <w:rtl w:val="0"/>
        </w:rPr>
      </w:r>
    </w:p>
    <w:p w:rsidR="00000000" w:rsidDel="00000000" w:rsidP="00000000" w:rsidRDefault="00000000" w:rsidRPr="00000000" w14:paraId="0000048C">
      <w:pPr>
        <w:rPr/>
      </w:pPr>
      <w:r w:rsidDel="00000000" w:rsidR="00000000" w:rsidRPr="00000000">
        <w:rPr>
          <w:rtl w:val="0"/>
        </w:rPr>
        <w:t xml:space="preserve">Table X </w:t>
      </w:r>
      <w:commentRangeStart w:id="193"/>
      <w:r w:rsidDel="00000000" w:rsidR="00000000" w:rsidRPr="00000000">
        <w:rPr>
          <w:rtl w:val="0"/>
        </w:rPr>
        <w:t xml:space="preserve">PANGEA Target Groups for Community Engagement</w:t>
      </w:r>
      <w:commentRangeEnd w:id="193"/>
      <w:r w:rsidDel="00000000" w:rsidR="00000000" w:rsidRPr="00000000">
        <w:commentReference w:id="193"/>
      </w: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pPr>
            <w:r w:rsidDel="00000000" w:rsidR="00000000" w:rsidRPr="00000000">
              <w:rPr>
                <w:rtl w:val="0"/>
              </w:rPr>
              <w:t xml:space="preserve">Target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pPr>
            <w:r w:rsidDel="00000000" w:rsidR="00000000" w:rsidRPr="00000000">
              <w:rPr>
                <w:rtl w:val="0"/>
              </w:rPr>
              <w:t xml:space="preserve">Relevance to PANGEA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rPr/>
            </w:pPr>
            <w:r w:rsidDel="00000000" w:rsidR="00000000" w:rsidRPr="00000000">
              <w:rPr>
                <w:rtl w:val="0"/>
              </w:rPr>
              <w:t xml:space="preserve">Indigenous Peoples and local, forest-dependent communities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pPr>
            <w:r w:rsidDel="00000000" w:rsidR="00000000" w:rsidRPr="00000000">
              <w:rPr>
                <w:rtl w:val="0"/>
              </w:rPr>
              <w:t xml:space="preserve">Women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pPr>
            <w:r w:rsidDel="00000000" w:rsidR="00000000" w:rsidRPr="00000000">
              <w:rPr>
                <w:rtl w:val="0"/>
              </w:rPr>
              <w:t xml:space="preserve">Scientific Institutions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rPr/>
            </w:pPr>
            <w:r w:rsidDel="00000000" w:rsidR="00000000" w:rsidRPr="00000000">
              <w:rPr>
                <w:rtl w:val="0"/>
              </w:rPr>
              <w:t xml:space="preserve">Government agencies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rPr/>
            </w:pPr>
            <w:r w:rsidDel="00000000" w:rsidR="00000000" w:rsidRPr="00000000">
              <w:rPr>
                <w:rtl w:val="0"/>
              </w:rPr>
              <w:t xml:space="preserve">Non-governmental organizations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rPr/>
            </w:pPr>
            <w:r w:rsidDel="00000000" w:rsidR="00000000" w:rsidRPr="00000000">
              <w:rPr>
                <w:rtl w:val="0"/>
              </w:rPr>
              <w:t xml:space="preserve">Intergovernmental organizations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pPr>
            <w:r w:rsidDel="00000000" w:rsidR="00000000" w:rsidRPr="00000000">
              <w:rPr>
                <w:rtl w:val="0"/>
              </w:rPr>
              <w:t xml:space="preserve">Private sector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pPr>
            <w:r w:rsidDel="00000000" w:rsidR="00000000" w:rsidRPr="00000000">
              <w:rPr>
                <w:rtl w:val="0"/>
              </w:rPr>
              <w:t xml:space="preserve">Donor community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pPr>
            <w:r w:rsidDel="00000000" w:rsidR="00000000" w:rsidRPr="00000000">
              <w:rPr>
                <w:rtl w:val="0"/>
              </w:rPr>
            </w:r>
          </w:p>
        </w:tc>
      </w:tr>
    </w:tbl>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Indigenous Peoples and local, forest-dependent communities </w:t>
      </w:r>
    </w:p>
    <w:p w:rsidR="00000000" w:rsidDel="00000000" w:rsidP="00000000" w:rsidRDefault="00000000" w:rsidRPr="00000000" w14:paraId="000004AB">
      <w:pPr>
        <w:numPr>
          <w:ilvl w:val="0"/>
          <w:numId w:val="34"/>
        </w:numPr>
        <w:ind w:left="720" w:hanging="360"/>
      </w:pPr>
      <w:hyperlink r:id="rId118">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Women </w:t>
      </w:r>
    </w:p>
    <w:p w:rsidR="00000000" w:rsidDel="00000000" w:rsidP="00000000" w:rsidRDefault="00000000" w:rsidRPr="00000000" w14:paraId="000004AE">
      <w:pPr>
        <w:numPr>
          <w:ilvl w:val="0"/>
          <w:numId w:val="44"/>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4AF">
      <w:pPr>
        <w:numPr>
          <w:ilvl w:val="0"/>
          <w:numId w:val="44"/>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commentRangeStart w:id="194"/>
      <w:r w:rsidDel="00000000" w:rsidR="00000000" w:rsidRPr="00000000">
        <w:rPr>
          <w:rtl w:val="0"/>
        </w:rPr>
        <w:t xml:space="preserve">Scientific Institutions</w:t>
      </w:r>
      <w:commentRangeEnd w:id="194"/>
      <w:r w:rsidDel="00000000" w:rsidR="00000000" w:rsidRPr="00000000">
        <w:commentReference w:id="194"/>
      </w:r>
      <w:r w:rsidDel="00000000" w:rsidR="00000000" w:rsidRPr="00000000">
        <w:rPr>
          <w:rtl w:val="0"/>
        </w:rPr>
      </w:r>
    </w:p>
    <w:p w:rsidR="00000000" w:rsidDel="00000000" w:rsidP="00000000" w:rsidRDefault="00000000" w:rsidRPr="00000000" w14:paraId="000004B2">
      <w:pPr>
        <w:rPr/>
      </w:pPr>
      <w:r w:rsidDel="00000000" w:rsidR="00000000" w:rsidRPr="00000000">
        <w:rPr>
          <w:rtl w:val="0"/>
        </w:rPr>
        <w:t xml:space="preserve">For the purpose of this proposal, we use the term scientific institutions primarily for universities, colleges, national labs, national professional institutions, and research institutes that through their leaders, faculty, and students are fundamental partners of PANGEA.</w:t>
      </w:r>
    </w:p>
    <w:p w:rsidR="00000000" w:rsidDel="00000000" w:rsidP="00000000" w:rsidRDefault="00000000" w:rsidRPr="00000000" w14:paraId="000004B3">
      <w:pPr>
        <w:rPr/>
      </w:pPr>
      <w:r w:rsidDel="00000000" w:rsidR="00000000" w:rsidRPr="00000000">
        <w:rPr>
          <w:rtl w:val="0"/>
        </w:rPr>
        <w:t xml:space="preserve">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responding to the grand environmental challenges in the Pan Tropical Forest region. A particular interest of this partnership is to facilitate knowledge and tech transfer to generate capacity and capability building in the local and regional institutions to train the next generation of scientists. This partnership seeks to focus on:</w:t>
      </w:r>
    </w:p>
    <w:p w:rsidR="00000000" w:rsidDel="00000000" w:rsidP="00000000" w:rsidRDefault="00000000" w:rsidRPr="00000000" w14:paraId="000004B4">
      <w:pPr>
        <w:numPr>
          <w:ilvl w:val="0"/>
          <w:numId w:val="58"/>
        </w:numPr>
        <w:spacing w:after="0" w:afterAutospacing="0" w:before="240" w:lineRule="auto"/>
        <w:ind w:left="720" w:hanging="360"/>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4B5">
      <w:pPr>
        <w:numPr>
          <w:ilvl w:val="0"/>
          <w:numId w:val="58"/>
        </w:numPr>
        <w:spacing w:after="0" w:afterAutospacing="0" w:before="0" w:beforeAutospacing="0" w:lineRule="auto"/>
        <w:ind w:left="720" w:hanging="360"/>
      </w:pPr>
      <w:r w:rsidDel="00000000" w:rsidR="00000000" w:rsidRPr="00000000">
        <w:rPr>
          <w:rtl w:val="0"/>
        </w:rPr>
        <w:t xml:space="preserve">Identify field sites, research infrastructure, and capabilities that are critical to the PANGEA proposed research.</w:t>
      </w:r>
    </w:p>
    <w:p w:rsidR="00000000" w:rsidDel="00000000" w:rsidP="00000000" w:rsidRDefault="00000000" w:rsidRPr="00000000" w14:paraId="000004B6">
      <w:pPr>
        <w:numPr>
          <w:ilvl w:val="0"/>
          <w:numId w:val="58"/>
        </w:numPr>
        <w:spacing w:after="0" w:afterAutospacing="0" w:before="0" w:beforeAutospacing="0" w:lineRule="auto"/>
        <w:ind w:left="720" w:hanging="360"/>
      </w:pPr>
      <w:r w:rsidDel="00000000" w:rsidR="00000000" w:rsidRPr="00000000">
        <w:rPr>
          <w:rtl w:val="0"/>
        </w:rPr>
        <w:t xml:space="preserve">Co-production, sharing, and management of data, development of data infrastructure, equipment, and management expertise at local and regional institutions.</w:t>
      </w:r>
    </w:p>
    <w:p w:rsidR="00000000" w:rsidDel="00000000" w:rsidP="00000000" w:rsidRDefault="00000000" w:rsidRPr="00000000" w14:paraId="000004B7">
      <w:pPr>
        <w:numPr>
          <w:ilvl w:val="0"/>
          <w:numId w:val="58"/>
        </w:numPr>
        <w:spacing w:after="0" w:afterAutospacing="0" w:before="0" w:beforeAutospacing="0" w:lineRule="auto"/>
        <w:ind w:left="720" w:hanging="360"/>
      </w:pPr>
      <w:r w:rsidDel="00000000" w:rsidR="00000000" w:rsidRPr="00000000">
        <w:rPr>
          <w:rtl w:val="0"/>
        </w:rPr>
        <w:t xml:space="preserve">Seek to strengthen/expand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4B8">
      <w:pPr>
        <w:numPr>
          <w:ilvl w:val="0"/>
          <w:numId w:val="58"/>
        </w:numPr>
        <w:spacing w:after="240" w:before="0" w:beforeAutospacing="0" w:lineRule="auto"/>
        <w:ind w:left="720" w:hanging="360"/>
      </w:pPr>
      <w:r w:rsidDel="00000000" w:rsidR="00000000" w:rsidRPr="00000000">
        <w:rPr>
          <w:rtl w:val="0"/>
        </w:rPr>
        <w:t xml:space="preserve">Capacity building for faculty and early career researchers at local and regional universities and research institutes to train and guide the new generation of scientists at local and regional institutions (for instance, co-lead technical workshops training junior research faculty and students, visiting scholars program in participating US-based scientific institutions).</w:t>
      </w:r>
    </w:p>
    <w:p w:rsidR="00000000" w:rsidDel="00000000" w:rsidP="00000000" w:rsidRDefault="00000000" w:rsidRPr="00000000" w14:paraId="000004B9">
      <w:pPr>
        <w:rPr/>
      </w:pPr>
      <w:r w:rsidDel="00000000" w:rsidR="00000000" w:rsidRPr="00000000">
        <w:rPr>
          <w:rtl w:val="0"/>
        </w:rPr>
        <w:t xml:space="preserve">Based on these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4BA">
      <w:pPr>
        <w:spacing w:line="240" w:lineRule="auto"/>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Government agencies</w:t>
      </w:r>
    </w:p>
    <w:p w:rsidR="00000000" w:rsidDel="00000000" w:rsidP="00000000" w:rsidRDefault="00000000" w:rsidRPr="00000000" w14:paraId="000004BC">
      <w:pPr>
        <w:numPr>
          <w:ilvl w:val="0"/>
          <w:numId w:val="44"/>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Policymakers</w:t>
      </w:r>
    </w:p>
    <w:p w:rsidR="00000000" w:rsidDel="00000000" w:rsidP="00000000" w:rsidRDefault="00000000" w:rsidRPr="00000000" w14:paraId="000004BD">
      <w:pPr>
        <w:numPr>
          <w:ilvl w:val="0"/>
          <w:numId w:val="44"/>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Administrators</w:t>
      </w:r>
    </w:p>
    <w:p w:rsidR="00000000" w:rsidDel="00000000" w:rsidP="00000000" w:rsidRDefault="00000000" w:rsidRPr="00000000" w14:paraId="000004BE">
      <w:pPr>
        <w:numPr>
          <w:ilvl w:val="0"/>
          <w:numId w:val="44"/>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At national and sub-national levels</w:t>
      </w: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t xml:space="preserve">Non-governmental organizations </w:t>
      </w:r>
    </w:p>
    <w:p w:rsidR="00000000" w:rsidDel="00000000" w:rsidP="00000000" w:rsidRDefault="00000000" w:rsidRPr="00000000" w14:paraId="000004C1">
      <w:pPr>
        <w:numPr>
          <w:ilvl w:val="0"/>
          <w:numId w:val="44"/>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International</w:t>
      </w:r>
    </w:p>
    <w:p w:rsidR="00000000" w:rsidDel="00000000" w:rsidP="00000000" w:rsidRDefault="00000000" w:rsidRPr="00000000" w14:paraId="000004C2">
      <w:pPr>
        <w:numPr>
          <w:ilvl w:val="0"/>
          <w:numId w:val="44"/>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Local</w:t>
      </w: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t xml:space="preserve">Intergovernmental organizations </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Private </w:t>
      </w:r>
      <w:commentRangeStart w:id="195"/>
      <w:commentRangeStart w:id="196"/>
      <w:commentRangeStart w:id="197"/>
      <w:r w:rsidDel="00000000" w:rsidR="00000000" w:rsidRPr="00000000">
        <w:rPr>
          <w:rtl w:val="0"/>
        </w:rPr>
        <w:t xml:space="preserve">sector</w:t>
      </w:r>
      <w:commentRangeEnd w:id="195"/>
      <w:r w:rsidDel="00000000" w:rsidR="00000000" w:rsidRPr="00000000">
        <w:commentReference w:id="195"/>
      </w:r>
      <w:commentRangeEnd w:id="196"/>
      <w:r w:rsidDel="00000000" w:rsidR="00000000" w:rsidRPr="00000000">
        <w:commentReference w:id="196"/>
      </w:r>
      <w:commentRangeEnd w:id="197"/>
      <w:r w:rsidDel="00000000" w:rsidR="00000000" w:rsidRPr="00000000">
        <w:commentReference w:id="197"/>
      </w:r>
      <w:r w:rsidDel="00000000" w:rsidR="00000000" w:rsidRPr="00000000">
        <w:rPr>
          <w:rtl w:val="0"/>
        </w:rPr>
        <w:t xml:space="preserve"> </w:t>
      </w:r>
    </w:p>
    <w:p w:rsidR="00000000" w:rsidDel="00000000" w:rsidP="00000000" w:rsidRDefault="00000000" w:rsidRPr="00000000" w14:paraId="000004C7">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SMEs, coops and associations.  This section describes a basic engagement strategy that can be adapted in each context.</w:t>
      </w:r>
    </w:p>
    <w:p w:rsidR="00000000" w:rsidDel="00000000" w:rsidP="00000000" w:rsidRDefault="00000000" w:rsidRPr="00000000" w14:paraId="000004C8">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Fonts w:ascii="Calibri" w:cs="Calibri" w:eastAsia="Calibri" w:hAnsi="Calibri"/>
          <w:rtl w:val="0"/>
        </w:rPr>
        <w:t xml:space="preserve">sector</w:t>
      </w:r>
      <w:r w:rsidDel="00000000" w:rsidR="00000000" w:rsidRPr="00000000">
        <w:rPr>
          <w:rFonts w:ascii="Calibri" w:cs="Calibri" w:eastAsia="Calibri" w:hAnsi="Calibri"/>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4C9">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4CA">
      <w:pPr>
        <w:numPr>
          <w:ilvl w:val="0"/>
          <w:numId w:val="28"/>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Strengthen the use of Earth observation data to understand the impacts of companies on ecosystems and monitoring their degradation, mitigation and/or ecosystem enhancement </w:t>
      </w:r>
      <w:commentRangeStart w:id="198"/>
      <w:r w:rsidDel="00000000" w:rsidR="00000000" w:rsidRPr="00000000">
        <w:rPr>
          <w:rFonts w:ascii="Calibri" w:cs="Calibri" w:eastAsia="Calibri" w:hAnsi="Calibri"/>
          <w:rtl w:val="0"/>
        </w:rPr>
        <w:t xml:space="preserve">efforts</w:t>
      </w:r>
      <w:commentRangeEnd w:id="198"/>
      <w:r w:rsidDel="00000000" w:rsidR="00000000" w:rsidRPr="00000000">
        <w:commentReference w:id="198"/>
      </w:r>
      <w:r w:rsidDel="00000000" w:rsidR="00000000" w:rsidRPr="00000000">
        <w:rPr>
          <w:rtl w:val="0"/>
        </w:rPr>
      </w:r>
    </w:p>
    <w:p w:rsidR="00000000" w:rsidDel="00000000" w:rsidP="00000000" w:rsidRDefault="00000000" w:rsidRPr="00000000" w14:paraId="000004CB">
      <w:pPr>
        <w:numPr>
          <w:ilvl w:val="0"/>
          <w:numId w:val="28"/>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Develop  standardized methodology/protocols  for land use change, forest cover, fire alerts)</w:t>
      </w:r>
    </w:p>
    <w:p w:rsidR="00000000" w:rsidDel="00000000" w:rsidP="00000000" w:rsidRDefault="00000000" w:rsidRPr="00000000" w14:paraId="000004CC">
      <w:pPr>
        <w:numPr>
          <w:ilvl w:val="0"/>
          <w:numId w:val="28"/>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4CD">
      <w:pPr>
        <w:numPr>
          <w:ilvl w:val="0"/>
          <w:numId w:val="28"/>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Capacity building and technical assistance…</w:t>
      </w:r>
    </w:p>
    <w:p w:rsidR="00000000" w:rsidDel="00000000" w:rsidP="00000000" w:rsidRDefault="00000000" w:rsidRPr="00000000" w14:paraId="000004CE">
      <w:pPr>
        <w:numPr>
          <w:ilvl w:val="0"/>
          <w:numId w:val="28"/>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Targeted research dissemination via business </w:t>
      </w:r>
      <w:commentRangeStart w:id="199"/>
      <w:r w:rsidDel="00000000" w:rsidR="00000000" w:rsidRPr="00000000">
        <w:rPr>
          <w:rFonts w:ascii="Calibri" w:cs="Calibri" w:eastAsia="Calibri" w:hAnsi="Calibri"/>
          <w:rtl w:val="0"/>
        </w:rPr>
        <w:t xml:space="preserve">briefs…</w:t>
      </w:r>
      <w:commentRangeEnd w:id="199"/>
      <w:r w:rsidDel="00000000" w:rsidR="00000000" w:rsidRPr="00000000">
        <w:commentReference w:id="199"/>
      </w:r>
      <w:r w:rsidDel="00000000" w:rsidR="00000000" w:rsidRPr="00000000">
        <w:rPr>
          <w:rtl w:val="0"/>
        </w:rPr>
      </w:r>
    </w:p>
    <w:p w:rsidR="00000000" w:rsidDel="00000000" w:rsidP="00000000" w:rsidRDefault="00000000" w:rsidRPr="00000000" w14:paraId="000004CF">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Corporates and value chain actors can be major contributors to GHG emissions and biodiversity loss. However, without those actors it will be all but impossible to put the agriculture sector on track towards net zero and sustainability. Engaging private sector in information and data sharing, fostering a business-friendly collaborative learning environment and providing ad-hoc (practical, operational?) capacity building and technical assistance could enhance the long-term impact of PANGEA (beyond the duration of the program’s funding) on people and nature in areas of operation.</w:t>
      </w:r>
    </w:p>
    <w:p w:rsidR="00000000" w:rsidDel="00000000" w:rsidP="00000000" w:rsidRDefault="00000000" w:rsidRPr="00000000" w14:paraId="000004D0">
      <w:pPr>
        <w:rPr/>
      </w:pPr>
      <w:commentRangeStart w:id="200"/>
      <w:commentRangeStart w:id="201"/>
      <w:r w:rsidDel="00000000" w:rsidR="00000000" w:rsidRPr="00000000">
        <w:rPr>
          <w:rtl w:val="0"/>
        </w:rPr>
        <w:t xml:space="preserve">Donor community</w:t>
      </w:r>
    </w:p>
    <w:p w:rsidR="00000000" w:rsidDel="00000000" w:rsidP="00000000" w:rsidRDefault="00000000" w:rsidRPr="00000000" w14:paraId="000004D1">
      <w:pPr>
        <w:numPr>
          <w:ilvl w:val="0"/>
          <w:numId w:val="57"/>
        </w:numPr>
        <w:ind w:left="720" w:hanging="360"/>
      </w:pPr>
      <w:r w:rsidDel="00000000" w:rsidR="00000000" w:rsidRPr="00000000">
        <w:rPr>
          <w:rtl w:val="0"/>
        </w:rPr>
        <w:t xml:space="preserve">Public (USAID, Sida, NORAD, etc.) </w:t>
      </w:r>
    </w:p>
    <w:p w:rsidR="00000000" w:rsidDel="00000000" w:rsidP="00000000" w:rsidRDefault="00000000" w:rsidRPr="00000000" w14:paraId="000004D2">
      <w:pPr>
        <w:numPr>
          <w:ilvl w:val="0"/>
          <w:numId w:val="57"/>
        </w:numPr>
        <w:ind w:left="720" w:hanging="360"/>
      </w:pPr>
      <w:r w:rsidDel="00000000" w:rsidR="00000000" w:rsidRPr="00000000">
        <w:rPr>
          <w:rtl w:val="0"/>
        </w:rPr>
        <w:t xml:space="preserve">Private (e.g. Bezos)</w:t>
      </w:r>
      <w:commentRangeEnd w:id="200"/>
      <w:r w:rsidDel="00000000" w:rsidR="00000000" w:rsidRPr="00000000">
        <w:commentReference w:id="200"/>
      </w:r>
      <w:commentRangeEnd w:id="201"/>
      <w:r w:rsidDel="00000000" w:rsidR="00000000" w:rsidRPr="00000000">
        <w:commentReference w:id="201"/>
      </w:r>
      <w:r w:rsidDel="00000000" w:rsidR="00000000" w:rsidRPr="00000000">
        <w:rPr>
          <w:rtl w:val="0"/>
        </w:rPr>
      </w:r>
    </w:p>
    <w:p w:rsidR="00000000" w:rsidDel="00000000" w:rsidP="00000000" w:rsidRDefault="00000000" w:rsidRPr="00000000" w14:paraId="000004D3">
      <w:pPr>
        <w:rPr>
          <w:rFonts w:ascii="Roboto" w:cs="Roboto" w:eastAsia="Roboto" w:hAnsi="Roboto"/>
          <w:color w:val="1f1f1f"/>
          <w:sz w:val="21"/>
          <w:szCs w:val="21"/>
        </w:rPr>
      </w:pPr>
      <w:r w:rsidDel="00000000" w:rsidR="00000000" w:rsidRPr="00000000">
        <w:rPr>
          <w:rtl w:val="0"/>
        </w:rPr>
      </w:r>
    </w:p>
    <w:p w:rsidR="00000000" w:rsidDel="00000000" w:rsidP="00000000" w:rsidRDefault="00000000" w:rsidRPr="00000000" w14:paraId="000004D4">
      <w:pPr>
        <w:pStyle w:val="Heading3"/>
        <w:rPr/>
      </w:pPr>
      <w:bookmarkStart w:colFirst="0" w:colLast="0" w:name="_snp7kz6sl5x6" w:id="44"/>
      <w:bookmarkEnd w:id="44"/>
      <w:r w:rsidDel="00000000" w:rsidR="00000000" w:rsidRPr="00000000">
        <w:rPr>
          <w:rtl w:val="0"/>
        </w:rPr>
        <w:t xml:space="preserve">7</w:t>
      </w:r>
      <w:r w:rsidDel="00000000" w:rsidR="00000000" w:rsidRPr="00000000">
        <w:rPr>
          <w:rtl w:val="0"/>
        </w:rPr>
        <w:t xml:space="preserve">.6 </w:t>
      </w:r>
      <w:commentRangeStart w:id="202"/>
      <w:r w:rsidDel="00000000" w:rsidR="00000000" w:rsidRPr="00000000">
        <w:rPr>
          <w:rtl w:val="0"/>
        </w:rPr>
        <w:t xml:space="preserve">PANGEA Partners</w:t>
      </w:r>
      <w:commentRangeEnd w:id="202"/>
      <w:r w:rsidDel="00000000" w:rsidR="00000000" w:rsidRPr="00000000">
        <w:commentReference w:id="202"/>
      </w:r>
      <w:r w:rsidDel="00000000" w:rsidR="00000000" w:rsidRPr="00000000">
        <w:rPr>
          <w:rtl w:val="0"/>
        </w:rPr>
      </w:r>
    </w:p>
    <w:p w:rsidR="00000000" w:rsidDel="00000000" w:rsidP="00000000" w:rsidRDefault="00000000" w:rsidRPr="00000000" w14:paraId="000004D5">
      <w:pPr>
        <w:numPr>
          <w:ilvl w:val="0"/>
          <w:numId w:val="22"/>
        </w:numPr>
        <w:ind w:left="720" w:hanging="360"/>
        <w:rPr>
          <w:i w:val="1"/>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4D6">
      <w:pPr>
        <w:numPr>
          <w:ilvl w:val="0"/>
          <w:numId w:val="22"/>
        </w:numPr>
        <w:ind w:left="720" w:hanging="360"/>
        <w:rPr>
          <w:i w:val="1"/>
        </w:rPr>
      </w:pPr>
      <w:r w:rsidDel="00000000" w:rsidR="00000000" w:rsidRPr="00000000">
        <w:rPr>
          <w:i w:val="1"/>
          <w:rtl w:val="0"/>
        </w:rPr>
        <w:t xml:space="preserve">Map geographically and thematically potential partners</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spacing w:after="16" w:line="259.20000000000005" w:lineRule="auto"/>
        <w:ind w:left="720" w:hanging="360"/>
        <w:rPr>
          <w:rFonts w:ascii="Calibri" w:cs="Calibri" w:eastAsia="Calibri" w:hAnsi="Calibri"/>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D9">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AndesFlux (research initiative conducted by institutions in the US, Canada, Germany, and Peru)</w:t>
      </w:r>
    </w:p>
    <w:p w:rsidR="00000000" w:rsidDel="00000000" w:rsidP="00000000" w:rsidRDefault="00000000" w:rsidRPr="00000000" w14:paraId="000004DA">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ASCEND</w:t>
      </w:r>
    </w:p>
    <w:p w:rsidR="00000000" w:rsidDel="00000000" w:rsidP="00000000" w:rsidRDefault="00000000" w:rsidRPr="00000000" w14:paraId="000004DB">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Australia</w:t>
      </w:r>
    </w:p>
    <w:p w:rsidR="00000000" w:rsidDel="00000000" w:rsidP="00000000" w:rsidRDefault="00000000" w:rsidRPr="00000000" w14:paraId="000004DC">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BELOW</w:t>
      </w:r>
    </w:p>
    <w:p w:rsidR="00000000" w:rsidDel="00000000" w:rsidP="00000000" w:rsidRDefault="00000000" w:rsidRPr="00000000" w14:paraId="000004DD">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Congo Basin Initiative</w:t>
      </w:r>
    </w:p>
    <w:p w:rsidR="00000000" w:rsidDel="00000000" w:rsidP="00000000" w:rsidRDefault="00000000" w:rsidRPr="00000000" w14:paraId="000004DE">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CBSI</w:t>
      </w:r>
    </w:p>
    <w:p w:rsidR="00000000" w:rsidDel="00000000" w:rsidP="00000000" w:rsidRDefault="00000000" w:rsidRPr="00000000" w14:paraId="000004DF">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CIAT - Alliance </w:t>
      </w:r>
      <w:r w:rsidDel="00000000" w:rsidR="00000000" w:rsidRPr="00000000">
        <w:rPr>
          <w:rFonts w:ascii="Calibri" w:cs="Calibri" w:eastAsia="Calibri" w:hAnsi="Calibri"/>
          <w:rtl w:val="0"/>
        </w:rPr>
        <w:t xml:space="preserve">Bioversity </w:t>
      </w:r>
      <w:r w:rsidDel="00000000" w:rsidR="00000000" w:rsidRPr="00000000">
        <w:rPr>
          <w:rFonts w:ascii="Calibri" w:cs="Calibri" w:eastAsia="Calibri" w:hAnsi="Calibri"/>
          <w:rtl w:val="0"/>
        </w:rPr>
        <w:t xml:space="preserve">International (International Center for Tropical Agriculture + Bioversity)</w:t>
      </w:r>
    </w:p>
    <w:p w:rsidR="00000000" w:rsidDel="00000000" w:rsidP="00000000" w:rsidRDefault="00000000" w:rsidRPr="00000000" w14:paraId="000004E0">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European Space Agency (ESA)</w:t>
      </w:r>
    </w:p>
    <w:p w:rsidR="00000000" w:rsidDel="00000000" w:rsidP="00000000" w:rsidRDefault="00000000" w:rsidRPr="00000000" w14:paraId="000004E1">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ESDT</w:t>
      </w:r>
    </w:p>
    <w:p w:rsidR="00000000" w:rsidDel="00000000" w:rsidP="00000000" w:rsidRDefault="00000000" w:rsidRPr="00000000" w14:paraId="000004E2">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Food and Agriculture Organization of the United Nations</w:t>
      </w:r>
    </w:p>
    <w:p w:rsidR="00000000" w:rsidDel="00000000" w:rsidP="00000000" w:rsidRDefault="00000000" w:rsidRPr="00000000" w14:paraId="000004E3">
      <w:pPr>
        <w:numPr>
          <w:ilvl w:val="0"/>
          <w:numId w:val="70"/>
        </w:numPr>
        <w:spacing w:after="0" w:afterAutospacing="0" w:line="259.20000000000005" w:lineRule="auto"/>
        <w:ind w:left="720" w:hanging="360"/>
        <w:rPr>
          <w:rFonts w:ascii="Calibri" w:cs="Calibri" w:eastAsia="Calibri" w:hAnsi="Calibri"/>
        </w:rPr>
      </w:pPr>
      <w:commentRangeStart w:id="203"/>
      <w:r w:rsidDel="00000000" w:rsidR="00000000" w:rsidRPr="00000000">
        <w:rPr>
          <w:rFonts w:ascii="Calibri" w:cs="Calibri" w:eastAsia="Calibri" w:hAnsi="Calibri"/>
          <w:rtl w:val="0"/>
        </w:rPr>
        <w:t xml:space="preserve">FLUXNET</w:t>
      </w:r>
      <w:commentRangeEnd w:id="203"/>
      <w:r w:rsidDel="00000000" w:rsidR="00000000" w:rsidRPr="00000000">
        <w:commentReference w:id="203"/>
      </w:r>
      <w:r w:rsidDel="00000000" w:rsidR="00000000" w:rsidRPr="00000000">
        <w:rPr>
          <w:rtl w:val="0"/>
        </w:rPr>
      </w:r>
    </w:p>
    <w:p w:rsidR="00000000" w:rsidDel="00000000" w:rsidP="00000000" w:rsidRDefault="00000000" w:rsidRPr="00000000" w14:paraId="000004E4">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Global Alliance of Territorial Communities (GATC)</w:t>
      </w:r>
    </w:p>
    <w:p w:rsidR="00000000" w:rsidDel="00000000" w:rsidP="00000000" w:rsidRDefault="00000000" w:rsidRPr="00000000" w14:paraId="000004E5">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GeoTrees</w:t>
      </w:r>
    </w:p>
    <w:p w:rsidR="00000000" w:rsidDel="00000000" w:rsidP="00000000" w:rsidRDefault="00000000" w:rsidRPr="00000000" w14:paraId="000004E6">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IITA</w:t>
      </w:r>
    </w:p>
    <w:p w:rsidR="00000000" w:rsidDel="00000000" w:rsidP="00000000" w:rsidRDefault="00000000" w:rsidRPr="00000000" w14:paraId="000004E7">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IREES</w:t>
      </w:r>
    </w:p>
    <w:p w:rsidR="00000000" w:rsidDel="00000000" w:rsidP="00000000" w:rsidRDefault="00000000" w:rsidRPr="00000000" w14:paraId="000004E8">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MapBiomas</w:t>
      </w:r>
    </w:p>
    <w:p w:rsidR="00000000" w:rsidDel="00000000" w:rsidP="00000000" w:rsidRDefault="00000000" w:rsidRPr="00000000" w14:paraId="000004E9">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ARID</w:t>
      </w:r>
    </w:p>
    <w:p w:rsidR="00000000" w:rsidDel="00000000" w:rsidP="00000000" w:rsidRDefault="00000000" w:rsidRPr="00000000" w14:paraId="000004EA">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Biodiversity and Ecological Conservation (BDEC)</w:t>
      </w:r>
    </w:p>
    <w:p w:rsidR="00000000" w:rsidDel="00000000" w:rsidP="00000000" w:rsidRDefault="00000000" w:rsidRPr="00000000" w14:paraId="000004EB">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Earth Science to Action (ES2A)</w:t>
      </w:r>
    </w:p>
    <w:p w:rsidR="00000000" w:rsidDel="00000000" w:rsidP="00000000" w:rsidRDefault="00000000" w:rsidRPr="00000000" w14:paraId="000004EC">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Harvest</w:t>
      </w:r>
    </w:p>
    <w:p w:rsidR="00000000" w:rsidDel="00000000" w:rsidP="00000000" w:rsidRDefault="00000000" w:rsidRPr="00000000" w14:paraId="000004ED">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Hydrology</w:t>
      </w:r>
    </w:p>
    <w:p w:rsidR="00000000" w:rsidDel="00000000" w:rsidP="00000000" w:rsidRDefault="00000000" w:rsidRPr="00000000" w14:paraId="000004EE">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Jet Propulsion Lab / AfriSAR</w:t>
      </w:r>
    </w:p>
    <w:p w:rsidR="00000000" w:rsidDel="00000000" w:rsidP="00000000" w:rsidRDefault="00000000" w:rsidRPr="00000000" w14:paraId="000004EF">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Land Cover Land Use Change (LCLUC)</w:t>
      </w:r>
    </w:p>
    <w:p w:rsidR="00000000" w:rsidDel="00000000" w:rsidP="00000000" w:rsidRDefault="00000000" w:rsidRPr="00000000" w14:paraId="000004F0">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Large-scale Biosphere-Atmosphere Experiment in Amazonia (LBA)</w:t>
      </w:r>
    </w:p>
    <w:p w:rsidR="00000000" w:rsidDel="00000000" w:rsidP="00000000" w:rsidRDefault="00000000" w:rsidRPr="00000000" w14:paraId="000004F1">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SERVIR</w:t>
      </w:r>
    </w:p>
    <w:p w:rsidR="00000000" w:rsidDel="00000000" w:rsidP="00000000" w:rsidRDefault="00000000" w:rsidRPr="00000000" w14:paraId="000004F2">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Soil Moisture Active Passive (SMAP)</w:t>
      </w:r>
    </w:p>
    <w:p w:rsidR="00000000" w:rsidDel="00000000" w:rsidP="00000000" w:rsidRDefault="00000000" w:rsidRPr="00000000" w14:paraId="000004F3">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Observatoire National sur les Changements Climatiques (ONACC)</w:t>
      </w:r>
    </w:p>
    <w:p w:rsidR="00000000" w:rsidDel="00000000" w:rsidP="00000000" w:rsidRDefault="00000000" w:rsidRPr="00000000" w14:paraId="000004F4">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Penn State University</w:t>
      </w:r>
    </w:p>
    <w:p w:rsidR="00000000" w:rsidDel="00000000" w:rsidP="00000000" w:rsidRDefault="00000000" w:rsidRPr="00000000" w14:paraId="000004F5">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Poverty Action Lab at MIT</w:t>
      </w:r>
    </w:p>
    <w:p w:rsidR="00000000" w:rsidDel="00000000" w:rsidP="00000000" w:rsidRDefault="00000000" w:rsidRPr="00000000" w14:paraId="000004F6">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SilvaLab</w:t>
      </w:r>
    </w:p>
    <w:p w:rsidR="00000000" w:rsidDel="00000000" w:rsidP="00000000" w:rsidRDefault="00000000" w:rsidRPr="00000000" w14:paraId="000004F7">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Smithsonian</w:t>
      </w:r>
    </w:p>
    <w:p w:rsidR="00000000" w:rsidDel="00000000" w:rsidP="00000000" w:rsidRDefault="00000000" w:rsidRPr="00000000" w14:paraId="000004F8">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Sylvera</w:t>
      </w:r>
    </w:p>
    <w:p w:rsidR="00000000" w:rsidDel="00000000" w:rsidP="00000000" w:rsidRDefault="00000000" w:rsidRPr="00000000" w14:paraId="000004F9">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US Agency for International Development (USAID)</w:t>
      </w:r>
    </w:p>
    <w:p w:rsidR="00000000" w:rsidDel="00000000" w:rsidP="00000000" w:rsidRDefault="00000000" w:rsidRPr="00000000" w14:paraId="000004FA">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US Department of Energy (US DOE)</w:t>
      </w:r>
    </w:p>
    <w:p w:rsidR="00000000" w:rsidDel="00000000" w:rsidP="00000000" w:rsidRDefault="00000000" w:rsidRPr="00000000" w14:paraId="000004FB">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University of California Santa Cruz</w:t>
      </w:r>
    </w:p>
    <w:p w:rsidR="00000000" w:rsidDel="00000000" w:rsidP="00000000" w:rsidRDefault="00000000" w:rsidRPr="00000000" w14:paraId="000004FC">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United Nations Framework Convention on Climate Change</w:t>
      </w:r>
    </w:p>
    <w:p w:rsidR="00000000" w:rsidDel="00000000" w:rsidP="00000000" w:rsidRDefault="00000000" w:rsidRPr="00000000" w14:paraId="000004FD">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Woodwell</w:t>
      </w:r>
    </w:p>
    <w:p w:rsidR="00000000" w:rsidDel="00000000" w:rsidP="00000000" w:rsidRDefault="00000000" w:rsidRPr="00000000" w14:paraId="000004FE">
      <w:pPr>
        <w:numPr>
          <w:ilvl w:val="0"/>
          <w:numId w:val="70"/>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World Resources Institute</w:t>
      </w:r>
    </w:p>
    <w:p w:rsidR="00000000" w:rsidDel="00000000" w:rsidP="00000000" w:rsidRDefault="00000000" w:rsidRPr="00000000" w14:paraId="000004FF">
      <w:pPr>
        <w:numPr>
          <w:ilvl w:val="0"/>
          <w:numId w:val="70"/>
        </w:numPr>
        <w:spacing w:after="16" w:line="259.20000000000005" w:lineRule="auto"/>
        <w:ind w:left="720" w:hanging="360"/>
      </w:pPr>
      <w:commentRangeStart w:id="204"/>
      <w:r w:rsidDel="00000000" w:rsidR="00000000" w:rsidRPr="00000000">
        <w:rPr>
          <w:rtl w:val="0"/>
        </w:rPr>
      </w:r>
    </w:p>
    <w:p w:rsidR="00000000" w:rsidDel="00000000" w:rsidP="00000000" w:rsidRDefault="00000000" w:rsidRPr="00000000" w14:paraId="00000500">
      <w:pPr>
        <w:rPr/>
        <w:sectPr>
          <w:type w:val="continuous"/>
          <w:pgSz w:h="15840" w:w="12240" w:orient="portrait"/>
          <w:pgMar w:bottom="1440" w:top="1440" w:left="1440" w:right="1440" w:header="720" w:footer="720"/>
          <w:cols w:equalWidth="0" w:num="2">
            <w:col w:space="720" w:w="4320"/>
            <w:col w:space="0" w:w="4320"/>
          </w:cols>
        </w:sectPr>
      </w:pPr>
      <w:commentRangeEnd w:id="204"/>
      <w:r w:rsidDel="00000000" w:rsidR="00000000" w:rsidRPr="00000000">
        <w:commentReference w:id="204"/>
      </w: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pStyle w:val="Heading3"/>
        <w:rPr/>
      </w:pPr>
      <w:bookmarkStart w:colFirst="0" w:colLast="0" w:name="_4bmujjquo8mq" w:id="45"/>
      <w:bookmarkEnd w:id="45"/>
      <w:r w:rsidDel="00000000" w:rsidR="00000000" w:rsidRPr="00000000">
        <w:rPr>
          <w:rtl w:val="0"/>
        </w:rPr>
        <w:t xml:space="preserve">7</w:t>
      </w:r>
      <w:commentRangeStart w:id="205"/>
      <w:r w:rsidDel="00000000" w:rsidR="00000000" w:rsidRPr="00000000">
        <w:rPr>
          <w:rtl w:val="0"/>
        </w:rPr>
        <w:t xml:space="preserve">.7 Co-funding</w:t>
      </w:r>
      <w:commentRangeEnd w:id="205"/>
      <w:r w:rsidDel="00000000" w:rsidR="00000000" w:rsidRPr="00000000">
        <w:commentReference w:id="205"/>
      </w:r>
      <w:r w:rsidDel="00000000" w:rsidR="00000000" w:rsidRPr="00000000">
        <w:rPr>
          <w:rtl w:val="0"/>
        </w:rPr>
        <w:t xml:space="preserve"> </w:t>
      </w:r>
    </w:p>
    <w:p w:rsidR="00000000" w:rsidDel="00000000" w:rsidP="00000000" w:rsidRDefault="00000000" w:rsidRPr="00000000" w14:paraId="00000503">
      <w:pPr>
        <w:rPr/>
      </w:pPr>
      <w:r w:rsidDel="00000000" w:rsidR="00000000" w:rsidRPr="00000000">
        <w:rPr>
          <w:rtl w:val="0"/>
        </w:rPr>
        <w:t xml:space="preserve">PANGEA has already made significant strides towards securing diverse </w:t>
      </w:r>
      <w:commentRangeStart w:id="206"/>
      <w:r w:rsidDel="00000000" w:rsidR="00000000" w:rsidRPr="00000000">
        <w:rPr>
          <w:rtl w:val="0"/>
        </w:rPr>
        <w:t xml:space="preserve">sources of funding </w:t>
      </w:r>
      <w:commentRangeEnd w:id="206"/>
      <w:r w:rsidDel="00000000" w:rsidR="00000000" w:rsidRPr="00000000">
        <w:commentReference w:id="206"/>
      </w:r>
      <w:r w:rsidDel="00000000" w:rsidR="00000000" w:rsidRPr="00000000">
        <w:rPr>
          <w:rtl w:val="0"/>
        </w:rPr>
        <w:t xml:space="preserve">to leverage NASA’s potential investment.  Resources from other U.S. government science funders, U.S. government development and conservation funders, private foundations, international governments, and philanthropists will support complementary activities that are outside of NASA’s scope.  This will be critical to provide support to collaborators from tropical countries, and to support research application work.  During the scoping phase, the PANGEA team met with </w:t>
      </w:r>
      <w:r w:rsidDel="00000000" w:rsidR="00000000" w:rsidRPr="00000000">
        <w:rPr>
          <w:shd w:fill="fff2cc" w:val="clear"/>
          <w:rtl w:val="0"/>
        </w:rPr>
        <w:t xml:space="preserve">XX</w:t>
      </w:r>
      <w:r w:rsidDel="00000000" w:rsidR="00000000" w:rsidRPr="00000000">
        <w:rPr>
          <w:rtl w:val="0"/>
        </w:rPr>
        <w:t xml:space="preserve"> potential funders, many of whom have expressed interest in providing </w:t>
      </w:r>
      <w:ins w:author="Robinson Negron-Juarez" w:id="48" w:date="2024-08-26T20:47:56Z">
        <w:r w:rsidDel="00000000" w:rsidR="00000000" w:rsidRPr="00000000">
          <w:rPr>
            <w:rtl w:val="0"/>
          </w:rPr>
          <w:t xml:space="preserve">complementary??? </w:t>
        </w:r>
      </w:ins>
      <w:commentRangeStart w:id="207"/>
      <w:r w:rsidDel="00000000" w:rsidR="00000000" w:rsidRPr="00000000">
        <w:rPr>
          <w:rtl w:val="0"/>
        </w:rPr>
        <w:t xml:space="preserve">funding to support activities outlined in this white paper</w:t>
      </w:r>
      <w:commentRangeEnd w:id="207"/>
      <w:r w:rsidDel="00000000" w:rsidR="00000000" w:rsidRPr="00000000">
        <w:commentReference w:id="207"/>
      </w:r>
      <w:r w:rsidDel="00000000" w:rsidR="00000000" w:rsidRPr="00000000">
        <w:rPr>
          <w:rtl w:val="0"/>
        </w:rPr>
        <w:t xml:space="preserve"> (</w:t>
      </w:r>
      <w:r w:rsidDel="00000000" w:rsidR="00000000" w:rsidRPr="00000000">
        <w:rPr>
          <w:shd w:fill="fff2cc" w:val="clear"/>
          <w:rtl w:val="0"/>
        </w:rPr>
        <w:t xml:space="preserve">see Letters of Support</w:t>
      </w:r>
      <w:r w:rsidDel="00000000" w:rsidR="00000000" w:rsidRPr="00000000">
        <w:rPr>
          <w:rtl w:val="0"/>
        </w:rPr>
        <w:t xml:space="preserve">).</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hyperlink r:id="rId119">
        <w:r w:rsidDel="00000000" w:rsidR="00000000" w:rsidRPr="00000000">
          <w:rPr>
            <w:color w:val="0000ee"/>
            <w:u w:val="single"/>
            <w:shd w:fill="auto" w:val="clear"/>
            <w:rtl w:val="0"/>
          </w:rPr>
          <w:t xml:space="preserve">PANGEA White Paper Figures &amp; Tables</w:t>
        </w:r>
      </w:hyperlink>
      <w:r w:rsidDel="00000000" w:rsidR="00000000" w:rsidRPr="00000000">
        <w:rPr>
          <w:rtl w:val="0"/>
        </w:rPr>
        <w:t xml:space="preserve">[See Table 5 for table of potential co-funders/supporting projects]</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t xml:space="preserve">The PANGEA team will work with other supporters to detail their contributions while drafting the concise experimental plan.  This process will include defining activities and funders to ensure support is complementary and not duplicative, streamlining management and oversight between donors, and addressing any data security concerns.  PANGEA hopes to be a leader in operationalizing blended financial support to Terrestrial Ecology projects and to provide learnings to advance such partnerships in the future (</w:t>
      </w:r>
      <w:r w:rsidDel="00000000" w:rsidR="00000000" w:rsidRPr="00000000">
        <w:rPr>
          <w:shd w:fill="fff2cc" w:val="clear"/>
          <w:rtl w:val="0"/>
        </w:rPr>
        <w:t xml:space="preserve">link to science questions if the question about partnership stays</w:t>
      </w:r>
      <w:r w:rsidDel="00000000" w:rsidR="00000000" w:rsidRPr="00000000">
        <w:rPr>
          <w:rtl w:val="0"/>
        </w:rPr>
        <w:t xml:space="preserve">).</w:t>
      </w:r>
    </w:p>
    <w:p w:rsidR="00000000" w:rsidDel="00000000" w:rsidP="00000000" w:rsidRDefault="00000000" w:rsidRPr="00000000" w14:paraId="00000508">
      <w:pPr>
        <w:pStyle w:val="Heading3"/>
        <w:rPr/>
      </w:pPr>
      <w:bookmarkStart w:colFirst="0" w:colLast="0" w:name="_igdor1b4j3oc" w:id="46"/>
      <w:bookmarkEnd w:id="46"/>
      <w:r w:rsidDel="00000000" w:rsidR="00000000" w:rsidRPr="00000000">
        <w:rPr>
          <w:rtl w:val="0"/>
        </w:rPr>
        <w:t xml:space="preserve">7</w:t>
      </w:r>
      <w:commentRangeStart w:id="208"/>
      <w:r w:rsidDel="00000000" w:rsidR="00000000" w:rsidRPr="00000000">
        <w:rPr>
          <w:rtl w:val="0"/>
        </w:rPr>
        <w:t xml:space="preserve">.8 Data Management and Sharing</w:t>
      </w:r>
      <w:commentRangeEnd w:id="208"/>
      <w:r w:rsidDel="00000000" w:rsidR="00000000" w:rsidRPr="00000000">
        <w:commentReference w:id="208"/>
      </w:r>
      <w:r w:rsidDel="00000000" w:rsidR="00000000" w:rsidRPr="00000000">
        <w:rPr>
          <w:rtl w:val="0"/>
        </w:rPr>
      </w:r>
    </w:p>
    <w:p w:rsidR="00000000" w:rsidDel="00000000" w:rsidP="00000000" w:rsidRDefault="00000000" w:rsidRPr="00000000" w14:paraId="00000509">
      <w:pPr>
        <w:ind w:left="0" w:firstLine="0"/>
        <w:rPr>
          <w:ins w:author="Yaxing Wei" w:id="49" w:date="2024-08-26T21:05:52Z"/>
        </w:rPr>
      </w:pPr>
      <w:ins w:author="Yaxing Wei" w:id="49" w:date="2024-08-26T21:05:52Z">
        <w:r w:rsidDel="00000000" w:rsidR="00000000" w:rsidRPr="00000000">
          <w:rPr>
            <w:rtl w:val="0"/>
          </w:rPr>
          <w:t xml:space="preserve">The PANGEA data management and sharing strategy aims to facilitate open source science, promote collaboration, and maximize the value of PANGEA data more broadly and longer into the future. This strategy will follow NASA Scientific Information Policy requirements and guidelines, be guided by community principles and practices, and keep ethical guidelines and cultural sensitivity in mind.</w:t>
        </w:r>
      </w:ins>
    </w:p>
    <w:p w:rsidR="00000000" w:rsidDel="00000000" w:rsidP="00000000" w:rsidRDefault="00000000" w:rsidRPr="00000000" w14:paraId="0000050A">
      <w:pPr>
        <w:ind w:left="0" w:firstLine="0"/>
        <w:rPr>
          <w:ins w:author="Yaxing Wei" w:id="49" w:date="2024-08-26T21:05:52Z"/>
        </w:rPr>
      </w:pPr>
      <w:ins w:author="Yaxing Wei" w:id="49" w:date="2024-08-26T21:05:52Z">
        <w:r w:rsidDel="00000000" w:rsidR="00000000" w:rsidRPr="00000000">
          <w:rPr>
            <w:rtl w:val="0"/>
          </w:rPr>
          <w:t xml:space="preserve">The PANGEA data management </w:t>
        </w:r>
        <w:r w:rsidDel="00000000" w:rsidR="00000000" w:rsidRPr="00000000">
          <w:rPr>
            <w:rtl w:val="0"/>
          </w:rPr>
          <w:t xml:space="preserve">will adhere to the</w:t>
        </w:r>
        <w:r w:rsidDel="00000000" w:rsidR="00000000" w:rsidRPr="00000000">
          <w:rPr>
            <w:rtl w:val="0"/>
          </w:rPr>
          <w:t xml:space="preserve"> Findable, Accessible, Interoperable and Reusable (FAIR) </w:t>
        </w:r>
        <w:commentRangeStart w:id="209"/>
        <w:r w:rsidDel="00000000" w:rsidR="00000000" w:rsidRPr="00000000">
          <w:rPr>
            <w:rtl w:val="0"/>
          </w:rPr>
          <w:t xml:space="preserve">guiding principles</w:t>
        </w:r>
        <w:commentRangeEnd w:id="209"/>
        <w:r w:rsidDel="00000000" w:rsidR="00000000" w:rsidRPr="00000000">
          <w:commentReference w:id="209"/>
        </w:r>
        <w:r w:rsidDel="00000000" w:rsidR="00000000" w:rsidRPr="00000000">
          <w:rPr>
            <w:rtl w:val="0"/>
          </w:rPr>
          <w:t xml:space="preserve">. </w:t>
        </w:r>
      </w:ins>
    </w:p>
    <w:p w:rsidR="00000000" w:rsidDel="00000000" w:rsidP="00000000" w:rsidRDefault="00000000" w:rsidRPr="00000000" w14:paraId="0000050B">
      <w:pPr>
        <w:numPr>
          <w:ilvl w:val="0"/>
          <w:numId w:val="68"/>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Explain how data management considerations will be addressed during the campaign. </w:t>
      </w:r>
    </w:p>
    <w:p w:rsidR="00000000" w:rsidDel="00000000" w:rsidP="00000000" w:rsidRDefault="00000000" w:rsidRPr="00000000" w14:paraId="0000050C">
      <w:pPr>
        <w:numPr>
          <w:ilvl w:val="1"/>
          <w:numId w:val="6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NASA Terrestrial Ecology field campaigns must be committed to NASA’s Earth Data and Information Policy, NASA Open Science Philosophy, and NASA’s Open Data, Services, and Software Policy.</w:t>
      </w:r>
    </w:p>
    <w:p w:rsidR="00000000" w:rsidDel="00000000" w:rsidP="00000000" w:rsidRDefault="00000000" w:rsidRPr="00000000" w14:paraId="0000050D">
      <w:pPr>
        <w:numPr>
          <w:ilvl w:val="1"/>
          <w:numId w:val="6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See ABoVE data management strategy - CCE </w:t>
      </w:r>
    </w:p>
    <w:p w:rsidR="00000000" w:rsidDel="00000000" w:rsidP="00000000" w:rsidRDefault="00000000" w:rsidRPr="00000000" w14:paraId="0000050E">
      <w:pPr>
        <w:numPr>
          <w:ilvl w:val="1"/>
          <w:numId w:val="6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work with CCE and DAACS to ensure meet XYZ policies</w:t>
      </w:r>
    </w:p>
    <w:p w:rsidR="00000000" w:rsidDel="00000000" w:rsidP="00000000" w:rsidRDefault="00000000" w:rsidRPr="00000000" w14:paraId="0000050F">
      <w:pPr>
        <w:numPr>
          <w:ilvl w:val="2"/>
          <w:numId w:val="68"/>
        </w:numPr>
        <w:ind w:left="2160" w:hanging="360"/>
        <w:rPr>
          <w:rFonts w:ascii="Roboto" w:cs="Roboto" w:eastAsia="Roboto" w:hAnsi="Roboto"/>
          <w:color w:val="444746"/>
          <w:sz w:val="21"/>
          <w:szCs w:val="21"/>
          <w:u w:val="none"/>
        </w:rPr>
      </w:pPr>
      <w:ins w:author="Yaxing Wei" w:id="50" w:date="2024-08-26T20:49:37Z">
        <w:r w:rsidDel="00000000" w:rsidR="00000000" w:rsidRPr="00000000">
          <w:rPr>
            <w:rFonts w:ascii="Roboto" w:cs="Roboto" w:eastAsia="Roboto" w:hAnsi="Roboto"/>
            <w:color w:val="444746"/>
            <w:sz w:val="21"/>
            <w:szCs w:val="21"/>
            <w:rtl w:val="0"/>
          </w:rPr>
          <w:t xml:space="preserve">NASA Earth Science Data Preservation Content Specification: https://www.earthdata.nasa.gov/esdis/esco/standards-and-practices/preservation-content-spec</w:t>
        </w:r>
      </w:ins>
      <w:r w:rsidDel="00000000" w:rsidR="00000000" w:rsidRPr="00000000">
        <w:rPr>
          <w:rtl w:val="0"/>
        </w:rPr>
      </w:r>
    </w:p>
    <w:p w:rsidR="00000000" w:rsidDel="00000000" w:rsidP="00000000" w:rsidRDefault="00000000" w:rsidRPr="00000000" w14:paraId="00000510">
      <w:pPr>
        <w:numPr>
          <w:ilvl w:val="1"/>
          <w:numId w:val="68"/>
        </w:numPr>
        <w:ind w:left="1440" w:hanging="360"/>
        <w:rPr>
          <w:ins w:author="Yaxing Wei" w:id="51" w:date="2024-08-26T20:54:31Z"/>
          <w:rFonts w:ascii="Roboto" w:cs="Roboto" w:eastAsia="Roboto" w:hAnsi="Roboto"/>
          <w:color w:val="444746"/>
          <w:sz w:val="21"/>
          <w:szCs w:val="21"/>
        </w:rPr>
      </w:pPr>
      <w:ins w:author="Yaxing Wei" w:id="51" w:date="2024-08-26T20:54:31Z">
        <w:r w:rsidDel="00000000" w:rsidR="00000000" w:rsidRPr="00000000">
          <w:rPr>
            <w:rFonts w:ascii="Roboto" w:cs="Roboto" w:eastAsia="Roboto" w:hAnsi="Roboto"/>
            <w:color w:val="444746"/>
            <w:sz w:val="21"/>
            <w:szCs w:val="21"/>
            <w:rtl w:val="0"/>
          </w:rPr>
          <w:t xml:space="preserve">FAIR guiding principles: </w:t>
        </w:r>
        <w:r w:rsidDel="00000000" w:rsidR="00000000" w:rsidRPr="00000000">
          <w:fldChar w:fldCharType="begin"/>
        </w:r>
        <w:r w:rsidDel="00000000" w:rsidR="00000000" w:rsidRPr="00000000">
          <w:instrText xml:space="preserve">HYPERLINK "https://doi.org/10.1038/sdata.2016.18"</w:instrText>
        </w:r>
        <w:r w:rsidDel="00000000" w:rsidR="00000000" w:rsidRPr="00000000">
          <w:fldChar w:fldCharType="separate"/>
        </w:r>
        <w:r w:rsidDel="00000000" w:rsidR="00000000" w:rsidRPr="00000000">
          <w:rPr>
            <w:rFonts w:ascii="Roboto" w:cs="Roboto" w:eastAsia="Roboto" w:hAnsi="Roboto"/>
            <w:color w:val="444746"/>
            <w:sz w:val="21"/>
            <w:szCs w:val="21"/>
            <w:rtl w:val="0"/>
          </w:rPr>
          <w:t xml:space="preserve">https://doi.org/10.1038/sdata.2016.18</w:t>
        </w:r>
        <w:r w:rsidDel="00000000" w:rsidR="00000000" w:rsidRPr="00000000">
          <w:fldChar w:fldCharType="end"/>
        </w:r>
        <w:r w:rsidDel="00000000" w:rsidR="00000000" w:rsidRPr="00000000">
          <w:rPr>
            <w:rtl w:val="0"/>
          </w:rPr>
        </w:r>
      </w:ins>
    </w:p>
    <w:p w:rsidR="00000000" w:rsidDel="00000000" w:rsidP="00000000" w:rsidRDefault="00000000" w:rsidRPr="00000000" w14:paraId="00000511">
      <w:pPr>
        <w:numPr>
          <w:ilvl w:val="1"/>
          <w:numId w:val="68"/>
        </w:numPr>
        <w:ind w:left="1440" w:hanging="360"/>
        <w:rPr>
          <w:ins w:author="Yaxing Wei" w:id="51" w:date="2024-08-26T20:54:31Z"/>
          <w:rFonts w:ascii="Roboto" w:cs="Roboto" w:eastAsia="Roboto" w:hAnsi="Roboto"/>
          <w:color w:val="444746"/>
          <w:sz w:val="21"/>
          <w:szCs w:val="21"/>
          <w:u w:val="none"/>
        </w:rPr>
      </w:pPr>
      <w:ins w:author="Yaxing Wei" w:id="51" w:date="2024-08-26T20:54:31Z">
        <w:r w:rsidDel="00000000" w:rsidR="00000000" w:rsidRPr="00000000">
          <w:rPr>
            <w:rFonts w:ascii="Roboto" w:cs="Roboto" w:eastAsia="Roboto" w:hAnsi="Roboto"/>
            <w:color w:val="444746"/>
            <w:sz w:val="21"/>
            <w:szCs w:val="21"/>
            <w:rtl w:val="0"/>
          </w:rPr>
          <w:t xml:space="preserve">CARE principles: </w:t>
        </w:r>
        <w:r w:rsidDel="00000000" w:rsidR="00000000" w:rsidRPr="00000000">
          <w:fldChar w:fldCharType="begin"/>
        </w:r>
        <w:r w:rsidDel="00000000" w:rsidR="00000000" w:rsidRPr="00000000">
          <w:instrText xml:space="preserve">HYPERLINK "https://www.gida-global.org/care"</w:instrText>
        </w:r>
        <w:r w:rsidDel="00000000" w:rsidR="00000000" w:rsidRPr="00000000">
          <w:fldChar w:fldCharType="separate"/>
        </w:r>
        <w:r w:rsidDel="00000000" w:rsidR="00000000" w:rsidRPr="00000000">
          <w:rPr>
            <w:rFonts w:ascii="Roboto" w:cs="Roboto" w:eastAsia="Roboto" w:hAnsi="Roboto"/>
            <w:color w:val="444746"/>
            <w:sz w:val="21"/>
            <w:szCs w:val="21"/>
            <w:rtl w:val="0"/>
          </w:rPr>
          <w:t xml:space="preserve">https://www.gida-global.org/care</w:t>
        </w:r>
        <w:r w:rsidDel="00000000" w:rsidR="00000000" w:rsidRPr="00000000">
          <w:fldChar w:fldCharType="end"/>
        </w:r>
        <w:r w:rsidDel="00000000" w:rsidR="00000000" w:rsidRPr="00000000">
          <w:rPr>
            <w:rtl w:val="0"/>
          </w:rPr>
        </w:r>
      </w:ins>
    </w:p>
    <w:p w:rsidR="00000000" w:rsidDel="00000000" w:rsidP="00000000" w:rsidRDefault="00000000" w:rsidRPr="00000000" w14:paraId="00000512">
      <w:pPr>
        <w:numPr>
          <w:ilvl w:val="1"/>
          <w:numId w:val="6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Community input on data management plan </w:t>
      </w:r>
    </w:p>
    <w:p w:rsidR="00000000" w:rsidDel="00000000" w:rsidP="00000000" w:rsidRDefault="00000000" w:rsidRPr="00000000" w14:paraId="00000513">
      <w:pPr>
        <w:numPr>
          <w:ilvl w:val="1"/>
          <w:numId w:val="6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Refer to new NASA open science policy </w:t>
      </w:r>
    </w:p>
    <w:p w:rsidR="00000000" w:rsidDel="00000000" w:rsidP="00000000" w:rsidRDefault="00000000" w:rsidRPr="00000000" w14:paraId="00000514">
      <w:pPr>
        <w:numPr>
          <w:ilvl w:val="0"/>
          <w:numId w:val="68"/>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New data collection, but also collate and rely on existing data sources</w:t>
      </w:r>
    </w:p>
    <w:p w:rsidR="00000000" w:rsidDel="00000000" w:rsidP="00000000" w:rsidRDefault="00000000" w:rsidRPr="00000000" w14:paraId="00000515">
      <w:pPr>
        <w:numPr>
          <w:ilvl w:val="1"/>
          <w:numId w:val="6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How to ensure we do this collaboratively and ethically - respecting rights and ownership of data already collected</w:t>
      </w:r>
    </w:p>
    <w:p w:rsidR="00000000" w:rsidDel="00000000" w:rsidP="00000000" w:rsidRDefault="00000000" w:rsidRPr="00000000" w14:paraId="00000516">
      <w:pPr>
        <w:numPr>
          <w:ilvl w:val="0"/>
          <w:numId w:val="68"/>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Different data support for different data products linked to via central PANGEA Data Portal</w:t>
      </w:r>
    </w:p>
    <w:p w:rsidR="00000000" w:rsidDel="00000000" w:rsidP="00000000" w:rsidRDefault="00000000" w:rsidRPr="00000000" w14:paraId="00000517">
      <w:pPr>
        <w:numPr>
          <w:ilvl w:val="1"/>
          <w:numId w:val="6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DAACs for airborne data</w:t>
      </w:r>
    </w:p>
    <w:p w:rsidR="00000000" w:rsidDel="00000000" w:rsidP="00000000" w:rsidRDefault="00000000" w:rsidRPr="00000000" w14:paraId="00000518">
      <w:pPr>
        <w:numPr>
          <w:ilvl w:val="2"/>
          <w:numId w:val="68"/>
        </w:numPr>
        <w:ind w:left="216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Coordinated VSWIR data cleaning by (SBG/EMIT/AVIRIS/NEON coordinated team)</w:t>
      </w:r>
    </w:p>
    <w:p w:rsidR="00000000" w:rsidDel="00000000" w:rsidP="00000000" w:rsidRDefault="00000000" w:rsidRPr="00000000" w14:paraId="00000519">
      <w:pPr>
        <w:numPr>
          <w:ilvl w:val="2"/>
          <w:numId w:val="68"/>
        </w:numPr>
        <w:ind w:left="216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Coordinated …</w:t>
      </w:r>
    </w:p>
    <w:p w:rsidR="00000000" w:rsidDel="00000000" w:rsidP="00000000" w:rsidRDefault="00000000" w:rsidRPr="00000000" w14:paraId="0000051A">
      <w:pPr>
        <w:numPr>
          <w:ilvl w:val="1"/>
          <w:numId w:val="68"/>
        </w:numPr>
        <w:ind w:left="1440" w:hanging="360"/>
        <w:rPr>
          <w:rFonts w:ascii="Roboto" w:cs="Roboto" w:eastAsia="Roboto" w:hAnsi="Roboto"/>
          <w:color w:val="444746"/>
          <w:sz w:val="21"/>
          <w:szCs w:val="21"/>
        </w:rPr>
      </w:pPr>
      <w:commentRangeStart w:id="210"/>
      <w:r w:rsidDel="00000000" w:rsidR="00000000" w:rsidRPr="00000000">
        <w:rPr>
          <w:rFonts w:ascii="Roboto" w:cs="Roboto" w:eastAsia="Roboto" w:hAnsi="Roboto"/>
          <w:color w:val="444746"/>
          <w:sz w:val="21"/>
          <w:szCs w:val="21"/>
          <w:rtl w:val="0"/>
        </w:rPr>
        <w:t xml:space="preserve">AmeriFlux &amp; ICOS for flux tower data</w:t>
      </w:r>
      <w:commentRangeEnd w:id="210"/>
      <w:r w:rsidDel="00000000" w:rsidR="00000000" w:rsidRPr="00000000">
        <w:commentReference w:id="210"/>
      </w:r>
      <w:r w:rsidDel="00000000" w:rsidR="00000000" w:rsidRPr="00000000">
        <w:rPr>
          <w:rtl w:val="0"/>
        </w:rPr>
      </w:r>
    </w:p>
    <w:p w:rsidR="00000000" w:rsidDel="00000000" w:rsidP="00000000" w:rsidRDefault="00000000" w:rsidRPr="00000000" w14:paraId="0000051B">
      <w:pPr>
        <w:numPr>
          <w:ilvl w:val="2"/>
          <w:numId w:val="68"/>
        </w:numPr>
        <w:ind w:left="216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Including commitment to support resuscitation of LBA Phase 1 flux tower data??</w:t>
      </w:r>
    </w:p>
    <w:p w:rsidR="00000000" w:rsidDel="00000000" w:rsidP="00000000" w:rsidRDefault="00000000" w:rsidRPr="00000000" w14:paraId="0000051C">
      <w:pPr>
        <w:numPr>
          <w:ilvl w:val="1"/>
          <w:numId w:val="6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Forest Inventory plot networks…</w:t>
      </w:r>
    </w:p>
    <w:p w:rsidR="00000000" w:rsidDel="00000000" w:rsidP="00000000" w:rsidRDefault="00000000" w:rsidRPr="00000000" w14:paraId="0000051D">
      <w:pPr>
        <w:numPr>
          <w:ilvl w:val="1"/>
          <w:numId w:val="6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LBA </w:t>
      </w:r>
    </w:p>
    <w:p w:rsidR="00000000" w:rsidDel="00000000" w:rsidP="00000000" w:rsidRDefault="00000000" w:rsidRPr="00000000" w14:paraId="0000051E">
      <w:pPr>
        <w:numPr>
          <w:ilvl w:val="1"/>
          <w:numId w:val="68"/>
        </w:numPr>
        <w:ind w:left="1440" w:hanging="360"/>
        <w:rPr>
          <w:rFonts w:ascii="Roboto" w:cs="Roboto" w:eastAsia="Roboto" w:hAnsi="Roboto"/>
          <w:color w:val="444746"/>
          <w:sz w:val="21"/>
          <w:szCs w:val="21"/>
        </w:rPr>
      </w:pPr>
      <w:hyperlink r:id="rId120">
        <w:r w:rsidDel="00000000" w:rsidR="00000000" w:rsidRPr="00000000">
          <w:rPr>
            <w:rFonts w:ascii="Roboto" w:cs="Roboto" w:eastAsia="Roboto" w:hAnsi="Roboto"/>
            <w:color w:val="1155cc"/>
            <w:sz w:val="21"/>
            <w:szCs w:val="21"/>
            <w:u w:val="single"/>
            <w:rtl w:val="0"/>
          </w:rPr>
          <w:t xml:space="preserve">KADI</w:t>
        </w:r>
      </w:hyperlink>
      <w:r w:rsidDel="00000000" w:rsidR="00000000" w:rsidRPr="00000000">
        <w:rPr>
          <w:rtl w:val="0"/>
        </w:rPr>
      </w:r>
    </w:p>
    <w:p w:rsidR="00000000" w:rsidDel="00000000" w:rsidP="00000000" w:rsidRDefault="00000000" w:rsidRPr="00000000" w14:paraId="0000051F">
      <w:pPr>
        <w:numPr>
          <w:ilvl w:val="0"/>
          <w:numId w:val="68"/>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DAACS, tropical DAACs, data sovereignty, cloud computing - access for partners (Centers for Excellence &amp; trainings)</w:t>
      </w:r>
    </w:p>
    <w:p w:rsidR="00000000" w:rsidDel="00000000" w:rsidP="00000000" w:rsidRDefault="00000000" w:rsidRPr="00000000" w14:paraId="00000520">
      <w:pPr>
        <w:numPr>
          <w:ilvl w:val="1"/>
          <w:numId w:val="6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Also though, DAACs are a pain - make things available on apps - GEE - for upload and download</w:t>
      </w:r>
    </w:p>
    <w:p w:rsidR="00000000" w:rsidDel="00000000" w:rsidP="00000000" w:rsidRDefault="00000000" w:rsidRPr="00000000" w14:paraId="00000521">
      <w:pPr>
        <w:numPr>
          <w:ilvl w:val="0"/>
          <w:numId w:val="68"/>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highlight working with existing training programs (specify)</w:t>
      </w:r>
    </w:p>
    <w:p w:rsidR="00000000" w:rsidDel="00000000" w:rsidP="00000000" w:rsidRDefault="00000000" w:rsidRPr="00000000" w14:paraId="00000522">
      <w:pPr>
        <w:numPr>
          <w:ilvl w:val="1"/>
          <w:numId w:val="6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if they don't exist - describe and explain how PANGEA could implement</w:t>
      </w:r>
    </w:p>
    <w:p w:rsidR="00000000" w:rsidDel="00000000" w:rsidP="00000000" w:rsidRDefault="00000000" w:rsidRPr="00000000" w14:paraId="00000523">
      <w:pPr>
        <w:numPr>
          <w:ilvl w:val="0"/>
          <w:numId w:val="68"/>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How could PANGEA advance goal of democratizing data?</w:t>
      </w:r>
    </w:p>
    <w:p w:rsidR="00000000" w:rsidDel="00000000" w:rsidP="00000000" w:rsidRDefault="00000000" w:rsidRPr="00000000" w14:paraId="00000524">
      <w:pPr>
        <w:numPr>
          <w:ilvl w:val="0"/>
          <w:numId w:val="68"/>
        </w:numPr>
        <w:ind w:left="720" w:hanging="360"/>
        <w:rPr>
          <w:rFonts w:ascii="Roboto" w:cs="Roboto" w:eastAsia="Roboto" w:hAnsi="Roboto"/>
          <w:color w:val="444746"/>
          <w:sz w:val="21"/>
          <w:szCs w:val="21"/>
        </w:rPr>
      </w:pPr>
      <w:commentRangeStart w:id="211"/>
      <w:r w:rsidDel="00000000" w:rsidR="00000000" w:rsidRPr="00000000">
        <w:rPr>
          <w:rFonts w:ascii="Roboto" w:cs="Roboto" w:eastAsia="Roboto" w:hAnsi="Roboto"/>
          <w:color w:val="444746"/>
          <w:sz w:val="21"/>
          <w:szCs w:val="21"/>
          <w:rtl w:val="0"/>
        </w:rPr>
        <w:t xml:space="preserve">Opportunity to harmonize protocols across research communities to support scaling</w:t>
      </w:r>
    </w:p>
    <w:p w:rsidR="00000000" w:rsidDel="00000000" w:rsidP="00000000" w:rsidRDefault="00000000" w:rsidRPr="00000000" w14:paraId="00000525">
      <w:pPr>
        <w:numPr>
          <w:ilvl w:val="1"/>
          <w:numId w:val="6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Point to work Dana is already doing w NEON, SBG, EMIT, other groups</w:t>
      </w:r>
      <w:commentRangeEnd w:id="211"/>
      <w:r w:rsidDel="00000000" w:rsidR="00000000" w:rsidRPr="00000000">
        <w:commentReference w:id="211"/>
      </w:r>
      <w:r w:rsidDel="00000000" w:rsidR="00000000" w:rsidRPr="00000000">
        <w:rPr>
          <w:rtl w:val="0"/>
        </w:rPr>
      </w:r>
    </w:p>
    <w:p w:rsidR="00000000" w:rsidDel="00000000" w:rsidP="00000000" w:rsidRDefault="00000000" w:rsidRPr="00000000" w14:paraId="00000526">
      <w:pPr>
        <w:numPr>
          <w:ilvl w:val="1"/>
          <w:numId w:val="6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Feedback from workshop: valuable to have standardized protocols - but not too rigid recognizing varying access to resources/capabilities </w:t>
      </w:r>
    </w:p>
    <w:p w:rsidR="00000000" w:rsidDel="00000000" w:rsidP="00000000" w:rsidRDefault="00000000" w:rsidRPr="00000000" w14:paraId="00000527">
      <w:pPr>
        <w:numPr>
          <w:ilvl w:val="0"/>
          <w:numId w:val="68"/>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Data accessibility</w:t>
      </w:r>
      <w:ins w:author="Yaxing Wei" w:id="52" w:date="2024-08-26T20:56:04Z">
        <w:r w:rsidDel="00000000" w:rsidR="00000000" w:rsidRPr="00000000">
          <w:rPr>
            <w:rFonts w:ascii="Roboto" w:cs="Roboto" w:eastAsia="Roboto" w:hAnsi="Roboto"/>
            <w:color w:val="444746"/>
            <w:sz w:val="21"/>
            <w:szCs w:val="21"/>
            <w:rtl w:val="0"/>
          </w:rPr>
          <w:t xml:space="preserve">, usability, and visualization</w:t>
        </w:r>
      </w:ins>
      <w:r w:rsidDel="00000000" w:rsidR="00000000" w:rsidRPr="00000000">
        <w:rPr>
          <w:rFonts w:ascii="Roboto" w:cs="Roboto" w:eastAsia="Roboto" w:hAnsi="Roboto"/>
          <w:color w:val="444746"/>
          <w:sz w:val="21"/>
          <w:szCs w:val="21"/>
          <w:rtl w:val="0"/>
        </w:rPr>
        <w:t xml:space="preserve"> </w:t>
      </w:r>
    </w:p>
    <w:p w:rsidR="00000000" w:rsidDel="00000000" w:rsidP="00000000" w:rsidRDefault="00000000" w:rsidRPr="00000000" w14:paraId="00000528">
      <w:pPr>
        <w:numPr>
          <w:ilvl w:val="1"/>
          <w:numId w:val="6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Need user-friendly data platform!!!!</w:t>
      </w:r>
    </w:p>
    <w:p w:rsidR="00000000" w:rsidDel="00000000" w:rsidP="00000000" w:rsidRDefault="00000000" w:rsidRPr="00000000" w14:paraId="00000529">
      <w:pPr>
        <w:numPr>
          <w:ilvl w:val="2"/>
          <w:numId w:val="68"/>
        </w:numPr>
        <w:ind w:left="216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Appears.earthdata - mentioned as useful by graduate student researchers from the tropics at various workshops</w:t>
      </w:r>
    </w:p>
    <w:p w:rsidR="00000000" w:rsidDel="00000000" w:rsidP="00000000" w:rsidRDefault="00000000" w:rsidRPr="00000000" w14:paraId="0000052A">
      <w:pPr>
        <w:numPr>
          <w:ilvl w:val="1"/>
          <w:numId w:val="6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How to make data more accessible to non scientists? - think about applications side of things - partner with existing efforts like Global Forest Watch, Land and Caron Lab, GIS efforts via Rights &amp; Resources Initiative </w:t>
      </w:r>
    </w:p>
    <w:p w:rsidR="00000000" w:rsidDel="00000000" w:rsidP="00000000" w:rsidRDefault="00000000" w:rsidRPr="00000000" w14:paraId="0000052B">
      <w:pPr>
        <w:numPr>
          <w:ilvl w:val="0"/>
          <w:numId w:val="68"/>
        </w:numPr>
        <w:ind w:left="720" w:hanging="360"/>
        <w:rPr>
          <w:rFonts w:ascii="Roboto" w:cs="Roboto" w:eastAsia="Roboto" w:hAnsi="Roboto"/>
          <w:color w:val="444746"/>
          <w:sz w:val="21"/>
          <w:szCs w:val="21"/>
          <w:u w:val="none"/>
        </w:rPr>
      </w:pPr>
      <w:r w:rsidDel="00000000" w:rsidR="00000000" w:rsidRPr="00000000">
        <w:rPr>
          <w:rtl w:val="0"/>
        </w:rPr>
      </w:r>
    </w:p>
    <w:p w:rsidR="00000000" w:rsidDel="00000000" w:rsidP="00000000" w:rsidRDefault="00000000" w:rsidRPr="00000000" w14:paraId="0000052C">
      <w:pPr>
        <w:pStyle w:val="Heading3"/>
        <w:rPr/>
      </w:pPr>
      <w:bookmarkStart w:colFirst="0" w:colLast="0" w:name="_f0glc3cmn1d" w:id="47"/>
      <w:bookmarkEnd w:id="47"/>
      <w:r w:rsidDel="00000000" w:rsidR="00000000" w:rsidRPr="00000000">
        <w:rPr>
          <w:rtl w:val="0"/>
        </w:rPr>
        <w:t xml:space="preserve">7</w:t>
      </w:r>
      <w:r w:rsidDel="00000000" w:rsidR="00000000" w:rsidRPr="00000000">
        <w:rPr>
          <w:rtl w:val="0"/>
        </w:rPr>
        <w:t xml:space="preserve">.9 Timetable  </w:t>
      </w:r>
    </w:p>
    <w:p w:rsidR="00000000" w:rsidDel="00000000" w:rsidP="00000000" w:rsidRDefault="00000000" w:rsidRPr="00000000" w14:paraId="0000052D">
      <w:pPr>
        <w:rPr>
          <w:color w:val="ff0000"/>
        </w:rPr>
      </w:pPr>
      <w:r w:rsidDel="00000000" w:rsidR="00000000" w:rsidRPr="00000000">
        <w:rPr>
          <w:color w:val="ff0000"/>
          <w:rtl w:val="0"/>
        </w:rPr>
        <w:t xml:space="preserve">(number of years?)</w:t>
      </w:r>
      <w:r w:rsidDel="00000000" w:rsidR="00000000" w:rsidRPr="00000000">
        <w:rPr>
          <w:rtl w:val="0"/>
        </w:rPr>
      </w:r>
    </w:p>
    <w:p w:rsidR="00000000" w:rsidDel="00000000" w:rsidP="00000000" w:rsidRDefault="00000000" w:rsidRPr="00000000" w14:paraId="0000052E">
      <w:pPr>
        <w:pStyle w:val="Heading3"/>
        <w:rPr/>
      </w:pPr>
      <w:bookmarkStart w:colFirst="0" w:colLast="0" w:name="_n6p8ovtnhgkd" w:id="48"/>
      <w:bookmarkEnd w:id="48"/>
      <w:r w:rsidDel="00000000" w:rsidR="00000000" w:rsidRPr="00000000">
        <w:rPr>
          <w:rtl w:val="0"/>
        </w:rPr>
        <w:t xml:space="preserve">7</w:t>
      </w:r>
      <w:r w:rsidDel="00000000" w:rsidR="00000000" w:rsidRPr="00000000">
        <w:rPr>
          <w:rtl w:val="0"/>
        </w:rPr>
        <w:t xml:space="preserve">.10  </w:t>
      </w:r>
      <w:ins w:author="Robinson Negron-Juarez" w:id="53" w:date="2024-08-26T21:11:47Z">
        <w:r w:rsidDel="00000000" w:rsidR="00000000" w:rsidRPr="00000000">
          <w:rPr>
            <w:rtl w:val="0"/>
          </w:rPr>
          <w:t xml:space="preserve">Challenges/areas for growth </w:t>
        </w:r>
      </w:ins>
      <w:del w:author="Robinson Negron-Juarez" w:id="53" w:date="2024-08-26T21:11:47Z">
        <w:commentRangeStart w:id="212"/>
        <w:r w:rsidDel="00000000" w:rsidR="00000000" w:rsidRPr="00000000">
          <w:rPr>
            <w:rtl w:val="0"/>
          </w:rPr>
          <w:delText xml:space="preserve">Limitations</w:delText>
        </w:r>
      </w:del>
      <w:commentRangeEnd w:id="212"/>
      <w:r w:rsidDel="00000000" w:rsidR="00000000" w:rsidRPr="00000000">
        <w:commentReference w:id="212"/>
      </w:r>
      <w:r w:rsidDel="00000000" w:rsidR="00000000" w:rsidRPr="00000000">
        <w:rPr>
          <w:rtl w:val="0"/>
        </w:rPr>
      </w:r>
    </w:p>
    <w:p w:rsidR="00000000" w:rsidDel="00000000" w:rsidP="00000000" w:rsidRDefault="00000000" w:rsidRPr="00000000" w14:paraId="0000052F">
      <w:pPr>
        <w:numPr>
          <w:ilvl w:val="0"/>
          <w:numId w:val="22"/>
        </w:numPr>
        <w:ind w:left="720" w:hanging="360"/>
        <w:rPr>
          <w:i w:val="1"/>
        </w:rPr>
      </w:pPr>
      <w:r w:rsidDel="00000000" w:rsidR="00000000" w:rsidRPr="00000000">
        <w:rPr>
          <w:i w:val="1"/>
          <w:rtl w:val="0"/>
        </w:rPr>
        <w:t xml:space="preserve">Proactively discuss limitations in our engagement methods.</w:t>
      </w:r>
    </w:p>
    <w:p w:rsidR="00000000" w:rsidDel="00000000" w:rsidP="00000000" w:rsidRDefault="00000000" w:rsidRPr="00000000" w14:paraId="00000530">
      <w:pPr>
        <w:numPr>
          <w:ilvl w:val="0"/>
          <w:numId w:val="22"/>
        </w:numPr>
        <w:ind w:left="720" w:hanging="360"/>
        <w:rPr>
          <w:ins w:author="Robinson Negron-Juarez" w:id="54" w:date="2024-08-26T20:55:58Z"/>
          <w:i w:val="1"/>
        </w:rPr>
      </w:pPr>
      <w:r w:rsidDel="00000000" w:rsidR="00000000" w:rsidRPr="00000000">
        <w:rPr>
          <w:i w:val="1"/>
          <w:rtl w:val="0"/>
        </w:rPr>
        <w:t xml:space="preserve">Identify the gaps and explain why certain groups were under-represented groups in our consultative process (e.g. private sector, government esp in Africa, IPLC logistical challenge + ethical concerns).  Explain how the funded PANGEA program could address these gaps.</w:t>
      </w:r>
      <w:ins w:author="Robinson Negron-Juarez" w:id="54" w:date="2024-08-26T20:55:58Z">
        <w:r w:rsidDel="00000000" w:rsidR="00000000" w:rsidRPr="00000000">
          <w:rPr>
            <w:rtl w:val="0"/>
          </w:rPr>
        </w:r>
      </w:ins>
    </w:p>
    <w:p w:rsidR="00000000" w:rsidDel="00000000" w:rsidP="00000000" w:rsidRDefault="00000000" w:rsidRPr="00000000" w14:paraId="00000531">
      <w:pPr>
        <w:numPr>
          <w:ilvl w:val="0"/>
          <w:numId w:val="22"/>
        </w:numPr>
        <w:ind w:left="720" w:hanging="360"/>
        <w:rPr>
          <w:ins w:author="Robinson Negron-Juarez" w:id="54" w:date="2024-08-26T20:55:58Z"/>
          <w:i w:val="1"/>
          <w:color w:val="ff0000"/>
        </w:rPr>
      </w:pPr>
      <w:ins w:author="Robinson Negron-Juarez" w:id="54" w:date="2024-08-26T20:55:58Z">
        <w:r w:rsidDel="00000000" w:rsidR="00000000" w:rsidRPr="00000000">
          <w:rPr>
            <w:i w:val="1"/>
            <w:rtl w:val="0"/>
          </w:rPr>
          <w:t xml:space="preserve">R</w:t>
        </w:r>
        <w:r w:rsidDel="00000000" w:rsidR="00000000" w:rsidRPr="00000000">
          <w:rPr>
            <w:i w:val="1"/>
            <w:rtl w:val="0"/>
          </w:rPr>
          <w:t xml:space="preserve">iks????</w:t>
        </w:r>
      </w:ins>
    </w:p>
    <w:p w:rsidR="00000000" w:rsidDel="00000000" w:rsidP="00000000" w:rsidRDefault="00000000" w:rsidRPr="00000000" w14:paraId="00000532">
      <w:pPr>
        <w:rPr>
          <w:ins w:author="Robinson Negron-Juarez" w:id="54" w:date="2024-08-26T20:55:58Z"/>
          <w:i w:val="1"/>
        </w:rPr>
      </w:pPr>
      <w:ins w:author="Robinson Negron-Juarez" w:id="54" w:date="2024-08-26T20:55:58Z">
        <w:r w:rsidDel="00000000" w:rsidR="00000000" w:rsidRPr="00000000">
          <w:rPr>
            <w:rtl w:val="0"/>
          </w:rPr>
        </w:r>
      </w:ins>
    </w:p>
    <w:p w:rsidR="00000000" w:rsidDel="00000000" w:rsidP="00000000" w:rsidRDefault="00000000" w:rsidRPr="00000000" w14:paraId="00000533">
      <w:pPr>
        <w:numPr>
          <w:ilvl w:val="0"/>
          <w:numId w:val="64"/>
        </w:numPr>
        <w:ind w:left="720" w:hanging="360"/>
        <w:rPr>
          <w:ins w:author="Robinson Negron-Juarez" w:id="54" w:date="2024-08-26T20:55:58Z"/>
          <w:color w:val="ff0000"/>
          <w:u w:val="none"/>
        </w:rPr>
      </w:pPr>
      <w:ins w:author="Robinson Negron-Juarez" w:id="54" w:date="2024-08-26T20:55:58Z">
        <w:r w:rsidDel="00000000" w:rsidR="00000000" w:rsidRPr="00000000">
          <w:rPr>
            <w:i w:val="1"/>
            <w:rtl w:val="0"/>
          </w:rPr>
          <w:t xml:space="preserve">Inclusiveness. PANGEA will interact with people with different </w:t>
        </w:r>
        <w:r w:rsidDel="00000000" w:rsidR="00000000" w:rsidRPr="00000000">
          <w:rPr>
            <w:i w:val="1"/>
            <w:rtl w:val="0"/>
          </w:rPr>
          <w:t xml:space="preserve">backgrounds and levels of instructions. Simple language is needed, </w:t>
        </w:r>
      </w:ins>
    </w:p>
    <w:p w:rsidR="00000000" w:rsidDel="00000000" w:rsidP="00000000" w:rsidRDefault="00000000" w:rsidRPr="00000000" w14:paraId="00000534">
      <w:pPr>
        <w:numPr>
          <w:ilvl w:val="0"/>
          <w:numId w:val="64"/>
        </w:numPr>
        <w:ind w:left="720" w:hanging="360"/>
        <w:rPr>
          <w:ins w:author="Robinson Negron-Juarez" w:id="54" w:date="2024-08-26T20:55:58Z"/>
          <w:color w:val="ff0000"/>
          <w:u w:val="none"/>
        </w:rPr>
      </w:pPr>
      <w:ins w:author="Robinson Negron-Juarez" w:id="54" w:date="2024-08-26T20:55:58Z">
        <w:r w:rsidDel="00000000" w:rsidR="00000000" w:rsidRPr="00000000">
          <w:rPr>
            <w:i w:val="1"/>
            <w:rtl w:val="0"/>
          </w:rPr>
          <w:t xml:space="preserve">Interaction with Stakeholders. Approach/better approach with national and international stakeholders and point out current gaps.</w:t>
        </w:r>
      </w:ins>
    </w:p>
    <w:p w:rsidR="00000000" w:rsidDel="00000000" w:rsidP="00000000" w:rsidRDefault="00000000" w:rsidRPr="00000000" w14:paraId="00000535">
      <w:pPr>
        <w:numPr>
          <w:ilvl w:val="0"/>
          <w:numId w:val="64"/>
        </w:numPr>
        <w:ind w:left="720" w:hanging="360"/>
        <w:rPr>
          <w:ins w:author="Robinson Negron-Juarez" w:id="54" w:date="2024-08-26T20:55:58Z"/>
          <w:color w:val="ff0000"/>
          <w:u w:val="none"/>
        </w:rPr>
      </w:pPr>
      <w:ins w:author="Robinson Negron-Juarez" w:id="54" w:date="2024-08-26T20:55:58Z">
        <w:r w:rsidDel="00000000" w:rsidR="00000000" w:rsidRPr="00000000">
          <w:rPr>
            <w:i w:val="1"/>
            <w:rtl w:val="0"/>
          </w:rPr>
          <w:t xml:space="preserve">Inter-agency effort: PANGEA is conducting research in a region highly sensitive to climate change, making this work particularly valuable to several U.S. research institutions</w:t>
        </w:r>
      </w:ins>
    </w:p>
    <w:p w:rsidR="00000000" w:rsidDel="00000000" w:rsidP="00000000" w:rsidRDefault="00000000" w:rsidRPr="00000000" w14:paraId="00000536">
      <w:pPr>
        <w:numPr>
          <w:ilvl w:val="0"/>
          <w:numId w:val="64"/>
        </w:numPr>
        <w:ind w:left="720" w:hanging="360"/>
        <w:rPr>
          <w:ins w:author="Robinson Negron-Juarez" w:id="54" w:date="2024-08-26T20:55:58Z"/>
          <w:color w:val="ff0000"/>
          <w:u w:val="none"/>
        </w:rPr>
      </w:pPr>
      <w:ins w:author="Robinson Negron-Juarez" w:id="54" w:date="2024-08-26T20:55:58Z">
        <w:r w:rsidDel="00000000" w:rsidR="00000000" w:rsidRPr="00000000">
          <w:rPr>
            <w:i w:val="1"/>
            <w:rtl w:val="0"/>
          </w:rPr>
          <w:t xml:space="preserve">Proprietary data from collaborators? how will we deal with this limitation?</w:t>
        </w:r>
      </w:ins>
    </w:p>
    <w:p w:rsidR="00000000" w:rsidDel="00000000" w:rsidP="00000000" w:rsidRDefault="00000000" w:rsidRPr="00000000" w14:paraId="00000537">
      <w:pPr>
        <w:numPr>
          <w:ilvl w:val="0"/>
          <w:numId w:val="64"/>
        </w:numPr>
        <w:ind w:left="720" w:hanging="360"/>
        <w:rPr>
          <w:ins w:author="Robinson Negron-Juarez" w:id="54" w:date="2024-08-26T20:55:58Z"/>
          <w:color w:val="ff0000"/>
          <w:u w:val="none"/>
        </w:rPr>
      </w:pPr>
      <w:ins w:author="Robinson Negron-Juarez" w:id="54" w:date="2024-08-26T20:55:58Z">
        <w:r w:rsidDel="00000000" w:rsidR="00000000" w:rsidRPr="00000000">
          <w:rPr>
            <w:i w:val="1"/>
            <w:rtl w:val="0"/>
          </w:rPr>
          <w:t xml:space="preserve">Universality: PANGEA documents will be translated into, english, spanish, portuguese, and french.</w:t>
        </w:r>
      </w:ins>
    </w:p>
    <w:p w:rsidR="00000000" w:rsidDel="00000000" w:rsidP="00000000" w:rsidRDefault="00000000" w:rsidRPr="00000000" w14:paraId="00000538">
      <w:pPr>
        <w:numPr>
          <w:ilvl w:val="0"/>
          <w:numId w:val="64"/>
        </w:numPr>
        <w:ind w:left="720" w:hanging="360"/>
        <w:rPr>
          <w:ins w:author="Robinson Negron-Juarez" w:id="54" w:date="2024-08-26T20:55:58Z"/>
          <w:color w:val="ff0000"/>
          <w:u w:val="none"/>
        </w:rPr>
      </w:pPr>
      <w:ins w:author="Robinson Negron-Juarez" w:id="54" w:date="2024-08-26T20:55:58Z">
        <w:r w:rsidDel="00000000" w:rsidR="00000000" w:rsidRPr="00000000">
          <w:rPr>
            <w:i w:val="1"/>
            <w:rtl w:val="0"/>
          </w:rPr>
          <w:t xml:space="preserve">Formation: PANGEA will strive to integrate the next generation of scientists, though this effort may be constrained by budget limitations.</w:t>
        </w:r>
      </w:ins>
    </w:p>
    <w:p w:rsidR="00000000" w:rsidDel="00000000" w:rsidP="00000000" w:rsidRDefault="00000000" w:rsidRPr="00000000" w14:paraId="0000053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53A">
      <w:pPr>
        <w:pStyle w:val="Heading2"/>
        <w:rPr/>
      </w:pPr>
      <w:bookmarkStart w:colFirst="0" w:colLast="0" w:name="_segnwgqaxwz7" w:id="49"/>
      <w:bookmarkEnd w:id="49"/>
      <w:r w:rsidDel="00000000" w:rsidR="00000000" w:rsidRPr="00000000">
        <w:rPr>
          <w:rtl w:val="0"/>
        </w:rPr>
        <w:t xml:space="preserve">8</w:t>
      </w:r>
      <w:commentRangeStart w:id="213"/>
      <w:commentRangeStart w:id="214"/>
      <w:r w:rsidDel="00000000" w:rsidR="00000000" w:rsidRPr="00000000">
        <w:rPr>
          <w:rtl w:val="0"/>
        </w:rPr>
        <w:t xml:space="preserve">.</w:t>
      </w:r>
      <w:commentRangeStart w:id="215"/>
      <w:commentRangeStart w:id="216"/>
      <w:r w:rsidDel="00000000" w:rsidR="00000000" w:rsidRPr="00000000">
        <w:rPr>
          <w:rtl w:val="0"/>
        </w:rPr>
        <w:t xml:space="preserve"> </w:t>
      </w:r>
      <w:commentRangeStart w:id="217"/>
      <w:r w:rsidDel="00000000" w:rsidR="00000000" w:rsidRPr="00000000">
        <w:rPr>
          <w:rtl w:val="0"/>
        </w:rPr>
        <w:t xml:space="preserve">Enabling Earth Science to Action</w:t>
      </w:r>
      <w:commentRangeEnd w:id="217"/>
      <w:r w:rsidDel="00000000" w:rsidR="00000000" w:rsidRPr="00000000">
        <w:commentReference w:id="217"/>
      </w:r>
      <w:commentRangeEnd w:id="215"/>
      <w:r w:rsidDel="00000000" w:rsidR="00000000" w:rsidRPr="00000000">
        <w:commentReference w:id="215"/>
      </w:r>
      <w:commentRangeEnd w:id="216"/>
      <w:r w:rsidDel="00000000" w:rsidR="00000000" w:rsidRPr="00000000">
        <w:commentReference w:id="216"/>
      </w:r>
      <w:commentRangeEnd w:id="213"/>
      <w:r w:rsidDel="00000000" w:rsidR="00000000" w:rsidRPr="00000000">
        <w:commentReference w:id="213"/>
      </w:r>
      <w:commentRangeEnd w:id="214"/>
      <w:r w:rsidDel="00000000" w:rsidR="00000000" w:rsidRPr="00000000">
        <w:commentReference w:id="214"/>
      </w:r>
      <w:r w:rsidDel="00000000" w:rsidR="00000000" w:rsidRPr="00000000">
        <w:rPr>
          <w:rtl w:val="0"/>
        </w:rPr>
      </w:r>
    </w:p>
    <w:p w:rsidR="00000000" w:rsidDel="00000000" w:rsidP="00000000" w:rsidRDefault="00000000" w:rsidRPr="00000000" w14:paraId="0000053B">
      <w:pPr>
        <w:rPr/>
      </w:pPr>
      <w:r w:rsidDel="00000000" w:rsidR="00000000" w:rsidRPr="00000000">
        <w:rPr>
          <w:rFonts w:ascii="Roboto" w:cs="Roboto" w:eastAsia="Roboto" w:hAnsi="Roboto"/>
          <w:color w:val="1f1f1f"/>
          <w:sz w:val="21"/>
          <w:szCs w:val="21"/>
          <w:highlight w:val="white"/>
          <w:rtl w:val="0"/>
        </w:rPr>
        <w:t xml:space="preserve">Earth Science to Action - Est. 2024 decadal goal to co-develop with partners and users across sectors nationally and internationally to create - describe PANGEA Earth Science to Action priorities and opportunities - link to partners mentioned in section 7</w:t>
      </w:r>
      <w:r w:rsidDel="00000000" w:rsidR="00000000" w:rsidRPr="00000000">
        <w:rPr>
          <w:rtl w:val="0"/>
        </w:rPr>
      </w:r>
    </w:p>
    <w:p w:rsidR="00000000" w:rsidDel="00000000" w:rsidP="00000000" w:rsidRDefault="00000000" w:rsidRPr="00000000" w14:paraId="0000053C">
      <w:pPr>
        <w:pStyle w:val="Heading3"/>
        <w:spacing w:after="240" w:before="240" w:lineRule="auto"/>
        <w:rPr/>
      </w:pPr>
      <w:bookmarkStart w:colFirst="0" w:colLast="0" w:name="_hm6wmphkkjb5" w:id="50"/>
      <w:bookmarkEnd w:id="50"/>
      <w:r w:rsidDel="00000000" w:rsidR="00000000" w:rsidRPr="00000000">
        <w:rPr>
          <w:rtl w:val="0"/>
        </w:rPr>
        <w:t xml:space="preserve">8.1 Carbon </w:t>
      </w:r>
    </w:p>
    <w:p w:rsidR="00000000" w:rsidDel="00000000" w:rsidP="00000000" w:rsidRDefault="00000000" w:rsidRPr="00000000" w14:paraId="0000053D">
      <w:pPr>
        <w:pStyle w:val="Heading3"/>
        <w:spacing w:after="240" w:before="240" w:lineRule="auto"/>
        <w:rPr/>
      </w:pPr>
      <w:bookmarkStart w:colFirst="0" w:colLast="0" w:name="_e69rpn43gqyr" w:id="51"/>
      <w:bookmarkEnd w:id="51"/>
      <w:r w:rsidDel="00000000" w:rsidR="00000000" w:rsidRPr="00000000">
        <w:rPr>
          <w:rtl w:val="0"/>
        </w:rPr>
        <w:t xml:space="preserve">8.2 Biodiversity</w:t>
      </w:r>
    </w:p>
    <w:p w:rsidR="00000000" w:rsidDel="00000000" w:rsidP="00000000" w:rsidRDefault="00000000" w:rsidRPr="00000000" w14:paraId="0000053E">
      <w:pPr>
        <w:numPr>
          <w:ilvl w:val="0"/>
          <w:numId w:val="69"/>
        </w:numPr>
        <w:ind w:left="720" w:hanging="360"/>
        <w:rPr>
          <w:u w:val="none"/>
        </w:rPr>
      </w:pPr>
      <w:r w:rsidDel="00000000" w:rsidR="00000000" w:rsidRPr="00000000">
        <w:rPr>
          <w:rtl w:val="0"/>
        </w:rPr>
        <w:t xml:space="preserve">Moved here by MVE (Aug-26) from section 2.4; contribution from the SES WG:</w:t>
      </w:r>
    </w:p>
    <w:p w:rsidR="00000000" w:rsidDel="00000000" w:rsidP="00000000" w:rsidRDefault="00000000" w:rsidRPr="00000000" w14:paraId="0000053F">
      <w:pPr>
        <w:numPr>
          <w:ilvl w:val="1"/>
          <w:numId w:val="69"/>
        </w:numPr>
        <w:ind w:left="1440" w:hanging="360"/>
      </w:pPr>
      <w:r w:rsidDel="00000000" w:rsidR="00000000" w:rsidRPr="00000000">
        <w:rPr>
          <w:rtl w:val="0"/>
        </w:rPr>
        <w:t xml:space="preserve">The Global Biodiversity Framework reported four long-term goals for 2050 and 23 targets to be achieved by 2030 (CBD</w:t>
      </w:r>
      <w:commentRangeStart w:id="218"/>
      <w:r w:rsidDel="00000000" w:rsidR="00000000" w:rsidRPr="00000000">
        <w:rPr>
          <w:rtl w:val="0"/>
        </w:rPr>
        <w:t xml:space="preserve">, 202</w:t>
      </w:r>
      <w:commentRangeEnd w:id="218"/>
      <w:r w:rsidDel="00000000" w:rsidR="00000000" w:rsidRPr="00000000">
        <w:commentReference w:id="218"/>
      </w:r>
      <w:r w:rsidDel="00000000" w:rsidR="00000000" w:rsidRPr="00000000">
        <w:rPr>
          <w:rtl w:val="0"/>
        </w:rPr>
        <w:t xml:space="preserve">2) of which two are directly related to the Pangea. Goal A focuses on expanding the area of healthy ecosystems by maintaining, enhancing, or restoring the ecosystems, through the prevention of species extinction, and preservation of genetic diversity. Goal B emphasizes the sustainable utilization and management of biodiversity and recognizes nature's contributions to people. The 23 global targets aim to reduce threats to biodiversity, meet people's needs through sustainable use and equitable benefit sharing, and develop tools for conservation implementation.</w:t>
      </w:r>
      <w:r w:rsidDel="00000000" w:rsidR="00000000" w:rsidRPr="00000000">
        <w:rPr>
          <w:rtl w:val="0"/>
        </w:rPr>
      </w:r>
    </w:p>
    <w:p w:rsidR="00000000" w:rsidDel="00000000" w:rsidP="00000000" w:rsidRDefault="00000000" w:rsidRPr="00000000" w14:paraId="00000540">
      <w:pPr>
        <w:pStyle w:val="Heading3"/>
        <w:spacing w:after="240" w:before="240" w:lineRule="auto"/>
        <w:rPr/>
      </w:pPr>
      <w:bookmarkStart w:colFirst="0" w:colLast="0" w:name="_7gf3ojfmbw3" w:id="52"/>
      <w:bookmarkEnd w:id="52"/>
      <w:r w:rsidDel="00000000" w:rsidR="00000000" w:rsidRPr="00000000">
        <w:rPr>
          <w:rtl w:val="0"/>
        </w:rPr>
        <w:t xml:space="preserve">8.3 Agriculture</w:t>
      </w:r>
    </w:p>
    <w:p w:rsidR="00000000" w:rsidDel="00000000" w:rsidP="00000000" w:rsidRDefault="00000000" w:rsidRPr="00000000" w14:paraId="00000541">
      <w:pPr>
        <w:spacing w:after="240" w:before="240" w:lineRule="auto"/>
        <w:rPr/>
      </w:pPr>
      <w:r w:rsidDel="00000000" w:rsidR="00000000" w:rsidRPr="00000000">
        <w:rPr>
          <w:rtl w:val="0"/>
        </w:rPr>
        <w:t xml:space="preserve">Community engagement is central to PANGEA’s Earth Science to Action strategy.  </w:t>
      </w:r>
    </w:p>
    <w:p w:rsidR="00000000" w:rsidDel="00000000" w:rsidP="00000000" w:rsidRDefault="00000000" w:rsidRPr="00000000" w14:paraId="00000542">
      <w:pPr>
        <w:numPr>
          <w:ilvl w:val="0"/>
          <w:numId w:val="13"/>
        </w:numPr>
        <w:spacing w:after="0" w:afterAutospacing="0" w:before="240" w:lineRule="auto"/>
        <w:ind w:left="720" w:hanging="360"/>
        <w:rPr>
          <w:sz w:val="22"/>
          <w:szCs w:val="22"/>
        </w:rPr>
      </w:pPr>
      <w:r w:rsidDel="00000000" w:rsidR="00000000" w:rsidRPr="00000000">
        <w:rPr>
          <w:rtl w:val="0"/>
        </w:rPr>
        <w:t xml:space="preserve">Work with partners to make these data products as accessible as buying something on Amazon - e.g., Global Forest Watch</w:t>
      </w:r>
    </w:p>
    <w:p w:rsidR="00000000" w:rsidDel="00000000" w:rsidP="00000000" w:rsidRDefault="00000000" w:rsidRPr="00000000" w14:paraId="00000543">
      <w:pPr>
        <w:numPr>
          <w:ilvl w:val="1"/>
          <w:numId w:val="13"/>
        </w:numPr>
        <w:spacing w:after="0" w:afterAutospacing="0" w:before="0" w:beforeAutospacing="0" w:lineRule="auto"/>
        <w:ind w:left="1440" w:hanging="360"/>
        <w:rPr>
          <w:sz w:val="22"/>
          <w:szCs w:val="22"/>
        </w:rPr>
      </w:pPr>
      <w:r w:rsidDel="00000000" w:rsidR="00000000" w:rsidRPr="00000000">
        <w:rPr>
          <w:rtl w:val="0"/>
        </w:rPr>
        <w:t xml:space="preserve">Include info on how scaling was done so users understand</w:t>
      </w:r>
    </w:p>
    <w:p w:rsidR="00000000" w:rsidDel="00000000" w:rsidP="00000000" w:rsidRDefault="00000000" w:rsidRPr="00000000" w14:paraId="00000544">
      <w:pPr>
        <w:numPr>
          <w:ilvl w:val="1"/>
          <w:numId w:val="13"/>
        </w:numPr>
        <w:spacing w:after="0" w:afterAutospacing="0" w:before="0" w:beforeAutospacing="0" w:lineRule="auto"/>
        <w:ind w:left="1440" w:hanging="360"/>
        <w:rPr>
          <w:sz w:val="22"/>
          <w:szCs w:val="22"/>
        </w:rPr>
      </w:pPr>
      <w:r w:rsidDel="00000000" w:rsidR="00000000" w:rsidRPr="00000000">
        <w:rPr>
          <w:rtl w:val="0"/>
        </w:rPr>
        <w:t xml:space="preserve">Educational materials - summer schools, MOOCs, </w:t>
      </w:r>
    </w:p>
    <w:p w:rsidR="00000000" w:rsidDel="00000000" w:rsidP="00000000" w:rsidRDefault="00000000" w:rsidRPr="00000000" w14:paraId="00000545">
      <w:pPr>
        <w:numPr>
          <w:ilvl w:val="1"/>
          <w:numId w:val="13"/>
        </w:numPr>
        <w:ind w:left="1440" w:hanging="360"/>
        <w:rPr>
          <w:sz w:val="22"/>
          <w:szCs w:val="22"/>
        </w:rPr>
      </w:pPr>
      <w:r w:rsidDel="00000000" w:rsidR="00000000" w:rsidRPr="00000000">
        <w:rPr>
          <w:rtl w:val="0"/>
        </w:rPr>
        <w:t xml:space="preserve">Raise awareness across communities - about PANGEA, about needs, also about existing datasets</w:t>
      </w:r>
    </w:p>
    <w:p w:rsidR="00000000" w:rsidDel="00000000" w:rsidP="00000000" w:rsidRDefault="00000000" w:rsidRPr="00000000" w14:paraId="00000546">
      <w:pPr>
        <w:numPr>
          <w:ilvl w:val="0"/>
          <w:numId w:val="13"/>
        </w:numPr>
        <w:ind w:left="720" w:hanging="360"/>
        <w:rPr>
          <w:sz w:val="22"/>
          <w:szCs w:val="22"/>
        </w:rPr>
      </w:pPr>
      <w:r w:rsidDel="00000000" w:rsidR="00000000" w:rsidRPr="00000000">
        <w:rPr>
          <w:rtl w:val="0"/>
        </w:rPr>
        <w:t xml:space="preserve">Use an example pyramid of PANGEA -&gt; ES2A </w:t>
      </w:r>
    </w:p>
    <w:p w:rsidR="00000000" w:rsidDel="00000000" w:rsidP="00000000" w:rsidRDefault="00000000" w:rsidRPr="00000000" w14:paraId="00000547">
      <w:pPr>
        <w:numPr>
          <w:ilvl w:val="1"/>
          <w:numId w:val="13"/>
        </w:numPr>
        <w:ind w:left="1440" w:hanging="360"/>
        <w:rPr>
          <w:sz w:val="22"/>
          <w:szCs w:val="22"/>
        </w:rPr>
      </w:pPr>
      <w:r w:rsidDel="00000000" w:rsidR="00000000" w:rsidRPr="00000000">
        <w:rPr>
          <w:rtl w:val="0"/>
        </w:rPr>
        <w:t xml:space="preserve">use ES2A language</w:t>
      </w:r>
    </w:p>
    <w:p w:rsidR="00000000" w:rsidDel="00000000" w:rsidP="00000000" w:rsidRDefault="00000000" w:rsidRPr="00000000" w14:paraId="00000548">
      <w:pPr>
        <w:numPr>
          <w:ilvl w:val="1"/>
          <w:numId w:val="13"/>
        </w:numPr>
        <w:ind w:left="1440" w:hanging="360"/>
        <w:rPr>
          <w:sz w:val="22"/>
          <w:szCs w:val="22"/>
        </w:rPr>
      </w:pPr>
      <w:r w:rsidDel="00000000" w:rsidR="00000000" w:rsidRPr="00000000">
        <w:rPr>
          <w:rtl w:val="0"/>
        </w:rPr>
        <w:t xml:space="preserve">Provide specific examples </w:t>
      </w:r>
    </w:p>
    <w:p w:rsidR="00000000" w:rsidDel="00000000" w:rsidP="00000000" w:rsidRDefault="00000000" w:rsidRPr="00000000" w14:paraId="00000549">
      <w:pPr>
        <w:numPr>
          <w:ilvl w:val="1"/>
          <w:numId w:val="13"/>
        </w:numPr>
        <w:ind w:left="1440" w:hanging="360"/>
        <w:rPr>
          <w:sz w:val="22"/>
          <w:szCs w:val="22"/>
        </w:rPr>
      </w:pPr>
      <w:r w:rsidDel="00000000" w:rsidR="00000000" w:rsidRPr="00000000">
        <w:rPr>
          <w:rtl w:val="0"/>
        </w:rPr>
        <w:t xml:space="preserve">Maybe one pyramid for each Carbon, Biodiversity, and Agriculture</w:t>
      </w:r>
    </w:p>
    <w:p w:rsidR="00000000" w:rsidDel="00000000" w:rsidP="00000000" w:rsidRDefault="00000000" w:rsidRPr="00000000" w14:paraId="0000054A">
      <w:pPr>
        <w:numPr>
          <w:ilvl w:val="0"/>
          <w:numId w:val="13"/>
        </w:numPr>
        <w:ind w:left="720" w:hanging="360"/>
        <w:rPr>
          <w:sz w:val="22"/>
          <w:szCs w:val="22"/>
        </w:rPr>
      </w:pPr>
      <w:r w:rsidDel="00000000" w:rsidR="00000000" w:rsidRPr="00000000">
        <w:rPr>
          <w:rtl w:val="0"/>
        </w:rPr>
        <w:t xml:space="preserve">In ABOVE referred to as "applications and decision support"</w:t>
      </w:r>
    </w:p>
    <w:p w:rsidR="00000000" w:rsidDel="00000000" w:rsidP="00000000" w:rsidRDefault="00000000" w:rsidRPr="00000000" w14:paraId="0000054B">
      <w:pPr>
        <w:numPr>
          <w:ilvl w:val="0"/>
          <w:numId w:val="13"/>
        </w:numPr>
        <w:ind w:left="720" w:hanging="360"/>
        <w:rPr>
          <w:sz w:val="22"/>
          <w:szCs w:val="22"/>
        </w:rPr>
      </w:pPr>
      <w:r w:rsidDel="00000000" w:rsidR="00000000" w:rsidRPr="00000000">
        <w:rPr>
          <w:rFonts w:ascii="Arial Unicode MS" w:cs="Arial Unicode MS" w:eastAsia="Arial Unicode MS" w:hAnsi="Arial Unicode MS"/>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54C">
      <w:pPr>
        <w:numPr>
          <w:ilvl w:val="0"/>
          <w:numId w:val="13"/>
        </w:numPr>
        <w:ind w:left="720" w:hanging="360"/>
        <w:rPr>
          <w:sz w:val="22"/>
          <w:szCs w:val="22"/>
        </w:rPr>
      </w:pPr>
      <w:r w:rsidDel="00000000" w:rsidR="00000000" w:rsidRPr="00000000">
        <w:rPr>
          <w:rtl w:val="0"/>
        </w:rPr>
        <w:t xml:space="preserve">Draw upon lessons learned from ABOVE (Debjani Singh, Libby Larson, Kimberly Minor). Divide all the user cases into different stakeholder group.  These groups will have different needs and how we will address these needs. </w:t>
      </w:r>
      <w:commentRangeStart w:id="219"/>
      <w:r w:rsidDel="00000000" w:rsidR="00000000" w:rsidRPr="00000000">
        <w:rPr>
          <w:rtl w:val="0"/>
        </w:rPr>
        <w:t xml:space="preserve">Maybe have 4-5</w:t>
      </w:r>
      <w:commentRangeEnd w:id="219"/>
      <w:r w:rsidDel="00000000" w:rsidR="00000000" w:rsidRPr="00000000">
        <w:commentReference w:id="219"/>
      </w:r>
      <w:r w:rsidDel="00000000" w:rsidR="00000000" w:rsidRPr="00000000">
        <w:rPr>
          <w:rtl w:val="0"/>
        </w:rPr>
        <w:t xml:space="preserve">.</w:t>
      </w:r>
    </w:p>
    <w:p w:rsidR="00000000" w:rsidDel="00000000" w:rsidP="00000000" w:rsidRDefault="00000000" w:rsidRPr="00000000" w14:paraId="0000054D">
      <w:pPr>
        <w:numPr>
          <w:ilvl w:val="0"/>
          <w:numId w:val="13"/>
        </w:numPr>
        <w:ind w:left="720" w:hanging="360"/>
        <w:rPr>
          <w:sz w:val="22"/>
          <w:szCs w:val="22"/>
        </w:rPr>
      </w:pPr>
      <w:r w:rsidDel="00000000" w:rsidR="00000000" w:rsidRPr="00000000">
        <w:rPr>
          <w:rtl w:val="0"/>
        </w:rPr>
        <w:t xml:space="preserve">Sort potential partners into groups</w:t>
      </w:r>
    </w:p>
    <w:p w:rsidR="00000000" w:rsidDel="00000000" w:rsidP="00000000" w:rsidRDefault="00000000" w:rsidRPr="00000000" w14:paraId="0000054E">
      <w:pPr>
        <w:numPr>
          <w:ilvl w:val="0"/>
          <w:numId w:val="13"/>
        </w:numPr>
        <w:ind w:left="720" w:hanging="360"/>
        <w:rPr>
          <w:sz w:val="22"/>
          <w:szCs w:val="22"/>
        </w:rPr>
      </w:pPr>
      <w:r w:rsidDel="00000000" w:rsidR="00000000" w:rsidRPr="00000000">
        <w:rPr>
          <w:rtl w:val="0"/>
        </w:rPr>
        <w:t xml:space="preserve">Visualization of partners and different types of uses</w:t>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numPr>
          <w:ilvl w:val="0"/>
          <w:numId w:val="62"/>
        </w:numPr>
        <w:ind w:left="720" w:hanging="360"/>
        <w:rPr>
          <w:sz w:val="22"/>
          <w:szCs w:val="22"/>
        </w:rPr>
      </w:pPr>
      <w:r w:rsidDel="00000000" w:rsidR="00000000" w:rsidRPr="00000000">
        <w:rPr>
          <w:rtl w:val="0"/>
        </w:rPr>
        <w:t xml:space="preserve">what's the outcome we want at the end of all of this and how are going to measure it at the end?</w:t>
      </w:r>
    </w:p>
    <w:p w:rsidR="00000000" w:rsidDel="00000000" w:rsidP="00000000" w:rsidRDefault="00000000" w:rsidRPr="00000000" w14:paraId="00000551">
      <w:pPr>
        <w:numPr>
          <w:ilvl w:val="0"/>
          <w:numId w:val="62"/>
        </w:numPr>
        <w:ind w:left="720" w:hanging="360"/>
        <w:rPr>
          <w:sz w:val="22"/>
          <w:szCs w:val="22"/>
        </w:rPr>
      </w:pPr>
      <w:commentRangeStart w:id="220"/>
      <w:r w:rsidDel="00000000" w:rsidR="00000000" w:rsidRPr="00000000">
        <w:rPr>
          <w:rtl w:val="0"/>
        </w:rPr>
        <w:t xml:space="preserve">Be realistic about data expectations from airborne campaigns</w:t>
      </w:r>
    </w:p>
    <w:p w:rsidR="00000000" w:rsidDel="00000000" w:rsidP="00000000" w:rsidRDefault="00000000" w:rsidRPr="00000000" w14:paraId="00000552">
      <w:pPr>
        <w:numPr>
          <w:ilvl w:val="1"/>
          <w:numId w:val="62"/>
        </w:numPr>
        <w:ind w:left="1440" w:hanging="360"/>
        <w:rPr>
          <w:sz w:val="22"/>
          <w:szCs w:val="22"/>
        </w:rPr>
      </w:pPr>
      <w:r w:rsidDel="00000000" w:rsidR="00000000" w:rsidRPr="00000000">
        <w:rPr>
          <w:rtl w:val="0"/>
        </w:rPr>
        <w:t xml:space="preserve">not data that's going to be around beyond the campaign (for the most part)</w:t>
      </w:r>
      <w:commentRangeEnd w:id="220"/>
      <w:r w:rsidDel="00000000" w:rsidR="00000000" w:rsidRPr="00000000">
        <w:commentReference w:id="220"/>
      </w:r>
      <w:r w:rsidDel="00000000" w:rsidR="00000000" w:rsidRPr="00000000">
        <w:rPr>
          <w:rtl w:val="0"/>
        </w:rPr>
      </w:r>
    </w:p>
    <w:p w:rsidR="00000000" w:rsidDel="00000000" w:rsidP="00000000" w:rsidRDefault="00000000" w:rsidRPr="00000000" w14:paraId="00000553">
      <w:pPr>
        <w:numPr>
          <w:ilvl w:val="1"/>
          <w:numId w:val="62"/>
        </w:numPr>
        <w:ind w:left="1440" w:hanging="360"/>
        <w:rPr>
          <w:sz w:val="22"/>
          <w:szCs w:val="22"/>
        </w:rPr>
      </w:pPr>
      <w:commentRangeStart w:id="221"/>
      <w:r w:rsidDel="00000000" w:rsidR="00000000" w:rsidRPr="00000000">
        <w:rPr>
          <w:rtl w:val="0"/>
        </w:rPr>
        <w:t xml:space="preserve">more episodic than is necessarily needed</w:t>
      </w:r>
      <w:commentRangeEnd w:id="221"/>
      <w:r w:rsidDel="00000000" w:rsidR="00000000" w:rsidRPr="00000000">
        <w:commentReference w:id="221"/>
      </w:r>
      <w:r w:rsidDel="00000000" w:rsidR="00000000" w:rsidRPr="00000000">
        <w:rPr>
          <w:rtl w:val="0"/>
        </w:rPr>
      </w:r>
    </w:p>
    <w:p w:rsidR="00000000" w:rsidDel="00000000" w:rsidP="00000000" w:rsidRDefault="00000000" w:rsidRPr="00000000" w14:paraId="00000554">
      <w:pPr>
        <w:numPr>
          <w:ilvl w:val="1"/>
          <w:numId w:val="62"/>
        </w:numPr>
        <w:ind w:left="1440" w:hanging="360"/>
        <w:rPr>
          <w:sz w:val="22"/>
          <w:szCs w:val="22"/>
        </w:rPr>
      </w:pPr>
      <w:r w:rsidDel="00000000" w:rsidR="00000000" w:rsidRPr="00000000">
        <w:rPr>
          <w:rtl w:val="0"/>
        </w:rPr>
        <w:t xml:space="preserve">how do we feather into other ongoing services / satellite missions</w:t>
      </w:r>
    </w:p>
    <w:p w:rsidR="00000000" w:rsidDel="00000000" w:rsidP="00000000" w:rsidRDefault="00000000" w:rsidRPr="00000000" w14:paraId="00000555">
      <w:pPr>
        <w:numPr>
          <w:ilvl w:val="2"/>
          <w:numId w:val="62"/>
        </w:numPr>
        <w:ind w:left="2160" w:hanging="360"/>
        <w:rPr>
          <w:sz w:val="22"/>
          <w:szCs w:val="22"/>
        </w:rPr>
      </w:pPr>
      <w:r w:rsidDel="00000000" w:rsidR="00000000" w:rsidRPr="00000000">
        <w:rPr>
          <w:rtl w:val="0"/>
        </w:rPr>
        <w:t xml:space="preserve">E.g. SAR training / readiness for SERVIR</w:t>
      </w:r>
    </w:p>
    <w:p w:rsidR="00000000" w:rsidDel="00000000" w:rsidP="00000000" w:rsidRDefault="00000000" w:rsidRPr="00000000" w14:paraId="00000556">
      <w:pPr>
        <w:numPr>
          <w:ilvl w:val="3"/>
          <w:numId w:val="62"/>
        </w:numPr>
        <w:ind w:left="2880" w:hanging="360"/>
        <w:rPr>
          <w:sz w:val="22"/>
          <w:szCs w:val="22"/>
        </w:rPr>
      </w:pPr>
      <w:r w:rsidDel="00000000" w:rsidR="00000000" w:rsidRPr="00000000">
        <w:rPr>
          <w:rtl w:val="0"/>
        </w:rPr>
        <w:t xml:space="preserve">Engage in something simliar for hyperspectral w relevant mission leads</w:t>
      </w:r>
    </w:p>
    <w:p w:rsidR="00000000" w:rsidDel="00000000" w:rsidP="00000000" w:rsidRDefault="00000000" w:rsidRPr="00000000" w14:paraId="00000557">
      <w:pPr>
        <w:numPr>
          <w:ilvl w:val="1"/>
          <w:numId w:val="62"/>
        </w:numPr>
        <w:ind w:left="1440" w:hanging="360"/>
        <w:rPr>
          <w:sz w:val="22"/>
          <w:szCs w:val="22"/>
        </w:rPr>
      </w:pPr>
      <w:r w:rsidDel="00000000" w:rsidR="00000000" w:rsidRPr="00000000">
        <w:rPr>
          <w:rtl w:val="0"/>
        </w:rPr>
        <w:t xml:space="preserve">can use the airborne campaign as candy </w:t>
      </w:r>
    </w:p>
    <w:p w:rsidR="00000000" w:rsidDel="00000000" w:rsidP="00000000" w:rsidRDefault="00000000" w:rsidRPr="00000000" w14:paraId="00000558">
      <w:pPr>
        <w:numPr>
          <w:ilvl w:val="1"/>
          <w:numId w:val="62"/>
        </w:numPr>
        <w:ind w:left="1440" w:hanging="360"/>
        <w:rPr>
          <w:sz w:val="22"/>
          <w:szCs w:val="22"/>
        </w:rPr>
      </w:pPr>
      <w:r w:rsidDel="00000000" w:rsidR="00000000" w:rsidRPr="00000000">
        <w:rPr>
          <w:rtl w:val="0"/>
        </w:rPr>
        <w:t xml:space="preserve">training before, after, alongside</w:t>
      </w:r>
    </w:p>
    <w:p w:rsidR="00000000" w:rsidDel="00000000" w:rsidP="00000000" w:rsidRDefault="00000000" w:rsidRPr="00000000" w14:paraId="00000559">
      <w:pPr>
        <w:numPr>
          <w:ilvl w:val="1"/>
          <w:numId w:val="62"/>
        </w:numPr>
        <w:ind w:left="1440" w:hanging="360"/>
        <w:rPr>
          <w:sz w:val="22"/>
          <w:szCs w:val="22"/>
        </w:rPr>
      </w:pPr>
      <w:r w:rsidDel="00000000" w:rsidR="00000000" w:rsidRPr="00000000">
        <w:rPr>
          <w:rtl w:val="0"/>
        </w:rPr>
        <w:t xml:space="preserve">Focus on operational data - already in the DAAC, as opposed to simulated data</w:t>
      </w:r>
    </w:p>
    <w:p w:rsidR="00000000" w:rsidDel="00000000" w:rsidP="00000000" w:rsidRDefault="00000000" w:rsidRPr="00000000" w14:paraId="0000055A">
      <w:pPr>
        <w:numPr>
          <w:ilvl w:val="2"/>
          <w:numId w:val="62"/>
        </w:numPr>
        <w:ind w:left="2160" w:hanging="360"/>
        <w:rPr>
          <w:sz w:val="22"/>
          <w:szCs w:val="22"/>
        </w:rPr>
      </w:pPr>
      <w:r w:rsidDel="00000000" w:rsidR="00000000" w:rsidRPr="00000000">
        <w:rPr>
          <w:rtl w:val="0"/>
        </w:rPr>
        <w:t xml:space="preserve">Not so much early adopters workshops (e.g., for NISAR) </w:t>
      </w:r>
    </w:p>
    <w:p w:rsidR="00000000" w:rsidDel="00000000" w:rsidP="00000000" w:rsidRDefault="00000000" w:rsidRPr="00000000" w14:paraId="0000055B">
      <w:pPr>
        <w:numPr>
          <w:ilvl w:val="2"/>
          <w:numId w:val="62"/>
        </w:numPr>
        <w:ind w:left="2160" w:hanging="360"/>
        <w:rPr>
          <w:sz w:val="22"/>
          <w:szCs w:val="22"/>
        </w:rPr>
      </w:pPr>
      <w:r w:rsidDel="00000000" w:rsidR="00000000" w:rsidRPr="00000000">
        <w:rPr>
          <w:rtl w:val="0"/>
        </w:rPr>
        <w:t xml:space="preserve">Nancy tries to keep ARSET out of 'simulated data' space</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commentRangeStart w:id="222"/>
      <w:r w:rsidDel="00000000" w:rsidR="00000000" w:rsidRPr="00000000">
        <w:rPr>
          <w:rtl w:val="0"/>
        </w:rPr>
        <w:t xml:space="preserve">Applications that have the potential to be advanced by PANGEA</w:t>
      </w:r>
      <w:commentRangeEnd w:id="222"/>
      <w:r w:rsidDel="00000000" w:rsidR="00000000" w:rsidRPr="00000000">
        <w:commentReference w:id="222"/>
      </w:r>
      <w:r w:rsidDel="00000000" w:rsidR="00000000" w:rsidRPr="00000000">
        <w:rPr>
          <w:rtl w:val="0"/>
        </w:rPr>
      </w:r>
    </w:p>
    <w:p w:rsidR="00000000" w:rsidDel="00000000" w:rsidP="00000000" w:rsidRDefault="00000000" w:rsidRPr="00000000" w14:paraId="0000055E">
      <w:pPr>
        <w:numPr>
          <w:ilvl w:val="0"/>
          <w:numId w:val="18"/>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55F">
      <w:pPr>
        <w:numPr>
          <w:ilvl w:val="1"/>
          <w:numId w:val="18"/>
        </w:numPr>
        <w:spacing w:line="240" w:lineRule="auto"/>
        <w:ind w:left="1440" w:hanging="360"/>
      </w:pPr>
      <w:r w:rsidDel="00000000" w:rsidR="00000000" w:rsidRPr="00000000">
        <w:rPr>
          <w:rtl w:val="0"/>
        </w:rPr>
        <w:t xml:space="preserve">Standards, uncertainties, harmonization </w:t>
      </w:r>
    </w:p>
    <w:p w:rsidR="00000000" w:rsidDel="00000000" w:rsidP="00000000" w:rsidRDefault="00000000" w:rsidRPr="00000000" w14:paraId="00000560">
      <w:pPr>
        <w:numPr>
          <w:ilvl w:val="1"/>
          <w:numId w:val="18"/>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561">
      <w:pPr>
        <w:numPr>
          <w:ilvl w:val="0"/>
          <w:numId w:val="18"/>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562">
      <w:pPr>
        <w:numPr>
          <w:ilvl w:val="0"/>
          <w:numId w:val="18"/>
        </w:numPr>
        <w:spacing w:line="240" w:lineRule="auto"/>
        <w:ind w:left="720" w:hanging="360"/>
      </w:pPr>
      <w:r w:rsidDel="00000000" w:rsidR="00000000" w:rsidRPr="00000000">
        <w:rPr>
          <w:rtl w:val="0"/>
        </w:rPr>
        <w:t xml:space="preserve">Biodiversity Conservation </w:t>
      </w:r>
    </w:p>
    <w:p w:rsidR="00000000" w:rsidDel="00000000" w:rsidP="00000000" w:rsidRDefault="00000000" w:rsidRPr="00000000" w14:paraId="00000563">
      <w:pPr>
        <w:numPr>
          <w:ilvl w:val="1"/>
          <w:numId w:val="18"/>
        </w:numPr>
        <w:spacing w:line="240" w:lineRule="auto"/>
        <w:ind w:left="1440" w:hanging="360"/>
      </w:pPr>
      <w:r w:rsidDel="00000000" w:rsidR="00000000" w:rsidRPr="00000000">
        <w:rPr>
          <w:rtl w:val="0"/>
        </w:rPr>
        <w:t xml:space="preserve">IPBES and Convention on Biological Diversity </w:t>
      </w:r>
    </w:p>
    <w:p w:rsidR="00000000" w:rsidDel="00000000" w:rsidP="00000000" w:rsidRDefault="00000000" w:rsidRPr="00000000" w14:paraId="00000564">
      <w:pPr>
        <w:numPr>
          <w:ilvl w:val="0"/>
          <w:numId w:val="18"/>
        </w:numPr>
        <w:spacing w:line="240" w:lineRule="auto"/>
        <w:ind w:left="720" w:hanging="360"/>
      </w:pPr>
      <w:r w:rsidDel="00000000" w:rsidR="00000000" w:rsidRPr="00000000">
        <w:rPr>
          <w:rtl w:val="0"/>
        </w:rPr>
        <w:t xml:space="preserve">Sustainable agriculture and deforestation-free supply chains</w:t>
      </w:r>
    </w:p>
    <w:p w:rsidR="00000000" w:rsidDel="00000000" w:rsidP="00000000" w:rsidRDefault="00000000" w:rsidRPr="00000000" w14:paraId="00000565">
      <w:pPr>
        <w:numPr>
          <w:ilvl w:val="1"/>
          <w:numId w:val="18"/>
        </w:numPr>
        <w:spacing w:line="240" w:lineRule="auto"/>
        <w:ind w:left="1440" w:hanging="360"/>
      </w:pPr>
      <w:r w:rsidDel="00000000" w:rsidR="00000000" w:rsidRPr="00000000">
        <w:rPr>
          <w:rtl w:val="0"/>
        </w:rPr>
        <w:t xml:space="preserve">Yield and crop type mapping</w:t>
      </w:r>
    </w:p>
    <w:p w:rsidR="00000000" w:rsidDel="00000000" w:rsidP="00000000" w:rsidRDefault="00000000" w:rsidRPr="00000000" w14:paraId="00000566">
      <w:pPr>
        <w:numPr>
          <w:ilvl w:val="1"/>
          <w:numId w:val="18"/>
        </w:numPr>
        <w:spacing w:line="240" w:lineRule="auto"/>
        <w:ind w:left="1440" w:hanging="360"/>
      </w:pPr>
      <w:r w:rsidDel="00000000" w:rsidR="00000000" w:rsidRPr="00000000">
        <w:rPr>
          <w:rtl w:val="0"/>
        </w:rPr>
        <w:t xml:space="preserve">Water use and supply</w:t>
      </w:r>
    </w:p>
    <w:p w:rsidR="00000000" w:rsidDel="00000000" w:rsidP="00000000" w:rsidRDefault="00000000" w:rsidRPr="00000000" w14:paraId="00000567">
      <w:pPr>
        <w:numPr>
          <w:ilvl w:val="1"/>
          <w:numId w:val="18"/>
        </w:numPr>
        <w:spacing w:line="240" w:lineRule="auto"/>
        <w:ind w:left="1440" w:hanging="360"/>
      </w:pPr>
      <w:r w:rsidDel="00000000" w:rsidR="00000000" w:rsidRPr="00000000">
        <w:rPr>
          <w:rtl w:val="0"/>
        </w:rPr>
        <w:t xml:space="preserve">Precision ag</w:t>
      </w:r>
    </w:p>
    <w:p w:rsidR="00000000" w:rsidDel="00000000" w:rsidP="00000000" w:rsidRDefault="00000000" w:rsidRPr="00000000" w14:paraId="00000568">
      <w:pPr>
        <w:numPr>
          <w:ilvl w:val="0"/>
          <w:numId w:val="18"/>
        </w:numPr>
        <w:spacing w:line="240" w:lineRule="auto"/>
        <w:ind w:left="720" w:hanging="360"/>
      </w:pPr>
      <w:r w:rsidDel="00000000" w:rsidR="00000000" w:rsidRPr="00000000">
        <w:rPr>
          <w:rtl w:val="0"/>
        </w:rPr>
        <w:t xml:space="preserve">Supply chain traceability and management / Supply chains / Value chains - EUDR</w:t>
      </w:r>
    </w:p>
    <w:p w:rsidR="00000000" w:rsidDel="00000000" w:rsidP="00000000" w:rsidRDefault="00000000" w:rsidRPr="00000000" w14:paraId="00000569">
      <w:pPr>
        <w:numPr>
          <w:ilvl w:val="0"/>
          <w:numId w:val="18"/>
        </w:numPr>
        <w:spacing w:line="240" w:lineRule="auto"/>
        <w:ind w:left="720" w:hanging="360"/>
      </w:pPr>
      <w:r w:rsidDel="00000000" w:rsidR="00000000" w:rsidRPr="00000000">
        <w:rPr>
          <w:rtl w:val="0"/>
        </w:rPr>
        <w:t xml:space="preserve">Deforestation and degradation alerts - associated with drivers?</w:t>
      </w:r>
    </w:p>
    <w:p w:rsidR="00000000" w:rsidDel="00000000" w:rsidP="00000000" w:rsidRDefault="00000000" w:rsidRPr="00000000" w14:paraId="0000056A">
      <w:pPr>
        <w:numPr>
          <w:ilvl w:val="1"/>
          <w:numId w:val="18"/>
        </w:numPr>
        <w:spacing w:line="240" w:lineRule="auto"/>
        <w:ind w:left="1440" w:hanging="360"/>
      </w:pPr>
      <w:r w:rsidDel="00000000" w:rsidR="00000000" w:rsidRPr="00000000">
        <w:rPr>
          <w:rtl w:val="0"/>
        </w:rPr>
        <w:t xml:space="preserve">Mining, roads, urbanization, etc. to be used by local and Indigenous communities and/or jurisdictional governments</w:t>
      </w:r>
    </w:p>
    <w:p w:rsidR="00000000" w:rsidDel="00000000" w:rsidP="00000000" w:rsidRDefault="00000000" w:rsidRPr="00000000" w14:paraId="0000056B">
      <w:pPr>
        <w:numPr>
          <w:ilvl w:val="0"/>
          <w:numId w:val="18"/>
        </w:numPr>
        <w:spacing w:line="240" w:lineRule="auto"/>
        <w:ind w:left="720" w:hanging="360"/>
      </w:pPr>
      <w:r w:rsidDel="00000000" w:rsidR="00000000" w:rsidRPr="00000000">
        <w:rPr>
          <w:rtl w:val="0"/>
        </w:rPr>
        <w:t xml:space="preserve">Bioeconomy </w:t>
      </w:r>
    </w:p>
    <w:p w:rsidR="00000000" w:rsidDel="00000000" w:rsidP="00000000" w:rsidRDefault="00000000" w:rsidRPr="00000000" w14:paraId="0000056C">
      <w:pPr>
        <w:numPr>
          <w:ilvl w:val="1"/>
          <w:numId w:val="18"/>
        </w:numPr>
        <w:spacing w:line="240" w:lineRule="auto"/>
        <w:ind w:left="1440" w:hanging="360"/>
      </w:pPr>
      <w:r w:rsidDel="00000000" w:rsidR="00000000" w:rsidRPr="00000000">
        <w:rPr>
          <w:rtl w:val="0"/>
        </w:rPr>
        <w:t xml:space="preserve">Non-timber forest products</w:t>
      </w:r>
    </w:p>
    <w:p w:rsidR="00000000" w:rsidDel="00000000" w:rsidP="00000000" w:rsidRDefault="00000000" w:rsidRPr="00000000" w14:paraId="0000056D">
      <w:pPr>
        <w:numPr>
          <w:ilvl w:val="0"/>
          <w:numId w:val="18"/>
        </w:numPr>
        <w:spacing w:line="240" w:lineRule="auto"/>
        <w:ind w:left="720" w:hanging="360"/>
      </w:pPr>
      <w:r w:rsidDel="00000000" w:rsidR="00000000" w:rsidRPr="00000000">
        <w:rPr>
          <w:rtl w:val="0"/>
        </w:rPr>
        <w:t xml:space="preserve">Restoration </w:t>
      </w:r>
    </w:p>
    <w:p w:rsidR="00000000" w:rsidDel="00000000" w:rsidP="00000000" w:rsidRDefault="00000000" w:rsidRPr="00000000" w14:paraId="0000056E">
      <w:pPr>
        <w:numPr>
          <w:ilvl w:val="0"/>
          <w:numId w:val="18"/>
        </w:numPr>
        <w:spacing w:line="240" w:lineRule="auto"/>
        <w:ind w:left="720" w:hanging="360"/>
      </w:pPr>
      <w:r w:rsidDel="00000000" w:rsidR="00000000" w:rsidRPr="00000000">
        <w:rPr>
          <w:rtl w:val="0"/>
        </w:rPr>
        <w:t xml:space="preserve">Ecosystem service mapping</w:t>
      </w:r>
    </w:p>
    <w:p w:rsidR="00000000" w:rsidDel="00000000" w:rsidP="00000000" w:rsidRDefault="00000000" w:rsidRPr="00000000" w14:paraId="0000056F">
      <w:pPr>
        <w:numPr>
          <w:ilvl w:val="1"/>
          <w:numId w:val="18"/>
        </w:numPr>
        <w:spacing w:line="240" w:lineRule="auto"/>
        <w:ind w:left="1440" w:hanging="360"/>
      </w:pPr>
      <w:r w:rsidDel="00000000" w:rsidR="00000000" w:rsidRPr="00000000">
        <w:rPr>
          <w:rtl w:val="0"/>
        </w:rPr>
        <w:t xml:space="preserve">What ecosystem services are readily mappable via remote sensing and/or integration with ancillary data and information (LEK, TEK, IEK)?</w:t>
      </w:r>
    </w:p>
    <w:p w:rsidR="00000000" w:rsidDel="00000000" w:rsidP="00000000" w:rsidRDefault="00000000" w:rsidRPr="00000000" w14:paraId="00000570">
      <w:pPr>
        <w:numPr>
          <w:ilvl w:val="1"/>
          <w:numId w:val="18"/>
        </w:numPr>
        <w:spacing w:line="240" w:lineRule="auto"/>
        <w:ind w:left="1440" w:hanging="360"/>
      </w:pPr>
      <w:r w:rsidDel="00000000" w:rsidR="00000000" w:rsidRPr="00000000">
        <w:rPr>
          <w:rtl w:val="0"/>
        </w:rPr>
        <w:t xml:space="preserve">What ecosystem service mapping capabilities could be advanced by PANGEA?</w:t>
      </w:r>
    </w:p>
    <w:p w:rsidR="00000000" w:rsidDel="00000000" w:rsidP="00000000" w:rsidRDefault="00000000" w:rsidRPr="00000000" w14:paraId="00000571">
      <w:pPr>
        <w:numPr>
          <w:ilvl w:val="0"/>
          <w:numId w:val="18"/>
        </w:numPr>
        <w:spacing w:line="240" w:lineRule="auto"/>
        <w:ind w:left="720" w:hanging="360"/>
      </w:pPr>
      <w:r w:rsidDel="00000000" w:rsidR="00000000" w:rsidRPr="00000000">
        <w:rPr>
          <w:rtl w:val="0"/>
        </w:rPr>
        <w:t xml:space="preserve">Disaster Alerts &amp; Response</w:t>
      </w:r>
    </w:p>
    <w:p w:rsidR="00000000" w:rsidDel="00000000" w:rsidP="00000000" w:rsidRDefault="00000000" w:rsidRPr="00000000" w14:paraId="00000572">
      <w:pPr>
        <w:numPr>
          <w:ilvl w:val="1"/>
          <w:numId w:val="18"/>
        </w:numPr>
        <w:spacing w:line="240" w:lineRule="auto"/>
        <w:ind w:left="1440" w:hanging="360"/>
      </w:pPr>
      <w:r w:rsidDel="00000000" w:rsidR="00000000" w:rsidRPr="00000000">
        <w:rPr>
          <w:rtl w:val="0"/>
        </w:rPr>
        <w:t xml:space="preserve">Fires</w:t>
      </w:r>
    </w:p>
    <w:p w:rsidR="00000000" w:rsidDel="00000000" w:rsidP="00000000" w:rsidRDefault="00000000" w:rsidRPr="00000000" w14:paraId="00000573">
      <w:pPr>
        <w:numPr>
          <w:ilvl w:val="1"/>
          <w:numId w:val="18"/>
        </w:numPr>
        <w:spacing w:line="240" w:lineRule="auto"/>
        <w:ind w:left="1440" w:hanging="360"/>
      </w:pPr>
      <w:r w:rsidDel="00000000" w:rsidR="00000000" w:rsidRPr="00000000">
        <w:rPr>
          <w:rtl w:val="0"/>
        </w:rPr>
        <w:t xml:space="preserve">Flooding</w:t>
      </w:r>
    </w:p>
    <w:p w:rsidR="00000000" w:rsidDel="00000000" w:rsidP="00000000" w:rsidRDefault="00000000" w:rsidRPr="00000000" w14:paraId="00000574">
      <w:pPr>
        <w:numPr>
          <w:ilvl w:val="0"/>
          <w:numId w:val="18"/>
        </w:numPr>
        <w:spacing w:line="240" w:lineRule="auto"/>
        <w:ind w:left="720" w:hanging="360"/>
      </w:pPr>
      <w:r w:rsidDel="00000000" w:rsidR="00000000" w:rsidRPr="00000000">
        <w:rPr>
          <w:rtl w:val="0"/>
        </w:rPr>
        <w:t xml:space="preserve">Weather prediction</w:t>
      </w:r>
    </w:p>
    <w:p w:rsidR="00000000" w:rsidDel="00000000" w:rsidP="00000000" w:rsidRDefault="00000000" w:rsidRPr="00000000" w14:paraId="00000575">
      <w:pPr>
        <w:numPr>
          <w:ilvl w:val="0"/>
          <w:numId w:val="18"/>
        </w:numPr>
        <w:spacing w:line="240" w:lineRule="auto"/>
        <w:ind w:left="720" w:hanging="360"/>
      </w:pPr>
      <w:r w:rsidDel="00000000" w:rsidR="00000000" w:rsidRPr="00000000">
        <w:rPr>
          <w:rtl w:val="0"/>
        </w:rPr>
        <w:t xml:space="preserve">Empowering and elevating Indigenous, local, and traditional communities</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numPr>
          <w:ilvl w:val="0"/>
          <w:numId w:val="14"/>
        </w:numPr>
        <w:ind w:left="720" w:hanging="360"/>
        <w:rPr>
          <w:sz w:val="22"/>
          <w:szCs w:val="22"/>
        </w:rPr>
      </w:pPr>
      <w:r w:rsidDel="00000000" w:rsidR="00000000" w:rsidRPr="00000000">
        <w:rPr>
          <w:rtl w:val="0"/>
        </w:rPr>
        <w:t xml:space="preserve">Integration of RS data with LEK, IEK, and TEK</w:t>
      </w:r>
    </w:p>
    <w:p w:rsidR="00000000" w:rsidDel="00000000" w:rsidP="00000000" w:rsidRDefault="00000000" w:rsidRPr="00000000" w14:paraId="00000578">
      <w:pPr>
        <w:pStyle w:val="Heading2"/>
        <w:rPr/>
      </w:pPr>
      <w:bookmarkStart w:colFirst="0" w:colLast="0" w:name="_8t6ay0v9gizk" w:id="53"/>
      <w:bookmarkEnd w:id="53"/>
      <w:r w:rsidDel="00000000" w:rsidR="00000000" w:rsidRPr="00000000">
        <w:rPr>
          <w:rtl w:val="0"/>
        </w:rPr>
        <w:t xml:space="preserve">9. </w:t>
      </w:r>
      <w:commentRangeStart w:id="223"/>
      <w:r w:rsidDel="00000000" w:rsidR="00000000" w:rsidRPr="00000000">
        <w:rPr>
          <w:rtl w:val="0"/>
        </w:rPr>
        <w:t xml:space="preserve">Capacity</w:t>
      </w:r>
      <w:commentRangeEnd w:id="223"/>
      <w:r w:rsidDel="00000000" w:rsidR="00000000" w:rsidRPr="00000000">
        <w:commentReference w:id="223"/>
      </w:r>
      <w:r w:rsidDel="00000000" w:rsidR="00000000" w:rsidRPr="00000000">
        <w:rPr>
          <w:rtl w:val="0"/>
        </w:rPr>
        <w:t xml:space="preserve"> Building, Training, and Education</w:t>
      </w:r>
    </w:p>
    <w:p w:rsidR="00000000" w:rsidDel="00000000" w:rsidP="00000000" w:rsidRDefault="00000000" w:rsidRPr="00000000" w14:paraId="00000579">
      <w:pPr>
        <w:numPr>
          <w:ilvl w:val="0"/>
          <w:numId w:val="40"/>
        </w:numPr>
        <w:ind w:left="720" w:hanging="360"/>
        <w:rPr>
          <w:sz w:val="22"/>
          <w:szCs w:val="22"/>
        </w:rPr>
      </w:pPr>
      <w:r w:rsidDel="00000000" w:rsidR="00000000" w:rsidRPr="00000000">
        <w:rPr>
          <w:rtl w:val="0"/>
        </w:rPr>
        <w:t xml:space="preserve">Address capacity building</w:t>
      </w:r>
    </w:p>
    <w:p w:rsidR="00000000" w:rsidDel="00000000" w:rsidP="00000000" w:rsidRDefault="00000000" w:rsidRPr="00000000" w14:paraId="0000057A">
      <w:pPr>
        <w:numPr>
          <w:ilvl w:val="0"/>
          <w:numId w:val="40"/>
        </w:numPr>
        <w:ind w:left="720" w:hanging="360"/>
        <w:rPr>
          <w:sz w:val="22"/>
          <w:szCs w:val="22"/>
        </w:rPr>
      </w:pPr>
      <w:r w:rsidDel="00000000" w:rsidR="00000000" w:rsidRPr="00000000">
        <w:rPr>
          <w:rtl w:val="0"/>
        </w:rPr>
        <w:t xml:space="preserve">Training that goes </w:t>
      </w:r>
      <w:r w:rsidDel="00000000" w:rsidR="00000000" w:rsidRPr="00000000">
        <w:rPr>
          <w:rtl w:val="0"/>
        </w:rPr>
        <w:t xml:space="preserve">beyond data collection - learn to collaborate, plan, write papers, write grants, do analysis </w:t>
      </w:r>
    </w:p>
    <w:p w:rsidR="00000000" w:rsidDel="00000000" w:rsidP="00000000" w:rsidRDefault="00000000" w:rsidRPr="00000000" w14:paraId="0000057B">
      <w:pPr>
        <w:numPr>
          <w:ilvl w:val="0"/>
          <w:numId w:val="40"/>
        </w:numPr>
        <w:ind w:left="720" w:hanging="360"/>
        <w:rPr/>
      </w:pPr>
      <w:commentRangeStart w:id="224"/>
      <w:r w:rsidDel="00000000" w:rsidR="00000000" w:rsidRPr="00000000">
        <w:rPr>
          <w:highlight w:val="white"/>
          <w:rtl w:val="0"/>
        </w:rPr>
        <w:t xml:space="preserve">Workforce development</w:t>
      </w:r>
      <w:commentRangeEnd w:id="224"/>
      <w:r w:rsidDel="00000000" w:rsidR="00000000" w:rsidRPr="00000000">
        <w:commentReference w:id="224"/>
      </w:r>
      <w:r w:rsidDel="00000000" w:rsidR="00000000" w:rsidRPr="00000000">
        <w:rPr>
          <w:highlight w:val="white"/>
          <w:rtl w:val="0"/>
        </w:rPr>
        <w:t xml:space="preserve">, particularly, in the areas of emerging technologies such as machine learning and artificial intelligence (in addition to RS)</w:t>
      </w:r>
    </w:p>
    <w:p w:rsidR="00000000" w:rsidDel="00000000" w:rsidP="00000000" w:rsidRDefault="00000000" w:rsidRPr="00000000" w14:paraId="0000057C">
      <w:pPr>
        <w:numPr>
          <w:ilvl w:val="1"/>
          <w:numId w:val="40"/>
        </w:numPr>
        <w:ind w:left="1440" w:hanging="360"/>
        <w:rPr>
          <w:highlight w:val="white"/>
        </w:rPr>
      </w:pPr>
      <w:r w:rsidDel="00000000" w:rsidR="00000000" w:rsidRPr="00000000">
        <w:rPr>
          <w:highlight w:val="white"/>
          <w:rtl w:val="0"/>
        </w:rPr>
        <w:t xml:space="preserve">Emphasize that PANGEA will count on the participation of researchers from </w:t>
      </w:r>
      <w:commentRangeStart w:id="225"/>
      <w:r w:rsidDel="00000000" w:rsidR="00000000" w:rsidRPr="00000000">
        <w:rPr>
          <w:highlight w:val="white"/>
          <w:rtl w:val="0"/>
        </w:rPr>
        <w:t xml:space="preserve">EPSCoR </w:t>
      </w:r>
      <w:commentRangeEnd w:id="225"/>
      <w:r w:rsidDel="00000000" w:rsidR="00000000" w:rsidRPr="00000000">
        <w:commentReference w:id="225"/>
      </w:r>
      <w:r w:rsidDel="00000000" w:rsidR="00000000" w:rsidRPr="00000000">
        <w:rPr>
          <w:highlight w:val="white"/>
          <w:rtl w:val="0"/>
        </w:rPr>
        <w:t xml:space="preserve">states as a part of NSF’s Broadening Participation portfolio.</w:t>
      </w:r>
    </w:p>
    <w:p w:rsidR="00000000" w:rsidDel="00000000" w:rsidP="00000000" w:rsidRDefault="00000000" w:rsidRPr="00000000" w14:paraId="0000057D">
      <w:pPr>
        <w:numPr>
          <w:ilvl w:val="1"/>
          <w:numId w:val="40"/>
        </w:numPr>
        <w:ind w:left="1440" w:hanging="360"/>
        <w:rPr>
          <w:highlight w:val="white"/>
          <w:u w:val="none"/>
        </w:rPr>
      </w:pPr>
      <w:r w:rsidDel="00000000" w:rsidR="00000000" w:rsidRPr="00000000">
        <w:rPr>
          <w:highlight w:val="white"/>
          <w:rtl w:val="0"/>
        </w:rPr>
        <w:t xml:space="preserve">Work with NASA ARSET and </w:t>
      </w:r>
      <w:hyperlink r:id="rId121">
        <w:r w:rsidDel="00000000" w:rsidR="00000000" w:rsidRPr="00000000">
          <w:rPr>
            <w:color w:val="1155cc"/>
            <w:highlight w:val="white"/>
            <w:u w:val="single"/>
            <w:rtl w:val="0"/>
          </w:rPr>
          <w:t xml:space="preserve">NSF RISE</w:t>
        </w:r>
      </w:hyperlink>
      <w:r w:rsidDel="00000000" w:rsidR="00000000" w:rsidRPr="00000000">
        <w:rPr>
          <w:highlight w:val="white"/>
          <w:rtl w:val="0"/>
        </w:rPr>
        <w:t xml:space="preserve"> programs</w:t>
      </w:r>
    </w:p>
    <w:p w:rsidR="00000000" w:rsidDel="00000000" w:rsidP="00000000" w:rsidRDefault="00000000" w:rsidRPr="00000000" w14:paraId="0000057E">
      <w:pPr>
        <w:numPr>
          <w:ilvl w:val="0"/>
          <w:numId w:val="40"/>
        </w:numPr>
        <w:ind w:left="720" w:hanging="360"/>
        <w:rPr>
          <w:highlight w:val="white"/>
          <w:u w:val="none"/>
        </w:rPr>
      </w:pPr>
      <w:r w:rsidDel="00000000" w:rsidR="00000000" w:rsidRPr="00000000">
        <w:rPr>
          <w:highlight w:val="white"/>
          <w:rtl w:val="0"/>
        </w:rPr>
        <w:t xml:space="preserve">GLOBE: </w:t>
      </w:r>
      <w:hyperlink r:id="rId122">
        <w:r w:rsidDel="00000000" w:rsidR="00000000" w:rsidRPr="00000000">
          <w:rPr>
            <w:color w:val="1155cc"/>
            <w:highlight w:val="white"/>
            <w:u w:val="single"/>
            <w:rtl w:val="0"/>
          </w:rPr>
          <w:t xml:space="preserve">https://www.globe.gov/</w:t>
        </w:r>
      </w:hyperlink>
      <w:r w:rsidDel="00000000" w:rsidR="00000000" w:rsidRPr="00000000">
        <w:rPr>
          <w:highlight w:val="white"/>
          <w:rtl w:val="0"/>
        </w:rPr>
        <w:t xml:space="preserve"> </w:t>
      </w:r>
    </w:p>
    <w:p w:rsidR="00000000" w:rsidDel="00000000" w:rsidP="00000000" w:rsidRDefault="00000000" w:rsidRPr="00000000" w14:paraId="0000057F">
      <w:pPr>
        <w:numPr>
          <w:ilvl w:val="1"/>
          <w:numId w:val="40"/>
        </w:numPr>
        <w:ind w:left="1440" w:hanging="360"/>
        <w:rPr>
          <w:highlight w:val="white"/>
          <w:u w:val="none"/>
        </w:rPr>
      </w:pPr>
      <w:r w:rsidDel="00000000" w:rsidR="00000000" w:rsidRPr="00000000">
        <w:rPr>
          <w:highlight w:val="white"/>
          <w:rtl w:val="0"/>
        </w:rPr>
        <w:t xml:space="preserve">Support schools and teachers in landscapes to participate in GLOBE</w:t>
      </w:r>
    </w:p>
    <w:p w:rsidR="00000000" w:rsidDel="00000000" w:rsidP="00000000" w:rsidRDefault="00000000" w:rsidRPr="00000000" w14:paraId="00000580">
      <w:pPr>
        <w:numPr>
          <w:ilvl w:val="1"/>
          <w:numId w:val="40"/>
        </w:numPr>
        <w:ind w:left="1440" w:hanging="360"/>
        <w:rPr>
          <w:highlight w:val="white"/>
        </w:rPr>
      </w:pPr>
      <w:r w:rsidDel="00000000" w:rsidR="00000000" w:rsidRPr="00000000">
        <w:rPr>
          <w:highlight w:val="white"/>
          <w:rtl w:val="0"/>
        </w:rPr>
        <w:t xml:space="preserve">Engage and connect elementary school students across the globe</w:t>
      </w:r>
    </w:p>
    <w:p w:rsidR="00000000" w:rsidDel="00000000" w:rsidP="00000000" w:rsidRDefault="00000000" w:rsidRPr="00000000" w14:paraId="00000581">
      <w:pPr>
        <w:numPr>
          <w:ilvl w:val="0"/>
          <w:numId w:val="40"/>
        </w:numPr>
        <w:ind w:left="720" w:hanging="360"/>
        <w:rPr>
          <w:highlight w:val="white"/>
          <w:u w:val="none"/>
        </w:rPr>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hyperlink r:id="rId123">
        <w:r w:rsidDel="00000000" w:rsidR="00000000" w:rsidRPr="00000000">
          <w:rPr>
            <w:color w:val="1155cc"/>
            <w:u w:val="single"/>
            <w:rtl w:val="0"/>
          </w:rPr>
          <w:t xml:space="preserve">GOLD-EN</w:t>
        </w:r>
      </w:hyperlink>
      <w:r w:rsidDel="00000000" w:rsidR="00000000" w:rsidRPr="00000000">
        <w:rPr>
          <w:rtl w:val="0"/>
        </w:rPr>
        <w:t xml:space="preserve">) - </w:t>
      </w:r>
      <w:r w:rsidDel="00000000" w:rsidR="00000000" w:rsidRPr="00000000">
        <w:rPr>
          <w:color w:val="1b1b1b"/>
          <w:highlight w:val="white"/>
          <w:rtl w:val="0"/>
        </w:rPr>
        <w:t xml:space="preserve">Supports creating a network of professionals to implement evidence-based best practices and resources that improve diversity, equity and inclusion within the geosciences</w:t>
      </w:r>
    </w:p>
    <w:p w:rsidR="00000000" w:rsidDel="00000000" w:rsidP="00000000" w:rsidRDefault="00000000" w:rsidRPr="00000000" w14:paraId="00000582">
      <w:pPr>
        <w:rPr>
          <w:color w:val="1b1b1b"/>
          <w:highlight w:val="white"/>
        </w:rPr>
      </w:pPr>
      <w:r w:rsidDel="00000000" w:rsidR="00000000" w:rsidRPr="00000000">
        <w:rPr>
          <w:rtl w:val="0"/>
        </w:rPr>
      </w:r>
    </w:p>
    <w:p w:rsidR="00000000" w:rsidDel="00000000" w:rsidP="00000000" w:rsidRDefault="00000000" w:rsidRPr="00000000" w14:paraId="00000583">
      <w:pPr>
        <w:pStyle w:val="Heading2"/>
        <w:rPr/>
      </w:pPr>
      <w:bookmarkStart w:colFirst="0" w:colLast="0" w:name="_snqbbghpa3qt" w:id="54"/>
      <w:bookmarkEnd w:id="54"/>
      <w:r w:rsidDel="00000000" w:rsidR="00000000" w:rsidRPr="00000000">
        <w:rPr>
          <w:rtl w:val="0"/>
        </w:rPr>
        <w:t xml:space="preserve">10</w:t>
      </w:r>
      <w:r w:rsidDel="00000000" w:rsidR="00000000" w:rsidRPr="00000000">
        <w:rPr>
          <w:rtl w:val="0"/>
        </w:rPr>
        <w:t xml:space="preserve">. Risk and Risk Mitigation / Risk Assessment</w:t>
      </w:r>
    </w:p>
    <w:p w:rsidR="00000000" w:rsidDel="00000000" w:rsidP="00000000" w:rsidRDefault="00000000" w:rsidRPr="00000000" w14:paraId="00000584">
      <w:pPr>
        <w:rPr/>
      </w:pPr>
      <w:r w:rsidDel="00000000" w:rsidR="00000000" w:rsidRPr="00000000">
        <w:rPr>
          <w:rtl w:val="0"/>
        </w:rPr>
        <w:t xml:space="preserve">MvE: Co-developing projects and working equitably with IP&amp;LC can take a long time and ideally builds on long-standing relationships; it should also involve a plan for how to continue supporting communities beyond the duration of the project. It might be worth considering this as a 'risk' considering the potentially 'short' duration of Pangea field work. </w:t>
      </w:r>
    </w:p>
    <w:p w:rsidR="00000000" w:rsidDel="00000000" w:rsidP="00000000" w:rsidRDefault="00000000" w:rsidRPr="00000000" w14:paraId="00000585">
      <w:pPr>
        <w:pStyle w:val="Heading2"/>
        <w:rPr/>
      </w:pPr>
      <w:bookmarkStart w:colFirst="0" w:colLast="0" w:name="_c36m01esiuds" w:id="55"/>
      <w:bookmarkEnd w:id="55"/>
      <w:r w:rsidDel="00000000" w:rsidR="00000000" w:rsidRPr="00000000">
        <w:rPr>
          <w:rtl w:val="0"/>
        </w:rPr>
        <w:t xml:space="preserve">11. </w:t>
      </w:r>
      <w:commentRangeStart w:id="226"/>
      <w:r w:rsidDel="00000000" w:rsidR="00000000" w:rsidRPr="00000000">
        <w:rPr>
          <w:rtl w:val="0"/>
        </w:rPr>
        <w:t xml:space="preserve">References</w:t>
      </w:r>
      <w:commentRangeEnd w:id="226"/>
      <w:r w:rsidDel="00000000" w:rsidR="00000000" w:rsidRPr="00000000">
        <w:commentReference w:id="226"/>
      </w:r>
      <w:r w:rsidDel="00000000" w:rsidR="00000000" w:rsidRPr="00000000">
        <w:rPr>
          <w:rtl w:val="0"/>
        </w:rPr>
      </w:r>
    </w:p>
    <w:p w:rsidR="00000000" w:rsidDel="00000000" w:rsidP="00000000" w:rsidRDefault="00000000" w:rsidRPr="00000000" w14:paraId="00000586">
      <w:pPr>
        <w:pStyle w:val="Heading2"/>
        <w:rPr/>
      </w:pPr>
      <w:bookmarkStart w:colFirst="0" w:colLast="0" w:name="_z4vei7kqp4a" w:id="56"/>
      <w:bookmarkEnd w:id="56"/>
      <w:r w:rsidDel="00000000" w:rsidR="00000000" w:rsidRPr="00000000">
        <w:rPr>
          <w:rtl w:val="0"/>
        </w:rPr>
        <w:t xml:space="preserve">12. Figure and Photograph and Credits</w:t>
      </w:r>
    </w:p>
    <w:p w:rsidR="00000000" w:rsidDel="00000000" w:rsidP="00000000" w:rsidRDefault="00000000" w:rsidRPr="00000000" w14:paraId="00000587">
      <w:pPr>
        <w:pStyle w:val="Heading2"/>
        <w:rPr/>
      </w:pPr>
      <w:bookmarkStart w:colFirst="0" w:colLast="0" w:name="_crm1yggb334o" w:id="57"/>
      <w:bookmarkEnd w:id="57"/>
      <w:r w:rsidDel="00000000" w:rsidR="00000000" w:rsidRPr="00000000">
        <w:rPr>
          <w:rtl w:val="0"/>
        </w:rPr>
        <w:t xml:space="preserve">13. Glossary</w:t>
      </w:r>
    </w:p>
    <w:p w:rsidR="00000000" w:rsidDel="00000000" w:rsidP="00000000" w:rsidRDefault="00000000" w:rsidRPr="00000000" w14:paraId="00000588">
      <w:pPr>
        <w:spacing w:after="240" w:before="240" w:lineRule="auto"/>
        <w:ind w:left="0" w:firstLine="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 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589">
      <w:pPr>
        <w:numPr>
          <w:ilvl w:val="0"/>
          <w:numId w:val="16"/>
        </w:numPr>
        <w:spacing w:after="240" w:before="240" w:lineRule="auto"/>
        <w:ind w:left="720" w:hanging="360"/>
      </w:pPr>
      <w:r w:rsidDel="00000000" w:rsidR="00000000" w:rsidRPr="00000000">
        <w:rPr>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58A">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hyperlink r:id="rId124">
        <w:r w:rsidDel="00000000" w:rsidR="00000000" w:rsidRPr="00000000">
          <w:rPr>
            <w:color w:val="3c78d8"/>
            <w:rtl w:val="0"/>
          </w:rPr>
          <w:t xml:space="preserve">https://doi.org/10.1038/s41559-024-02356-1</w:t>
        </w:r>
      </w:hyperlink>
      <w:r w:rsidDel="00000000" w:rsidR="00000000" w:rsidRPr="00000000">
        <w:rPr>
          <w:color w:val="3c78d8"/>
          <w:rtl w:val="0"/>
        </w:rPr>
        <w:t xml:space="preserve"> </w:t>
      </w:r>
    </w:p>
    <w:p w:rsidR="00000000" w:rsidDel="00000000" w:rsidP="00000000" w:rsidRDefault="00000000" w:rsidRPr="00000000" w14:paraId="0000058B">
      <w:pPr>
        <w:ind w:left="0" w:firstLine="0"/>
        <w:rPr>
          <w:b w:val="1"/>
          <w:i w:val="1"/>
        </w:rPr>
      </w:pPr>
      <w:r w:rsidDel="00000000" w:rsidR="00000000" w:rsidRPr="00000000">
        <w:rPr>
          <w:rtl w:val="0"/>
        </w:rPr>
      </w:r>
    </w:p>
    <w:p w:rsidR="00000000" w:rsidDel="00000000" w:rsidP="00000000" w:rsidRDefault="00000000" w:rsidRPr="00000000" w14:paraId="0000058C">
      <w:pPr>
        <w:ind w:left="0" w:firstLine="0"/>
        <w:rPr/>
      </w:pPr>
      <w:r w:rsidDel="00000000" w:rsidR="00000000" w:rsidRPr="00000000">
        <w:rPr>
          <w:b w:val="1"/>
          <w:i w:val="1"/>
          <w:rtl w:val="0"/>
        </w:rPr>
        <w:t xml:space="preserve">Degradation </w:t>
      </w:r>
      <w:r w:rsidDel="00000000" w:rsidR="00000000" w:rsidRPr="00000000">
        <w:rPr>
          <w:rtl w:val="0"/>
        </w:rPr>
        <w:t xml:space="preserve">= selective logging, mining, defaunation, human-ignited fire</w:t>
      </w:r>
    </w:p>
    <w:p w:rsidR="00000000" w:rsidDel="00000000" w:rsidP="00000000" w:rsidRDefault="00000000" w:rsidRPr="00000000" w14:paraId="0000058D">
      <w:pPr>
        <w:ind w:left="0" w:firstLine="0"/>
        <w:rPr>
          <w:b w:val="1"/>
          <w:i w:val="1"/>
        </w:rPr>
      </w:pPr>
      <w:r w:rsidDel="00000000" w:rsidR="00000000" w:rsidRPr="00000000">
        <w:rPr>
          <w:rtl w:val="0"/>
        </w:rPr>
      </w:r>
    </w:p>
    <w:p w:rsidR="00000000" w:rsidDel="00000000" w:rsidP="00000000" w:rsidRDefault="00000000" w:rsidRPr="00000000" w14:paraId="0000058E">
      <w:pPr>
        <w:ind w:left="0" w:firstLine="0"/>
        <w:rPr/>
      </w:pPr>
      <w:r w:rsidDel="00000000" w:rsidR="00000000" w:rsidRPr="00000000">
        <w:rPr>
          <w:b w:val="1"/>
          <w:i w:val="1"/>
          <w:rtl w:val="0"/>
        </w:rPr>
        <w:t xml:space="preserve">Ecosystem </w:t>
      </w:r>
      <w:r w:rsidDel="00000000" w:rsidR="00000000" w:rsidRPr="00000000">
        <w:rPr>
          <w:rtl w:val="0"/>
        </w:rPr>
        <w:t xml:space="preserve">= natural ecosystem, agro-ecosystem, social-ecological system</w:t>
      </w:r>
    </w:p>
    <w:p w:rsidR="00000000" w:rsidDel="00000000" w:rsidP="00000000" w:rsidRDefault="00000000" w:rsidRPr="00000000" w14:paraId="0000058F">
      <w:pPr>
        <w:ind w:left="0" w:firstLine="0"/>
        <w:rPr>
          <w:b w:val="1"/>
          <w:i w:val="1"/>
        </w:rPr>
      </w:pPr>
      <w:r w:rsidDel="00000000" w:rsidR="00000000" w:rsidRPr="00000000">
        <w:rPr>
          <w:rtl w:val="0"/>
        </w:rPr>
      </w:r>
    </w:p>
    <w:p w:rsidR="00000000" w:rsidDel="00000000" w:rsidP="00000000" w:rsidRDefault="00000000" w:rsidRPr="00000000" w14:paraId="00000590">
      <w:pPr>
        <w:ind w:left="0" w:firstLine="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 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591">
      <w:pPr>
        <w:ind w:left="0" w:firstLine="0"/>
        <w:rPr>
          <w:b w:val="1"/>
          <w:i w:val="1"/>
        </w:rPr>
      </w:pPr>
      <w:r w:rsidDel="00000000" w:rsidR="00000000" w:rsidRPr="00000000">
        <w:rPr>
          <w:rtl w:val="0"/>
        </w:rPr>
      </w:r>
    </w:p>
    <w:p w:rsidR="00000000" w:rsidDel="00000000" w:rsidP="00000000" w:rsidRDefault="00000000" w:rsidRPr="00000000" w14:paraId="00000592">
      <w:pPr>
        <w:ind w:left="0" w:firstLine="0"/>
        <w:rPr/>
      </w:pPr>
      <w:r w:rsidDel="00000000" w:rsidR="00000000" w:rsidRPr="00000000">
        <w:rPr>
          <w:b w:val="1"/>
          <w:i w:val="1"/>
          <w:rtl w:val="0"/>
        </w:rPr>
        <w:t xml:space="preserve">Forest carbon stocks and fluxes </w:t>
      </w:r>
      <w:r w:rsidDel="00000000" w:rsidR="00000000" w:rsidRPr="00000000">
        <w:rPr>
          <w:rtl w:val="0"/>
        </w:rPr>
        <w:t xml:space="preserve">= biomass stocks, woody productivity and woody mortality</w:t>
      </w:r>
    </w:p>
    <w:p w:rsidR="00000000" w:rsidDel="00000000" w:rsidP="00000000" w:rsidRDefault="00000000" w:rsidRPr="00000000" w14:paraId="00000593">
      <w:pPr>
        <w:ind w:left="0" w:firstLine="0"/>
        <w:rPr>
          <w:b w:val="1"/>
          <w:i w:val="1"/>
        </w:rPr>
      </w:pPr>
      <w:r w:rsidDel="00000000" w:rsidR="00000000" w:rsidRPr="00000000">
        <w:rPr>
          <w:rtl w:val="0"/>
        </w:rPr>
      </w:r>
    </w:p>
    <w:p w:rsidR="00000000" w:rsidDel="00000000" w:rsidP="00000000" w:rsidRDefault="00000000" w:rsidRPr="00000000" w14:paraId="00000594">
      <w:pPr>
        <w:ind w:left="0" w:firstLine="0"/>
        <w:rPr>
          <w:color w:val="3c78d8"/>
        </w:rPr>
      </w:pPr>
      <w:r w:rsidDel="00000000" w:rsidR="00000000" w:rsidRPr="00000000">
        <w:rPr>
          <w:b w:val="1"/>
          <w:i w:val="1"/>
          <w:rtl w:val="0"/>
        </w:rPr>
        <w:t xml:space="preserve">Forest-friendly activities </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595">
      <w:pPr>
        <w:spacing w:after="240" w:before="240" w:lineRule="auto"/>
        <w:ind w:left="0" w:firstLine="0"/>
        <w:rPr/>
      </w:pPr>
      <w:r w:rsidDel="00000000" w:rsidR="00000000" w:rsidRPr="00000000">
        <w:rPr>
          <w:b w:val="1"/>
          <w:i w:val="1"/>
          <w:rtl w:val="0"/>
        </w:rPr>
        <w:t xml:space="preserve">Forest function </w:t>
      </w:r>
      <w:r w:rsidDel="00000000" w:rsidR="00000000" w:rsidRPr="00000000">
        <w:rPr>
          <w:rtl w:val="0"/>
        </w:rPr>
        <w:t xml:space="preserve">= GPP, NPP, woody productivity, ecosystem respiration, tree mortality, woody residence time, evapotranspiration, sensible heat flux, net radiation, water-use efficiency, carbon-use efficiency, nutrient-use efficiency, and nutrient cycling</w:t>
      </w:r>
    </w:p>
    <w:p w:rsidR="00000000" w:rsidDel="00000000" w:rsidP="00000000" w:rsidRDefault="00000000" w:rsidRPr="00000000" w14:paraId="00000596">
      <w:pPr>
        <w:ind w:left="0" w:firstLine="0"/>
        <w:rPr/>
      </w:pPr>
      <w:r w:rsidDel="00000000" w:rsidR="00000000" w:rsidRPr="00000000">
        <w:rPr>
          <w:b w:val="1"/>
          <w:i w:val="1"/>
          <w:rtl w:val="0"/>
        </w:rPr>
        <w:t xml:space="preserve">Forest resistance </w:t>
      </w:r>
      <w:r w:rsidDel="00000000" w:rsidR="00000000" w:rsidRPr="00000000">
        <w:rPr>
          <w:rtl w:val="0"/>
        </w:rPr>
        <w:t xml:space="preserve">= </w:t>
      </w:r>
      <w:r w:rsidDel="00000000" w:rsidR="00000000" w:rsidRPr="00000000">
        <w:rPr>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597">
      <w:pPr>
        <w:ind w:left="0" w:firstLine="0"/>
        <w:rPr>
          <w:b w:val="1"/>
          <w:i w:val="1"/>
        </w:rPr>
      </w:pPr>
      <w:r w:rsidDel="00000000" w:rsidR="00000000" w:rsidRPr="00000000">
        <w:rPr>
          <w:rtl w:val="0"/>
        </w:rPr>
      </w:r>
    </w:p>
    <w:p w:rsidR="00000000" w:rsidDel="00000000" w:rsidP="00000000" w:rsidRDefault="00000000" w:rsidRPr="00000000" w14:paraId="00000598">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599">
      <w:pPr>
        <w:ind w:left="0" w:firstLine="0"/>
        <w:rPr>
          <w:b w:val="1"/>
          <w:i w:val="1"/>
        </w:rPr>
      </w:pPr>
      <w:r w:rsidDel="00000000" w:rsidR="00000000" w:rsidRPr="00000000">
        <w:rPr>
          <w:rtl w:val="0"/>
        </w:rPr>
      </w:r>
    </w:p>
    <w:p w:rsidR="00000000" w:rsidDel="00000000" w:rsidP="00000000" w:rsidRDefault="00000000" w:rsidRPr="00000000" w14:paraId="0000059A">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and illegal economic, subsistence, and development practices by humans that lead to the exploitation, alteration, and degradation of forest ecosystems, including logging, construction of infrastructure, agriculture, livestock rearing, fire, mining, hunting and wildlife exploitation, charcoal production</w:t>
      </w:r>
    </w:p>
    <w:p w:rsidR="00000000" w:rsidDel="00000000" w:rsidP="00000000" w:rsidRDefault="00000000" w:rsidRPr="00000000" w14:paraId="0000059B">
      <w:pPr>
        <w:ind w:left="0" w:firstLine="0"/>
        <w:rPr>
          <w:b w:val="1"/>
          <w:i w:val="1"/>
        </w:rPr>
      </w:pPr>
      <w:r w:rsidDel="00000000" w:rsidR="00000000" w:rsidRPr="00000000">
        <w:rPr>
          <w:rtl w:val="0"/>
        </w:rPr>
      </w:r>
    </w:p>
    <w:p w:rsidR="00000000" w:rsidDel="00000000" w:rsidP="00000000" w:rsidRDefault="00000000" w:rsidRPr="00000000" w14:paraId="0000059C">
      <w:pPr>
        <w:ind w:left="0" w:firstLine="0"/>
        <w:rPr/>
      </w:pPr>
      <w:r w:rsidDel="00000000" w:rsidR="00000000" w:rsidRPr="00000000">
        <w:rPr>
          <w:b w:val="1"/>
          <w:i w:val="1"/>
          <w:rtl w:val="0"/>
        </w:rPr>
        <w:t xml:space="preserve">Land-use change </w:t>
      </w:r>
      <w:r w:rsidDel="00000000" w:rsidR="00000000" w:rsidRPr="00000000">
        <w:rPr>
          <w:rtl w:val="0"/>
        </w:rPr>
        <w:t xml:space="preserve">= deforestation, degradation, fragmentation, restoration, and regeneration</w:t>
      </w:r>
    </w:p>
    <w:p w:rsidR="00000000" w:rsidDel="00000000" w:rsidP="00000000" w:rsidRDefault="00000000" w:rsidRPr="00000000" w14:paraId="0000059D">
      <w:pPr>
        <w:ind w:left="0" w:firstLine="0"/>
        <w:rPr>
          <w:b w:val="1"/>
          <w:i w:val="1"/>
        </w:rPr>
      </w:pPr>
      <w:r w:rsidDel="00000000" w:rsidR="00000000" w:rsidRPr="00000000">
        <w:rPr>
          <w:rtl w:val="0"/>
        </w:rPr>
      </w:r>
    </w:p>
    <w:p w:rsidR="00000000" w:rsidDel="00000000" w:rsidP="00000000" w:rsidRDefault="00000000" w:rsidRPr="00000000" w14:paraId="0000059E">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59F">
      <w:pPr>
        <w:ind w:left="0" w:firstLine="0"/>
        <w:rPr>
          <w:b w:val="1"/>
          <w:i w:val="1"/>
        </w:rPr>
      </w:pPr>
      <w:r w:rsidDel="00000000" w:rsidR="00000000" w:rsidRPr="00000000">
        <w:rPr>
          <w:rtl w:val="0"/>
        </w:rPr>
      </w:r>
    </w:p>
    <w:p w:rsidR="00000000" w:rsidDel="00000000" w:rsidP="00000000" w:rsidRDefault="00000000" w:rsidRPr="00000000" w14:paraId="000005A0">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pStyle w:val="Heading2"/>
        <w:rPr/>
      </w:pPr>
      <w:bookmarkStart w:colFirst="0" w:colLast="0" w:name="_pzrw4c5s7tpd" w:id="58"/>
      <w:bookmarkEnd w:id="58"/>
      <w:r w:rsidDel="00000000" w:rsidR="00000000" w:rsidRPr="00000000">
        <w:rPr>
          <w:rtl w:val="0"/>
        </w:rPr>
        <w:t xml:space="preserve">14. List of Acronyms</w:t>
      </w:r>
    </w:p>
    <w:p w:rsidR="00000000" w:rsidDel="00000000" w:rsidP="00000000" w:rsidRDefault="00000000" w:rsidRPr="00000000" w14:paraId="000005A3">
      <w:pPr>
        <w:pStyle w:val="Heading2"/>
        <w:rPr/>
      </w:pPr>
      <w:bookmarkStart w:colFirst="0" w:colLast="0" w:name="_rymy755ymrd5" w:id="59"/>
      <w:bookmarkEnd w:id="59"/>
      <w:r w:rsidDel="00000000" w:rsidR="00000000" w:rsidRPr="00000000">
        <w:rPr>
          <w:rtl w:val="0"/>
        </w:rPr>
        <w:t xml:space="preserve">15. Appendices</w:t>
      </w:r>
    </w:p>
    <w:p w:rsidR="00000000" w:rsidDel="00000000" w:rsidP="00000000" w:rsidRDefault="00000000" w:rsidRPr="00000000" w14:paraId="000005A4">
      <w:pPr>
        <w:pStyle w:val="Heading3"/>
        <w:rPr/>
      </w:pPr>
      <w:bookmarkStart w:colFirst="0" w:colLast="0" w:name="_1737u9tquxno" w:id="60"/>
      <w:bookmarkEnd w:id="60"/>
      <w:r w:rsidDel="00000000" w:rsidR="00000000" w:rsidRPr="00000000">
        <w:rPr>
          <w:rtl w:val="0"/>
        </w:rPr>
        <w:t xml:space="preserve">A - </w:t>
      </w:r>
      <w:commentRangeStart w:id="227"/>
      <w:r w:rsidDel="00000000" w:rsidR="00000000" w:rsidRPr="00000000">
        <w:rPr>
          <w:rtl w:val="0"/>
        </w:rPr>
        <w:t xml:space="preserve"> Engagement during the Scoping Campaign </w:t>
      </w:r>
    </w:p>
    <w:p w:rsidR="00000000" w:rsidDel="00000000" w:rsidP="00000000" w:rsidRDefault="00000000" w:rsidRPr="00000000" w14:paraId="000005A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Community Engagement and Research Applications Working Group engaged with over </w:t>
      </w:r>
      <w:r w:rsidDel="00000000" w:rsidR="00000000" w:rsidRPr="00000000">
        <w:rPr>
          <w:rFonts w:ascii="Calibri" w:cs="Calibri" w:eastAsia="Calibri" w:hAnsi="Calibri"/>
          <w:highlight w:val="yellow"/>
          <w:rtl w:val="0"/>
        </w:rPr>
        <w:t xml:space="preserve">500 individuals</w:t>
      </w:r>
      <w:r w:rsidDel="00000000" w:rsidR="00000000" w:rsidRPr="00000000">
        <w:rPr>
          <w:rFonts w:ascii="Calibri" w:cs="Calibri" w:eastAsia="Calibri" w:hAnsi="Calibri"/>
          <w:rtl w:val="0"/>
        </w:rPr>
        <w:t xml:space="preserve"> from </w:t>
      </w:r>
      <w:r w:rsidDel="00000000" w:rsidR="00000000" w:rsidRPr="00000000">
        <w:rPr>
          <w:rFonts w:ascii="Calibri" w:cs="Calibri" w:eastAsia="Calibri" w:hAnsi="Calibri"/>
          <w:highlight w:val="yellow"/>
          <w:rtl w:val="0"/>
        </w:rPr>
        <w:t xml:space="preserve">X number of countries</w:t>
      </w:r>
      <w:r w:rsidDel="00000000" w:rsidR="00000000" w:rsidRPr="00000000">
        <w:rPr>
          <w:rFonts w:ascii="Calibri" w:cs="Calibri" w:eastAsia="Calibri" w:hAnsi="Calibri"/>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5A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5A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 The PANGEA Leadership Team engaged with </w:t>
      </w:r>
      <w:r w:rsidDel="00000000" w:rsidR="00000000" w:rsidRPr="00000000">
        <w:rPr>
          <w:rFonts w:ascii="Calibri" w:cs="Calibri" w:eastAsia="Calibri" w:hAnsi="Calibri"/>
          <w:highlight w:val="yellow"/>
          <w:rtl w:val="0"/>
        </w:rPr>
        <w:t xml:space="preserve">X NUMBER OF PEOPLE </w:t>
      </w:r>
      <w:r w:rsidDel="00000000" w:rsidR="00000000" w:rsidRPr="00000000">
        <w:rPr>
          <w:rFonts w:ascii="Calibri" w:cs="Calibri" w:eastAsia="Calibri" w:hAnsi="Calibri"/>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5A8">
      <w:pPr>
        <w:spacing w:after="160" w:line="259.20000000000005" w:lineRule="auto"/>
        <w:rPr>
          <w:rFonts w:ascii="Calibri" w:cs="Calibri" w:eastAsia="Calibri" w:hAnsi="Calibri"/>
        </w:rPr>
      </w:pPr>
      <w:r w:rsidDel="00000000" w:rsidR="00000000" w:rsidRPr="00000000">
        <w:rPr>
          <w:rFonts w:ascii="Calibri" w:cs="Calibri" w:eastAsia="Calibri" w:hAnsi="Calibri"/>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5A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 The PANGEA Leadership Team and CERA working group members conducted bilateral meetings with </w:t>
      </w:r>
      <w:r w:rsidDel="00000000" w:rsidR="00000000" w:rsidRPr="00000000">
        <w:rPr>
          <w:rFonts w:ascii="Calibri" w:cs="Calibri" w:eastAsia="Calibri" w:hAnsi="Calibri"/>
          <w:highlight w:val="yellow"/>
          <w:rtl w:val="0"/>
        </w:rPr>
        <w:t xml:space="preserve">33 potential PANGEA partners</w:t>
      </w:r>
      <w:r w:rsidDel="00000000" w:rsidR="00000000" w:rsidRPr="00000000">
        <w:rPr>
          <w:rFonts w:ascii="Calibri" w:cs="Calibri" w:eastAsia="Calibri" w:hAnsi="Calibri"/>
          <w:rtl w:val="0"/>
        </w:rPr>
        <w:t xml:space="preserve">, including.  Many (</w:t>
      </w:r>
      <w:r w:rsidDel="00000000" w:rsidR="00000000" w:rsidRPr="00000000">
        <w:rPr>
          <w:rFonts w:ascii="Calibri" w:cs="Calibri" w:eastAsia="Calibri" w:hAnsi="Calibri"/>
          <w:highlight w:val="yellow"/>
          <w:rtl w:val="0"/>
        </w:rPr>
        <w:t xml:space="preserve">ADD EXACT NUMBER HERE</w:t>
      </w:r>
      <w:r w:rsidDel="00000000" w:rsidR="00000000" w:rsidRPr="00000000">
        <w:rPr>
          <w:rFonts w:ascii="Calibri" w:cs="Calibri" w:eastAsia="Calibri" w:hAnsi="Calibri"/>
          <w:rtl w:val="0"/>
        </w:rPr>
        <w:t xml:space="preserve">) have shared letters of support to confirm their interest in collaborating on the PANGEA program (if funded).  </w:t>
      </w:r>
      <w:commentRangeEnd w:id="227"/>
      <w:r w:rsidDel="00000000" w:rsidR="00000000" w:rsidRPr="00000000">
        <w:commentReference w:id="227"/>
      </w:r>
      <w:r w:rsidDel="00000000" w:rsidR="00000000" w:rsidRPr="00000000">
        <w:rPr>
          <w:rtl w:val="0"/>
        </w:rPr>
      </w:r>
    </w:p>
    <w:p w:rsidR="00000000" w:rsidDel="00000000" w:rsidP="00000000" w:rsidRDefault="00000000" w:rsidRPr="00000000" w14:paraId="000005AA">
      <w:pPr>
        <w:pStyle w:val="Heading3"/>
        <w:rPr/>
      </w:pPr>
      <w:bookmarkStart w:colFirst="0" w:colLast="0" w:name="_yjet1t72f2ir" w:id="61"/>
      <w:bookmarkEnd w:id="61"/>
      <w:r w:rsidDel="00000000" w:rsidR="00000000" w:rsidRPr="00000000">
        <w:rPr>
          <w:rtl w:val="0"/>
        </w:rPr>
      </w:r>
    </w:p>
    <w:p w:rsidR="00000000" w:rsidDel="00000000" w:rsidP="00000000" w:rsidRDefault="00000000" w:rsidRPr="00000000" w14:paraId="000005AB">
      <w:pPr>
        <w:pStyle w:val="Heading3"/>
        <w:rPr/>
      </w:pPr>
      <w:bookmarkStart w:colFirst="0" w:colLast="0" w:name="_969urlcnvqlw" w:id="62"/>
      <w:bookmarkEnd w:id="62"/>
      <w:r w:rsidDel="00000000" w:rsidR="00000000" w:rsidRPr="00000000">
        <w:rPr>
          <w:rtl w:val="0"/>
        </w:rPr>
        <w:t xml:space="preserve">B - Planned and Ongoing Research and Monitoring Activities </w:t>
      </w:r>
    </w:p>
    <w:p w:rsidR="00000000" w:rsidDel="00000000" w:rsidP="00000000" w:rsidRDefault="00000000" w:rsidRPr="00000000" w14:paraId="000005AC">
      <w:pPr>
        <w:pStyle w:val="Heading3"/>
        <w:rPr/>
      </w:pPr>
      <w:bookmarkStart w:colFirst="0" w:colLast="0" w:name="_79hvy15uphw" w:id="63"/>
      <w:bookmarkEnd w:id="63"/>
      <w:r w:rsidDel="00000000" w:rsidR="00000000" w:rsidRPr="00000000">
        <w:rPr>
          <w:rtl w:val="0"/>
        </w:rPr>
        <w:t xml:space="preserve">C - Summary of Level II and III Ecoregions in PANGEA Study Region </w:t>
      </w:r>
    </w:p>
    <w:p w:rsidR="00000000" w:rsidDel="00000000" w:rsidP="00000000" w:rsidRDefault="00000000" w:rsidRPr="00000000" w14:paraId="000005AD">
      <w:pPr>
        <w:pStyle w:val="Heading3"/>
        <w:rPr/>
      </w:pPr>
      <w:bookmarkStart w:colFirst="0" w:colLast="0" w:name="_6akhrmoqr5g7" w:id="64"/>
      <w:bookmarkEnd w:id="64"/>
      <w:r w:rsidDel="00000000" w:rsidR="00000000" w:rsidRPr="00000000">
        <w:rPr>
          <w:rtl w:val="0"/>
        </w:rPr>
        <w:t xml:space="preserve">D – Summary of Airborne and Spaceborne Remote Sensing Systems for PANGEA </w:t>
      </w:r>
    </w:p>
    <w:p w:rsidR="00000000" w:rsidDel="00000000" w:rsidP="00000000" w:rsidRDefault="00000000" w:rsidRPr="00000000" w14:paraId="000005AE">
      <w:pPr>
        <w:pStyle w:val="Heading3"/>
        <w:rPr/>
      </w:pPr>
      <w:bookmarkStart w:colFirst="0" w:colLast="0" w:name="_ud6tg3r5l8q3" w:id="65"/>
      <w:bookmarkEnd w:id="65"/>
      <w:r w:rsidDel="00000000" w:rsidR="00000000" w:rsidRPr="00000000">
        <w:rPr>
          <w:rtl w:val="0"/>
        </w:rPr>
        <w:t xml:space="preserve">E - </w:t>
      </w:r>
      <w:commentRangeStart w:id="228"/>
      <w:commentRangeStart w:id="229"/>
      <w:r w:rsidDel="00000000" w:rsidR="00000000" w:rsidRPr="00000000">
        <w:rPr>
          <w:rtl w:val="0"/>
        </w:rPr>
        <w:t xml:space="preserve">Summary of PANGEA Participants</w:t>
      </w:r>
      <w:commentRangeEnd w:id="228"/>
      <w:r w:rsidDel="00000000" w:rsidR="00000000" w:rsidRPr="00000000">
        <w:commentReference w:id="228"/>
      </w:r>
      <w:commentRangeEnd w:id="229"/>
      <w:r w:rsidDel="00000000" w:rsidR="00000000" w:rsidRPr="00000000">
        <w:commentReference w:id="229"/>
      </w: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5B1">
      <w:pPr>
        <w:spacing w:after="0" w:before="0" w:line="240" w:lineRule="auto"/>
        <w:rPr/>
      </w:pPr>
      <w:r w:rsidDel="00000000" w:rsidR="00000000" w:rsidRPr="00000000">
        <w:rPr>
          <w:rtl w:val="0"/>
        </w:rPr>
      </w:r>
    </w:p>
    <w:p w:rsidR="00000000" w:rsidDel="00000000" w:rsidP="00000000" w:rsidRDefault="00000000" w:rsidRPr="00000000" w14:paraId="000005B2">
      <w:pPr>
        <w:numPr>
          <w:ilvl w:val="0"/>
          <w:numId w:val="19"/>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Community Engagement and Research Applications working group meetings online</w:t>
      </w:r>
    </w:p>
    <w:p w:rsidR="00000000" w:rsidDel="00000000" w:rsidP="00000000" w:rsidRDefault="00000000" w:rsidRPr="00000000" w14:paraId="000005B3">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February 13th</w:t>
      </w:r>
    </w:p>
    <w:p w:rsidR="00000000" w:rsidDel="00000000" w:rsidP="00000000" w:rsidRDefault="00000000" w:rsidRPr="00000000" w14:paraId="000005B4">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14th</w:t>
      </w:r>
    </w:p>
    <w:p w:rsidR="00000000" w:rsidDel="00000000" w:rsidP="00000000" w:rsidRDefault="00000000" w:rsidRPr="00000000" w14:paraId="000005B5">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21st</w:t>
      </w:r>
    </w:p>
    <w:p w:rsidR="00000000" w:rsidDel="00000000" w:rsidP="00000000" w:rsidRDefault="00000000" w:rsidRPr="00000000" w14:paraId="000005B6">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28th</w:t>
      </w:r>
    </w:p>
    <w:p w:rsidR="00000000" w:rsidDel="00000000" w:rsidP="00000000" w:rsidRDefault="00000000" w:rsidRPr="00000000" w14:paraId="000005B7">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April 3rd</w:t>
      </w:r>
    </w:p>
    <w:p w:rsidR="00000000" w:rsidDel="00000000" w:rsidP="00000000" w:rsidRDefault="00000000" w:rsidRPr="00000000" w14:paraId="000005B8">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May 15th</w:t>
      </w:r>
    </w:p>
    <w:p w:rsidR="00000000" w:rsidDel="00000000" w:rsidP="00000000" w:rsidRDefault="00000000" w:rsidRPr="00000000" w14:paraId="000005B9">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June 7th </w:t>
      </w:r>
    </w:p>
    <w:p w:rsidR="00000000" w:rsidDel="00000000" w:rsidP="00000000" w:rsidRDefault="00000000" w:rsidRPr="00000000" w14:paraId="000005BA">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June 27th</w:t>
      </w:r>
    </w:p>
    <w:p w:rsidR="00000000" w:rsidDel="00000000" w:rsidP="00000000" w:rsidRDefault="00000000" w:rsidRPr="00000000" w14:paraId="000005BB">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July 11th</w:t>
      </w:r>
    </w:p>
    <w:p w:rsidR="00000000" w:rsidDel="00000000" w:rsidP="00000000" w:rsidRDefault="00000000" w:rsidRPr="00000000" w14:paraId="000005BC">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July 25th</w:t>
      </w:r>
    </w:p>
    <w:p w:rsidR="00000000" w:rsidDel="00000000" w:rsidP="00000000" w:rsidRDefault="00000000" w:rsidRPr="00000000" w14:paraId="000005BD">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August 8th</w:t>
      </w:r>
    </w:p>
    <w:p w:rsidR="00000000" w:rsidDel="00000000" w:rsidP="00000000" w:rsidRDefault="00000000" w:rsidRPr="00000000" w14:paraId="000005BE">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August 22nd</w:t>
        <w:br w:type="textWrapping"/>
      </w:r>
    </w:p>
    <w:p w:rsidR="00000000" w:rsidDel="00000000" w:rsidP="00000000" w:rsidRDefault="00000000" w:rsidRPr="00000000" w14:paraId="000005BF">
      <w:pPr>
        <w:numPr>
          <w:ilvl w:val="0"/>
          <w:numId w:val="19"/>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Short (1-2 hour) information sharing meetings</w:t>
      </w:r>
    </w:p>
    <w:p w:rsidR="00000000" w:rsidDel="00000000" w:rsidP="00000000" w:rsidRDefault="00000000" w:rsidRPr="00000000" w14:paraId="000005C0">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Kick-off webinar, November 2023</w:t>
      </w:r>
    </w:p>
    <w:p w:rsidR="00000000" w:rsidDel="00000000" w:rsidP="00000000" w:rsidRDefault="00000000" w:rsidRPr="00000000" w14:paraId="000005C1">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American Geophysical Union (AGU) Town Hall, San Francisco, California, December 2023</w:t>
      </w:r>
    </w:p>
    <w:p w:rsidR="00000000" w:rsidDel="00000000" w:rsidP="00000000" w:rsidRDefault="00000000" w:rsidRPr="00000000" w14:paraId="000005C2">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Ecological Society of America (ESA) webinar, March, 2024</w:t>
      </w:r>
    </w:p>
    <w:p w:rsidR="00000000" w:rsidDel="00000000" w:rsidP="00000000" w:rsidRDefault="00000000" w:rsidRPr="00000000" w14:paraId="000005C3">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Information sharing (hybrid) meeting with Indigenous Communities in Panama, April 2024</w:t>
      </w:r>
    </w:p>
    <w:p w:rsidR="00000000" w:rsidDel="00000000" w:rsidP="00000000" w:rsidRDefault="00000000" w:rsidRPr="00000000" w14:paraId="000005C4">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Africa regional women’s session, online, April 2024 </w:t>
      </w:r>
    </w:p>
    <w:p w:rsidR="00000000" w:rsidDel="00000000" w:rsidP="00000000" w:rsidRDefault="00000000" w:rsidRPr="00000000" w14:paraId="000005C5">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European Geosciences Union (EGU) presentation, Vienna, Austria, April 2024</w:t>
      </w:r>
    </w:p>
    <w:p w:rsidR="00000000" w:rsidDel="00000000" w:rsidP="00000000" w:rsidRDefault="00000000" w:rsidRPr="00000000" w14:paraId="000005C6">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Smithsonian Tropical Research Institute, Barro Colorado Island 100th Anniversary Symposium presentation, Panama, June 2024</w:t>
      </w:r>
    </w:p>
    <w:p w:rsidR="00000000" w:rsidDel="00000000" w:rsidP="00000000" w:rsidRDefault="00000000" w:rsidRPr="00000000" w14:paraId="000005C7">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Congo Basin Forest Partnership (CBFP) 20th Meeting of the Parties presentation, June, 2024</w:t>
      </w:r>
    </w:p>
    <w:p w:rsidR="00000000" w:rsidDel="00000000" w:rsidP="00000000" w:rsidRDefault="00000000" w:rsidRPr="00000000" w14:paraId="000005C8">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Congo Basin Institute, presentation, July, 2024</w:t>
      </w:r>
    </w:p>
    <w:p w:rsidR="00000000" w:rsidDel="00000000" w:rsidP="00000000" w:rsidRDefault="00000000" w:rsidRPr="00000000" w14:paraId="000005C9">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Ecological Society of America (ESA) update webinar, August, 2024</w:t>
      </w:r>
    </w:p>
    <w:p w:rsidR="00000000" w:rsidDel="00000000" w:rsidP="00000000" w:rsidRDefault="00000000" w:rsidRPr="00000000" w14:paraId="000005CA">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NASA Biological Diversity and Ecological Conservation meeting in Maryland, </w:t>
      </w:r>
      <w:r w:rsidDel="00000000" w:rsidR="00000000" w:rsidRPr="00000000">
        <w:rPr>
          <w:rFonts w:ascii="Calibri" w:cs="Calibri" w:eastAsia="Calibri" w:hAnsi="Calibri"/>
          <w:rtl w:val="0"/>
        </w:rPr>
        <w:t xml:space="preserve">May</w:t>
      </w:r>
      <w:r w:rsidDel="00000000" w:rsidR="00000000" w:rsidRPr="00000000">
        <w:rPr>
          <w:rFonts w:ascii="Calibri" w:cs="Calibri" w:eastAsia="Calibri" w:hAnsi="Calibri"/>
          <w:rtl w:val="0"/>
        </w:rPr>
        <w:t xml:space="preserve">, 2024 </w:t>
      </w:r>
    </w:p>
    <w:p w:rsidR="00000000" w:rsidDel="00000000" w:rsidP="00000000" w:rsidRDefault="00000000" w:rsidRPr="00000000" w14:paraId="000005CB">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Association for Tropical Biology and Conservation (ATBC), Kigali, Rwanda, July 2024</w:t>
        <w:br w:type="textWrapping"/>
      </w:r>
    </w:p>
    <w:p w:rsidR="00000000" w:rsidDel="00000000" w:rsidP="00000000" w:rsidRDefault="00000000" w:rsidRPr="00000000" w14:paraId="000005CC">
      <w:pPr>
        <w:numPr>
          <w:ilvl w:val="0"/>
          <w:numId w:val="19"/>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Multi-day workshops </w:t>
      </w:r>
    </w:p>
    <w:p w:rsidR="00000000" w:rsidDel="00000000" w:rsidP="00000000" w:rsidRDefault="00000000" w:rsidRPr="00000000" w14:paraId="000005CD">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Africa Regional Consultation 3-day workshop, Yaoundé, Cameroon, February 2024</w:t>
      </w:r>
    </w:p>
    <w:p w:rsidR="00000000" w:rsidDel="00000000" w:rsidP="00000000" w:rsidRDefault="00000000" w:rsidRPr="00000000" w14:paraId="000005CE">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PANGEA Scoping 3-day workshop, Washington, DC, April 2024</w:t>
      </w:r>
    </w:p>
    <w:p w:rsidR="00000000" w:rsidDel="00000000" w:rsidP="00000000" w:rsidRDefault="00000000" w:rsidRPr="00000000" w14:paraId="000005CF">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Amazon Climate 4-day workshop, Manaus, Brazil, May 2024</w:t>
      </w:r>
    </w:p>
    <w:p w:rsidR="00000000" w:rsidDel="00000000" w:rsidP="00000000" w:rsidRDefault="00000000" w:rsidRPr="00000000" w14:paraId="000005D0">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PANGEA/Governors' Climate &amp; Forests Task Force (GCFTF) Americans regional 2-day workshop in Lima, Peru, June 2024</w:t>
      </w:r>
    </w:p>
    <w:p w:rsidR="00000000" w:rsidDel="00000000" w:rsidP="00000000" w:rsidRDefault="00000000" w:rsidRPr="00000000" w14:paraId="000005D1">
      <w:pPr>
        <w:numPr>
          <w:ilvl w:val="1"/>
          <w:numId w:val="19"/>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Asia Regional Consultation </w:t>
      </w:r>
      <w:r w:rsidDel="00000000" w:rsidR="00000000" w:rsidRPr="00000000">
        <w:rPr>
          <w:rFonts w:ascii="Calibri" w:cs="Calibri" w:eastAsia="Calibri" w:hAnsi="Calibri"/>
          <w:highlight w:val="yellow"/>
          <w:rtl w:val="0"/>
        </w:rPr>
        <w:t xml:space="preserve">X # of days?</w:t>
      </w:r>
      <w:r w:rsidDel="00000000" w:rsidR="00000000" w:rsidRPr="00000000">
        <w:rPr>
          <w:rFonts w:ascii="Calibri" w:cs="Calibri" w:eastAsia="Calibri" w:hAnsi="Calibri"/>
          <w:rtl w:val="0"/>
        </w:rPr>
        <w:t xml:space="preserve"> workshop, </w:t>
      </w:r>
      <w:r w:rsidDel="00000000" w:rsidR="00000000" w:rsidRPr="00000000">
        <w:rPr>
          <w:rFonts w:ascii="Calibri" w:cs="Calibri" w:eastAsia="Calibri" w:hAnsi="Calibri"/>
          <w:highlight w:val="yellow"/>
          <w:rtl w:val="0"/>
        </w:rPr>
        <w:t xml:space="preserve">LOCATION?</w:t>
      </w:r>
      <w:r w:rsidDel="00000000" w:rsidR="00000000" w:rsidRPr="00000000">
        <w:rPr>
          <w:rFonts w:ascii="Calibri" w:cs="Calibri" w:eastAsia="Calibri" w:hAnsi="Calibri"/>
          <w:rtl w:val="0"/>
        </w:rPr>
        <w:t xml:space="preserve">, July, 2024</w:t>
        <w:br w:type="textWrapping"/>
      </w:r>
    </w:p>
    <w:p w:rsidR="00000000" w:rsidDel="00000000" w:rsidP="00000000" w:rsidRDefault="00000000" w:rsidRPr="00000000" w14:paraId="000005D2">
      <w:pPr>
        <w:numPr>
          <w:ilvl w:val="0"/>
          <w:numId w:val="19"/>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Bilateral meetings with potential partners</w:t>
      </w:r>
    </w:p>
    <w:p w:rsidR="00000000" w:rsidDel="00000000" w:rsidP="00000000" w:rsidRDefault="00000000" w:rsidRPr="00000000" w14:paraId="000005D3">
      <w:pPr>
        <w:numPr>
          <w:ilvl w:val="1"/>
          <w:numId w:val="19"/>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pStyle w:val="Heading3"/>
        <w:rPr/>
      </w:pPr>
      <w:bookmarkStart w:colFirst="0" w:colLast="0" w:name="_u0cqs6788e4p" w:id="66"/>
      <w:bookmarkEnd w:id="66"/>
      <w:commentRangeStart w:id="230"/>
      <w:commentRangeStart w:id="231"/>
      <w:r w:rsidDel="00000000" w:rsidR="00000000" w:rsidRPr="00000000">
        <w:rPr>
          <w:rtl w:val="0"/>
        </w:rPr>
        <w:t xml:space="preserve">E - Letters of Support</w:t>
      </w:r>
      <w:commentRangeEnd w:id="230"/>
      <w:r w:rsidDel="00000000" w:rsidR="00000000" w:rsidRPr="00000000">
        <w:commentReference w:id="230"/>
      </w:r>
      <w:commentRangeEnd w:id="231"/>
      <w:r w:rsidDel="00000000" w:rsidR="00000000" w:rsidRPr="00000000">
        <w:commentReference w:id="231"/>
      </w: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numPr>
          <w:ilvl w:val="0"/>
          <w:numId w:val="48"/>
        </w:numPr>
        <w:ind w:left="720" w:hanging="360"/>
      </w:pPr>
      <w:r w:rsidDel="00000000" w:rsidR="00000000" w:rsidRPr="00000000">
        <w:rPr>
          <w:rtl w:val="0"/>
        </w:rPr>
        <w:t xml:space="preserve">National University of Piura, PERU</w:t>
        <w:br w:type="textWrapping"/>
        <w:t xml:space="preserve">Agronomy Department</w:t>
        <w:br w:type="textWrapping"/>
      </w:r>
      <w:hyperlink r:id="rId125">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5D8">
      <w:pPr>
        <w:ind w:left="720" w:firstLine="0"/>
        <w:rPr/>
      </w:pPr>
      <w:r w:rsidDel="00000000" w:rsidR="00000000" w:rsidRPr="00000000">
        <w:rPr>
          <w:rtl w:val="0"/>
        </w:rPr>
      </w:r>
    </w:p>
    <w:p w:rsidR="00000000" w:rsidDel="00000000" w:rsidP="00000000" w:rsidRDefault="00000000" w:rsidRPr="00000000" w14:paraId="000005D9">
      <w:pPr>
        <w:numPr>
          <w:ilvl w:val="0"/>
          <w:numId w:val="48"/>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126">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5DA">
      <w:pPr>
        <w:ind w:left="720" w:firstLine="0"/>
        <w:rPr/>
      </w:pPr>
      <w:r w:rsidDel="00000000" w:rsidR="00000000" w:rsidRPr="00000000">
        <w:rPr>
          <w:rtl w:val="0"/>
        </w:rPr>
      </w:r>
    </w:p>
    <w:p w:rsidR="00000000" w:rsidDel="00000000" w:rsidP="00000000" w:rsidRDefault="00000000" w:rsidRPr="00000000" w14:paraId="000005DB">
      <w:pPr>
        <w:numPr>
          <w:ilvl w:val="0"/>
          <w:numId w:val="48"/>
        </w:numPr>
        <w:ind w:left="720" w:hanging="360"/>
        <w:rPr>
          <w:u w:val="none"/>
        </w:rPr>
      </w:pPr>
      <w:r w:rsidDel="00000000" w:rsidR="00000000" w:rsidRPr="00000000">
        <w:rPr>
          <w:rtl w:val="0"/>
        </w:rPr>
        <w:t xml:space="preserve">Université Catholique de Louvain</w:t>
        <w:br w:type="textWrapping"/>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pStyle w:val="Heading3"/>
        <w:rPr/>
      </w:pPr>
      <w:bookmarkStart w:colFirst="0" w:colLast="0" w:name="_ffo9zvtu7fi" w:id="67"/>
      <w:bookmarkEnd w:id="67"/>
      <w:r w:rsidDel="00000000" w:rsidR="00000000" w:rsidRPr="00000000">
        <w:rPr>
          <w:rtl w:val="0"/>
        </w:rPr>
        <w:t xml:space="preserve">D - Stuff that’s beyond scope that could be developed in collaboration with PANGEA</w:t>
      </w:r>
    </w:p>
    <w:p w:rsidR="00000000" w:rsidDel="00000000" w:rsidP="00000000" w:rsidRDefault="00000000" w:rsidRPr="00000000" w14:paraId="000005E0">
      <w:pPr>
        <w:numPr>
          <w:ilvl w:val="0"/>
          <w:numId w:val="15"/>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5E1">
      <w:pPr>
        <w:numPr>
          <w:ilvl w:val="0"/>
          <w:numId w:val="15"/>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Yaxing Wei" w:id="209" w:date="2024-08-26T21:47:27Z">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Elsa Ordway" w:id="211" w:date="2024-08-01T17:52:29Z">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katherine.d.chadwick_</w:t>
      </w:r>
    </w:p>
  </w:comment>
  <w:comment w:author="Elsa Ordway" w:id="176" w:date="2024-08-01T17:56:09Z">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reference here or in Community Engagement section</w:t>
      </w:r>
    </w:p>
  </w:comment>
  <w:comment w:author="Adia Bey" w:id="177" w:date="2024-08-08T12:19:19Z">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consider merging this entire section with section 6 or moving it closer to section 6? Subsection 4.1. Scientific Leadership seems is closely related to 6. Required Resources and Coordinated Teamwork:  6.1 Disciplinary skills needed.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disciplinary skills needed could be described in conjunction with the leadership roles.</w:t>
      </w:r>
    </w:p>
  </w:comment>
  <w:comment w:author="Elsa Ordway" w:id="208" w:date="2024-08-21T00:22:17Z">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to have contribute to this section: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Yaxing Wei (ORNL DAAC)</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Dario Papale (ICOS / FluxNet)</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Rainer Krug, Aidin Niamir (IPBES)</w:t>
      </w:r>
    </w:p>
  </w:comment>
  <w:comment w:author="Liane S. Guild" w:id="16" w:date="2024-08-26T21:53:06Z">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VIRGINIA ZAUNBRECHER" w:id="222" w:date="2024-08-26T10:01:30Z">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table of the research questions and link the research questions directly to potential uses.  Consider adding a third column that notes what would be needed for the research application to happen.</w:t>
      </w:r>
    </w:p>
  </w:comment>
  <w:comment w:author="Robinson Negron-Juarez" w:id="206" w:date="2024-08-26T20:44:36Z">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 not need funds, ???</w:t>
      </w:r>
    </w:p>
  </w:comment>
  <w:comment w:author="Helene Muller-Landau" w:id="88" w:date="2024-08-26T20:57:18Z">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biodiversity part of the former BCCD #1: How do geographic variations in species composition, land-use, climate regimes, aquatic water bodies, and edaphic properties contribute to differences in carbon cycling (CO2 and CH4)?</w:t>
      </w:r>
    </w:p>
  </w:comment>
  <w:comment w:author="Yanlei Feng" w:id="160" w:date="2024-08-26T21:58:25Z">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covered in CFI crispy question 3</w:t>
      </w:r>
    </w:p>
  </w:comment>
  <w:comment w:author="Robinson Negron-Juarez" w:id="207" w:date="2024-08-26T20:50:34Z">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why does nasa need to fund this project if we have money from oter agencies???</w:t>
      </w:r>
    </w:p>
  </w:comment>
  <w:comment w:author="Michelle Wong" w:id="86" w:date="2024-08-26T20:22:41Z">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Liane/Matthew: EVS proposal: methane from wetlands/aquatic systems in Amazon. integrated aquatic systems in the Amazon and Pantanal</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Allison Hoyt: NSF-funded and Rob Jackson Moore Foundation tropical methane fluxes in the Neotropics -- peatlands in central and South America -- and focusing on Schmidt on pan-tropical methane fluxes and opportunity for it to support ground data collection and coordinate airborne. Focused on wetlands in Africa and partners in Asia as well</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focus on wetlands in Africa and chamber measurements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 One vision to see what flux towers they are investing in</w:t>
      </w:r>
    </w:p>
  </w:comment>
  <w:comment w:author="Marcos Longo" w:id="51" w:date="2024-08-26T16:29:42Z">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Michael Keller" w:id="66" w:date="2024-08-22T18:11:31Z">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section 2 is devoted to this topic?  Are we going to provide a brief preview here?</w:t>
      </w:r>
    </w:p>
  </w:comment>
  <w:comment w:author="VIRGINIA ZAUNBRECHER" w:id="219" w:date="2024-08-26T09:51:34Z">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partner typology tab in PANGEA partner matrix here (could be simplify to have a smaller number): https://docs.google.com/spreadsheets/d/1USQ6QT2ePmF1G68PucHvCO_6cWeVqritkIX1cv3cOMU/edit?usp=sharing</w:t>
      </w:r>
    </w:p>
  </w:comment>
  <w:comment w:author="Dana Chadwick" w:id="6" w:date="2024-08-26T16:42:02Z">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these required pieces live?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The current state-of-the-science.</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The potential for a major, significant scientific advancement.</w:t>
      </w:r>
    </w:p>
  </w:comment>
  <w:comment w:author="Regina Eckert" w:id="7" w:date="2024-08-26T22:13:45Z">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Current state-of-the-science could be covered in Section 2 (Science Themes) for each theme, but would need to be called out explicitly for each.</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Major scientific advancement would be called out in Section 4 (scientific advancement from PANGEA)</w:t>
      </w:r>
    </w:p>
  </w:comment>
  <w:comment w:author="Matthew Johnson" w:id="23" w:date="2024-08-26T16:14:19Z">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52" w:date="2024-08-26T16:32:00Z">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Marcos Longo" w:id="56" w:date="2024-08-26T16:22:30Z">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Marcos Longo" w:id="58" w:date="2024-08-26T16:26:00Z">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55" w:date="2024-08-26T16:20:34Z">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57" w:date="2024-08-26T16:25:15Z">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Marcos Longo" w:id="59" w:date="2024-08-26T16:27:10Z">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Marcos Longo" w:id="38" w:date="2024-08-26T16:27:55Z">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Michael Keller" w:id="36" w:date="2024-08-09T21:56:34Z">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are we going to handle references?  Paperpile works nicely with Google docs but it is a paid product.</w:t>
      </w:r>
    </w:p>
  </w:comment>
  <w:comment w:author="Matthew Johnson" w:id="22" w:date="2024-08-26T15:49:36Z">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Elsa Ordway" w:id="174" w:date="2024-08-21T00:02:38Z">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had this Global Centers call this past year (although doesn't seem like it will be solicited again next year): https://new.nsf.gov/funding/opportunities/global-centers-gc</w:t>
      </w:r>
    </w:p>
  </w:comment>
  <w:comment w:author="Elsa Ordway" w:id="91" w:date="2024-08-01T18:16:04Z">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Fadrique et al 2018 Nature: https://www.nature.com/articles/s41586-018-0715-9</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Báez et al 2022 PlosONE: https://journals.plos.org/plosone/article?id=10.1371/journal.pone.0263508</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Cuni-Sanchez et al 2024: https://www.nature.com/articles/s41467-024-48520-w</w:t>
      </w:r>
    </w:p>
  </w:comment>
  <w:comment w:author="Elsa Ordway" w:id="210" w:date="2024-08-21T00:21:14Z">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Marcos Longo" w:id="54" w:date="2024-08-26T16:22:00Z">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94" w:date="2024-08-12T17:04:59Z">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 Notes on incorporation of Indigenous and local knowledge into SES questions/research: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Mapping traditional knowledge - how to make the invisible, visible? - tied to conservation and traditional knowledge</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gap that RRI has identified is around biodiversity and community lands - so many ways to look at that</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including mapping of issues of particular importance to Indigenous AND LOCAL communities (the latter is still a knowledge gap in terms of evidence supporting local communities' role in conservation; recent emphasis on Indigenous communities)</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Rights &amp; Resources Initiative work GATC and Woodwell on carbon uptake potential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things could be done looking at biodiversity on indigenous people's land</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protected areas and community-led conservation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comparisons across tropical areas</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Report: https://www.regnskog.no/en/news/falling-short</w:t>
      </w:r>
    </w:p>
  </w:comment>
  <w:comment w:author="Michael Keller" w:id="11" w:date="2024-08-21T19:49:59Z">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"mega-islands" a direct quotation from Hartshorn?  If so, we should put it in quotes.  I'm afraid that mega-islands is not common usage.  Does this refer to Borneo? Sumatra? New Guinea?  Others?</w:t>
      </w:r>
    </w:p>
  </w:comment>
  <w:comment w:author="Michael Keller" w:id="12" w:date="2024-08-21T19:58:19Z">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Putting this sentence as the lead to this paragraph is a serious misdirection unless the point of the paragraph is to direct us away from Brazil, DRC, and the mega islands.  At this point in the document, we should be dealing with generalities not location specifics.</w:t>
      </w:r>
    </w:p>
  </w:comment>
  <w:comment w:author="Elsa Ordway" w:id="4" w:date="2024-07-29T23:43:08Z">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all Working Group co-leads - please list working group members/contributors who would like to be acknowledged here for now. We may move this section, but I would like to acknowledge the many contributors somewhere in the white paper.</w:t>
      </w:r>
    </w:p>
  </w:comment>
  <w:comment w:author="Elsa Ordway" w:id="5" w:date="2024-08-15T15:52:39Z">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relabel this as Contributors</w:t>
      </w:r>
    </w:p>
  </w:comment>
  <w:comment w:author="Rogelio Omar Corona Núñez" w:id="13" w:date="2024-08-20T16:48:43Z">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Hartshorn, G.S., (2013) Tropical Forest Ecosystems, in: Levin, S.A. (Ed.), Encyclopedia of Biodiversity, 2nd ed. Elsevier Inc.</w:t>
      </w:r>
    </w:p>
  </w:comment>
  <w:comment w:author="Matthew Johnson" w:id="18" w:date="2024-08-26T15:44:59Z">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19" w:date="2024-08-26T15:45:24Z">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Jose D Fuentes" w:id="90" w:date="2024-08-25T18:30:30Z">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easy to under this question?</w:t>
      </w:r>
    </w:p>
  </w:comment>
  <w:comment w:author="Elsa Ordway" w:id="144" w:date="2024-08-02T22:14:30Z">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Michael Keller" w:id="9" w:date="2024-08-07T17:41:27Z">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Adia Bey" w:id="230" w:date="2024-08-01T15:27:42Z">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231" w:date="2024-08-03T00:27:02Z">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Elsa Ordway" w:id="172" w:date="2024-08-02T22:06:54Z">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need to stick with these numbers, this is just a starting point for framing - probably best to include 3 scoped versions</w:t>
      </w:r>
    </w:p>
  </w:comment>
  <w:comment w:author="Michael Keller" w:id="168" w:date="2024-08-07T17:50:52Z">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simplify, we may want only a threshold and baseline mission.  Having Baseline A and B gets awfully complicated at this point.</w:t>
      </w:r>
    </w:p>
  </w:comment>
  <w:comment w:author="Elsa Ordway" w:id="167" w:date="2024-08-02T21:47:28Z">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needs to flow from this - make sure this is emphasized on the very first page</w:t>
      </w:r>
    </w:p>
  </w:comment>
  <w:comment w:author="Elsa Ordway" w:id="8" w:date="2024-08-02T21:43:31Z">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Elsa Ordway" w:id="200" w:date="2024-08-20T18:23:53Z">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201" w:date="2024-08-26T11:32:32Z">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186" w:date="2024-07-29T03:25:15Z">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Michael Keller" w:id="156" w:date="2024-08-22T20:26:10Z">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discussion in BCCD about sub-questions.</w:t>
      </w:r>
    </w:p>
  </w:comment>
  <w:comment w:author="Michael Keller" w:id="69" w:date="2024-08-22T20:37:30Z">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a map.</w:t>
      </w:r>
    </w:p>
  </w:comment>
  <w:comment w:author="Elsa Ordway" w:id="3" w:date="2024-07-29T03:00:58Z">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key objective(s), urgency, and need for a NASA-led campaign in a short paragraph</w:t>
      </w:r>
    </w:p>
  </w:comment>
  <w:comment w:author="Michael Keller" w:id="157" w:date="2024-08-22T20:28:26Z">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CIF Q2</w:t>
      </w:r>
    </w:p>
  </w:comment>
  <w:comment w:author="Yanlei Feng" w:id="158" w:date="2024-08-26T21:57:47Z">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goes to disturbance section</w:t>
      </w:r>
    </w:p>
  </w:comment>
  <w:comment w:author="Michael Keller" w:id="152" w:date="2024-08-22T20:27:10Z">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CIF Q3.</w:t>
      </w:r>
    </w:p>
  </w:comment>
  <w:comment w:author="Yanlei Feng" w:id="153" w:date="2024-08-26T21:57:16Z">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question goes to carbon section</w:t>
      </w:r>
    </w:p>
  </w:comment>
  <w:comment w:author="Michael Keller" w:id="154" w:date="2024-08-22T20:27:52Z">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BSF Q3</w:t>
      </w:r>
    </w:p>
  </w:comment>
  <w:comment w:author="Yanlei Feng" w:id="155" w:date="2024-08-26T21:57:35Z">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goes to Biodiversity</w:t>
      </w:r>
    </w:p>
  </w:comment>
  <w:comment w:author="Michael Keller" w:id="142" w:date="2024-08-21T20:51:00Z">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moves to data management?</w:t>
      </w:r>
    </w:p>
  </w:comment>
  <w:comment w:author="Elsa Ordway" w:id="183" w:date="2024-08-20T18:22:03Z">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of Nancy's to get USGEO and USGCRP to work together</w:t>
      </w:r>
    </w:p>
  </w:comment>
  <w:comment w:author="Elsa Ordway" w:id="182" w:date="2024-08-20T18:14:01Z">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 has regional meetings &amp; GEO Week</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AUGEO</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 week in Quito (hybrid)</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 week in Keny</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AsiaGEO week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EuroGEO week</w:t>
      </w:r>
    </w:p>
  </w:comment>
  <w:comment w:author="Gerbrand Koren" w:id="203" w:date="2024-07-17T09:09:34Z">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great to connect (or mention if this is already done) also with the regional networks within FLUXNET: AsiaFlux, AmeriFlux and also the KADI project (https://www.icos-cp.eu/event/1276)</w:t>
      </w:r>
    </w:p>
  </w:comment>
  <w:comment w:author="Michael Keller" w:id="37" w:date="2024-08-09T22:02:56Z">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from Liu et al. 2017.  Explain continental differences in the caption.</w:t>
      </w:r>
    </w:p>
  </w:comment>
  <w:comment w:author="Regina Eckert" w:id="175" w:date="2024-08-27T00:00:06Z">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be under the "Technical and Logistical Feasibility" section? It is all basically Logistical Feasibility</w:t>
      </w:r>
    </w:p>
  </w:comment>
  <w:comment w:author="Liane S. Guild" w:id="78" w:date="2024-08-27T00:16:53Z">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some duplicate sentences from Intro/Motivation here that Matthew and I will fix/reword.</w:t>
      </w:r>
    </w:p>
  </w:comment>
  <w:comment w:author="Liane S. Guild" w:id="85" w:date="2024-08-27T00:18:53Z">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Michelle et al.: Per Elsa, I think this is being combined with question 1, right?</w:t>
      </w:r>
    </w:p>
  </w:comment>
  <w:comment w:author="Michael Keller" w:id="212" w:date="2024-08-26T15:26:55Z">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marvelous to be honest but perhaps we find an alternative word for this sub-title?  Limitations is very negative.  Something bland like "process considerations?"</w:t>
      </w:r>
    </w:p>
  </w:comment>
  <w:comment w:author="Michael Keller" w:id="143" w:date="2024-08-26T15:40:01Z">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Jose D Fuentes" w:id="129" w:date="2024-08-25T18:26:45Z">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 a and c can be combined?</w:t>
      </w:r>
    </w:p>
  </w:comment>
  <w:comment w:author="Marcos Longo" w:id="35" w:date="2024-08-26T15:09:16Z">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ichael Keller" w:id="60" w:date="2024-08-13T22:15:28Z">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Marcos Longo" w:id="34" w:date="2024-08-26T15:08:45Z">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yovita ivanova" w:id="195" w:date="2024-08-10T19:41:58Z">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196" w:date="2024-08-20T15:23:10Z">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197" w:date="2024-08-23T15:20:07Z">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187" w:date="2024-08-26T18:06:45Z">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Marcos Longo" w:id="28" w:date="2024-08-26T14:59:24Z">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27" w:date="2024-08-26T14:58:24Z">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Marie Pratzer" w:id="119" w:date="2024-08-22T14:36:09Z">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Dearing, J. et al. (2010) ‘Complex Land Systems: the Need for Long Time Perspectives to Assess their Future’, Ecology and Society, 15(4). Available at: https://doi.org/10.5751/ES-03645-150421.</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Müller et al., Regime shifts limit the predictability of land-system change. Global Environ Change 28, 75 (2014).</w:t>
      </w:r>
    </w:p>
  </w:comment>
  <w:comment w:author="Michael Keller" w:id="10" w:date="2024-08-14T19:57:58Z">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PANGEA is a proposed terrestrial ecology field campaign</w:t>
      </w:r>
    </w:p>
  </w:comment>
  <w:comment w:author="Adia Bey" w:id="202" w:date="2024-08-08T17:22:26Z">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and @debd@ornl.gov, we can add the results of our partner mapping here.</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zaunbrecher@ucla.edu_</w:t>
      </w:r>
    </w:p>
  </w:comment>
  <w:comment w:author="Michael Keller" w:id="181" w:date="2024-08-22T21:36:26Z">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5.3? "PANGEA Partners"</w:t>
      </w:r>
    </w:p>
  </w:comment>
  <w:comment w:author="Marcos Longo" w:id="29" w:date="2024-08-26T15:00:06Z">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Marcos Longo" w:id="148" w:date="2024-08-26T23:46:26Z">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Elsa Ordway" w:id="213" w:date="2024-08-26T18:16:16Z">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this to the end based on the organization of the solicitation?</w:t>
      </w:r>
    </w:p>
  </w:comment>
  <w:comment w:author="Regina Eckert" w:id="214" w:date="2024-08-26T22:36:13Z">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to Section 10</w:t>
      </w:r>
    </w:p>
  </w:comment>
  <w:comment w:author="Marcos Longo" w:id="31" w:date="2024-08-26T15:00:43Z">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Regina Eckert" w:id="170" w:date="2024-08-26T23:40:34Z">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this?</w:t>
      </w:r>
    </w:p>
  </w:comment>
  <w:comment w:author="Elsa Ordway" w:id="188" w:date="2024-08-26T23:45:41Z">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this brief and focus on the campaigns community engagement strategy. reference this as a way to illustrate how we have already been putting our community engagement efforts into practice. detail the scoping effort's community engagement efforts in an appendix</w:t>
      </w:r>
    </w:p>
  </w:comment>
  <w:comment w:author="Adia Bey" w:id="194" w:date="2024-08-08T16:47:57Z">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Regina Eckert" w:id="171" w:date="2024-08-26T23:56:03Z">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Implies that if you tilted the instruments so they didn't have a nadir-looking component, it would be acceptable in Brazil. Refine language if this isn't the case.</w:t>
      </w:r>
    </w:p>
  </w:comment>
  <w:comment w:author="Marcos Longo" w:id="32" w:date="2024-08-26T15:03:46Z">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https://dx.doi.org/10.1038/s41586-023-06391-z</w:t>
      </w:r>
    </w:p>
  </w:comment>
  <w:comment w:author="Marcos Longo" w:id="149" w:date="2024-08-26T23:51:33Z">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need a bit more thought just in terms of how these collaborations will be developed.</w:t>
      </w:r>
    </w:p>
  </w:comment>
  <w:comment w:author="Marcos Longo" w:id="30" w:date="2024-08-26T15:01:17Z">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Antonio Belchior Anciaes Ferraz" w:id="87" w:date="2024-08-26T23:57:37Z">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Liane S. Guild" w:id="20" w:date="2024-08-26T23:46:52Z">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Marie Pratzer" w:id="102" w:date="2024-08-22T14:46:48Z">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(2018) ‘Middle-range theories of land system change’, Global Environmental Change, 53(August), pp. 52–67. Available at: https://doi.org/10.1016/j.gloenvcha.2018.08.006.</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(2022) ‘Ten facts about land systems for sustainability’, Proceedings of the National Academy of Sciences, 119(7), p. e2109217118. Available at: https://doi.org/10.1073/pnas.2109217118.</w:t>
      </w:r>
    </w:p>
  </w:comment>
  <w:comment w:author="Marie Pratzer" w:id="118" w:date="2024-08-22T14:21:35Z">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Ramankutty, N. and Rhemtulla, J. (2013) ‘Land sparing or land sharing: context dependent’, Frontiers in Ecology and the Environment, 11(4), pp. 177–178. Available at: https://doi.org/10.1890/13.WB.008.</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(2024) ‘An actor-centered, scalable land system typology for addressing biodiversity loss in the world’s tropical dry woodlands’, Global Environmental Change, 86, p. 102849. Available at: https://doi.org/10.1016/j.gloenvcha.2024.102849.</w:t>
      </w:r>
    </w:p>
  </w:comment>
  <w:comment w:author="Marie Pratzer" w:id="117" w:date="2024-08-22T14:18:48Z">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Sanderson, E.W. et al. (2002) ‘The Human Footprint and the Last of the Wild: The human footprint is a global map of human influence on the land surface, which suggests that human beings are stewards of nature, whether we like it or not’, BioScience, 52(10), pp. 891–904. Available at: https://doi.org/10.1641/0006-3568(2002)052[0891:THFATL]2.0.CO;2.</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Ellis, E.C. et al. (2021) ‘People have shaped most of terrestrial nature for at least 12,000 years’, Proceedings of the National Academy of Sciences of the United States of America, 118(17), pp. 1–8. Available at: https://doi.org/10.1073/pnas.2023483118.</w:t>
      </w:r>
    </w:p>
  </w:comment>
  <w:comment w:author="Marie Pratzer" w:id="120" w:date="2024-08-22T14:31:37Z">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et al. (2007) ‘Complexity of coupled human and natural systems’, Science, 317(5844), pp. 1513–1516. Available at: https://doi.org/10.1126/science.1144004.</w:t>
      </w:r>
    </w:p>
  </w:comment>
  <w:comment w:author="Renato Braghiere" w:id="150" w:date="2024-08-26T23:18:32Z">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meta-analysis</w:t>
      </w:r>
    </w:p>
  </w:comment>
  <w:comment w:author="Renato Braghiere" w:id="151" w:date="2024-08-26T23:21:43Z">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@cterrer@mit.edu</w:t>
      </w:r>
    </w:p>
  </w:comment>
  <w:comment w:author="Marcos Longo" w:id="26" w:date="2024-08-26T14:57:48Z">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ie Pratzer" w:id="116" w:date="2024-08-22T14:15:58Z">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Fischer, J. et al. (2017) ‘Reframing the Food–Biodiversity Challenge’, Trends in Ecology and Evolution, 32(5), pp. 335–345. Available at: https://doi.org/10.1016/j.tree.2017.02.009.</w:t>
      </w:r>
    </w:p>
  </w:comment>
  <w:comment w:author="Elsa Ordway" w:id="179" w:date="2024-08-20T18:15:31Z">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180" w:date="2024-08-22T21:35:42Z">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Elsa Ordway" w:id="1" w:date="2024-02-10T20:09:57Z">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Group Members</w:t>
      </w:r>
    </w:p>
  </w:comment>
  <w:comment w:author="Elsa Ordway" w:id="0" w:date="2024-02-10T20:09:16Z">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contributing authors from Leadership Team and and WG Co-Lead Teams</w:t>
      </w:r>
    </w:p>
  </w:comment>
  <w:comment w:author="Marie Pratzer" w:id="101" w:date="2024-08-22T13:41:39Z">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Definitions of SES: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Ostrom’s framework of SES: Ostrom, E. (2009) ‘A General Framework for Analyzing Sustainability of Social-Ecological Systems’, Science, 325, pp. 419–425.</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land programme: Global Land Programme Scientific Steering Committee, “Global Land Programme Science Plan and</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Implementation Strategy 2024-2028 (Draft December 2023)”, College Park, Maryland, 2024.</w:t>
      </w:r>
    </w:p>
  </w:comment>
  <w:comment w:author="Michael Keller" w:id="130" w:date="2024-08-22T22:46:12Z">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include past, present, and future here?</w:t>
      </w:r>
    </w:p>
  </w:comment>
  <w:comment w:author="Michael Keller" w:id="24" w:date="2024-08-13T22:47:33Z">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Elsa Ordway" w:id="223" w:date="2024-08-20T17:46:47Z">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Marie Pratzer" w:id="103" w:date="2024-08-22T13:40:26Z">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Olesen, R.S., Hall, C.M. and Rasmussen, L.V. (2022) ‘Forests support people’s food and nutrition security through multiple pathways in low- and middle-income countries’, One Earth, 5(12), pp. 1342–1353. Available at: https://doi.org/10.1016/j.oneear.2022.11.005.</w:t>
      </w:r>
    </w:p>
  </w:comment>
  <w:comment w:author="yovita ivanova" w:id="198" w:date="2024-08-10T19:17:42Z">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Elsa Ordway" w:id="173" w:date="2024-08-20T17:49:27Z">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Opportunities for unsolicited mechanisms with quick turnaround times if in alignment w NSF:</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RCN - cap is $500k up to 5 years</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RISE! - especially if there's a workforce devleopment / professional development (not of students, but also scientists)</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Geoscience Opportunities for Leadership in Diversity (GOLD-EN)</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EArly-concept Grants for Exploratory Research (EAGER) Proposal</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w:t>
      </w:r>
    </w:p>
  </w:comment>
  <w:comment w:author="Michael Keller" w:id="14" w:date="2024-08-14T19:58:56Z">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in next 4 paragraphs:  Science need - Major data gaps that need to be filled</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tropical forests - different tropical continents/forests are different - floristically, function, in terms of pressures faced</w:t>
      </w:r>
    </w:p>
  </w:comment>
  <w:comment w:author="Elsa Ordway" w:id="215" w:date="2024-02-10T20:31:58Z">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@teodyl.nkuintchua@wri.org @juf15@psu.edu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Applications &amp; Output WG - focus here</w:t>
      </w:r>
    </w:p>
  </w:comment>
  <w:comment w:author="Elsa Ordway" w:id="216" w:date="2024-08-12T17:05:25Z">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keep an explicit Earth Science 2 Action (applications) section that's separate from Community Engagement.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there will be overlap, we need to make the ES2A applications very, very clear to NASA reviewers</w:t>
      </w:r>
    </w:p>
  </w:comment>
  <w:comment w:author="Elsa Ordway" w:id="136" w:date="2024-02-10T20:25:33Z">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@ian.b.mccubbin@jpl.nasa.gov @lola.fatoyinbo@nasa.gov Feasibility WG - focus here</w:t>
      </w:r>
    </w:p>
  </w:comment>
  <w:comment w:author="Michael Keller" w:id="25" w:date="2024-08-13T22:47:10Z">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Elsa Ordway" w:id="73" w:date="2024-02-10T20:22:59Z">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include:</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Current state-of-the-science</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 for a major, significant scientific advancement</w:t>
      </w:r>
    </w:p>
  </w:comment>
  <w:comment w:author="Elsa Ordway" w:id="71" w:date="2024-02-10T20:22:29Z">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White Paper Science Themes</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Disturbance</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Permafrost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Surface Hydrology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Ecosystem Dynamics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Soil Carbon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Land-Atmosphere Feedbacks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Human Dimensions / Impact Assessments</w:t>
      </w:r>
    </w:p>
  </w:comment>
  <w:comment w:author="Regina Eckert" w:id="72" w:date="2024-08-26T22:07:18Z">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make sure the "Current state-of-the-science" is addresses as well, likely in this section (to match what is called for in the scoping study guidelines)</w:t>
      </w:r>
    </w:p>
  </w:comment>
  <w:comment w:author="yovita ivanova" w:id="199" w:date="2024-08-10T19:23:09Z">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Essi Kane" w:id="164" w:date="2024-08-26T12:35:50Z">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Institutional engagement for study sites - here we can state that there is or have been an ongoing discussion with the study sites' authorities or  managers</w:t>
      </w:r>
    </w:p>
  </w:comment>
  <w:comment w:author="Matthew Johnson" w:id="84" w:date="2024-08-26T23:10:04Z">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this question address drivers/processes controlling the variability of stocks/fluxes?  Or is that all addressed in Question #2?</w:t>
      </w:r>
    </w:p>
  </w:comment>
  <w:comment w:author="Essi Kane" w:id="165" w:date="2024-08-26T12:26:23Z">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 Applications and Technologies Lab for Forest "Natural" Resources Management (Drones, remote sensing, field observation technologies and sensors, etc)</w:t>
      </w:r>
    </w:p>
  </w:comment>
  <w:comment w:author="Adia Bey" w:id="217" w:date="2024-08-26T12:37:01Z">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Previously Section 2.5.</w:t>
      </w:r>
    </w:p>
  </w:comment>
  <w:comment w:author="Michael Keller" w:id="137" w:date="2024-08-26T21:41:03Z">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Elsa Ordway" w:id="135" w:date="2024-08-26T17:52:05Z">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scientific feasibility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we have enough sites, do we have the right sites?</w:t>
      </w:r>
    </w:p>
  </w:comment>
  <w:comment w:author="Elsa Ordway" w:id="225" w:date="2024-08-20T17:19:48Z">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 Congress recently allocated large sums of funds to support STEM research in EPSCoR states - cite 'Envisioning the Future of EPSCoR' report</w:t>
      </w:r>
    </w:p>
  </w:comment>
  <w:comment w:author="Elsa Ordway" w:id="189" w:date="2024-08-20T03:15:04Z">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Michael's comment: Michael's comment: This section breaks the most from what is traditionally the core of NASA TE activities. Perhaps that "tradition" has been revised by ABOVE. What did NASA pay for in terms of ILCP involvement? Saying something is desirable is not the same as supporting activities. Even mechanisms are complicated as Ryan's recent note warning about IG interventions for gift card distrubition showed.</w:t>
      </w:r>
    </w:p>
  </w:comment>
  <w:comment w:author="Elsa Ordway" w:id="190" w:date="2024-08-27T00:31:13Z">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Adia, Esi, Debjani - integrate these thoughts into the SES section and the Earth Science to Action section</w:t>
      </w:r>
    </w:p>
  </w:comment>
  <w:comment w:author="Elsa Ordway" w:id="191" w:date="2024-08-27T00:31:47Z">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@maria.j.santos@geo.uzh.ch @mariaj.santos@uzh.ch integrate these thoughts into the SES section</w:t>
      </w:r>
    </w:p>
  </w:comment>
  <w:comment w:author="Dana Chadwick" w:id="138" w:date="2024-08-26T22:58:32Z">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Scaling strategy concept/framework?</w:t>
      </w:r>
    </w:p>
  </w:comment>
  <w:comment w:author="MARIUS VON ESSEN" w:id="98" w:date="2024-08-26T21:34:10Z">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a better fit for another section.</w:t>
      </w:r>
    </w:p>
  </w:comment>
  <w:comment w:author="Elsa Ordway" w:id="205" w:date="2024-08-26T17:42:56Z">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comment: This is obviously delicate and we'll need to edit this language based on (a) what happens over the next month or two with potential funders and (b) what we think will be the most compelling way to communicate this.</w:t>
      </w:r>
    </w:p>
  </w:comment>
  <w:comment w:author="Essi Kane" w:id="162" w:date="2024-08-26T12:14:27Z">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include other research bodies that have research stations in the tropics</w:t>
      </w:r>
    </w:p>
  </w:comment>
  <w:comment w:author="Adia Bey" w:id="163" w:date="2024-08-26T13:19:16Z">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this section to table(s) and figure(s) derived from the Partner's spreadsheet</w:t>
      </w:r>
    </w:p>
  </w:comment>
  <w:comment w:author="Matthew Johnson" w:id="82" w:date="2024-08-26T22:58:21Z">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Le Bienfaiteur Sagang Takougoum" w:id="75" w:date="2024-08-26T21:21:03Z">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Regina Eckert" w:id="2" w:date="2024-08-26T23:02:15Z">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have its own short section just to summarize the science needs and why teamwork is needed?</w:t>
      </w:r>
    </w:p>
  </w:comment>
  <w:comment w:author="Matthew Johnson" w:id="83" w:date="2024-08-26T22:58:42Z">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Dana Chadwick" w:id="139" w:date="2024-08-26T21:34:48Z">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 - could be useful to update</w:t>
      </w:r>
    </w:p>
  </w:comment>
  <w:comment w:author="Michael Keller" w:id="140" w:date="2024-08-26T21:40:23Z">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here for now as something to think about but are we ready for this level of "requirements."  Our white paper is not at the level of specificity of an EVS proposal.</w:t>
      </w:r>
    </w:p>
  </w:comment>
  <w:comment w:author="Dana Chadwick" w:id="141" w:date="2024-08-26T22:13:40Z">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definitely not, but could be a high level description of what's needed - going to pare it down</w:t>
      </w:r>
    </w:p>
  </w:comment>
  <w:comment w:author="MARIUS VON ESSEN" w:id="95" w:date="2024-08-26T21:21:24Z">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this fits well due to it's emphasis on human activities' impact on natural systems. I think the term 'human land management' would need to be clarified, though. We could use 'human activities' which we defined in the glossary.</w:t>
      </w:r>
    </w:p>
  </w:comment>
  <w:comment w:author="Dana Chadwick" w:id="185" w:date="2024-08-26T21:30:53Z">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be formal agreements only, or can it be collaborations?</w:t>
      </w:r>
    </w:p>
  </w:comment>
  <w:comment w:author="Regina Eckert" w:id="169" w:date="2024-08-26T22:55:13Z">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 name, but to address  "5.</w:t>
        <w:tab/>
        <w:t xml:space="preserve">The essential scientific components of the study and why coordinated teamwork is required in their implementation." from the solicitation</w:t>
      </w:r>
    </w:p>
  </w:comment>
  <w:comment w:author="Dana Chadwick" w:id="146" w:date="2024-08-26T23:03:13Z">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@renatob@caltech.edu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forgot who else to tag here - this is where i put the scaling strategy and it's on the similar level to the scientific measurements</w:t>
      </w:r>
    </w:p>
  </w:comment>
  <w:comment w:author="Marcos Longo" w:id="147" w:date="2024-08-26T23:17:08Z">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am tagging @cterrer@mit.edu too</w:t>
      </w:r>
    </w:p>
  </w:comment>
  <w:comment w:author="Le Bienfaiteur Sagang Takougoum" w:id="77" w:date="2024-08-26T21:23:32Z">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https://doi.org/10.1073/pnas.2310157121</w:t>
      </w:r>
    </w:p>
  </w:comment>
  <w:comment w:author="Le Bienfaiteur Sagang Takougoum" w:id="76" w:date="2024-08-26T21:22:18Z">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https://doi.org/10.1038/s41586-024-07629-0</w:t>
      </w:r>
    </w:p>
  </w:comment>
  <w:comment w:author="Dana Chadwick" w:id="133" w:date="2024-08-26T21:26:13Z">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Elsa Ordway" w:id="63" w:date="2024-08-15T15:45:52Z">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Box somewhere to define "anthropogenic climate change" = multi-decadal trends and extreme events with respect to temperatures (thermal tolerance), rainfall regimes (intensity, total precipitation, seasonality), storm frequency and intensity (convective systems), drought intensity and frequency, CO2 fertilization effect</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Emphasis on land-atmosphere interactions</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forest carbon stocks and fluxes, but also exchanges at the interface between forests and agricultural systems</w:t>
      </w:r>
    </w:p>
  </w:comment>
  <w:comment w:author="Dana Chadwick" w:id="132" w:date="2024-08-26T21:26:08Z">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Dana Chadwick" w:id="68" w:date="2024-08-26T17:46:55Z">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interpolation using POR</w:t>
      </w:r>
    </w:p>
  </w:comment>
  <w:comment w:author="Elsa Ordway" w:id="64" w:date="2024-08-15T15:46:24Z">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Definitions to include:</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Forest structure = Canopy height, vertical height heterogeneity, vertical leaf/plant area density distributions, and biomass</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Forest function = GPP, NPP, woody productivity, respiration, tree mortality, woody residence time, evapotranspiration, sensible heat flux, net radiation, water-use efficiency, carbon-use efficiency, nutrient-use efficiency and nutrient cycling</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 = natural ecosystem, agro-ecosystem, social-ecological system</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interactions =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Land-use change = deforestation, degradation, fragmentation, restoration, and regeneration</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Degradation = selective logging, mining, defaunation, human-ignited fire</w:t>
      </w:r>
    </w:p>
  </w:comment>
  <w:comment w:author="Renato Braghiere" w:id="65" w:date="2024-08-26T15:00:30Z">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a comment about forest structure: adding horizontal heterogeneity into the list, such as clumping index is critical here.</w:t>
      </w:r>
    </w:p>
  </w:comment>
  <w:comment w:author="Adia Bey" w:id="228" w:date="2024-07-15T17:44:40Z">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229" w:date="2024-08-27T00:33:54Z">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Essi Kane" w:id="161" w:date="2024-08-26T12:20:48Z">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Demonstrating feasibility according to each tropical region because tropical areas have their own peculiar conditions</w:t>
      </w:r>
    </w:p>
  </w:comment>
  <w:comment w:author="MARIUS VON ESSEN" w:id="100" w:date="2024-08-26T21:38:52Z">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probably also a better fit for another group, maybe climate interactions and feedbacks?</w:t>
      </w:r>
    </w:p>
  </w:comment>
  <w:comment w:author="MARIUS VON ESSEN" w:id="97" w:date="2024-08-26T21:33:29Z">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of this as degradation that is caused by humans, so that will vary across geographies - which is interesting. I think there is some work already on the differences in drivers of deforestation/degradation between the Amazon and Congo Basins. Plus, answering this question would be rather descriptive and less about interactions and feedbacks. I think this could be included in the text / background.</w:t>
      </w:r>
    </w:p>
  </w:comment>
  <w:comment w:author="Elsa Ordway" w:id="74" w:date="2024-08-02T18:56:30Z">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MARIUS VON ESSEN" w:id="99" w:date="2024-08-26T21:37:05Z">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 fully understand this question.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had a question about the impacts of 'land use legacy / history' and scrapped that based on feedback that this would open a time-dimension that wouldn't be a great fit for Pangea.</w:t>
      </w:r>
    </w:p>
  </w:comment>
  <w:comment w:author="Essi Kane" w:id="166" w:date="2024-08-26T12:21:12Z">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Dynamics of Tropical Forests (appraising this from different points of view as already stated here)</w:t>
      </w:r>
    </w:p>
  </w:comment>
  <w:comment w:author="Renato Braghiere" w:id="39" w:date="2024-08-26T16:59:12Z">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Renato Braghiere" w:id="48" w:date="2024-08-26T22:40:07Z">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Doughty, R., Sousa, D., Magney, T., Widlowski, J.-L., Longo, M., Bloom, A. A., Worden, J., Gentine, P., &amp; Frankenberg, C. (2021). Accounting for canopy structure improves hyperspectral radiative transfer and sun-induced chlorophyll fluorescence representations in a new generation Earth System model. Remote Sensing of Environment, 261, 112497. https://doi.org/10.1016/j.rse.2021.112497</w:t>
      </w:r>
    </w:p>
  </w:comment>
  <w:comment w:author="Renato Braghiere" w:id="40" w:date="2024-08-26T16:58:30Z">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Adia Bey" w:id="204" w:date="2024-07-15T17:20:37Z">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listed are not actually partners, but consortiums working on a collaborative research project. I think these should be deleted here and listed elsewhere in the White Paper.</w:t>
      </w:r>
    </w:p>
  </w:comment>
  <w:comment w:author="Liane S. Guild" w:id="15" w:date="2024-08-26T22:39:44Z">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ichael Keller" w:id="61" w:date="2024-08-21T22:54:08Z">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COPIED FROM HARMONIZED QUESTIONS:  Let's parse this. How vulnerable is society to carbon cycle perturbations? How resilient is society to carbon cycle perturbations? We want to emphasize the close linkage of societal interactions in controlling the tropical forest carbon cycle but are the resilience and vulnerability of society our primary subject matter for the terrestrial ecology program? Rather than make this the primary question, we can turn it into text to introduce the subsequent questions as I have suggested.</w:t>
      </w:r>
    </w:p>
  </w:comment>
  <w:comment w:author="Matthew Johnson" w:id="79" w:date="2024-08-26T22:56:52Z">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sarah worden" w:id="92" w:date="2024-08-26T22:25:00Z">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 indicates alterations to original questions or new questions</w:t>
      </w:r>
    </w:p>
  </w:comment>
  <w:comment w:author="Marie Pratzer" w:id="121" w:date="2024-08-22T15:07:21Z">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Vasco, C. et al. (2018) ‘Agricultural land use among mestizo colonist and indigenous populations: Contrasting patterns in the Amazon’, PLoS ONE, 13(7). Available at: https://doi.org/10.1371/journal.pone.0199518.</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Baragwanath, K. and Bayi, E. (2020) ‘Collective property rights reduce deforestation in the Brazilian Amazon’, Proceedings of the National Academy of Sciences of the United States of America, 117(34), pp. 20495–20502. Available at: https://doi.org/10.1073/pnas.1917874117.</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(2023) ‘Agricultural intensification, Indigenous stewardship and land sparing in tropical dry forests’, Nature Sustainability, pp. 1–12. Available at: https://doi.org/10.1038/s41893-023-01073-0.</w:t>
      </w:r>
    </w:p>
  </w:comment>
  <w:comment w:author="Elsa Ordway" w:id="134" w:date="2024-07-31T23:58:11Z">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comment>
  <w:comment w:author="Renato Braghiere" w:id="49" w:date="2024-08-26T22:40:41Z">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Gagné-Landmann, A., Brodrick, P. G., Bloom, A. A., Norton, A. J., Ma, S., Levine, P., Longo, M., Deck, K., Gentine, P., Worden, J. R., Frankenberg, C., &amp; Schneider, T. (2023). The Importance of Hyperspectral Soil Albedo Information for Improving Earth System Model Projections. AGU Advances, 4(4), e2023AV000910. https://doi.org/10.1029/2023AV000910</w:t>
      </w:r>
    </w:p>
  </w:comment>
  <w:comment w:author="Rogelio Omar Corona Núñez" w:id="106" w:date="2024-08-20T17:12:27Z">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Houghton, R.A., Castanho, A. (2022) Annual emissions of carbon from land use, land-use change, and forestry 1850-2020. Earth Syst. Sci. Data Discuss. 2022, 1-36.</w:t>
      </w:r>
    </w:p>
  </w:comment>
  <w:comment w:author="MARIUS VON ESSEN" w:id="107" w:date="2024-08-26T21:45:41Z">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https://doi.org/10.5194/essd-15-2025-2023</w:t>
      </w:r>
    </w:p>
  </w:comment>
  <w:comment w:author="Matthew Johnson" w:id="80" w:date="2024-08-26T22:57:17Z">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Renato Braghiere" w:id="50" w:date="2024-08-26T22:42:28Z">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Massoud, E. C., Hoffman, F., Shi, Z., Tang, J., Alhajjar, E., Barnes, M., Braghiere, R. K., Cardon, Z., Collier, N., Crompton, O., Dennedy-Frank, P. J., Gautam, S., Gonzalez-Meler, M. A., Green, J. K., Koven, C., Levine, P., MacBean, N., Mao, J., Mills, R. T., … Zarakas, C. (2023). Perspectives on Artificial Intelligence for Predictions in Ecohydrology. Artificial Intelligence for the Earth Systems. https://doi.org/10.1175/AIES-D-23-0005.1</w:t>
      </w:r>
    </w:p>
  </w:comment>
  <w:comment w:author="Dana Chadwick" w:id="220" w:date="2024-08-26T17:22:02Z">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insights from @anabellecardoso@gmail.com on managing expectations around flight campaigns and applications would be helpful</w:t>
      </w:r>
    </w:p>
  </w:comment>
  <w:comment w:author="Rogelio Omar Corona Núñez" w:id="218" w:date="2024-08-20T17:07:26Z">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CBD, (2022) Final text of Kunming-Montreal Global Biodiversity Framework available in all languages, in: Diversity, C.o.B. (Ed.). 15th meeting of the Conference of Parties to the UN Convention on Biological Diversity, Montreal, Canada.</w:t>
      </w:r>
    </w:p>
  </w:comment>
  <w:comment w:author="MARIUS VON ESSEN" w:id="96" w:date="2024-08-26T21:30:37Z">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better fit for "Disturbances" imo, since it mainly addresses the impact of degradation on fluxes. To fit better with SES, I would suggest a clearer link to human activities (because the type of activity and geographic location will have a substantial impact on the level of degradation). One goal of the SES group was to address feedbacks between social and ecological systems, and this question is more of a one-directional relation.</w:t>
      </w:r>
    </w:p>
  </w:comment>
  <w:comment w:author="Elsa Ordway" w:id="227" w:date="2024-08-26T17:24:35Z">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become an appendix with some elements highlighted in a paragraph in the intro</w:t>
      </w:r>
    </w:p>
  </w:comment>
  <w:comment w:author="Marie Pratzer" w:id="125" w:date="2024-08-22T15:13:25Z">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Garnett, S.T. et al. (2018) ‘A spatial overview of the global importance of Indigenous lands for conservation’, Nature Sustainability, 1(7), pp. 369–374. Available at: https://doi.org/10.1038/s41893-018-0100-6.</w:t>
      </w:r>
    </w:p>
  </w:comment>
  <w:comment w:author="Elsa Ordway" w:id="128" w:date="2024-08-26T21:30:21Z">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w:t>
      </w:r>
    </w:p>
  </w:comment>
  <w:comment w:author="Marie Pratzer" w:id="122" w:date="2024-08-22T15:09:37Z">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Cajete (2000) Native science: Natural laws of interdependence. Santa Fe, Mexico: Clear Light Publishers.</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Salmón (2000) ‘Kincentric Ecology: Indigenous Perceptions of the Human-Nature Relationship’, Ecological Applications, 10, pp. 1327–1332.</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Umeek (2011) Principles of Tsawalk. An Indigenous Approach to a Global Crisis. Vancouver, Canada: UBC Press.</w:t>
      </w:r>
    </w:p>
  </w:comment>
  <w:comment w:author="MARIUS VON ESSEN" w:id="123" w:date="2024-08-26T21:51:54Z">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https://doi.org/10.2307/2641288</w:t>
      </w:r>
    </w:p>
  </w:comment>
  <w:comment w:author="Matthew Johnson" w:id="81" w:date="2024-08-26T22:57:59Z">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67" w:date="2024-07-31T23:57:49Z">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comment>
  <w:comment w:author="Renato Braghiere" w:id="93" w:date="2024-08-26T21:19:47Z">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nitrogen/phosphorus deposition too.</w:t>
      </w:r>
    </w:p>
  </w:comment>
  <w:comment w:author="Liane S. Guild" w:id="17" w:date="2024-08-26T21:56:07Z">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192" w:date="2024-08-20T03:14:48Z">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Questions doc</w:t>
      </w:r>
    </w:p>
  </w:comment>
  <w:comment w:author="Renato Braghiere" w:id="45" w:date="2024-08-26T22:29:13Z">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Elsa Ordway" w:id="41" w:date="2024-08-15T15:21:38Z">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2" w:date="2024-08-26T16:55:15Z">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43" w:date="2024-08-15T15:21:38Z">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4" w:date="2024-08-26T16:55:15Z">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46" w:date="2024-08-15T15:21:38Z">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7" w:date="2024-08-26T16:55:15Z">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Marcos Longo" w:id="53" w:date="2024-08-26T16:55:57Z">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Yanlei Feng" w:id="159" w:date="2024-08-26T21:59:31Z">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CFI crispy question 2, undecided if it is out of scope</w:t>
      </w:r>
    </w:p>
  </w:comment>
  <w:comment w:author="Maria Santos" w:id="126" w:date="2024-08-26T21:02:38Z">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updating</w:t>
      </w:r>
    </w:p>
  </w:comment>
  <w:comment w:author="MARIUS VON ESSEN" w:id="127" w:date="2024-08-26T23:58:38Z">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suggested update in the Harmonized Science Question v2 document (in the comment)</w:t>
      </w:r>
    </w:p>
  </w:comment>
  <w:comment w:author="Anabelle Cardoso" w:id="178" w:date="2024-08-26T16:53:54Z">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different NASA documents?</w:t>
      </w:r>
    </w:p>
  </w:comment>
  <w:comment w:author="Michael Keller" w:id="62" w:date="2024-08-21T22:56:53Z">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that we have sufficient evidence for a Century long sink.  Can we cite a paper that claims this?  Perhaps decades is the best we can claim based on data from research plots.</w:t>
      </w:r>
    </w:p>
  </w:comment>
  <w:comment w:author="Dana Chadwick" w:id="184" w:date="2024-08-26T22:02:28Z">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unless there's additional context here, i would move this elsewhere</w:t>
      </w:r>
    </w:p>
  </w:comment>
  <w:comment w:author="Elsa Ordway" w:id="70" w:date="2024-08-26T22:29:47Z">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 up with a better section title.</w:t>
      </w:r>
    </w:p>
  </w:comment>
  <w:comment w:author="Dana Chadwick" w:id="145" w:date="2024-08-26T22:03:51Z">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SUCCESSES and lessons learned from AfriSAR</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collaboration with partners</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Gabon - built that relationship</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started that with other countries in AfriSAR</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PANGEA selected, spend the year establishing MOUs with governments or space agencies or institutions b/w NASA &amp; Space Agencies</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who those partners are</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letters of support from govt</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Science diplomacy that needs to be done before and during campaign - Lola, Marc, Elsa (Adia) need to do that</w:t>
      </w:r>
    </w:p>
  </w:comment>
  <w:comment w:author="Adia Bey" w:id="193" w:date="2024-08-26T13:37:40Z">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work on presenting CERA information in a more condensed format.  This table shows the distinct communities that are relevant to PANGEA.  The text before would include a paragraph on engagement particularities for each.</w:t>
      </w:r>
    </w:p>
  </w:comment>
  <w:comment w:author="Rogelio Omar Corona Núñez" w:id="114" w:date="2024-08-20T17:14:05Z">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Díaz, S., Pascual, U., Stenseke, M., Martín-López, B., Watson, R.T., Molnár, Z., Hill, R., Chan, K.M.A., Baste, I.A., Brauman, K.A., Polasky, S., Church, A., Lonsdale, M., Larigauderie, A., Leadley, P.W., van Oudenhoven, A.P.E., van der Plaat, F., Schröter, M., Lavorel, S., Aumeeruddy-Thomas, Y., Bukvareva, E., Davies, K., Demissew, S., Erpul, G., Failler, P., Guerra, C.A., Hewitt, C.L., Keune, H., Lindley, S., Shirayama, Y. (2018) Assessing nature's contributions to people. Science 359, 270-272.</w:t>
      </w:r>
    </w:p>
  </w:comment>
  <w:comment w:author="MARIUS VON ESSEN" w:id="115" w:date="2024-08-26T21:49:36Z">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Rogelio Omar Corona Núñez" w:id="104" w:date="2024-08-20T17:03:51Z">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Siyum, Z.G. (2020) Tropical dry forest dynamics in the context of climate change: syntheses of drivers, gaps, and management perspectives. Ecological Processes 9, 25.</w:t>
      </w:r>
    </w:p>
  </w:comment>
  <w:comment w:author="MARIUS VON ESSEN" w:id="105" w:date="2024-08-26T21:45:08Z">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https://doi.org/10.1186/s13717-020-00229-6</w:t>
      </w:r>
    </w:p>
  </w:comment>
  <w:comment w:author="Rogelio Omar Corona Núñez" w:id="112" w:date="2024-08-20T17:13:42Z">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 M., Franke, J., Ouweneel, B., Tristos, C. (2023) Global risk of heat stress to cattle from climate change. Environmental Research Letters 18.</w:t>
      </w:r>
    </w:p>
  </w:comment>
  <w:comment w:author="MARIUS VON ESSEN" w:id="113" w:date="2024-08-26T21:48:44Z">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https://doi.org/10.1088/1748-9326/aceb79</w:t>
      </w:r>
    </w:p>
  </w:comment>
  <w:comment w:author="Elsa Ordway" w:id="226" w:date="2024-01-13T00:16:55Z">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sarah worden" w:id="131" w:date="2024-08-26T20:55:10Z">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Split in half from the original question (in CF&amp;I) to specifically discuss disturbances</w:t>
      </w:r>
    </w:p>
  </w:comment>
  <w:comment w:author="Rogelio Omar Corona Núñez" w:id="110" w:date="2024-08-20T17:13:28Z">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Mendoza-Ponce, A., Corona-Núñez, R.O., Nava, L.F., Estrada, F., Calderón-Bustamante, O., Martínez-Meyer, E., Carabias, J., Larralde-Corona, A.H., Barrios, M., Pardo-Villegas, P.D. (2021) Impacts of land management and climate change in a developing and socioenvironmental challenging transboundary region. Journal of environmental management 300, 113748.</w:t>
      </w:r>
    </w:p>
  </w:comment>
  <w:comment w:author="MARIUS VON ESSEN" w:id="111" w:date="2024-08-26T21:48:11Z">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Rogelio Omar Corona Núñez" w:id="108" w:date="2024-08-20T17:12:46Z">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Dale, V.H., Joyce, L.A., McNulty, S., Neilson, R.P., Ayres, M.P., Flannigan, M.D., Hanson, P.J., Irland, L.C., Lugo, A.E., Peterson, C.J., Simberloff, D., Swanson, F.J., Stocks, B.J., Wotton, B.M. (2001) Climate Change and Forest Disturbances: Climate change can affect forests by altering the frequency, intensity, duration, and timing of fire, drought, introduced species, insect and pathogen outbreaks, hurricanes, windstorms, ice storms, or landslides. BioScience 51, 723-734.</w:t>
      </w:r>
    </w:p>
  </w:comment>
  <w:comment w:author="MARIUS VON ESSEN" w:id="109" w:date="2024-08-26T21:46:48Z">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https://doi.org/10.1641/0006-3568(2001)051[0723:CCAFD]2.0.CO;2</w:t>
      </w:r>
    </w:p>
  </w:comment>
  <w:comment w:author="Liane S. Guild" w:id="21" w:date="2024-08-26T22:14:18Z">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Helene Muller-Landau" w:id="89" w:date="2024-08-26T20:55:46Z">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biodiversity part of the former ESFB question 1: What are the roles of ecosystem structure, function, and biodiversity in driving spatial variation in tropical forest carbon stocks and fluxes?</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How do forest structure, function, and biodiversity covary with each other and with abiotic variables that control tropical forest carbon stocks and fluxes within and among biogeographic regions in the tropics?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How does variation in ecosystem structure and functional composition correspond to variation in woody productivity (GPP, CUE, and allocation to wood production) and woody residence time, and thus to spatial variation in tropical forest biomass?</w:t>
      </w:r>
    </w:p>
  </w:comment>
  <w:comment w:author="Marie Pratzer" w:id="124" w:date="2024-08-22T15:12:34Z">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Newton, P. et al. (2016) ‘Who are forest-dependent people? A taxonomy to aid livelihood and land use decision-making in forested regions’, Land Use Policy, 57, pp. 388–395. Available at: https://doi.org/10.1016/j.landusepol.2016.05.032.</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Fernández-Llamazares, Á. et al. (2024) ‘The global relevance of locally grounded ethnobiology’, Journal of Ethnobiology and Ethnomedicine, 20(1), p. 53. Available at: https://doi.org/10.1186/s13002-024-00693-w.</w:t>
      </w:r>
    </w:p>
  </w:comment>
  <w:comment w:author="VIRGINIA ZAUNBRECHER" w:id="221" w:date="2024-08-08T15:05:56Z">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Elsa Ordway" w:id="33" w:date="2024-08-15T15:15:22Z">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Elsa Ordway" w:id="224" w:date="2024-08-20T17:14:07Z">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to NASA (e.g., ARSET) and NSF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Garamon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Tahoma">
    <w:embedRegular w:fontKey="{00000000-0000-0000-0000-000000000000}" r:id="rId12" w:subsetted="0"/>
    <w:embedBold w:fontKey="{00000000-0000-0000-0000-000000000000}" r:id="rId13" w:subsetted="0"/>
  </w:font>
  <w:font w:name="Noto Sans Symbols">
    <w:embedRegular w:fontKey="{00000000-0000-0000-0000-000000000000}" r:id="rId14" w:subsetted="0"/>
    <w:embedBold w:fontKey="{00000000-0000-0000-0000-000000000000}" r:id="rId15"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5">
    <w:pPr>
      <w:jc w:val="right"/>
      <w:rPr>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3">
    <w:pPr>
      <w:rPr>
        <w:i w:val="1"/>
        <w:color w:val="ff0000"/>
        <w:sz w:val="20"/>
        <w:szCs w:val="20"/>
      </w:rPr>
    </w:pPr>
    <w:r w:rsidDel="00000000" w:rsidR="00000000" w:rsidRPr="00000000">
      <w:rPr>
        <w:b w:val="1"/>
        <w:i w:val="1"/>
        <w:color w:val="ff0000"/>
        <w:sz w:val="20"/>
        <w:szCs w:val="20"/>
        <w:rtl w:val="0"/>
      </w:rPr>
      <w:t xml:space="preserve">NOTE: </w:t>
    </w:r>
    <w:r w:rsidDel="00000000" w:rsidR="00000000" w:rsidRPr="00000000">
      <w:rPr>
        <w:i w:val="1"/>
        <w:color w:val="ff0000"/>
        <w:sz w:val="20"/>
        <w:szCs w:val="20"/>
        <w:rtl w:val="0"/>
      </w:rPr>
      <w:t xml:space="preserve">This is a living document. The outline is formatted according to the anticipated White Paper document structure, but will likely be edited. Please use suggested edits and comments so that the PANGEA leadership team and Working Group Co-Leads can keep track of comments and suggestions. </w:t>
    </w:r>
  </w:p>
  <w:p w:rsidR="00000000" w:rsidDel="00000000" w:rsidP="00000000" w:rsidRDefault="00000000" w:rsidRPr="00000000" w14:paraId="000005E4">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360" w:hanging="360"/>
      </w:pPr>
      <w:rPr>
        <w:rFonts w:ascii="Noto Sans Symbols" w:cs="Noto Sans Symbols" w:eastAsia="Noto Sans Symbols" w:hAnsi="Noto Sans Symbols"/>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171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43.0" w:type="dxa"/>
        <w:bottom w:w="29.0" w:type="dxa"/>
        <w:right w:w="43.0" w:type="dxa"/>
      </w:tblCellMar>
    </w:tblPr>
  </w:style>
  <w:style w:type="table" w:styleId="Table2">
    <w:basedOn w:val="TableNormal"/>
    <w:tblPr>
      <w:tblStyleRowBandSize w:val="1"/>
      <w:tblStyleColBandSize w:val="1"/>
      <w:tblCellMar>
        <w:top w:w="29.0" w:type="dxa"/>
        <w:left w:w="43.0" w:type="dxa"/>
        <w:bottom w:w="29.0" w:type="dxa"/>
        <w:right w:w="43.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gMdJbo/M8qSz+yo6Z1" TargetMode="External"/><Relationship Id="rId42" Type="http://schemas.openxmlformats.org/officeDocument/2006/relationships/hyperlink" Target="https://paperpile.com/c/gMdJbo/8aJWF" TargetMode="External"/><Relationship Id="rId41" Type="http://schemas.openxmlformats.org/officeDocument/2006/relationships/hyperlink" Target="https://paperpile.com/c/gMdJbo/0uVaS" TargetMode="External"/><Relationship Id="rId44" Type="http://schemas.openxmlformats.org/officeDocument/2006/relationships/hyperlink" Target="https://iopscience.iop.org/article/10.1088/1748-9326/ab22d6/meta" TargetMode="External"/><Relationship Id="rId43" Type="http://schemas.openxmlformats.org/officeDocument/2006/relationships/hyperlink" Target="https://paperpile.com/c/gMdJbo/q4lha" TargetMode="External"/><Relationship Id="rId46" Type="http://schemas.openxmlformats.org/officeDocument/2006/relationships/hyperlink" Target="https://doi.org/10.1175/JCLI-D-14-00230.1" TargetMode="External"/><Relationship Id="rId45" Type="http://schemas.openxmlformats.org/officeDocument/2006/relationships/hyperlink" Target="https://nyaspubs.onlinelibrary.wiley.com/doi/full/10.1111/nyas.14337" TargetMode="External"/><Relationship Id="rId107" Type="http://schemas.openxmlformats.org/officeDocument/2006/relationships/header" Target="header1.xml"/><Relationship Id="rId106" Type="http://schemas.openxmlformats.org/officeDocument/2006/relationships/hyperlink" Target="https://www.sciencedirect.com/science/article/pii/S0959378024000955" TargetMode="External"/><Relationship Id="rId105" Type="http://schemas.openxmlformats.org/officeDocument/2006/relationships/hyperlink" Target="https://www.nature.com/articles/s41559-024-02356-1" TargetMode="External"/><Relationship Id="rId104" Type="http://schemas.openxmlformats.org/officeDocument/2006/relationships/hyperlink" Target="mailto:maria.j.santos@geo.uzh.ch" TargetMode="External"/><Relationship Id="rId109" Type="http://schemas.openxmlformats.org/officeDocument/2006/relationships/hyperlink" Target="https://gmao.gsfc.nasa.gov/seasonal/" TargetMode="External"/><Relationship Id="rId108" Type="http://schemas.openxmlformats.org/officeDocument/2006/relationships/footer" Target="footer1.xml"/><Relationship Id="rId48" Type="http://schemas.openxmlformats.org/officeDocument/2006/relationships/hyperlink" Target="https://www.nature.com/articles/nature13636" TargetMode="External"/><Relationship Id="rId47" Type="http://schemas.openxmlformats.org/officeDocument/2006/relationships/hyperlink" Target="https://www.nature.com/articles/s41558-019-0603-9" TargetMode="External"/><Relationship Id="rId49" Type="http://schemas.openxmlformats.org/officeDocument/2006/relationships/hyperlink" Target="https://link.springer.com/article/10.1007/s40641-018-0110-5#ref-CR26" TargetMode="External"/><Relationship Id="rId103" Type="http://schemas.openxmlformats.org/officeDocument/2006/relationships/hyperlink" Target="https://royalsocietypublishing.org/doi/10.1098/rstb.2012.0312" TargetMode="External"/><Relationship Id="rId102" Type="http://schemas.openxmlformats.org/officeDocument/2006/relationships/hyperlink" Target="https://www.cell.com/trends/ecology-evolution/abstract/S0169-5347(13)00105-5?_returnURL=https%3A%2F%2Flinkinghub.elsevier.com%2Fretrieve%2Fpii%2FS0169534713001055%3Fshowall%3Dtrue" TargetMode="External"/><Relationship Id="rId101" Type="http://schemas.openxmlformats.org/officeDocument/2006/relationships/hyperlink" Target="https://www.nature.com/articles/nature13265" TargetMode="External"/><Relationship Id="rId100" Type="http://schemas.openxmlformats.org/officeDocument/2006/relationships/hyperlink" Target="https://onlinelibrary.wiley.com/doi/full/10.1111/gcb.14413" TargetMode="External"/><Relationship Id="rId31" Type="http://schemas.openxmlformats.org/officeDocument/2006/relationships/hyperlink" Target="https://paperpile.com/c/gMdJbo/gc2Z6+clnnk" TargetMode="External"/><Relationship Id="rId30" Type="http://schemas.openxmlformats.org/officeDocument/2006/relationships/hyperlink" Target="https://paperpile.com/c/gMdJbo/dq9WA+UflAT+hck0N+5dG5I" TargetMode="External"/><Relationship Id="rId33" Type="http://schemas.openxmlformats.org/officeDocument/2006/relationships/hyperlink" Target="https://paperpile.com/c/gMdJbo/IN7pI" TargetMode="External"/><Relationship Id="rId32" Type="http://schemas.openxmlformats.org/officeDocument/2006/relationships/hyperlink" Target="https://paperpile.com/c/gMdJbo/D6pI0+764BI" TargetMode="External"/><Relationship Id="rId35" Type="http://schemas.openxmlformats.org/officeDocument/2006/relationships/hyperlink" Target="https://paperpile.com/c/gMdJbo/L9zxN" TargetMode="External"/><Relationship Id="rId34" Type="http://schemas.openxmlformats.org/officeDocument/2006/relationships/hyperlink" Target="https://paperpile.com/c/gMdJbo/o9RjT+xFn4r" TargetMode="External"/><Relationship Id="rId37" Type="http://schemas.openxmlformats.org/officeDocument/2006/relationships/hyperlink" Target="https://paperpile.com/c/gMdJbo/M0ek" TargetMode="External"/><Relationship Id="rId36" Type="http://schemas.openxmlformats.org/officeDocument/2006/relationships/hyperlink" Target="https://paperpile.com/c/gMdJbo/Oqo0O" TargetMode="External"/><Relationship Id="rId39" Type="http://schemas.openxmlformats.org/officeDocument/2006/relationships/hyperlink" Target="https://paperpile.com/c/gMdJbo/NSE6d+FyWz9+1Zo8D" TargetMode="External"/><Relationship Id="rId38" Type="http://schemas.openxmlformats.org/officeDocument/2006/relationships/hyperlink" Target="https://paperpile.com/c/gMdJbo/ZtadU" TargetMode="External"/><Relationship Id="rId20" Type="http://schemas.openxmlformats.org/officeDocument/2006/relationships/hyperlink" Target="https://paperpile.com/c/gMdJbo/OpTTE" TargetMode="External"/><Relationship Id="rId22" Type="http://schemas.openxmlformats.org/officeDocument/2006/relationships/hyperlink" Target="https://paperpile.com/c/gMdJbo/asZnB+4Tm8p+rZjcv" TargetMode="External"/><Relationship Id="rId21" Type="http://schemas.openxmlformats.org/officeDocument/2006/relationships/hyperlink" Target="https://paperpile.com/c/gMdJbo/HiOu0+d6CwM" TargetMode="External"/><Relationship Id="rId24" Type="http://schemas.openxmlformats.org/officeDocument/2006/relationships/hyperlink" Target="https://paperpile.com/c/gMdJbo/Kyl6g+xVK1H+gc1mx" TargetMode="External"/><Relationship Id="rId23" Type="http://schemas.openxmlformats.org/officeDocument/2006/relationships/hyperlink" Target="https://paperpile.com/c/gMdJbo/Sdem6+Z8KaW" TargetMode="External"/><Relationship Id="rId126" Type="http://schemas.openxmlformats.org/officeDocument/2006/relationships/hyperlink" Target="https://www.met.psu.edu/" TargetMode="External"/><Relationship Id="rId26" Type="http://schemas.openxmlformats.org/officeDocument/2006/relationships/hyperlink" Target="https://paperpile.com/c/gMdJbo/SlHIN+cKbKV+eTw1y" TargetMode="External"/><Relationship Id="rId121" Type="http://schemas.openxmlformats.org/officeDocument/2006/relationships/hyperlink" Target="https://www.nsf.gov/div/index.jsp?div=RISE" TargetMode="External"/><Relationship Id="rId25" Type="http://schemas.openxmlformats.org/officeDocument/2006/relationships/hyperlink" Target="https://paperpile.com/c/gMdJbo/ydSLE+b3f4f" TargetMode="External"/><Relationship Id="rId120" Type="http://schemas.openxmlformats.org/officeDocument/2006/relationships/hyperlink" Target="https://kadi-project.eu/" TargetMode="External"/><Relationship Id="rId28" Type="http://schemas.openxmlformats.org/officeDocument/2006/relationships/hyperlink" Target="https://paperpile.com/c/gMdJbo/m10J8+IwPWt+Rqs0e" TargetMode="External"/><Relationship Id="rId27" Type="http://schemas.openxmlformats.org/officeDocument/2006/relationships/hyperlink" Target="https://paperpile.com/c/gMdJbo/NfoJ+QrN0+M0ek+WVni+y0P1" TargetMode="External"/><Relationship Id="rId125" Type="http://schemas.openxmlformats.org/officeDocument/2006/relationships/hyperlink" Target="https://www.gob.pe/unp" TargetMode="External"/><Relationship Id="rId29" Type="http://schemas.openxmlformats.org/officeDocument/2006/relationships/hyperlink" Target="https://paperpile.com/c/gMdJbo/agClR" TargetMode="External"/><Relationship Id="rId124" Type="http://schemas.openxmlformats.org/officeDocument/2006/relationships/hyperlink" Target="https://doi.org/10.1038/s41559-024-02356-1" TargetMode="External"/><Relationship Id="rId123" Type="http://schemas.openxmlformats.org/officeDocument/2006/relationships/hyperlink" Target="https://new.nsf.gov/funding/opportunities/geoscience-opportunities-leadership-diversity-gold" TargetMode="External"/><Relationship Id="rId122" Type="http://schemas.openxmlformats.org/officeDocument/2006/relationships/hyperlink" Target="https://www.globe.gov/" TargetMode="External"/><Relationship Id="rId95" Type="http://schemas.openxmlformats.org/officeDocument/2006/relationships/hyperlink" Target="https://doi.org/10.1073/pnas.1204651110" TargetMode="External"/><Relationship Id="rId94" Type="http://schemas.openxmlformats.org/officeDocument/2006/relationships/hyperlink" Target="https://doi.org/10.1098/rstb.2012.0306" TargetMode="External"/><Relationship Id="rId97" Type="http://schemas.openxmlformats.org/officeDocument/2006/relationships/hyperlink" Target="https://www.nature.com/articles/s41558-023-01776-4" TargetMode="External"/><Relationship Id="rId96" Type="http://schemas.openxmlformats.org/officeDocument/2006/relationships/hyperlink" Target="https://www.pnas.org/doi/abs/10.1073/pnas.2003169118" TargetMode="External"/><Relationship Id="rId11" Type="http://schemas.openxmlformats.org/officeDocument/2006/relationships/hyperlink" Target="https://www.nature.com/articles/s41586-023-06391-z" TargetMode="External"/><Relationship Id="rId99" Type="http://schemas.openxmlformats.org/officeDocument/2006/relationships/hyperlink" Target="https://www.pnas.org/doi/full/10.1073/pnas.1712381114" TargetMode="External"/><Relationship Id="rId10" Type="http://schemas.openxmlformats.org/officeDocument/2006/relationships/hyperlink" Target="https://agupubs.onlinelibrary.wiley.com/doi/10.1029/2007JG000632" TargetMode="External"/><Relationship Id="rId98" Type="http://schemas.openxmlformats.org/officeDocument/2006/relationships/hyperlink" Target="https://nph.onlinelibrary.wiley.com/doi/10.1111/nph.13927" TargetMode="External"/><Relationship Id="rId13" Type="http://schemas.openxmlformats.org/officeDocument/2006/relationships/hyperlink" Target="https://paperpile.com/c/gMdJbo/gTtBt+MPMLM+TnAjI+EwxMa" TargetMode="External"/><Relationship Id="rId12" Type="http://schemas.openxmlformats.org/officeDocument/2006/relationships/hyperlink" Target="https://paperpile.com/c/gMdJbo/dMNQm+1PcSG+R5xrE" TargetMode="External"/><Relationship Id="rId91" Type="http://schemas.openxmlformats.org/officeDocument/2006/relationships/hyperlink" Target="https://link.springer.com/article/10.1007/s00382-019-04900-3" TargetMode="External"/><Relationship Id="rId90" Type="http://schemas.openxmlformats.org/officeDocument/2006/relationships/hyperlink" Target="https://www.nature.com/articles/s41467-020-20482-9" TargetMode="External"/><Relationship Id="rId93" Type="http://schemas.openxmlformats.org/officeDocument/2006/relationships/hyperlink" Target="https://www.pnas.org/doi/abs/10.1073/pnas.2116626119" TargetMode="External"/><Relationship Id="rId92" Type="http://schemas.openxmlformats.org/officeDocument/2006/relationships/hyperlink" Target="https://www.science.org/doi/full/10.1126/science.aam5690" TargetMode="External"/><Relationship Id="rId118" Type="http://schemas.openxmlformats.org/officeDocument/2006/relationships/hyperlink" Target="https://drive.google.com/drive/u/1/folders/1Gw5jlwLzT7Z_KHRGMwto6nnl4nSpxRIX" TargetMode="External"/><Relationship Id="rId117" Type="http://schemas.openxmlformats.org/officeDocument/2006/relationships/hyperlink" Target="https://drive.google.com/drive/u/1/folders/1Gw5jlwLzT7Z_KHRGMwto6nnl4nSpxRIX" TargetMode="External"/><Relationship Id="rId116" Type="http://schemas.openxmlformats.org/officeDocument/2006/relationships/hyperlink" Target="https://www.globalchange.gov/our-work/laci" TargetMode="External"/><Relationship Id="rId115" Type="http://schemas.openxmlformats.org/officeDocument/2006/relationships/hyperlink" Target="https://earthobservations.org/" TargetMode="External"/><Relationship Id="rId119" Type="http://schemas.openxmlformats.org/officeDocument/2006/relationships/hyperlink" Target="https://docs.google.com/presentation/u/0/d/1I1VCZSjVCHu4JMfPi1QtXO5UI4u8tuRA-mqUeMGHtvM/edit" TargetMode="External"/><Relationship Id="rId15" Type="http://schemas.openxmlformats.org/officeDocument/2006/relationships/hyperlink" Target="https://paperpile.com/c/gMdJbo/wuoeY+FUYUI" TargetMode="External"/><Relationship Id="rId110" Type="http://schemas.openxmlformats.org/officeDocument/2006/relationships/hyperlink" Target="https://gmao.gsfc.nasa.gov/" TargetMode="External"/><Relationship Id="rId14" Type="http://schemas.openxmlformats.org/officeDocument/2006/relationships/hyperlink" Target="https://paperpile.com/c/gMdJbo/BuQDj" TargetMode="External"/><Relationship Id="rId17" Type="http://schemas.openxmlformats.org/officeDocument/2006/relationships/hyperlink" Target="https://doi.org/10.1111/j.1365-2486.2008.01813.x" TargetMode="External"/><Relationship Id="rId16" Type="http://schemas.openxmlformats.org/officeDocument/2006/relationships/hyperlink" Target="https://www.sciencedirect.com/science/article/pii/S0048969721020350" TargetMode="External"/><Relationship Id="rId19" Type="http://schemas.openxmlformats.org/officeDocument/2006/relationships/hyperlink" Target="https://paperpile.com/c/gMdJbo/vtFeE" TargetMode="External"/><Relationship Id="rId114" Type="http://schemas.openxmlformats.org/officeDocument/2006/relationships/image" Target="media/image2.png"/><Relationship Id="rId18" Type="http://schemas.openxmlformats.org/officeDocument/2006/relationships/hyperlink" Target="https://paperpile.com/c/gMdJbo/mqDuV+uaFNp+xkpd7+6Uzb7" TargetMode="External"/><Relationship Id="rId113" Type="http://schemas.openxmlformats.org/officeDocument/2006/relationships/image" Target="media/image1.png"/><Relationship Id="rId112" Type="http://schemas.openxmlformats.org/officeDocument/2006/relationships/hyperlink" Target="https://drive.google.com/file/d/1r9vFP5H4r7QVy379OSeGuPAWdINTQuRj/view" TargetMode="External"/><Relationship Id="rId111" Type="http://schemas.openxmlformats.org/officeDocument/2006/relationships/hyperlink" Target="https://new.nsf.gov/policies/pappg/24-1/ch-2-proposal-preparation#ch2F3" TargetMode="External"/><Relationship Id="rId84" Type="http://schemas.openxmlformats.org/officeDocument/2006/relationships/hyperlink" Target="https://doi.org/10.1002/qj.2765" TargetMode="External"/><Relationship Id="rId83" Type="http://schemas.openxmlformats.org/officeDocument/2006/relationships/hyperlink" Target="https://doi.org/10.5194/essd-15-5227-2023" TargetMode="External"/><Relationship Id="rId86" Type="http://schemas.openxmlformats.org/officeDocument/2006/relationships/hyperlink" Target="https://doi.org/10.5194/acp-20-13283-2020" TargetMode="External"/><Relationship Id="rId85" Type="http://schemas.openxmlformats.org/officeDocument/2006/relationships/hyperlink" Target="https://doi.org/10.1073/pnas.1906091116" TargetMode="External"/><Relationship Id="rId88" Type="http://schemas.openxmlformats.org/officeDocument/2006/relationships/hyperlink" Target="https://doi.org/10.5194/acp-22-8639-2022" TargetMode="External"/><Relationship Id="rId87" Type="http://schemas.openxmlformats.org/officeDocument/2006/relationships/hyperlink" Target="https://doi.org/10.1029/2007JD009449" TargetMode="External"/><Relationship Id="rId89" Type="http://schemas.openxmlformats.org/officeDocument/2006/relationships/hyperlink" Target="https://doi.org/10.1002/2015GL065063" TargetMode="External"/><Relationship Id="rId80" Type="http://schemas.openxmlformats.org/officeDocument/2006/relationships/hyperlink" Target="https://iopscience.iop.org/article/10.1088/1748-9326/abfb2e/meta" TargetMode="External"/><Relationship Id="rId82" Type="http://schemas.openxmlformats.org/officeDocument/2006/relationships/hyperlink" Target="https://doi.org/10.1098/rstb.2012.0296" TargetMode="External"/><Relationship Id="rId81" Type="http://schemas.openxmlformats.org/officeDocument/2006/relationships/hyperlink" Target="https://doi.org/10.1038/s41561-023-01319-8"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arlos-alberto-silva.github.io/silvalab/cms4d/cms4d_workshop.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8" Type="http://schemas.openxmlformats.org/officeDocument/2006/relationships/hyperlink" Target="https://drive.google.com/file/d/1r9vFP5H4r7QVy379OSeGuPAWdINTQuRj/view?usp=sharing" TargetMode="External"/><Relationship Id="rId73" Type="http://schemas.openxmlformats.org/officeDocument/2006/relationships/hyperlink" Target="https://www.sciencedirect.com/science/article/pii/S0301479715303935?via%3Dihub#bib10" TargetMode="External"/><Relationship Id="rId72" Type="http://schemas.openxmlformats.org/officeDocument/2006/relationships/hyperlink" Target="http://dx.doi.org/10.1016/S0022-1694(03)00267-1" TargetMode="External"/><Relationship Id="rId75" Type="http://schemas.openxmlformats.org/officeDocument/2006/relationships/hyperlink" Target="https://doi.org/10.1002/2017JD026526" TargetMode="External"/><Relationship Id="rId74" Type="http://schemas.openxmlformats.org/officeDocument/2006/relationships/hyperlink" Target="https://link.springer.com/article/10.1007/s00382-020-05133-5" TargetMode="External"/><Relationship Id="rId77" Type="http://schemas.openxmlformats.org/officeDocument/2006/relationships/hyperlink" Target="https://doi.org/10.1029/2020GL092370" TargetMode="External"/><Relationship Id="rId76" Type="http://schemas.openxmlformats.org/officeDocument/2006/relationships/hyperlink" Target="https://iopscience.iop.org/article/10.1088/1748-9326/ab402f/meta" TargetMode="External"/><Relationship Id="rId79" Type="http://schemas.openxmlformats.org/officeDocument/2006/relationships/hyperlink" Target="https://doi.org/10.1007/s00382-019-04751-y" TargetMode="External"/><Relationship Id="rId78" Type="http://schemas.openxmlformats.org/officeDocument/2006/relationships/hyperlink" Target="https://www.sciencedirect.com/science/article/pii/S0048969718336489?casa_token=oSJiFPgcdAYAAAAA:Js7DfKa7_T4JbahgzIGAPO0CZ2fPKZT1yC1hpZOG8glUpVcXpfS0ZzL4Y4_YYvqIDxrnqRdDjtk" TargetMode="External"/><Relationship Id="rId71" Type="http://schemas.openxmlformats.org/officeDocument/2006/relationships/hyperlink" Target="https://agupubs.onlinelibrary.wiley.com/doi/full/10.1002/2017GL076526" TargetMode="External"/><Relationship Id="rId70" Type="http://schemas.openxmlformats.org/officeDocument/2006/relationships/hyperlink" Target="https://link.springer.com/article/10.1007/s00704-011-0465-1" TargetMode="External"/><Relationship Id="rId62" Type="http://schemas.openxmlformats.org/officeDocument/2006/relationships/hyperlink" Target="https://agupubs.onlinelibrary.wiley.com/doi/full/10.1002/2014JD022586" TargetMode="External"/><Relationship Id="rId61" Type="http://schemas.openxmlformats.org/officeDocument/2006/relationships/hyperlink" Target="https://iopscience.iop.org/article/10.1088/1748-9326/ac4c1d/meta" TargetMode="External"/><Relationship Id="rId64" Type="http://schemas.openxmlformats.org/officeDocument/2006/relationships/hyperlink" Target="https://www.nature.com/articles/s41558-019-0512-y" TargetMode="External"/><Relationship Id="rId63" Type="http://schemas.openxmlformats.org/officeDocument/2006/relationships/hyperlink" Target="https://www.nature.com/articles/s41586-022-05690-1" TargetMode="External"/><Relationship Id="rId66" Type="http://schemas.openxmlformats.org/officeDocument/2006/relationships/hyperlink" Target="https://www.nature.com/articles/nature13265" TargetMode="External"/><Relationship Id="rId65" Type="http://schemas.openxmlformats.org/officeDocument/2006/relationships/hyperlink" Target="https://iopscience.iop.org/article/10.1088/1748-9326/ab738e/meta" TargetMode="External"/><Relationship Id="rId68" Type="http://schemas.openxmlformats.org/officeDocument/2006/relationships/hyperlink" Target="https://doi.org/10.1002/9781119657002.ch5" TargetMode="External"/><Relationship Id="rId67" Type="http://schemas.openxmlformats.org/officeDocument/2006/relationships/hyperlink" Target="https://link.springer.com/article/10.1007/s00382-022-06657-8" TargetMode="External"/><Relationship Id="rId60" Type="http://schemas.openxmlformats.org/officeDocument/2006/relationships/hyperlink" Target="https://nature.com/articles/srep41489#ref-CR15" TargetMode="External"/><Relationship Id="rId69" Type="http://schemas.openxmlformats.org/officeDocument/2006/relationships/hyperlink" Target="https://www.sciencedirect.com/science/article/pii/S2214581820302299" TargetMode="External"/><Relationship Id="rId51" Type="http://schemas.openxmlformats.org/officeDocument/2006/relationships/hyperlink" Target="https://link.springer.com/article/10.1007/s00382-019-05033-3" TargetMode="External"/><Relationship Id="rId50" Type="http://schemas.openxmlformats.org/officeDocument/2006/relationships/hyperlink" Target="https://link.springer.com/article/10.1007/s40641-019-00130-1" TargetMode="External"/><Relationship Id="rId53" Type="http://schemas.openxmlformats.org/officeDocument/2006/relationships/hyperlink" Target="https://doi.org/10.1029/2018JD029634" TargetMode="External"/><Relationship Id="rId52" Type="http://schemas.openxmlformats.org/officeDocument/2006/relationships/hyperlink" Target="https://link.springer.com/article/10.1007/s00382-019-04728-x" TargetMode="External"/><Relationship Id="rId55" Type="http://schemas.openxmlformats.org/officeDocument/2006/relationships/hyperlink" Target="https://agupubs.onlinelibrary.wiley.com/doi/full/10.1029/2018GL080516" TargetMode="External"/><Relationship Id="rId54" Type="http://schemas.openxmlformats.org/officeDocument/2006/relationships/hyperlink" Target="https://iopscience.iop.org/article/10.1088/1748-9326/ac61c4/meta" TargetMode="External"/><Relationship Id="rId57" Type="http://schemas.openxmlformats.org/officeDocument/2006/relationships/hyperlink" Target="https://www.pnas.org/doi/abs/10.1073/pnas.1621516114" TargetMode="External"/><Relationship Id="rId56" Type="http://schemas.openxmlformats.org/officeDocument/2006/relationships/hyperlink" Target="https://doi.org/10.1002/2013JD021349" TargetMode="External"/><Relationship Id="rId59" Type="http://schemas.openxmlformats.org/officeDocument/2006/relationships/hyperlink" Target="https://agupubs.onlinelibrary.wiley.com/doi/full/10.1029/2010WR009127" TargetMode="External"/><Relationship Id="rId58" Type="http://schemas.openxmlformats.org/officeDocument/2006/relationships/hyperlink" Target="https://agupubs.onlinelibrary.wiley.com/doi/abs/10.1002/9781119657002.ch11"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Garamond-boldItalic.ttf"/><Relationship Id="rId10" Type="http://schemas.openxmlformats.org/officeDocument/2006/relationships/font" Target="fonts/Garamond-italic.ttf"/><Relationship Id="rId13" Type="http://schemas.openxmlformats.org/officeDocument/2006/relationships/font" Target="fonts/Tahoma-bold.ttf"/><Relationship Id="rId12" Type="http://schemas.openxmlformats.org/officeDocument/2006/relationships/font" Target="fonts/Tahoma-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Garamond-bold.ttf"/><Relationship Id="rId15" Type="http://schemas.openxmlformats.org/officeDocument/2006/relationships/font" Target="fonts/NotoSansSymbols-bold.ttf"/><Relationship Id="rId14" Type="http://schemas.openxmlformats.org/officeDocument/2006/relationships/font" Target="fonts/NotoSansSymbols-regular.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Garamon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