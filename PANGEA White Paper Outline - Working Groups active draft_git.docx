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7">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jc w:val="center"/>
        <w:rPr/>
      </w:pPr>
      <w:hyperlink r:id="rId8">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9">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D">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0">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1">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2">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3">
      <w:pPr>
        <w:numPr>
          <w:ilvl w:val="0"/>
          <w:numId w:val="56"/>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5">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6">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7">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8">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A">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C">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Role of Remote Sensing Observations</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PANGEA Study Domain</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need for coordinated teamwork</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urgent need for PANGEA</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u9d9eixc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[What PANGEA is and is not - section title TBE] - section that explicitly defines what NASA PANGEA covers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 / Carbon Stocks and Fluxes</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 Knowledge Gaps</w:t>
              <w:tab/>
              <w:t xml:space="preserve">36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 Knowledge Gaps</w:t>
              <w:tab/>
              <w:t xml:space="preserve">38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 Knowledge Gaps</w:t>
              <w:tab/>
              <w:t xml:space="preserve">39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Advancement from PANGEA</w:t>
              <w:tab/>
              <w:t xml:space="preserve">40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 (scientific feasibility)</w:t>
              <w:tab/>
              <w:t xml:space="preserve">42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42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44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Satellite Remote Sensing Observations</w:t>
              <w:tab/>
              <w:t xml:space="preserve">45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Airborne Remote Sensing Observations</w:t>
              <w:tab/>
              <w:t xml:space="preserve">46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Field Observations, Studies, Experiments</w:t>
              <w:tab/>
              <w:t xml:space="preserve">46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Modeling, Data Synthesis, and Integrative Analyses</w:t>
              <w:tab/>
              <w:t xml:space="preserve">46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Modeling &amp; Data Integration approach</w:t>
              <w:tab/>
              <w:t xml:space="preserve">46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Coordination with other modeling and data integration communities</w:t>
              <w:tab/>
              <w:t xml:space="preserve">50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Scaling Strategy</w:t>
              <w:tab/>
              <w:t xml:space="preserve">50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 Modeling and data integration timeline</w:t>
              <w:tab/>
              <w:t xml:space="preserve">51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Candidate Study Sites / Regions</w:t>
              <w:tab/>
              <w:t xml:space="preserve">52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55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57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57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58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58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59</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60</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International and Other Agreements</w:t>
              <w:tab/>
              <w:t xml:space="preserve">62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Other section for govt agreements and MOUs?</w:t>
              <w:tab/>
              <w:t xml:space="preserve">63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NASA airborne campaign Indigenous agreements, permissions, and treaties (KEEP this section)</w:t>
              <w:tab/>
              <w:t xml:space="preserve">63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Community Engagement Strategy</w:t>
              <w:tab/>
              <w:t xml:space="preserve">63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PANGEA Partners</w:t>
              <w:tab/>
              <w:t xml:space="preserve">67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Cost Estimates</w:t>
              <w:tab/>
              <w:t xml:space="preserve">68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Co-funding</w:t>
              <w:tab/>
              <w:t xml:space="preserve">69</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Open Science / Data Management and Sharing</w:t>
              <w:tab/>
              <w:t xml:space="preserve">71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Timetable</w:t>
              <w:tab/>
              <w:t xml:space="preserve">74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Risk and Risk Mitigation / Risk Assessment</w:t>
              <w:tab/>
              <w:t xml:space="preserve">74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75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Substantive applications of PANGEA research outputs</w:t>
              <w:tab/>
              <w:t xml:space="preserve">75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w:t>
              <w:tab/>
              <w:t xml:space="preserve">75</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w:t>
              <w:tab/>
              <w:t xml:space="preserve">75</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76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Disturbance Dynamics</w:t>
              <w:tab/>
              <w:t xml:space="preserve">76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77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79</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86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86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86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88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88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88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89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89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89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89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90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91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4">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ind w:left="0" w:firstLine="0"/>
        <w:rPr/>
      </w:pPr>
      <w:bookmarkStart w:colFirst="0" w:colLast="0" w:name="_k34ngprcwpga" w:id="2"/>
      <w:bookmarkEnd w:id="2"/>
      <w:r w:rsidDel="00000000" w:rsidR="00000000" w:rsidRPr="00000000">
        <w:rPr>
          <w:rtl w:val="0"/>
        </w:rPr>
        <w:t xml:space="preserve">1. </w:t>
      </w:r>
      <w:commentRangeStart w:id="7"/>
      <w:r w:rsidDel="00000000" w:rsidR="00000000" w:rsidRPr="00000000">
        <w:rPr>
          <w:rtl w:val="0"/>
        </w:rPr>
        <w:t xml:space="preserve">Introduction</w:t>
      </w:r>
      <w:commentRangeEnd w:id="7"/>
      <w:r w:rsidDel="00000000" w:rsidR="00000000" w:rsidRPr="00000000">
        <w:commentReference w:id="7"/>
      </w:r>
      <w:r w:rsidDel="00000000" w:rsidR="00000000" w:rsidRPr="00000000">
        <w:rPr>
          <w:rtl w:val="0"/>
        </w:rPr>
        <w:t xml:space="preserve"> and </w:t>
      </w:r>
      <w:commentRangeStart w:id="8"/>
      <w:r w:rsidDel="00000000" w:rsidR="00000000" w:rsidRPr="00000000">
        <w:rPr>
          <w:rtl w:val="0"/>
        </w:rPr>
        <w:t xml:space="preserve">Motivation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b w:val="1"/>
          <w:rtl w:val="0"/>
        </w:rPr>
        <w:t xml:space="preserve">The biogeochemical response of tropical forests to changing climate forcing and climate extremes varies strongly across the globe in ways that urgently require improved understanding. </w:t>
      </w:r>
      <w:commentRangeStart w:id="9"/>
      <w:r w:rsidDel="00000000" w:rsidR="00000000" w:rsidRPr="00000000">
        <w:rPr>
          <w:rtl w:val="0"/>
        </w:rPr>
        <w:t xml:space="preserve">Tropical forests regulate climate</w:t>
      </w:r>
      <w:commentRangeEnd w:id="9"/>
      <w:r w:rsidDel="00000000" w:rsidR="00000000" w:rsidRPr="00000000">
        <w:commentReference w:id="9"/>
      </w:r>
      <w:r w:rsidDel="00000000" w:rsidR="00000000" w:rsidRPr="00000000">
        <w:rPr>
          <w:rtl w:val="0"/>
        </w:rPr>
        <w:t xml:space="preserve"> locally, regionally, and globally and </w:t>
      </w:r>
      <w:commentRangeStart w:id="10"/>
      <w:r w:rsidDel="00000000" w:rsidR="00000000" w:rsidRPr="00000000">
        <w:rPr>
          <w:rtl w:val="0"/>
        </w:rPr>
        <w:t xml:space="preserve">retain the greatest share of biodiversity of any terrestrial biome</w:t>
      </w:r>
      <w:commentRangeEnd w:id="10"/>
      <w:r w:rsidDel="00000000" w:rsidR="00000000" w:rsidRPr="00000000">
        <w:commentReference w:id="10"/>
      </w:r>
      <w:r w:rsidDel="00000000" w:rsidR="00000000" w:rsidRPr="00000000">
        <w:rPr>
          <w:rtl w:val="0"/>
        </w:rPr>
        <w:t xml:space="preserve">. Tropical forests also store vast amounts of carbon; moist tropical forests in particular comprise about 40% of global biomass (</w:t>
      </w:r>
      <w:commentRangeStart w:id="11"/>
      <w:r w:rsidDel="00000000" w:rsidR="00000000" w:rsidRPr="00000000">
        <w:rPr>
          <w:rtl w:val="0"/>
        </w:rPr>
        <w:t xml:space="preserve">Xu et al., 2021</w:t>
      </w:r>
      <w:commentRangeEnd w:id="11"/>
      <w:r w:rsidDel="00000000" w:rsidR="00000000" w:rsidRPr="00000000">
        <w:commentReference w:id="11"/>
      </w:r>
      <w:r w:rsidDel="00000000" w:rsidR="00000000" w:rsidRPr="00000000">
        <w:rPr>
          <w:rtl w:val="0"/>
        </w:rPr>
        <w:t xml:space="preserve">) and</w:t>
      </w:r>
      <w:commentRangeStart w:id="12"/>
      <w:r w:rsidDel="00000000" w:rsidR="00000000" w:rsidRPr="00000000">
        <w:rPr>
          <w:rtl w:val="0"/>
        </w:rPr>
        <w:t xml:space="preserve"> provide the critical global service of removing carbon dioxide from the atmosphere rapidly</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However</w:t>
      </w:r>
      <w:r w:rsidDel="00000000" w:rsidR="00000000" w:rsidRPr="00000000">
        <w:rPr>
          <w:rtl w:val="0"/>
        </w:rPr>
        <w:t xml:space="preserve">, t</w:t>
      </w:r>
      <w:r w:rsidDel="00000000" w:rsidR="00000000" w:rsidRPr="00000000">
        <w:rPr>
          <w:rtl w:val="0"/>
        </w:rPr>
        <w:t xml:space="preserve">ropical forests are highly threatened by climate change and land-use change.</w:t>
      </w:r>
      <w:r w:rsidDel="00000000" w:rsidR="00000000" w:rsidRPr="00000000">
        <w:rPr>
          <w:b w:val="1"/>
          <w:rtl w:val="0"/>
        </w:rPr>
        <w:t xml:space="preserve"> </w:t>
      </w: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14"/>
      <w:r w:rsidDel="00000000" w:rsidR="00000000" w:rsidRPr="00000000">
        <w:rPr>
          <w:rtl w:val="0"/>
        </w:rPr>
        <w:t xml:space="preserve">Barkhordarian et al 2019</w:t>
      </w:r>
      <w:commentRangeEnd w:id="14"/>
      <w:r w:rsidDel="00000000" w:rsidR="00000000" w:rsidRPr="00000000">
        <w:commentReference w:id="14"/>
      </w:r>
      <w:r w:rsidDel="00000000" w:rsidR="00000000" w:rsidRPr="00000000">
        <w:rPr>
          <w:rtl w:val="0"/>
        </w:rPr>
        <w:t xml:space="preserve">). Tropical tree mortality rates are rising differentially across the tropics due to increases in drought duration and severity and storm intensity (</w:t>
      </w:r>
      <w:commentRangeStart w:id="15"/>
      <w:r w:rsidDel="00000000" w:rsidR="00000000" w:rsidRPr="00000000">
        <w:rPr>
          <w:rtl w:val="0"/>
        </w:rPr>
        <w:t xml:space="preserve">Allen et al 2010</w:t>
      </w:r>
      <w:commentRangeEnd w:id="15"/>
      <w:r w:rsidDel="00000000" w:rsidR="00000000" w:rsidRPr="00000000">
        <w:commentReference w:id="15"/>
      </w:r>
      <w:r w:rsidDel="00000000" w:rsidR="00000000" w:rsidRPr="00000000">
        <w:rPr>
          <w:rtl w:val="0"/>
        </w:rPr>
        <w:t xml:space="preserve">, </w:t>
      </w:r>
      <w:commentRangeStart w:id="16"/>
      <w:r w:rsidDel="00000000" w:rsidR="00000000" w:rsidRPr="00000000">
        <w:rPr>
          <w:rtl w:val="0"/>
        </w:rPr>
        <w:t xml:space="preserve">McDowell et al 2018</w:t>
      </w:r>
      <w:commentRangeEnd w:id="16"/>
      <w:r w:rsidDel="00000000" w:rsidR="00000000" w:rsidRPr="00000000">
        <w:commentReference w:id="16"/>
      </w:r>
      <w:r w:rsidDel="00000000" w:rsidR="00000000" w:rsidRPr="00000000">
        <w:rPr>
          <w:rtl w:val="0"/>
        </w:rPr>
        <w:t xml:space="preserve">, </w:t>
      </w:r>
      <w:commentRangeStart w:id="17"/>
      <w:commentRangeStart w:id="18"/>
      <w:r w:rsidDel="00000000" w:rsidR="00000000" w:rsidRPr="00000000">
        <w:rPr>
          <w:rtl w:val="0"/>
        </w:rPr>
        <w:t xml:space="preserve">Choat et al 2012</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t xml:space="preserve">). </w:t>
      </w:r>
      <w:commentRangeStart w:id="19"/>
      <w:r w:rsidDel="00000000" w:rsidR="00000000" w:rsidRPr="00000000">
        <w:rPr>
          <w:rtl w:val="0"/>
        </w:rPr>
        <w:t xml:space="preserve">Tropical forest canopy temperatures are more frequently dangerously close to the critical temperature (~47⁰ C), at which irreversible damage to the photosynthetic machinery occurs (</w:t>
      </w:r>
      <w:commentRangeStart w:id="20"/>
      <w:r w:rsidDel="00000000" w:rsidR="00000000" w:rsidRPr="00000000">
        <w:rPr>
          <w:rtl w:val="0"/>
        </w:rPr>
        <w:t xml:space="preserve">Doughty et al. 2023</w:t>
      </w:r>
      <w:commentRangeEnd w:id="20"/>
      <w:r w:rsidDel="00000000" w:rsidR="00000000" w:rsidRPr="00000000">
        <w:commentReference w:id="20"/>
      </w:r>
      <w:r w:rsidDel="00000000" w:rsidR="00000000" w:rsidRPr="00000000">
        <w:rPr>
          <w:rtl w:val="0"/>
        </w:rPr>
        <w:t xml:space="preserve">). </w:t>
      </w:r>
      <w:commentRangeEnd w:id="19"/>
      <w:r w:rsidDel="00000000" w:rsidR="00000000" w:rsidRPr="00000000">
        <w:commentReference w:id="19"/>
      </w:r>
      <w:r w:rsidDel="00000000" w:rsidR="00000000" w:rsidRPr="00000000">
        <w:rPr>
          <w:rtl w:val="0"/>
        </w:rPr>
        <w:t xml:space="preserve">Unprecedented rates of anthropogenic land-use change in recent decades (</w:t>
      </w:r>
      <w:commentRangeStart w:id="21"/>
      <w:r w:rsidDel="00000000" w:rsidR="00000000" w:rsidRPr="00000000">
        <w:rPr>
          <w:rtl w:val="0"/>
        </w:rPr>
        <w:t xml:space="preserve">DeFries et al 2004, Gibbs et al 2010a, Hosonuma et al 2012</w:t>
      </w:r>
      <w:commentRangeEnd w:id="21"/>
      <w:r w:rsidDel="00000000" w:rsidR="00000000" w:rsidRPr="00000000">
        <w:commentReference w:id="21"/>
      </w:r>
      <w:r w:rsidDel="00000000" w:rsidR="00000000" w:rsidRPr="00000000">
        <w:rPr>
          <w:rtl w:val="0"/>
        </w:rPr>
        <w:t xml:space="preserve">) have resulted in some tropical forests becoming net</w:t>
      </w:r>
      <w:ins w:author="Helene Muller-Landau" w:id="0" w:date="2024-09-09T10:42:12Z">
        <w:r w:rsidDel="00000000" w:rsidR="00000000" w:rsidRPr="00000000">
          <w:rPr>
            <w:rtl w:val="0"/>
          </w:rPr>
          <w:t xml:space="preserve"> </w:t>
        </w:r>
      </w:ins>
      <w:del w:author="Helene Muller-Landau" w:id="0" w:date="2024-09-09T10:42:12Z">
        <w:r w:rsidDel="00000000" w:rsidR="00000000" w:rsidRPr="00000000">
          <w:rPr>
            <w:rtl w:val="0"/>
          </w:rPr>
          <w:delText xml:space="preserve">-</w:delText>
        </w:r>
      </w:del>
      <w:r w:rsidDel="00000000" w:rsidR="00000000" w:rsidRPr="00000000">
        <w:rPr>
          <w:rtl w:val="0"/>
        </w:rPr>
        <w:t xml:space="preserve">sources of carbon to the atmosphere (</w:t>
      </w:r>
      <w:commentRangeStart w:id="22"/>
      <w:r w:rsidDel="00000000" w:rsidR="00000000" w:rsidRPr="00000000">
        <w:rPr>
          <w:rtl w:val="0"/>
        </w:rPr>
        <w:t xml:space="preserve">Gatti et al 2021</w:t>
      </w:r>
      <w:commentRangeEnd w:id="22"/>
      <w:r w:rsidDel="00000000" w:rsidR="00000000" w:rsidRPr="00000000">
        <w:commentReference w:id="22"/>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3"/>
      <w:r w:rsidDel="00000000" w:rsidR="00000000" w:rsidRPr="00000000">
        <w:rPr>
          <w:rtl w:val="0"/>
        </w:rPr>
        <w:t xml:space="preserve">Brando et al. 2020</w:t>
      </w:r>
      <w:commentRangeEnd w:id="23"/>
      <w:r w:rsidDel="00000000" w:rsidR="00000000" w:rsidRPr="00000000">
        <w:commentReference w:id="23"/>
      </w:r>
      <w:r w:rsidDel="00000000" w:rsidR="00000000" w:rsidRPr="00000000">
        <w:rPr>
          <w:rtl w:val="0"/>
        </w:rPr>
        <w:t xml:space="preserv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which are frequently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4"/>
      <w:r w:rsidDel="00000000" w:rsidR="00000000" w:rsidRPr="00000000">
        <w:rPr>
          <w:rtl w:val="0"/>
        </w:rPr>
        <w:t xml:space="preserve">Sjögersten et al., 2014</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Peng et al., 2022</w:t>
      </w:r>
      <w:commentRangeEnd w:id="25"/>
      <w:r w:rsidDel="00000000" w:rsidR="00000000" w:rsidRPr="00000000">
        <w:commentReference w:id="25"/>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6"/>
      <w:r w:rsidDel="00000000" w:rsidR="00000000" w:rsidRPr="00000000">
        <w:rPr>
          <w:rtl w:val="0"/>
        </w:rPr>
        <w:t xml:space="preserve">GHG</w:t>
      </w:r>
      <w:commentRangeEnd w:id="26"/>
      <w:r w:rsidDel="00000000" w:rsidR="00000000" w:rsidRPr="00000000">
        <w:commentReference w:id="26"/>
      </w:r>
      <w:r w:rsidDel="00000000" w:rsidR="00000000" w:rsidRPr="00000000">
        <w:rPr>
          <w:rtl w:val="0"/>
        </w:rPr>
        <w:t xml:space="preserve">) (</w:t>
      </w:r>
      <w:commentRangeStart w:id="27"/>
      <w:r w:rsidDel="00000000" w:rsidR="00000000" w:rsidRPr="00000000">
        <w:rPr>
          <w:rtl w:val="0"/>
        </w:rPr>
        <w:t xml:space="preserve">Turner et al., 2019</w:t>
      </w:r>
      <w:commentRangeEnd w:id="27"/>
      <w:r w:rsidDel="00000000" w:rsidR="00000000" w:rsidRPr="00000000">
        <w:commentReference w:id="2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w:t>
      </w:r>
      <w:ins w:author="Matthew Johnson" w:id="1" w:date="2024-09-03T14:41:44Z">
        <w:r w:rsidDel="00000000" w:rsidR="00000000" w:rsidRPr="00000000">
          <w:rPr>
            <w:rtl w:val="0"/>
          </w:rPr>
          <w:t xml:space="preserve">&gt;</w:t>
        </w:r>
      </w:ins>
      <w:r w:rsidDel="00000000" w:rsidR="00000000" w:rsidRPr="00000000">
        <w:rPr>
          <w:rtl w:val="0"/>
        </w:rPr>
        <w:t xml:space="preserve">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8"/>
      <w:r w:rsidDel="00000000" w:rsidR="00000000" w:rsidRPr="00000000">
        <w:rPr>
          <w:rtl w:val="0"/>
        </w:rPr>
        <w:t xml:space="preserve">Masson-Delmotte et al., 2021</w:t>
      </w:r>
      <w:commentRangeEnd w:id="28"/>
      <w:r w:rsidDel="00000000" w:rsidR="00000000" w:rsidRPr="00000000">
        <w:commentReference w:id="28"/>
      </w:r>
      <w:r w:rsidDel="00000000" w:rsidR="00000000" w:rsidRPr="00000000">
        <w:rPr>
          <w:rtl w:val="0"/>
        </w:rPr>
        <w:t xml:space="preserve">).</w:t>
      </w:r>
      <w:r w:rsidDel="00000000" w:rsidR="00000000" w:rsidRPr="00000000">
        <w:rPr>
          <w:rtl w:val="0"/>
        </w:rPr>
        <w:t xml:space="preserve"> Tropical wetland and inland water systems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29"/>
      <w:r w:rsidDel="00000000" w:rsidR="00000000" w:rsidRPr="00000000">
        <w:rPr>
          <w:rtl w:val="0"/>
        </w:rPr>
        <w:t xml:space="preserve">Saunois et al., 2020</w:t>
      </w:r>
      <w:commentRangeEnd w:id="29"/>
      <w:r w:rsidDel="00000000" w:rsidR="00000000" w:rsidRPr="00000000">
        <w:commentReference w:id="29"/>
      </w:r>
      <w:r w:rsidDel="00000000" w:rsidR="00000000" w:rsidRPr="00000000">
        <w:rPr>
          <w:rtl w:val="0"/>
        </w:rPr>
        <w:t xml:space="preserve">; </w:t>
      </w:r>
      <w:commentRangeStart w:id="30"/>
      <w:r w:rsidDel="00000000" w:rsidR="00000000" w:rsidRPr="00000000">
        <w:rPr>
          <w:rtl w:val="0"/>
        </w:rPr>
        <w:t xml:space="preserve">Peng et al., 2022</w:t>
      </w:r>
      <w:commentRangeEnd w:id="30"/>
      <w:r w:rsidDel="00000000" w:rsidR="00000000" w:rsidRPr="00000000">
        <w:commentReference w:id="30"/>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31"/>
      <w:r w:rsidDel="00000000" w:rsidR="00000000" w:rsidRPr="00000000">
        <w:rPr>
          <w:rtl w:val="0"/>
        </w:rPr>
        <w:t xml:space="preserve">Saunois et al., 2020</w:t>
      </w:r>
      <w:commentRangeEnd w:id="31"/>
      <w:r w:rsidDel="00000000" w:rsidR="00000000" w:rsidRPr="00000000">
        <w:commentReference w:id="31"/>
      </w:r>
      <w:r w:rsidDel="00000000" w:rsidR="00000000" w:rsidRPr="00000000">
        <w:rPr>
          <w:rtl w:val="0"/>
        </w:rPr>
        <w:t xml:space="preserve">, </w:t>
      </w:r>
      <w:commentRangeStart w:id="32"/>
      <w:r w:rsidDel="00000000" w:rsidR="00000000" w:rsidRPr="00000000">
        <w:rPr>
          <w:rtl w:val="0"/>
        </w:rPr>
        <w:t xml:space="preserve">2024</w:t>
      </w:r>
      <w:commentRangeEnd w:id="32"/>
      <w:r w:rsidDel="00000000" w:rsidR="00000000" w:rsidRPr="00000000">
        <w:commentReference w:id="32"/>
      </w:r>
      <w:r w:rsidDel="00000000" w:rsidR="00000000" w:rsidRPr="00000000">
        <w:rPr>
          <w:rtl w:val="0"/>
        </w:rPr>
        <w:t xml:space="preserve">).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Halting tropical deforestation and forest degradation and conserving regrowing tropical forests can be a cost-effective tool for mitigating climate change, with co-benefits that extend beyond carbon sequestration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high rates of regional precipitation through rainfall recycling (</w:t>
      </w:r>
      <w:commentRangeStart w:id="33"/>
      <w:r w:rsidDel="00000000" w:rsidR="00000000" w:rsidRPr="00000000">
        <w:rPr>
          <w:rtl w:val="0"/>
        </w:rPr>
        <w:t xml:space="preserve">Salati et al. 1979</w:t>
      </w:r>
      <w:commentRangeEnd w:id="33"/>
      <w:r w:rsidDel="00000000" w:rsidR="00000000" w:rsidRPr="00000000">
        <w:commentReference w:id="33"/>
      </w:r>
      <w:r w:rsidDel="00000000" w:rsidR="00000000" w:rsidRPr="00000000">
        <w:rPr>
          <w:rtl w:val="0"/>
        </w:rPr>
        <w:t xml:space="preserve">; recent refs Amazon; Worden et al. 2021; Worden et al. 2024, van der Ent et al., 2010, Staal et al., 2018). Deforestation and forest degradation reduce evapotranspiration in the dry season (</w:t>
      </w:r>
      <w:commentRangeStart w:id="34"/>
      <w:r w:rsidDel="00000000" w:rsidR="00000000" w:rsidRPr="00000000">
        <w:rPr>
          <w:rtl w:val="0"/>
        </w:rPr>
        <w:t xml:space="preserve">Sampaio et al. 2007</w:t>
      </w:r>
      <w:commentRangeEnd w:id="34"/>
      <w:r w:rsidDel="00000000" w:rsidR="00000000" w:rsidRPr="00000000">
        <w:commentReference w:id="34"/>
      </w:r>
      <w:r w:rsidDel="00000000" w:rsidR="00000000" w:rsidRPr="00000000">
        <w:rPr>
          <w:rtl w:val="0"/>
        </w:rPr>
        <w:t xml:space="preserve">; </w:t>
      </w:r>
      <w:commentRangeStart w:id="35"/>
      <w:r w:rsidDel="00000000" w:rsidR="00000000" w:rsidRPr="00000000">
        <w:rPr>
          <w:rtl w:val="0"/>
        </w:rPr>
        <w:t xml:space="preserve">Longo et al. 2020</w:t>
      </w:r>
      <w:commentRangeEnd w:id="35"/>
      <w:r w:rsidDel="00000000" w:rsidR="00000000" w:rsidRPr="00000000">
        <w:commentReference w:id="35"/>
      </w:r>
      <w:r w:rsidDel="00000000" w:rsidR="00000000" w:rsidRPr="00000000">
        <w:rPr>
          <w:rtl w:val="0"/>
        </w:rPr>
        <w:t xml:space="preserve">; </w:t>
      </w:r>
      <w:commentRangeStart w:id="36"/>
      <w:r w:rsidDel="00000000" w:rsidR="00000000" w:rsidRPr="00000000">
        <w:rPr>
          <w:rtl w:val="0"/>
        </w:rPr>
        <w:t xml:space="preserve">Zemp et al., 2017</w:t>
      </w:r>
      <w:commentRangeEnd w:id="36"/>
      <w:r w:rsidDel="00000000" w:rsidR="00000000" w:rsidRPr="00000000">
        <w:commentReference w:id="36"/>
      </w:r>
      <w:r w:rsidDel="00000000" w:rsidR="00000000" w:rsidRPr="00000000">
        <w:rPr>
          <w:rtl w:val="0"/>
        </w:rPr>
        <w:t xml:space="preserve">; </w:t>
      </w:r>
      <w:r w:rsidDel="00000000" w:rsidR="00000000" w:rsidRPr="00000000">
        <w:rPr>
          <w:highlight w:val="yellow"/>
          <w:rtl w:val="0"/>
        </w:rPr>
        <w:t xml:space="preserve">recycling models refs</w:t>
      </w:r>
      <w:r w:rsidDel="00000000" w:rsidR="00000000" w:rsidRPr="00000000">
        <w:rPr>
          <w:rtl w:val="0"/>
        </w:rPr>
        <w:t xml:space="preserve">) potentially leading to forest mortality and a positive feedback loop resulting in forest ecosystem collapse that has been called a “</w:t>
      </w:r>
      <w:commentRangeStart w:id="37"/>
      <w:r w:rsidDel="00000000" w:rsidR="00000000" w:rsidRPr="00000000">
        <w:rPr>
          <w:rtl w:val="0"/>
        </w:rPr>
        <w:t xml:space="preserve">tipping point</w:t>
      </w:r>
      <w:commentRangeEnd w:id="37"/>
      <w:r w:rsidDel="00000000" w:rsidR="00000000" w:rsidRPr="00000000">
        <w:commentReference w:id="37"/>
      </w:r>
      <w:r w:rsidDel="00000000" w:rsidR="00000000" w:rsidRPr="00000000">
        <w:rPr>
          <w:rtl w:val="0"/>
        </w:rPr>
        <w:t xml:space="preserve">” (</w:t>
      </w:r>
      <w:commentRangeStart w:id="38"/>
      <w:r w:rsidDel="00000000" w:rsidR="00000000" w:rsidRPr="00000000">
        <w:rPr>
          <w:rtl w:val="0"/>
        </w:rPr>
        <w:t xml:space="preserve">Xu et al., 2022</w:t>
      </w:r>
      <w:commentRangeEnd w:id="38"/>
      <w:r w:rsidDel="00000000" w:rsidR="00000000" w:rsidRPr="00000000">
        <w:commentReference w:id="38"/>
      </w:r>
      <w:r w:rsidDel="00000000" w:rsidR="00000000" w:rsidRPr="00000000">
        <w:rPr>
          <w:rtl w:val="0"/>
        </w:rPr>
        <w:t xml:space="preserve">,Lovejoy and Nobre 2018). </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del w:author="Helene Muller-Landau" w:id="3" w:date="2024-09-09T10:45:58Z"/>
        </w:rPr>
      </w:pPr>
      <w:r w:rsidDel="00000000" w:rsidR="00000000" w:rsidRPr="00000000">
        <w:rPr>
          <w:rtl w:val="0"/>
        </w:rPr>
        <w:t xml:space="preserve">Current research has revealed our lack of understanding </w:t>
      </w:r>
      <w:ins w:author="Helene Muller-Landau" w:id="2" w:date="2024-09-09T10:44:07Z">
        <w:r w:rsidDel="00000000" w:rsidR="00000000" w:rsidRPr="00000000">
          <w:rPr>
            <w:rtl w:val="0"/>
          </w:rPr>
          <w:t xml:space="preserve">of </w:t>
        </w:r>
      </w:ins>
      <w:r w:rsidDel="00000000" w:rsidR="00000000" w:rsidRPr="00000000">
        <w:rPr>
          <w:rtl w:val="0"/>
        </w:rPr>
        <w:t xml:space="preserve">how differences in the </w:t>
      </w:r>
      <w:commentRangeStart w:id="39"/>
      <w:r w:rsidDel="00000000" w:rsidR="00000000" w:rsidRPr="00000000">
        <w:rPr>
          <w:rtl w:val="0"/>
        </w:rPr>
        <w:t xml:space="preserve">diversity </w:t>
      </w:r>
      <w:commentRangeEnd w:id="39"/>
      <w:r w:rsidDel="00000000" w:rsidR="00000000" w:rsidRPr="00000000">
        <w:commentReference w:id="39"/>
      </w:r>
      <w:r w:rsidDel="00000000" w:rsidR="00000000" w:rsidRPr="00000000">
        <w:rPr>
          <w:rtl w:val="0"/>
        </w:rPr>
        <w:t xml:space="preserve">of tropical forests’ </w:t>
      </w:r>
      <w:commentRangeStart w:id="40"/>
      <w:r w:rsidDel="00000000" w:rsidR="00000000" w:rsidRPr="00000000">
        <w:rPr>
          <w:rtl w:val="0"/>
        </w:rPr>
        <w:t xml:space="preserve">species composition, structure, and functional traits across continents control responses to climate change and other anthropogenic changes</w:t>
      </w:r>
      <w:commentRangeEnd w:id="40"/>
      <w:r w:rsidDel="00000000" w:rsidR="00000000" w:rsidRPr="00000000">
        <w:commentReference w:id="40"/>
      </w:r>
      <w:r w:rsidDel="00000000" w:rsidR="00000000" w:rsidRPr="00000000">
        <w:rPr>
          <w:rtl w:val="0"/>
        </w:rPr>
        <w:t xml:space="preserve">. </w:t>
      </w:r>
      <w:r w:rsidDel="00000000" w:rsidR="00000000" w:rsidRPr="00000000">
        <w:rPr>
          <w:rtl w:val="0"/>
        </w:rPr>
        <w:t xml:space="preserve">This knowledge gap is greater in the humid tropics than in other biomes (e.g., </w:t>
      </w:r>
      <w:r w:rsidDel="00000000" w:rsidR="00000000" w:rsidRPr="00000000">
        <w:rPr>
          <w:rtl w:val="0"/>
        </w:rPr>
        <w:t xml:space="preserve">dryland</w:t>
      </w:r>
      <w:r w:rsidDel="00000000" w:rsidR="00000000" w:rsidRPr="00000000">
        <w:rPr>
          <w:rtl w:val="0"/>
        </w:rPr>
        <w:t xml:space="preserve">, boreal or temperate forest ecosystems). </w:t>
      </w:r>
      <w:r w:rsidDel="00000000" w:rsidR="00000000" w:rsidRPr="00000000">
        <w:rPr>
          <w:rtl w:val="0"/>
        </w:rPr>
        <w:t xml:space="preserve">Differences in the evolutionary history of tropical ecosystems across continents directly affects their vulnerability and resilience, i.e.,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w:t>
      </w:r>
      <w:del w:author="Helene Muller-Landau" w:id="3" w:date="2024-09-09T10:45:58Z">
        <w:commentRangeStart w:id="41"/>
        <w:r w:rsidDel="00000000" w:rsidR="00000000" w:rsidRPr="00000000">
          <w:rPr>
            <w:rtl w:val="0"/>
          </w:rPr>
        </w:r>
      </w:del>
    </w:p>
    <w:p w:rsidR="00000000" w:rsidDel="00000000" w:rsidP="00000000" w:rsidRDefault="00000000" w:rsidRPr="00000000" w14:paraId="000000A0">
      <w:pPr>
        <w:rPr>
          <w:del w:author="Helene Muller-Landau" w:id="3" w:date="2024-09-09T10:45:58Z"/>
        </w:rPr>
      </w:pPr>
      <w:del w:author="Helene Muller-Landau" w:id="3" w:date="2024-09-09T10:45:58Z">
        <w:r w:rsidDel="00000000" w:rsidR="00000000" w:rsidRPr="00000000">
          <w:rPr>
            <w:rtl w:val="0"/>
          </w:rPr>
        </w:r>
      </w:del>
    </w:p>
    <w:p w:rsidR="00000000" w:rsidDel="00000000" w:rsidP="00000000" w:rsidRDefault="00000000" w:rsidRPr="00000000" w14:paraId="000000A1">
      <w:pPr>
        <w:rPr>
          <w:b w:val="1"/>
        </w:rPr>
      </w:pPr>
      <w:commentRangeEnd w:id="41"/>
      <w:r w:rsidDel="00000000" w:rsidR="00000000" w:rsidRPr="00000000">
        <w:commentReference w:id="41"/>
      </w:r>
      <w:r w:rsidDel="00000000" w:rsidR="00000000" w:rsidRPr="00000000">
        <w:rPr>
          <w:rtl w:val="0"/>
        </w:rPr>
        <w:t xml:space="preserve">The sources of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t>
      </w:r>
      <w:commentRangeStart w:id="42"/>
      <w:commentRangeStart w:id="43"/>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b w:val="1"/>
          <w:rtl w:val="0"/>
        </w:rPr>
        <w:t xml:space="preserve">Future predictions of the role of the tropical carbon land flux in the Earth system </w:t>
      </w:r>
      <w:del w:author="Helene Muller-Landau" w:id="4" w:date="2024-09-09T10:47:54Z">
        <w:r w:rsidDel="00000000" w:rsidR="00000000" w:rsidRPr="00000000">
          <w:rPr>
            <w:b w:val="1"/>
            <w:rtl w:val="0"/>
          </w:rPr>
          <w:delText xml:space="preserve">also </w:delText>
        </w:r>
      </w:del>
      <w:r w:rsidDel="00000000" w:rsidR="00000000" w:rsidRPr="00000000">
        <w:rPr>
          <w:b w:val="1"/>
          <w:rtl w:val="0"/>
        </w:rPr>
        <w:t xml:space="preserve">remain highly uncertain</w:t>
      </w:r>
      <w:r w:rsidDel="00000000" w:rsidR="00000000" w:rsidRPr="00000000">
        <w:rPr>
          <w:rtl w:val="0"/>
        </w:rPr>
        <w:t xml:space="preserve"> (</w:t>
      </w:r>
      <w:commentRangeStart w:id="44"/>
      <w:commentRangeStart w:id="45"/>
      <w:r w:rsidDel="00000000" w:rsidR="00000000" w:rsidRPr="00000000">
        <w:rPr>
          <w:rtl w:val="0"/>
        </w:rPr>
        <w:t xml:space="preserve">Arora et al. 2020</w:t>
      </w:r>
      <w:commentRangeEnd w:id="44"/>
      <w:r w:rsidDel="00000000" w:rsidR="00000000" w:rsidRPr="00000000">
        <w:commentReference w:id="44"/>
      </w:r>
      <w:r w:rsidDel="00000000" w:rsidR="00000000" w:rsidRPr="00000000">
        <w:rPr>
          <w:rtl w:val="0"/>
        </w:rPr>
        <w:t xml:space="preserve">; </w:t>
      </w:r>
      <w:commentRangeStart w:id="46"/>
      <w:commentRangeStart w:id="47"/>
      <w:commentRangeStart w:id="48"/>
      <w:r w:rsidDel="00000000" w:rsidR="00000000" w:rsidRPr="00000000">
        <w:rPr>
          <w:rtl w:val="0"/>
        </w:rPr>
        <w:t xml:space="preserve">Friedlingstein et al </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2014; </w:t>
      </w:r>
      <w:commentRangeStart w:id="49"/>
      <w:commentRangeStart w:id="50"/>
      <w:r w:rsidDel="00000000" w:rsidR="00000000" w:rsidRPr="00000000">
        <w:rPr>
          <w:rtl w:val="0"/>
        </w:rPr>
        <w:t xml:space="preserve">Friedlingstein et al 20</w:t>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t xml:space="preserve">06</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51"/>
      <w:commentRangeStart w:id="52"/>
      <w:r w:rsidDel="00000000" w:rsidR="00000000" w:rsidRPr="00000000">
        <w:rPr>
          <w:rtl w:val="0"/>
        </w:rPr>
        <w:t xml:space="preserve">Cavaleri et al 2015</w:t>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t xml:space="preserve">). </w:t>
      </w:r>
      <w:commentRangeStart w:id="53"/>
      <w:commentRangeStart w:id="54"/>
      <w:r w:rsidDel="00000000" w:rsidR="00000000" w:rsidRPr="00000000">
        <w:rPr>
          <w:rtl w:val="0"/>
        </w:rPr>
        <w:t xml:space="preserve">[</w:t>
      </w:r>
      <w:r w:rsidDel="00000000" w:rsidR="00000000" w:rsidRPr="00000000">
        <w:rPr>
          <w:i w:val="1"/>
          <w:rtl w:val="0"/>
        </w:rPr>
        <w:t xml:space="preserve">more here - reference </w:t>
      </w:r>
      <w:commentRangeStart w:id="55"/>
      <w:commentRangeStart w:id="56"/>
      <w:r w:rsidDel="00000000" w:rsidR="00000000" w:rsidRPr="00000000">
        <w:rPr>
          <w:i w:val="1"/>
          <w:rtl w:val="0"/>
        </w:rPr>
        <w:t xml:space="preserve">Friedlingstein et al 202</w:t>
      </w:r>
      <w:commentRangeEnd w:id="55"/>
      <w:r w:rsidDel="00000000" w:rsidR="00000000" w:rsidRPr="00000000">
        <w:commentReference w:id="55"/>
      </w:r>
      <w:commentRangeEnd w:id="56"/>
      <w:r w:rsidDel="00000000" w:rsidR="00000000" w:rsidRPr="00000000">
        <w:commentReference w:id="56"/>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7"/>
      <w:r w:rsidDel="00000000" w:rsidR="00000000" w:rsidRPr="00000000">
        <w:rPr>
          <w:i w:val="1"/>
          <w:rtl w:val="0"/>
        </w:rPr>
        <w:t xml:space="preserve">Braghiere et al., 2021</w:t>
      </w:r>
      <w:commentRangeEnd w:id="57"/>
      <w:r w:rsidDel="00000000" w:rsidR="00000000" w:rsidRPr="00000000">
        <w:commentReference w:id="57"/>
      </w:r>
      <w:r w:rsidDel="00000000" w:rsidR="00000000" w:rsidRPr="00000000">
        <w:rPr>
          <w:i w:val="1"/>
          <w:rtl w:val="0"/>
        </w:rPr>
        <w:t xml:space="preserve">), have a more detailed radiative transfer model, spectrally resolved (</w:t>
      </w:r>
      <w:commentRangeStart w:id="58"/>
      <w:r w:rsidDel="00000000" w:rsidR="00000000" w:rsidRPr="00000000">
        <w:rPr>
          <w:i w:val="1"/>
          <w:rtl w:val="0"/>
        </w:rPr>
        <w:t xml:space="preserve">Braghiere et al. 2023</w:t>
      </w:r>
      <w:commentRangeEnd w:id="58"/>
      <w:r w:rsidDel="00000000" w:rsidR="00000000" w:rsidRPr="00000000">
        <w:commentReference w:id="58"/>
      </w:r>
      <w:r w:rsidDel="00000000" w:rsidR="00000000" w:rsidRPr="00000000">
        <w:rPr>
          <w:i w:val="1"/>
          <w:rtl w:val="0"/>
        </w:rPr>
        <w:t xml:space="preserve">), directly linking traits to spectral/physiological forest properties, etc. As well as models that learn directly from data such as CARDAMOM (</w:t>
      </w:r>
      <w:commentRangeStart w:id="59"/>
      <w:r w:rsidDel="00000000" w:rsidR="00000000" w:rsidRPr="00000000">
        <w:rPr>
          <w:i w:val="1"/>
          <w:rtl w:val="0"/>
        </w:rPr>
        <w:t xml:space="preserve">Bloom et al. 2016</w:t>
      </w:r>
      <w:commentRangeEnd w:id="59"/>
      <w:r w:rsidDel="00000000" w:rsidR="00000000" w:rsidRPr="00000000">
        <w:commentReference w:id="59"/>
      </w:r>
      <w:r w:rsidDel="00000000" w:rsidR="00000000" w:rsidRPr="00000000">
        <w:rPr>
          <w:i w:val="1"/>
          <w:rtl w:val="0"/>
        </w:rPr>
        <w:t xml:space="preserve">), AI (</w:t>
      </w:r>
      <w:commentRangeStart w:id="60"/>
      <w:r w:rsidDel="00000000" w:rsidR="00000000" w:rsidRPr="00000000">
        <w:rPr>
          <w:i w:val="1"/>
          <w:rtl w:val="0"/>
        </w:rPr>
        <w:t xml:space="preserve">Massoud et al. 2023</w:t>
      </w:r>
      <w:commentRangeEnd w:id="60"/>
      <w:r w:rsidDel="00000000" w:rsidR="00000000" w:rsidRPr="00000000">
        <w:commentReference w:id="60"/>
      </w:r>
      <w:r w:rsidDel="00000000" w:rsidR="00000000" w:rsidRPr="00000000">
        <w:rPr>
          <w:i w:val="1"/>
          <w:rtl w:val="0"/>
        </w:rPr>
        <w:t xml:space="preserve">) and Pierre Gentine’s papers</w:t>
      </w:r>
      <w:r w:rsidDel="00000000" w:rsidR="00000000" w:rsidRPr="00000000">
        <w:rPr>
          <w:rtl w:val="0"/>
        </w:rPr>
        <w:t xml:space="preserve">]</w:t>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br w:type="textWrapping"/>
        <w:t xml:space="preserve">Traditionally, ESMs represent forest canopies in simple and aggregated ways and </w:t>
      </w:r>
      <w:commentRangeStart w:id="61"/>
      <w:r w:rsidDel="00000000" w:rsidR="00000000" w:rsidRPr="00000000">
        <w:rPr>
          <w:rtl w:val="0"/>
        </w:rPr>
        <w:t xml:space="preserve">thus fail to capture how disturbance history affects biomass accumulation and ecosystem stability</w:t>
      </w:r>
      <w:commentRangeEnd w:id="61"/>
      <w:r w:rsidDel="00000000" w:rsidR="00000000" w:rsidRPr="00000000">
        <w:commentReference w:id="61"/>
      </w:r>
      <w:r w:rsidDel="00000000" w:rsidR="00000000" w:rsidRPr="00000000">
        <w:rPr>
          <w:rtl w:val="0"/>
        </w:rPr>
        <w:t xml:space="preserve"> (</w:t>
      </w:r>
      <w:commentRangeStart w:id="62"/>
      <w:r w:rsidDel="00000000" w:rsidR="00000000" w:rsidRPr="00000000">
        <w:rPr>
          <w:rtl w:val="0"/>
        </w:rPr>
        <w:t xml:space="preserve">Levine et al. 2016</w:t>
      </w:r>
      <w:commentRangeEnd w:id="62"/>
      <w:r w:rsidDel="00000000" w:rsidR="00000000" w:rsidRPr="00000000">
        <w:commentReference w:id="62"/>
      </w:r>
      <w:r w:rsidDel="00000000" w:rsidR="00000000" w:rsidRPr="00000000">
        <w:rPr>
          <w:rtl w:val="0"/>
        </w:rPr>
        <w:t xml:space="preserve">; </w:t>
      </w:r>
      <w:commentRangeStart w:id="63"/>
      <w:r w:rsidDel="00000000" w:rsidR="00000000" w:rsidRPr="00000000">
        <w:rPr>
          <w:rtl w:val="0"/>
        </w:rPr>
        <w:t xml:space="preserve">Yang et al. 2023</w:t>
      </w:r>
      <w:commentRangeEnd w:id="63"/>
      <w:r w:rsidDel="00000000" w:rsidR="00000000" w:rsidRPr="00000000">
        <w:commentReference w:id="63"/>
      </w:r>
      <w:r w:rsidDel="00000000" w:rsidR="00000000" w:rsidRPr="00000000">
        <w:rPr>
          <w:rtl w:val="0"/>
        </w:rPr>
        <w:t xml:space="preserve">). The need for representing </w:t>
      </w:r>
      <w:commentRangeStart w:id="64"/>
      <w:r w:rsidDel="00000000" w:rsidR="00000000" w:rsidRPr="00000000">
        <w:rPr>
          <w:rtl w:val="0"/>
        </w:rPr>
        <w:t xml:space="preserve">ecological processes of diverse ecosystems</w:t>
      </w:r>
      <w:commentRangeEnd w:id="64"/>
      <w:r w:rsidDel="00000000" w:rsidR="00000000" w:rsidRPr="00000000">
        <w:commentReference w:id="64"/>
      </w:r>
      <w:r w:rsidDel="00000000" w:rsidR="00000000" w:rsidRPr="00000000">
        <w:rPr>
          <w:rtl w:val="0"/>
        </w:rPr>
        <w:t xml:space="preserve"> is becoming increasingly recognized by the modeling community (</w:t>
      </w:r>
      <w:commentRangeStart w:id="65"/>
      <w:r w:rsidDel="00000000" w:rsidR="00000000" w:rsidRPr="00000000">
        <w:rPr>
          <w:rtl w:val="0"/>
        </w:rPr>
        <w:t xml:space="preserve">Bonan et al. 2024</w:t>
      </w:r>
      <w:commentRangeEnd w:id="65"/>
      <w:r w:rsidDel="00000000" w:rsidR="00000000" w:rsidRPr="00000000">
        <w:commentReference w:id="65"/>
      </w:r>
      <w:r w:rsidDel="00000000" w:rsidR="00000000" w:rsidRPr="00000000">
        <w:rPr>
          <w:rtl w:val="0"/>
        </w:rPr>
        <w:t xml:space="preserve">). Newer generations of terrestrial biosphere models—vegetation demography models (</w:t>
      </w:r>
      <w:commentRangeStart w:id="66"/>
      <w:r w:rsidDel="00000000" w:rsidR="00000000" w:rsidRPr="00000000">
        <w:rPr>
          <w:rtl w:val="0"/>
        </w:rPr>
        <w:t xml:space="preserve">Fisher et al. 2018</w:t>
      </w:r>
      <w:commentRangeEnd w:id="66"/>
      <w:r w:rsidDel="00000000" w:rsidR="00000000" w:rsidRPr="00000000">
        <w:commentReference w:id="66"/>
      </w:r>
      <w:r w:rsidDel="00000000" w:rsidR="00000000" w:rsidRPr="00000000">
        <w:rPr>
          <w:rtl w:val="0"/>
        </w:rPr>
        <w:t xml:space="preserve">)— namely </w:t>
      </w:r>
      <w:r w:rsidDel="00000000" w:rsidR="00000000" w:rsidRPr="00000000">
        <w:rPr>
          <w:highlight w:val="yellow"/>
          <w:rtl w:val="0"/>
        </w:rPr>
        <w:t xml:space="preserve">XX</w:t>
      </w:r>
      <w:r w:rsidDel="00000000" w:rsidR="00000000" w:rsidRPr="00000000">
        <w:rPr>
          <w:rtl w:val="0"/>
        </w:rPr>
        <w:t xml:space="preserve"> represent structurally and functionally diverse forest canopies (</w:t>
      </w:r>
      <w:commentRangeStart w:id="67"/>
      <w:r w:rsidDel="00000000" w:rsidR="00000000" w:rsidRPr="00000000">
        <w:rPr>
          <w:rtl w:val="0"/>
        </w:rPr>
        <w:t xml:space="preserve">Longo et al. 2019</w:t>
      </w:r>
      <w:commentRangeEnd w:id="67"/>
      <w:r w:rsidDel="00000000" w:rsidR="00000000" w:rsidRPr="00000000">
        <w:commentReference w:id="67"/>
      </w:r>
      <w:r w:rsidDel="00000000" w:rsidR="00000000" w:rsidRPr="00000000">
        <w:rPr>
          <w:rtl w:val="0"/>
        </w:rPr>
        <w:t xml:space="preserve">; </w:t>
      </w:r>
      <w:commentRangeStart w:id="68"/>
      <w:r w:rsidDel="00000000" w:rsidR="00000000" w:rsidRPr="00000000">
        <w:rPr>
          <w:rtl w:val="0"/>
        </w:rPr>
        <w:t xml:space="preserve">Koven et al. 2020</w:t>
      </w:r>
      <w:commentRangeEnd w:id="68"/>
      <w:r w:rsidDel="00000000" w:rsidR="00000000" w:rsidRPr="00000000">
        <w:commentReference w:id="68"/>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69"/>
      <w:r w:rsidDel="00000000" w:rsidR="00000000" w:rsidRPr="00000000">
        <w:rPr>
          <w:rtl w:val="0"/>
        </w:rPr>
        <w:t xml:space="preserve">Marvin et al. 2014</w:t>
      </w:r>
      <w:commentRangeEnd w:id="69"/>
      <w:r w:rsidDel="00000000" w:rsidR="00000000" w:rsidRPr="00000000">
        <w:commentReference w:id="69"/>
      </w:r>
      <w:r w:rsidDel="00000000" w:rsidR="00000000" w:rsidRPr="00000000">
        <w:rPr>
          <w:rtl w:val="0"/>
        </w:rPr>
        <w:t xml:space="preserve">). Second, existing model benchmarking systems, such as the International Land Model Benchmarking (ILAMB; </w:t>
      </w:r>
      <w:commentRangeStart w:id="70"/>
      <w:r w:rsidDel="00000000" w:rsidR="00000000" w:rsidRPr="00000000">
        <w:rPr>
          <w:rtl w:val="0"/>
        </w:rPr>
        <w:t xml:space="preserve">Collier et al. 2018</w:t>
      </w:r>
      <w:commentRangeEnd w:id="70"/>
      <w:r w:rsidDel="00000000" w:rsidR="00000000" w:rsidRPr="00000000">
        <w:commentReference w:id="70"/>
      </w:r>
      <w:r w:rsidDel="00000000" w:rsidR="00000000" w:rsidRPr="00000000">
        <w:rPr>
          <w:rtl w:val="0"/>
        </w:rPr>
        <w:t xml:space="preserve">) are insufficient, because the newer generation of models may predict reasonable aggregated properties (e.g., total aboveground biomass) based </w:t>
      </w:r>
      <w:commentRangeStart w:id="71"/>
      <w:r w:rsidDel="00000000" w:rsidR="00000000" w:rsidRPr="00000000">
        <w:rPr>
          <w:rtl w:val="0"/>
        </w:rPr>
        <w:t xml:space="preserve">on unreasonable distributions</w:t>
      </w:r>
      <w:commentRangeEnd w:id="71"/>
      <w:r w:rsidDel="00000000" w:rsidR="00000000" w:rsidRPr="00000000">
        <w:commentReference w:id="71"/>
      </w:r>
      <w:r w:rsidDel="00000000" w:rsidR="00000000" w:rsidRPr="00000000">
        <w:rPr>
          <w:rtl w:val="0"/>
        </w:rPr>
        <w:t xml:space="preserve">. Recent advances in remote sensing provide a unique opportunity to </w:t>
      </w:r>
      <w:r w:rsidDel="00000000" w:rsidR="00000000" w:rsidRPr="00000000">
        <w:rPr>
          <w:color w:val="ff0000"/>
          <w:rtl w:val="0"/>
        </w:rPr>
        <w:t xml:space="preserve">describe </w:t>
      </w:r>
      <w:r w:rsidDel="00000000" w:rsidR="00000000" w:rsidRPr="00000000">
        <w:rPr>
          <w:rtl w:val="0"/>
        </w:rPr>
        <w:t xml:space="preserve">the structure, composition and diversity of ecosystems (</w:t>
      </w:r>
      <w:commentRangeStart w:id="72"/>
      <w:r w:rsidDel="00000000" w:rsidR="00000000" w:rsidRPr="00000000">
        <w:rPr>
          <w:rtl w:val="0"/>
        </w:rPr>
        <w:t xml:space="preserve">Schimel et al. 2019</w:t>
      </w:r>
      <w:commentRangeEnd w:id="72"/>
      <w:r w:rsidDel="00000000" w:rsidR="00000000" w:rsidRPr="00000000">
        <w:commentReference w:id="72"/>
      </w:r>
      <w:r w:rsidDel="00000000" w:rsidR="00000000" w:rsidRPr="00000000">
        <w:rPr>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Networks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73"/>
      <w:r w:rsidDel="00000000" w:rsidR="00000000" w:rsidRPr="00000000">
        <w:rPr>
          <w:rtl w:val="0"/>
        </w:rPr>
        <w:t xml:space="preserve">(Baldocchi et al 2022, Schimel et al. 2015)</w:t>
      </w:r>
      <w:commentRangeEnd w:id="73"/>
      <w:r w:rsidDel="00000000" w:rsidR="00000000" w:rsidRPr="00000000">
        <w:commentReference w:id="73"/>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i w:val="1"/>
          <w:color w:val="ff0000"/>
          <w:highlight w:val="white"/>
        </w:rPr>
      </w:pPr>
      <w:r w:rsidDel="00000000" w:rsidR="00000000" w:rsidRPr="00000000">
        <w:rPr>
          <w:i w:val="1"/>
          <w:highlight w:val="white"/>
          <w:rtl w:val="0"/>
        </w:rPr>
        <w:t xml:space="preserve">[</w:t>
      </w:r>
      <w:r w:rsidDel="00000000" w:rsidR="00000000" w:rsidRPr="00000000">
        <w:rPr>
          <w:i w:val="1"/>
          <w:color w:val="ff0000"/>
          <w:highlight w:val="white"/>
          <w:rtl w:val="0"/>
        </w:rPr>
        <w:t xml:space="preserve">1-2 paragraphs on the critical timing of PANGEA that emphasize the points below - many efforts trying to ameliorate this with respect to XYZ, but still critical need to fill knowledge, data, and methods gaps - PANGEA will fill these gaps while coordinating with and reinforcing existing activities and preparing the next generation to continue leading this work into the future] </w:t>
      </w:r>
      <w:r w:rsidDel="00000000" w:rsidR="00000000" w:rsidRPr="00000000">
        <w:rPr>
          <w:i w:val="1"/>
          <w:color w:val="ff0000"/>
          <w:highlight w:val="white"/>
          <w:rtl w:val="0"/>
        </w:rPr>
        <w:t xml:space="preserve">A</w:t>
      </w:r>
      <w:r w:rsidDel="00000000" w:rsidR="00000000" w:rsidRPr="00000000">
        <w:rPr>
          <w:i w:val="1"/>
          <w:color w:val="ff0000"/>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A9">
      <w:pPr>
        <w:numPr>
          <w:ilvl w:val="0"/>
          <w:numId w:val="27"/>
        </w:numPr>
        <w:spacing w:after="0" w:afterAutospacing="0"/>
        <w:ind w:left="720" w:hanging="360"/>
        <w:rPr>
          <w:i w:val="1"/>
          <w:color w:val="ff0000"/>
        </w:rPr>
      </w:pPr>
      <w:r w:rsidDel="00000000" w:rsidR="00000000" w:rsidRPr="00000000">
        <w:rPr>
          <w:i w:val="1"/>
          <w:color w:val="ff0000"/>
          <w:rtl w:val="0"/>
        </w:rPr>
        <w:t xml:space="preserve">equitable science and not extractive science</w:t>
      </w:r>
    </w:p>
    <w:p w:rsidR="00000000" w:rsidDel="00000000" w:rsidP="00000000" w:rsidRDefault="00000000" w:rsidRPr="00000000" w14:paraId="000000AA">
      <w:pPr>
        <w:numPr>
          <w:ilvl w:val="0"/>
          <w:numId w:val="27"/>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Urgency/Timeliness </w:t>
      </w:r>
      <w:r w:rsidDel="00000000" w:rsidR="00000000" w:rsidRPr="00000000">
        <w:rPr>
          <w:i w:val="1"/>
          <w:color w:val="ff0000"/>
          <w:rtl w:val="0"/>
        </w:rPr>
        <w:t xml:space="preserve">- need to do this now - why this should be the next campaign; why we can’t wait another 5-10 years </w:t>
      </w:r>
    </w:p>
    <w:p w:rsidR="00000000" w:rsidDel="00000000" w:rsidP="00000000" w:rsidRDefault="00000000" w:rsidRPr="00000000" w14:paraId="000000AB">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C">
      <w:pPr>
        <w:numPr>
          <w:ilvl w:val="0"/>
          <w:numId w:val="27"/>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Societal need </w:t>
      </w:r>
      <w:r w:rsidDel="00000000" w:rsidR="00000000" w:rsidRPr="00000000">
        <w:rPr>
          <w:i w:val="1"/>
          <w:color w:val="ff0000"/>
          <w:rtl w:val="0"/>
        </w:rPr>
        <w:t xml:space="preserve">- lots of people depend on those forests</w:t>
      </w:r>
    </w:p>
    <w:p w:rsidR="00000000" w:rsidDel="00000000" w:rsidP="00000000" w:rsidRDefault="00000000" w:rsidRPr="00000000" w14:paraId="000000AD">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local, regionally, or globally </w:t>
      </w:r>
    </w:p>
    <w:p w:rsidR="00000000" w:rsidDel="00000000" w:rsidP="00000000" w:rsidRDefault="00000000" w:rsidRPr="00000000" w14:paraId="000000AE">
      <w:pPr>
        <w:numPr>
          <w:ilvl w:val="0"/>
          <w:numId w:val="27"/>
        </w:numPr>
        <w:ind w:left="720" w:hanging="360"/>
        <w:rPr>
          <w:i w:val="1"/>
          <w:color w:val="ff0000"/>
        </w:rPr>
      </w:pPr>
      <w:r w:rsidDel="00000000" w:rsidR="00000000" w:rsidRPr="00000000">
        <w:rPr>
          <w:i w:val="1"/>
          <w:color w:val="ff0000"/>
          <w:rtl w:val="0"/>
        </w:rPr>
        <w:t xml:space="preserve">state that this is feasible and necessary</w:t>
        <w:tab/>
      </w:r>
    </w:p>
    <w:p w:rsidR="00000000" w:rsidDel="00000000" w:rsidP="00000000" w:rsidRDefault="00000000" w:rsidRPr="00000000" w14:paraId="000000AF">
      <w:pPr>
        <w:numPr>
          <w:ilvl w:val="1"/>
          <w:numId w:val="27"/>
        </w:numPr>
        <w:ind w:left="1440" w:hanging="360"/>
        <w:rPr>
          <w:i w:val="1"/>
          <w:color w:val="ff0000"/>
        </w:rPr>
      </w:pPr>
      <w:r w:rsidDel="00000000" w:rsidR="00000000" w:rsidRPr="00000000">
        <w:rPr>
          <w:i w:val="1"/>
          <w:color w:val="ff0000"/>
          <w:rtl w:val="0"/>
        </w:rPr>
        <w:t xml:space="preserve">the lack of cal-val data in the tropics, XXX</w:t>
      </w:r>
    </w:p>
    <w:p w:rsidR="00000000" w:rsidDel="00000000" w:rsidP="00000000" w:rsidRDefault="00000000" w:rsidRPr="00000000" w14:paraId="000000B0">
      <w:pPr>
        <w:numPr>
          <w:ilvl w:val="1"/>
          <w:numId w:val="27"/>
        </w:numPr>
        <w:spacing w:after="0" w:afterAutospacing="0"/>
        <w:ind w:left="1440" w:hanging="360"/>
        <w:rPr>
          <w:i w:val="1"/>
          <w:color w:val="ff0000"/>
        </w:rPr>
      </w:pPr>
      <w:r w:rsidDel="00000000" w:rsidR="00000000" w:rsidRPr="00000000">
        <w:rPr>
          <w:i w:val="1"/>
          <w:color w:val="ff0000"/>
          <w:rtl w:val="0"/>
        </w:rPr>
        <w:t xml:space="preserve">we HAVE to do this to understand XYZ</w:t>
      </w:r>
    </w:p>
    <w:p w:rsidR="00000000" w:rsidDel="00000000" w:rsidP="00000000" w:rsidRDefault="00000000" w:rsidRPr="00000000" w14:paraId="000000B1">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we need this global context that we can only get from remote sensing</w:t>
      </w:r>
    </w:p>
    <w:p w:rsidR="00000000" w:rsidDel="00000000" w:rsidP="00000000" w:rsidRDefault="00000000" w:rsidRPr="00000000" w14:paraId="000000B2">
      <w:pPr>
        <w:numPr>
          <w:ilvl w:val="0"/>
          <w:numId w:val="27"/>
        </w:numPr>
        <w:spacing w:after="0" w:afterAutospacing="0" w:before="0" w:beforeAutospacing="0" w:lineRule="auto"/>
        <w:ind w:left="720" w:hanging="360"/>
        <w:rPr>
          <w:i w:val="1"/>
          <w:color w:val="ff0000"/>
        </w:rPr>
      </w:pPr>
      <w:r w:rsidDel="00000000" w:rsidR="00000000" w:rsidRPr="00000000">
        <w:rPr>
          <w:i w:val="1"/>
          <w:color w:val="ff0000"/>
          <w:rtl w:val="0"/>
        </w:rPr>
        <w:t xml:space="preserve">we learned from LBA that by adding new components and integrating / interdisciplinarity results in the pie growing for everybody</w:t>
      </w:r>
    </w:p>
    <w:p w:rsidR="00000000" w:rsidDel="00000000" w:rsidP="00000000" w:rsidRDefault="00000000" w:rsidRPr="00000000" w14:paraId="000000B3">
      <w:pPr>
        <w:numPr>
          <w:ilvl w:val="0"/>
          <w:numId w:val="27"/>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Embed within Earth Science to Action Strategy </w:t>
      </w:r>
    </w:p>
    <w:p w:rsidR="00000000" w:rsidDel="00000000" w:rsidP="00000000" w:rsidRDefault="00000000" w:rsidRPr="00000000" w14:paraId="000000B4">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PANGEA is an opportunity to integrate!!!</w:t>
      </w:r>
      <w:r w:rsidDel="00000000" w:rsidR="00000000" w:rsidRPr="00000000">
        <w:rPr>
          <w:rtl w:val="0"/>
        </w:rPr>
      </w:r>
    </w:p>
    <w:p w:rsidR="00000000" w:rsidDel="00000000" w:rsidP="00000000" w:rsidRDefault="00000000" w:rsidRPr="00000000" w14:paraId="000000B5">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CC&amp;E umbrella logical place to start</w:t>
      </w:r>
    </w:p>
    <w:p w:rsidR="00000000" w:rsidDel="00000000" w:rsidP="00000000" w:rsidRDefault="00000000" w:rsidRPr="00000000" w14:paraId="000000B6">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but emphasize integration beyond CC&amp;E</w:t>
      </w:r>
    </w:p>
    <w:p w:rsidR="00000000" w:rsidDel="00000000" w:rsidP="00000000" w:rsidRDefault="00000000" w:rsidRPr="00000000" w14:paraId="000000B7">
      <w:pPr>
        <w:numPr>
          <w:ilvl w:val="1"/>
          <w:numId w:val="27"/>
        </w:numPr>
        <w:spacing w:after="240" w:before="0" w:beforeAutospacing="0" w:lineRule="auto"/>
        <w:ind w:left="1440" w:hanging="360"/>
        <w:rPr>
          <w:i w:val="1"/>
          <w:color w:val="ff0000"/>
        </w:rPr>
      </w:pPr>
      <w:r w:rsidDel="00000000" w:rsidR="00000000" w:rsidRPr="00000000">
        <w:rPr>
          <w:i w:val="1"/>
          <w:color w:val="ff0000"/>
          <w:rtl w:val="0"/>
        </w:rPr>
        <w:t xml:space="preserve">integrate across R&amp;A and Applied</w:t>
      </w:r>
    </w:p>
    <w:p w:rsidR="00000000" w:rsidDel="00000000" w:rsidP="00000000" w:rsidRDefault="00000000" w:rsidRPr="00000000" w14:paraId="000000B8">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B9">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BA">
      <w:pPr>
        <w:rPr>
          <w:b w:val="1"/>
        </w:rPr>
      </w:pPr>
      <w:r w:rsidDel="00000000" w:rsidR="00000000" w:rsidRPr="00000000">
        <w:rPr>
          <w:rtl w:val="0"/>
        </w:rPr>
        <w:t xml:space="preserve">Tropical forests have long been recognized as globally important carbon sinks,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has global implications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w:t>
      </w:r>
      <w:commentRangeStart w:id="74"/>
      <w:r w:rsidDel="00000000" w:rsidR="00000000" w:rsidRPr="00000000">
        <w:rPr>
          <w:rtl w:val="0"/>
        </w:rPr>
        <w:t xml:space="preserve">by answering</w:t>
      </w:r>
      <w:commentRangeEnd w:id="74"/>
      <w:r w:rsidDel="00000000" w:rsidR="00000000" w:rsidRPr="00000000">
        <w:commentReference w:id="74"/>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w:t>
      </w:r>
      <w:ins w:author="Helene Muller-Landau" w:id="5" w:date="2024-09-09T11:09:38Z">
        <w:r w:rsidDel="00000000" w:rsidR="00000000" w:rsidRPr="00000000">
          <w:rPr>
            <w:b w:val="1"/>
            <w:rtl w:val="0"/>
          </w:rPr>
          <w:t xml:space="preserve">to</w:t>
        </w:r>
      </w:ins>
      <w:del w:author="Helene Muller-Landau" w:id="5" w:date="2024-09-09T11:09:38Z">
        <w:r w:rsidDel="00000000" w:rsidR="00000000" w:rsidRPr="00000000">
          <w:rPr>
            <w:b w:val="1"/>
            <w:rtl w:val="0"/>
          </w:rPr>
          <w:delText xml:space="preserve">on </w:delText>
        </w:r>
      </w:del>
      <w:r w:rsidDel="00000000" w:rsidR="00000000" w:rsidRPr="00000000">
        <w:rPr>
          <w:b w:val="1"/>
          <w:rtl w:val="0"/>
        </w:rPr>
        <w:t xml:space="preserve">the global carbon cycle and climate?</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D">
      <w:pPr>
        <w:spacing w:line="276" w:lineRule="auto"/>
        <w:rPr>
          <w:sz w:val="14"/>
          <w:szCs w:val="14"/>
        </w:rPr>
      </w:pPr>
      <w:r w:rsidDel="00000000" w:rsidR="00000000" w:rsidRPr="00000000">
        <w:rPr>
          <w:rtl w:val="0"/>
        </w:rPr>
      </w:r>
    </w:p>
    <w:p w:rsidR="00000000" w:rsidDel="00000000" w:rsidP="00000000" w:rsidRDefault="00000000" w:rsidRPr="00000000" w14:paraId="000000BE">
      <w:pPr>
        <w:numPr>
          <w:ilvl w:val="0"/>
          <w:numId w:val="5"/>
        </w:numPr>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BF">
      <w:pPr>
        <w:numPr>
          <w:ilvl w:val="0"/>
          <w:numId w:val="5"/>
        </w:numPr>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C0">
      <w:pPr>
        <w:numPr>
          <w:ilvl w:val="0"/>
          <w:numId w:val="5"/>
        </w:numPr>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C1">
      <w:pPr>
        <w:spacing w:line="276" w:lineRule="auto"/>
        <w:ind w:left="0" w:firstLine="0"/>
        <w:rPr>
          <w:b w:val="1"/>
        </w:rPr>
      </w:pPr>
      <w:r w:rsidDel="00000000" w:rsidR="00000000" w:rsidRPr="00000000">
        <w:rPr>
          <w:rtl w:val="0"/>
        </w:rPr>
      </w:r>
    </w:p>
    <w:p w:rsidR="00000000" w:rsidDel="00000000" w:rsidP="00000000" w:rsidRDefault="00000000" w:rsidRPr="00000000" w14:paraId="000000C2">
      <w:pPr>
        <w:spacing w:line="276" w:lineRule="auto"/>
        <w:ind w:left="0" w:firstLine="0"/>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p>
    <w:p w:rsidR="00000000" w:rsidDel="00000000" w:rsidP="00000000" w:rsidRDefault="00000000" w:rsidRPr="00000000" w14:paraId="000000C3">
      <w:pPr>
        <w:spacing w:line="276" w:lineRule="auto"/>
        <w:ind w:left="720" w:firstLine="0"/>
        <w:rPr>
          <w:b w:val="1"/>
        </w:rPr>
      </w:pPr>
      <w:r w:rsidDel="00000000" w:rsidR="00000000" w:rsidRPr="00000000">
        <w:rPr>
          <w:rtl w:val="0"/>
        </w:rPr>
      </w:r>
    </w:p>
    <w:p w:rsidR="00000000" w:rsidDel="00000000" w:rsidP="00000000" w:rsidRDefault="00000000" w:rsidRPr="00000000" w14:paraId="000000C4">
      <w:pPr>
        <w:numPr>
          <w:ilvl w:val="0"/>
          <w:numId w:val="51"/>
        </w:numPr>
        <w:spacing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C5">
      <w:pPr>
        <w:numPr>
          <w:ilvl w:val="0"/>
          <w:numId w:val="51"/>
        </w:numPr>
        <w:spacing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C6">
      <w:pPr>
        <w:numPr>
          <w:ilvl w:val="0"/>
          <w:numId w:val="51"/>
        </w:numPr>
        <w:spacing w:line="276" w:lineRule="auto"/>
        <w:ind w:left="720" w:hanging="360"/>
      </w:pPr>
      <w:r w:rsidDel="00000000" w:rsidR="00000000" w:rsidRPr="00000000">
        <w:rPr>
          <w:b w:val="1"/>
          <w:rtl w:val="0"/>
        </w:rPr>
        <w:t xml:space="preserve">Address calibration and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spacing w:line="276" w:lineRule="auto"/>
        <w:rPr>
          <w:b w:val="1"/>
          <w:color w:val="ff0000"/>
        </w:rPr>
      </w:pPr>
      <w:commentRangeStart w:id="75"/>
      <w:r w:rsidDel="00000000" w:rsidR="00000000" w:rsidRPr="00000000">
        <w:rPr>
          <w:rtl w:val="0"/>
        </w:rPr>
        <w:t xml:space="preserve">PANGEA</w:t>
      </w:r>
      <w:commentRangeEnd w:id="75"/>
      <w:r w:rsidDel="00000000" w:rsidR="00000000" w:rsidRPr="00000000">
        <w:commentReference w:id="75"/>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C9">
      <w:pPr>
        <w:spacing w:line="276" w:lineRule="auto"/>
        <w:rPr>
          <w:b w:val="1"/>
          <w:color w:val="ff0000"/>
        </w:rPr>
      </w:pPr>
      <w:r w:rsidDel="00000000" w:rsidR="00000000" w:rsidRPr="00000000">
        <w:rPr>
          <w:rtl w:val="0"/>
        </w:rPr>
      </w:r>
    </w:p>
    <w:p w:rsidR="00000000" w:rsidDel="00000000" w:rsidP="00000000" w:rsidRDefault="00000000" w:rsidRPr="00000000" w14:paraId="000000CA">
      <w:pPr>
        <w:numPr>
          <w:ilvl w:val="0"/>
          <w:numId w:val="81"/>
        </w:numPr>
        <w:spacing w:line="276" w:lineRule="auto"/>
        <w:ind w:left="720" w:hanging="360"/>
        <w:rPr>
          <w:color w:val="ff0000"/>
        </w:rPr>
      </w:pPr>
      <w:commentRangeStart w:id="76"/>
      <w:r w:rsidDel="00000000" w:rsidR="00000000" w:rsidRPr="00000000">
        <w:rPr>
          <w:b w:val="1"/>
          <w:color w:val="ff0000"/>
          <w:rtl w:val="0"/>
        </w:rPr>
        <w:t xml:space="preserve">Biogeochemical Cycles</w:t>
      </w:r>
      <w:commentRangeEnd w:id="76"/>
      <w:r w:rsidDel="00000000" w:rsidR="00000000" w:rsidRPr="00000000">
        <w:commentReference w:id="76"/>
      </w:r>
      <w:r w:rsidDel="00000000" w:rsidR="00000000" w:rsidRPr="00000000">
        <w:rPr>
          <w:b w:val="1"/>
          <w:color w:val="ff0000"/>
          <w:rtl w:val="0"/>
        </w:rPr>
        <w:t xml:space="preserve"> </w:t>
      </w:r>
      <w:r w:rsidDel="00000000" w:rsidR="00000000" w:rsidRPr="00000000">
        <w:rPr>
          <w:color w:val="ff0000"/>
          <w:rtl w:val="0"/>
        </w:rPr>
        <w:t xml:space="preserve">…</w:t>
      </w:r>
    </w:p>
    <w:p w:rsidR="00000000" w:rsidDel="00000000" w:rsidP="00000000" w:rsidRDefault="00000000" w:rsidRPr="00000000" w14:paraId="000000CB">
      <w:pPr>
        <w:numPr>
          <w:ilvl w:val="0"/>
          <w:numId w:val="81"/>
        </w:numPr>
        <w:spacing w:line="276" w:lineRule="auto"/>
        <w:ind w:left="720" w:hanging="360"/>
        <w:rPr>
          <w:color w:val="ff0000"/>
        </w:rPr>
      </w:pPr>
      <w:commentRangeStart w:id="77"/>
      <w:r w:rsidDel="00000000" w:rsidR="00000000" w:rsidRPr="00000000">
        <w:rPr>
          <w:b w:val="1"/>
          <w:color w:val="ff0000"/>
          <w:rtl w:val="0"/>
        </w:rPr>
        <w:t xml:space="preserve">Biodiversity </w:t>
      </w:r>
      <w:commentRangeEnd w:id="77"/>
      <w:r w:rsidDel="00000000" w:rsidR="00000000" w:rsidRPr="00000000">
        <w:commentReference w:id="77"/>
      </w:r>
      <w:r w:rsidDel="00000000" w:rsidR="00000000" w:rsidRPr="00000000">
        <w:rPr>
          <w:color w:val="ff0000"/>
          <w:rtl w:val="0"/>
        </w:rPr>
        <w:t xml:space="preserve">…</w:t>
      </w:r>
    </w:p>
    <w:p w:rsidR="00000000" w:rsidDel="00000000" w:rsidP="00000000" w:rsidRDefault="00000000" w:rsidRPr="00000000" w14:paraId="000000CC">
      <w:pPr>
        <w:numPr>
          <w:ilvl w:val="0"/>
          <w:numId w:val="81"/>
        </w:numPr>
        <w:spacing w:line="276" w:lineRule="auto"/>
        <w:ind w:left="720" w:hanging="360"/>
        <w:rPr>
          <w:color w:val="ff0000"/>
        </w:rPr>
      </w:pPr>
      <w:commentRangeStart w:id="78"/>
      <w:r w:rsidDel="00000000" w:rsidR="00000000" w:rsidRPr="00000000">
        <w:rPr>
          <w:b w:val="1"/>
          <w:color w:val="ff0000"/>
          <w:rtl w:val="0"/>
        </w:rPr>
        <w:t xml:space="preserve">Climate Interactions and Feedbacks</w:t>
      </w:r>
      <w:commentRangeEnd w:id="78"/>
      <w:r w:rsidDel="00000000" w:rsidR="00000000" w:rsidRPr="00000000">
        <w:commentReference w:id="78"/>
      </w:r>
      <w:r w:rsidDel="00000000" w:rsidR="00000000" w:rsidRPr="00000000">
        <w:rPr>
          <w:b w:val="1"/>
          <w:color w:val="ff0000"/>
          <w:rtl w:val="0"/>
        </w:rPr>
        <w:t xml:space="preserve"> </w:t>
      </w:r>
      <w:r w:rsidDel="00000000" w:rsidR="00000000" w:rsidRPr="00000000">
        <w:rPr>
          <w:color w:val="ff0000"/>
          <w:rtl w:val="0"/>
        </w:rPr>
        <w:t xml:space="preserve">…</w:t>
      </w:r>
    </w:p>
    <w:p w:rsidR="00000000" w:rsidDel="00000000" w:rsidP="00000000" w:rsidRDefault="00000000" w:rsidRPr="00000000" w14:paraId="000000CD">
      <w:pPr>
        <w:numPr>
          <w:ilvl w:val="0"/>
          <w:numId w:val="81"/>
        </w:numPr>
        <w:spacing w:line="276" w:lineRule="auto"/>
        <w:ind w:left="720" w:hanging="360"/>
        <w:rPr>
          <w:color w:val="ff0000"/>
        </w:rPr>
      </w:pPr>
      <w:r w:rsidDel="00000000" w:rsidR="00000000" w:rsidRPr="00000000">
        <w:rPr>
          <w:b w:val="1"/>
          <w:color w:val="ff0000"/>
          <w:rtl w:val="0"/>
        </w:rPr>
        <w:t xml:space="preserve">Social-Ecological Systems </w:t>
      </w:r>
      <w:r w:rsidDel="00000000" w:rsidR="00000000" w:rsidRPr="00000000">
        <w:rPr>
          <w:color w:val="ff0000"/>
          <w:rtl w:val="0"/>
        </w:rPr>
        <w:t xml:space="preserve">are the </w:t>
      </w:r>
      <w:r w:rsidDel="00000000" w:rsidR="00000000" w:rsidRPr="00000000">
        <w:rPr>
          <w:color w:val="ff0000"/>
          <w:rtl w:val="0"/>
        </w:rPr>
        <w:t xml:space="preserve">interactions and feedbacks between social and ecological systems, including the impacts of human activities on the Earth system and interactions from which co-benefits for nature and societies arise across scales, such as food, water, energy and livelihood security, biodiversity conservation, retention of organic matter and nutrients, and resilience of tropical systems.</w:t>
      </w:r>
      <w:r w:rsidDel="00000000" w:rsidR="00000000" w:rsidRPr="00000000">
        <w:rPr>
          <w:rtl w:val="0"/>
        </w:rPr>
      </w:r>
    </w:p>
    <w:p w:rsidR="00000000" w:rsidDel="00000000" w:rsidP="00000000" w:rsidRDefault="00000000" w:rsidRPr="00000000" w14:paraId="000000CE">
      <w:pPr>
        <w:numPr>
          <w:ilvl w:val="0"/>
          <w:numId w:val="81"/>
        </w:numPr>
        <w:spacing w:line="276" w:lineRule="auto"/>
        <w:ind w:left="720" w:hanging="360"/>
        <w:rPr>
          <w:color w:val="ff0000"/>
        </w:rPr>
      </w:pPr>
      <w:commentRangeStart w:id="79"/>
      <w:r w:rsidDel="00000000" w:rsidR="00000000" w:rsidRPr="00000000">
        <w:rPr>
          <w:b w:val="1"/>
          <w:color w:val="ff0000"/>
          <w:rtl w:val="0"/>
        </w:rPr>
        <w:t xml:space="preserve">Disturbance Dynamics</w:t>
      </w:r>
      <w:commentRangeEnd w:id="79"/>
      <w:r w:rsidDel="00000000" w:rsidR="00000000" w:rsidRPr="00000000">
        <w:commentReference w:id="79"/>
      </w:r>
      <w:r w:rsidDel="00000000" w:rsidR="00000000" w:rsidRPr="00000000">
        <w:rPr>
          <w:b w:val="1"/>
          <w:color w:val="ff0000"/>
          <w:rtl w:val="0"/>
        </w:rPr>
        <w:t xml:space="preserve"> </w:t>
      </w:r>
      <w:r w:rsidDel="00000000" w:rsidR="00000000" w:rsidRPr="00000000">
        <w:rPr>
          <w:color w:val="ff0000"/>
          <w:rtl w:val="0"/>
        </w:rPr>
        <w:t xml:space="preserve">…</w:t>
      </w:r>
    </w:p>
    <w:p w:rsidR="00000000" w:rsidDel="00000000" w:rsidP="00000000" w:rsidRDefault="00000000" w:rsidRPr="00000000" w14:paraId="000000CF">
      <w:pPr>
        <w:pStyle w:val="Heading3"/>
        <w:rPr/>
      </w:pPr>
      <w:bookmarkStart w:colFirst="0" w:colLast="0" w:name="_521zhe1ijge9" w:id="4"/>
      <w:bookmarkEnd w:id="4"/>
      <w:r w:rsidDel="00000000" w:rsidR="00000000" w:rsidRPr="00000000">
        <w:rPr>
          <w:rtl w:val="0"/>
        </w:rPr>
        <w:t xml:space="preserve">1.2</w:t>
      </w:r>
      <w:commentRangeStart w:id="80"/>
      <w:r w:rsidDel="00000000" w:rsidR="00000000" w:rsidRPr="00000000">
        <w:rPr>
          <w:rtl w:val="0"/>
        </w:rPr>
        <w:t xml:space="preserve"> </w:t>
      </w:r>
      <w:commentRangeStart w:id="81"/>
      <w:r w:rsidDel="00000000" w:rsidR="00000000" w:rsidRPr="00000000">
        <w:rPr>
          <w:rtl w:val="0"/>
        </w:rPr>
        <w:t xml:space="preserve">Role of Remote Sensing Observations</w:t>
      </w:r>
      <w:commentRangeEnd w:id="81"/>
      <w:r w:rsidDel="00000000" w:rsidR="00000000" w:rsidRPr="00000000">
        <w:commentReference w:id="81"/>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0D0">
      <w:pPr>
        <w:spacing w:after="240" w:before="240" w:lineRule="auto"/>
        <w:rPr>
          <w:i w:val="1"/>
          <w:color w:val="ff0000"/>
        </w:rPr>
      </w:pPr>
      <w:r w:rsidDel="00000000" w:rsidR="00000000" w:rsidRPr="00000000">
        <w:rPr>
          <w:rFonts w:ascii="Arial Unicode MS" w:cs="Arial Unicode MS" w:eastAsia="Arial Unicode MS" w:hAnsi="Arial Unicode MS"/>
          <w:i w:val="1"/>
          <w:color w:val="ff0000"/>
          <w:rtl w:val="0"/>
        </w:rPr>
        <w:t xml:space="preserve">[3-4 paragraphs about why this campaign is uniquely suited to satellite remote sensing → the central, critical role of NASA remote sensing] - Integrate material from ROSES solicitation, EVS-4 reviewer comments, and slide that emphasizes things from solicitation</w:t>
      </w:r>
    </w:p>
    <w:p w:rsidR="00000000" w:rsidDel="00000000" w:rsidP="00000000" w:rsidRDefault="00000000" w:rsidRPr="00000000" w14:paraId="000000D1">
      <w:pPr>
        <w:rPr>
          <w:color w:val="ff0000"/>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(REFS). </w:t>
      </w:r>
      <w:r w:rsidDel="00000000" w:rsidR="00000000" w:rsidRPr="00000000">
        <w:rPr>
          <w:color w:val="ff0000"/>
          <w:rtl w:val="0"/>
        </w:rPr>
        <w:t xml:space="preserve">Mention sensors like GEDI and EMIT and forthcoming missions like SBG and CHIME. Forthcoming missions like NISAR and BIOMASS </w:t>
      </w:r>
      <w:r w:rsidDel="00000000" w:rsidR="00000000" w:rsidRPr="00000000">
        <w:rPr>
          <w:color w:val="ff0000"/>
          <w:highlight w:val="yellow"/>
          <w:rtl w:val="0"/>
        </w:rPr>
        <w:t xml:space="preserve">XYZ</w:t>
      </w:r>
      <w:r w:rsidDel="00000000" w:rsidR="00000000" w:rsidRPr="00000000">
        <w:rPr>
          <w:color w:val="ff0000"/>
          <w:rtl w:val="0"/>
        </w:rPr>
        <w:t xml:space="preserve">. Also SIF (TROPOMI); ECOSTRESS; mention GeoNEX - fluxes from geostationary satellites, CO2 concentrations from </w:t>
      </w:r>
      <w:r w:rsidDel="00000000" w:rsidR="00000000" w:rsidRPr="00000000">
        <w:rPr>
          <w:rtl w:val="0"/>
        </w:rPr>
        <w:t xml:space="preserve">OCO-2/3</w:t>
      </w:r>
      <w:r w:rsidDel="00000000" w:rsidR="00000000" w:rsidRPr="00000000">
        <w:rPr>
          <w:color w:val="ff0000"/>
          <w:rtl w:val="0"/>
        </w:rPr>
        <w:t xml:space="preserve">, methane emissions from EMIT.</w:t>
      </w:r>
      <w:r w:rsidDel="00000000" w:rsidR="00000000" w:rsidRPr="00000000">
        <w:rPr>
          <w:rtl w:val="0"/>
        </w:rPr>
        <w:t xml:space="preserve">,  </w:t>
      </w:r>
      <w:r w:rsidDel="00000000" w:rsidR="00000000" w:rsidRPr="00000000">
        <w:rPr>
          <w:color w:val="ff0000"/>
          <w:rtl w:val="0"/>
        </w:rPr>
        <w:t xml:space="preserve">Important abiotic conditions like soil moisture from SMAP, ground water from GRACE, and surface water flows from SWOT. Disturbance dynamics including fire activity from VIIRS, and fine-scale disturbances from Harmonized Landsat-Sentinel-2 dataset and high-res commercial satellite providers through CSDA program like Planet. </w:t>
      </w:r>
    </w:p>
    <w:p w:rsidR="00000000" w:rsidDel="00000000" w:rsidP="00000000" w:rsidRDefault="00000000" w:rsidRPr="00000000" w14:paraId="000000D2">
      <w:pPr>
        <w:rPr>
          <w:color w:val="444746"/>
        </w:rPr>
      </w:pPr>
      <w:r w:rsidDel="00000000" w:rsidR="00000000" w:rsidRPr="00000000">
        <w:rPr>
          <w:rtl w:val="0"/>
        </w:rPr>
      </w:r>
    </w:p>
    <w:p w:rsidR="00000000" w:rsidDel="00000000" w:rsidP="00000000" w:rsidRDefault="00000000" w:rsidRPr="00000000" w14:paraId="000000D3">
      <w:pPr>
        <w:rPr>
          <w:color w:val="ff0000"/>
        </w:rPr>
      </w:pPr>
      <w:r w:rsidDel="00000000" w:rsidR="00000000" w:rsidRPr="00000000">
        <w:rPr>
          <w:color w:val="444746"/>
          <w:rtl w:val="0"/>
        </w:rPr>
        <w:t xml:space="preserve">When LBA began, </w:t>
      </w:r>
      <w:commentRangeStart w:id="82"/>
      <w:r w:rsidDel="00000000" w:rsidR="00000000" w:rsidRPr="00000000">
        <w:rPr>
          <w:color w:val="ff0000"/>
          <w:rtl w:val="0"/>
        </w:rPr>
        <w:t xml:space="preserve">[1-3 sentences on where we were before, during, and immediately after LBA - with citations]</w:t>
      </w:r>
      <w:commentRangeEnd w:id="82"/>
      <w:r w:rsidDel="00000000" w:rsidR="00000000" w:rsidRPr="00000000">
        <w:commentReference w:id="82"/>
      </w:r>
      <w:r w:rsidDel="00000000" w:rsidR="00000000" w:rsidRPr="00000000">
        <w:rPr>
          <w:color w:val="ff0000"/>
          <w:rtl w:val="0"/>
        </w:rPr>
        <w:t xml:space="preserve">. Moving beyond the era of grenness, into a new era of multi-dimensionality</w:t>
      </w: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rtl w:val="0"/>
        </w:rPr>
        <w:t xml:space="preserve">The </w:t>
      </w:r>
      <w:r w:rsidDel="00000000" w:rsidR="00000000" w:rsidRPr="00000000">
        <w:rPr>
          <w:color w:val="ff0000"/>
          <w:rtl w:val="0"/>
        </w:rPr>
        <w:t xml:space="preserve">knowledge gaps/questions </w:t>
      </w:r>
      <w:r w:rsidDel="00000000" w:rsidR="00000000" w:rsidRPr="00000000">
        <w:rPr>
          <w:rtl w:val="0"/>
        </w:rPr>
        <w:t xml:space="preserve">that PANGEA will address cannot be answered without pan-tropical satellite observations, integrative analyses, and models. However, </w:t>
      </w:r>
      <w:r w:rsidDel="00000000" w:rsidR="00000000" w:rsidRPr="00000000">
        <w:rPr>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 Scale mismatches exist for desired retrievals from nearly all of these satellites. For example, differences need reconciliing between the approximately 1 km footprint of tower-based eddy covariance fluxes and </w:t>
      </w:r>
      <w:commentRangeStart w:id="83"/>
      <w:r w:rsidDel="00000000" w:rsidR="00000000" w:rsidRPr="00000000">
        <w:rPr>
          <w:rtl w:val="0"/>
        </w:rPr>
        <w:t xml:space="preserve">x-20 km </w:t>
      </w:r>
      <w:commentRangeEnd w:id="83"/>
      <w:r w:rsidDel="00000000" w:rsidR="00000000" w:rsidRPr="00000000">
        <w:commentReference w:id="83"/>
      </w:r>
      <w:r w:rsidDel="00000000" w:rsidR="00000000" w:rsidRPr="00000000">
        <w:rPr>
          <w:rtl w:val="0"/>
        </w:rPr>
        <w:t xml:space="preserve">satellite retrievals of gross primary productivity, methane fluxes, and ecosystem respiration. Similarly, leaf- and organismal-scale measures of diversity like functional traits and structural attributes scale non-linearly to pixels that incorporate multiple species or ecosystems at the 30-60 m scale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D5">
      <w:pPr>
        <w:spacing w:after="240" w:before="240" w:lineRule="auto"/>
        <w:rPr>
          <w:color w:val="ff0000"/>
        </w:rPr>
      </w:pPr>
      <w:r w:rsidDel="00000000" w:rsidR="00000000" w:rsidRPr="00000000">
        <w:rPr>
          <w:color w:val="ff0000"/>
          <w:rtl w:val="0"/>
        </w:rPr>
        <w:t xml:space="preserve">[be honest about limitations of RS in the tropics as well and opportunities for improved coordination with ground-based research communities and institutions in the tropics - e.g., GEO-TREES effort, FLUXNET effort, etc. - There are some things we’ll never be able to measure using remote sensing like certain seasons, microbes, non-plant taxa, … - however there are major unrealized opportunities to improve scaling and advance data integration - and highlighting these gaps will be critical for 1) identifying the where, when and what of long-term ground-based monitoring in the tropics to complement RS data; and 2) …]</w:t>
      </w:r>
    </w:p>
    <w:p w:rsidR="00000000" w:rsidDel="00000000" w:rsidP="00000000" w:rsidRDefault="00000000" w:rsidRPr="00000000" w14:paraId="000000D6">
      <w:pPr>
        <w:spacing w:after="240" w:before="240" w:lineRule="auto"/>
        <w:rPr/>
      </w:pPr>
      <w:r w:rsidDel="00000000" w:rsidR="00000000" w:rsidRPr="00000000">
        <w:rPr>
          <w:rtl w:val="0"/>
        </w:rPr>
        <w:t xml:space="preserve">In addition to the suite of new satellite capabilities, the research and data user communities now have far greater access to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Numerical models that represent processes that mediate forest diversity, </w:t>
      </w:r>
      <w:r w:rsidDel="00000000" w:rsidR="00000000" w:rsidRPr="00000000">
        <w:rPr>
          <w:highlight w:val="yellow"/>
          <w:rtl w:val="0"/>
        </w:rPr>
        <w:t xml:space="preserve">xyz</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7">
      <w:pPr>
        <w:pStyle w:val="Heading3"/>
        <w:rPr/>
      </w:pPr>
      <w:bookmarkStart w:colFirst="0" w:colLast="0" w:name="_szwuuhpl6jrs" w:id="5"/>
      <w:bookmarkEnd w:id="5"/>
      <w:r w:rsidDel="00000000" w:rsidR="00000000" w:rsidRPr="00000000">
        <w:rPr>
          <w:rtl w:val="0"/>
        </w:rPr>
        <w:t xml:space="preserve">1.3 PANGEA Study Domain</w:t>
      </w:r>
    </w:p>
    <w:p w:rsidR="00000000" w:rsidDel="00000000" w:rsidP="00000000" w:rsidRDefault="00000000" w:rsidRPr="00000000" w14:paraId="000000D8">
      <w:pPr>
        <w:ind w:left="0" w:firstLine="0"/>
        <w:rPr>
          <w:ins w:author="Lola Fatoyinbo" w:id="6" w:date="2024-08-27T23:39:48Z"/>
        </w:rPr>
      </w:pPr>
      <w:r w:rsidDel="00000000" w:rsidR="00000000" w:rsidRPr="00000000">
        <w:rPr>
          <w:rtl w:val="0"/>
        </w:rPr>
        <w:t xml:space="preserve">PANGEA will include a core and extended domain. The extended domain for pan-tropical satellite remote sensing and modeling analyses will encompass moist tropical forests, including wetlands, peatlands, and mangroves (Figure X). </w:t>
      </w:r>
      <w:ins w:author="Lola Fatoyinbo" w:id="6" w:date="2024-08-27T23:39:48Z">
        <w:commentRangeStart w:id="84"/>
        <w:r w:rsidDel="00000000" w:rsidR="00000000" w:rsidRPr="00000000">
          <w:rPr>
            <w:rtl w:val="0"/>
          </w:rPr>
          <w:t xml:space="preserve">The </w:t>
        </w:r>
        <w:r w:rsidDel="00000000" w:rsidR="00000000" w:rsidRPr="00000000">
          <w:rPr>
            <w:rtl w:val="0"/>
          </w:rPr>
          <w:t xml:space="preserve">initial</w:t>
        </w:r>
        <w:r w:rsidDel="00000000" w:rsidR="00000000" w:rsidRPr="00000000">
          <w:rPr>
            <w:rtl w:val="0"/>
          </w:rPr>
          <w:t xml:space="preserve"> focus of PANGEA will be on tropical biomes in Africa and the Americas. The PANGEA </w:t>
        </w:r>
        <w:r w:rsidDel="00000000" w:rsidR="00000000" w:rsidRPr="00000000">
          <w:rPr>
            <w:rtl w:val="0"/>
          </w:rPr>
          <w:t xml:space="preserve">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ins>
    </w:p>
    <w:p w:rsidR="00000000" w:rsidDel="00000000" w:rsidP="00000000" w:rsidRDefault="00000000" w:rsidRPr="00000000" w14:paraId="000000D9">
      <w:pPr>
        <w:rPr>
          <w:ins w:author="Lola Fatoyinbo" w:id="6" w:date="2024-08-27T23:39:48Z"/>
        </w:rPr>
      </w:pPr>
      <w:ins w:author="Lola Fatoyinbo" w:id="6" w:date="2024-08-27T23:39:48Z">
        <w:r w:rsidDel="00000000" w:rsidR="00000000" w:rsidRPr="00000000">
          <w:rPr>
            <w:rtl w:val="0"/>
          </w:rPr>
          <w:tab/>
          <w:tab/>
          <w:tab/>
          <w:tab/>
        </w:r>
        <w:r w:rsidDel="00000000" w:rsidR="00000000" w:rsidRPr="00000000">
          <w:rPr>
            <w:rtl w:val="0"/>
          </w:rPr>
        </w:r>
      </w:ins>
    </w:p>
    <w:p w:rsidR="00000000" w:rsidDel="00000000" w:rsidP="00000000" w:rsidRDefault="00000000" w:rsidRPr="00000000" w14:paraId="000000DA">
      <w:pPr>
        <w:numPr>
          <w:ilvl w:val="0"/>
          <w:numId w:val="85"/>
        </w:numPr>
        <w:ind w:left="720" w:hanging="360"/>
        <w:rPr>
          <w:color w:val="ff0000"/>
        </w:rPr>
      </w:pPr>
      <w:commentRangeEnd w:id="84"/>
      <w:r w:rsidDel="00000000" w:rsidR="00000000" w:rsidRPr="00000000">
        <w:commentReference w:id="84"/>
      </w:r>
      <w:r w:rsidDel="00000000" w:rsidR="00000000" w:rsidRPr="00000000">
        <w:rPr>
          <w:color w:val="ff0000"/>
          <w:rtl w:val="0"/>
        </w:rPr>
        <w:t xml:space="preserve">Map of core and extended domains (Elsa will create based on ESA or FAO boundaries)</w:t>
      </w:r>
    </w:p>
    <w:p w:rsidR="00000000" w:rsidDel="00000000" w:rsidP="00000000" w:rsidRDefault="00000000" w:rsidRPr="00000000" w14:paraId="000000DB">
      <w:pPr>
        <w:numPr>
          <w:ilvl w:val="1"/>
          <w:numId w:val="85"/>
        </w:numPr>
        <w:ind w:left="1440" w:hanging="360"/>
        <w:rPr>
          <w:color w:val="ff0000"/>
        </w:rPr>
      </w:pPr>
      <w:r w:rsidDel="00000000" w:rsidR="00000000" w:rsidRPr="00000000">
        <w:rPr>
          <w:color w:val="ff0000"/>
          <w:rtl w:val="0"/>
        </w:rPr>
        <w:t xml:space="preserve">Modeling and satellite RS at pan-tropical scale</w:t>
      </w:r>
    </w:p>
    <w:p w:rsidR="00000000" w:rsidDel="00000000" w:rsidP="00000000" w:rsidRDefault="00000000" w:rsidRPr="00000000" w14:paraId="000000DC">
      <w:pPr>
        <w:numPr>
          <w:ilvl w:val="0"/>
          <w:numId w:val="85"/>
        </w:numPr>
        <w:ind w:left="720" w:hanging="360"/>
        <w:rPr>
          <w:color w:val="ff0000"/>
        </w:rPr>
      </w:pPr>
      <w:r w:rsidDel="00000000" w:rsidR="00000000" w:rsidRPr="00000000">
        <w:rPr>
          <w:color w:val="ff0000"/>
          <w:rtl w:val="0"/>
        </w:rPr>
        <w:t xml:space="preserve">Coordinated ground, tower, drone, and aircraft measurements will be collected in landscapes that capture variation in ….</w:t>
      </w:r>
    </w:p>
    <w:p w:rsidR="00000000" w:rsidDel="00000000" w:rsidP="00000000" w:rsidRDefault="00000000" w:rsidRPr="00000000" w14:paraId="000000DD">
      <w:pPr>
        <w:numPr>
          <w:ilvl w:val="1"/>
          <w:numId w:val="85"/>
        </w:numPr>
        <w:ind w:left="1440" w:hanging="360"/>
        <w:rPr>
          <w:color w:val="ff0000"/>
        </w:rPr>
      </w:pPr>
      <w:r w:rsidDel="00000000" w:rsidR="00000000" w:rsidRPr="00000000">
        <w:rPr>
          <w:color w:val="ff0000"/>
          <w:rtl w:val="0"/>
        </w:rPr>
        <w:t xml:space="preserve">See Section X for more detailed information </w:t>
      </w:r>
    </w:p>
    <w:p w:rsidR="00000000" w:rsidDel="00000000" w:rsidP="00000000" w:rsidRDefault="00000000" w:rsidRPr="00000000" w14:paraId="000000DE">
      <w:pPr>
        <w:numPr>
          <w:ilvl w:val="0"/>
          <w:numId w:val="85"/>
        </w:numPr>
        <w:ind w:left="720" w:hanging="360"/>
        <w:rPr>
          <w:color w:val="ff0000"/>
        </w:rPr>
      </w:pPr>
      <w:r w:rsidDel="00000000" w:rsidR="00000000" w:rsidRPr="00000000">
        <w:rPr>
          <w:color w:val="ff0000"/>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0DF">
      <w:pPr>
        <w:numPr>
          <w:ilvl w:val="0"/>
          <w:numId w:val="85"/>
        </w:numPr>
        <w:ind w:left="720" w:hanging="360"/>
        <w:rPr>
          <w:color w:val="ff0000"/>
          <w:highlight w:val="yellow"/>
        </w:rPr>
      </w:pPr>
      <w:r w:rsidDel="00000000" w:rsidR="00000000" w:rsidRPr="00000000">
        <w:rPr>
          <w:color w:val="ff0000"/>
          <w:highlight w:val="yellow"/>
          <w:rtl w:val="0"/>
        </w:rPr>
        <w:t xml:space="preserve">Include variability analysis map here or in Overall Study Design section or in Candidate Study Sites / Regions section?</w:t>
      </w:r>
      <w:r w:rsidDel="00000000" w:rsidR="00000000" w:rsidRPr="00000000">
        <w:rPr>
          <w:rtl w:val="0"/>
        </w:rPr>
      </w:r>
    </w:p>
    <w:p w:rsidR="00000000" w:rsidDel="00000000" w:rsidP="00000000" w:rsidRDefault="00000000" w:rsidRPr="00000000" w14:paraId="000000E0">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.4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w:t>
      </w:r>
      <w:commentRangeStart w:id="85"/>
      <w:r w:rsidDel="00000000" w:rsidR="00000000" w:rsidRPr="00000000">
        <w:rPr>
          <w:rtl w:val="0"/>
        </w:rPr>
        <w:t xml:space="preserve">Selfless and equitable</w:t>
      </w:r>
      <w:commentRangeEnd w:id="85"/>
      <w:r w:rsidDel="00000000" w:rsidR="00000000" w:rsidRPr="00000000">
        <w:commentReference w:id="85"/>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0E2">
      <w:pPr>
        <w:pStyle w:val="Heading3"/>
        <w:rPr/>
      </w:pPr>
      <w:bookmarkStart w:colFirst="0" w:colLast="0" w:name="_w9c58goeuy6v" w:id="7"/>
      <w:bookmarkEnd w:id="7"/>
      <w:r w:rsidDel="00000000" w:rsidR="00000000" w:rsidRPr="00000000">
        <w:rPr>
          <w:rtl w:val="0"/>
        </w:rPr>
        <w:t xml:space="preserve">1.5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E3">
      <w:pPr>
        <w:numPr>
          <w:ilvl w:val="0"/>
          <w:numId w:val="17"/>
        </w:numPr>
        <w:ind w:left="720" w:hanging="360"/>
        <w:rPr>
          <w:i w:val="1"/>
          <w:color w:val="ff0000"/>
        </w:rPr>
      </w:pPr>
      <w:r w:rsidDel="00000000" w:rsidR="00000000" w:rsidRPr="00000000">
        <w:rPr>
          <w:i w:val="1"/>
          <w:color w:val="ff0000"/>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0E4">
      <w:pPr>
        <w:numPr>
          <w:ilvl w:val="0"/>
          <w:numId w:val="17"/>
        </w:numPr>
        <w:spacing w:after="0" w:afterAutospacing="0"/>
        <w:ind w:left="720" w:hanging="360"/>
        <w:rPr>
          <w:i w:val="1"/>
          <w:color w:val="ff0000"/>
        </w:rPr>
      </w:pPr>
      <w:r w:rsidDel="00000000" w:rsidR="00000000" w:rsidRPr="00000000">
        <w:rPr>
          <w:i w:val="1"/>
          <w:color w:val="ff0000"/>
          <w:rtl w:val="0"/>
        </w:rPr>
        <w:t xml:space="preserve">Clearly articulate</w:t>
      </w:r>
    </w:p>
    <w:p w:rsidR="00000000" w:rsidDel="00000000" w:rsidP="00000000" w:rsidRDefault="00000000" w:rsidRPr="00000000" w14:paraId="000000E5">
      <w:pPr>
        <w:numPr>
          <w:ilvl w:val="0"/>
          <w:numId w:val="17"/>
        </w:numPr>
        <w:spacing w:after="240" w:before="0" w:beforeAutospacing="0" w:lineRule="auto"/>
        <w:ind w:left="720" w:hanging="360"/>
        <w:rPr>
          <w:i w:val="1"/>
          <w:color w:val="ff0000"/>
        </w:rPr>
      </w:pPr>
      <w:r w:rsidDel="00000000" w:rsidR="00000000" w:rsidRPr="00000000">
        <w:rPr>
          <w:i w:val="1"/>
          <w:color w:val="ff0000"/>
          <w:rtl w:val="0"/>
        </w:rPr>
        <w:t xml:space="preserve">Tropical forests have a major role </w:t>
      </w:r>
      <w:ins w:author="Helene Muller-Landau" w:id="7" w:date="2024-09-09T11:17:48Z">
        <w:r w:rsidDel="00000000" w:rsidR="00000000" w:rsidRPr="00000000">
          <w:rPr>
            <w:i w:val="1"/>
            <w:color w:val="ff0000"/>
            <w:rtl w:val="0"/>
          </w:rPr>
          <w:t xml:space="preserve">in</w:t>
        </w:r>
      </w:ins>
      <w:del w:author="Helene Muller-Landau" w:id="7" w:date="2024-09-09T11:17:48Z">
        <w:r w:rsidDel="00000000" w:rsidR="00000000" w:rsidRPr="00000000">
          <w:rPr>
            <w:i w:val="1"/>
            <w:color w:val="ff0000"/>
            <w:rtl w:val="0"/>
          </w:rPr>
          <w:delText xml:space="preserve">on </w:delText>
        </w:r>
      </w:del>
      <w:r w:rsidDel="00000000" w:rsidR="00000000" w:rsidRPr="00000000">
        <w:rPr>
          <w:i w:val="1"/>
          <w:color w:val="ff0000"/>
          <w:rtl w:val="0"/>
        </w:rPr>
        <w:t xml:space="preserve">global climate and teleconnections with non-tropical climate</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PANGEA provides an urgently needed framework to advance the use of satellite remote sensing datasets in tropical forest landscapes, emphasizing coordination and equity. </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color w:val="ff0000"/>
        </w:rPr>
      </w:pPr>
      <w:r w:rsidDel="00000000" w:rsidR="00000000" w:rsidRPr="00000000">
        <w:rPr>
          <w:rtl w:val="0"/>
        </w:rPr>
        <w:t xml:space="preserve">PANGEA is designed to serve as a standalone NASA campaign. Still, it will benefit greatly from several current and forthcoming activities. </w:t>
      </w:r>
      <w:r w:rsidDel="00000000" w:rsidR="00000000" w:rsidRPr="00000000">
        <w:rPr>
          <w:color w:val="ff0000"/>
          <w:rtl w:val="0"/>
        </w:rPr>
        <w:t xml:space="preserve">For example, European Space Agency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0E9">
      <w:pPr>
        <w:rPr>
          <w:color w:val="ff0000"/>
        </w:rPr>
      </w:pPr>
      <w:r w:rsidDel="00000000" w:rsidR="00000000" w:rsidRPr="00000000">
        <w:rPr>
          <w:rtl w:val="0"/>
        </w:rPr>
      </w:r>
    </w:p>
    <w:p w:rsidR="00000000" w:rsidDel="00000000" w:rsidP="00000000" w:rsidRDefault="00000000" w:rsidRPr="00000000" w14:paraId="000000EA">
      <w:pPr>
        <w:rPr>
          <w:color w:val="ff0000"/>
        </w:rPr>
      </w:pPr>
      <w:r w:rsidDel="00000000" w:rsidR="00000000" w:rsidRPr="00000000">
        <w:rPr>
          <w:color w:val="ff0000"/>
          <w:rtl w:val="0"/>
        </w:rPr>
        <w:t xml:space="preserve">Also wrapping up of NGEE-Tropics positions PANGEA to XYZ. Applications needs from CBD on global biodiversity maps; restoration needs; flux measurements; methane mapping;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0ED">
      <w:pPr>
        <w:numPr>
          <w:ilvl w:val="0"/>
          <w:numId w:val="12"/>
        </w:numPr>
        <w:ind w:left="720" w:hanging="360"/>
        <w:rPr>
          <w:color w:val="ff0000"/>
        </w:rPr>
      </w:pPr>
      <w:r w:rsidDel="00000000" w:rsidR="00000000" w:rsidRPr="00000000">
        <w:rPr>
          <w:color w:val="ff0000"/>
          <w:rtl w:val="0"/>
        </w:rPr>
        <w:t xml:space="preserve">Ground measurements on W</w:t>
      </w:r>
    </w:p>
    <w:p w:rsidR="00000000" w:rsidDel="00000000" w:rsidP="00000000" w:rsidRDefault="00000000" w:rsidRPr="00000000" w14:paraId="000000EE">
      <w:pPr>
        <w:numPr>
          <w:ilvl w:val="0"/>
          <w:numId w:val="12"/>
        </w:numPr>
        <w:ind w:left="720" w:hanging="360"/>
        <w:rPr>
          <w:color w:val="ff0000"/>
        </w:rPr>
      </w:pPr>
      <w:r w:rsidDel="00000000" w:rsidR="00000000" w:rsidRPr="00000000">
        <w:rPr>
          <w:color w:val="ff0000"/>
          <w:rtl w:val="0"/>
        </w:rPr>
        <w:t xml:space="preserve">Done and aircraft measurements on X</w:t>
      </w:r>
    </w:p>
    <w:p w:rsidR="00000000" w:rsidDel="00000000" w:rsidP="00000000" w:rsidRDefault="00000000" w:rsidRPr="00000000" w14:paraId="000000EF">
      <w:pPr>
        <w:numPr>
          <w:ilvl w:val="0"/>
          <w:numId w:val="12"/>
        </w:numPr>
        <w:ind w:left="720" w:hanging="360"/>
        <w:rPr>
          <w:color w:val="ff0000"/>
        </w:rPr>
      </w:pPr>
      <w:r w:rsidDel="00000000" w:rsidR="00000000" w:rsidRPr="00000000">
        <w:rPr>
          <w:color w:val="ff0000"/>
          <w:rtl w:val="0"/>
        </w:rPr>
        <w:t xml:space="preserve">Methodological advancements in Y</w:t>
      </w:r>
    </w:p>
    <w:p w:rsidR="00000000" w:rsidDel="00000000" w:rsidP="00000000" w:rsidRDefault="00000000" w:rsidRPr="00000000" w14:paraId="000000F0">
      <w:pPr>
        <w:numPr>
          <w:ilvl w:val="0"/>
          <w:numId w:val="12"/>
        </w:numPr>
        <w:ind w:left="720" w:hanging="360"/>
        <w:rPr>
          <w:color w:val="ff0000"/>
        </w:rPr>
      </w:pPr>
      <w:r w:rsidDel="00000000" w:rsidR="00000000" w:rsidRPr="00000000">
        <w:rPr>
          <w:color w:val="ff0000"/>
          <w:rtl w:val="0"/>
        </w:rPr>
        <w:t xml:space="preserve">RS data-model integration on Z</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By filling these gaps, and coordinating with well-timed international efforts, PANGEA will </w:t>
      </w:r>
      <w:r w:rsidDel="00000000" w:rsidR="00000000" w:rsidRPr="00000000">
        <w:rPr>
          <w:b w:val="1"/>
          <w:rtl w:val="0"/>
        </w:rPr>
        <w:t xml:space="preserve">advance scientific understanding and remote sensing capabilities across thematic areas that directly address the goals of </w:t>
      </w:r>
      <w:commentRangeStart w:id="86"/>
      <w:r w:rsidDel="00000000" w:rsidR="00000000" w:rsidRPr="00000000">
        <w:rPr>
          <w:b w:val="1"/>
          <w:rtl w:val="0"/>
        </w:rPr>
        <w:t xml:space="preserve">NASA’s Carbon Cycle and Ecosystems Focus Area, in alignment with the Water and Energy Cycle and Climate Variability and Change Focus Areas</w:t>
      </w:r>
      <w:commentRangeEnd w:id="86"/>
      <w:r w:rsidDel="00000000" w:rsidR="00000000" w:rsidRPr="00000000">
        <w:commentReference w:id="86"/>
      </w: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color w:val="ff0000"/>
          <w:highlight w:val="yellow"/>
        </w:rPr>
      </w:pPr>
      <w:r w:rsidDel="00000000" w:rsidR="00000000" w:rsidRPr="00000000">
        <w:rPr>
          <w:color w:val="ff0000"/>
          <w:highlight w:val="yellow"/>
          <w:rtl w:val="0"/>
        </w:rPr>
        <w:t xml:space="preserve">[Specifically outline what PANGEA is and is not - section title TBE] - section that explicitly defines what NASA PANGEA covers</w:t>
      </w:r>
    </w:p>
    <w:p w:rsidR="00000000" w:rsidDel="00000000" w:rsidP="00000000" w:rsidRDefault="00000000" w:rsidRPr="00000000" w14:paraId="000000F5">
      <w:pPr>
        <w:numPr>
          <w:ilvl w:val="0"/>
          <w:numId w:val="59"/>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0F6">
      <w:pPr>
        <w:numPr>
          <w:ilvl w:val="1"/>
          <w:numId w:val="59"/>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0F7">
      <w:pPr>
        <w:numPr>
          <w:ilvl w:val="2"/>
          <w:numId w:val="59"/>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0F8">
      <w:pPr>
        <w:numPr>
          <w:ilvl w:val="2"/>
          <w:numId w:val="59"/>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0F9">
      <w:pPr>
        <w:numPr>
          <w:ilvl w:val="2"/>
          <w:numId w:val="59"/>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0FA">
      <w:pPr>
        <w:numPr>
          <w:ilvl w:val="1"/>
          <w:numId w:val="59"/>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0FB">
      <w:pPr>
        <w:numPr>
          <w:ilvl w:val="1"/>
          <w:numId w:val="59"/>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0FC">
      <w:pPr>
        <w:numPr>
          <w:ilvl w:val="2"/>
          <w:numId w:val="59"/>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0FD">
      <w:pPr>
        <w:numPr>
          <w:ilvl w:val="2"/>
          <w:numId w:val="59"/>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0FE">
      <w:pPr>
        <w:numPr>
          <w:ilvl w:val="0"/>
          <w:numId w:val="59"/>
        </w:numPr>
        <w:ind w:left="720" w:hanging="360"/>
        <w:rPr>
          <w:color w:val="ff0000"/>
        </w:rPr>
      </w:pPr>
      <w:r w:rsidDel="00000000" w:rsidR="00000000" w:rsidRPr="00000000">
        <w:rPr>
          <w:color w:val="ff0000"/>
          <w:rtl w:val="0"/>
        </w:rPr>
        <w:t xml:space="preserve">What complementary funding towards PANGEA can cover</w:t>
      </w:r>
    </w:p>
    <w:p w:rsidR="00000000" w:rsidDel="00000000" w:rsidP="00000000" w:rsidRDefault="00000000" w:rsidRPr="00000000" w14:paraId="000000FF">
      <w:pPr>
        <w:numPr>
          <w:ilvl w:val="1"/>
          <w:numId w:val="59"/>
        </w:numPr>
        <w:ind w:left="1440" w:hanging="360"/>
        <w:rPr>
          <w:color w:val="ff0000"/>
        </w:rPr>
      </w:pPr>
      <w:r w:rsidDel="00000000" w:rsidR="00000000" w:rsidRPr="00000000">
        <w:rPr>
          <w:color w:val="ff0000"/>
          <w:rtl w:val="0"/>
        </w:rPr>
        <w:t xml:space="preserve">Specify where we have commitments and where we do not</w:t>
      </w:r>
    </w:p>
    <w:p w:rsidR="00000000" w:rsidDel="00000000" w:rsidP="00000000" w:rsidRDefault="00000000" w:rsidRPr="00000000" w14:paraId="00000100">
      <w:pPr>
        <w:numPr>
          <w:ilvl w:val="0"/>
          <w:numId w:val="59"/>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101">
      <w:pPr>
        <w:numPr>
          <w:ilvl w:val="0"/>
          <w:numId w:val="59"/>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102">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03">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04">
      <w:pPr>
        <w:numPr>
          <w:ilvl w:val="0"/>
          <w:numId w:val="68"/>
        </w:numPr>
        <w:ind w:left="720" w:hanging="360"/>
        <w:rPr>
          <w:i w:val="1"/>
          <w:color w:val="1b1b1b"/>
        </w:rPr>
      </w:pPr>
      <w:r w:rsidDel="00000000" w:rsidR="00000000" w:rsidRPr="00000000">
        <w:rPr>
          <w:i w:val="1"/>
          <w:color w:val="1b1b1b"/>
          <w:rtl w:val="0"/>
        </w:rPr>
        <w:t xml:space="preserve">investigating potential risks due to crossing thresholds for climate tipping points and the possibilities for cascading environmental and societal impacts.</w:t>
      </w:r>
    </w:p>
    <w:p w:rsidR="00000000" w:rsidDel="00000000" w:rsidP="00000000" w:rsidRDefault="00000000" w:rsidRPr="00000000" w14:paraId="00000105">
      <w:pPr>
        <w:numPr>
          <w:ilvl w:val="0"/>
          <w:numId w:val="68"/>
        </w:numPr>
        <w:ind w:left="720" w:hanging="360"/>
        <w:rPr>
          <w:i w:val="1"/>
          <w:color w:val="1b1b1b"/>
        </w:rPr>
      </w:pPr>
      <w:r w:rsidDel="00000000" w:rsidR="00000000" w:rsidRPr="00000000">
        <w:rPr>
          <w:i w:val="1"/>
          <w:color w:val="1b1b1b"/>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06">
      <w:pPr>
        <w:numPr>
          <w:ilvl w:val="0"/>
          <w:numId w:val="68"/>
        </w:numPr>
        <w:ind w:left="720" w:hanging="360"/>
        <w:rPr>
          <w:i w:val="1"/>
          <w:color w:val="1b1b1b"/>
        </w:rPr>
      </w:pPr>
      <w:r w:rsidDel="00000000" w:rsidR="00000000" w:rsidRPr="00000000">
        <w:rPr>
          <w:i w:val="1"/>
          <w:color w:val="1b1b1b"/>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07">
      <w:pPr>
        <w:shd w:fill="ffffff" w:val="clear"/>
        <w:ind w:left="3080" w:firstLine="0"/>
        <w:rPr>
          <w:color w:val="1b1b1b"/>
        </w:rPr>
      </w:pPr>
      <w:r w:rsidDel="00000000" w:rsidR="00000000" w:rsidRPr="00000000">
        <w:rPr>
          <w:rtl w:val="0"/>
        </w:rPr>
      </w:r>
    </w:p>
    <w:p w:rsidR="00000000" w:rsidDel="00000000" w:rsidP="00000000" w:rsidRDefault="00000000" w:rsidRPr="00000000" w14:paraId="00000108">
      <w:pPr>
        <w:rPr>
          <w:i w:val="1"/>
        </w:rPr>
      </w:pPr>
      <w:commentRangeStart w:id="87"/>
      <w:r w:rsidDel="00000000" w:rsidR="00000000" w:rsidRPr="00000000">
        <w:rPr>
          <w:i w:val="1"/>
          <w:rtl w:val="0"/>
        </w:rPr>
        <w:t xml:space="preserve">Thriving on Our Changing Planet: A Decadal Strategy for Earth Observations from Space</w:t>
      </w:r>
      <w:commentRangeEnd w:id="87"/>
      <w:r w:rsidDel="00000000" w:rsidR="00000000" w:rsidRPr="00000000">
        <w:commentReference w:id="87"/>
      </w:r>
      <w:r w:rsidDel="00000000" w:rsidR="00000000" w:rsidRPr="00000000">
        <w:rPr>
          <w:i w:val="1"/>
          <w:rtl w:val="0"/>
        </w:rPr>
        <w:t xml:space="preserve"> directs us to “</w:t>
      </w:r>
      <w:commentRangeStart w:id="88"/>
      <w:r w:rsidDel="00000000" w:rsidR="00000000" w:rsidRPr="00000000">
        <w:rPr>
          <w:i w:val="1"/>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09">
      <w:pPr>
        <w:rPr/>
      </w:pPr>
      <w:r w:rsidDel="00000000" w:rsidR="00000000" w:rsidRPr="00000000">
        <w:rPr>
          <w:i w:val="1"/>
          <w:rtl w:val="0"/>
        </w:rPr>
        <w:t xml:space="preserve">analysis to the nation and to the world in a way that delivers great value ….</w:t>
      </w:r>
      <w:commentRangeEnd w:id="88"/>
      <w:r w:rsidDel="00000000" w:rsidR="00000000" w:rsidRPr="00000000">
        <w:commentReference w:id="88"/>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0A">
      <w:pPr>
        <w:pStyle w:val="Heading2"/>
        <w:rPr>
          <w:i w:val="1"/>
        </w:rPr>
      </w:pPr>
      <w:bookmarkStart w:colFirst="0" w:colLast="0" w:name="_67ufwhve0n98" w:id="9"/>
      <w:bookmarkEnd w:id="9"/>
      <w:r w:rsidDel="00000000" w:rsidR="00000000" w:rsidRPr="00000000">
        <w:rPr>
          <w:rtl w:val="0"/>
        </w:rPr>
        <w:t xml:space="preserve">2. </w:t>
      </w:r>
      <w:commentRangeStart w:id="89"/>
      <w:r w:rsidDel="00000000" w:rsidR="00000000" w:rsidRPr="00000000">
        <w:rPr>
          <w:rtl w:val="0"/>
        </w:rPr>
        <w:t xml:space="preserve">PANGEA</w:t>
      </w:r>
      <w:commentRangeEnd w:id="89"/>
      <w:r w:rsidDel="00000000" w:rsidR="00000000" w:rsidRPr="00000000">
        <w:commentReference w:id="89"/>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In the following sections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0C">
      <w:pPr>
        <w:pStyle w:val="Heading3"/>
        <w:rPr>
          <w:color w:val="ff0000"/>
          <w:highlight w:val="white"/>
        </w:rPr>
      </w:pPr>
      <w:bookmarkStart w:colFirst="0" w:colLast="0" w:name="_ykkfx91lnxr" w:id="10"/>
      <w:bookmarkEnd w:id="10"/>
      <w:r w:rsidDel="00000000" w:rsidR="00000000" w:rsidRPr="00000000">
        <w:rPr>
          <w:rtl w:val="0"/>
        </w:rPr>
        <w:t xml:space="preserve">2.1 </w:t>
      </w:r>
      <w:commentRangeStart w:id="90"/>
      <w:r w:rsidDel="00000000" w:rsidR="00000000" w:rsidRPr="00000000">
        <w:rPr>
          <w:rtl w:val="0"/>
        </w:rPr>
        <w:t xml:space="preserve">Biogeochemical</w:t>
      </w:r>
      <w:commentRangeEnd w:id="90"/>
      <w:r w:rsidDel="00000000" w:rsidR="00000000" w:rsidRPr="00000000">
        <w:commentReference w:id="90"/>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D">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0E">
      <w:pPr>
        <w:keepNext w:val="1"/>
        <w:widowControl w:val="0"/>
        <w:rPr>
          <w:b w:val="1"/>
          <w:i w:val="1"/>
        </w:rPr>
      </w:pPr>
      <w:r w:rsidDel="00000000" w:rsidR="00000000" w:rsidRPr="00000000">
        <w:rPr>
          <w:rtl w:val="0"/>
        </w:rPr>
      </w:r>
    </w:p>
    <w:p w:rsidR="00000000" w:rsidDel="00000000" w:rsidP="00000000" w:rsidRDefault="00000000" w:rsidRPr="00000000" w14:paraId="0000010F">
      <w:pPr>
        <w:keepNext w:val="1"/>
        <w:widowControl w:val="0"/>
        <w:rPr/>
      </w:pPr>
      <w:commentRangeStart w:id="91"/>
      <w:commentRangeStart w:id="92"/>
      <w:commentRangeStart w:id="93"/>
      <w:r w:rsidDel="00000000" w:rsidR="00000000" w:rsidRPr="00000000">
        <w:rPr>
          <w:rtl w:val="0"/>
        </w:rPr>
        <w:t xml:space="preserve">The</w:t>
      </w:r>
      <w:commentRangeEnd w:id="91"/>
      <w:r w:rsidDel="00000000" w:rsidR="00000000" w:rsidRPr="00000000">
        <w:commentReference w:id="91"/>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94"/>
      <w:r w:rsidDel="00000000" w:rsidR="00000000" w:rsidRPr="00000000">
        <w:rPr>
          <w:rtl w:val="0"/>
        </w:rPr>
        <w:t xml:space="preserve">net ecosystem exchange</w:t>
      </w:r>
      <w:commentRangeEnd w:id="94"/>
      <w:r w:rsidDel="00000000" w:rsidR="00000000" w:rsidRPr="00000000">
        <w:commentReference w:id="94"/>
      </w:r>
      <w:r w:rsidDel="00000000" w:rsidR="00000000" w:rsidRPr="00000000">
        <w:rPr>
          <w:rtl w:val="0"/>
        </w:rPr>
        <w:t xml:space="preserve"> estimated at</w:t>
      </w:r>
      <w:commentRangeStart w:id="95"/>
      <w:r w:rsidDel="00000000" w:rsidR="00000000" w:rsidRPr="00000000">
        <w:rPr>
          <w:rtl w:val="0"/>
        </w:rPr>
        <w:t xml:space="preserve"> 3.3</w:t>
      </w:r>
      <w:commentRangeEnd w:id="95"/>
      <w:r w:rsidDel="00000000" w:rsidR="00000000" w:rsidRPr="00000000">
        <w:commentReference w:id="95"/>
      </w:r>
      <w:commentRangeStart w:id="96"/>
      <w:r w:rsidDel="00000000" w:rsidR="00000000" w:rsidRPr="00000000">
        <w:rPr>
          <w:rtl w:val="0"/>
        </w:rPr>
        <w:t xml:space="preserve"> GtC</w:t>
      </w:r>
      <w:commentRangeEnd w:id="96"/>
      <w:r w:rsidDel="00000000" w:rsidR="00000000" w:rsidRPr="00000000">
        <w:commentReference w:id="96"/>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From 1990</w:t>
      </w:r>
      <w:ins w:author="Helene Muller-Landau" w:id="8" w:date="2024-09-09T11:24:23Z">
        <w:r w:rsidDel="00000000" w:rsidR="00000000" w:rsidRPr="00000000">
          <w:rPr>
            <w:rtl w:val="0"/>
          </w:rPr>
          <w:t xml:space="preserve"> to </w:t>
        </w:r>
      </w:ins>
      <w:del w:author="Helene Muller-Landau" w:id="8" w:date="2024-09-09T11:24:23Z">
        <w:r w:rsidDel="00000000" w:rsidR="00000000" w:rsidRPr="00000000">
          <w:rPr>
            <w:rtl w:val="0"/>
          </w:rPr>
          <w:delText xml:space="preserve">-</w:delText>
        </w:r>
      </w:del>
      <w:r w:rsidDel="00000000" w:rsidR="00000000" w:rsidRPr="00000000">
        <w:rPr>
          <w:rtl w:val="0"/>
        </w:rPr>
        <w:t xml:space="preserve">2019, the global forest carbon sink was equivalent to nearly half of </w:t>
      </w:r>
      <w:commentRangeStart w:id="97"/>
      <w:r w:rsidDel="00000000" w:rsidR="00000000" w:rsidRPr="00000000">
        <w:rPr>
          <w:rtl w:val="0"/>
        </w:rPr>
        <w:t xml:space="preserve">fossil-fuel emissions (7.8±0.4 Pg C yr</w:t>
      </w:r>
      <w:r w:rsidDel="00000000" w:rsidR="00000000" w:rsidRPr="00000000">
        <w:rPr>
          <w:rFonts w:ascii="Arial Unicode MS" w:cs="Arial Unicode MS" w:eastAsia="Arial Unicode MS" w:hAnsi="Arial Unicode MS"/>
          <w:vertAlign w:val="superscript"/>
          <w:rtl w:val="0"/>
        </w:rPr>
        <w:t xml:space="preserve">−1</w:t>
      </w:r>
      <w:commentRangeEnd w:id="97"/>
      <w:r w:rsidDel="00000000" w:rsidR="00000000" w:rsidRPr="00000000">
        <w:commentReference w:id="97"/>
      </w:r>
      <w:r w:rsidDel="00000000" w:rsidR="00000000" w:rsidRPr="00000000">
        <w:rPr>
          <w:rtl w:val="0"/>
        </w:rPr>
        <w:t xml:space="preserve">) (</w:t>
      </w:r>
      <w:commentRangeStart w:id="98"/>
      <w:r w:rsidDel="00000000" w:rsidR="00000000" w:rsidRPr="00000000">
        <w:rPr>
          <w:rtl w:val="0"/>
        </w:rPr>
        <w:t xml:space="preserve">Pan et al. 2024</w:t>
      </w:r>
      <w:commentRangeEnd w:id="98"/>
      <w:r w:rsidDel="00000000" w:rsidR="00000000" w:rsidRPr="00000000">
        <w:commentReference w:id="98"/>
      </w:r>
      <w:r w:rsidDel="00000000" w:rsidR="00000000" w:rsidRPr="00000000">
        <w:rPr>
          <w:rtl w:val="0"/>
        </w:rPr>
        <w:t xml:space="preserve">)</w:t>
      </w:r>
      <w:commentRangeEnd w:id="92"/>
      <w:r w:rsidDel="00000000" w:rsidR="00000000" w:rsidRPr="00000000">
        <w:commentReference w:id="92"/>
      </w:r>
      <w:commentRangeEnd w:id="93"/>
      <w:r w:rsidDel="00000000" w:rsidR="00000000" w:rsidRPr="00000000">
        <w:commentReference w:id="93"/>
      </w:r>
      <w:r w:rsidDel="00000000" w:rsidR="00000000" w:rsidRPr="00000000">
        <w:rPr>
          <w:rtl w:val="0"/>
        </w:rPr>
        <w:t xml:space="preserve">. </w:t>
      </w:r>
      <w:commentRangeStart w:id="99"/>
      <w:r w:rsidDel="00000000" w:rsidR="00000000" w:rsidRPr="00000000">
        <w:rPr>
          <w:rtl w:val="0"/>
        </w:rPr>
        <w:t xml:space="preserve">Tropical landscapes play a critical role in the global CO</w:t>
      </w:r>
      <w:r w:rsidDel="00000000" w:rsidR="00000000" w:rsidRPr="00000000">
        <w:rPr>
          <w:vertAlign w:val="subscript"/>
          <w:rtl w:val="0"/>
        </w:rPr>
        <w:t xml:space="preserve">2</w:t>
      </w:r>
      <w:r w:rsidDel="00000000" w:rsidR="00000000" w:rsidRPr="00000000">
        <w:rPr>
          <w:rtl w:val="0"/>
        </w:rPr>
        <w:t xml:space="preserve"> budget as they are a controlling factor of atmospheric CO</w:t>
      </w:r>
      <w:r w:rsidDel="00000000" w:rsidR="00000000" w:rsidRPr="00000000">
        <w:rPr>
          <w:vertAlign w:val="subscript"/>
          <w:rtl w:val="0"/>
        </w:rPr>
        <w:t xml:space="preserve">2</w:t>
      </w:r>
      <w:r w:rsidDel="00000000" w:rsidR="00000000" w:rsidRPr="00000000">
        <w:rPr>
          <w:rtl w:val="0"/>
        </w:rPr>
        <w:t xml:space="preserve"> interannual variability</w:t>
      </w:r>
      <w:commentRangeEnd w:id="99"/>
      <w:r w:rsidDel="00000000" w:rsidR="00000000" w:rsidRPr="00000000">
        <w:commentReference w:id="99"/>
      </w:r>
      <w:r w:rsidDel="00000000" w:rsidR="00000000" w:rsidRPr="00000000">
        <w:rPr>
          <w:rtl w:val="0"/>
        </w:rPr>
        <w:t xml:space="preserve"> (</w:t>
      </w:r>
      <w:commentRangeStart w:id="100"/>
      <w:r w:rsidDel="00000000" w:rsidR="00000000" w:rsidRPr="00000000">
        <w:rPr>
          <w:rtl w:val="0"/>
        </w:rPr>
        <w:t xml:space="preserve">Ahlström et al., 2015</w:t>
      </w:r>
      <w:commentRangeEnd w:id="100"/>
      <w:r w:rsidDel="00000000" w:rsidR="00000000" w:rsidRPr="00000000">
        <w:commentReference w:id="100"/>
      </w:r>
      <w:r w:rsidDel="00000000" w:rsidR="00000000" w:rsidRPr="00000000">
        <w:rPr>
          <w:rtl w:val="0"/>
        </w:rPr>
        <w:t xml:space="preserve">). 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with large interannual variability (</w:t>
      </w:r>
      <w:commentRangeStart w:id="101"/>
      <w:r w:rsidDel="00000000" w:rsidR="00000000" w:rsidRPr="00000000">
        <w:rPr>
          <w:rtl w:val="0"/>
        </w:rPr>
        <w:t xml:space="preserve">Friedlingstein et al., 2023</w:t>
      </w:r>
      <w:commentRangeEnd w:id="101"/>
      <w:r w:rsidDel="00000000" w:rsidR="00000000" w:rsidRPr="00000000">
        <w:commentReference w:id="101"/>
      </w:r>
      <w:r w:rsidDel="00000000" w:rsidR="00000000" w:rsidRPr="00000000">
        <w:rPr>
          <w:rtl w:val="0"/>
        </w:rPr>
        <w:t xml:space="preserve">). </w:t>
      </w:r>
      <w:r w:rsidDel="00000000" w:rsidR="00000000" w:rsidRPr="00000000">
        <w:rPr>
          <w:rtl w:val="0"/>
        </w:rPr>
        <w:t xml:space="preserve">However,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02"/>
      <w:r w:rsidDel="00000000" w:rsidR="00000000" w:rsidRPr="00000000">
        <w:rPr>
          <w:rtl w:val="0"/>
        </w:rPr>
        <w:t xml:space="preserve">Pan et al. 2024</w:t>
      </w:r>
      <w:commentRangeEnd w:id="102"/>
      <w:r w:rsidDel="00000000" w:rsidR="00000000" w:rsidRPr="00000000">
        <w:commentReference w:id="102"/>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03"/>
      <w:r w:rsidDel="00000000" w:rsidR="00000000" w:rsidRPr="00000000">
        <w:rPr>
          <w:rtl w:val="0"/>
        </w:rPr>
        <w:t xml:space="preserve">Saunois et al., 2024</w:t>
      </w:r>
      <w:commentRangeEnd w:id="103"/>
      <w:r w:rsidDel="00000000" w:rsidR="00000000" w:rsidRPr="00000000">
        <w:commentReference w:id="103"/>
      </w:r>
      <w:r w:rsidDel="00000000" w:rsidR="00000000" w:rsidRPr="00000000">
        <w:rPr>
          <w:rtl w:val="0"/>
        </w:rPr>
        <w:t xml:space="preserve">), the tropics </w:t>
      </w:r>
      <w:del w:author="Helene Muller-Landau" w:id="9" w:date="2024-09-09T11:21:50Z">
        <w:r w:rsidDel="00000000" w:rsidR="00000000" w:rsidRPr="00000000">
          <w:rPr>
            <w:rtl w:val="0"/>
          </w:rPr>
          <w:delText xml:space="preserve">are the largest regional source of methane (CH</w:delText>
        </w:r>
        <w:r w:rsidDel="00000000" w:rsidR="00000000" w:rsidRPr="00000000">
          <w:rPr>
            <w:vertAlign w:val="subscript"/>
            <w:rtl w:val="0"/>
          </w:rPr>
          <w:delText xml:space="preserve">4</w:delText>
        </w:r>
        <w:r w:rsidDel="00000000" w:rsidR="00000000" w:rsidRPr="00000000">
          <w:rPr>
            <w:rtl w:val="0"/>
          </w:rPr>
          <w:delText xml:space="preserve">) emissions to the atmosphere, </w:delText>
        </w:r>
      </w:del>
      <w:r w:rsidDel="00000000" w:rsidR="00000000" w:rsidRPr="00000000">
        <w:rPr>
          <w:rtl w:val="0"/>
        </w:rPr>
        <w:t xml:space="preserve">contribut</w:t>
      </w:r>
      <w:ins w:author="Helene Muller-Landau" w:id="10" w:date="2024-09-09T11:22:01Z">
        <w:r w:rsidDel="00000000" w:rsidR="00000000" w:rsidRPr="00000000">
          <w:rPr>
            <w:rtl w:val="0"/>
          </w:rPr>
          <w:t xml:space="preserve">e</w:t>
        </w:r>
      </w:ins>
      <w:del w:author="Helene Muller-Landau" w:id="10" w:date="2024-09-09T11:22:01Z">
        <w:r w:rsidDel="00000000" w:rsidR="00000000" w:rsidRPr="00000000">
          <w:rPr>
            <w:rtl w:val="0"/>
          </w:rPr>
          <w:delText xml:space="preserve">ing</w:delText>
        </w:r>
      </w:del>
      <w:r w:rsidDel="00000000" w:rsidR="00000000" w:rsidRPr="00000000">
        <w:rPr>
          <w:rtl w:val="0"/>
        </w:rPr>
        <w:t xml:space="preserve"> roughly 65% of</w:t>
      </w:r>
      <w:commentRangeStart w:id="104"/>
      <w:commentRangeStart w:id="105"/>
      <w:r w:rsidDel="00000000" w:rsidR="00000000" w:rsidRPr="00000000">
        <w:rPr>
          <w:rtl w:val="0"/>
        </w:rPr>
        <w:t xml:space="preserve"> total </w:t>
      </w:r>
      <w:ins w:author="Matthew Johnson" w:id="11" w:date="2024-09-09T15:06:33Z">
        <w:r w:rsidDel="00000000" w:rsidR="00000000" w:rsidRPr="00000000">
          <w:rPr>
            <w:rtl w:val="0"/>
          </w:rPr>
          <w:t xml:space="preserve">(</w:t>
        </w:r>
        <w:r w:rsidDel="00000000" w:rsidR="00000000" w:rsidRPr="00000000">
          <w:rPr>
            <w:rtl w:val="0"/>
          </w:rPr>
          <w:t xml:space="preserve">anthropogenic</w:t>
        </w:r>
        <w:r w:rsidDel="00000000" w:rsidR="00000000" w:rsidRPr="00000000">
          <w:rPr>
            <w:rtl w:val="0"/>
          </w:rPr>
          <w:t xml:space="preserve"> + natural) </w:t>
        </w:r>
      </w:ins>
      <w:r w:rsidDel="00000000" w:rsidR="00000000" w:rsidRPr="00000000">
        <w:rPr>
          <w:rtl w:val="0"/>
        </w:rPr>
        <w:t xml:space="preserve">global </w:t>
      </w:r>
      <w:ins w:author="Helene Muller-Landau" w:id="12" w:date="2024-09-09T11:21:34Z">
        <w:r w:rsidDel="00000000" w:rsidR="00000000" w:rsidRPr="00000000">
          <w:rPr>
            <w:rtl w:val="0"/>
          </w:rPr>
          <w:t xml:space="preserve">methane (CH</w:t>
        </w:r>
        <w:r w:rsidDel="00000000" w:rsidR="00000000" w:rsidRPr="00000000">
          <w:rPr>
            <w:rtl w:val="0"/>
          </w:rPr>
          <w:t xml:space="preserve">4</w:t>
        </w:r>
        <w:r w:rsidDel="00000000" w:rsidR="00000000" w:rsidRPr="00000000">
          <w:rPr>
            <w:rtl w:val="0"/>
          </w:rPr>
          <w:t xml:space="preserve">) </w:t>
        </w:r>
      </w:ins>
      <w:r w:rsidDel="00000000" w:rsidR="00000000" w:rsidRPr="00000000">
        <w:rPr>
          <w:rtl w:val="0"/>
        </w:rPr>
        <w:t xml:space="preserve">emissions</w:t>
      </w:r>
      <w:ins w:author="Helene Muller-Landau" w:id="13" w:date="2024-09-09T11:21:39Z">
        <w:commentRangeEnd w:id="104"/>
        <w:r w:rsidDel="00000000" w:rsidR="00000000" w:rsidRPr="00000000">
          <w:commentReference w:id="104"/>
        </w:r>
        <w:commentRangeEnd w:id="105"/>
        <w:r w:rsidDel="00000000" w:rsidR="00000000" w:rsidRPr="00000000">
          <w:commentReference w:id="105"/>
        </w:r>
        <w:r w:rsidDel="00000000" w:rsidR="00000000" w:rsidRPr="00000000">
          <w:rPr>
            <w:rtl w:val="0"/>
          </w:rPr>
          <w:t xml:space="preserve"> to the atm</w:t>
        </w:r>
        <w:commentRangeStart w:id="106"/>
        <w:r w:rsidDel="00000000" w:rsidR="00000000" w:rsidRPr="00000000">
          <w:rPr>
            <w:rtl w:val="0"/>
          </w:rPr>
          <w:t xml:space="preserve">osphere</w:t>
        </w:r>
      </w:ins>
      <w:r w:rsidDel="00000000" w:rsidR="00000000" w:rsidRPr="00000000">
        <w:rPr>
          <w:rtl w:val="0"/>
        </w:rPr>
        <w:t xml:space="preserv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06"/>
      <w:r w:rsidDel="00000000" w:rsidR="00000000" w:rsidRPr="00000000">
        <w:commentReference w:id="106"/>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and inland water body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07"/>
      <w:r w:rsidDel="00000000" w:rsidR="00000000" w:rsidRPr="00000000">
        <w:rPr>
          <w:rtl w:val="0"/>
        </w:rPr>
        <w:t xml:space="preserve">Liu et al., 2016</w:t>
      </w:r>
      <w:commentRangeEnd w:id="107"/>
      <w:r w:rsidDel="00000000" w:rsidR="00000000" w:rsidRPr="00000000">
        <w:commentReference w:id="107"/>
      </w:r>
      <w:r w:rsidDel="00000000" w:rsidR="00000000" w:rsidRPr="00000000">
        <w:rPr>
          <w:rtl w:val="0"/>
        </w:rPr>
        <w:t xml:space="preserve">;</w:t>
      </w:r>
      <w:commentRangeStart w:id="108"/>
      <w:r w:rsidDel="00000000" w:rsidR="00000000" w:rsidRPr="00000000">
        <w:rPr>
          <w:rtl w:val="0"/>
        </w:rPr>
        <w:t xml:space="preserve"> Lunt et al., 2019</w:t>
      </w:r>
      <w:commentRangeEnd w:id="108"/>
      <w:r w:rsidDel="00000000" w:rsidR="00000000" w:rsidRPr="00000000">
        <w:commentReference w:id="108"/>
      </w:r>
      <w:r w:rsidDel="00000000" w:rsidR="00000000" w:rsidRPr="00000000">
        <w:rPr>
          <w:rtl w:val="0"/>
        </w:rPr>
        <w:t xml:space="preserve">; </w:t>
      </w:r>
      <w:commentRangeStart w:id="109"/>
      <w:r w:rsidDel="00000000" w:rsidR="00000000" w:rsidRPr="00000000">
        <w:rPr>
          <w:rtl w:val="0"/>
        </w:rPr>
        <w:t xml:space="preserve">Crowell et al., 2019</w:t>
      </w:r>
      <w:commentRangeEnd w:id="109"/>
      <w:r w:rsidDel="00000000" w:rsidR="00000000" w:rsidRPr="00000000">
        <w:commentReference w:id="109"/>
      </w:r>
      <w:r w:rsidDel="00000000" w:rsidR="00000000" w:rsidRPr="00000000">
        <w:rPr>
          <w:rtl w:val="0"/>
        </w:rPr>
        <w:t xml:space="preserve">; </w:t>
      </w:r>
      <w:commentRangeStart w:id="110"/>
      <w:r w:rsidDel="00000000" w:rsidR="00000000" w:rsidRPr="00000000">
        <w:rPr>
          <w:rtl w:val="0"/>
        </w:rPr>
        <w:t xml:space="preserve">Palmer et al., 2019</w:t>
      </w:r>
      <w:commentRangeEnd w:id="110"/>
      <w:r w:rsidDel="00000000" w:rsidR="00000000" w:rsidRPr="00000000">
        <w:commentReference w:id="110"/>
      </w:r>
      <w:r w:rsidDel="00000000" w:rsidR="00000000" w:rsidRPr="00000000">
        <w:rPr>
          <w:rtl w:val="0"/>
        </w:rPr>
        <w:t xml:space="preserve">; </w:t>
      </w:r>
      <w:commentRangeStart w:id="111"/>
      <w:r w:rsidDel="00000000" w:rsidR="00000000" w:rsidRPr="00000000">
        <w:rPr>
          <w:rtl w:val="0"/>
        </w:rPr>
        <w:t xml:space="preserve">Yang et al., 2021</w:t>
      </w:r>
      <w:commentRangeEnd w:id="111"/>
      <w:r w:rsidDel="00000000" w:rsidR="00000000" w:rsidRPr="00000000">
        <w:commentReference w:id="111"/>
      </w: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12"/>
      <w:r w:rsidDel="00000000" w:rsidR="00000000" w:rsidRPr="00000000">
        <w:rPr>
          <w:rtl w:val="0"/>
        </w:rPr>
        <w:t xml:space="preserve">Parker et al., 2018</w:t>
      </w:r>
      <w:commentRangeEnd w:id="112"/>
      <w:r w:rsidDel="00000000" w:rsidR="00000000" w:rsidRPr="00000000">
        <w:commentReference w:id="112"/>
      </w:r>
      <w:r w:rsidDel="00000000" w:rsidR="00000000" w:rsidRPr="00000000">
        <w:rPr>
          <w:rtl w:val="0"/>
        </w:rPr>
        <w:t xml:space="preserve">; </w:t>
      </w:r>
      <w:commentRangeStart w:id="113"/>
      <w:r w:rsidDel="00000000" w:rsidR="00000000" w:rsidRPr="00000000">
        <w:rPr>
          <w:rtl w:val="0"/>
        </w:rPr>
        <w:t xml:space="preserve">Ma et al., 2021</w:t>
      </w:r>
      <w:commentRangeEnd w:id="113"/>
      <w:r w:rsidDel="00000000" w:rsidR="00000000" w:rsidRPr="00000000">
        <w:commentReference w:id="113"/>
      </w:r>
      <w:r w:rsidDel="00000000" w:rsidR="00000000" w:rsidRPr="00000000">
        <w:rPr>
          <w:rtl w:val="0"/>
        </w:rPr>
        <w:t xml:space="preserve">; </w:t>
      </w:r>
      <w:commentRangeStart w:id="114"/>
      <w:r w:rsidDel="00000000" w:rsidR="00000000" w:rsidRPr="00000000">
        <w:rPr>
          <w:rtl w:val="0"/>
        </w:rPr>
        <w:t xml:space="preserve">Feng et al., 2022</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Yu et al., 2023</w:t>
      </w:r>
      <w:commentRangeEnd w:id="115"/>
      <w:r w:rsidDel="00000000" w:rsidR="00000000" w:rsidRPr="00000000">
        <w:commentReference w:id="115"/>
      </w:r>
      <w:r w:rsidDel="00000000" w:rsidR="00000000" w:rsidRPr="00000000">
        <w:rPr>
          <w:rtl w:val="0"/>
        </w:rPr>
        <w:t xml:space="preserve">).</w:t>
      </w:r>
      <w:commentRangeStart w:id="116"/>
      <w:r w:rsidDel="00000000" w:rsidR="00000000" w:rsidRPr="00000000">
        <w:rPr>
          <w:rtl w:val="0"/>
        </w:rPr>
        <w:t xml:space="preserve">These studies have made critical findings about how climate, hydrology, and vegetation characteristics impact the tropical carbon budget across multiple temporal scales</w:t>
      </w:r>
      <w:commentRangeEnd w:id="116"/>
      <w:r w:rsidDel="00000000" w:rsidR="00000000" w:rsidRPr="00000000">
        <w:commentReference w:id="116"/>
      </w:r>
      <w:r w:rsidDel="00000000" w:rsidR="00000000" w:rsidRPr="00000000">
        <w:rPr>
          <w:rtl w:val="0"/>
        </w:rPr>
        <w:t xml:space="preserve">.</w:t>
      </w:r>
    </w:p>
    <w:p w:rsidR="00000000" w:rsidDel="00000000" w:rsidP="00000000" w:rsidRDefault="00000000" w:rsidRPr="00000000" w14:paraId="00000111">
      <w:pPr>
        <w:numPr>
          <w:ilvl w:val="0"/>
          <w:numId w:val="16"/>
        </w:numPr>
        <w:spacing w:after="240" w:before="240" w:lineRule="auto"/>
        <w:ind w:left="720" w:hanging="360"/>
        <w:rPr>
          <w:color w:val="ff0000"/>
        </w:rPr>
      </w:pPr>
      <w:commentRangeStart w:id="117"/>
      <w:commentRangeStart w:id="118"/>
      <w:r w:rsidDel="00000000" w:rsidR="00000000" w:rsidRPr="00000000">
        <w:rPr>
          <w:color w:val="ff0000"/>
          <w:rtl w:val="0"/>
        </w:rPr>
        <w:t xml:space="preserve">1-2 paragraphs on the state-of-the-science of satellite remote-sensing GHG fluxes in the tropics</w:t>
      </w:r>
      <w:commentRangeEnd w:id="117"/>
      <w:r w:rsidDel="00000000" w:rsidR="00000000" w:rsidRPr="00000000">
        <w:commentReference w:id="117"/>
      </w:r>
      <w:commentRangeEnd w:id="118"/>
      <w:r w:rsidDel="00000000" w:rsidR="00000000" w:rsidRPr="00000000">
        <w:commentReference w:id="118"/>
      </w:r>
      <w:r w:rsidDel="00000000" w:rsidR="00000000" w:rsidRPr="00000000">
        <w:rPr>
          <w:rtl w:val="0"/>
        </w:rPr>
      </w:r>
    </w:p>
    <w:p w:rsidR="00000000" w:rsidDel="00000000" w:rsidP="00000000" w:rsidRDefault="00000000" w:rsidRPr="00000000" w14:paraId="00000112">
      <w:pPr>
        <w:keepNext w:val="1"/>
        <w:widowControl w:val="0"/>
        <w:spacing w:after="240" w:before="240" w:lineRule="auto"/>
        <w:rPr>
          <w:color w:val="ff0000"/>
        </w:rPr>
      </w:pPr>
      <w:del w:author="Helene Muller-Landau" w:id="14" w:date="2024-09-09T13:49:16Z">
        <w:r w:rsidDel="00000000" w:rsidR="00000000" w:rsidRPr="00000000">
          <w:rPr>
            <w:rtl w:val="0"/>
          </w:rPr>
          <w:delText xml:space="preserve">It is increasingly clear that t</w:delText>
        </w:r>
      </w:del>
      <w:ins w:author="Helene Muller-Landau" w:id="14" w:date="2024-09-09T13:49:16Z">
        <w:r w:rsidDel="00000000" w:rsidR="00000000" w:rsidRPr="00000000">
          <w:rPr>
            <w:rtl w:val="0"/>
          </w:rPr>
          <w:t xml:space="preserve">T</w:t>
        </w:r>
      </w:ins>
      <w:r w:rsidDel="00000000" w:rsidR="00000000" w:rsidRPr="00000000">
        <w:rPr>
          <w:rtl w:val="0"/>
        </w:rPr>
        <w:t xml:space="preserve">ropical carbon stocks and fluxes vary enormously in space and time</w:t>
      </w:r>
      <w:ins w:author="Helene Muller-Landau" w:id="15" w:date="2024-09-09T13:49:29Z">
        <w:r w:rsidDel="00000000" w:rsidR="00000000" w:rsidRPr="00000000">
          <w:rPr>
            <w:rtl w:val="0"/>
          </w:rPr>
          <w:t xml:space="preserve"> (REFS)</w:t>
        </w:r>
      </w:ins>
      <w:r w:rsidDel="00000000" w:rsidR="00000000" w:rsidRPr="00000000">
        <w:rPr>
          <w:rtl w:val="0"/>
        </w:rPr>
        <w:t xml:space="preserve">. [</w:t>
      </w:r>
      <w:r w:rsidDel="00000000" w:rsidR="00000000" w:rsidRPr="00000000">
        <w:rPr>
          <w:color w:val="ff0000"/>
          <w:rtl w:val="0"/>
        </w:rPr>
        <w:t xml:space="preserve">SPACE</w:t>
      </w:r>
      <w:r w:rsidDel="00000000" w:rsidR="00000000" w:rsidRPr="00000000">
        <w:rPr>
          <w:rtl w:val="0"/>
        </w:rPr>
        <w:t xml:space="preserve">] Intact, disturbed, and regrowing forests differ dramatically in their ability to uptake carbon. From 1990-2019, regrowing tropical forests increased in area, resulting in a 29±8% increase in their ability to sequester carbon, while intact forest areas shrank, directly reducing their ability to store carbon by 31±7% (</w:t>
      </w:r>
      <w:commentRangeStart w:id="119"/>
      <w:r w:rsidDel="00000000" w:rsidR="00000000" w:rsidRPr="00000000">
        <w:rPr>
          <w:rtl w:val="0"/>
        </w:rPr>
        <w:t xml:space="preserve">Pan et al. 2024</w:t>
      </w:r>
      <w:commentRangeEnd w:id="119"/>
      <w:r w:rsidDel="00000000" w:rsidR="00000000" w:rsidRPr="00000000">
        <w:commentReference w:id="119"/>
      </w:r>
      <w:r w:rsidDel="00000000" w:rsidR="00000000" w:rsidRPr="00000000">
        <w:rPr>
          <w:rtl w:val="0"/>
        </w:rPr>
        <w:t xml:space="preserve">). [</w:t>
      </w:r>
      <w:r w:rsidDel="00000000" w:rsidR="00000000" w:rsidRPr="00000000">
        <w:rPr>
          <w:color w:val="ff0000"/>
          <w:rtl w:val="0"/>
        </w:rPr>
        <w:t xml:space="preserve">TIME</w:t>
      </w:r>
      <w:r w:rsidDel="00000000" w:rsidR="00000000" w:rsidRPr="00000000">
        <w:rPr>
          <w:rtl w:val="0"/>
        </w:rPr>
        <w:t xml:space="preserve">] </w:t>
      </w:r>
      <w:r w:rsidDel="00000000" w:rsidR="00000000" w:rsidRPr="00000000">
        <w:rPr>
          <w:rtl w:val="0"/>
        </w:rPr>
        <w:t xml:space="preserve">As a result of </w:t>
      </w:r>
      <w:r w:rsidDel="00000000" w:rsidR="00000000" w:rsidRPr="00000000">
        <w:rPr>
          <w:rtl w:val="0"/>
        </w:rPr>
        <w:t xml:space="preserve">climate and </w:t>
      </w:r>
      <w:commentRangeStart w:id="120"/>
      <w:r w:rsidDel="00000000" w:rsidR="00000000" w:rsidRPr="00000000">
        <w:rPr>
          <w:rtl w:val="0"/>
        </w:rPr>
        <w:t xml:space="preserve">land-use change</w:t>
      </w:r>
      <w:commentRangeEnd w:id="120"/>
      <w:r w:rsidDel="00000000" w:rsidR="00000000" w:rsidRPr="00000000">
        <w:commentReference w:id="120"/>
      </w:r>
      <w:r w:rsidDel="00000000" w:rsidR="00000000" w:rsidRPr="00000000">
        <w:rPr>
          <w:rtl w:val="0"/>
        </w:rPr>
        <w:t xml:space="preserve">, the tropical carbon sink is becoming increasingly fragile. Critically, tropical forests appear to differ in their sensitivity to extreme events and future climate and land-use change feedbacks. </w:t>
      </w:r>
      <w:ins w:author="Helene Muller-Landau" w:id="16" w:date="2024-09-09T13:50:08Z">
        <w:r w:rsidDel="00000000" w:rsidR="00000000" w:rsidRPr="00000000">
          <w:rPr>
            <w:rtl w:val="0"/>
          </w:rPr>
          <w:t xml:space="preserve">However, most studies are based on ground-based data that represent a tiny fraction of tropical forest area, raising key questions regarding the generality of these findings, especially given that monitoring plots are a biased representation of tropical landscapes.  </w:t>
        </w:r>
      </w:ins>
      <w:r w:rsidDel="00000000" w:rsidR="00000000" w:rsidRPr="00000000">
        <w:rPr>
          <w:color w:val="ff0000"/>
          <w:rtl w:val="0"/>
        </w:rPr>
        <w:t xml:space="preserve">[bring in Hubau, Liu, Bennett, others that demonstrate differences in responses to extreme events and future change] </w:t>
      </w:r>
      <w:r w:rsidDel="00000000" w:rsidR="00000000" w:rsidRPr="00000000">
        <w:rPr>
          <w:rtl w:val="0"/>
        </w:rPr>
      </w:r>
    </w:p>
    <w:p w:rsidR="00000000" w:rsidDel="00000000" w:rsidP="00000000" w:rsidRDefault="00000000" w:rsidRPr="00000000" w14:paraId="00000113">
      <w:pPr>
        <w:keepNext w:val="1"/>
        <w:widowControl w:val="0"/>
        <w:spacing w:after="240" w:before="240" w:lineRule="auto"/>
        <w:rPr/>
      </w:pPr>
      <w:ins w:author="Helene Muller-Landau" w:id="17" w:date="2024-09-09T13:55:46Z">
        <w:r w:rsidDel="00000000" w:rsidR="00000000" w:rsidRPr="00000000">
          <w:rPr>
            <w:color w:val="ff0000"/>
            <w:rtl w:val="0"/>
          </w:rPr>
          <w:t xml:space="preserve">Variation in </w:t>
        </w:r>
      </w:ins>
      <w:del w:author="Helene Muller-Landau" w:id="17" w:date="2024-09-09T13:55:46Z">
        <w:r w:rsidDel="00000000" w:rsidR="00000000" w:rsidRPr="00000000">
          <w:rPr>
            <w:rtl w:val="0"/>
          </w:rPr>
          <w:delText xml:space="preserve">Divergent evolutionary histories,</w:delText>
        </w:r>
      </w:del>
      <w:r w:rsidDel="00000000" w:rsidR="00000000" w:rsidRPr="00000000">
        <w:rPr>
          <w:rtl w:val="0"/>
        </w:rPr>
        <w:t xml:space="preserve"> </w:t>
      </w:r>
      <w:ins w:author="Helene Muller-Landau" w:id="18" w:date="2024-09-09T13:52:01Z">
        <w:r w:rsidDel="00000000" w:rsidR="00000000" w:rsidRPr="00000000">
          <w:rPr>
            <w:rtl w:val="0"/>
          </w:rPr>
          <w:t xml:space="preserve">geomorphology, </w:t>
        </w:r>
      </w:ins>
      <w:r w:rsidDel="00000000" w:rsidR="00000000" w:rsidRPr="00000000">
        <w:rPr>
          <w:rtl w:val="0"/>
        </w:rPr>
        <w:t xml:space="preserve">climatic conditions, human activities, water and nutrient availability</w:t>
      </w:r>
      <w:ins w:author="Helene Muller-Landau" w:id="19" w:date="2024-09-09T13:52:22Z">
        <w:r w:rsidDel="00000000" w:rsidR="00000000" w:rsidRPr="00000000">
          <w:rPr>
            <w:rtl w:val="0"/>
          </w:rPr>
          <w:t xml:space="preserve">, and evolutionary histories</w:t>
        </w:r>
      </w:ins>
      <w:del w:author="Helene Muller-Landau" w:id="19" w:date="2024-09-09T13:52:22Z">
        <w:r w:rsidDel="00000000" w:rsidR="00000000" w:rsidRPr="00000000">
          <w:rPr>
            <w:rtl w:val="0"/>
          </w:rPr>
          <w:delText xml:space="preserve">, as well as geomorphology properties</w:delText>
        </w:r>
      </w:del>
      <w:r w:rsidDel="00000000" w:rsidR="00000000" w:rsidRPr="00000000">
        <w:rPr>
          <w:rtl w:val="0"/>
        </w:rPr>
        <w:t xml:space="preserve"> drive </w:t>
      </w:r>
      <w:ins w:author="Helene Muller-Landau" w:id="20" w:date="2024-09-09T13:53:05Z">
        <w:r w:rsidDel="00000000" w:rsidR="00000000" w:rsidRPr="00000000">
          <w:rPr>
            <w:rtl w:val="0"/>
          </w:rPr>
          <w:t xml:space="preserve">wide </w:t>
        </w:r>
      </w:ins>
      <w:r w:rsidDel="00000000" w:rsidR="00000000" w:rsidRPr="00000000">
        <w:rPr>
          <w:rtl w:val="0"/>
        </w:rPr>
        <w:t xml:space="preserve">variation in rates of photosynthesis, respiration, </w:t>
      </w:r>
      <w:ins w:author="Helene Muller-Landau" w:id="21" w:date="2024-09-09T13:53:16Z">
        <w:r w:rsidDel="00000000" w:rsidR="00000000" w:rsidRPr="00000000">
          <w:rPr>
            <w:rtl w:val="0"/>
          </w:rPr>
          <w:t xml:space="preserve">tree mortality, and woody productivity</w:t>
        </w:r>
      </w:ins>
      <w:del w:author="Helene Muller-Landau" w:id="21" w:date="2024-09-09T13:53:16Z">
        <w:r w:rsidDel="00000000" w:rsidR="00000000" w:rsidRPr="00000000">
          <w:rPr>
            <w:rtl w:val="0"/>
          </w:rPr>
          <w:delText xml:space="preserve">growth</w:delText>
        </w:r>
      </w:del>
      <w:r w:rsidDel="00000000" w:rsidR="00000000" w:rsidRPr="00000000">
        <w:rPr>
          <w:rtl w:val="0"/>
        </w:rPr>
        <w:t xml:space="preserve">, </w:t>
      </w:r>
      <w:ins w:author="Helene Muller-Landau" w:id="22" w:date="2024-09-09T13:53:28Z">
        <w:del w:author="Helene Muller-Landau" w:id="22" w:date="2024-09-09T13:53:28Z">
          <w:r w:rsidDel="00000000" w:rsidR="00000000" w:rsidRPr="00000000">
            <w:rPr>
              <w:rtl w:val="0"/>
            </w:rPr>
            <w:delText xml:space="preserve">and </w:delText>
          </w:r>
        </w:del>
      </w:ins>
      <w:del w:author="Helene Muller-Landau" w:id="22" w:date="2024-09-09T13:53:28Z">
        <w:r w:rsidDel="00000000" w:rsidR="00000000" w:rsidRPr="00000000">
          <w:rPr>
            <w:rtl w:val="0"/>
          </w:rPr>
          <w:delText xml:space="preserve">recruitmen</w:delText>
        </w:r>
        <w:r w:rsidDel="00000000" w:rsidR="00000000" w:rsidRPr="00000000">
          <w:rPr>
            <w:rtl w:val="0"/>
          </w:rPr>
          <w:delText xml:space="preserve">t, and mortality </w:delText>
        </w:r>
      </w:del>
      <w:ins w:author="Helene Muller-Landau" w:id="23" w:date="2024-09-09T13:53:34Z">
        <w:del w:author="Helene Muller-Landau" w:id="22" w:date="2024-09-09T13:53:28Z">
          <w:r w:rsidDel="00000000" w:rsidR="00000000" w:rsidRPr="00000000">
            <w:rPr>
              <w:rtl w:val="0"/>
            </w:rPr>
            <w:delText xml:space="preserve"> </w:delText>
          </w:r>
        </w:del>
      </w:ins>
      <w:del w:author="Helene Muller-Landau" w:id="22" w:date="2024-09-09T13:53:28Z">
        <w:r w:rsidDel="00000000" w:rsidR="00000000" w:rsidRPr="00000000">
          <w:rPr>
            <w:rtl w:val="0"/>
          </w:rPr>
          <w:delText xml:space="preserve">of tree</w:delText>
        </w:r>
      </w:del>
      <w:ins w:author="Helene Muller-Landau" w:id="24" w:date="2024-09-09T13:52:38Z">
        <w:del w:author="Helene Muller-Landau" w:id="22" w:date="2024-09-09T13:53:28Z">
          <w:r w:rsidDel="00000000" w:rsidR="00000000" w:rsidRPr="00000000">
            <w:rPr>
              <w:rtl w:val="0"/>
            </w:rPr>
            <w:delText xml:space="preserve">s</w:delText>
          </w:r>
        </w:del>
      </w:ins>
      <w:del w:author="Helene Muller-Landau" w:id="22" w:date="2024-09-09T13:53:28Z">
        <w:r w:rsidDel="00000000" w:rsidR="00000000" w:rsidRPr="00000000">
          <w:rPr>
            <w:rtl w:val="0"/>
          </w:rPr>
          <w:delText xml:space="preserve"> </w:delText>
        </w:r>
        <w:r w:rsidDel="00000000" w:rsidR="00000000" w:rsidRPr="00000000">
          <w:rPr>
            <w:rtl w:val="0"/>
          </w:rPr>
          <w:delText xml:space="preserve">spe</w:delText>
        </w:r>
      </w:del>
      <w:del w:author="Helene Muller-Landau" w:id="25" w:date="2024-09-09T13:52:36Z">
        <w:r w:rsidDel="00000000" w:rsidR="00000000" w:rsidRPr="00000000">
          <w:rPr>
            <w:rtl w:val="0"/>
          </w:rPr>
          <w:delText xml:space="preserve">cies </w:delText>
        </w:r>
      </w:del>
      <w:r w:rsidDel="00000000" w:rsidR="00000000" w:rsidRPr="00000000">
        <w:rPr>
          <w:rtl w:val="0"/>
        </w:rPr>
        <w:t xml:space="preserve">across the tropics.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directly influences species composition and species interactions, land-atmosphere feedbacks, hydrological dynamics, forest productivity, and the carbon storage capacity of these landscapes. 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more dense, evergreen forests with large carbon stocks, while areas with seasonal or lower rainfall may harbor deciduous forests with more seasonal variation in carbon fluxes and relatively lower carbon stocks (</w:t>
      </w:r>
      <w:commentRangeStart w:id="121"/>
      <w:r w:rsidDel="00000000" w:rsidR="00000000" w:rsidRPr="00000000">
        <w:rPr>
          <w:rtl w:val="0"/>
        </w:rPr>
        <w:t xml:space="preserve">Malhi et al., 20</w:t>
      </w:r>
      <w:ins w:author="Le Bienfaiteur Sagang Takougoum" w:id="26" w:date="2024-09-09T01:58:25Z">
        <w:commentRangeEnd w:id="121"/>
        <w:r w:rsidDel="00000000" w:rsidR="00000000" w:rsidRPr="00000000">
          <w:commentReference w:id="121"/>
        </w:r>
        <w:commentRangeStart w:id="122"/>
        <w:r w:rsidDel="00000000" w:rsidR="00000000" w:rsidRPr="00000000">
          <w:rPr>
            <w:rtl w:val="0"/>
          </w:rPr>
          <w:t xml:space="preserve">02; Bonan et al., 2008</w:t>
        </w:r>
      </w:ins>
      <w:ins w:author="Helene Muller-Landau" w:id="27" w:date="2024-09-09T13:59:05Z">
        <w:commentRangeEnd w:id="122"/>
        <w:r w:rsidDel="00000000" w:rsidR="00000000" w:rsidRPr="00000000">
          <w:commentReference w:id="122"/>
        </w:r>
        <w:r w:rsidDel="00000000" w:rsidR="00000000" w:rsidRPr="00000000">
          <w:rPr>
            <w:rtl w:val="0"/>
          </w:rPr>
          <w:t xml:space="preserve">; Muller-Landau et al. 2021</w:t>
        </w:r>
      </w:ins>
      <w:r w:rsidDel="00000000" w:rsidR="00000000" w:rsidRPr="00000000">
        <w:rPr>
          <w:rtl w:val="0"/>
        </w:rPr>
        <w:t xml:space="preserve">). </w:t>
      </w:r>
      <w:commentRangeStart w:id="123"/>
      <w:r w:rsidDel="00000000" w:rsidR="00000000" w:rsidRPr="00000000">
        <w:rPr>
          <w:rtl w:val="0"/>
        </w:rPr>
        <w:t xml:space="preserve">Precipitation also interacts with temperature; in cool forests (&lt;20° C), high precipitation can decrease productivity, while in warmer forests (&gt;20° C), precipitation typically increases productivity (</w:t>
      </w:r>
      <w:commentRangeStart w:id="124"/>
      <w:r w:rsidDel="00000000" w:rsidR="00000000" w:rsidRPr="00000000">
        <w:rPr>
          <w:rtl w:val="0"/>
        </w:rPr>
        <w:t xml:space="preserve">Taylor et al., 2017</w:t>
      </w:r>
      <w:commentRangeEnd w:id="124"/>
      <w:r w:rsidDel="00000000" w:rsidR="00000000" w:rsidRPr="00000000">
        <w:commentReference w:id="124"/>
      </w:r>
      <w:r w:rsidDel="00000000" w:rsidR="00000000" w:rsidRPr="00000000">
        <w:rPr>
          <w:rtl w:val="0"/>
        </w:rPr>
        <w:t xml:space="preserve">)</w:t>
      </w:r>
      <w:commentRangeEnd w:id="123"/>
      <w:r w:rsidDel="00000000" w:rsidR="00000000" w:rsidRPr="00000000">
        <w:commentReference w:id="123"/>
      </w:r>
      <w:r w:rsidDel="00000000" w:rsidR="00000000" w:rsidRPr="00000000">
        <w:rPr>
          <w:rtl w:val="0"/>
        </w:rPr>
        <w:t xml:space="preserve">. </w:t>
      </w:r>
      <w:commentRangeStart w:id="125"/>
      <w:r w:rsidDel="00000000" w:rsidR="00000000" w:rsidRPr="00000000">
        <w:rPr>
          <w:rtl w:val="0"/>
        </w:rPr>
        <w:t xml:space="preserve">Productivity typically </w:t>
      </w:r>
      <w:r w:rsidDel="00000000" w:rsidR="00000000" w:rsidRPr="00000000">
        <w:rPr>
          <w:rtl w:val="0"/>
        </w:rPr>
        <w:t xml:space="preserve">increases</w:t>
      </w:r>
      <w:r w:rsidDel="00000000" w:rsidR="00000000" w:rsidRPr="00000000">
        <w:rPr>
          <w:rtl w:val="0"/>
        </w:rPr>
        <w:t xml:space="preserve"> with temperature until water is limiting (Muller Landau et al., 2021).</w:t>
      </w:r>
      <w:commentRangeEnd w:id="125"/>
      <w:r w:rsidDel="00000000" w:rsidR="00000000" w:rsidRPr="00000000">
        <w:commentReference w:id="125"/>
      </w:r>
      <w:r w:rsidDel="00000000" w:rsidR="00000000" w:rsidRPr="00000000">
        <w:rPr>
          <w:rtl w:val="0"/>
        </w:rPr>
        <w:t xml:space="preserve"> </w:t>
      </w:r>
      <w:commentRangeStart w:id="126"/>
      <w:r w:rsidDel="00000000" w:rsidR="00000000" w:rsidRPr="00000000">
        <w:rPr>
          <w:rtl w:val="0"/>
        </w:rPr>
        <w:t xml:space="preserve">Thus, maximum temperature is estimated to be the most important predictor on aboveground biomass, with declining productivity with higher temperatures (</w:t>
      </w:r>
      <w:commentRangeStart w:id="127"/>
      <w:r w:rsidDel="00000000" w:rsidR="00000000" w:rsidRPr="00000000">
        <w:rPr>
          <w:rtl w:val="0"/>
        </w:rPr>
        <w:t xml:space="preserve">Sullivan et al., 2020</w:t>
      </w:r>
      <w:commentRangeEnd w:id="127"/>
      <w:r w:rsidDel="00000000" w:rsidR="00000000" w:rsidRPr="00000000">
        <w:commentReference w:id="127"/>
      </w:r>
      <w:r w:rsidDel="00000000" w:rsidR="00000000" w:rsidRPr="00000000">
        <w:rPr>
          <w:rtl w:val="0"/>
        </w:rPr>
        <w:t xml:space="preserve">)</w:t>
      </w:r>
      <w:commentRangeEnd w:id="126"/>
      <w:r w:rsidDel="00000000" w:rsidR="00000000" w:rsidRPr="00000000">
        <w:commentReference w:id="126"/>
      </w:r>
      <w:r w:rsidDel="00000000" w:rsidR="00000000" w:rsidRPr="00000000">
        <w:rPr>
          <w:rtl w:val="0"/>
        </w:rPr>
        <w:t xml:space="preserve">. Elevation also drives variation in temperature, among other variables, with lower elevation </w:t>
      </w:r>
      <w:ins w:author="Helene Muller-Landau" w:id="28" w:date="2024-09-09T14:05:16Z">
        <w:r w:rsidDel="00000000" w:rsidR="00000000" w:rsidRPr="00000000">
          <w:rPr>
            <w:rtl w:val="0"/>
          </w:rPr>
          <w:t xml:space="preserve">associated with </w:t>
        </w:r>
      </w:ins>
      <w:del w:author="Helene Muller-Landau" w:id="28" w:date="2024-09-09T14:05:16Z">
        <w:r w:rsidDel="00000000" w:rsidR="00000000" w:rsidRPr="00000000">
          <w:rPr>
            <w:rtl w:val="0"/>
          </w:rPr>
          <w:delText xml:space="preserve">driving </w:delText>
        </w:r>
      </w:del>
      <w:r w:rsidDel="00000000" w:rsidR="00000000" w:rsidRPr="00000000">
        <w:rPr>
          <w:rtl w:val="0"/>
        </w:rPr>
        <w:t xml:space="preserve">greater rates of productivity and biomass (</w:t>
      </w:r>
      <w:commentRangeStart w:id="128"/>
      <w:r w:rsidDel="00000000" w:rsidR="00000000" w:rsidRPr="00000000">
        <w:rPr>
          <w:rtl w:val="0"/>
        </w:rPr>
        <w:t xml:space="preserve">Muller Landau et al., 2021</w:t>
      </w:r>
      <w:commentRangeEnd w:id="128"/>
      <w:r w:rsidDel="00000000" w:rsidR="00000000" w:rsidRPr="00000000">
        <w:commentReference w:id="128"/>
      </w:r>
      <w:r w:rsidDel="00000000" w:rsidR="00000000" w:rsidRPr="00000000">
        <w:rPr>
          <w:rtl w:val="0"/>
        </w:rPr>
        <w:t xml:space="preserve">). Tropical forests also exhibit enormous variation in </w:t>
      </w:r>
      <w:r w:rsidDel="00000000" w:rsidR="00000000" w:rsidRPr="00000000">
        <w:rPr>
          <w:rtl w:val="0"/>
        </w:rPr>
        <w:t xml:space="preserve">geomorphology</w:t>
      </w:r>
      <w:ins w:author="Helene Muller-Landau" w:id="29" w:date="2024-09-09T14:06:09Z">
        <w:commentRangeStart w:id="129"/>
        <w:r w:rsidDel="00000000" w:rsidR="00000000" w:rsidRPr="00000000">
          <w:rPr>
            <w:rtl w:val="0"/>
          </w:rPr>
          <w:t xml:space="preserve"> (Townsend et al. 2008)</w:t>
        </w:r>
      </w:ins>
      <w:commentRangeEnd w:id="129"/>
      <w:r w:rsidDel="00000000" w:rsidR="00000000" w:rsidRPr="00000000">
        <w:commentReference w:id="129"/>
      </w:r>
      <w:r w:rsidDel="00000000" w:rsidR="00000000" w:rsidRPr="00000000">
        <w:rPr>
          <w:rtl w:val="0"/>
        </w:rPr>
        <w:t xml:space="preserve">, and often variables such as higher soil fertility and less favorable physical properties correlate, making it more difficult to tease apart their relationships with productivity and biomass. For example, across the Amazon Basin, lower soil fertility is often associated with deeper, more stable, well-aggregated, and well-drained soils (</w:t>
      </w:r>
      <w:commentRangeStart w:id="130"/>
      <w:r w:rsidDel="00000000" w:rsidR="00000000" w:rsidRPr="00000000">
        <w:rPr>
          <w:rtl w:val="0"/>
        </w:rPr>
        <w:t xml:space="preserve">Quesada et al., 2010</w:t>
      </w:r>
      <w:commentRangeEnd w:id="130"/>
      <w:r w:rsidDel="00000000" w:rsidR="00000000" w:rsidRPr="00000000">
        <w:commentReference w:id="130"/>
      </w:r>
      <w:r w:rsidDel="00000000" w:rsidR="00000000" w:rsidRPr="00000000">
        <w:rPr>
          <w:rtl w:val="0"/>
        </w:rPr>
        <w:t xml:space="preserve">).</w:t>
      </w:r>
      <w:r w:rsidDel="00000000" w:rsidR="00000000" w:rsidRPr="00000000">
        <w:rPr>
          <w:rtl w:val="0"/>
        </w:rPr>
        <w:t xml:space="preserve"> Regardless, productivity typically increases with soil fertility, </w:t>
      </w:r>
      <w:ins w:author="Helene Muller-Landau" w:id="30" w:date="2024-09-09T14:06:54Z">
        <w:r w:rsidDel="00000000" w:rsidR="00000000" w:rsidRPr="00000000">
          <w:rPr>
            <w:rtl w:val="0"/>
          </w:rPr>
          <w:t xml:space="preserve">although there are no consistent </w:t>
        </w:r>
      </w:ins>
      <w:del w:author="Helene Muller-Landau" w:id="30" w:date="2024-09-09T14:06:54Z">
        <w:r w:rsidDel="00000000" w:rsidR="00000000" w:rsidRPr="00000000">
          <w:rPr>
            <w:rtl w:val="0"/>
          </w:rPr>
          <w:delText xml:space="preserve">with less clear </w:delText>
        </w:r>
      </w:del>
      <w:r w:rsidDel="00000000" w:rsidR="00000000" w:rsidRPr="00000000">
        <w:rPr>
          <w:rtl w:val="0"/>
        </w:rPr>
        <w:t xml:space="preserve">relationships between soil fertility and biomass</w:t>
      </w:r>
      <w:ins w:author="Helene Muller-Landau" w:id="31" w:date="2024-09-09T14:07:10Z">
        <w:r w:rsidDel="00000000" w:rsidR="00000000" w:rsidRPr="00000000">
          <w:rPr>
            <w:rtl w:val="0"/>
          </w:rPr>
          <w:t xml:space="preserve">, likely because turnover increases and woody residence time decreases with soil fertility</w:t>
        </w:r>
      </w:ins>
      <w:r w:rsidDel="00000000" w:rsidR="00000000" w:rsidRPr="00000000">
        <w:rPr>
          <w:rtl w:val="0"/>
        </w:rPr>
        <w:t xml:space="preserve"> (</w:t>
      </w:r>
      <w:r w:rsidDel="00000000" w:rsidR="00000000" w:rsidRPr="00000000">
        <w:rPr>
          <w:rtl w:val="0"/>
        </w:rPr>
        <w:t xml:space="preserve">Muller Landau et al., 2021</w:t>
      </w:r>
      <w:r w:rsidDel="00000000" w:rsidR="00000000" w:rsidRPr="00000000">
        <w:rPr>
          <w:rtl w:val="0"/>
        </w:rPr>
        <w:t xml:space="preserve">). </w:t>
      </w:r>
    </w:p>
    <w:p w:rsidR="00000000" w:rsidDel="00000000" w:rsidP="00000000" w:rsidRDefault="00000000" w:rsidRPr="00000000" w14:paraId="00000114">
      <w:pPr>
        <w:widowControl w:val="0"/>
        <w:rPr>
          <w:color w:val="ff0000"/>
        </w:rPr>
      </w:pPr>
      <w:r w:rsidDel="00000000" w:rsidR="00000000" w:rsidRPr="00000000">
        <w:rPr>
          <w:rtl w:val="0"/>
        </w:rPr>
        <w:t xml:space="preserve">Tropical forests are thought to be strongly influenced by </w:t>
      </w:r>
      <w:ins w:author="Michelle Wong" w:id="32" w:date="2024-09-08T20:30:52Z">
        <w:commentRangeStart w:id="131"/>
        <w:r w:rsidDel="00000000" w:rsidR="00000000" w:rsidRPr="00000000">
          <w:rPr>
            <w:rtl w:val="0"/>
          </w:rPr>
          <w:t xml:space="preserve">nutrient availability </w:t>
        </w:r>
      </w:ins>
      <w:del w:author="Michelle Wong" w:id="32" w:date="2024-09-08T20:30:52Z">
        <w:commentRangeEnd w:id="131"/>
        <w:r w:rsidDel="00000000" w:rsidR="00000000" w:rsidRPr="00000000">
          <w:commentReference w:id="131"/>
        </w:r>
        <w:r w:rsidDel="00000000" w:rsidR="00000000" w:rsidRPr="00000000">
          <w:rPr>
            <w:rtl w:val="0"/>
          </w:rPr>
          <w:delText xml:space="preserve">edaphic properties</w:delText>
        </w:r>
      </w:del>
      <w:r w:rsidDel="00000000" w:rsidR="00000000" w:rsidRPr="00000000">
        <w:rPr>
          <w:rtl w:val="0"/>
        </w:rPr>
        <w:t xml:space="preserve"> because many tropical forests are situated on highly weathered soils depleted in rock-derived nutrients (</w:t>
      </w:r>
      <w:commentRangeStart w:id="132"/>
      <w:r w:rsidDel="00000000" w:rsidR="00000000" w:rsidRPr="00000000">
        <w:rPr>
          <w:highlight w:val="yellow"/>
          <w:rtl w:val="0"/>
        </w:rPr>
        <w:t xml:space="preserve">REFS</w:t>
      </w:r>
      <w:commentRangeEnd w:id="132"/>
      <w:r w:rsidDel="00000000" w:rsidR="00000000" w:rsidRPr="00000000">
        <w:commentReference w:id="132"/>
      </w:r>
      <w:r w:rsidDel="00000000" w:rsidR="00000000" w:rsidRPr="00000000">
        <w:rPr>
          <w:rtl w:val="0"/>
        </w:rPr>
        <w:t xml:space="preserve">). Large variation in nutrient availability leads to large uncertainties around nutrient constraints on the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effect (</w:t>
      </w:r>
      <w:commentRangeStart w:id="133"/>
      <w:r w:rsidDel="00000000" w:rsidR="00000000" w:rsidRPr="00000000">
        <w:rPr>
          <w:rtl w:val="0"/>
        </w:rPr>
        <w:t xml:space="preserve">Fleischer and Terrer 2022</w:t>
      </w:r>
      <w:commentRangeEnd w:id="133"/>
      <w:r w:rsidDel="00000000" w:rsidR="00000000" w:rsidRPr="00000000">
        <w:commentReference w:id="133"/>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50% (</w:t>
      </w:r>
      <w:commentRangeStart w:id="134"/>
      <w:r w:rsidDel="00000000" w:rsidR="00000000" w:rsidRPr="00000000">
        <w:rPr>
          <w:rtl w:val="0"/>
        </w:rPr>
        <w:t xml:space="preserve">Fleischer et al., 2019</w:t>
      </w:r>
      <w:commentRangeEnd w:id="134"/>
      <w:r w:rsidDel="00000000" w:rsidR="00000000" w:rsidRPr="00000000">
        <w:commentReference w:id="134"/>
      </w:r>
      <w:r w:rsidDel="00000000" w:rsidR="00000000" w:rsidRPr="00000000">
        <w:rPr>
          <w:rtl w:val="0"/>
        </w:rPr>
        <w:t xml:space="preserve">; </w:t>
      </w:r>
      <w:commentRangeStart w:id="135"/>
      <w:r w:rsidDel="00000000" w:rsidR="00000000" w:rsidRPr="00000000">
        <w:rPr>
          <w:rtl w:val="0"/>
        </w:rPr>
        <w:t xml:space="preserve">Braghiere et al. 2022</w:t>
      </w:r>
      <w:commentRangeEnd w:id="135"/>
      <w:r w:rsidDel="00000000" w:rsidR="00000000" w:rsidRPr="00000000">
        <w:commentReference w:id="135"/>
      </w:r>
      <w:r w:rsidDel="00000000" w:rsidR="00000000" w:rsidRPr="00000000">
        <w:rPr>
          <w:rtl w:val="0"/>
        </w:rPr>
        <w:t xml:space="preserve">). In addition, land-use change can displace large quantities of nutrients (</w:t>
      </w:r>
      <w:commentRangeStart w:id="136"/>
      <w:r w:rsidDel="00000000" w:rsidR="00000000" w:rsidRPr="00000000">
        <w:rPr>
          <w:rtl w:val="0"/>
        </w:rPr>
        <w:t xml:space="preserve">Bauters et al. 2022</w:t>
      </w:r>
      <w:commentRangeEnd w:id="136"/>
      <w:r w:rsidDel="00000000" w:rsidR="00000000" w:rsidRPr="00000000">
        <w:commentReference w:id="136"/>
      </w:r>
      <w:r w:rsidDel="00000000" w:rsidR="00000000" w:rsidRPr="00000000">
        <w:rPr>
          <w:rtl w:val="0"/>
        </w:rPr>
        <w:t xml:space="preserve">;​​ </w:t>
      </w:r>
      <w:commentRangeStart w:id="137"/>
      <w:r w:rsidDel="00000000" w:rsidR="00000000" w:rsidRPr="00000000">
        <w:rPr>
          <w:rtl w:val="0"/>
        </w:rPr>
        <w:t xml:space="preserve">2018</w:t>
      </w:r>
      <w:commentRangeEnd w:id="137"/>
      <w:r w:rsidDel="00000000" w:rsidR="00000000" w:rsidRPr="00000000">
        <w:commentReference w:id="137"/>
      </w:r>
      <w:r w:rsidDel="00000000" w:rsidR="00000000" w:rsidRPr="00000000">
        <w:rPr>
          <w:rtl w:val="0"/>
        </w:rPr>
        <w:t xml:space="preserve">; </w:t>
      </w:r>
      <w:commentRangeStart w:id="138"/>
      <w:r w:rsidDel="00000000" w:rsidR="00000000" w:rsidRPr="00000000">
        <w:rPr>
          <w:rtl w:val="0"/>
        </w:rPr>
        <w:t xml:space="preserve">2021</w:t>
      </w:r>
      <w:commentRangeEnd w:id="138"/>
      <w:r w:rsidDel="00000000" w:rsidR="00000000" w:rsidRPr="00000000">
        <w:commentReference w:id="138"/>
      </w:r>
      <w:r w:rsidDel="00000000" w:rsidR="00000000" w:rsidRPr="00000000">
        <w:rPr>
          <w:rtl w:val="0"/>
        </w:rPr>
        <w:t xml:space="preserve">, </w:t>
      </w:r>
      <w:commentRangeStart w:id="139"/>
      <w:r w:rsidDel="00000000" w:rsidR="00000000" w:rsidRPr="00000000">
        <w:rPr>
          <w:rtl w:val="0"/>
        </w:rPr>
        <w:t xml:space="preserve">Kauffman et al., 1995</w:t>
      </w:r>
      <w:commentRangeEnd w:id="139"/>
      <w:r w:rsidDel="00000000" w:rsidR="00000000" w:rsidRPr="00000000">
        <w:commentReference w:id="139"/>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40"/>
      <w:r w:rsidDel="00000000" w:rsidR="00000000" w:rsidRPr="00000000">
        <w:rPr>
          <w:rtl w:val="0"/>
        </w:rPr>
        <w:t xml:space="preserve">Cunha et al., 2022</w:t>
      </w:r>
      <w:commentRangeEnd w:id="140"/>
      <w:r w:rsidDel="00000000" w:rsidR="00000000" w:rsidRPr="00000000">
        <w:commentReference w:id="140"/>
      </w:r>
      <w:r w:rsidDel="00000000" w:rsidR="00000000" w:rsidRPr="00000000">
        <w:rPr>
          <w:rtl w:val="0"/>
        </w:rPr>
        <w:t xml:space="preserve">), recent observations reveal the heterogeneity of nutrient limitation across tropical forests, including limitation and colimitation by nitrogen, phosphorus, potassium and calcium (</w:t>
      </w:r>
      <w:commentRangeStart w:id="141"/>
      <w:r w:rsidDel="00000000" w:rsidR="00000000" w:rsidRPr="00000000">
        <w:rPr>
          <w:rtl w:val="0"/>
        </w:rPr>
        <w:t xml:space="preserve">Davidson et al., 2004</w:t>
      </w:r>
      <w:commentRangeEnd w:id="141"/>
      <w:r w:rsidDel="00000000" w:rsidR="00000000" w:rsidRPr="00000000">
        <w:commentReference w:id="141"/>
      </w:r>
      <w:r w:rsidDel="00000000" w:rsidR="00000000" w:rsidRPr="00000000">
        <w:rPr>
          <w:rtl w:val="0"/>
        </w:rPr>
        <w:t xml:space="preserve">, </w:t>
      </w:r>
      <w:commentRangeStart w:id="142"/>
      <w:r w:rsidDel="00000000" w:rsidR="00000000" w:rsidRPr="00000000">
        <w:rPr>
          <w:rtl w:val="0"/>
        </w:rPr>
        <w:t xml:space="preserve">Wright et al., 2011</w:t>
      </w:r>
      <w:commentRangeEnd w:id="142"/>
      <w:r w:rsidDel="00000000" w:rsidR="00000000" w:rsidRPr="00000000">
        <w:commentReference w:id="142"/>
      </w:r>
      <w:r w:rsidDel="00000000" w:rsidR="00000000" w:rsidRPr="00000000">
        <w:rPr>
          <w:rtl w:val="0"/>
        </w:rPr>
        <w:t xml:space="preserve">, </w:t>
      </w:r>
      <w:commentRangeStart w:id="143"/>
      <w:r w:rsidDel="00000000" w:rsidR="00000000" w:rsidRPr="00000000">
        <w:rPr>
          <w:rtl w:val="0"/>
        </w:rPr>
        <w:t xml:space="preserve">Manu et al., 2022</w:t>
      </w:r>
      <w:commentRangeEnd w:id="143"/>
      <w:r w:rsidDel="00000000" w:rsidR="00000000" w:rsidRPr="00000000">
        <w:commentReference w:id="143"/>
      </w:r>
      <w:r w:rsidDel="00000000" w:rsidR="00000000" w:rsidRPr="00000000">
        <w:rPr>
          <w:rtl w:val="0"/>
        </w:rPr>
        <w:t xml:space="preserve">; </w:t>
      </w:r>
      <w:commentRangeStart w:id="144"/>
      <w:r w:rsidDel="00000000" w:rsidR="00000000" w:rsidRPr="00000000">
        <w:rPr>
          <w:rtl w:val="0"/>
        </w:rPr>
        <w:t xml:space="preserve">2024</w:t>
      </w:r>
      <w:commentRangeEnd w:id="144"/>
      <w:r w:rsidDel="00000000" w:rsidR="00000000" w:rsidRPr="00000000">
        <w:commentReference w:id="144"/>
      </w:r>
      <w:r w:rsidDel="00000000" w:rsidR="00000000" w:rsidRPr="00000000">
        <w:rPr>
          <w:rtl w:val="0"/>
        </w:rPr>
        <w:t xml:space="preserve">). The high biodiversity in tropical forests means that </w:t>
      </w:r>
      <w:ins w:author="Helene Muller-Landau" w:id="33" w:date="2024-09-09T14:13:56Z">
        <w:r w:rsidDel="00000000" w:rsidR="00000000" w:rsidRPr="00000000">
          <w:rPr>
            <w:rtl w:val="0"/>
          </w:rPr>
          <w:t xml:space="preserve">it is tricky to generalize </w:t>
        </w:r>
      </w:ins>
      <w:r w:rsidDel="00000000" w:rsidR="00000000" w:rsidRPr="00000000">
        <w:rPr>
          <w:rtl w:val="0"/>
        </w:rPr>
        <w:t xml:space="preserve">results from manipulative experiments</w:t>
      </w:r>
      <w:del w:author="Helene Muller-Landau" w:id="34" w:date="2024-09-09T14:14:08Z">
        <w:r w:rsidDel="00000000" w:rsidR="00000000" w:rsidRPr="00000000">
          <w:rPr>
            <w:rtl w:val="0"/>
          </w:rPr>
          <w:delText xml:space="preserve">,</w:delText>
        </w:r>
      </w:del>
      <w:r w:rsidDel="00000000" w:rsidR="00000000" w:rsidRPr="00000000">
        <w:rPr>
          <w:rtl w:val="0"/>
        </w:rPr>
        <w:t xml:space="preserve"> testing where and when nutrient limitation affects productivity</w:t>
      </w:r>
      <w:del w:author="Helene Muller-Landau" w:id="35" w:date="2024-09-09T14:14:14Z">
        <w:r w:rsidDel="00000000" w:rsidR="00000000" w:rsidRPr="00000000">
          <w:rPr>
            <w:rtl w:val="0"/>
          </w:rPr>
          <w:delText xml:space="preserve">, are highly localized</w:delText>
        </w:r>
      </w:del>
      <w:r w:rsidDel="00000000" w:rsidR="00000000" w:rsidRPr="00000000">
        <w:rPr>
          <w:rtl w:val="0"/>
        </w:rPr>
        <w:t xml:space="preserve">. Remote sensing allows for the detection of foliar chemistry and canopy structure that can inform coordinated belowground soil processes across larger scales (</w:t>
      </w:r>
      <w:commentRangeStart w:id="145"/>
      <w:r w:rsidDel="00000000" w:rsidR="00000000" w:rsidRPr="00000000">
        <w:rPr>
          <w:rtl w:val="0"/>
        </w:rPr>
        <w:t xml:space="preserve">Townsend et al., 2008</w:t>
      </w:r>
      <w:commentRangeEnd w:id="145"/>
      <w:r w:rsidDel="00000000" w:rsidR="00000000" w:rsidRPr="00000000">
        <w:commentReference w:id="145"/>
      </w:r>
      <w:r w:rsidDel="00000000" w:rsidR="00000000" w:rsidRPr="00000000">
        <w:rPr>
          <w:rtl w:val="0"/>
        </w:rPr>
        <w:t xml:space="preserve">, </w:t>
      </w:r>
      <w:commentRangeStart w:id="146"/>
      <w:r w:rsidDel="00000000" w:rsidR="00000000" w:rsidRPr="00000000">
        <w:rPr>
          <w:rtl w:val="0"/>
        </w:rPr>
        <w:t xml:space="preserve">Chadwick and Asner 2016</w:t>
      </w:r>
      <w:commentRangeEnd w:id="146"/>
      <w:r w:rsidDel="00000000" w:rsidR="00000000" w:rsidRPr="00000000">
        <w:commentReference w:id="146"/>
      </w:r>
      <w:r w:rsidDel="00000000" w:rsidR="00000000" w:rsidRPr="00000000">
        <w:rPr>
          <w:rtl w:val="0"/>
        </w:rPr>
        <w:t xml:space="preserve">; </w:t>
      </w:r>
      <w:commentRangeStart w:id="147"/>
      <w:r w:rsidDel="00000000" w:rsidR="00000000" w:rsidRPr="00000000">
        <w:rPr>
          <w:rtl w:val="0"/>
        </w:rPr>
        <w:t xml:space="preserve">2018</w:t>
      </w:r>
      <w:commentRangeEnd w:id="147"/>
      <w:r w:rsidDel="00000000" w:rsidR="00000000" w:rsidRPr="00000000">
        <w:commentReference w:id="147"/>
      </w:r>
      <w:r w:rsidDel="00000000" w:rsidR="00000000" w:rsidRPr="00000000">
        <w:rPr>
          <w:rtl w:val="0"/>
        </w:rPr>
        <w:t xml:space="preserve">, </w:t>
      </w:r>
      <w:commentRangeStart w:id="148"/>
      <w:r w:rsidDel="00000000" w:rsidR="00000000" w:rsidRPr="00000000">
        <w:rPr>
          <w:rtl w:val="0"/>
        </w:rPr>
        <w:t xml:space="preserve">Martins et al. 2018</w:t>
      </w:r>
      <w:commentRangeEnd w:id="148"/>
      <w:r w:rsidDel="00000000" w:rsidR="00000000" w:rsidRPr="00000000">
        <w:commentReference w:id="148"/>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5">
      <w:pPr>
        <w:widowControl w:val="0"/>
        <w:rPr/>
      </w:pPr>
      <w:r w:rsidDel="00000000" w:rsidR="00000000" w:rsidRPr="00000000">
        <w:rPr>
          <w:rtl w:val="0"/>
        </w:rPr>
      </w:r>
    </w:p>
    <w:p w:rsidR="00000000" w:rsidDel="00000000" w:rsidP="00000000" w:rsidRDefault="00000000" w:rsidRPr="00000000" w14:paraId="00000116">
      <w:pPr>
        <w:spacing w:after="240" w:lineRule="auto"/>
        <w:rPr/>
      </w:pPr>
      <w:commentRangeStart w:id="149"/>
      <w:r w:rsidDel="00000000" w:rsidR="00000000" w:rsidRPr="00000000">
        <w:rPr>
          <w:rtl w:val="0"/>
        </w:rPr>
        <w:t xml:space="preserve">A large proportion</w:t>
      </w:r>
      <w:commentRangeEnd w:id="149"/>
      <w:r w:rsidDel="00000000" w:rsidR="00000000" w:rsidRPr="00000000">
        <w:commentReference w:id="149"/>
      </w:r>
      <w:r w:rsidDel="00000000" w:rsidR="00000000" w:rsidRPr="00000000">
        <w:rPr>
          <w:rtl w:val="0"/>
        </w:rPr>
        <w:t xml:space="preserve"> of tropical forests are permanently or seasonally flooded wetlands (</w:t>
      </w:r>
      <w:r w:rsidDel="00000000" w:rsidR="00000000" w:rsidRPr="00000000">
        <w:rPr>
          <w:highlight w:val="yellow"/>
          <w:rtl w:val="0"/>
        </w:rPr>
        <w:t xml:space="preserve">REFS</w:t>
      </w:r>
      <w:r w:rsidDel="00000000" w:rsidR="00000000" w:rsidRPr="00000000">
        <w:rPr>
          <w:rtl w:val="0"/>
        </w:rPr>
        <w:t xml:space="preserve">), which include forested peatlands, swamps, and floodplains (</w:t>
      </w:r>
      <w:commentRangeStart w:id="150"/>
      <w:r w:rsidDel="00000000" w:rsidR="00000000" w:rsidRPr="00000000">
        <w:rPr>
          <w:rtl w:val="0"/>
        </w:rPr>
        <w:t xml:space="preserve">Aselmann and Crutzen, 1989</w:t>
      </w:r>
      <w:commentRangeEnd w:id="150"/>
      <w:r w:rsidDel="00000000" w:rsidR="00000000" w:rsidRPr="00000000">
        <w:commentReference w:id="150"/>
      </w:r>
      <w:r w:rsidDel="00000000" w:rsidR="00000000" w:rsidRPr="00000000">
        <w:rPr>
          <w:rtl w:val="0"/>
        </w:rPr>
        <w:t xml:space="preserve">).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(Sjögersten et al., 2014; </w:t>
      </w:r>
      <w:commentRangeStart w:id="151"/>
      <w:r w:rsidDel="00000000" w:rsidR="00000000" w:rsidRPr="00000000">
        <w:rPr>
          <w:rtl w:val="0"/>
        </w:rPr>
        <w:t xml:space="preserve">Helfter et al., 2021</w:t>
      </w:r>
      <w:commentRangeEnd w:id="151"/>
      <w:r w:rsidDel="00000000" w:rsidR="00000000" w:rsidRPr="00000000">
        <w:commentReference w:id="151"/>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(Saunois et al., 2020, Peng et al., 2022).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52"/>
      <w:r w:rsidDel="00000000" w:rsidR="00000000" w:rsidRPr="00000000">
        <w:rPr>
          <w:rtl w:val="0"/>
        </w:rPr>
        <w:t xml:space="preserve">Masson-Delmotte et al., 2021</w:t>
      </w:r>
      <w:commentRangeEnd w:id="152"/>
      <w:r w:rsidDel="00000000" w:rsidR="00000000" w:rsidRPr="00000000">
        <w:commentReference w:id="152"/>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53"/>
      <w:r w:rsidDel="00000000" w:rsidR="00000000" w:rsidRPr="00000000">
        <w:rPr>
          <w:rtl w:val="0"/>
        </w:rPr>
        <w:t xml:space="preserve">Turner et al., 2019</w:t>
      </w:r>
      <w:commentRangeEnd w:id="153"/>
      <w:r w:rsidDel="00000000" w:rsidR="00000000" w:rsidRPr="00000000">
        <w:commentReference w:id="153"/>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CH4 (</w:t>
      </w:r>
      <w:commentRangeStart w:id="154"/>
      <w:r w:rsidDel="00000000" w:rsidR="00000000" w:rsidRPr="00000000">
        <w:rPr>
          <w:rtl w:val="0"/>
        </w:rPr>
        <w:t xml:space="preserve">Tollefson, 2022</w:t>
      </w:r>
      <w:commentRangeEnd w:id="154"/>
      <w:r w:rsidDel="00000000" w:rsidR="00000000" w:rsidRPr="00000000">
        <w:commentReference w:id="154"/>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(Saunois et al., 2020).</w:t>
      </w:r>
    </w:p>
    <w:p w:rsidR="00000000" w:rsidDel="00000000" w:rsidP="00000000" w:rsidRDefault="00000000" w:rsidRPr="00000000" w14:paraId="00000117">
      <w:pPr>
        <w:spacing w:after="240" w:lineRule="auto"/>
        <w:rPr/>
      </w:pPr>
      <w:r w:rsidDel="00000000" w:rsidR="00000000" w:rsidRPr="00000000">
        <w:rPr>
          <w:color w:val="ff0000"/>
          <w:rtl w:val="0"/>
        </w:rPr>
        <w:t xml:space="preserve">[briefly mention biodiversity as segue into Section 2.2] This environmental heterogeneity is </w:t>
      </w:r>
      <w:ins w:author="Helene Muller-Landau" w:id="36" w:date="2024-09-09T14:15:23Z">
        <w:r w:rsidDel="00000000" w:rsidR="00000000" w:rsidRPr="00000000">
          <w:rPr>
            <w:color w:val="ff0000"/>
            <w:rtl w:val="0"/>
          </w:rPr>
          <w:t xml:space="preserve">conducive</w:t>
        </w:r>
      </w:ins>
      <w:del w:author="Helene Muller-Landau" w:id="36" w:date="2024-09-09T14:15:23Z">
        <w:r w:rsidDel="00000000" w:rsidR="00000000" w:rsidRPr="00000000">
          <w:rPr>
            <w:color w:val="ff0000"/>
            <w:rtl w:val="0"/>
          </w:rPr>
          <w:delText xml:space="preserve">condusive</w:delText>
        </w:r>
      </w:del>
      <w:r w:rsidDel="00000000" w:rsidR="00000000" w:rsidRPr="00000000">
        <w:rPr>
          <w:color w:val="ff0000"/>
          <w:rtl w:val="0"/>
        </w:rPr>
        <w:t xml:space="preserve"> for a rich this biodiversity of tropical forests, which migh</w:t>
      </w:r>
      <w:ins w:author="Helene Muller-Landau" w:id="37" w:date="2024-09-09T14:15:29Z">
        <w:r w:rsidDel="00000000" w:rsidR="00000000" w:rsidRPr="00000000">
          <w:rPr>
            <w:color w:val="ff0000"/>
            <w:rtl w:val="0"/>
          </w:rPr>
          <w:t xml:space="preserve">t</w:t>
        </w:r>
      </w:ins>
      <w:r w:rsidDel="00000000" w:rsidR="00000000" w:rsidRPr="00000000">
        <w:rPr>
          <w:color w:val="ff0000"/>
          <w:rtl w:val="0"/>
        </w:rPr>
        <w:t xml:space="preserve"> introduce some variability in their response to disturbances, such as logging or fire (Phillips et al., 2004). Different species and forest communities may vary in their capacity to store carbon, recover from disturbances.</w:t>
      </w:r>
      <w:r w:rsidDel="00000000" w:rsidR="00000000" w:rsidRPr="00000000">
        <w:rPr>
          <w:rtl w:val="0"/>
        </w:rPr>
        <w:t xml:space="preserve"> The 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18">
      <w:pPr>
        <w:pStyle w:val="Heading3"/>
        <w:rPr/>
      </w:pPr>
      <w:bookmarkStart w:colFirst="0" w:colLast="0" w:name="_h53zsa9y2giw" w:id="11"/>
      <w:bookmarkEnd w:id="11"/>
      <w:commentRangeStart w:id="155"/>
      <w:r w:rsidDel="00000000" w:rsidR="00000000" w:rsidRPr="00000000">
        <w:rPr>
          <w:rtl w:val="0"/>
        </w:rPr>
        <w:t xml:space="preserve">2.2 </w:t>
      </w:r>
      <w:r w:rsidDel="00000000" w:rsidR="00000000" w:rsidRPr="00000000">
        <w:rPr>
          <w:rtl w:val="0"/>
        </w:rPr>
        <w:t xml:space="preserve">Biodiversity</w:t>
      </w:r>
      <w:commentRangeEnd w:id="155"/>
      <w:r w:rsidDel="00000000" w:rsidR="00000000" w:rsidRPr="00000000">
        <w:commentReference w:id="155"/>
      </w:r>
      <w:r w:rsidDel="00000000" w:rsidR="00000000" w:rsidRPr="00000000">
        <w:rPr>
          <w:rtl w:val="0"/>
        </w:rPr>
      </w:r>
    </w:p>
    <w:p w:rsidR="00000000" w:rsidDel="00000000" w:rsidP="00000000" w:rsidRDefault="00000000" w:rsidRPr="00000000" w14:paraId="00000119">
      <w:pPr>
        <w:rPr>
          <w:b w:val="1"/>
          <w:i w:val="1"/>
        </w:rPr>
      </w:pPr>
      <w:r w:rsidDel="00000000" w:rsidR="00000000" w:rsidRPr="00000000">
        <w:rPr>
          <w:b w:val="1"/>
          <w:i w:val="1"/>
          <w:rtl w:val="0"/>
        </w:rPr>
        <w:t xml:space="preserve">This PANGEA science theme will investigate how tropical </w:t>
      </w:r>
      <w:commentRangeStart w:id="156"/>
      <w:r w:rsidDel="00000000" w:rsidR="00000000" w:rsidRPr="00000000">
        <w:rPr>
          <w:b w:val="1"/>
          <w:i w:val="1"/>
          <w:rtl w:val="0"/>
        </w:rPr>
        <w:t xml:space="preserve">biodiversity </w:t>
      </w:r>
      <w:commentRangeEnd w:id="156"/>
      <w:r w:rsidDel="00000000" w:rsidR="00000000" w:rsidRPr="00000000">
        <w:commentReference w:id="156"/>
      </w:r>
      <w:r w:rsidDel="00000000" w:rsidR="00000000" w:rsidRPr="00000000">
        <w:rPr>
          <w:b w:val="1"/>
          <w:i w:val="1"/>
          <w:rtl w:val="0"/>
        </w:rPr>
        <w:t xml:space="preserve">varies spatially with tropical forest structure and function, and the role of biodiversity in driving local, regional, and continental variation in tropical forest carbon stocks and fluxes. </w:t>
      </w:r>
    </w:p>
    <w:p w:rsidR="00000000" w:rsidDel="00000000" w:rsidP="00000000" w:rsidRDefault="00000000" w:rsidRPr="00000000" w14:paraId="0000011A">
      <w:pPr>
        <w:rPr>
          <w:b w:val="1"/>
          <w:i w:val="1"/>
        </w:rPr>
      </w:pPr>
      <w:r w:rsidDel="00000000" w:rsidR="00000000" w:rsidRPr="00000000">
        <w:rPr>
          <w:rtl w:val="0"/>
        </w:rPr>
      </w:r>
    </w:p>
    <w:p w:rsidR="00000000" w:rsidDel="00000000" w:rsidP="00000000" w:rsidRDefault="00000000" w:rsidRPr="00000000" w14:paraId="0000011B">
      <w:pPr>
        <w:numPr>
          <w:ilvl w:val="0"/>
          <w:numId w:val="35"/>
        </w:numPr>
        <w:ind w:left="720" w:hanging="360"/>
        <w:rPr>
          <w:color w:val="ff0000"/>
        </w:rPr>
      </w:pPr>
      <w:r w:rsidDel="00000000" w:rsidR="00000000" w:rsidRPr="00000000">
        <w:rPr>
          <w:color w:val="ff0000"/>
          <w:rtl w:val="0"/>
        </w:rPr>
        <w:t xml:space="preserve">Immense </w:t>
      </w:r>
      <w:commentRangeStart w:id="157"/>
      <w:r w:rsidDel="00000000" w:rsidR="00000000" w:rsidRPr="00000000">
        <w:rPr>
          <w:color w:val="ff0000"/>
          <w:rtl w:val="0"/>
        </w:rPr>
        <w:t xml:space="preserve">biodiversity </w:t>
      </w:r>
      <w:commentRangeEnd w:id="157"/>
      <w:r w:rsidDel="00000000" w:rsidR="00000000" w:rsidRPr="00000000">
        <w:commentReference w:id="157"/>
      </w:r>
      <w:r w:rsidDel="00000000" w:rsidR="00000000" w:rsidRPr="00000000">
        <w:rPr>
          <w:color w:val="ff0000"/>
          <w:rtl w:val="0"/>
        </w:rPr>
        <w:t xml:space="preserve">and its importance to ecosystem structure and function</w:t>
      </w:r>
    </w:p>
    <w:p w:rsidR="00000000" w:rsidDel="00000000" w:rsidP="00000000" w:rsidRDefault="00000000" w:rsidRPr="00000000" w14:paraId="0000011C">
      <w:pPr>
        <w:numPr>
          <w:ilvl w:val="1"/>
          <w:numId w:val="35"/>
        </w:numPr>
        <w:ind w:left="1440" w:hanging="360"/>
        <w:rPr>
          <w:color w:val="ff0000"/>
        </w:rPr>
      </w:pPr>
      <w:r w:rsidDel="00000000" w:rsidR="00000000" w:rsidRPr="00000000">
        <w:rPr>
          <w:color w:val="ff0000"/>
          <w:rtl w:val="0"/>
        </w:rPr>
        <w:t xml:space="preserve">Importance of biodiversity to ecosystem structure &amp; function </w:t>
      </w:r>
    </w:p>
    <w:p w:rsidR="00000000" w:rsidDel="00000000" w:rsidP="00000000" w:rsidRDefault="00000000" w:rsidRPr="00000000" w14:paraId="0000011D">
      <w:pPr>
        <w:numPr>
          <w:ilvl w:val="2"/>
          <w:numId w:val="35"/>
        </w:numPr>
        <w:ind w:left="2160" w:hanging="360"/>
        <w:rPr>
          <w:color w:val="ff0000"/>
          <w:u w:val="none"/>
        </w:rPr>
      </w:pPr>
      <w:r w:rsidDel="00000000" w:rsidR="00000000" w:rsidRPr="00000000">
        <w:rPr>
          <w:color w:val="ff0000"/>
          <w:rtl w:val="0"/>
        </w:rPr>
        <w:t xml:space="preserve">Plant diversity - </w:t>
      </w:r>
    </w:p>
    <w:p w:rsidR="00000000" w:rsidDel="00000000" w:rsidP="00000000" w:rsidRDefault="00000000" w:rsidRPr="00000000" w14:paraId="0000011E">
      <w:pPr>
        <w:numPr>
          <w:ilvl w:val="2"/>
          <w:numId w:val="35"/>
        </w:numPr>
        <w:ind w:left="2160" w:hanging="360"/>
        <w:rPr>
          <w:color w:val="ff0000"/>
        </w:rPr>
      </w:pPr>
      <w:r w:rsidDel="00000000" w:rsidR="00000000" w:rsidRPr="00000000">
        <w:rPr>
          <w:color w:val="ff0000"/>
          <w:rtl w:val="0"/>
        </w:rPr>
        <w:t xml:space="preserve">Cite </w:t>
      </w:r>
      <w:commentRangeStart w:id="158"/>
      <w:r w:rsidDel="00000000" w:rsidR="00000000" w:rsidRPr="00000000">
        <w:rPr>
          <w:color w:val="ff0000"/>
          <w:rtl w:val="0"/>
        </w:rPr>
        <w:t xml:space="preserve">Schmitz et al</w:t>
      </w:r>
      <w:commentRangeEnd w:id="158"/>
      <w:r w:rsidDel="00000000" w:rsidR="00000000" w:rsidRPr="00000000">
        <w:commentReference w:id="158"/>
      </w:r>
      <w:r w:rsidDel="00000000" w:rsidR="00000000" w:rsidRPr="00000000">
        <w:rPr>
          <w:color w:val="ff0000"/>
          <w:rtl w:val="0"/>
        </w:rPr>
        <w:t xml:space="preserve"> 2018</w:t>
      </w:r>
    </w:p>
    <w:p w:rsidR="00000000" w:rsidDel="00000000" w:rsidP="00000000" w:rsidRDefault="00000000" w:rsidRPr="00000000" w14:paraId="0000011F">
      <w:pPr>
        <w:numPr>
          <w:ilvl w:val="1"/>
          <w:numId w:val="35"/>
        </w:numPr>
        <w:ind w:left="1440" w:hanging="360"/>
        <w:rPr>
          <w:color w:val="ff0000"/>
        </w:rPr>
      </w:pPr>
      <w:r w:rsidDel="00000000" w:rsidR="00000000" w:rsidRPr="00000000">
        <w:rPr>
          <w:color w:val="ff0000"/>
          <w:rtl w:val="0"/>
        </w:rPr>
        <w:t xml:space="preserve">hypotheses that greater diversity should confer greater resilience (</w:t>
      </w:r>
      <w:commentRangeStart w:id="159"/>
      <w:r w:rsidDel="00000000" w:rsidR="00000000" w:rsidRPr="00000000">
        <w:rPr>
          <w:color w:val="ff0000"/>
          <w:rtl w:val="0"/>
        </w:rPr>
        <w:t xml:space="preserve">REFS</w:t>
      </w:r>
      <w:commentRangeEnd w:id="159"/>
      <w:r w:rsidDel="00000000" w:rsidR="00000000" w:rsidRPr="00000000">
        <w:commentReference w:id="159"/>
      </w:r>
      <w:r w:rsidDel="00000000" w:rsidR="00000000" w:rsidRPr="00000000">
        <w:rPr>
          <w:color w:val="ff0000"/>
          <w:rtl w:val="0"/>
        </w:rPr>
        <w:t xml:space="preserve">)</w:t>
      </w:r>
    </w:p>
    <w:p w:rsidR="00000000" w:rsidDel="00000000" w:rsidP="00000000" w:rsidRDefault="00000000" w:rsidRPr="00000000" w14:paraId="00000120">
      <w:pPr>
        <w:numPr>
          <w:ilvl w:val="1"/>
          <w:numId w:val="35"/>
        </w:numPr>
        <w:ind w:left="1440" w:hanging="360"/>
        <w:rPr>
          <w:color w:val="ff0000"/>
          <w:u w:val="none"/>
        </w:rPr>
      </w:pPr>
      <w:r w:rsidDel="00000000" w:rsidR="00000000" w:rsidRPr="00000000">
        <w:rPr>
          <w:color w:val="ff0000"/>
          <w:rtl w:val="0"/>
        </w:rPr>
        <w:t xml:space="preserve">Although complex - e.g., </w:t>
      </w:r>
      <w:commentRangeStart w:id="160"/>
      <w:r w:rsidDel="00000000" w:rsidR="00000000" w:rsidRPr="00000000">
        <w:rPr>
          <w:color w:val="ff0000"/>
          <w:rtl w:val="0"/>
        </w:rPr>
        <w:t xml:space="preserve">diversity &amp; carbon stocks not necessarily linearly correlated</w:t>
      </w:r>
      <w:commentRangeEnd w:id="160"/>
      <w:r w:rsidDel="00000000" w:rsidR="00000000" w:rsidRPr="00000000">
        <w:commentReference w:id="160"/>
      </w:r>
      <w:r w:rsidDel="00000000" w:rsidR="00000000" w:rsidRPr="00000000">
        <w:rPr>
          <w:color w:val="ff0000"/>
          <w:rtl w:val="0"/>
        </w:rPr>
        <w:t xml:space="preserve"> (Sullivan et al 2017) in spite of </w:t>
      </w:r>
    </w:p>
    <w:p w:rsidR="00000000" w:rsidDel="00000000" w:rsidP="00000000" w:rsidRDefault="00000000" w:rsidRPr="00000000" w14:paraId="00000121">
      <w:pPr>
        <w:numPr>
          <w:ilvl w:val="0"/>
          <w:numId w:val="35"/>
        </w:numPr>
        <w:ind w:left="720" w:hanging="360"/>
        <w:rPr>
          <w:color w:val="ff0000"/>
        </w:rPr>
      </w:pPr>
      <w:r w:rsidDel="00000000" w:rsidR="00000000" w:rsidRPr="00000000">
        <w:rPr>
          <w:color w:val="ff0000"/>
          <w:rtl w:val="0"/>
        </w:rPr>
        <w:t xml:space="preserve">Variation in tropical diversity</w:t>
      </w:r>
      <w:ins w:author="mullerh@si.edu" w:id="38" w:date="2024-09-09T14:54:50Z">
        <w:r w:rsidDel="00000000" w:rsidR="00000000" w:rsidRPr="00000000">
          <w:rPr>
            <w:color w:val="ff0000"/>
            <w:rtl w:val="0"/>
          </w:rPr>
          <w:t xml:space="preserve"> including in functional composition</w:t>
        </w:r>
      </w:ins>
      <w:r w:rsidDel="00000000" w:rsidR="00000000" w:rsidRPr="00000000">
        <w:rPr>
          <w:rtl w:val="0"/>
        </w:rPr>
      </w:r>
    </w:p>
    <w:p w:rsidR="00000000" w:rsidDel="00000000" w:rsidP="00000000" w:rsidRDefault="00000000" w:rsidRPr="00000000" w14:paraId="00000122">
      <w:pPr>
        <w:numPr>
          <w:ilvl w:val="1"/>
          <w:numId w:val="35"/>
        </w:numPr>
        <w:ind w:left="1440" w:hanging="360"/>
        <w:rPr>
          <w:color w:val="ff0000"/>
        </w:rPr>
      </w:pPr>
      <w:r w:rsidDel="00000000" w:rsidR="00000000" w:rsidRPr="00000000">
        <w:rPr>
          <w:color w:val="ff0000"/>
          <w:rtl w:val="0"/>
        </w:rPr>
        <w:t xml:space="preserve">Description of patterns and changes</w:t>
      </w:r>
    </w:p>
    <w:p w:rsidR="00000000" w:rsidDel="00000000" w:rsidP="00000000" w:rsidRDefault="00000000" w:rsidRPr="00000000" w14:paraId="00000123">
      <w:pPr>
        <w:numPr>
          <w:ilvl w:val="2"/>
          <w:numId w:val="35"/>
        </w:numPr>
        <w:ind w:left="2160" w:hanging="360"/>
        <w:rPr>
          <w:color w:val="ff0000"/>
        </w:rPr>
      </w:pPr>
      <w:r w:rsidDel="00000000" w:rsidR="00000000" w:rsidRPr="00000000">
        <w:rPr>
          <w:color w:val="ff0000"/>
          <w:rtl w:val="0"/>
        </w:rPr>
        <w:t xml:space="preserve">Plant diversity (Chave et al; Feldpausch et al; Banin et al; Declan et al )</w:t>
      </w:r>
    </w:p>
    <w:p w:rsidR="00000000" w:rsidDel="00000000" w:rsidP="00000000" w:rsidRDefault="00000000" w:rsidRPr="00000000" w14:paraId="00000124">
      <w:pPr>
        <w:numPr>
          <w:ilvl w:val="2"/>
          <w:numId w:val="35"/>
        </w:numPr>
        <w:ind w:left="2160" w:hanging="360"/>
        <w:rPr>
          <w:color w:val="ff0000"/>
        </w:rPr>
      </w:pPr>
      <w:r w:rsidDel="00000000" w:rsidR="00000000" w:rsidRPr="00000000">
        <w:rPr>
          <w:color w:val="ff0000"/>
          <w:rtl w:val="0"/>
        </w:rPr>
        <w:t xml:space="preserve">Animal - Meg Crofoot; Martin Wikelski; Roland Kays; Tom smith; Berzaghi; </w:t>
      </w:r>
    </w:p>
    <w:p w:rsidR="00000000" w:rsidDel="00000000" w:rsidP="00000000" w:rsidRDefault="00000000" w:rsidRPr="00000000" w14:paraId="00000125">
      <w:pPr>
        <w:numPr>
          <w:ilvl w:val="2"/>
          <w:numId w:val="35"/>
        </w:numPr>
        <w:ind w:left="2160" w:hanging="360"/>
        <w:rPr>
          <w:color w:val="ff0000"/>
        </w:rPr>
      </w:pPr>
      <w:r w:rsidDel="00000000" w:rsidR="00000000" w:rsidRPr="00000000">
        <w:rPr>
          <w:color w:val="ff0000"/>
          <w:rtl w:val="0"/>
        </w:rPr>
        <w:t xml:space="preserve">Microbial?</w:t>
      </w:r>
    </w:p>
    <w:p w:rsidR="00000000" w:rsidDel="00000000" w:rsidP="00000000" w:rsidRDefault="00000000" w:rsidRPr="00000000" w14:paraId="00000126">
      <w:pPr>
        <w:numPr>
          <w:ilvl w:val="2"/>
          <w:numId w:val="35"/>
        </w:numPr>
        <w:ind w:left="2160" w:hanging="360"/>
        <w:rPr>
          <w:color w:val="ff0000"/>
        </w:rPr>
      </w:pPr>
      <w:r w:rsidDel="00000000" w:rsidR="00000000" w:rsidRPr="00000000">
        <w:rPr>
          <w:i w:val="1"/>
          <w:color w:val="ff0000"/>
          <w:rtl w:val="0"/>
        </w:rPr>
        <w:t xml:space="preserve">Genetic adaption - too slow; </w:t>
      </w:r>
      <w:commentRangeStart w:id="161"/>
      <w:r w:rsidDel="00000000" w:rsidR="00000000" w:rsidRPr="00000000">
        <w:rPr>
          <w:i w:val="1"/>
          <w:color w:val="ff0000"/>
          <w:rtl w:val="0"/>
        </w:rPr>
        <w:t xml:space="preserve">Migration - too slow</w:t>
      </w:r>
      <w:commentRangeEnd w:id="161"/>
      <w:r w:rsidDel="00000000" w:rsidR="00000000" w:rsidRPr="00000000">
        <w:commentReference w:id="161"/>
      </w:r>
      <w:r w:rsidDel="00000000" w:rsidR="00000000" w:rsidRPr="00000000">
        <w:rPr>
          <w:i w:val="1"/>
          <w:color w:val="ff0000"/>
          <w:rtl w:val="0"/>
        </w:rPr>
        <w:t xml:space="preserve">; Acclimation - large knowledge gaps.  Need PANGEA to fill these knowledge gaps at landscape scales that capture the heterogeneity of responses</w:t>
      </w:r>
      <w:r w:rsidDel="00000000" w:rsidR="00000000" w:rsidRPr="00000000">
        <w:rPr>
          <w:rtl w:val="0"/>
        </w:rPr>
      </w:r>
    </w:p>
    <w:p w:rsidR="00000000" w:rsidDel="00000000" w:rsidP="00000000" w:rsidRDefault="00000000" w:rsidRPr="00000000" w14:paraId="00000127">
      <w:pPr>
        <w:numPr>
          <w:ilvl w:val="0"/>
          <w:numId w:val="35"/>
        </w:numPr>
        <w:ind w:left="720" w:hanging="360"/>
        <w:rPr>
          <w:color w:val="ff0000"/>
        </w:rPr>
      </w:pPr>
      <w:r w:rsidDel="00000000" w:rsidR="00000000" w:rsidRPr="00000000">
        <w:rPr>
          <w:color w:val="ff0000"/>
          <w:rtl w:val="0"/>
        </w:rPr>
        <w:t xml:space="preserve">Remotely sensed diversity</w:t>
      </w:r>
    </w:p>
    <w:p w:rsidR="00000000" w:rsidDel="00000000" w:rsidP="00000000" w:rsidRDefault="00000000" w:rsidRPr="00000000" w14:paraId="00000128">
      <w:pPr>
        <w:numPr>
          <w:ilvl w:val="1"/>
          <w:numId w:val="35"/>
        </w:numPr>
        <w:ind w:left="1440" w:hanging="360"/>
        <w:rPr>
          <w:color w:val="ff0000"/>
        </w:rPr>
      </w:pPr>
      <w:r w:rsidDel="00000000" w:rsidR="00000000" w:rsidRPr="00000000">
        <w:rPr>
          <w:color w:val="ff0000"/>
          <w:rtl w:val="0"/>
        </w:rPr>
        <w:t xml:space="preserve">Trait</w:t>
      </w:r>
      <w:ins w:author="mullerh@si.edu" w:id="39" w:date="2024-09-09T14:56:13Z">
        <w:r w:rsidDel="00000000" w:rsidR="00000000" w:rsidRPr="00000000">
          <w:rPr>
            <w:color w:val="ff0000"/>
            <w:rtl w:val="0"/>
          </w:rPr>
          <w:t xml:space="preserve">-based functional composition, functional</w:t>
        </w:r>
      </w:ins>
      <w:r w:rsidDel="00000000" w:rsidR="00000000" w:rsidRPr="00000000">
        <w:rPr>
          <w:color w:val="ff0000"/>
          <w:rtl w:val="0"/>
        </w:rPr>
        <w:t xml:space="preserve"> diversity and functional communities (Asner et al 2017; Chadwick &amp; Asner; Ordway et al; </w:t>
      </w:r>
    </w:p>
    <w:p w:rsidR="00000000" w:rsidDel="00000000" w:rsidP="00000000" w:rsidRDefault="00000000" w:rsidRPr="00000000" w14:paraId="00000129">
      <w:pPr>
        <w:numPr>
          <w:ilvl w:val="1"/>
          <w:numId w:val="35"/>
        </w:numPr>
        <w:ind w:left="1440" w:hanging="360"/>
        <w:rPr>
          <w:color w:val="ff0000"/>
        </w:rPr>
      </w:pPr>
      <w:r w:rsidDel="00000000" w:rsidR="00000000" w:rsidRPr="00000000">
        <w:rPr>
          <w:color w:val="ff0000"/>
          <w:rtl w:val="0"/>
        </w:rPr>
        <w:t xml:space="preserve">Spectral </w:t>
      </w:r>
      <w:ins w:author="mullerh@si.edu" w:id="40" w:date="2024-09-09T14:57:11Z">
        <w:r w:rsidDel="00000000" w:rsidR="00000000" w:rsidRPr="00000000">
          <w:rPr>
            <w:color w:val="ff0000"/>
            <w:rtl w:val="0"/>
          </w:rPr>
          <w:t xml:space="preserve">methods for estimating functional composition </w:t>
        </w:r>
      </w:ins>
      <w:r w:rsidDel="00000000" w:rsidR="00000000" w:rsidRPr="00000000">
        <w:rPr>
          <w:color w:val="ff0000"/>
          <w:rtl w:val="0"/>
        </w:rPr>
        <w:t xml:space="preserve">and beta diversity - Ferret &amp; Asner 2014; Cavender-Bares et al 2022; Draper et al 2018; Draper et al 2020; </w:t>
      </w:r>
    </w:p>
    <w:p w:rsidR="00000000" w:rsidDel="00000000" w:rsidP="00000000" w:rsidRDefault="00000000" w:rsidRPr="00000000" w14:paraId="0000012A">
      <w:pPr>
        <w:numPr>
          <w:ilvl w:val="1"/>
          <w:numId w:val="35"/>
        </w:numPr>
        <w:ind w:left="1440" w:hanging="360"/>
        <w:rPr>
          <w:color w:val="ff0000"/>
        </w:rPr>
      </w:pPr>
      <w:r w:rsidDel="00000000" w:rsidR="00000000" w:rsidRPr="00000000">
        <w:rPr>
          <w:color w:val="ff0000"/>
          <w:rtl w:val="0"/>
        </w:rPr>
        <w:t xml:space="preserve">Structural diversity: Schneider et al; Stovall et al; Jucker;  </w:t>
      </w:r>
    </w:p>
    <w:p w:rsidR="00000000" w:rsidDel="00000000" w:rsidP="00000000" w:rsidRDefault="00000000" w:rsidRPr="00000000" w14:paraId="0000012B">
      <w:pPr>
        <w:numPr>
          <w:ilvl w:val="0"/>
          <w:numId w:val="35"/>
        </w:numPr>
        <w:ind w:left="720" w:hanging="360"/>
        <w:rPr>
          <w:color w:val="ff0000"/>
        </w:rPr>
      </w:pPr>
      <w:r w:rsidDel="00000000" w:rsidR="00000000" w:rsidRPr="00000000">
        <w:rPr>
          <w:color w:val="ff0000"/>
          <w:rtl w:val="0"/>
        </w:rPr>
        <w:t xml:space="preserve">Conservation importance and mappability: Rose et al 2010; Skidmore et al 2021;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Tropical biomes are the most diverse on Earth. Biodiversity in tropical forests landscapes–including genetic, species, trait, structural, and ecosystem diversity–underpins the productivity, function, and resilience of tropical social-ecological systems. Variation in tropical diversity in turn regulates the flow of critical biogeochemical cycles including those of carbon, water and energy</w:t>
      </w:r>
    </w:p>
    <w:p w:rsidR="00000000" w:rsidDel="00000000" w:rsidP="00000000" w:rsidRDefault="00000000" w:rsidRPr="00000000" w14:paraId="0000012E">
      <w:pPr>
        <w:rPr>
          <w:color w:val="ff0000"/>
        </w:rPr>
      </w:pPr>
      <w:r w:rsidDel="00000000" w:rsidR="00000000" w:rsidRPr="00000000">
        <w:rPr>
          <w:rtl w:val="0"/>
        </w:rPr>
      </w:r>
    </w:p>
    <w:p w:rsidR="00000000" w:rsidDel="00000000" w:rsidP="00000000" w:rsidRDefault="00000000" w:rsidRPr="00000000" w14:paraId="0000012F">
      <w:pPr>
        <w:rPr>
          <w:color w:val="ff0000"/>
        </w:rPr>
      </w:pPr>
      <w:r w:rsidDel="00000000" w:rsidR="00000000" w:rsidRPr="00000000">
        <w:rPr>
          <w:color w:val="ff0000"/>
          <w:rtl w:val="0"/>
        </w:rPr>
        <w:t xml:space="preserve">inter-species trait variation and the diversity of functions that each organism, species, ecosystem possesses to access and create resources for life to persist. Biodiversity arises from the richness of interactions between plants and animals, rooted in mutual dependence. Plants as the primary producers provide food and habitat, while animals contribute to essential services such as pollination, seed dispersal and nutrient cycling.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However, the expected form of the relationship between biodiversity, structure, productivity and functionality as well as the strength and scale dependence of any underlying mechanism are uncertain.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Quantifying this diversity at large spatial scales is critical for many purposes, including …. </w:t>
      </w:r>
    </w:p>
    <w:p w:rsidR="00000000" w:rsidDel="00000000" w:rsidP="00000000" w:rsidRDefault="00000000" w:rsidRPr="00000000" w14:paraId="00000134">
      <w:pPr>
        <w:rPr/>
      </w:pPr>
      <w:r w:rsidDel="00000000" w:rsidR="00000000" w:rsidRPr="00000000">
        <w:rPr>
          <w:rtl w:val="0"/>
        </w:rPr>
        <w:t xml:space="preserve">New technologies and computing capabilities have resulted in large steps forward in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PrChange w:author="Fabian Schneider" w:id="44" w:date="2024-09-09T14:55:18Z">
            <w:rPr/>
          </w:rPrChange>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w:t>
      </w:r>
      <w:ins w:author="Helene Muller-Landau" w:id="41" w:date="2024-09-09T14:43:12Z">
        <w:r w:rsidDel="00000000" w:rsidR="00000000" w:rsidRPr="00000000">
          <w:rPr>
            <w:rtl w:val="0"/>
          </w:rPr>
          <w:t xml:space="preserve">A f</w:t>
        </w:r>
      </w:ins>
      <w:del w:author="Helene Muller-Landau" w:id="41" w:date="2024-09-09T14:43:12Z">
        <w:r w:rsidDel="00000000" w:rsidR="00000000" w:rsidRPr="00000000">
          <w:rPr>
            <w:rtl w:val="0"/>
          </w:rPr>
          <w:delText xml:space="preserve">F</w:delText>
        </w:r>
      </w:del>
      <w:r w:rsidDel="00000000" w:rsidR="00000000" w:rsidRPr="00000000">
        <w:rPr>
          <w:rtl w:val="0"/>
        </w:rPr>
        <w:t xml:space="preserve">orest's potential for carbon sequestration is highly linked to its biological and functional diversity. </w:t>
      </w:r>
      <w:del w:author="Helene Muller-Landau" w:id="42" w:date="2024-09-09T14:41:09Z">
        <w:r w:rsidDel="00000000" w:rsidR="00000000" w:rsidRPr="00000000">
          <w:rPr>
            <w:rtl w:val="0"/>
          </w:rPr>
          <w:delText xml:space="preserve">Many e</w:delText>
        </w:r>
      </w:del>
      <w:ins w:author="Helene Muller-Landau" w:id="42" w:date="2024-09-09T14:41:09Z">
        <w:r w:rsidDel="00000000" w:rsidR="00000000" w:rsidRPr="00000000">
          <w:rPr>
            <w:rtl w:val="0"/>
          </w:rPr>
          <w:t xml:space="preserve">E</w:t>
        </w:r>
      </w:ins>
      <w:r w:rsidDel="00000000" w:rsidR="00000000" w:rsidRPr="00000000">
        <w:rPr>
          <w:rtl w:val="0"/>
        </w:rPr>
        <w:t xml:space="preserve">xperimental studies have found that more diverse assemblage of plants are more productive and hold higher carbon stocks</w:t>
      </w:r>
      <w:ins w:author="Helene Muller-Landau" w:id="43" w:date="2024-09-09T14:41:16Z">
        <w:r w:rsidDel="00000000" w:rsidR="00000000" w:rsidRPr="00000000">
          <w:rPr>
            <w:rtl w:val="0"/>
          </w:rPr>
          <w:t xml:space="preserve">, albeit there are few such studies in tropical forests</w:t>
        </w:r>
      </w:ins>
      <w:r w:rsidDel="00000000" w:rsidR="00000000" w:rsidRPr="00000000">
        <w:rPr>
          <w:rtl w:val="0"/>
        </w:rPr>
        <w:t xml:space="preserve"> </w:t>
      </w:r>
      <w:commentRangeStart w:id="162"/>
      <w:r w:rsidDel="00000000" w:rsidR="00000000" w:rsidRPr="00000000">
        <w:rPr>
          <w:rtl w:val="0"/>
        </w:rPr>
        <w:t xml:space="preserve">(ref</w:t>
      </w:r>
      <w:commentRangeEnd w:id="162"/>
      <w:r w:rsidDel="00000000" w:rsidR="00000000" w:rsidRPr="00000000">
        <w:commentReference w:id="162"/>
      </w:r>
      <w:r w:rsidDel="00000000" w:rsidR="00000000" w:rsidRPr="00000000">
        <w:rPr>
          <w:rtl w:val="0"/>
        </w:rPr>
        <w:t xml:space="preserve">). There are several possible mechanisms for this phenomenon. Species with </w:t>
      </w:r>
      <w:r w:rsidDel="00000000" w:rsidR="00000000" w:rsidRPr="00000000">
        <w:rPr>
          <w:rtl w:val="0"/>
        </w:rPr>
        <w:t xml:space="preserve">dive</w:t>
      </w:r>
      <w:r w:rsidDel="00000000" w:rsidR="00000000" w:rsidRPr="00000000">
        <w:rPr>
          <w:rtl w:val="0"/>
          <w:rPrChange w:author="Fabian Schneider" w:id="44" w:date="2024-09-09T14:55:18Z">
            <w:rPr/>
          </w:rPrChange>
        </w:rPr>
        <w:t xml:space="preserve">rse traits</w:t>
      </w:r>
      <w:r w:rsidDel="00000000" w:rsidR="00000000" w:rsidRPr="00000000">
        <w:rPr>
          <w:rtl w:val="0"/>
          <w:rPrChange w:author="Fabian Schneider" w:id="44" w:date="2024-09-09T14:55:18Z">
            <w:rPr/>
          </w:rPrChange>
        </w:rPr>
        <w:t xml:space="preserve"> and resource require</w:t>
      </w:r>
      <w:r w:rsidDel="00000000" w:rsidR="00000000" w:rsidRPr="00000000">
        <w:rPr>
          <w:rtl w:val="0"/>
          <w:rPrChange w:author="Fabian Schneider" w:id="44" w:date="2024-09-09T14:55:18Z">
            <w:rPr/>
          </w:rPrChange>
        </w:rPr>
        <w:t xml:space="preserve">ments may </w:t>
      </w:r>
      <w:ins w:author="Helene Muller-Landau" w:id="45" w:date="2024-09-09T14:42:02Z">
        <w:r w:rsidDel="00000000" w:rsidR="00000000" w:rsidRPr="00000000">
          <w:rPr>
            <w:rtl w:val="0"/>
            <w:rPrChange w:author="Fabian Schneider" w:id="44" w:date="2024-09-09T14:55:18Z">
              <w:rPr/>
            </w:rPrChange>
          </w:rPr>
          <w:t xml:space="preserve">exhibit niche complementarity, more completely </w:t>
        </w:r>
      </w:ins>
      <w:r w:rsidDel="00000000" w:rsidR="00000000" w:rsidRPr="00000000">
        <w:rPr>
          <w:rtl w:val="0"/>
          <w:rPrChange w:author="Fabian Schneider" w:id="44" w:date="2024-09-09T14:55:18Z">
            <w:rPr/>
          </w:rPrChange>
        </w:rPr>
        <w:t xml:space="preserve">utiliz</w:t>
      </w:r>
      <w:ins w:author="Helene Muller-Landau" w:id="46" w:date="2024-09-09T14:42:39Z">
        <w:r w:rsidDel="00000000" w:rsidR="00000000" w:rsidRPr="00000000">
          <w:rPr>
            <w:rtl w:val="0"/>
            <w:rPrChange w:author="Fabian Schneider" w:id="44" w:date="2024-09-09T14:55:18Z">
              <w:rPr/>
            </w:rPrChange>
          </w:rPr>
          <w:t xml:space="preserve">ing</w:t>
        </w:r>
      </w:ins>
      <w:del w:author="Helene Muller-Landau" w:id="46" w:date="2024-09-09T14:42:39Z">
        <w:r w:rsidDel="00000000" w:rsidR="00000000" w:rsidRPr="00000000">
          <w:rPr>
            <w:rtl w:val="0"/>
            <w:rPrChange w:author="Fabian Schneider" w:id="44" w:date="2024-09-09T14:55:18Z">
              <w:rPr/>
            </w:rPrChange>
          </w:rPr>
          <w:delText xml:space="preserve">e</w:delText>
        </w:r>
      </w:del>
      <w:r w:rsidDel="00000000" w:rsidR="00000000" w:rsidRPr="00000000">
        <w:rPr>
          <w:rtl w:val="0"/>
          <w:rPrChange w:author="Fabian Schneider" w:id="44" w:date="2024-09-09T14:55:18Z">
            <w:rPr/>
          </w:rPrChange>
        </w:rPr>
        <w:t xml:space="preserve"> </w:t>
      </w:r>
      <w:ins w:author="Helene Muller-Landau" w:id="47" w:date="2024-09-09T14:42:07Z">
        <w:r w:rsidDel="00000000" w:rsidR="00000000" w:rsidRPr="00000000">
          <w:rPr>
            <w:rtl w:val="0"/>
            <w:rPrChange w:author="Fabian Schneider" w:id="44" w:date="2024-09-09T14:55:18Z">
              <w:rPr/>
            </w:rPrChange>
          </w:rPr>
          <w:t xml:space="preserve">available resources under a wider array of environmental conditions</w:t>
        </w:r>
      </w:ins>
      <w:ins w:author="Fabian Schneider" w:id="48" w:date="2024-09-09T14:51:06Z">
        <w:r w:rsidDel="00000000" w:rsidR="00000000" w:rsidRPr="00000000">
          <w:rPr>
            <w:rtl w:val="0"/>
            <w:rPrChange w:author="Fabian Schneider" w:id="44" w:date="2024-09-09T14:55:18Z">
              <w:rPr/>
            </w:rPrChange>
          </w:rPr>
          <w:t xml:space="preserve"> </w:t>
        </w:r>
        <w:r w:rsidDel="00000000" w:rsidR="00000000" w:rsidRPr="00000000">
          <w:rPr>
            <w:rtl w:val="0"/>
            <w:rPrChange w:author="Fabian Schneider" w:id="44" w:date="2024-09-09T14:55:18Z">
              <w:rPr/>
            </w:rPrChange>
          </w:rPr>
          <w:t xml:space="preserve">(Williams et al. 2017)</w:t>
        </w:r>
      </w:ins>
      <w:ins w:author="Helene Muller-Landau" w:id="47" w:date="2024-09-09T14:42:07Z">
        <w:del w:author="Helene Muller-Landau" w:id="47" w:date="2024-09-09T14:42:07Z">
          <w:r w:rsidDel="00000000" w:rsidR="00000000" w:rsidRPr="00000000">
            <w:rPr>
              <w:rtl w:val="0"/>
              <w:rPrChange w:author="Fabian Schneider" w:id="44" w:date="2024-09-09T14:55:18Z">
                <w:rPr/>
              </w:rPrChange>
            </w:rPr>
            <w:delText xml:space="preserve">, </w:delText>
          </w:r>
        </w:del>
      </w:ins>
      <w:del w:author="Helene Muller-Landau" w:id="47" w:date="2024-09-09T14:42:07Z">
        <w:r w:rsidDel="00000000" w:rsidR="00000000" w:rsidRPr="00000000">
          <w:rPr>
            <w:rtl w:val="0"/>
            <w:rPrChange w:author="Fabian Schneider" w:id="44" w:date="2024-09-09T14:55:18Z">
              <w:rPr/>
            </w:rPrChange>
          </w:rPr>
          <w:delText xml:space="preserve">a larger number of resources available in an ecosystem thought reduces competition, increased facilitation, or both, which leads to overall more efficient resource use</w:delText>
        </w:r>
      </w:del>
      <w:r w:rsidDel="00000000" w:rsidR="00000000" w:rsidRPr="00000000">
        <w:rPr>
          <w:rtl w:val="0"/>
          <w:rPrChange w:author="Fabian Schneider" w:id="44" w:date="2024-09-09T14:55:18Z">
            <w:rPr/>
          </w:rPrChange>
        </w:rPr>
        <w:t xml:space="preserve">. In parallel, more diverse </w:t>
      </w:r>
      <w:del w:author="Helene Muller-Landau" w:id="49" w:date="2024-09-09T14:42:53Z">
        <w:r w:rsidDel="00000000" w:rsidR="00000000" w:rsidRPr="00000000">
          <w:rPr>
            <w:rtl w:val="0"/>
            <w:rPrChange w:author="Fabian Schneider" w:id="44" w:date="2024-09-09T14:55:18Z">
              <w:rPr/>
            </w:rPrChange>
          </w:rPr>
          <w:delText xml:space="preserve">tree </w:delText>
        </w:r>
      </w:del>
      <w:r w:rsidDel="00000000" w:rsidR="00000000" w:rsidRPr="00000000">
        <w:rPr>
          <w:rtl w:val="0"/>
          <w:rPrChange w:author="Fabian Schneider" w:id="44" w:date="2024-09-09T14:55:18Z">
            <w:rPr/>
          </w:rPrChange>
        </w:rPr>
        <w:t xml:space="preserve">species assemblages are more likely to contain the most productive species, which can increase overall functioning</w:t>
      </w:r>
      <w:ins w:author="Fabian Schneider" w:id="50" w:date="2024-09-09T14:52:42Z">
        <w:r w:rsidDel="00000000" w:rsidR="00000000" w:rsidRPr="00000000">
          <w:rPr>
            <w:rtl w:val="0"/>
            <w:rPrChange w:author="Fabian Schneider" w:id="44" w:date="2024-09-09T14:55:18Z">
              <w:rPr/>
            </w:rPrChange>
          </w:rPr>
          <w:t xml:space="preserve"> through selection </w:t>
        </w:r>
        <w:r w:rsidDel="00000000" w:rsidR="00000000" w:rsidRPr="00000000">
          <w:rPr>
            <w:rtl w:val="0"/>
            <w:rPrChange w:author="Fabian Schneider" w:id="44" w:date="2024-09-09T14:55:18Z">
              <w:rPr/>
            </w:rPrChange>
          </w:rPr>
          <w:t xml:space="preserve">(Hooper et al. 2005)</w:t>
        </w:r>
      </w:ins>
      <w:ins w:author="Helene Muller-Landau" w:id="51" w:date="2024-09-09T14:41:45Z">
        <w:r w:rsidDel="00000000" w:rsidR="00000000" w:rsidRPr="00000000">
          <w:rPr>
            <w:rtl w:val="0"/>
            <w:rPrChange w:author="Fabian Schneider" w:id="44" w:date="2024-09-09T14:55:18Z">
              <w:rPr/>
            </w:rPrChange>
          </w:rPr>
          <w:t xml:space="preserve"> (sampling effect)</w:t>
        </w:r>
      </w:ins>
      <w:ins w:author="Fabian Schneider" w:id="52" w:date="2024-09-09T14:53:14Z">
        <w:r w:rsidDel="00000000" w:rsidR="00000000" w:rsidRPr="00000000">
          <w:rPr>
            <w:rtl w:val="0"/>
            <w:rPrChange w:author="Fabian Schneider" w:id="44" w:date="2024-09-09T14:55:18Z">
              <w:rPr/>
            </w:rPrChange>
          </w:rPr>
          <w:t xml:space="preserve">. L</w:t>
        </w:r>
        <w:r w:rsidDel="00000000" w:rsidR="00000000" w:rsidRPr="00000000">
          <w:rPr>
            <w:rtl w:val="0"/>
            <w:rPrChange w:author="Fabian Schneider" w:id="44" w:date="2024-09-09T14:55:18Z">
              <w:rPr/>
            </w:rPrChange>
          </w:rPr>
          <w:t xml:space="preserve">arger species pools are also more likely to include plastic and adaptive species increasing resilience, also known as ecological insurance effect (Silva Pedro, Rammer, and Seidl 2017)</w:t>
        </w:r>
      </w:ins>
      <w:r w:rsidDel="00000000" w:rsidR="00000000" w:rsidRPr="00000000">
        <w:rPr>
          <w:rtl w:val="0"/>
          <w:rPrChange w:author="Fabian Schneider" w:id="44" w:date="2024-09-09T14:55:18Z">
            <w:rPr/>
          </w:rPrChange>
        </w:rPr>
        <w:t xml:space="preserve">.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pacing w:after="160" w:line="259" w:lineRule="auto"/>
        <w:rPr>
          <w:ins w:author="Fabian Schneider" w:id="53" w:date="2024-09-09T14:47:41Z"/>
        </w:rPr>
      </w:pPr>
      <w:ins w:author="Fabian Schneider" w:id="53" w:date="2024-09-09T14:47:41Z">
        <w:r w:rsidDel="00000000" w:rsidR="00000000" w:rsidRPr="00000000">
          <w:rPr>
            <w:rtl w:val="0"/>
            <w:rPrChange w:author="Fabian Schneider" w:id="54" w:date="2024-09-09T14:54:28Z">
              <w:rPr/>
            </w:rPrChange>
          </w:rPr>
          <w:t xml:space="preserve">Many findings on relationships between biodiversity and ecosystem productivity and biomass so far stem from grassland biodiversity experiments that have been established since the 1990s and consistently show positive effects of plant species richness on ecosystem productivity and stability (Jochum et al. 2020; Tilman, Isbell, and Cowles 2014; Craven et al. 2018). Extending results beyond grasslands at local scale, Liang et al. (2016) report generally positive saturating relationships between species richness and forest productivity based on a global collection of field sites, but with very limited coverage in tropical forests. In the tropics, relationships and feedbacks with climate might be even more complex, encompassing some of the most diverse and productive forests on Earth, varying regionally (Raven et al. 2020). Early research in the 1960s already pointed towards the importance of species interactions, resource use partitioning and the species energy theory (Rosenzweig 1968; MacARTHUR 1969) suggesting that higher productive environments (in terms of climate (Waide et al. 1999) or soil (Yang et al. 2016)) can support more species. Changing climate regimes could thus negatively impact levels of biodiversity that might feedback on climate through decreased carbon sequestration (Thomas et al. 2004; Cavanaugh et al. 2014), but biodiversity might also help mitigate negative effects of climate change through increased stability and resilience (Schmitt et al. 2020). Trisos, Merow, and Pigot (2020) project that many species in tropical forests will reach their realized niche limits by 2050 under continuing global change (RCP 8.5), which means it is critically important to understand the role of biodiversity on ecosystem functioning for climate change projections and mitigation strategies (Díaz, Hector, and Wardle 2009). Recent research also suggests that soil biodiversity plays an important role in the association between plant diversity and multiple ecosystem functions across biomes (Delgado-Baquerizo et al. 2020; van Ruijven et al. 2020), which might be critically impacted by climate change (Jansson and Hofmockel 2020).</w:t>
        </w:r>
        <w:r w:rsidDel="00000000" w:rsidR="00000000" w:rsidRPr="00000000">
          <w:rPr>
            <w:rtl w:val="0"/>
          </w:rPr>
        </w:r>
      </w:ins>
    </w:p>
    <w:p w:rsidR="00000000" w:rsidDel="00000000" w:rsidP="00000000" w:rsidRDefault="00000000" w:rsidRPr="00000000" w14:paraId="00000139">
      <w:pPr>
        <w:rPr/>
      </w:pPr>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63"/>
      <w:r w:rsidDel="00000000" w:rsidR="00000000" w:rsidRPr="00000000">
        <w:rPr>
          <w:rtl w:val="0"/>
        </w:rPr>
        <w:t xml:space="preserve">. </w:t>
      </w:r>
      <w:commentRangeEnd w:id="163"/>
      <w:r w:rsidDel="00000000" w:rsidR="00000000" w:rsidRPr="00000000">
        <w:commentReference w:id="163"/>
      </w:r>
      <w:r w:rsidDel="00000000" w:rsidR="00000000" w:rsidRPr="00000000">
        <w:rPr>
          <w:rtl w:val="0"/>
        </w:rPr>
        <w:t xml:space="preserve">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 thorough understanding and monitoring of biodiversity still requires on-ground collection, as remotely sensed biodiversity variables do not replace yet an understanding of functional and genetic composition, discovery of species and oftentimes require experiments to separate the phenotypic and genetic components of functional variability (Cavendar-Bares et al., 2022).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i w:val="1"/>
          <w:color w:val="ff0000"/>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(Feret and Asner, 2011; Asner et al., 2014 ; Asner et al., 2017),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64"/>
      <w:commentRangeStart w:id="165"/>
      <w:r w:rsidDel="00000000" w:rsidR="00000000" w:rsidRPr="00000000">
        <w:rPr>
          <w:color w:val="000000"/>
          <w:sz w:val="22"/>
          <w:szCs w:val="22"/>
          <w:rtl w:val="0"/>
        </w:rPr>
        <w:t xml:space="preserve">Valencia et al.)</w:t>
      </w:r>
      <w:commentRangeEnd w:id="164"/>
      <w:r w:rsidDel="00000000" w:rsidR="00000000" w:rsidRPr="00000000">
        <w:commentReference w:id="164"/>
      </w:r>
      <w:commentRangeEnd w:id="165"/>
      <w:r w:rsidDel="00000000" w:rsidR="00000000" w:rsidRPr="00000000">
        <w:commentReference w:id="165"/>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E">
      <w:pPr>
        <w:pStyle w:val="Heading3"/>
        <w:rPr/>
      </w:pPr>
      <w:bookmarkStart w:colFirst="0" w:colLast="0" w:name="_stmvw8hd42mo" w:id="12"/>
      <w:bookmarkEnd w:id="12"/>
      <w:r w:rsidDel="00000000" w:rsidR="00000000" w:rsidRPr="00000000">
        <w:rPr>
          <w:rtl w:val="0"/>
        </w:rPr>
        <w:t xml:space="preserve">2.3 </w:t>
      </w:r>
      <w:commentRangeStart w:id="166"/>
      <w:commentRangeStart w:id="167"/>
      <w:commentRangeStart w:id="168"/>
      <w:commentRangeStart w:id="169"/>
      <w:commentRangeStart w:id="170"/>
      <w:r w:rsidDel="00000000" w:rsidR="00000000" w:rsidRPr="00000000">
        <w:rPr>
          <w:rtl w:val="0"/>
        </w:rPr>
        <w:t xml:space="preserve">Climate</w:t>
      </w:r>
      <w:commentRangeEnd w:id="166"/>
      <w:r w:rsidDel="00000000" w:rsidR="00000000" w:rsidRPr="00000000">
        <w:commentReference w:id="166"/>
      </w:r>
      <w:commentRangeEnd w:id="167"/>
      <w:r w:rsidDel="00000000" w:rsidR="00000000" w:rsidRPr="00000000">
        <w:commentReference w:id="167"/>
      </w:r>
      <w:commentRangeEnd w:id="168"/>
      <w:r w:rsidDel="00000000" w:rsidR="00000000" w:rsidRPr="00000000">
        <w:commentReference w:id="168"/>
      </w:r>
      <w:commentRangeEnd w:id="169"/>
      <w:r w:rsidDel="00000000" w:rsidR="00000000" w:rsidRPr="00000000">
        <w:commentReference w:id="169"/>
      </w:r>
      <w:commentRangeEnd w:id="170"/>
      <w:r w:rsidDel="00000000" w:rsidR="00000000" w:rsidRPr="00000000">
        <w:commentReference w:id="170"/>
      </w:r>
      <w:r w:rsidDel="00000000" w:rsidR="00000000" w:rsidRPr="00000000">
        <w:rPr>
          <w:rtl w:val="0"/>
        </w:rPr>
        <w:t xml:space="preserve"> Interactions and Feedbacks</w:t>
      </w:r>
    </w:p>
    <w:p w:rsidR="00000000" w:rsidDel="00000000" w:rsidP="00000000" w:rsidRDefault="00000000" w:rsidRPr="00000000" w14:paraId="0000013F">
      <w:pPr>
        <w:rPr>
          <w:b w:val="1"/>
          <w:i w:val="1"/>
        </w:rPr>
      </w:pPr>
      <w:r w:rsidDel="00000000" w:rsidR="00000000" w:rsidRPr="00000000">
        <w:rPr>
          <w:b w:val="1"/>
          <w:i w:val="1"/>
          <w:rtl w:val="0"/>
        </w:rPr>
        <w:t xml:space="preserve">This PANGEA science theme will investigate complex feedbacks and interactions between tropical forests and climate systems, as well as changes to these feedbacks and interactions, which influence whether tropical forests will act as a future carbon sink or source. </w:t>
      </w:r>
    </w:p>
    <w:p w:rsidR="00000000" w:rsidDel="00000000" w:rsidP="00000000" w:rsidRDefault="00000000" w:rsidRPr="00000000" w14:paraId="00000140">
      <w:pPr>
        <w:spacing w:line="276" w:lineRule="auto"/>
        <w:rPr/>
      </w:pPr>
      <w:r w:rsidDel="00000000" w:rsidR="00000000" w:rsidRPr="00000000">
        <w:rPr>
          <w:rtl w:val="0"/>
        </w:rPr>
      </w:r>
    </w:p>
    <w:p w:rsidR="00000000" w:rsidDel="00000000" w:rsidP="00000000" w:rsidRDefault="00000000" w:rsidRPr="00000000" w14:paraId="00000141">
      <w:pPr>
        <w:spacing w:line="276" w:lineRule="auto"/>
        <w:rPr/>
      </w:pPr>
      <w:r w:rsidDel="00000000" w:rsidR="00000000" w:rsidRPr="00000000">
        <w:rPr>
          <w:rtl w:val="0"/>
        </w:rPr>
        <w:t xml:space="preserve">Changes to water, temperature, and energy cycling can induce large variability in tropical forest carbon cycling, with large heterogeneity in this response both within and between tropical rainforests (e.g., </w:t>
      </w:r>
      <w:commentRangeStart w:id="171"/>
      <w:r w:rsidDel="00000000" w:rsidR="00000000" w:rsidRPr="00000000">
        <w:rPr>
          <w:rtl w:val="0"/>
        </w:rPr>
        <w:t xml:space="preserve">Liu et al., 2017</w:t>
      </w:r>
      <w:commentRangeEnd w:id="171"/>
      <w:r w:rsidDel="00000000" w:rsidR="00000000" w:rsidRPr="00000000">
        <w:commentReference w:id="171"/>
      </w:r>
      <w:r w:rsidDel="00000000" w:rsidR="00000000" w:rsidRPr="00000000">
        <w:rPr>
          <w:rtl w:val="0"/>
        </w:rPr>
        <w:t xml:space="preserve">, </w:t>
      </w:r>
      <w:commentRangeStart w:id="172"/>
      <w:r w:rsidDel="00000000" w:rsidR="00000000" w:rsidRPr="00000000">
        <w:rPr>
          <w:rtl w:val="0"/>
        </w:rPr>
        <w:t xml:space="preserve">Staal et al., 2023</w:t>
      </w:r>
      <w:commentRangeEnd w:id="172"/>
      <w:r w:rsidDel="00000000" w:rsidR="00000000" w:rsidRPr="00000000">
        <w:commentReference w:id="172"/>
      </w:r>
      <w:r w:rsidDel="00000000" w:rsidR="00000000" w:rsidRPr="00000000">
        <w:rPr>
          <w:rtl w:val="0"/>
        </w:rPr>
        <w:t xml:space="preserve">). </w:t>
      </w:r>
      <w:r w:rsidDel="00000000" w:rsidR="00000000" w:rsidRPr="00000000">
        <w:rPr>
          <w:highlight w:val="white"/>
          <w:rtl w:val="0"/>
        </w:rPr>
        <w:t xml:space="preserve">Tropical forests alter surface properties, </w:t>
      </w:r>
      <w:r w:rsidDel="00000000" w:rsidR="00000000" w:rsidRPr="00000000">
        <w:rPr>
          <w:rtl w:val="0"/>
        </w:rPr>
        <w:t xml:space="preserve">including land surface albedo, latent and sensible heat fluxes, and roughness, which in turn exert biophysical climate feedbacks </w:t>
      </w:r>
      <w:hyperlink r:id="rId12">
        <w:r w:rsidDel="00000000" w:rsidR="00000000" w:rsidRPr="00000000">
          <w:rPr>
            <w:rtl w:val="0"/>
          </w:rPr>
          <w:t xml:space="preserve">(</w:t>
        </w:r>
      </w:hyperlink>
      <w:commentRangeStart w:id="173"/>
      <w:hyperlink r:id="rId13">
        <w:r w:rsidDel="00000000" w:rsidR="00000000" w:rsidRPr="00000000">
          <w:rPr>
            <w:rtl w:val="0"/>
          </w:rPr>
          <w:t xml:space="preserve">Bonan, 2008</w:t>
        </w:r>
      </w:hyperlink>
      <w:commentRangeEnd w:id="173"/>
      <w:r w:rsidDel="00000000" w:rsidR="00000000" w:rsidRPr="00000000">
        <w:commentReference w:id="173"/>
      </w:r>
      <w:hyperlink r:id="rId14">
        <w:r w:rsidDel="00000000" w:rsidR="00000000" w:rsidRPr="00000000">
          <w:rPr>
            <w:rtl w:val="0"/>
          </w:rPr>
          <w:t xml:space="preserve">; </w:t>
        </w:r>
      </w:hyperlink>
      <w:commentRangeStart w:id="174"/>
      <w:hyperlink r:id="rId15">
        <w:r w:rsidDel="00000000" w:rsidR="00000000" w:rsidRPr="00000000">
          <w:rPr>
            <w:rtl w:val="0"/>
          </w:rPr>
          <w:t xml:space="preserve">Chen et al., 2020</w:t>
        </w:r>
      </w:hyperlink>
      <w:commentRangeEnd w:id="174"/>
      <w:r w:rsidDel="00000000" w:rsidR="00000000" w:rsidRPr="00000000">
        <w:commentReference w:id="174"/>
      </w:r>
      <w:hyperlink r:id="rId16">
        <w:r w:rsidDel="00000000" w:rsidR="00000000" w:rsidRPr="00000000">
          <w:rPr>
            <w:rtl w:val="0"/>
          </w:rPr>
          <w:t xml:space="preserve">; </w:t>
        </w:r>
      </w:hyperlink>
      <w:commentRangeStart w:id="175"/>
      <w:hyperlink r:id="rId17">
        <w:r w:rsidDel="00000000" w:rsidR="00000000" w:rsidRPr="00000000">
          <w:rPr>
            <w:rtl w:val="0"/>
          </w:rPr>
          <w:t xml:space="preserve">Lee et al., 2011</w:t>
        </w:r>
      </w:hyperlink>
      <w:commentRangeEnd w:id="175"/>
      <w:r w:rsidDel="00000000" w:rsidR="00000000" w:rsidRPr="00000000">
        <w:commentReference w:id="175"/>
      </w:r>
      <w:hyperlink r:id="rId18">
        <w:r w:rsidDel="00000000" w:rsidR="00000000" w:rsidRPr="00000000">
          <w:rPr>
            <w:rtl w:val="0"/>
          </w:rPr>
          <w:t xml:space="preserve">)</w:t>
        </w:r>
      </w:hyperlink>
      <w:r w:rsidDel="00000000" w:rsidR="00000000" w:rsidRPr="00000000">
        <w:rPr>
          <w:rtl w:val="0"/>
        </w:rPr>
        <w:t xml:space="preserve">. Additionally, belowground rooting systems and soil texture regulate soil moisture </w:t>
      </w:r>
      <w:hyperlink r:id="rId19">
        <w:r w:rsidDel="00000000" w:rsidR="00000000" w:rsidRPr="00000000">
          <w:rPr>
            <w:rtl w:val="0"/>
          </w:rPr>
          <w:t xml:space="preserve">(</w:t>
        </w:r>
      </w:hyperlink>
      <w:commentRangeStart w:id="176"/>
      <w:hyperlink r:id="rId20">
        <w:r w:rsidDel="00000000" w:rsidR="00000000" w:rsidRPr="00000000">
          <w:rPr>
            <w:rtl w:val="0"/>
          </w:rPr>
          <w:t xml:space="preserve">Fan et al., 2017</w:t>
        </w:r>
      </w:hyperlink>
      <w:commentRangeEnd w:id="176"/>
      <w:r w:rsidDel="00000000" w:rsidR="00000000" w:rsidRPr="00000000">
        <w:commentReference w:id="176"/>
      </w:r>
      <w:hyperlink r:id="rId21">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22">
        <w:r w:rsidDel="00000000" w:rsidR="00000000" w:rsidRPr="00000000">
          <w:rPr>
            <w:rtl w:val="0"/>
          </w:rPr>
          <w:t xml:space="preserve">(</w:t>
        </w:r>
      </w:hyperlink>
      <w:commentRangeStart w:id="177"/>
      <w:hyperlink r:id="rId23">
        <w:r w:rsidDel="00000000" w:rsidR="00000000" w:rsidRPr="00000000">
          <w:rPr>
            <w:rtl w:val="0"/>
          </w:rPr>
          <w:t xml:space="preserve">Seneviratne et al., 2010</w:t>
        </w:r>
      </w:hyperlink>
      <w:commentRangeEnd w:id="177"/>
      <w:r w:rsidDel="00000000" w:rsidR="00000000" w:rsidRPr="00000000">
        <w:commentReference w:id="177"/>
      </w:r>
      <w:hyperlink r:id="rId24">
        <w:r w:rsidDel="00000000" w:rsidR="00000000" w:rsidRPr="00000000">
          <w:rPr>
            <w:rtl w:val="0"/>
          </w:rPr>
          <w:t xml:space="preserve">; </w:t>
        </w:r>
      </w:hyperlink>
      <w:commentRangeStart w:id="178"/>
      <w:hyperlink r:id="rId25">
        <w:r w:rsidDel="00000000" w:rsidR="00000000" w:rsidRPr="00000000">
          <w:rPr>
            <w:rtl w:val="0"/>
          </w:rPr>
          <w:t xml:space="preserve">Zhou et al., 2021</w:t>
        </w:r>
      </w:hyperlink>
      <w:commentRangeEnd w:id="178"/>
      <w:r w:rsidDel="00000000" w:rsidR="00000000" w:rsidRPr="00000000">
        <w:commentReference w:id="178"/>
      </w:r>
      <w:hyperlink r:id="rId26">
        <w:r w:rsidDel="00000000" w:rsidR="00000000" w:rsidRPr="00000000">
          <w:rPr>
            <w:rtl w:val="0"/>
          </w:rPr>
          <w:t xml:space="preserve">)</w:t>
        </w:r>
      </w:hyperlink>
      <w:r w:rsidDel="00000000" w:rsidR="00000000" w:rsidRPr="00000000">
        <w:rPr>
          <w:rtl w:val="0"/>
        </w:rPr>
        <w:t xml:space="preserve">. As a result of tightly coupled land-atmosphere interactions in tropical forests, anthropogenic and climate disturbances can alter key surface and atmospheric properties that determine local and regional climate conditions. For example, deforestation and degradation exerts significant surface warming effects due to decreases in evaporative cooling effects </w:t>
      </w:r>
      <w:hyperlink r:id="rId27">
        <w:r w:rsidDel="00000000" w:rsidR="00000000" w:rsidRPr="00000000">
          <w:rPr>
            <w:rtl w:val="0"/>
          </w:rPr>
          <w:t xml:space="preserve">(</w:t>
        </w:r>
      </w:hyperlink>
      <w:commentRangeStart w:id="179"/>
      <w:hyperlink r:id="rId28">
        <w:r w:rsidDel="00000000" w:rsidR="00000000" w:rsidRPr="00000000">
          <w:rPr>
            <w:rtl w:val="0"/>
          </w:rPr>
          <w:t xml:space="preserve">Devaraju et al., 2018</w:t>
        </w:r>
      </w:hyperlink>
      <w:commentRangeEnd w:id="179"/>
      <w:r w:rsidDel="00000000" w:rsidR="00000000" w:rsidRPr="00000000">
        <w:commentReference w:id="179"/>
      </w:r>
      <w:hyperlink r:id="rId29">
        <w:r w:rsidDel="00000000" w:rsidR="00000000" w:rsidRPr="00000000">
          <w:rPr>
            <w:rtl w:val="0"/>
          </w:rPr>
          <w:t xml:space="preserve">; </w:t>
        </w:r>
      </w:hyperlink>
      <w:commentRangeStart w:id="180"/>
      <w:hyperlink r:id="rId30">
        <w:r w:rsidDel="00000000" w:rsidR="00000000" w:rsidRPr="00000000">
          <w:rPr>
            <w:rtl w:val="0"/>
          </w:rPr>
          <w:t xml:space="preserve">Li et al., 2015</w:t>
        </w:r>
      </w:hyperlink>
      <w:commentRangeEnd w:id="180"/>
      <w:r w:rsidDel="00000000" w:rsidR="00000000" w:rsidRPr="00000000">
        <w:commentReference w:id="180"/>
      </w:r>
      <w:hyperlink r:id="rId31">
        <w:r w:rsidDel="00000000" w:rsidR="00000000" w:rsidRPr="00000000">
          <w:rPr>
            <w:rtl w:val="0"/>
          </w:rPr>
          <w:t xml:space="preserve">)</w:t>
        </w:r>
      </w:hyperlink>
      <w:r w:rsidDel="00000000" w:rsidR="00000000" w:rsidRPr="00000000">
        <w:rPr>
          <w:rtl w:val="0"/>
        </w:rPr>
        <w:t xml:space="preserve">, although the magnitude of this effect is constrained by the forest cover fraction </w:t>
      </w:r>
      <w:hyperlink r:id="rId32">
        <w:r w:rsidDel="00000000" w:rsidR="00000000" w:rsidRPr="00000000">
          <w:rPr>
            <w:rtl w:val="0"/>
          </w:rPr>
          <w:t xml:space="preserve">(</w:t>
        </w:r>
      </w:hyperlink>
      <w:commentRangeStart w:id="181"/>
      <w:hyperlink r:id="rId33">
        <w:r w:rsidDel="00000000" w:rsidR="00000000" w:rsidRPr="00000000">
          <w:rPr>
            <w:rtl w:val="0"/>
          </w:rPr>
          <w:t xml:space="preserve">Alkama &amp; Cescatti, 2016</w:t>
        </w:r>
      </w:hyperlink>
      <w:commentRangeEnd w:id="181"/>
      <w:r w:rsidDel="00000000" w:rsidR="00000000" w:rsidRPr="00000000">
        <w:commentReference w:id="181"/>
      </w:r>
      <w:hyperlink r:id="rId34">
        <w:r w:rsidDel="00000000" w:rsidR="00000000" w:rsidRPr="00000000">
          <w:rPr>
            <w:rtl w:val="0"/>
          </w:rPr>
          <w:t xml:space="preserve">)</w:t>
        </w:r>
      </w:hyperlink>
      <w:r w:rsidDel="00000000" w:rsidR="00000000" w:rsidRPr="00000000">
        <w:rPr>
          <w:rtl w:val="0"/>
        </w:rPr>
        <w:t xml:space="preserve">, and may exert asymmetry in response to forest cover gain and loss </w:t>
      </w:r>
      <w:hyperlink r:id="rId35">
        <w:r w:rsidDel="00000000" w:rsidR="00000000" w:rsidRPr="00000000">
          <w:rPr>
            <w:rtl w:val="0"/>
          </w:rPr>
          <w:t xml:space="preserve">(</w:t>
        </w:r>
      </w:hyperlink>
      <w:commentRangeStart w:id="182"/>
      <w:hyperlink r:id="rId36">
        <w:r w:rsidDel="00000000" w:rsidR="00000000" w:rsidRPr="00000000">
          <w:rPr>
            <w:rtl w:val="0"/>
          </w:rPr>
          <w:t xml:space="preserve">Su et al., 2023</w:t>
        </w:r>
      </w:hyperlink>
      <w:commentRangeEnd w:id="182"/>
      <w:r w:rsidDel="00000000" w:rsidR="00000000" w:rsidRPr="00000000">
        <w:commentReference w:id="182"/>
      </w:r>
      <w:hyperlink r:id="rId37">
        <w:r w:rsidDel="00000000" w:rsidR="00000000" w:rsidRPr="00000000">
          <w:rPr>
            <w:rtl w:val="0"/>
          </w:rPr>
          <w:t xml:space="preserve">; </w:t>
        </w:r>
      </w:hyperlink>
      <w:commentRangeStart w:id="183"/>
      <w:hyperlink r:id="rId38">
        <w:r w:rsidDel="00000000" w:rsidR="00000000" w:rsidRPr="00000000">
          <w:rPr>
            <w:rtl w:val="0"/>
          </w:rPr>
          <w:t xml:space="preserve">Zhang et al., 2024</w:t>
        </w:r>
      </w:hyperlink>
      <w:commentRangeEnd w:id="183"/>
      <w:r w:rsidDel="00000000" w:rsidR="00000000" w:rsidRPr="00000000">
        <w:commentReference w:id="183"/>
      </w:r>
      <w:hyperlink r:id="rId39">
        <w:r w:rsidDel="00000000" w:rsidR="00000000" w:rsidRPr="00000000">
          <w:rPr>
            <w:rtl w:val="0"/>
          </w:rPr>
          <w:t xml:space="preserve">)</w:t>
        </w:r>
      </w:hyperlink>
      <w:r w:rsidDel="00000000" w:rsidR="00000000" w:rsidRPr="00000000">
        <w:rPr>
          <w:rtl w:val="0"/>
        </w:rPr>
        <w:t xml:space="preserve">. Higher temperatures can increase tree respiration, which may reduce net primary productivity (NPP) and change how tropical fore</w:t>
      </w:r>
      <w:ins w:author="sarah worden" w:id="55" w:date="2024-09-09T02:06:50Z">
        <w:r w:rsidDel="00000000" w:rsidR="00000000" w:rsidRPr="00000000">
          <w:rPr>
            <w:rtl w:val="0"/>
          </w:rPr>
          <w:t xml:space="preserve">s</w:t>
        </w:r>
      </w:ins>
      <w:r w:rsidDel="00000000" w:rsidR="00000000" w:rsidRPr="00000000">
        <w:rPr>
          <w:rtl w:val="0"/>
        </w:rPr>
        <w:t xml:space="preserve">ts cycle carbon </w:t>
      </w:r>
      <w:hyperlink r:id="rId40">
        <w:r w:rsidDel="00000000" w:rsidR="00000000" w:rsidRPr="00000000">
          <w:rPr>
            <w:rtl w:val="0"/>
          </w:rPr>
          <w:t xml:space="preserve">(</w:t>
        </w:r>
      </w:hyperlink>
      <w:commentRangeStart w:id="184"/>
      <w:hyperlink r:id="rId41">
        <w:r w:rsidDel="00000000" w:rsidR="00000000" w:rsidRPr="00000000">
          <w:rPr>
            <w:rtl w:val="0"/>
          </w:rPr>
          <w:t xml:space="preserve">Choury et al., 2022</w:t>
        </w:r>
      </w:hyperlink>
      <w:commentRangeEnd w:id="184"/>
      <w:r w:rsidDel="00000000" w:rsidR="00000000" w:rsidRPr="00000000">
        <w:commentReference w:id="184"/>
      </w:r>
      <w:hyperlink r:id="rId42">
        <w:r w:rsidDel="00000000" w:rsidR="00000000" w:rsidRPr="00000000">
          <w:rPr>
            <w:rtl w:val="0"/>
          </w:rPr>
          <w:t xml:space="preserve">; </w:t>
        </w:r>
      </w:hyperlink>
      <w:commentRangeStart w:id="185"/>
      <w:hyperlink r:id="rId43">
        <w:r w:rsidDel="00000000" w:rsidR="00000000" w:rsidRPr="00000000">
          <w:rPr>
            <w:rtl w:val="0"/>
          </w:rPr>
          <w:t xml:space="preserve">Das et al., 2023</w:t>
        </w:r>
      </w:hyperlink>
      <w:commentRangeEnd w:id="185"/>
      <w:r w:rsidDel="00000000" w:rsidR="00000000" w:rsidRPr="00000000">
        <w:commentReference w:id="185"/>
      </w:r>
      <w:hyperlink r:id="rId44">
        <w:r w:rsidDel="00000000" w:rsidR="00000000" w:rsidRPr="00000000">
          <w:rPr>
            <w:rtl w:val="0"/>
          </w:rPr>
          <w:t xml:space="preserve">; </w:t>
        </w:r>
      </w:hyperlink>
      <w:commentRangeStart w:id="186"/>
      <w:hyperlink r:id="rId45">
        <w:r w:rsidDel="00000000" w:rsidR="00000000" w:rsidRPr="00000000">
          <w:rPr>
            <w:rtl w:val="0"/>
          </w:rPr>
          <w:t xml:space="preserve">Liu et al., 2017</w:t>
        </w:r>
      </w:hyperlink>
      <w:commentRangeEnd w:id="186"/>
      <w:r w:rsidDel="00000000" w:rsidR="00000000" w:rsidRPr="00000000">
        <w:commentReference w:id="186"/>
      </w:r>
      <w:hyperlink r:id="rId46">
        <w:r w:rsidDel="00000000" w:rsidR="00000000" w:rsidRPr="00000000">
          <w:rPr>
            <w:rtl w:val="0"/>
          </w:rPr>
          <w:t xml:space="preserve">; </w:t>
        </w:r>
      </w:hyperlink>
      <w:commentRangeStart w:id="187"/>
      <w:hyperlink r:id="rId47">
        <w:r w:rsidDel="00000000" w:rsidR="00000000" w:rsidRPr="00000000">
          <w:rPr>
            <w:rtl w:val="0"/>
          </w:rPr>
          <w:t xml:space="preserve">Lloyd et al., 2023</w:t>
        </w:r>
      </w:hyperlink>
      <w:commentRangeEnd w:id="187"/>
      <w:r w:rsidDel="00000000" w:rsidR="00000000" w:rsidRPr="00000000">
        <w:commentReference w:id="187"/>
      </w:r>
      <w:hyperlink r:id="rId48">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49">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50">
        <w:r w:rsidDel="00000000" w:rsidR="00000000" w:rsidRPr="00000000">
          <w:rPr>
            <w:color w:val="1155cc"/>
            <w:u w:val="single"/>
            <w:rtl w:val="0"/>
          </w:rPr>
          <w:t xml:space="preserve">Costa et al., 2003</w:t>
        </w:r>
      </w:hyperlink>
      <w:r w:rsidDel="00000000" w:rsidR="00000000" w:rsidRPr="00000000">
        <w:rPr>
          <w:rtl w:val="0"/>
        </w:rPr>
        <w:t xml:space="preserve">, </w:t>
      </w:r>
      <w:hyperlink r:id="rId51">
        <w:r w:rsidDel="00000000" w:rsidR="00000000" w:rsidRPr="00000000">
          <w:rPr>
            <w:color w:val="1155cc"/>
            <w:u w:val="single"/>
            <w:rtl w:val="0"/>
          </w:rPr>
          <w:t xml:space="preserve">Souza-Filho et al., 2016</w:t>
        </w:r>
      </w:hyperlink>
      <w:r w:rsidDel="00000000" w:rsidR="00000000" w:rsidRPr="00000000">
        <w:rPr>
          <w:rtl w:val="0"/>
        </w:rPr>
        <w:t xml:space="preserve">), leading to large changes in the surface water balance. </w:t>
      </w:r>
    </w:p>
    <w:p w:rsidR="00000000" w:rsidDel="00000000" w:rsidP="00000000" w:rsidRDefault="00000000" w:rsidRPr="00000000" w14:paraId="00000142">
      <w:pPr>
        <w:spacing w:after="240" w:before="240" w:line="276" w:lineRule="auto"/>
        <w:ind w:left="0" w:firstLine="0"/>
        <w:rPr/>
      </w:pPr>
      <w:r w:rsidDel="00000000" w:rsidR="00000000" w:rsidRPr="00000000">
        <w:rPr>
          <w:rtl w:val="0"/>
        </w:rPr>
        <w:t xml:space="preserve">Land-atmosphere interactions in tropical rainforest regions play key roles in modulating water, temperature, and energy conditions both locally and regionally. Tropical forest atmospheric emissions can alter the vertical profile of the atmosphere, and in turn, feedback to tropical convection and rainfall on time scales ranging from diurnal to decadal </w:t>
      </w:r>
      <w:hyperlink r:id="rId52">
        <w:r w:rsidDel="00000000" w:rsidR="00000000" w:rsidRPr="00000000">
          <w:rPr>
            <w:rtl w:val="0"/>
          </w:rPr>
          <w:t xml:space="preserve">(</w:t>
        </w:r>
      </w:hyperlink>
      <w:hyperlink r:id="rId53">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54">
        <w:r w:rsidDel="00000000" w:rsidR="00000000" w:rsidRPr="00000000">
          <w:rPr>
            <w:color w:val="1155cc"/>
            <w:u w:val="single"/>
            <w:rtl w:val="0"/>
          </w:rPr>
          <w:t xml:space="preserve">Chakraborty et al., 2021</w:t>
        </w:r>
      </w:hyperlink>
      <w:r w:rsidDel="00000000" w:rsidR="00000000" w:rsidRPr="00000000">
        <w:rPr>
          <w:rtl w:val="0"/>
        </w:rPr>
        <w:t xml:space="preserve">).  Tropical forest moisture recycling influences the onset and timing of their own rainy seasons and provides large proportions of atmospheric moisture for rainfall locally and regions downwind (</w:t>
      </w:r>
      <w:hyperlink r:id="rId55">
        <w:r w:rsidDel="00000000" w:rsidR="00000000" w:rsidRPr="00000000">
          <w:rPr>
            <w:color w:val="1155cc"/>
            <w:u w:val="single"/>
            <w:rtl w:val="0"/>
          </w:rPr>
          <w:t xml:space="preserve">Wright et al., 2017</w:t>
        </w:r>
      </w:hyperlink>
      <w:r w:rsidDel="00000000" w:rsidR="00000000" w:rsidRPr="00000000">
        <w:rPr>
          <w:rtl w:val="0"/>
        </w:rPr>
        <w:t xml:space="preserve">, </w:t>
      </w:r>
      <w:hyperlink r:id="rId56">
        <w:r w:rsidDel="00000000" w:rsidR="00000000" w:rsidRPr="00000000">
          <w:rPr>
            <w:color w:val="1155cc"/>
            <w:u w:val="single"/>
            <w:rtl w:val="0"/>
          </w:rPr>
          <w:t xml:space="preserve">Sori et al., 2022</w:t>
        </w:r>
      </w:hyperlink>
      <w:r w:rsidDel="00000000" w:rsidR="00000000" w:rsidRPr="00000000">
        <w:rPr>
          <w:rtl w:val="0"/>
        </w:rPr>
        <w:t xml:space="preserve">, </w:t>
      </w:r>
      <w:hyperlink r:id="rId57">
        <w:r w:rsidDel="00000000" w:rsidR="00000000" w:rsidRPr="00000000">
          <w:rPr>
            <w:color w:val="1155cc"/>
            <w:u w:val="single"/>
            <w:rtl w:val="0"/>
          </w:rPr>
          <w:t xml:space="preserve">Worden et al., 2021</w:t>
        </w:r>
      </w:hyperlink>
      <w:r w:rsidDel="00000000" w:rsidR="00000000" w:rsidRPr="00000000">
        <w:rPr>
          <w:rtl w:val="0"/>
        </w:rPr>
        <w:t xml:space="preserve">, </w:t>
      </w:r>
      <w:hyperlink r:id="rId58">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59">
        <w:r w:rsidDel="00000000" w:rsidR="00000000" w:rsidRPr="00000000">
          <w:rPr>
            <w:color w:val="1155cc"/>
            <w:u w:val="single"/>
            <w:rtl w:val="0"/>
          </w:rPr>
          <w:t xml:space="preserve">Staal et al., 201</w:t>
        </w:r>
      </w:hyperlink>
      <w:r w:rsidDel="00000000" w:rsidR="00000000" w:rsidRPr="00000000">
        <w:rPr>
          <w:rtl w:val="0"/>
        </w:rPr>
        <w:t xml:space="preserve">8, </w:t>
      </w:r>
      <w:commentRangeStart w:id="188"/>
      <w:r w:rsidDel="00000000" w:rsidR="00000000" w:rsidRPr="00000000">
        <w:rPr>
          <w:rtl w:val="0"/>
        </w:rPr>
        <w:t xml:space="preserve">Dirmeyer et al., 2009</w:t>
      </w:r>
      <w:commentRangeEnd w:id="188"/>
      <w:r w:rsidDel="00000000" w:rsidR="00000000" w:rsidRPr="00000000">
        <w:commentReference w:id="188"/>
      </w:r>
      <w:r w:rsidDel="00000000" w:rsidR="00000000" w:rsidRPr="00000000">
        <w:rPr>
          <w:rtl w:val="0"/>
        </w:rPr>
        <w:t xml:space="preserve">, </w:t>
      </w:r>
      <w:commentRangeStart w:id="189"/>
      <w:r w:rsidDel="00000000" w:rsidR="00000000" w:rsidRPr="00000000">
        <w:rPr>
          <w:rtl w:val="0"/>
        </w:rPr>
        <w:t xml:space="preserve">Zemp et al., 2017</w:t>
      </w:r>
      <w:commentRangeEnd w:id="189"/>
      <w:r w:rsidDel="00000000" w:rsidR="00000000" w:rsidRPr="00000000">
        <w:commentReference w:id="189"/>
      </w:r>
      <w:r w:rsidDel="00000000" w:rsidR="00000000" w:rsidRPr="00000000">
        <w:rPr>
          <w:rtl w:val="0"/>
        </w:rPr>
        <w:t xml:space="preserve">, </w:t>
      </w:r>
      <w:commentRangeStart w:id="190"/>
      <w:r w:rsidDel="00000000" w:rsidR="00000000" w:rsidRPr="00000000">
        <w:rPr>
          <w:rtl w:val="0"/>
        </w:rPr>
        <w:t xml:space="preserve">Nyasulu et al., 2024</w:t>
      </w:r>
      <w:commentRangeEnd w:id="190"/>
      <w:r w:rsidDel="00000000" w:rsidR="00000000" w:rsidRPr="00000000">
        <w:commentReference w:id="190"/>
      </w:r>
      <w:r w:rsidDel="00000000" w:rsidR="00000000" w:rsidRPr="00000000">
        <w:rPr>
          <w:rtl w:val="0"/>
        </w:rPr>
        <w:t xml:space="preserve">). Additionally, emitted biogenic volatile organic compounds influence cloud formation and albedo, which influences the amount and quality of light available for vegetation (</w:t>
      </w:r>
      <w:hyperlink r:id="rId60">
        <w:r w:rsidDel="00000000" w:rsidR="00000000" w:rsidRPr="00000000">
          <w:rPr>
            <w:color w:val="1155cc"/>
            <w:u w:val="single"/>
            <w:rtl w:val="0"/>
          </w:rPr>
          <w:t xml:space="preserve">Artaxo et al., 2022</w:t>
        </w:r>
      </w:hyperlink>
      <w:r w:rsidDel="00000000" w:rsidR="00000000" w:rsidRPr="00000000">
        <w:rPr>
          <w:rtl w:val="0"/>
        </w:rPr>
        <w:t xml:space="preserve">). </w:t>
      </w:r>
    </w:p>
    <w:p w:rsidR="00000000" w:rsidDel="00000000" w:rsidP="00000000" w:rsidRDefault="00000000" w:rsidRPr="00000000" w14:paraId="00000143">
      <w:pPr>
        <w:spacing w:after="240" w:before="240" w:line="276" w:lineRule="auto"/>
        <w:ind w:left="0" w:firstLine="0"/>
        <w:rPr/>
      </w:pPr>
      <w:r w:rsidDel="00000000" w:rsidR="00000000" w:rsidRPr="00000000">
        <w:rPr>
          <w:rtl w:val="0"/>
        </w:rPr>
        <w:t xml:space="preserve">Tropical rainfall magnitude and patterns are tightly linked to LCLUC activities (</w:t>
      </w:r>
      <w:hyperlink r:id="rId61">
        <w:r w:rsidDel="00000000" w:rsidR="00000000" w:rsidRPr="00000000">
          <w:rPr>
            <w:color w:val="1155cc"/>
            <w:u w:val="single"/>
            <w:rtl w:val="0"/>
          </w:rPr>
          <w:t xml:space="preserve">Xu et al., 2022</w:t>
        </w:r>
      </w:hyperlink>
      <w:r w:rsidDel="00000000" w:rsidR="00000000" w:rsidRPr="00000000">
        <w:rPr>
          <w:rtl w:val="0"/>
        </w:rPr>
        <w:t xml:space="preserve">, </w:t>
      </w:r>
      <w:hyperlink r:id="rId62">
        <w:r w:rsidDel="00000000" w:rsidR="00000000" w:rsidRPr="00000000">
          <w:rPr>
            <w:color w:val="1155cc"/>
            <w:u w:val="single"/>
            <w:rtl w:val="0"/>
          </w:rPr>
          <w:t xml:space="preserve">Bell et al., 2015</w:t>
        </w:r>
      </w:hyperlink>
      <w:r w:rsidDel="00000000" w:rsidR="00000000" w:rsidRPr="00000000">
        <w:rPr>
          <w:rtl w:val="0"/>
        </w:rPr>
        <w:t xml:space="preserve">, </w:t>
      </w:r>
      <w:hyperlink r:id="rId63">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64">
        <w:r w:rsidDel="00000000" w:rsidR="00000000" w:rsidRPr="00000000">
          <w:rPr>
            <w:rtl w:val="0"/>
          </w:rPr>
          <w:t xml:space="preserve">(</w:t>
        </w:r>
      </w:hyperlink>
      <w:commentRangeStart w:id="191"/>
      <w:hyperlink r:id="rId65">
        <w:r w:rsidDel="00000000" w:rsidR="00000000" w:rsidRPr="00000000">
          <w:rPr>
            <w:rtl w:val="0"/>
          </w:rPr>
          <w:t xml:space="preserve">Khanna et al., 2017</w:t>
        </w:r>
      </w:hyperlink>
      <w:commentRangeEnd w:id="191"/>
      <w:r w:rsidDel="00000000" w:rsidR="00000000" w:rsidRPr="00000000">
        <w:commentReference w:id="191"/>
      </w:r>
      <w:r w:rsidDel="00000000" w:rsidR="00000000" w:rsidRPr="00000000">
        <w:rPr>
          <w:rtl w:val="0"/>
        </w:rPr>
        <w:t xml:space="preserve">; </w:t>
      </w:r>
      <w:commentRangeStart w:id="192"/>
      <w:hyperlink r:id="rId66">
        <w:r w:rsidDel="00000000" w:rsidR="00000000" w:rsidRPr="00000000">
          <w:rPr>
            <w:rtl w:val="0"/>
          </w:rPr>
          <w:t xml:space="preserve">Lawrence &amp; Vandecar, 2014</w:t>
        </w:r>
      </w:hyperlink>
      <w:commentRangeEnd w:id="192"/>
      <w:r w:rsidDel="00000000" w:rsidR="00000000" w:rsidRPr="00000000">
        <w:commentReference w:id="192"/>
      </w:r>
      <w:hyperlink r:id="rId67">
        <w:r w:rsidDel="00000000" w:rsidR="00000000" w:rsidRPr="00000000">
          <w:rPr>
            <w:rtl w:val="0"/>
          </w:rPr>
          <w:t xml:space="preserve">; </w:t>
        </w:r>
      </w:hyperlink>
      <w:commentRangeStart w:id="193"/>
      <w:hyperlink r:id="rId68">
        <w:r w:rsidDel="00000000" w:rsidR="00000000" w:rsidRPr="00000000">
          <w:rPr>
            <w:rtl w:val="0"/>
          </w:rPr>
          <w:t xml:space="preserve">Leite-Filho et al., 2021</w:t>
        </w:r>
      </w:hyperlink>
      <w:commentRangeEnd w:id="193"/>
      <w:r w:rsidDel="00000000" w:rsidR="00000000" w:rsidRPr="00000000">
        <w:commentReference w:id="193"/>
      </w:r>
      <w:hyperlink r:id="rId69">
        <w:r w:rsidDel="00000000" w:rsidR="00000000" w:rsidRPr="00000000">
          <w:rPr>
            <w:rtl w:val="0"/>
          </w:rPr>
          <w:t xml:space="preserve">; </w:t>
        </w:r>
      </w:hyperlink>
      <w:commentRangeStart w:id="194"/>
      <w:hyperlink r:id="rId70">
        <w:r w:rsidDel="00000000" w:rsidR="00000000" w:rsidRPr="00000000">
          <w:rPr>
            <w:rtl w:val="0"/>
          </w:rPr>
          <w:t xml:space="preserve">Smith et al., 2023</w:t>
        </w:r>
      </w:hyperlink>
      <w:commentRangeEnd w:id="194"/>
      <w:r w:rsidDel="00000000" w:rsidR="00000000" w:rsidRPr="00000000">
        <w:commentReference w:id="194"/>
      </w:r>
      <w:hyperlink r:id="rId71">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72">
        <w:r w:rsidDel="00000000" w:rsidR="00000000" w:rsidRPr="00000000">
          <w:rPr>
            <w:rtl w:val="0"/>
          </w:rPr>
          <w:t xml:space="preserve">(</w:t>
        </w:r>
      </w:hyperlink>
      <w:commentRangeStart w:id="195"/>
      <w:hyperlink r:id="rId73">
        <w:r w:rsidDel="00000000" w:rsidR="00000000" w:rsidRPr="00000000">
          <w:rPr>
            <w:highlight w:val="yellow"/>
            <w:rtl w:val="0"/>
          </w:rPr>
          <w:t xml:space="preserve">Mahmood et al., 2014</w:t>
        </w:r>
      </w:hyperlink>
      <w:commentRangeEnd w:id="195"/>
      <w:r w:rsidDel="00000000" w:rsidR="00000000" w:rsidRPr="00000000">
        <w:commentReference w:id="195"/>
      </w:r>
      <w:hyperlink r:id="rId74">
        <w:r w:rsidDel="00000000" w:rsidR="00000000" w:rsidRPr="00000000">
          <w:rPr>
            <w:highlight w:val="yellow"/>
            <w:rtl w:val="0"/>
          </w:rPr>
          <w:t xml:space="preserve">; </w:t>
        </w:r>
      </w:hyperlink>
      <w:commentRangeStart w:id="196"/>
      <w:hyperlink r:id="rId75">
        <w:r w:rsidDel="00000000" w:rsidR="00000000" w:rsidRPr="00000000">
          <w:rPr>
            <w:highlight w:val="yellow"/>
            <w:rtl w:val="0"/>
          </w:rPr>
          <w:t xml:space="preserve">Snyder, 2010</w:t>
        </w:r>
      </w:hyperlink>
      <w:commentRangeEnd w:id="196"/>
      <w:r w:rsidDel="00000000" w:rsidR="00000000" w:rsidRPr="00000000">
        <w:commentReference w:id="196"/>
      </w:r>
      <w:hyperlink r:id="rId76">
        <w:r w:rsidDel="00000000" w:rsidR="00000000" w:rsidRPr="00000000">
          <w:rPr>
            <w:rtl w:val="0"/>
          </w:rPr>
          <w:t xml:space="preserve">)</w:t>
        </w:r>
      </w:hyperlink>
      <w:r w:rsidDel="00000000" w:rsidR="00000000" w:rsidRPr="00000000">
        <w:rPr>
          <w:rtl w:val="0"/>
        </w:rPr>
        <w:t xml:space="preserve"> and cross-continental nutrient cycles </w:t>
      </w:r>
      <w:hyperlink r:id="rId77">
        <w:r w:rsidDel="00000000" w:rsidR="00000000" w:rsidRPr="00000000">
          <w:rPr>
            <w:rtl w:val="0"/>
          </w:rPr>
          <w:t xml:space="preserve">(</w:t>
        </w:r>
      </w:hyperlink>
      <w:commentRangeStart w:id="197"/>
      <w:hyperlink r:id="rId78">
        <w:r w:rsidDel="00000000" w:rsidR="00000000" w:rsidRPr="00000000">
          <w:rPr>
            <w:rtl w:val="0"/>
          </w:rPr>
          <w:t xml:space="preserve">Li et al., 2021</w:t>
        </w:r>
      </w:hyperlink>
      <w:commentRangeEnd w:id="197"/>
      <w:r w:rsidDel="00000000" w:rsidR="00000000" w:rsidRPr="00000000">
        <w:commentReference w:id="197"/>
      </w:r>
      <w:hyperlink r:id="rId79">
        <w:r w:rsidDel="00000000" w:rsidR="00000000" w:rsidRPr="00000000">
          <w:rPr>
            <w:rtl w:val="0"/>
          </w:rPr>
          <w:t xml:space="preserve">,</w:t>
        </w:r>
      </w:hyperlink>
      <w:r w:rsidDel="00000000" w:rsidR="00000000" w:rsidRPr="00000000">
        <w:rPr>
          <w:rtl w:val="0"/>
        </w:rPr>
        <w:t xml:space="preserve"> </w:t>
      </w:r>
      <w:hyperlink r:id="rId80">
        <w:r w:rsidDel="00000000" w:rsidR="00000000" w:rsidRPr="00000000">
          <w:rPr>
            <w:color w:val="1155cc"/>
            <w:u w:val="single"/>
            <w:rtl w:val="0"/>
          </w:rPr>
          <w:t xml:space="preserve">Barkley et al., 2019</w:t>
        </w:r>
      </w:hyperlink>
      <w:hyperlink r:id="rId81">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82">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83">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w:t>
      </w:r>
      <w:hyperlink r:id="rId84">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85">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44">
      <w:pPr>
        <w:spacing w:after="240" w:before="240" w:line="276"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86">
        <w:r w:rsidDel="00000000" w:rsidR="00000000" w:rsidRPr="00000000">
          <w:rPr>
            <w:color w:val="1155cc"/>
            <w:u w:val="single"/>
            <w:rtl w:val="0"/>
          </w:rPr>
          <w:t xml:space="preserve">Andrews et al., 2024</w:t>
        </w:r>
      </w:hyperlink>
      <w:r w:rsidDel="00000000" w:rsidR="00000000" w:rsidRPr="00000000">
        <w:rPr>
          <w:rtl w:val="0"/>
        </w:rPr>
        <w:t xml:space="preserve">, </w:t>
      </w:r>
      <w:hyperlink r:id="rId87">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88">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89">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90">
        <w:r w:rsidDel="00000000" w:rsidR="00000000" w:rsidRPr="00000000">
          <w:rPr>
            <w:color w:val="1155cc"/>
            <w:u w:val="single"/>
            <w:rtl w:val="0"/>
          </w:rPr>
          <w:t xml:space="preserve">Alsdorf et al., 2016</w:t>
        </w:r>
      </w:hyperlink>
      <w:r w:rsidDel="00000000" w:rsidR="00000000" w:rsidRPr="00000000">
        <w:rPr>
          <w:rtl w:val="0"/>
        </w:rPr>
        <w:t xml:space="preserve">, </w:t>
      </w:r>
      <w:hyperlink r:id="rId91">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92">
        <w:r w:rsidDel="00000000" w:rsidR="00000000" w:rsidRPr="00000000">
          <w:rPr>
            <w:color w:val="1155cc"/>
            <w:u w:val="single"/>
            <w:rtl w:val="0"/>
          </w:rPr>
          <w:t xml:space="preserve">Parolin et al., 2004a,</w:t>
        </w:r>
      </w:hyperlink>
      <w:r w:rsidDel="00000000" w:rsidR="00000000" w:rsidRPr="00000000">
        <w:rPr>
          <w:rtl w:val="0"/>
        </w:rPr>
        <w:t xml:space="preserve"> </w:t>
      </w:r>
      <w:hyperlink r:id="rId93">
        <w:r w:rsidDel="00000000" w:rsidR="00000000" w:rsidRPr="00000000">
          <w:rPr>
            <w:color w:val="1155cc"/>
            <w:u w:val="single"/>
            <w:rtl w:val="0"/>
          </w:rPr>
          <w:t xml:space="preserve">Parolin et al., 2016</w:t>
        </w:r>
      </w:hyperlink>
      <w:r w:rsidDel="00000000" w:rsidR="00000000" w:rsidRPr="00000000">
        <w:rPr>
          <w:rtl w:val="0"/>
        </w:rPr>
        <w:t xml:space="preserve">, </w:t>
      </w:r>
      <w:commentRangeStart w:id="198"/>
      <w:r w:rsidDel="00000000" w:rsidR="00000000" w:rsidRPr="00000000">
        <w:rPr>
          <w:highlight w:val="yellow"/>
          <w:rtl w:val="0"/>
        </w:rPr>
        <w:t xml:space="preserve">Hawes and Peres 2016</w:t>
      </w:r>
      <w:commentRangeEnd w:id="198"/>
      <w:r w:rsidDel="00000000" w:rsidR="00000000" w:rsidRPr="00000000">
        <w:commentReference w:id="198"/>
      </w:r>
      <w:r w:rsidDel="00000000" w:rsidR="00000000" w:rsidRPr="00000000">
        <w:rPr>
          <w:rtl w:val="0"/>
        </w:rPr>
        <w:t xml:space="preserve">). Indirectly, rainfall can also significantly influence local nutrient cycles via wet nutrient deposition onto forest canopies (Bauters et al.,</w:t>
      </w:r>
      <w:hyperlink r:id="rId94">
        <w:r w:rsidDel="00000000" w:rsidR="00000000" w:rsidRPr="00000000">
          <w:rPr>
            <w:color w:val="1155cc"/>
            <w:u w:val="single"/>
            <w:rtl w:val="0"/>
          </w:rPr>
          <w:t xml:space="preserve"> 2018</w:t>
        </w:r>
      </w:hyperlink>
      <w:r w:rsidDel="00000000" w:rsidR="00000000" w:rsidRPr="00000000">
        <w:rPr>
          <w:rtl w:val="0"/>
        </w:rPr>
        <w:t xml:space="preserve">, </w:t>
      </w:r>
      <w:hyperlink r:id="rId95">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199"/>
      <w:r w:rsidDel="00000000" w:rsidR="00000000" w:rsidRPr="00000000">
        <w:rPr>
          <w:rtl w:val="0"/>
        </w:rPr>
        <w:t xml:space="preserve">Philippon et al., 2019</w:t>
      </w:r>
      <w:commentRangeEnd w:id="199"/>
      <w:r w:rsidDel="00000000" w:rsidR="00000000" w:rsidRPr="00000000">
        <w:commentReference w:id="199"/>
      </w:r>
      <w:r w:rsidDel="00000000" w:rsidR="00000000" w:rsidRPr="00000000">
        <w:rPr>
          <w:rtl w:val="0"/>
        </w:rPr>
        <w:t xml:space="preserve">, </w:t>
      </w:r>
      <w:hyperlink r:id="rId96">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97">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98">
        <w:r w:rsidDel="00000000" w:rsidR="00000000" w:rsidRPr="00000000">
          <w:rPr>
            <w:color w:val="1155cc"/>
            <w:u w:val="single"/>
            <w:rtl w:val="0"/>
          </w:rPr>
          <w:t xml:space="preserve">Binks et al., 2019</w:t>
        </w:r>
      </w:hyperlink>
      <w:r w:rsidDel="00000000" w:rsidR="00000000" w:rsidRPr="00000000">
        <w:rPr>
          <w:rtl w:val="0"/>
        </w:rPr>
        <w:t xml:space="preserve">). </w:t>
      </w:r>
    </w:p>
    <w:p w:rsidR="00000000" w:rsidDel="00000000" w:rsidP="00000000" w:rsidRDefault="00000000" w:rsidRPr="00000000" w14:paraId="00000145">
      <w:pPr>
        <w:spacing w:after="240" w:before="240" w:line="276" w:lineRule="auto"/>
        <w:rPr/>
      </w:pPr>
      <w:r w:rsidDel="00000000" w:rsidR="00000000" w:rsidRPr="00000000">
        <w:rPr>
          <w:rtl w:val="0"/>
        </w:rPr>
        <w:t xml:space="preserve">Tropical climate systems are changing in other important ways. </w:t>
      </w:r>
      <w:r w:rsidDel="00000000" w:rsidR="00000000" w:rsidRPr="00000000">
        <w:rPr>
          <w:rtl w:val="0"/>
        </w:rPr>
        <w:t xml:space="preserve">Large-scale deforestation, anthropogenic aerosols, greenhouse gases, and changes in sea surface temperature (SST) patterns can alter cross-equatorial (</w:t>
      </w:r>
      <w:hyperlink r:id="rId99">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0">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01">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2">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3">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04">
        <w:r w:rsidDel="00000000" w:rsidR="00000000" w:rsidRPr="00000000">
          <w:rPr>
            <w:color w:val="1155cc"/>
            <w:u w:val="single"/>
            <w:rtl w:val="0"/>
          </w:rPr>
          <w:t xml:space="preserve">Cook and Vizy 2019</w:t>
        </w:r>
      </w:hyperlink>
      <w:r w:rsidDel="00000000" w:rsidR="00000000" w:rsidRPr="00000000">
        <w:rPr>
          <w:rtl w:val="0"/>
        </w:rPr>
        <w:t xml:space="preserve">, </w:t>
      </w:r>
      <w:hyperlink r:id="rId105">
        <w:r w:rsidDel="00000000" w:rsidR="00000000" w:rsidRPr="00000000">
          <w:rPr>
            <w:color w:val="1155cc"/>
            <w:u w:val="single"/>
            <w:rtl w:val="0"/>
          </w:rPr>
          <w:t xml:space="preserve">Creese et al., 2019</w:t>
        </w:r>
      </w:hyperlink>
      <w:r w:rsidDel="00000000" w:rsidR="00000000" w:rsidRPr="00000000">
        <w:rPr>
          <w:rtl w:val="0"/>
        </w:rPr>
        <w:t xml:space="preserve">, </w:t>
      </w:r>
      <w:hyperlink r:id="rId106">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alter tropical convection and induce climate variability (</w:t>
      </w:r>
      <w:hyperlink r:id="rId107">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08">
        <w:r w:rsidDel="00000000" w:rsidR="00000000" w:rsidRPr="00000000">
          <w:rPr>
            <w:color w:val="1155cc"/>
            <w:u w:val="single"/>
            <w:rtl w:val="0"/>
          </w:rPr>
          <w:t xml:space="preserve">Dias et al., 2017</w:t>
        </w:r>
      </w:hyperlink>
      <w:r w:rsidDel="00000000" w:rsidR="00000000" w:rsidRPr="00000000">
        <w:rPr>
          <w:rtl w:val="0"/>
        </w:rPr>
        <w:t xml:space="preserve">) by modifying dynamic systems that control rainfall (</w:t>
      </w:r>
      <w:hyperlink r:id="rId109">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10">
        <w:r w:rsidDel="00000000" w:rsidR="00000000" w:rsidRPr="00000000">
          <w:rPr>
            <w:color w:val="1155cc"/>
            <w:u w:val="single"/>
            <w:rtl w:val="0"/>
          </w:rPr>
          <w:t xml:space="preserve">Ndehedehe et al., 2018</w:t>
        </w:r>
      </w:hyperlink>
      <w:r w:rsidDel="00000000" w:rsidR="00000000" w:rsidRPr="00000000">
        <w:rPr>
          <w:rtl w:val="0"/>
        </w:rPr>
        <w:t xml:space="preserve">). Due to these changes, tropical forests are experiencing significant changes in their water cycle, including increases in dry season lengths and intensity (</w:t>
      </w:r>
      <w:hyperlink r:id="rId111">
        <w:r w:rsidDel="00000000" w:rsidR="00000000" w:rsidRPr="00000000">
          <w:rPr>
            <w:color w:val="1155cc"/>
            <w:u w:val="single"/>
            <w:rtl w:val="0"/>
          </w:rPr>
          <w:t xml:space="preserve">Jiang et al., 2019</w:t>
        </w:r>
      </w:hyperlink>
      <w:r w:rsidDel="00000000" w:rsidR="00000000" w:rsidRPr="00000000">
        <w:rPr>
          <w:rtl w:val="0"/>
        </w:rPr>
        <w:t xml:space="preserve">, </w:t>
      </w:r>
      <w:hyperlink r:id="rId112">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200"/>
      <w:r w:rsidDel="00000000" w:rsidR="00000000" w:rsidRPr="00000000">
        <w:rPr>
          <w:rtl w:val="0"/>
        </w:rPr>
        <w:t xml:space="preserve">Yin et al., 2014</w:t>
      </w:r>
      <w:commentRangeEnd w:id="200"/>
      <w:r w:rsidDel="00000000" w:rsidR="00000000" w:rsidRPr="00000000">
        <w:commentReference w:id="200"/>
      </w:r>
      <w:r w:rsidDel="00000000" w:rsidR="00000000" w:rsidRPr="00000000">
        <w:rPr>
          <w:rtl w:val="0"/>
        </w:rPr>
        <w:t xml:space="preserve">), decadal-scale declines in rainfall (</w:t>
      </w:r>
      <w:hyperlink r:id="rId113">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14">
        <w:r w:rsidDel="00000000" w:rsidR="00000000" w:rsidRPr="00000000">
          <w:rPr>
            <w:color w:val="1155cc"/>
            <w:u w:val="single"/>
            <w:rtl w:val="0"/>
          </w:rPr>
          <w:t xml:space="preserve">Rehbein and Ambrizzi 2023</w:t>
        </w:r>
      </w:hyperlink>
      <w:r w:rsidDel="00000000" w:rsidR="00000000" w:rsidRPr="00000000">
        <w:rPr>
          <w:rtl w:val="0"/>
        </w:rPr>
        <w:t xml:space="preserve">). However, they are showing different responses to changes in water availability. Central African tropical forests appear less responsive to drought conditions compared to the Amazon rainforests (</w:t>
      </w:r>
      <w:hyperlink r:id="rId115">
        <w:r w:rsidDel="00000000" w:rsidR="00000000" w:rsidRPr="00000000">
          <w:rPr>
            <w:color w:val="1155cc"/>
            <w:u w:val="single"/>
            <w:rtl w:val="0"/>
          </w:rPr>
          <w:t xml:space="preserve">Tao et al., 2022</w:t>
        </w:r>
      </w:hyperlink>
      <w:r w:rsidDel="00000000" w:rsidR="00000000" w:rsidRPr="00000000">
        <w:rPr>
          <w:rtl w:val="0"/>
        </w:rPr>
        <w:t xml:space="preserve">, </w:t>
      </w:r>
      <w:hyperlink r:id="rId116">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17">
        <w:r w:rsidDel="00000000" w:rsidR="00000000" w:rsidRPr="00000000">
          <w:rPr>
            <w:color w:val="1155cc"/>
            <w:u w:val="single"/>
            <w:rtl w:val="0"/>
          </w:rPr>
          <w:t xml:space="preserve">Saatchi et al., 2012</w:t>
        </w:r>
      </w:hyperlink>
      <w:r w:rsidDel="00000000" w:rsidR="00000000" w:rsidRPr="00000000">
        <w:rPr>
          <w:rtl w:val="0"/>
        </w:rPr>
        <w:t xml:space="preserve">, </w:t>
      </w:r>
      <w:hyperlink r:id="rId118">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19">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46">
      <w:pPr>
        <w:spacing w:after="240" w:before="240" w:line="276" w:lineRule="auto"/>
        <w:rPr/>
      </w:pPr>
      <w:commentRangeStart w:id="201"/>
      <w:r w:rsidDel="00000000" w:rsidR="00000000" w:rsidRPr="00000000">
        <w:rPr>
          <w:color w:val="ff0000"/>
          <w:rtl w:val="0"/>
        </w:rPr>
        <w:t xml:space="preserve">The tropical forest carbon balance is increasingly fragile due to a range of hydrological and thermal conditions. </w:t>
      </w:r>
      <w:r w:rsidDel="00000000" w:rsidR="00000000" w:rsidRPr="00000000">
        <w:rPr>
          <w:rtl w:val="0"/>
        </w:rPr>
        <w:t xml:space="preserve">Critical thresholds are often linked to the point at which soil water availability drops below the needs for maintaining stomatal conductance, leading to reduced carbon assimilation (</w:t>
      </w:r>
      <w:hyperlink r:id="rId120">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 In the Amazon, deep-rooted trees can access water from deeper soil layers, which delays the onset of water stress compared to African or Southeast Asian forests where root systems are often shallower (</w:t>
      </w:r>
      <w:hyperlink r:id="rId121">
        <w:r w:rsidDel="00000000" w:rsidR="00000000" w:rsidRPr="00000000">
          <w:rPr>
            <w:color w:val="1155cc"/>
            <w:u w:val="single"/>
            <w:rtl w:val="0"/>
          </w:rPr>
          <w:t xml:space="preserve">Fan et al., 2017</w:t>
        </w:r>
      </w:hyperlink>
      <w:r w:rsidDel="00000000" w:rsidR="00000000" w:rsidRPr="00000000">
        <w:rPr>
          <w:rtl w:val="0"/>
        </w:rPr>
        <w:t xml:space="preserve">). In addition, prolonged dry seasons </w:t>
      </w:r>
      <w:hyperlink r:id="rId122">
        <w:r w:rsidDel="00000000" w:rsidR="00000000" w:rsidRPr="00000000">
          <w:rPr>
            <w:rtl w:val="0"/>
          </w:rPr>
          <w:t xml:space="preserve">(</w:t>
        </w:r>
      </w:hyperlink>
      <w:commentRangeStart w:id="202"/>
      <w:hyperlink r:id="rId123">
        <w:r w:rsidDel="00000000" w:rsidR="00000000" w:rsidRPr="00000000">
          <w:rPr>
            <w:rtl w:val="0"/>
          </w:rPr>
          <w:t xml:space="preserve">Marengo et al., 2018</w:t>
        </w:r>
      </w:hyperlink>
      <w:commentRangeEnd w:id="202"/>
      <w:r w:rsidDel="00000000" w:rsidR="00000000" w:rsidRPr="00000000">
        <w:commentReference w:id="202"/>
      </w:r>
      <w:hyperlink r:id="rId124">
        <w:r w:rsidDel="00000000" w:rsidR="00000000" w:rsidRPr="00000000">
          <w:rPr>
            <w:rtl w:val="0"/>
          </w:rPr>
          <w:t xml:space="preserve">)</w:t>
        </w:r>
      </w:hyperlink>
      <w:r w:rsidDel="00000000" w:rsidR="00000000" w:rsidRPr="00000000">
        <w:rPr>
          <w:rtl w:val="0"/>
        </w:rPr>
        <w:t xml:space="preserve"> or increased frequency of droughts </w:t>
      </w:r>
      <w:hyperlink r:id="rId125">
        <w:r w:rsidDel="00000000" w:rsidR="00000000" w:rsidRPr="00000000">
          <w:rPr>
            <w:rtl w:val="0"/>
          </w:rPr>
          <w:t xml:space="preserve">(</w:t>
        </w:r>
      </w:hyperlink>
      <w:commentRangeStart w:id="203"/>
      <w:commentRangeStart w:id="204"/>
      <w:hyperlink r:id="rId126">
        <w:r w:rsidDel="00000000" w:rsidR="00000000" w:rsidRPr="00000000">
          <w:rPr>
            <w:rtl w:val="0"/>
          </w:rPr>
          <w:t xml:space="preserve">Jenkins, 2009</w:t>
        </w:r>
      </w:hyperlink>
      <w:commentRangeEnd w:id="203"/>
      <w:r w:rsidDel="00000000" w:rsidR="00000000" w:rsidRPr="00000000">
        <w:commentReference w:id="203"/>
      </w:r>
      <w:commentRangeEnd w:id="204"/>
      <w:r w:rsidDel="00000000" w:rsidR="00000000" w:rsidRPr="00000000">
        <w:commentReference w:id="204"/>
      </w:r>
      <w:hyperlink r:id="rId127">
        <w:r w:rsidDel="00000000" w:rsidR="00000000" w:rsidRPr="00000000">
          <w:rPr>
            <w:rtl w:val="0"/>
          </w:rPr>
          <w:t xml:space="preserve">)</w:t>
        </w:r>
      </w:hyperlink>
      <w:r w:rsidDel="00000000" w:rsidR="00000000" w:rsidRPr="00000000">
        <w:rPr>
          <w:rtl w:val="0"/>
        </w:rPr>
        <w:t xml:space="preserve">, can lead to water stress </w:t>
      </w:r>
      <w:hyperlink r:id="rId128">
        <w:r w:rsidDel="00000000" w:rsidR="00000000" w:rsidRPr="00000000">
          <w:rPr>
            <w:rtl w:val="0"/>
          </w:rPr>
          <w:t xml:space="preserve">(</w:t>
        </w:r>
      </w:hyperlink>
      <w:commentRangeStart w:id="205"/>
      <w:hyperlink r:id="rId129">
        <w:r w:rsidDel="00000000" w:rsidR="00000000" w:rsidRPr="00000000">
          <w:rPr>
            <w:rtl w:val="0"/>
          </w:rPr>
          <w:t xml:space="preserve">Rifai et al., 2019</w:t>
        </w:r>
      </w:hyperlink>
      <w:commentRangeEnd w:id="205"/>
      <w:r w:rsidDel="00000000" w:rsidR="00000000" w:rsidRPr="00000000">
        <w:commentReference w:id="205"/>
      </w:r>
      <w:hyperlink r:id="rId130">
        <w:r w:rsidDel="00000000" w:rsidR="00000000" w:rsidRPr="00000000">
          <w:rPr>
            <w:rtl w:val="0"/>
          </w:rPr>
          <w:t xml:space="preserve">; </w:t>
        </w:r>
      </w:hyperlink>
      <w:commentRangeStart w:id="206"/>
      <w:hyperlink r:id="rId131">
        <w:r w:rsidDel="00000000" w:rsidR="00000000" w:rsidRPr="00000000">
          <w:rPr>
            <w:rtl w:val="0"/>
          </w:rPr>
          <w:t xml:space="preserve">Santos et al., 2018</w:t>
        </w:r>
      </w:hyperlink>
      <w:commentRangeEnd w:id="206"/>
      <w:r w:rsidDel="00000000" w:rsidR="00000000" w:rsidRPr="00000000">
        <w:commentReference w:id="206"/>
      </w:r>
      <w:hyperlink r:id="rId132">
        <w:r w:rsidDel="00000000" w:rsidR="00000000" w:rsidRPr="00000000">
          <w:rPr>
            <w:rtl w:val="0"/>
          </w:rPr>
          <w:t xml:space="preserve">)</w:t>
        </w:r>
      </w:hyperlink>
      <w:r w:rsidDel="00000000" w:rsidR="00000000" w:rsidRPr="00000000">
        <w:rPr>
          <w:rtl w:val="0"/>
        </w:rPr>
        <w:t xml:space="preserve">, reduced tree growth </w:t>
      </w:r>
      <w:hyperlink r:id="rId133">
        <w:r w:rsidDel="00000000" w:rsidR="00000000" w:rsidRPr="00000000">
          <w:rPr>
            <w:rtl w:val="0"/>
          </w:rPr>
          <w:t xml:space="preserve">(</w:t>
        </w:r>
      </w:hyperlink>
      <w:commentRangeStart w:id="207"/>
      <w:commentRangeStart w:id="208"/>
      <w:hyperlink r:id="rId134">
        <w:r w:rsidDel="00000000" w:rsidR="00000000" w:rsidRPr="00000000">
          <w:rPr>
            <w:rtl w:val="0"/>
          </w:rPr>
          <w:t xml:space="preserve">Ouédraogo et al., 2013</w:t>
        </w:r>
      </w:hyperlink>
      <w:commentRangeEnd w:id="207"/>
      <w:r w:rsidDel="00000000" w:rsidR="00000000" w:rsidRPr="00000000">
        <w:commentReference w:id="207"/>
      </w:r>
      <w:commentRangeEnd w:id="208"/>
      <w:r w:rsidDel="00000000" w:rsidR="00000000" w:rsidRPr="00000000">
        <w:commentReference w:id="208"/>
      </w:r>
      <w:hyperlink r:id="rId135">
        <w:r w:rsidDel="00000000" w:rsidR="00000000" w:rsidRPr="00000000">
          <w:rPr>
            <w:rtl w:val="0"/>
          </w:rPr>
          <w:t xml:space="preserve">; </w:t>
        </w:r>
      </w:hyperlink>
      <w:commentRangeStart w:id="209"/>
      <w:hyperlink r:id="rId136">
        <w:r w:rsidDel="00000000" w:rsidR="00000000" w:rsidRPr="00000000">
          <w:rPr>
            <w:rtl w:val="0"/>
          </w:rPr>
          <w:t xml:space="preserve">Sullivan et al., 2020</w:t>
        </w:r>
      </w:hyperlink>
      <w:commentRangeEnd w:id="209"/>
      <w:r w:rsidDel="00000000" w:rsidR="00000000" w:rsidRPr="00000000">
        <w:commentReference w:id="209"/>
      </w:r>
      <w:hyperlink r:id="rId137">
        <w:r w:rsidDel="00000000" w:rsidR="00000000" w:rsidRPr="00000000">
          <w:rPr>
            <w:rtl w:val="0"/>
          </w:rPr>
          <w:t xml:space="preserve">; </w:t>
        </w:r>
      </w:hyperlink>
      <w:commentRangeStart w:id="210"/>
      <w:hyperlink r:id="rId138">
        <w:r w:rsidDel="00000000" w:rsidR="00000000" w:rsidRPr="00000000">
          <w:rPr>
            <w:rtl w:val="0"/>
          </w:rPr>
          <w:t xml:space="preserve">Yang et al., 2018</w:t>
        </w:r>
      </w:hyperlink>
      <w:commentRangeEnd w:id="210"/>
      <w:r w:rsidDel="00000000" w:rsidR="00000000" w:rsidRPr="00000000">
        <w:commentReference w:id="210"/>
      </w:r>
      <w:hyperlink r:id="rId139">
        <w:r w:rsidDel="00000000" w:rsidR="00000000" w:rsidRPr="00000000">
          <w:rPr>
            <w:rtl w:val="0"/>
          </w:rPr>
          <w:t xml:space="preserve">)</w:t>
        </w:r>
      </w:hyperlink>
      <w:r w:rsidDel="00000000" w:rsidR="00000000" w:rsidRPr="00000000">
        <w:rPr>
          <w:rtl w:val="0"/>
        </w:rPr>
        <w:t xml:space="preserve">, and increased mortality rates, particularly for drought-sensitive species </w:t>
      </w:r>
      <w:hyperlink r:id="rId140">
        <w:r w:rsidDel="00000000" w:rsidR="00000000" w:rsidRPr="00000000">
          <w:rPr>
            <w:rtl w:val="0"/>
          </w:rPr>
          <w:t xml:space="preserve">(</w:t>
        </w:r>
      </w:hyperlink>
      <w:commentRangeStart w:id="211"/>
      <w:hyperlink r:id="rId141">
        <w:r w:rsidDel="00000000" w:rsidR="00000000" w:rsidRPr="00000000">
          <w:rPr>
            <w:rtl w:val="0"/>
          </w:rPr>
          <w:t xml:space="preserve">Malhi et al., 2009</w:t>
        </w:r>
      </w:hyperlink>
      <w:commentRangeEnd w:id="211"/>
      <w:r w:rsidDel="00000000" w:rsidR="00000000" w:rsidRPr="00000000">
        <w:commentReference w:id="211"/>
      </w:r>
      <w:hyperlink r:id="rId142">
        <w:r w:rsidDel="00000000" w:rsidR="00000000" w:rsidRPr="00000000">
          <w:rPr>
            <w:rtl w:val="0"/>
          </w:rPr>
          <w:t xml:space="preserve">; </w:t>
        </w:r>
      </w:hyperlink>
      <w:commentRangeStart w:id="212"/>
      <w:hyperlink r:id="rId143">
        <w:r w:rsidDel="00000000" w:rsidR="00000000" w:rsidRPr="00000000">
          <w:rPr>
            <w:rtl w:val="0"/>
          </w:rPr>
          <w:t xml:space="preserve">Phillips et al., 2009</w:t>
        </w:r>
      </w:hyperlink>
      <w:commentRangeEnd w:id="212"/>
      <w:r w:rsidDel="00000000" w:rsidR="00000000" w:rsidRPr="00000000">
        <w:commentReference w:id="212"/>
      </w:r>
      <w:hyperlink r:id="rId144">
        <w:r w:rsidDel="00000000" w:rsidR="00000000" w:rsidRPr="00000000">
          <w:rPr>
            <w:rtl w:val="0"/>
          </w:rPr>
          <w:t xml:space="preserve">)</w:t>
        </w:r>
      </w:hyperlink>
      <w:r w:rsidDel="00000000" w:rsidR="00000000" w:rsidRPr="00000000">
        <w:rPr>
          <w:rtl w:val="0"/>
        </w:rPr>
        <w:t xml:space="preserve">. Finally, tropical forests are near their thermal tolerance limit, with photosynthesis rates decreasing sharply at temperatures above 32-35°C (</w:t>
      </w:r>
      <w:hyperlink r:id="rId145">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46">
        <w:r w:rsidDel="00000000" w:rsidR="00000000" w:rsidRPr="00000000">
          <w:rPr>
            <w:color w:val="1155cc"/>
            <w:u w:val="single"/>
            <w:rtl w:val="0"/>
          </w:rPr>
          <w:t xml:space="preserve">Doughty et al., 2023</w:t>
        </w:r>
      </w:hyperlink>
      <w:r w:rsidDel="00000000" w:rsidR="00000000" w:rsidRPr="00000000">
        <w:rPr>
          <w:rtl w:val="0"/>
        </w:rPr>
        <w:t xml:space="preserve">). Beyond this threshold, the efficiency of the photosynthetic machinery declines, and photoinhibition can occur, reducing carbon uptake. Prolonged exposure to elevated temperatures, especially when coupled with drought and reduced soil moisture, can lead to widespread tree mortality as forests are pushed beyond critical thresholds faster than either factor alone. This feedback loop can drive regions into a state of persistent stress, where recovery becomes increasingly difficult. </w:t>
      </w:r>
      <w:commentRangeEnd w:id="201"/>
      <w:r w:rsidDel="00000000" w:rsidR="00000000" w:rsidRPr="00000000">
        <w:commentReference w:id="201"/>
      </w: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t xml:space="preserve">P</w:t>
      </w:r>
      <w:r w:rsidDel="00000000" w:rsidR="00000000" w:rsidRPr="00000000">
        <w:rPr>
          <w:rtl w:val="0"/>
        </w:rPr>
        <w:t xml:space="preserve">rojected increases in the intensity and frequency of extreme weather events can alter ecosystem structure and function in many ways, including higher tree mortality rates, loss of canopy cover, and subsequent changes in species composition and ecosystem processes </w:t>
      </w:r>
      <w:hyperlink r:id="rId147">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 Increases in precipitation can increase streamflow and induce heavy floods within primarily rainfed watersheds (</w:t>
      </w:r>
      <w:hyperlink r:id="rId148">
        <w:r w:rsidDel="00000000" w:rsidR="00000000" w:rsidRPr="00000000">
          <w:rPr>
            <w:color w:val="1155cc"/>
            <w:u w:val="single"/>
            <w:rtl w:val="0"/>
          </w:rPr>
          <w:t xml:space="preserve">Marengo et al., 2012</w:t>
        </w:r>
      </w:hyperlink>
      <w:r w:rsidDel="00000000" w:rsidR="00000000" w:rsidRPr="00000000">
        <w:rPr>
          <w:rtl w:val="0"/>
        </w:rPr>
        <w:t xml:space="preserve">)</w:t>
      </w:r>
      <w:r w:rsidDel="00000000" w:rsidR="00000000" w:rsidRPr="00000000">
        <w:rPr>
          <w:rtl w:val="0"/>
        </w:rPr>
        <w:t xml:space="preserve">. With increasing temperatures and changing rainfall patterns, thresholds are being tested </w:t>
      </w:r>
      <w:hyperlink r:id="rId149">
        <w:r w:rsidDel="00000000" w:rsidR="00000000" w:rsidRPr="00000000">
          <w:rPr>
            <w:color w:val="1155cc"/>
            <w:u w:val="single"/>
            <w:rtl w:val="0"/>
          </w:rPr>
          <w:t xml:space="preserve">(Esquivel-Muelbert et al., 2019)</w:t>
        </w:r>
      </w:hyperlink>
      <w:r w:rsidDel="00000000" w:rsidR="00000000" w:rsidRPr="00000000">
        <w:rPr>
          <w:rtl w:val="0"/>
        </w:rPr>
        <w:t xml:space="preserve">. For instance, during the 2015 El Niño event, parts of the Amazon experienced temperatures that exceeded critical thresholds, leading to significant forest dieback (</w:t>
      </w:r>
      <w:ins w:author="Sarah Worden" w:id="56" w:date="2024-09-09T03:42:01Z">
        <w:commentRangeStart w:id="213"/>
        <w:r w:rsidDel="00000000" w:rsidR="00000000" w:rsidRPr="00000000">
          <w:rPr>
            <w:rtl w:val="0"/>
          </w:rPr>
          <w:t xml:space="preserve">Liu et al., 2017</w:t>
        </w:r>
        <w:commentRangeEnd w:id="213"/>
        <w:r w:rsidDel="00000000" w:rsidR="00000000" w:rsidRPr="00000000">
          <w:commentReference w:id="213"/>
        </w:r>
        <w:r w:rsidDel="00000000" w:rsidR="00000000" w:rsidRPr="00000000">
          <w:rPr>
            <w:rtl w:val="0"/>
          </w:rPr>
          <w:t xml:space="preserve">, </w:t>
        </w:r>
        <w:commentRangeStart w:id="214"/>
        <w:r w:rsidDel="00000000" w:rsidR="00000000" w:rsidRPr="00000000">
          <w:rPr>
            <w:rtl w:val="0"/>
          </w:rPr>
          <w:t xml:space="preserve">Jiménez-Muñoz et al., 2016</w:t>
        </w:r>
      </w:ins>
      <w:commentRangeEnd w:id="214"/>
      <w:r w:rsidDel="00000000" w:rsidR="00000000" w:rsidRPr="00000000">
        <w:commentReference w:id="214"/>
      </w:r>
      <w:r w:rsidDel="00000000" w:rsidR="00000000" w:rsidRPr="00000000">
        <w:rPr>
          <w:rtl w:val="0"/>
        </w:rPr>
        <w:t xml:space="preserve">).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50">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 Meanwhile, tropical forests, especially within the Congo Basin (</w:t>
      </w:r>
      <w:commentRangeStart w:id="215"/>
      <w:r w:rsidDel="00000000" w:rsidR="00000000" w:rsidRPr="00000000">
        <w:rPr>
          <w:rtl w:val="0"/>
        </w:rPr>
        <w:t xml:space="preserve">Worden et al., 2024</w:t>
      </w:r>
      <w:commentRangeEnd w:id="215"/>
      <w:r w:rsidDel="00000000" w:rsidR="00000000" w:rsidRPr="00000000">
        <w:commentReference w:id="215"/>
      </w:r>
      <w:r w:rsidDel="00000000" w:rsidR="00000000" w:rsidRPr="00000000">
        <w:rPr>
          <w:rtl w:val="0"/>
        </w:rPr>
        <w:t xml:space="preserve">) are heavily reliant on moisture recycling to produce their own rainfall. Reductions in moisture recycling can exacerbate drying in both local and nonlocal regions (</w:t>
      </w:r>
      <w:commentRangeStart w:id="216"/>
      <w:r w:rsidDel="00000000" w:rsidR="00000000" w:rsidRPr="00000000">
        <w:rPr>
          <w:rtl w:val="0"/>
        </w:rPr>
        <w:t xml:space="preserve">Zemp et al., 2017</w:t>
      </w:r>
      <w:commentRangeEnd w:id="216"/>
      <w:r w:rsidDel="00000000" w:rsidR="00000000" w:rsidRPr="00000000">
        <w:commentReference w:id="216"/>
      </w:r>
      <w:r w:rsidDel="00000000" w:rsidR="00000000" w:rsidRPr="00000000">
        <w:rPr>
          <w:rtl w:val="0"/>
        </w:rPr>
        <w:t xml:space="preserve">), and delay the rainy season onsets (</w:t>
      </w:r>
      <w:hyperlink r:id="rId151">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217"/>
      <w:r w:rsidDel="00000000" w:rsidR="00000000" w:rsidRPr="00000000">
        <w:rPr>
          <w:rtl w:val="0"/>
        </w:rPr>
        <w:t xml:space="preserve">Flores et al., 2024</w:t>
      </w:r>
      <w:commentRangeEnd w:id="217"/>
      <w:r w:rsidDel="00000000" w:rsidR="00000000" w:rsidRPr="00000000">
        <w:commentReference w:id="217"/>
      </w:r>
      <w:r w:rsidDel="00000000" w:rsidR="00000000" w:rsidRPr="00000000">
        <w:rPr>
          <w:rtl w:val="0"/>
        </w:rPr>
        <w:t xml:space="preserve">). Exceeding these climate thresholds could lead to subsequent shifts to alternative states, such as savannas, which are less capable of supporting globally important tropical forest ecosystem services </w:t>
      </w:r>
      <w:hyperlink r:id="rId152">
        <w:r w:rsidDel="00000000" w:rsidR="00000000" w:rsidRPr="00000000">
          <w:rPr>
            <w:rtl w:val="0"/>
          </w:rPr>
          <w:t xml:space="preserve">(</w:t>
        </w:r>
      </w:hyperlink>
      <w:commentRangeStart w:id="218"/>
      <w:hyperlink r:id="rId153">
        <w:r w:rsidDel="00000000" w:rsidR="00000000" w:rsidRPr="00000000">
          <w:rPr>
            <w:rtl w:val="0"/>
          </w:rPr>
          <w:t xml:space="preserve">Aguirre-Gutiérrez et al., 2020</w:t>
        </w:r>
      </w:hyperlink>
      <w:commentRangeEnd w:id="218"/>
      <w:r w:rsidDel="00000000" w:rsidR="00000000" w:rsidRPr="00000000">
        <w:commentReference w:id="218"/>
      </w:r>
      <w:hyperlink r:id="rId154">
        <w:r w:rsidDel="00000000" w:rsidR="00000000" w:rsidRPr="00000000">
          <w:rPr>
            <w:rtl w:val="0"/>
          </w:rPr>
          <w:t xml:space="preserve">; Flores et al., 2024; </w:t>
        </w:r>
      </w:hyperlink>
      <w:commentRangeStart w:id="219"/>
      <w:hyperlink r:id="rId155">
        <w:r w:rsidDel="00000000" w:rsidR="00000000" w:rsidRPr="00000000">
          <w:rPr>
            <w:rtl w:val="0"/>
          </w:rPr>
          <w:t xml:space="preserve">Nobre et al., 2016</w:t>
        </w:r>
      </w:hyperlink>
      <w:commentRangeEnd w:id="219"/>
      <w:r w:rsidDel="00000000" w:rsidR="00000000" w:rsidRPr="00000000">
        <w:commentReference w:id="219"/>
      </w:r>
      <w:hyperlink r:id="rId156">
        <w:r w:rsidDel="00000000" w:rsidR="00000000" w:rsidRPr="00000000">
          <w:rPr>
            <w:rtl w:val="0"/>
          </w:rPr>
          <w:t xml:space="preserve">; </w:t>
        </w:r>
      </w:hyperlink>
      <w:commentRangeStart w:id="220"/>
      <w:hyperlink r:id="rId157">
        <w:r w:rsidDel="00000000" w:rsidR="00000000" w:rsidRPr="00000000">
          <w:rPr>
            <w:rtl w:val="0"/>
          </w:rPr>
          <w:t xml:space="preserve">Scheffer et al., 2001</w:t>
        </w:r>
      </w:hyperlink>
      <w:commentRangeEnd w:id="220"/>
      <w:r w:rsidDel="00000000" w:rsidR="00000000" w:rsidRPr="00000000">
        <w:commentReference w:id="220"/>
      </w:r>
      <w:hyperlink r:id="rId158">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48">
      <w:pPr>
        <w:pStyle w:val="Heading3"/>
        <w:rPr/>
      </w:pPr>
      <w:bookmarkStart w:colFirst="0" w:colLast="0" w:name="_thgadem9pj58" w:id="13"/>
      <w:bookmarkEnd w:id="13"/>
      <w:r w:rsidDel="00000000" w:rsidR="00000000" w:rsidRPr="00000000">
        <w:rPr>
          <w:rtl w:val="0"/>
        </w:rPr>
        <w:t xml:space="preserve">2.4 </w:t>
      </w:r>
      <w:commentRangeStart w:id="221"/>
      <w:commentRangeStart w:id="222"/>
      <w:r w:rsidDel="00000000" w:rsidR="00000000" w:rsidRPr="00000000">
        <w:rPr>
          <w:rtl w:val="0"/>
        </w:rPr>
        <w:t xml:space="preserve">Social-Ecological Systems</w:t>
      </w:r>
      <w:commentRangeEnd w:id="221"/>
      <w:r w:rsidDel="00000000" w:rsidR="00000000" w:rsidRPr="00000000">
        <w:commentReference w:id="221"/>
      </w:r>
      <w:commentRangeEnd w:id="222"/>
      <w:r w:rsidDel="00000000" w:rsidR="00000000" w:rsidRPr="00000000">
        <w:commentReference w:id="222"/>
      </w:r>
      <w:r w:rsidDel="00000000" w:rsidR="00000000" w:rsidRPr="00000000">
        <w:rPr>
          <w:rtl w:val="0"/>
        </w:rPr>
      </w:r>
    </w:p>
    <w:p w:rsidR="00000000" w:rsidDel="00000000" w:rsidP="00000000" w:rsidRDefault="00000000" w:rsidRPr="00000000" w14:paraId="00000149">
      <w:pPr>
        <w:rPr>
          <w:b w:val="1"/>
          <w:i w:val="1"/>
        </w:rPr>
      </w:pPr>
      <w:r w:rsidDel="00000000" w:rsidR="00000000" w:rsidRPr="00000000">
        <w:rPr>
          <w:b w:val="1"/>
          <w:i w:val="1"/>
          <w:rtl w:val="0"/>
        </w:rPr>
        <w:t xml:space="preserve">This PANGEA Science Theme will investigate the interactions and feedbacks between social and ecological systems, including the feedbacks from which co-benefits for nature and societies arise, such as food, water, energy and livelihood security, biodiversity conservation, human health, and climate resilience and adaptation. </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Tropical ecosystems are the most biodiverse ecosystems on the planet, playing a crucial role in climate change mitigation and providing livelihoods for millions of people</w:t>
      </w:r>
      <w:ins w:author="Alejandra Echeverri Ochoa" w:id="57" w:date="2024-09-04T02:44:13Z">
        <w:commentRangeStart w:id="223"/>
        <w:r w:rsidDel="00000000" w:rsidR="00000000" w:rsidRPr="00000000">
          <w:rPr>
            <w:rtl w:val="0"/>
          </w:rPr>
          <w:t xml:space="preserve"> (Pillay, et al)</w:t>
        </w:r>
      </w:ins>
      <w:commentRangeEnd w:id="223"/>
      <w:r w:rsidDel="00000000" w:rsidR="00000000" w:rsidRPr="00000000">
        <w:commentReference w:id="223"/>
      </w:r>
      <w:r w:rsidDel="00000000" w:rsidR="00000000" w:rsidRPr="00000000">
        <w:rPr>
          <w:rtl w:val="0"/>
        </w:rPr>
        <w:t xml:space="preserv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 for cultural identity and heritage preservation that sustain Indigenous Peoples and Local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224"/>
      <w:r w:rsidDel="00000000" w:rsidR="00000000" w:rsidRPr="00000000">
        <w:rPr>
          <w:rtl w:val="0"/>
        </w:rPr>
        <w:t xml:space="preserve">Levis et al, 2024</w:t>
      </w:r>
      <w:commentRangeEnd w:id="224"/>
      <w:r w:rsidDel="00000000" w:rsidR="00000000" w:rsidRPr="00000000">
        <w:commentReference w:id="224"/>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225"/>
      <w:r w:rsidDel="00000000" w:rsidR="00000000" w:rsidRPr="00000000">
        <w:rPr>
          <w:rtl w:val="0"/>
        </w:rPr>
        <w:t xml:space="preserve">2021</w:t>
      </w:r>
      <w:commentRangeEnd w:id="225"/>
      <w:r w:rsidDel="00000000" w:rsidR="00000000" w:rsidRPr="00000000">
        <w:commentReference w:id="225"/>
      </w:r>
      <w:r w:rsidDel="00000000" w:rsidR="00000000" w:rsidRPr="00000000">
        <w:rPr>
          <w:rtl w:val="0"/>
        </w:rPr>
        <w:t xml:space="preserve">, Lambin et al, </w:t>
      </w:r>
      <w:commentRangeStart w:id="226"/>
      <w:r w:rsidDel="00000000" w:rsidR="00000000" w:rsidRPr="00000000">
        <w:rPr>
          <w:rtl w:val="0"/>
        </w:rPr>
        <w:t xml:space="preserve">2018</w:t>
      </w:r>
      <w:commentRangeEnd w:id="226"/>
      <w:r w:rsidDel="00000000" w:rsidR="00000000" w:rsidRPr="00000000">
        <w:commentReference w:id="226"/>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227"/>
      <w:r w:rsidDel="00000000" w:rsidR="00000000" w:rsidRPr="00000000">
        <w:rPr>
          <w:rtl w:val="0"/>
        </w:rPr>
        <w:t xml:space="preserve">Meyfroidt et al., 2018, 2022</w:t>
      </w:r>
      <w:commentRangeEnd w:id="227"/>
      <w:r w:rsidDel="00000000" w:rsidR="00000000" w:rsidRPr="00000000">
        <w:commentReference w:id="227"/>
      </w:r>
      <w:r w:rsidDel="00000000" w:rsidR="00000000" w:rsidRPr="00000000">
        <w:rPr>
          <w:rtl w:val="0"/>
        </w:rPr>
        <w:t xml:space="preserve">). </w:t>
      </w:r>
      <w:commentRangeStart w:id="228"/>
      <w:r w:rsidDel="00000000" w:rsidR="00000000" w:rsidRPr="00000000">
        <w:rPr>
          <w:rtl w:val="0"/>
        </w:rPr>
        <w:t xml:space="preserve">Despite their critical role in climate regulation, biodiversity conservation, and provision of essential benefits to human well-being, </w:t>
      </w:r>
      <w:commentRangeEnd w:id="228"/>
      <w:r w:rsidDel="00000000" w:rsidR="00000000" w:rsidRPr="00000000">
        <w:commentReference w:id="228"/>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229"/>
      <w:commentRangeStart w:id="230"/>
      <w:r w:rsidDel="00000000" w:rsidR="00000000" w:rsidRPr="00000000">
        <w:rPr>
          <w:rtl w:val="0"/>
        </w:rPr>
        <w:t xml:space="preserve">m, 2020</w:t>
      </w:r>
      <w:commentRangeEnd w:id="229"/>
      <w:r w:rsidDel="00000000" w:rsidR="00000000" w:rsidRPr="00000000">
        <w:commentReference w:id="229"/>
      </w:r>
      <w:commentRangeEnd w:id="230"/>
      <w:r w:rsidDel="00000000" w:rsidR="00000000" w:rsidRPr="00000000">
        <w:commentReference w:id="230"/>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231"/>
      <w:commentRangeStart w:id="232"/>
      <w:r w:rsidDel="00000000" w:rsidR="00000000" w:rsidRPr="00000000">
        <w:rPr>
          <w:rtl w:val="0"/>
        </w:rPr>
        <w:t xml:space="preserve">o, 2022</w:t>
      </w:r>
      <w:commentRangeEnd w:id="231"/>
      <w:r w:rsidDel="00000000" w:rsidR="00000000" w:rsidRPr="00000000">
        <w:commentReference w:id="231"/>
      </w:r>
      <w:commentRangeEnd w:id="232"/>
      <w:r w:rsidDel="00000000" w:rsidR="00000000" w:rsidRPr="00000000">
        <w:commentReference w:id="232"/>
      </w:r>
      <w:r w:rsidDel="00000000" w:rsidR="00000000" w:rsidRPr="00000000">
        <w:rPr>
          <w:rtl w:val="0"/>
        </w:rPr>
        <w:t xml:space="preserve">, Mendoza-Ponce et a</w:t>
      </w:r>
      <w:commentRangeStart w:id="233"/>
      <w:commentRangeStart w:id="234"/>
      <w:r w:rsidDel="00000000" w:rsidR="00000000" w:rsidRPr="00000000">
        <w:rPr>
          <w:rtl w:val="0"/>
        </w:rPr>
        <w:t xml:space="preserve">l., 202</w:t>
      </w:r>
      <w:commentRangeEnd w:id="233"/>
      <w:r w:rsidDel="00000000" w:rsidR="00000000" w:rsidRPr="00000000">
        <w:commentReference w:id="233"/>
      </w:r>
      <w:commentRangeEnd w:id="234"/>
      <w:r w:rsidDel="00000000" w:rsidR="00000000" w:rsidRPr="00000000">
        <w:commentReference w:id="234"/>
      </w: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235"/>
      <w:r w:rsidDel="00000000" w:rsidR="00000000" w:rsidRPr="00000000">
        <w:rPr>
          <w:rtl w:val="0"/>
        </w:rPr>
        <w:t xml:space="preserve">1972</w:t>
      </w:r>
      <w:commentRangeEnd w:id="235"/>
      <w:r w:rsidDel="00000000" w:rsidR="00000000" w:rsidRPr="00000000">
        <w:commentReference w:id="235"/>
      </w:r>
      <w:r w:rsidDel="00000000" w:rsidR="00000000" w:rsidRPr="00000000">
        <w:rPr>
          <w:rtl w:val="0"/>
        </w:rPr>
        <w:t xml:space="preserve">), the sustainable livelihoods framework (Scoones, </w:t>
      </w:r>
      <w:commentRangeStart w:id="236"/>
      <w:r w:rsidDel="00000000" w:rsidR="00000000" w:rsidRPr="00000000">
        <w:rPr>
          <w:rtl w:val="0"/>
        </w:rPr>
        <w:t xml:space="preserve">1998</w:t>
      </w:r>
      <w:commentRangeEnd w:id="236"/>
      <w:r w:rsidDel="00000000" w:rsidR="00000000" w:rsidRPr="00000000">
        <w:commentReference w:id="236"/>
      </w:r>
      <w:r w:rsidDel="00000000" w:rsidR="00000000" w:rsidRPr="00000000">
        <w:rPr>
          <w:rtl w:val="0"/>
        </w:rPr>
        <w:t xml:space="preserve">), and various models of social-ecological systems (Anderies et al., </w:t>
      </w:r>
      <w:commentRangeStart w:id="237"/>
      <w:r w:rsidDel="00000000" w:rsidR="00000000" w:rsidRPr="00000000">
        <w:rPr>
          <w:rtl w:val="0"/>
        </w:rPr>
        <w:t xml:space="preserve">2004</w:t>
      </w:r>
      <w:commentRangeEnd w:id="237"/>
      <w:r w:rsidDel="00000000" w:rsidR="00000000" w:rsidRPr="00000000">
        <w:commentReference w:id="237"/>
      </w:r>
      <w:r w:rsidDel="00000000" w:rsidR="00000000" w:rsidRPr="00000000">
        <w:rPr>
          <w:rtl w:val="0"/>
        </w:rPr>
        <w:t xml:space="preserve">; Folke, </w:t>
      </w:r>
      <w:commentRangeStart w:id="238"/>
      <w:r w:rsidDel="00000000" w:rsidR="00000000" w:rsidRPr="00000000">
        <w:rPr>
          <w:rtl w:val="0"/>
        </w:rPr>
        <w:t xml:space="preserve">2006</w:t>
      </w:r>
      <w:commentRangeEnd w:id="238"/>
      <w:r w:rsidDel="00000000" w:rsidR="00000000" w:rsidRPr="00000000">
        <w:commentReference w:id="238"/>
      </w:r>
      <w:r w:rsidDel="00000000" w:rsidR="00000000" w:rsidRPr="00000000">
        <w:rPr>
          <w:rtl w:val="0"/>
        </w:rPr>
        <w:t xml:space="preserve">; Ostrom, </w:t>
      </w:r>
      <w:commentRangeStart w:id="239"/>
      <w:r w:rsidDel="00000000" w:rsidR="00000000" w:rsidRPr="00000000">
        <w:rPr>
          <w:rtl w:val="0"/>
        </w:rPr>
        <w:t xml:space="preserve">2009</w:t>
      </w:r>
      <w:commentRangeEnd w:id="239"/>
      <w:r w:rsidDel="00000000" w:rsidR="00000000" w:rsidRPr="00000000">
        <w:commentReference w:id="239"/>
      </w:r>
      <w:r w:rsidDel="00000000" w:rsidR="00000000" w:rsidRPr="00000000">
        <w:rPr>
          <w:rtl w:val="0"/>
        </w:rPr>
        <w:t xml:space="preserve">). Other frameworks focus on coupled human-nature systems (Liu et al., </w:t>
      </w:r>
      <w:commentRangeStart w:id="240"/>
      <w:r w:rsidDel="00000000" w:rsidR="00000000" w:rsidRPr="00000000">
        <w:rPr>
          <w:rtl w:val="0"/>
        </w:rPr>
        <w:t xml:space="preserve">2007</w:t>
      </w:r>
      <w:commentRangeEnd w:id="240"/>
      <w:r w:rsidDel="00000000" w:rsidR="00000000" w:rsidRPr="00000000">
        <w:commentReference w:id="240"/>
      </w:r>
      <w:r w:rsidDel="00000000" w:rsidR="00000000" w:rsidRPr="00000000">
        <w:rPr>
          <w:rtl w:val="0"/>
        </w:rPr>
        <w:t xml:space="preserve">), ecosystem services (Costanza et al., </w:t>
      </w:r>
      <w:commentRangeStart w:id="241"/>
      <w:r w:rsidDel="00000000" w:rsidR="00000000" w:rsidRPr="00000000">
        <w:rPr>
          <w:rtl w:val="0"/>
        </w:rPr>
        <w:t xml:space="preserve">2017</w:t>
      </w:r>
      <w:commentRangeEnd w:id="241"/>
      <w:r w:rsidDel="00000000" w:rsidR="00000000" w:rsidRPr="00000000">
        <w:commentReference w:id="241"/>
      </w:r>
      <w:r w:rsidDel="00000000" w:rsidR="00000000" w:rsidRPr="00000000">
        <w:rPr>
          <w:rtl w:val="0"/>
        </w:rPr>
        <w:t xml:space="preserve">; Daily, </w:t>
      </w:r>
      <w:commentRangeStart w:id="242"/>
      <w:r w:rsidDel="00000000" w:rsidR="00000000" w:rsidRPr="00000000">
        <w:rPr>
          <w:rtl w:val="0"/>
        </w:rPr>
        <w:t xml:space="preserve">1997</w:t>
      </w:r>
      <w:commentRangeEnd w:id="242"/>
      <w:r w:rsidDel="00000000" w:rsidR="00000000" w:rsidRPr="00000000">
        <w:commentReference w:id="242"/>
      </w:r>
      <w:r w:rsidDel="00000000" w:rsidR="00000000" w:rsidRPr="00000000">
        <w:rPr>
          <w:rtl w:val="0"/>
        </w:rPr>
        <w:t xml:space="preserve">), nature’s contributions to people (Díaz et al., </w:t>
      </w:r>
      <w:commentRangeStart w:id="243"/>
      <w:r w:rsidDel="00000000" w:rsidR="00000000" w:rsidRPr="00000000">
        <w:rPr>
          <w:rtl w:val="0"/>
        </w:rPr>
        <w:t xml:space="preserve">2018</w:t>
      </w:r>
      <w:commentRangeEnd w:id="243"/>
      <w:r w:rsidDel="00000000" w:rsidR="00000000" w:rsidRPr="00000000">
        <w:commentReference w:id="243"/>
      </w:r>
      <w:r w:rsidDel="00000000" w:rsidR="00000000" w:rsidRPr="00000000">
        <w:rPr>
          <w:rtl w:val="0"/>
        </w:rPr>
        <w:t xml:space="preserve">; Pascual et al., </w:t>
      </w:r>
      <w:commentRangeStart w:id="244"/>
      <w:r w:rsidDel="00000000" w:rsidR="00000000" w:rsidRPr="00000000">
        <w:rPr>
          <w:rtl w:val="0"/>
        </w:rPr>
        <w:t xml:space="preserve">2017</w:t>
      </w:r>
      <w:commentRangeEnd w:id="244"/>
      <w:r w:rsidDel="00000000" w:rsidR="00000000" w:rsidRPr="00000000">
        <w:commentReference w:id="244"/>
      </w:r>
      <w:r w:rsidDel="00000000" w:rsidR="00000000" w:rsidRPr="00000000">
        <w:rPr>
          <w:rtl w:val="0"/>
        </w:rPr>
        <w:t xml:space="preserve">), and social-ecological co-benefits (Levis et al, </w:t>
      </w:r>
      <w:commentRangeStart w:id="245"/>
      <w:r w:rsidDel="00000000" w:rsidR="00000000" w:rsidRPr="00000000">
        <w:rPr>
          <w:rtl w:val="0"/>
        </w:rPr>
        <w:t xml:space="preserve">2024</w:t>
      </w:r>
      <w:commentRangeEnd w:id="245"/>
      <w:r w:rsidDel="00000000" w:rsidR="00000000" w:rsidRPr="00000000">
        <w:commentReference w:id="245"/>
      </w:r>
      <w:r w:rsidDel="00000000" w:rsidR="00000000" w:rsidRPr="00000000">
        <w:rPr>
          <w:rtl w:val="0"/>
        </w:rPr>
        <w:t xml:space="preserve">). While these frameworks may differ in their definitions (Colding &amp; Barthel, </w:t>
      </w:r>
      <w:commentRangeStart w:id="246"/>
      <w:r w:rsidDel="00000000" w:rsidR="00000000" w:rsidRPr="00000000">
        <w:rPr>
          <w:rtl w:val="0"/>
        </w:rPr>
        <w:t xml:space="preserve">2019</w:t>
      </w:r>
      <w:commentRangeEnd w:id="246"/>
      <w:r w:rsidDel="00000000" w:rsidR="00000000" w:rsidRPr="00000000">
        <w:commentReference w:id="246"/>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 field-based surveys, and auxiliary data in both ecological and social realms. Therefore, adopting a systems perspective that integrates human and environmental processes, interactions, and </w:t>
      </w:r>
      <w:commentRangeStart w:id="247"/>
      <w:r w:rsidDel="00000000" w:rsidR="00000000" w:rsidRPr="00000000">
        <w:rPr>
          <w:rtl w:val="0"/>
        </w:rPr>
        <w:t xml:space="preserve">fe</w:t>
      </w:r>
      <w:commentRangeEnd w:id="247"/>
      <w:r w:rsidDel="00000000" w:rsidR="00000000" w:rsidRPr="00000000">
        <w:commentReference w:id="247"/>
      </w:r>
      <w:r w:rsidDel="00000000" w:rsidR="00000000" w:rsidRPr="00000000">
        <w:rPr>
          <w:rtl w:val="0"/>
        </w:rPr>
        <w:t xml:space="preserve">edbacks is critical for assessing the sustainability of natural systems (Ostrom, </w:t>
      </w:r>
      <w:commentRangeStart w:id="248"/>
      <w:r w:rsidDel="00000000" w:rsidR="00000000" w:rsidRPr="00000000">
        <w:rPr>
          <w:rtl w:val="0"/>
        </w:rPr>
        <w:t xml:space="preserve">2009</w:t>
      </w:r>
      <w:commentRangeEnd w:id="248"/>
      <w:r w:rsidDel="00000000" w:rsidR="00000000" w:rsidRPr="00000000">
        <w:commentReference w:id="248"/>
      </w:r>
      <w:r w:rsidDel="00000000" w:rsidR="00000000" w:rsidRPr="00000000">
        <w:rPr>
          <w:rtl w:val="0"/>
        </w:rPr>
        <w:t xml:space="preserve">), in particular for the highly dynamic ecosystems of the tropics.</w:t>
      </w:r>
    </w:p>
    <w:p w:rsidR="00000000" w:rsidDel="00000000" w:rsidP="00000000" w:rsidRDefault="00000000" w:rsidRPr="00000000" w14:paraId="00000150">
      <w:pPr>
        <w:ind w:left="0" w:firstLine="0"/>
        <w:rPr>
          <w:del w:author="Elsa Ordway" w:id="58" w:date="2024-09-08T21:50:40Z"/>
        </w:rPr>
      </w:pPr>
      <w:del w:author="Elsa Ordway" w:id="58" w:date="2024-09-08T21:50:40Z">
        <w:r w:rsidDel="00000000" w:rsidR="00000000" w:rsidRPr="00000000">
          <w:rPr>
            <w:rtl w:val="0"/>
          </w:rPr>
        </w:r>
      </w:del>
    </w:p>
    <w:p w:rsidR="00000000" w:rsidDel="00000000" w:rsidP="00000000" w:rsidRDefault="00000000" w:rsidRPr="00000000" w14:paraId="00000151">
      <w:pPr>
        <w:ind w:left="0" w:firstLine="0"/>
        <w:rPr>
          <w:del w:author="Elsa Ordway" w:id="58" w:date="2024-09-08T21:50:40Z"/>
        </w:rPr>
      </w:pPr>
      <w:del w:author="Elsa Ordway" w:id="58" w:date="2024-09-08T21:50:40Z">
        <w:commentRangeStart w:id="249"/>
        <w:r w:rsidDel="00000000" w:rsidR="00000000" w:rsidRPr="00000000">
          <w:rPr>
            <w:b w:val="1"/>
            <w:rtl w:val="0"/>
          </w:rPr>
          <w:delText xml:space="preserve">THE IMPORTANCE OF FEEDBACKS IN TROPICAL SOCIAL-ECOLOGICAL SYSTEMS</w:delText>
        </w:r>
        <w:commentRangeEnd w:id="249"/>
        <w:r w:rsidDel="00000000" w:rsidR="00000000" w:rsidRPr="00000000">
          <w:commentReference w:id="249"/>
        </w:r>
        <w:r w:rsidDel="00000000" w:rsidR="00000000" w:rsidRPr="00000000">
          <w:rPr>
            <w:rtl w:val="0"/>
          </w:rPr>
          <w:delText xml:space="preserve"> </w:delText>
        </w:r>
        <w:r w:rsidDel="00000000" w:rsidR="00000000" w:rsidRPr="00000000">
          <w:rPr>
            <w:color w:val="0000ff"/>
            <w:rtl w:val="0"/>
          </w:rPr>
          <w:delText xml:space="preserve">[Maria Santos]</w:delText>
        </w:r>
        <w:r w:rsidDel="00000000" w:rsidR="00000000" w:rsidRPr="00000000">
          <w:rPr>
            <w:rtl w:val="0"/>
          </w:rPr>
        </w:r>
      </w:del>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50"/>
      <w:r w:rsidDel="00000000" w:rsidR="00000000" w:rsidRPr="00000000">
        <w:rPr>
          <w:rtl w:val="0"/>
        </w:rPr>
        <w:t xml:space="preserve">Dearing et al. 2010, Mueller et al. 2024</w:t>
      </w:r>
      <w:commentRangeEnd w:id="250"/>
      <w:r w:rsidDel="00000000" w:rsidR="00000000" w:rsidRPr="00000000">
        <w:commentReference w:id="250"/>
      </w:r>
      <w:r w:rsidDel="00000000" w:rsidR="00000000" w:rsidRPr="00000000">
        <w:rPr>
          <w:rtl w:val="0"/>
        </w:rPr>
        <w:t xml:space="preserve">), and reveals new and complex patterns and processes not evident when studied by social or natural scientists separately (</w:t>
      </w:r>
      <w:commentRangeStart w:id="251"/>
      <w:r w:rsidDel="00000000" w:rsidR="00000000" w:rsidRPr="00000000">
        <w:rPr>
          <w:rtl w:val="0"/>
        </w:rPr>
        <w:t xml:space="preserve">Liu et al. 2007</w:t>
      </w:r>
      <w:commentRangeEnd w:id="251"/>
      <w:r w:rsidDel="00000000" w:rsidR="00000000" w:rsidRPr="00000000">
        <w:commentReference w:id="251"/>
      </w:r>
      <w:r w:rsidDel="00000000" w:rsidR="00000000" w:rsidRPr="00000000">
        <w:rPr>
          <w:rtl w:val="0"/>
        </w:rPr>
        <w:t xml:space="preserve">).</w:t>
        <w:br w:type="textWrapping"/>
        <w:br w:type="textWrapping"/>
      </w:r>
      <w:commentRangeStart w:id="252"/>
      <w:r w:rsidDel="00000000" w:rsidR="00000000" w:rsidRPr="00000000">
        <w:rPr>
          <w:rtl w:val="0"/>
        </w:rPr>
        <w:t xml:space="preserve">In</w:t>
      </w:r>
      <w:commentRangeEnd w:id="252"/>
      <w:r w:rsidDel="00000000" w:rsidR="00000000" w:rsidRPr="00000000">
        <w:commentReference w:id="252"/>
      </w:r>
      <w:r w:rsidDel="00000000" w:rsidR="00000000" w:rsidRPr="00000000">
        <w:rPr>
          <w:rtl w:val="0"/>
        </w:rPr>
        <w:t xml:space="preserve"> tropical social-ecological systems, feedbacks play a critical role in maintaining resilience and guiding the trajectory of these systems (Dearing, et al. 2010). Feedbacks, both positive and negative, occur when changes in the environment or human behavior trigger responses that either amplify or mitigate those changes, including non-linear ones (Mueller et al. 2024). For instance, in tropical forests, deforestation from agriculture can degrade ecosystem services like water regulation, leading to soil erosion and reduced agricultural yields. This negative feedback can, in turn, drive further clearance as communities seek fertile land, creating and reinforcing degradation cycles.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Conversely, positive feedbacks can emerge from restoration efforts, such as diversified agricultural systems. These restoration practices can enhance biodiversity, improve ecosystem services, and provide economic benefits, fostering greater investment in conservation. Understanding and managing these feedbacks is essential for ensuring long-term sustainability, as they reveal points of leverage where interventions can stabilize or enhance system resilience in the face of disturbances. </w:t>
      </w:r>
      <w:hyperlink r:id="rId159">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This dynamic is especially relevant in the emerging concept of socio-ecological hope</w:t>
      </w:r>
      <w:ins w:author="MARIUS VON ESSEN" w:id="59" w:date="2024-09-04T14:54:54Z">
        <w:r w:rsidDel="00000000" w:rsidR="00000000" w:rsidRPr="00000000">
          <w:rPr>
            <w:rtl w:val="0"/>
          </w:rPr>
          <w:t xml:space="preserve"> </w:t>
        </w:r>
      </w:ins>
      <w:r w:rsidDel="00000000" w:rsidR="00000000" w:rsidRPr="00000000">
        <w:rPr>
          <w:rtl w:val="0"/>
        </w:rPr>
        <w:t xml:space="preserve">spots (</w:t>
      </w:r>
      <w:commentRangeStart w:id="253"/>
      <w:r w:rsidDel="00000000" w:rsidR="00000000" w:rsidRPr="00000000">
        <w:rPr>
          <w:rtl w:val="0"/>
        </w:rPr>
        <w:t xml:space="preserve">Levis, et al. 2024</w:t>
      </w:r>
      <w:commentRangeEnd w:id="253"/>
      <w:r w:rsidDel="00000000" w:rsidR="00000000" w:rsidRPr="00000000">
        <w:commentReference w:id="253"/>
      </w:r>
      <w:r w:rsidDel="00000000" w:rsidR="00000000" w:rsidRPr="00000000">
        <w:rPr>
          <w:rtl w:val="0"/>
        </w:rPr>
        <w:t xml:space="preserve">). Hope</w:t>
      </w:r>
      <w:ins w:author="MARIUS VON ESSEN" w:id="60" w:date="2024-09-04T14:54:57Z">
        <w:r w:rsidDel="00000000" w:rsidR="00000000" w:rsidRPr="00000000">
          <w:rPr>
            <w:rtl w:val="0"/>
          </w:rPr>
          <w:t xml:space="preserve"> </w:t>
        </w:r>
      </w:ins>
      <w:r w:rsidDel="00000000" w:rsidR="00000000" w:rsidRPr="00000000">
        <w:rPr>
          <w:rtl w:val="0"/>
        </w:rPr>
        <w:t xml:space="preserve">spots reimagine conservation as a process that integrates both ecological and cultural dimensions, recognizing that IPLCs have long influenced biodiversity through land management practices. The case of the Upper Xingu hope spot, located in the Brazilian Amazon’s arc of deforestation, demonstrates the power of such integration. Indigenous groups like the Kuikuro have enriched biodiversity through millennia of landscape management, including the creation of anthropogenic soils, domestication of diverse crops, and formation of cultural forests. These practices, rather than degrading ecosystems, have created resilient systems that benefit both nature and people. By engaging Indigenous knowledge alongside remote sensing technologies, the Upper Xingu hope spot offers a model of how conservation can benefit from Two-Eyed Seeing or the integration of Indigenous knowledge and Western science. </w:t>
      </w:r>
    </w:p>
    <w:p w:rsidR="00000000" w:rsidDel="00000000" w:rsidP="00000000" w:rsidRDefault="00000000" w:rsidRPr="00000000" w14:paraId="00000158">
      <w:pPr>
        <w:rPr>
          <w:color w:val="1155cc"/>
          <w:u w:val="single"/>
        </w:rPr>
      </w:pPr>
      <w:r w:rsidDel="00000000" w:rsidR="00000000" w:rsidRPr="00000000">
        <w:rPr>
          <w:rtl w:val="0"/>
        </w:rPr>
      </w:r>
    </w:p>
    <w:p w:rsidR="00000000" w:rsidDel="00000000" w:rsidP="00000000" w:rsidRDefault="00000000" w:rsidRPr="00000000" w14:paraId="00000159">
      <w:pPr>
        <w:numPr>
          <w:ilvl w:val="0"/>
          <w:numId w:val="7"/>
        </w:numPr>
        <w:ind w:left="720" w:hanging="360"/>
        <w:rPr>
          <w:color w:val="ff0000"/>
          <w:u w:val="none"/>
        </w:rPr>
      </w:pPr>
      <w:r w:rsidDel="00000000" w:rsidR="00000000" w:rsidRPr="00000000">
        <w:rPr>
          <w:color w:val="ff0000"/>
          <w:rtl w:val="0"/>
        </w:rPr>
        <w:t xml:space="preserve">Example of 'phases' of social-ecological feedbacks over time (from the Chinese Loess Plateau)</w:t>
      </w:r>
      <w:r w:rsidDel="00000000" w:rsidR="00000000" w:rsidRPr="00000000">
        <w:rPr>
          <w:color w:val="ff0000"/>
          <w:u w:val="single"/>
          <w:rtl w:val="0"/>
        </w:rPr>
        <w:t xml:space="preserve"> - </w:t>
      </w:r>
      <w:r w:rsidDel="00000000" w:rsidR="00000000" w:rsidRPr="00000000">
        <w:rPr>
          <w:color w:val="1155cc"/>
          <w:u w:val="single"/>
          <w:rtl w:val="0"/>
        </w:rPr>
        <w:t xml:space="preserve">https://www.science.org/doi/10.1126/sciadv.abc0276</w:t>
      </w:r>
    </w:p>
    <w:p w:rsidR="00000000" w:rsidDel="00000000" w:rsidP="00000000" w:rsidRDefault="00000000" w:rsidRPr="00000000" w14:paraId="0000015A">
      <w:pPr>
        <w:numPr>
          <w:ilvl w:val="0"/>
          <w:numId w:val="7"/>
        </w:numPr>
        <w:ind w:left="720" w:hanging="360"/>
        <w:rPr>
          <w:color w:val="ff0000"/>
          <w:u w:val="none"/>
        </w:rPr>
      </w:pPr>
      <w:r w:rsidDel="00000000" w:rsidR="00000000" w:rsidRPr="00000000">
        <w:rPr>
          <w:color w:val="ff0000"/>
          <w:rtl w:val="0"/>
        </w:rPr>
        <w:t xml:space="preserve">Examples for tropical systems - </w:t>
      </w:r>
      <w:hyperlink r:id="rId160">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15B">
      <w:pPr>
        <w:numPr>
          <w:ilvl w:val="0"/>
          <w:numId w:val="7"/>
        </w:numPr>
        <w:ind w:left="720" w:hanging="360"/>
        <w:rPr>
          <w:color w:val="ff0000"/>
          <w:u w:val="none"/>
        </w:rPr>
      </w:pPr>
      <w:hyperlink r:id="rId161">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hyperlink r:id="rId162">
        <w:r w:rsidDel="00000000" w:rsidR="00000000" w:rsidRPr="00000000">
          <w:rPr>
            <w:color w:val="1155cc"/>
            <w:u w:val="single"/>
            <w:rtl w:val="0"/>
          </w:rPr>
          <w:t xml:space="preserve">https://besjournals.onlinelibrary.wiley.com/doi/full/10.1002/pan3.10167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ind w:left="0" w:firstLine="0"/>
        <w:rPr>
          <w:b w:val="1"/>
        </w:rPr>
      </w:pPr>
      <w:r w:rsidDel="00000000" w:rsidR="00000000" w:rsidRPr="00000000">
        <w:rPr>
          <w:b w:val="1"/>
          <w:rtl w:val="0"/>
        </w:rPr>
        <w:t xml:space="preserve">PIONEERING SOCIAL-ECOLOGICAL SYSTEMS RESEARCH IN THE TROPICS THROUGH PANGEA</w:t>
      </w:r>
    </w:p>
    <w:p w:rsidR="00000000" w:rsidDel="00000000" w:rsidP="00000000" w:rsidRDefault="00000000" w:rsidRPr="00000000" w14:paraId="00000160">
      <w:pPr>
        <w:ind w:left="0" w:firstLine="0"/>
        <w:rPr>
          <w:color w:val="0000ff"/>
        </w:rPr>
      </w:pPr>
      <w:r w:rsidDel="00000000" w:rsidR="00000000" w:rsidRPr="00000000">
        <w:rPr>
          <w:b w:val="1"/>
          <w:rtl w:val="0"/>
        </w:rPr>
        <w:t xml:space="preserve"> </w:t>
      </w:r>
      <w:r w:rsidDel="00000000" w:rsidR="00000000" w:rsidRPr="00000000">
        <w:rPr>
          <w:color w:val="0000ff"/>
          <w:rtl w:val="0"/>
        </w:rPr>
        <w:t xml:space="preserve">[Ane Alencar by Sep 8]</w:t>
      </w:r>
    </w:p>
    <w:p w:rsidR="00000000" w:rsidDel="00000000" w:rsidP="00000000" w:rsidRDefault="00000000" w:rsidRPr="00000000" w14:paraId="00000161">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162">
      <w:pPr>
        <w:numPr>
          <w:ilvl w:val="0"/>
          <w:numId w:val="90"/>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163">
      <w:pPr>
        <w:numPr>
          <w:ilvl w:val="0"/>
          <w:numId w:val="90"/>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164">
      <w:pPr>
        <w:numPr>
          <w:ilvl w:val="0"/>
          <w:numId w:val="90"/>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165">
      <w:pPr>
        <w:rPr/>
      </w:pPr>
      <w:r w:rsidDel="00000000" w:rsidR="00000000" w:rsidRPr="00000000">
        <w:rPr>
          <w:rtl w:val="0"/>
        </w:rPr>
        <w:br w:type="textWrapping"/>
      </w:r>
      <w:r w:rsidDel="00000000" w:rsidR="00000000" w:rsidRPr="00000000">
        <w:rPr>
          <w:rtl w:val="0"/>
        </w:rPr>
        <w:t xml:space="preserve">In SES research, significant gaps remain, particularly in linking the drivers and effects of SES across regions with long histories of human management and stewardship. This is especially relevant in large systems like the Amazon, Congo, and Mekong river basins, where human interventions over </w:t>
      </w:r>
      <w:r w:rsidDel="00000000" w:rsidR="00000000" w:rsidRPr="00000000">
        <w:rPr>
          <w:rtl w:val="0"/>
        </w:rPr>
        <w:t xml:space="preserve">millennia</w:t>
      </w:r>
      <w:r w:rsidDel="00000000" w:rsidR="00000000" w:rsidRPr="00000000">
        <w:rPr>
          <w:rtl w:val="0"/>
        </w:rPr>
        <w:t xml:space="preserve"> have altered both ecological and social outcomes (</w:t>
      </w:r>
      <w:r w:rsidDel="00000000" w:rsidR="00000000" w:rsidRPr="00000000">
        <w:rPr>
          <w:rtl w:val="0"/>
        </w:rPr>
        <w:t xml:space="preserve">Wu, et al. </w:t>
      </w:r>
      <w:commentRangeStart w:id="254"/>
      <w:r w:rsidDel="00000000" w:rsidR="00000000" w:rsidRPr="00000000">
        <w:rPr>
          <w:rtl w:val="0"/>
        </w:rPr>
        <w:t xml:space="preserve">2024</w:t>
      </w:r>
      <w:commentRangeEnd w:id="254"/>
      <w:r w:rsidDel="00000000" w:rsidR="00000000" w:rsidRPr="00000000">
        <w:commentReference w:id="254"/>
      </w:r>
      <w:r w:rsidDel="00000000" w:rsidR="00000000" w:rsidRPr="00000000">
        <w:rPr>
          <w:rtl w:val="0"/>
        </w:rPr>
        <w:t xml:space="preserve">).</w:t>
      </w:r>
      <w:r w:rsidDel="00000000" w:rsidR="00000000" w:rsidRPr="00000000">
        <w:rPr>
          <w:rtl w:val="0"/>
        </w:rPr>
        <w:t xml:space="preserve"> Analyzing these regions through a multi–scalar lens can reveal critical insights into how these interactions have developed over time. </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 xml:space="preserve">SES research remains too generalized, with a need for more fine-grained analyses that consider both direct and indirect drivers of ecosystems, such as climate change, land-use change, and socio-economic dynamics (Liu, et al. xx). This is particularly important in tracing how these drivers affect ecosystem services, biodiversity, and human well-being over time. </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 xml:space="preserve">A research frontier lies in addressing emerging areas. The first is incorporating feedbacks into ecosystem models, where the dynamic interplay between ecological impacts and human well-being is quantified. This might mean, exploring how changes in biodiversity, ecosystem health, and ecosystem services directly affect livelihoods, health, and social stability. Moreover, new </w:t>
      </w:r>
      <w:r w:rsidDel="00000000" w:rsidR="00000000" w:rsidRPr="00000000">
        <w:rPr>
          <w:rtl w:val="0"/>
        </w:rPr>
        <w:t xml:space="preserve">research</w:t>
      </w:r>
      <w:r w:rsidDel="00000000" w:rsidR="00000000" w:rsidRPr="00000000">
        <w:rPr>
          <w:rtl w:val="0"/>
        </w:rPr>
        <w:t xml:space="preserve"> might focus on disaggregating outcomes to address distributional equity, ensuring that SES research accounts for different social groups, stakeholders, and </w:t>
      </w:r>
      <w:r w:rsidDel="00000000" w:rsidR="00000000" w:rsidRPr="00000000">
        <w:rPr>
          <w:rtl w:val="0"/>
        </w:rPr>
        <w:t xml:space="preserve">rights holders</w:t>
      </w:r>
      <w:r w:rsidDel="00000000" w:rsidR="00000000" w:rsidRPr="00000000">
        <w:rPr>
          <w:rtl w:val="0"/>
        </w:rPr>
        <w:t xml:space="preserve">, and the inequities they face in managing resources. Finally, more research is needed seeking to analyze dynamic feedbacks between ecosystem services and social-economic systems, recognizing that the co-benefits of ecosystem services must be considered in terms of their contributions to both ecological integrity and economic stability (Chaplin-Kramer et al 2024).</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t xml:space="preserve">—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16E">
      <w:pPr>
        <w:rPr>
          <w:color w:val="ff0000"/>
        </w:rPr>
      </w:pPr>
      <w:r w:rsidDel="00000000" w:rsidR="00000000" w:rsidRPr="00000000">
        <w:rPr>
          <w:color w:val="ff0000"/>
          <w:rtl w:val="0"/>
        </w:rPr>
        <w:t xml:space="preserve">Quote from ABoVE as inspiration for how to write about this section: "</w:t>
      </w:r>
      <w:r w:rsidDel="00000000" w:rsidR="00000000" w:rsidRPr="00000000">
        <w:rPr>
          <w:rFonts w:ascii="Times New Roman" w:cs="Times New Roman" w:eastAsia="Times New Roman" w:hAnsi="Times New Roman"/>
          <w:color w:val="ff0000"/>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color w:val="ff0000"/>
          <w:rtl w:val="0"/>
        </w:rPr>
        <w:t xml:space="preserv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171">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There have been many calls for ecosystem management and conservation to better consider social-ecological context (</w:t>
      </w:r>
      <w:commentRangeStart w:id="255"/>
      <w:r w:rsidDel="00000000" w:rsidR="00000000" w:rsidRPr="00000000">
        <w:rPr>
          <w:rtl w:val="0"/>
        </w:rPr>
        <w:t xml:space="preserve">Fischer et al. 2017</w:t>
      </w:r>
      <w:commentRangeEnd w:id="255"/>
      <w:r w:rsidDel="00000000" w:rsidR="00000000" w:rsidRPr="00000000">
        <w:commentReference w:id="255"/>
      </w:r>
      <w:r w:rsidDel="00000000" w:rsidR="00000000" w:rsidRPr="00000000">
        <w:rPr>
          <w:rtl w:val="0"/>
        </w:rPr>
        <w:t xml:space="preserve">), to recognize that most landscapes are human dominated (</w:t>
      </w:r>
      <w:commentRangeStart w:id="256"/>
      <w:r w:rsidDel="00000000" w:rsidR="00000000" w:rsidRPr="00000000">
        <w:rPr>
          <w:rtl w:val="0"/>
        </w:rPr>
        <w:t xml:space="preserve">Sanderson et al. 2002, Ellis et al. 2021</w:t>
      </w:r>
      <w:commentRangeEnd w:id="256"/>
      <w:r w:rsidDel="00000000" w:rsidR="00000000" w:rsidRPr="00000000">
        <w:commentReference w:id="256"/>
      </w:r>
      <w:r w:rsidDel="00000000" w:rsidR="00000000" w:rsidRPr="00000000">
        <w:rPr>
          <w:rtl w:val="0"/>
        </w:rPr>
        <w:t xml:space="preserve">), and to pay closer attention to human agency and context specificity of human activities (</w:t>
      </w:r>
      <w:commentRangeStart w:id="257"/>
      <w:r w:rsidDel="00000000" w:rsidR="00000000" w:rsidRPr="00000000">
        <w:rPr>
          <w:rtl w:val="0"/>
        </w:rPr>
        <w:t xml:space="preserve">Ramankutty and Rhemtulla 2013, Pratzer et al. 2024</w:t>
      </w:r>
      <w:commentRangeEnd w:id="257"/>
      <w:r w:rsidDel="00000000" w:rsidR="00000000" w:rsidRPr="00000000">
        <w:commentReference w:id="257"/>
      </w:r>
      <w:r w:rsidDel="00000000" w:rsidR="00000000" w:rsidRPr="00000000">
        <w:rPr>
          <w:rtl w:val="0"/>
        </w:rPr>
        <w:t xml:space="preserve">).</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58"/>
      <w:r w:rsidDel="00000000" w:rsidR="00000000" w:rsidRPr="00000000">
        <w:rPr>
          <w:rtl w:val="0"/>
        </w:rPr>
        <w:t xml:space="preserve">Vasco et al 2018, Baragwanath and Bayi 2020, Pratzer et al. 2023</w:t>
      </w:r>
      <w:commentRangeEnd w:id="258"/>
      <w:r w:rsidDel="00000000" w:rsidR="00000000" w:rsidRPr="00000000">
        <w:commentReference w:id="258"/>
      </w:r>
      <w:r w:rsidDel="00000000" w:rsidR="00000000" w:rsidRPr="00000000">
        <w:rPr>
          <w:rtl w:val="0"/>
        </w:rPr>
        <w:t xml:space="preserve">), in addition to Indigenous knowledge holders who have long provided contextual evidence of the various ecological values of their territories (</w:t>
      </w:r>
      <w:commentRangeStart w:id="259"/>
      <w:commentRangeStart w:id="260"/>
      <w:r w:rsidDel="00000000" w:rsidR="00000000" w:rsidRPr="00000000">
        <w:rPr>
          <w:rtl w:val="0"/>
        </w:rPr>
        <w:t xml:space="preserve">Cajete 2000, Salmón 2000, Umeek 2011</w:t>
      </w:r>
      <w:commentRangeEnd w:id="259"/>
      <w:r w:rsidDel="00000000" w:rsidR="00000000" w:rsidRPr="00000000">
        <w:commentReference w:id="259"/>
      </w:r>
      <w:commentRangeEnd w:id="260"/>
      <w:r w:rsidDel="00000000" w:rsidR="00000000" w:rsidRPr="00000000">
        <w:commentReference w:id="260"/>
      </w:r>
      <w:r w:rsidDel="00000000" w:rsidR="00000000" w:rsidRPr="00000000">
        <w:rPr>
          <w:rtl w:val="0"/>
        </w:rPr>
        <w:t xml:space="preserve">). Indeed, Indigenous land-based stewardship is often compatible with, and frequently actively supports, forest conservation and restoration (</w:t>
      </w:r>
      <w:commentRangeStart w:id="261"/>
      <w:r w:rsidDel="00000000" w:rsidR="00000000" w:rsidRPr="00000000">
        <w:rPr>
          <w:rtl w:val="0"/>
        </w:rPr>
        <w:t xml:space="preserve">Newton et al. 2016, Fernández-Llamazares et al. 2024</w:t>
      </w:r>
      <w:commentRangeEnd w:id="261"/>
      <w:r w:rsidDel="00000000" w:rsidR="00000000" w:rsidRPr="00000000">
        <w:commentReference w:id="261"/>
      </w:r>
      <w:r w:rsidDel="00000000" w:rsidR="00000000" w:rsidRPr="00000000">
        <w:rPr>
          <w:rtl w:val="0"/>
        </w:rPr>
        <w:t xml:space="preserve">). This recognition has spawned innovative ways to design multi-functional reserves, policy instruments and management programmes (</w:t>
      </w:r>
      <w:commentRangeStart w:id="262"/>
      <w:r w:rsidDel="00000000" w:rsidR="00000000" w:rsidRPr="00000000">
        <w:rPr>
          <w:rtl w:val="0"/>
        </w:rPr>
        <w:t xml:space="preserve">Garnett et al 2018</w:t>
      </w:r>
      <w:commentRangeEnd w:id="262"/>
      <w:r w:rsidDel="00000000" w:rsidR="00000000" w:rsidRPr="00000000">
        <w:commentReference w:id="262"/>
      </w:r>
      <w:r w:rsidDel="00000000" w:rsidR="00000000" w:rsidRPr="00000000">
        <w:rPr>
          <w:rtl w:val="0"/>
        </w:rPr>
        <w:t xml:space="preserve">).</w:t>
      </w:r>
    </w:p>
    <w:p w:rsidR="00000000" w:rsidDel="00000000" w:rsidP="00000000" w:rsidRDefault="00000000" w:rsidRPr="00000000" w14:paraId="00000176">
      <w:pPr>
        <w:ind w:firstLine="720"/>
        <w:rPr/>
      </w:pPr>
      <w:r w:rsidDel="00000000" w:rsidR="00000000" w:rsidRPr="00000000">
        <w:rPr>
          <w:rtl w:val="0"/>
        </w:rPr>
        <w:t xml:space="preserve"> </w:t>
      </w:r>
    </w:p>
    <w:p w:rsidR="00000000" w:rsidDel="00000000" w:rsidP="00000000" w:rsidRDefault="00000000" w:rsidRPr="00000000" w14:paraId="00000177">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178">
      <w:pPr>
        <w:numPr>
          <w:ilvl w:val="0"/>
          <w:numId w:val="80"/>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163">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179">
      <w:pPr>
        <w:numPr>
          <w:ilvl w:val="0"/>
          <w:numId w:val="80"/>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17A">
      <w:pPr>
        <w:numPr>
          <w:ilvl w:val="1"/>
          <w:numId w:val="80"/>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17B">
      <w:pPr>
        <w:numPr>
          <w:ilvl w:val="1"/>
          <w:numId w:val="80"/>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17C">
      <w:pPr>
        <w:numPr>
          <w:ilvl w:val="1"/>
          <w:numId w:val="80"/>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17D">
      <w:pPr>
        <w:numPr>
          <w:ilvl w:val="1"/>
          <w:numId w:val="80"/>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SES APPROACH/METHODS</w:t>
      </w:r>
    </w:p>
    <w:p w:rsidR="00000000" w:rsidDel="00000000" w:rsidP="00000000" w:rsidRDefault="00000000" w:rsidRPr="00000000" w14:paraId="0000017F">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180">
      <w:pPr>
        <w:numPr>
          <w:ilvl w:val="0"/>
          <w:numId w:val="28"/>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181">
      <w:pPr>
        <w:numPr>
          <w:ilvl w:val="0"/>
          <w:numId w:val="28"/>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182">
      <w:pPr>
        <w:numPr>
          <w:ilvl w:val="0"/>
          <w:numId w:val="28"/>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183">
      <w:pPr>
        <w:ind w:firstLine="720"/>
        <w:rPr/>
      </w:pPr>
      <w:r w:rsidDel="00000000" w:rsidR="00000000" w:rsidRPr="00000000">
        <w:rPr>
          <w:rtl w:val="0"/>
        </w:rPr>
      </w:r>
    </w:p>
    <w:p w:rsidR="00000000" w:rsidDel="00000000" w:rsidP="00000000" w:rsidRDefault="00000000" w:rsidRPr="00000000" w14:paraId="00000184">
      <w:pPr>
        <w:ind w:firstLine="720"/>
        <w:rPr/>
      </w:pPr>
      <w:r w:rsidDel="00000000" w:rsidR="00000000" w:rsidRPr="00000000">
        <w:rPr>
          <w:rtl w:val="0"/>
        </w:rPr>
        <w:t xml:space="preserve">Field data</w:t>
      </w:r>
    </w:p>
    <w:p w:rsidR="00000000" w:rsidDel="00000000" w:rsidP="00000000" w:rsidRDefault="00000000" w:rsidRPr="00000000" w14:paraId="00000185">
      <w:pPr>
        <w:numPr>
          <w:ilvl w:val="0"/>
          <w:numId w:val="3"/>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186">
      <w:pPr>
        <w:numPr>
          <w:ilvl w:val="0"/>
          <w:numId w:val="3"/>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187">
      <w:pPr>
        <w:numPr>
          <w:ilvl w:val="0"/>
          <w:numId w:val="3"/>
        </w:numPr>
        <w:ind w:left="1440" w:hanging="360"/>
        <w:rPr>
          <w:u w:val="none"/>
        </w:rPr>
      </w:pPr>
      <w:r w:rsidDel="00000000" w:rsidR="00000000" w:rsidRPr="00000000">
        <w:rPr>
          <w:rtl w:val="0"/>
        </w:rPr>
        <w:t xml:space="preserve">Economics </w:t>
      </w:r>
    </w:p>
    <w:p w:rsidR="00000000" w:rsidDel="00000000" w:rsidP="00000000" w:rsidRDefault="00000000" w:rsidRPr="00000000" w14:paraId="00000188">
      <w:pPr>
        <w:numPr>
          <w:ilvl w:val="0"/>
          <w:numId w:val="3"/>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18B">
      <w:pPr>
        <w:pStyle w:val="Heading3"/>
        <w:rPr/>
      </w:pPr>
      <w:bookmarkStart w:colFirst="0" w:colLast="0" w:name="_7i4li2ka6ozf" w:id="14"/>
      <w:bookmarkEnd w:id="14"/>
      <w:r w:rsidDel="00000000" w:rsidR="00000000" w:rsidRPr="00000000">
        <w:rPr>
          <w:rtl w:val="0"/>
        </w:rPr>
        <w:t xml:space="preserve">2.5 Disturbance Dynamics</w:t>
      </w:r>
    </w:p>
    <w:p w:rsidR="00000000" w:rsidDel="00000000" w:rsidP="00000000" w:rsidRDefault="00000000" w:rsidRPr="00000000" w14:paraId="0000018C">
      <w:pPr>
        <w:rPr>
          <w:b w:val="1"/>
          <w:i w:val="1"/>
          <w:color w:val="ff0000"/>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w:t>
      </w:r>
      <w:r w:rsidDel="00000000" w:rsidR="00000000" w:rsidRPr="00000000">
        <w:rPr>
          <w:b w:val="1"/>
          <w:i w:val="1"/>
          <w:color w:val="ff0000"/>
          <w:rtl w:val="0"/>
        </w:rPr>
        <w:t xml:space="preserve"> climate, biodiversity, hydrologic cycling, and nutrient availability. </w:t>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commentRangeStart w:id="263"/>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commentRangeEnd w:id="263"/>
      <w:r w:rsidDel="00000000" w:rsidR="00000000" w:rsidRPr="00000000">
        <w:commentReference w:id="263"/>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Higher temperatures can increase tree respiration, which may reduce net primary productivity (NPP) and change how carbon is cycled in these forests </w:t>
      </w:r>
      <w:hyperlink r:id="rId166">
        <w:r w:rsidDel="00000000" w:rsidR="00000000" w:rsidRPr="00000000">
          <w:rPr>
            <w:color w:val="1155cc"/>
            <w:u w:val="single"/>
            <w:rtl w:val="0"/>
          </w:rPr>
          <w:t xml:space="preserve">(Lloyd et al. 2023; Das et al. 2023; Choury et al. 2022; Liu et al. 2017)</w:t>
        </w:r>
      </w:hyperlink>
      <w:r w:rsidDel="00000000" w:rsidR="00000000" w:rsidRPr="00000000">
        <w:rPr>
          <w:rtl w:val="0"/>
        </w:rPr>
        <w:t xml:space="preserve">. Prolonged dry seasons </w:t>
      </w:r>
      <w:hyperlink r:id="rId167">
        <w:r w:rsidDel="00000000" w:rsidR="00000000" w:rsidRPr="00000000">
          <w:rPr>
            <w:color w:val="1155cc"/>
            <w:u w:val="single"/>
            <w:rtl w:val="0"/>
          </w:rPr>
          <w:t xml:space="preserve">(Marengo et al. 2018)</w:t>
        </w:r>
      </w:hyperlink>
      <w:r w:rsidDel="00000000" w:rsidR="00000000" w:rsidRPr="00000000">
        <w:rPr>
          <w:rtl w:val="0"/>
        </w:rPr>
        <w:t xml:space="preserve"> or increased frequency of droughts </w:t>
      </w:r>
      <w:hyperlink r:id="rId168">
        <w:r w:rsidDel="00000000" w:rsidR="00000000" w:rsidRPr="00000000">
          <w:rPr>
            <w:color w:val="1155cc"/>
            <w:u w:val="single"/>
            <w:rtl w:val="0"/>
          </w:rPr>
          <w:t xml:space="preserve">(Jenkins 2009)</w:t>
        </w:r>
      </w:hyperlink>
      <w:r w:rsidDel="00000000" w:rsidR="00000000" w:rsidRPr="00000000">
        <w:rPr>
          <w:rtl w:val="0"/>
        </w:rPr>
        <w:t xml:space="preserve">, can lead to water stress </w:t>
      </w:r>
      <w:hyperlink r:id="rId169">
        <w:r w:rsidDel="00000000" w:rsidR="00000000" w:rsidRPr="00000000">
          <w:rPr>
            <w:color w:val="1155cc"/>
            <w:u w:val="single"/>
            <w:rtl w:val="0"/>
          </w:rPr>
          <w:t xml:space="preserve">(Santos et al. 2018; Rifai et al. 2019)</w:t>
        </w:r>
      </w:hyperlink>
      <w:r w:rsidDel="00000000" w:rsidR="00000000" w:rsidRPr="00000000">
        <w:rPr>
          <w:rtl w:val="0"/>
        </w:rPr>
        <w:t xml:space="preserve">, reduce tree growth </w:t>
      </w:r>
      <w:hyperlink r:id="rId170">
        <w:r w:rsidDel="00000000" w:rsidR="00000000" w:rsidRPr="00000000">
          <w:rPr>
            <w:color w:val="1155cc"/>
            <w:u w:val="single"/>
            <w:rtl w:val="0"/>
          </w:rPr>
          <w:t xml:space="preserve">(Yang et al. 2018; Ouédraogo et al. 2013; Sullivan et al. 2020)</w:t>
        </w:r>
      </w:hyperlink>
      <w:r w:rsidDel="00000000" w:rsidR="00000000" w:rsidRPr="00000000">
        <w:rPr>
          <w:rtl w:val="0"/>
        </w:rPr>
        <w:t xml:space="preserve">, and increase mortality rates, particularly for drought-sensitive species </w:t>
      </w:r>
      <w:hyperlink r:id="rId171">
        <w:r w:rsidDel="00000000" w:rsidR="00000000" w:rsidRPr="00000000">
          <w:rPr>
            <w:color w:val="1155cc"/>
            <w:u w:val="single"/>
            <w:rtl w:val="0"/>
          </w:rPr>
          <w:t xml:space="preserve">(Phillips et al. 2009; Malhi et al. 2009)</w:t>
        </w:r>
      </w:hyperlink>
      <w:r w:rsidDel="00000000" w:rsidR="00000000" w:rsidRPr="00000000">
        <w:rPr>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172">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w:t>
      </w:r>
    </w:p>
    <w:p w:rsidR="00000000" w:rsidDel="00000000" w:rsidP="00000000" w:rsidRDefault="00000000" w:rsidRPr="00000000" w14:paraId="00000193">
      <w:pPr>
        <w:spacing w:after="240" w:before="240" w:lineRule="auto"/>
        <w:rPr/>
      </w:pPr>
      <w:r w:rsidDel="00000000" w:rsidR="00000000" w:rsidRPr="00000000">
        <w:rPr>
          <w:rtl w:val="0"/>
        </w:rPr>
        <w:t xml:space="preserve">Land cover and land use changes, particularly deforestation and forest degradation, pose significant threats to tropical forest ecosystems </w:t>
      </w:r>
      <w:hyperlink r:id="rId173">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74">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75">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76">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194">
      <w:pPr>
        <w:spacing w:after="240" w:before="240" w:lineRule="auto"/>
        <w:rPr/>
      </w:pPr>
      <w:r w:rsidDel="00000000" w:rsidR="00000000" w:rsidRPr="00000000">
        <w:rPr>
          <w:rtl w:val="0"/>
        </w:rPr>
        <w:t xml:space="preserve">Resilience, the ability of an ecosystem to maintain its fundamental structure and function </w:t>
      </w:r>
      <w:hyperlink r:id="rId177">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178">
        <w:r w:rsidDel="00000000" w:rsidR="00000000" w:rsidRPr="00000000">
          <w:rPr>
            <w:color w:val="1155cc"/>
            <w:u w:val="single"/>
            <w:rtl w:val="0"/>
          </w:rPr>
          <w:t xml:space="preserve">(Scheffer et al. 2001; Flores et al. 2024; Nobre et al. 2016; Aguirre-Gutiérrez et al. 2020)</w:t>
        </w:r>
      </w:hyperlink>
      <w:r w:rsidDel="00000000" w:rsidR="00000000" w:rsidRPr="00000000">
        <w:rPr>
          <w:rtl w:val="0"/>
        </w:rPr>
        <w:t xml:space="preserve">. Furthermore, the spatial variations of these thresholds across continents are still not well understood </w:t>
      </w:r>
      <w:hyperlink r:id="rId179">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195">
      <w:pPr>
        <w:spacing w:after="200" w:before="200" w:lineRule="auto"/>
        <w:rPr/>
      </w:pPr>
      <w:r w:rsidDel="00000000" w:rsidR="00000000" w:rsidRPr="00000000">
        <w:rPr>
          <w:rtl w:val="0"/>
        </w:rPr>
        <w:t xml:space="preserve">Accumulation of satellite evidence shows that the conversion of tropical forests to other land use types exert significant surface warming effects due to declined evaporative cooling effects </w:t>
      </w:r>
      <w:hyperlink r:id="rId180">
        <w:r w:rsidDel="00000000" w:rsidR="00000000" w:rsidRPr="00000000">
          <w:rPr>
            <w:color w:val="1155cc"/>
            <w:u w:val="single"/>
            <w:rtl w:val="0"/>
          </w:rPr>
          <w:t xml:space="preserve">(Li et al. 2015; Devaraju et al. 2018)</w:t>
        </w:r>
      </w:hyperlink>
      <w:r w:rsidDel="00000000" w:rsidR="00000000" w:rsidRPr="00000000">
        <w:rPr>
          <w:rtl w:val="0"/>
        </w:rPr>
        <w:t xml:space="preserve">. The magnitude of biophysical temperature effects of tropical forests is constrained by the forest cover fraction </w:t>
      </w:r>
      <w:hyperlink r:id="rId181">
        <w:r w:rsidDel="00000000" w:rsidR="00000000" w:rsidRPr="00000000">
          <w:rPr>
            <w:color w:val="1155cc"/>
            <w:u w:val="single"/>
            <w:rtl w:val="0"/>
          </w:rPr>
          <w:t xml:space="preserve">(Alkama and Cescatti 2016)</w:t>
        </w:r>
      </w:hyperlink>
      <w:r w:rsidDel="00000000" w:rsidR="00000000" w:rsidRPr="00000000">
        <w:rPr>
          <w:rtl w:val="0"/>
        </w:rPr>
        <w:t xml:space="preserve">, and may exert asymmetry in response to forest cover gain and loss </w:t>
      </w:r>
      <w:hyperlink r:id="rId182">
        <w:r w:rsidDel="00000000" w:rsidR="00000000" w:rsidRPr="00000000">
          <w:rPr>
            <w:color w:val="1155cc"/>
            <w:u w:val="single"/>
            <w:rtl w:val="0"/>
          </w:rPr>
          <w:t xml:space="preserve">(Su et al. 2023; Zhang et al. 2024)</w:t>
        </w:r>
      </w:hyperlink>
      <w:r w:rsidDel="00000000" w:rsidR="00000000" w:rsidRPr="00000000">
        <w:rPr>
          <w:rtl w:val="0"/>
        </w:rPr>
        <w:t xml:space="preserve">. Due to a similar mechanism, surface temperature warming from this biophysical effects of forest degradation is found to be comparable to its biogeochemical climate effects </w:t>
      </w:r>
      <w:hyperlink r:id="rId183">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84">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85">
        <w:r w:rsidDel="00000000" w:rsidR="00000000" w:rsidRPr="00000000">
          <w:rPr>
            <w:color w:val="1155cc"/>
            <w:u w:val="single"/>
            <w:rtl w:val="0"/>
          </w:rPr>
          <w:t xml:space="preserve">(Li et al. 2022)</w:t>
        </w:r>
      </w:hyperlink>
      <w:r w:rsidDel="00000000" w:rsidR="00000000" w:rsidRPr="00000000">
        <w:rPr>
          <w:rtl w:val="0"/>
        </w:rPr>
        <w:t xml:space="preserve">.</w:t>
      </w:r>
    </w:p>
    <w:p w:rsidR="00000000" w:rsidDel="00000000" w:rsidP="00000000" w:rsidRDefault="00000000" w:rsidRPr="00000000" w14:paraId="00000196">
      <w:pPr>
        <w:spacing w:after="200" w:before="200" w:lineRule="auto"/>
        <w:rPr/>
      </w:pPr>
      <w:r w:rsidDel="00000000" w:rsidR="00000000" w:rsidRPr="00000000">
        <w:rPr>
          <w:rtl w:val="0"/>
        </w:rPr>
        <w:t xml:space="preserve">Rainfall in the tropics is strongly associated with mechanisms of land-atmosphere interactions, with its magnitude and pattern tightly linked to LCLUC activities (e.g., deforestation) that change land surface heterogeneity </w:t>
      </w:r>
      <w:hyperlink r:id="rId186">
        <w:r w:rsidDel="00000000" w:rsidR="00000000" w:rsidRPr="00000000">
          <w:rPr>
            <w:color w:val="1155cc"/>
            <w:u w:val="single"/>
            <w:rtl w:val="0"/>
          </w:rPr>
          <w:t xml:space="preserve">(Khanna et al. 2017)</w:t>
        </w:r>
      </w:hyperlink>
      <w:r w:rsidDel="00000000" w:rsidR="00000000" w:rsidRPr="00000000">
        <w:rPr>
          <w:rtl w:val="0"/>
        </w:rPr>
        <w:t xml:space="preserve"> and at various spatial scales </w:t>
      </w:r>
      <w:hyperlink r:id="rId187">
        <w:r w:rsidDel="00000000" w:rsidR="00000000" w:rsidRPr="00000000">
          <w:rPr>
            <w:color w:val="1155cc"/>
            <w:u w:val="single"/>
            <w:rtl w:val="0"/>
          </w:rPr>
          <w:t xml:space="preserve">(Lawrence and Vandecar 2014; Leite-Filho et al. 2021; Smith et al. 2023)</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188">
        <w:r w:rsidDel="00000000" w:rsidR="00000000" w:rsidRPr="00000000">
          <w:rPr>
            <w:color w:val="1155cc"/>
            <w:u w:val="single"/>
            <w:rtl w:val="0"/>
          </w:rPr>
          <w:t xml:space="preserve">(Snyder 2010; Mahmood et al. 2014)</w:t>
        </w:r>
      </w:hyperlink>
      <w:r w:rsidDel="00000000" w:rsidR="00000000" w:rsidRPr="00000000">
        <w:rPr>
          <w:rtl w:val="0"/>
        </w:rPr>
        <w:t xml:space="preserve"> and cross-continental nutrient cycles </w:t>
      </w:r>
      <w:hyperlink r:id="rId189">
        <w:r w:rsidDel="00000000" w:rsidR="00000000" w:rsidRPr="00000000">
          <w:rPr>
            <w:color w:val="1155cc"/>
            <w:u w:val="single"/>
            <w:rtl w:val="0"/>
          </w:rPr>
          <w:t xml:space="preserve">(Li et al. 2021)</w:t>
        </w:r>
      </w:hyperlink>
      <w:r w:rsidDel="00000000" w:rsidR="00000000" w:rsidRPr="00000000">
        <w:rPr>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190">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91">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p>
    <w:p w:rsidR="00000000" w:rsidDel="00000000" w:rsidP="00000000" w:rsidRDefault="00000000" w:rsidRPr="00000000" w14:paraId="00000197">
      <w:pPr>
        <w:rPr/>
      </w:pPr>
      <w:r w:rsidDel="00000000" w:rsidR="00000000" w:rsidRPr="00000000">
        <w:rPr>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 This feedback loop can drive regions into a state of persistent stress, where recovery becomes increasingly difficult.</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92">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w:t>
      </w:r>
    </w:p>
    <w:p w:rsidR="00000000" w:rsidDel="00000000" w:rsidP="00000000" w:rsidRDefault="00000000" w:rsidRPr="00000000" w14:paraId="0000019A">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93">
        <w:r w:rsidDel="00000000" w:rsidR="00000000" w:rsidRPr="00000000">
          <w:rPr>
            <w:color w:val="1155cc"/>
            <w:u w:val="single"/>
            <w:rtl w:val="0"/>
          </w:rPr>
          <w:t xml:space="preserve">Gentine et al., 2019</w:t>
        </w:r>
      </w:hyperlink>
      <w:r w:rsidDel="00000000" w:rsidR="00000000" w:rsidRPr="00000000">
        <w:rPr>
          <w:rtl w:val="0"/>
        </w:rPr>
        <w:t xml:space="preserve">, </w:t>
      </w:r>
      <w:hyperlink r:id="rId194">
        <w:r w:rsidDel="00000000" w:rsidR="00000000" w:rsidRPr="00000000">
          <w:rPr>
            <w:color w:val="1155cc"/>
            <w:u w:val="single"/>
            <w:rtl w:val="0"/>
          </w:rPr>
          <w:t xml:space="preserve">Allan et al., 2020</w:t>
        </w:r>
      </w:hyperlink>
      <w:r w:rsidDel="00000000" w:rsidR="00000000" w:rsidRPr="00000000">
        <w:rPr>
          <w:rtl w:val="0"/>
        </w:rPr>
        <w:t xml:space="preserve">). Large-scale deforestation, anthropogenic aerosols, greenhouse gases, and changes in sea surface temperature (SST) patterns can alter cross-equatorial (</w:t>
      </w:r>
      <w:hyperlink r:id="rId195">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96">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97">
        <w:r w:rsidDel="00000000" w:rsidR="00000000" w:rsidRPr="00000000">
          <w:rPr>
            <w:color w:val="1155cc"/>
            <w:u w:val="single"/>
            <w:rtl w:val="0"/>
          </w:rPr>
          <w:t xml:space="preserve">Schneider et al., 2014</w:t>
        </w:r>
      </w:hyperlink>
      <w:r w:rsidDel="00000000" w:rsidR="00000000" w:rsidRPr="00000000">
        <w:rPr>
          <w:rtl w:val="0"/>
        </w:rPr>
        <w:t xml:space="preserve">, </w:t>
      </w:r>
      <w:hyperlink r:id="rId198">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99">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200">
        <w:r w:rsidDel="00000000" w:rsidR="00000000" w:rsidRPr="00000000">
          <w:rPr>
            <w:color w:val="1155cc"/>
            <w:u w:val="single"/>
            <w:rtl w:val="0"/>
          </w:rPr>
          <w:t xml:space="preserve">Cook and Vizy 2019</w:t>
        </w:r>
      </w:hyperlink>
      <w:r w:rsidDel="00000000" w:rsidR="00000000" w:rsidRPr="00000000">
        <w:rPr>
          <w:rtl w:val="0"/>
        </w:rPr>
        <w:t xml:space="preserve">, </w:t>
      </w:r>
      <w:hyperlink r:id="rId201">
        <w:r w:rsidDel="00000000" w:rsidR="00000000" w:rsidRPr="00000000">
          <w:rPr>
            <w:color w:val="1155cc"/>
            <w:u w:val="single"/>
            <w:rtl w:val="0"/>
          </w:rPr>
          <w:t xml:space="preserve">Creese et al., 2019</w:t>
        </w:r>
      </w:hyperlink>
      <w:r w:rsidDel="00000000" w:rsidR="00000000" w:rsidRPr="00000000">
        <w:rPr>
          <w:rtl w:val="0"/>
        </w:rPr>
        <w:t xml:space="preserve">, </w:t>
      </w:r>
      <w:hyperlink r:id="rId202">
        <w:r w:rsidDel="00000000" w:rsidR="00000000" w:rsidRPr="00000000">
          <w:rPr>
            <w:color w:val="1155cc"/>
            <w:u w:val="single"/>
            <w:rtl w:val="0"/>
          </w:rPr>
          <w:t xml:space="preserve">Montini et al., 2019</w:t>
        </w:r>
      </w:hyperlink>
      <w:r w:rsidDel="00000000" w:rsidR="00000000" w:rsidRPr="00000000">
        <w:rPr>
          <w:rtl w:val="0"/>
        </w:rPr>
        <w:t xml:space="preserve">). In addition, changes to the thermodynamic structure of the atmosphere, such as increases in convective available potential energy (CAPE; </w:t>
      </w:r>
      <w:hyperlink r:id="rId203">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204">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205">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19B">
      <w:pPr>
        <w:spacing w:after="240" w:before="240" w:lineRule="auto"/>
        <w:rPr/>
      </w:pPr>
      <w:r w:rsidDel="00000000" w:rsidR="00000000" w:rsidRPr="00000000">
        <w:rPr>
          <w:rtl w:val="0"/>
        </w:rPr>
        <w:t xml:space="preserve">Meanwhile, anthropogenic and climate disturbances alter tropical rainforest moisture recycling (</w:t>
      </w:r>
      <w:hyperlink r:id="rId206">
        <w:r w:rsidDel="00000000" w:rsidR="00000000" w:rsidRPr="00000000">
          <w:rPr>
            <w:color w:val="1155cc"/>
            <w:u w:val="single"/>
            <w:rtl w:val="0"/>
          </w:rPr>
          <w:t xml:space="preserve">Wright et al., 2017</w:t>
        </w:r>
      </w:hyperlink>
      <w:r w:rsidDel="00000000" w:rsidR="00000000" w:rsidRPr="00000000">
        <w:rPr>
          <w:rtl w:val="0"/>
        </w:rPr>
        <w:t xml:space="preserve">, </w:t>
      </w:r>
      <w:hyperlink r:id="rId207">
        <w:r w:rsidDel="00000000" w:rsidR="00000000" w:rsidRPr="00000000">
          <w:rPr>
            <w:color w:val="1155cc"/>
            <w:u w:val="single"/>
            <w:rtl w:val="0"/>
          </w:rPr>
          <w:t xml:space="preserve">Sori et al., 2022</w:t>
        </w:r>
      </w:hyperlink>
      <w:r w:rsidDel="00000000" w:rsidR="00000000" w:rsidRPr="00000000">
        <w:rPr>
          <w:rtl w:val="0"/>
        </w:rPr>
        <w:t xml:space="preserve">, </w:t>
      </w:r>
      <w:hyperlink r:id="rId208">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209">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210">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211">
        <w:r w:rsidDel="00000000" w:rsidR="00000000" w:rsidRPr="00000000">
          <w:rPr>
            <w:color w:val="1155cc"/>
            <w:u w:val="single"/>
            <w:rtl w:val="0"/>
          </w:rPr>
          <w:t xml:space="preserve">Bell et al., 2015</w:t>
        </w:r>
      </w:hyperlink>
      <w:r w:rsidDel="00000000" w:rsidR="00000000" w:rsidRPr="00000000">
        <w:rPr>
          <w:rtl w:val="0"/>
        </w:rPr>
        <w:t xml:space="preserve">, </w:t>
      </w:r>
      <w:hyperlink r:id="rId212">
        <w:r w:rsidDel="00000000" w:rsidR="00000000" w:rsidRPr="00000000">
          <w:rPr>
            <w:color w:val="1155cc"/>
            <w:u w:val="single"/>
            <w:rtl w:val="0"/>
          </w:rPr>
          <w:t xml:space="preserve">Smith et al., 2023</w:t>
        </w:r>
      </w:hyperlink>
      <w:r w:rsidDel="00000000" w:rsidR="00000000" w:rsidRPr="00000000">
        <w:rPr>
          <w:rtl w:val="0"/>
        </w:rPr>
        <w:t xml:space="preserve">). Therefore, tropical rainforests are experiencing significant changes in their water cycle such as increases in dry season lengths and intensity (</w:t>
      </w:r>
      <w:hyperlink r:id="rId213">
        <w:r w:rsidDel="00000000" w:rsidR="00000000" w:rsidRPr="00000000">
          <w:rPr>
            <w:color w:val="1155cc"/>
            <w:u w:val="single"/>
            <w:rtl w:val="0"/>
          </w:rPr>
          <w:t xml:space="preserve">Jiang et al., 2019</w:t>
        </w:r>
      </w:hyperlink>
      <w:r w:rsidDel="00000000" w:rsidR="00000000" w:rsidRPr="00000000">
        <w:rPr>
          <w:rtl w:val="0"/>
        </w:rPr>
        <w:t xml:space="preserve">, </w:t>
      </w:r>
      <w:hyperlink r:id="rId214">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(Yin et al., 2014), decadal-scale declines in rainfall (</w:t>
      </w:r>
      <w:hyperlink r:id="rId215">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216">
        <w:r w:rsidDel="00000000" w:rsidR="00000000" w:rsidRPr="00000000">
          <w:rPr>
            <w:color w:val="1155cc"/>
            <w:u w:val="single"/>
            <w:rtl w:val="0"/>
          </w:rPr>
          <w:t xml:space="preserve">Rehbein and Ambrizzi 2023</w:t>
        </w:r>
      </w:hyperlink>
      <w:r w:rsidDel="00000000" w:rsidR="00000000" w:rsidRPr="00000000">
        <w:rPr>
          <w:rtl w:val="0"/>
        </w:rPr>
        <w:t xml:space="preserve">). At the surface, these changes in climate and LCLUC have induced fluctuations in  river discharge (</w:t>
      </w:r>
      <w:hyperlink r:id="rId217">
        <w:r w:rsidDel="00000000" w:rsidR="00000000" w:rsidRPr="00000000">
          <w:rPr>
            <w:color w:val="1155cc"/>
            <w:u w:val="single"/>
            <w:rtl w:val="0"/>
          </w:rPr>
          <w:t xml:space="preserve">Nhedehede et al., 2022</w:t>
        </w:r>
      </w:hyperlink>
      <w:r w:rsidDel="00000000" w:rsidR="00000000" w:rsidRPr="00000000">
        <w:rPr>
          <w:rtl w:val="0"/>
        </w:rPr>
        <w:t xml:space="preserve">, </w:t>
      </w:r>
      <w:hyperlink r:id="rId218">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219">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220">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221">
        <w:r w:rsidDel="00000000" w:rsidR="00000000" w:rsidRPr="00000000">
          <w:rPr>
            <w:color w:val="1155cc"/>
            <w:u w:val="single"/>
            <w:rtl w:val="0"/>
          </w:rPr>
          <w:t xml:space="preserve">Costa et al., 2003</w:t>
        </w:r>
      </w:hyperlink>
      <w:r w:rsidDel="00000000" w:rsidR="00000000" w:rsidRPr="00000000">
        <w:rPr>
          <w:rtl w:val="0"/>
        </w:rPr>
        <w:t xml:space="preserve">, </w:t>
      </w:r>
      <w:hyperlink r:id="rId222">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19C">
      <w:pPr>
        <w:spacing w:after="240" w:before="240" w:lineRule="auto"/>
        <w:rPr/>
      </w:pPr>
      <w:r w:rsidDel="00000000" w:rsidR="00000000" w:rsidRPr="00000000">
        <w:rPr>
          <w:rtl w:val="0"/>
        </w:rPr>
        <w:t xml:space="preserve">Climate phenomena such as ENSO, the Madden-Julian Oscillation, the Indian Ocean Dipole, and Atlantic Meridional Overturning Circulation can control tropical convection and induce climate variability (</w:t>
      </w:r>
      <w:hyperlink r:id="rId223">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224">
        <w:r w:rsidDel="00000000" w:rsidR="00000000" w:rsidRPr="00000000">
          <w:rPr>
            <w:color w:val="1155cc"/>
            <w:u w:val="single"/>
            <w:rtl w:val="0"/>
          </w:rPr>
          <w:t xml:space="preserve">Dias et al., 2017</w:t>
        </w:r>
      </w:hyperlink>
      <w:r w:rsidDel="00000000" w:rsidR="00000000" w:rsidRPr="00000000">
        <w:rPr>
          <w:rtl w:val="0"/>
        </w:rPr>
        <w:t xml:space="preserve">)</w:t>
      </w:r>
      <w:commentRangeStart w:id="264"/>
      <w:r w:rsidDel="00000000" w:rsidR="00000000" w:rsidRPr="00000000">
        <w:rPr>
          <w:rtl w:val="0"/>
        </w:rPr>
        <w:t xml:space="preserve">.</w:t>
      </w:r>
      <w:commentRangeEnd w:id="264"/>
      <w:r w:rsidDel="00000000" w:rsidR="00000000" w:rsidRPr="00000000">
        <w:commentReference w:id="264"/>
      </w:r>
      <w:r w:rsidDel="00000000" w:rsidR="00000000" w:rsidRPr="00000000">
        <w:rPr>
          <w:rtl w:val="0"/>
        </w:rPr>
        <w:t xml:space="preserve"> For example, the 2015/2016 ENSO induced large meteorological and soil water droughts and increases in vapor pressure deficits that were exacerbated due to warming trends from climate change (</w:t>
      </w:r>
      <w:hyperlink r:id="rId225">
        <w:r w:rsidDel="00000000" w:rsidR="00000000" w:rsidRPr="00000000">
          <w:rPr>
            <w:color w:val="1155cc"/>
            <w:u w:val="single"/>
            <w:rtl w:val="0"/>
          </w:rPr>
          <w:t xml:space="preserve">Rifai et al., 2019</w:t>
        </w:r>
      </w:hyperlink>
      <w:r w:rsidDel="00000000" w:rsidR="00000000" w:rsidRPr="00000000">
        <w:rPr>
          <w:rtl w:val="0"/>
        </w:rPr>
        <w:t xml:space="preserve">)</w:t>
      </w:r>
      <w:commentRangeStart w:id="265"/>
      <w:r w:rsidDel="00000000" w:rsidR="00000000" w:rsidRPr="00000000">
        <w:rPr>
          <w:rtl w:val="0"/>
        </w:rPr>
        <w:t xml:space="preserve">. </w:t>
      </w:r>
      <w:commentRangeEnd w:id="265"/>
      <w:r w:rsidDel="00000000" w:rsidR="00000000" w:rsidRPr="00000000">
        <w:commentReference w:id="265"/>
      </w:r>
      <w:r w:rsidDel="00000000" w:rsidR="00000000" w:rsidRPr="00000000">
        <w:rPr>
          <w:rtl w:val="0"/>
        </w:rPr>
        <w:t xml:space="preserve">These phenomena can also covary to further modulate tropical climate, such as modifying dynamic systems that control rainfall (</w:t>
      </w:r>
      <w:hyperlink r:id="rId226">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227">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19D">
      <w:pPr>
        <w:spacing w:after="240" w:before="240" w:lineRule="auto"/>
        <w:rPr/>
      </w:pPr>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228">
        <w:r w:rsidDel="00000000" w:rsidR="00000000" w:rsidRPr="00000000">
          <w:rPr>
            <w:color w:val="1155cc"/>
            <w:u w:val="single"/>
            <w:rtl w:val="0"/>
          </w:rPr>
          <w:t xml:space="preserve">Tamoffo et al., 2019b</w:t>
        </w:r>
      </w:hyperlink>
      <w:r w:rsidDel="00000000" w:rsidR="00000000" w:rsidRPr="00000000">
        <w:rPr>
          <w:rtl w:val="0"/>
        </w:rPr>
        <w:t xml:space="preserve">, </w:t>
      </w:r>
      <w:hyperlink r:id="rId229">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230">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231">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232">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233">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234">
        <w:r w:rsidDel="00000000" w:rsidR="00000000" w:rsidRPr="00000000">
          <w:rPr>
            <w:color w:val="1155cc"/>
            <w:u w:val="single"/>
            <w:rtl w:val="0"/>
          </w:rPr>
          <w:t xml:space="preserve">Barkley et al., 2019</w:t>
        </w:r>
      </w:hyperlink>
      <w:r w:rsidDel="00000000" w:rsidR="00000000" w:rsidRPr="00000000">
        <w:rPr>
          <w:rtl w:val="0"/>
        </w:rPr>
        <w:t xml:space="preserve">). Aerosol-cloud and aerosol-radiation interactions, through direct and indirect effects, can alter cloud formation and lifetime (</w:t>
      </w:r>
      <w:hyperlink r:id="rId235">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236">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that control key dynamic systems within tropical regions (</w:t>
      </w:r>
      <w:hyperlink r:id="rId237">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238">
        <w:r w:rsidDel="00000000" w:rsidR="00000000" w:rsidRPr="00000000">
          <w:rPr>
            <w:color w:val="1155cc"/>
            <w:u w:val="single"/>
            <w:rtl w:val="0"/>
          </w:rPr>
          <w:t xml:space="preserve">Tosca et al., 2015</w:t>
        </w:r>
      </w:hyperlink>
      <w:r w:rsidDel="00000000" w:rsidR="00000000" w:rsidRPr="00000000">
        <w:rPr>
          <w:rtl w:val="0"/>
        </w:rPr>
        <w:t xml:space="preserve">). These impacts on tropical water cycling are highly uncertain in models (</w:t>
      </w:r>
      <w:hyperlink r:id="rId239">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240">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19E">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241">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242">
        <w:r w:rsidDel="00000000" w:rsidR="00000000" w:rsidRPr="00000000">
          <w:rPr>
            <w:color w:val="1155cc"/>
            <w:u w:val="single"/>
            <w:rtl w:val="0"/>
          </w:rPr>
          <w:t xml:space="preserve">Tao et al., 2022</w:t>
        </w:r>
      </w:hyperlink>
      <w:r w:rsidDel="00000000" w:rsidR="00000000" w:rsidRPr="00000000">
        <w:rPr>
          <w:rtl w:val="0"/>
        </w:rPr>
        <w:t xml:space="preserve">, </w:t>
      </w:r>
      <w:hyperlink r:id="rId243">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244">
        <w:r w:rsidDel="00000000" w:rsidR="00000000" w:rsidRPr="00000000">
          <w:rPr>
            <w:color w:val="1155cc"/>
            <w:u w:val="single"/>
            <w:rtl w:val="0"/>
          </w:rPr>
          <w:t xml:space="preserve">Saatchi et al., 2012</w:t>
        </w:r>
      </w:hyperlink>
      <w:r w:rsidDel="00000000" w:rsidR="00000000" w:rsidRPr="00000000">
        <w:rPr>
          <w:rtl w:val="0"/>
        </w:rPr>
        <w:t xml:space="preserve">, </w:t>
      </w:r>
      <w:hyperlink r:id="rId245">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246">
        <w:r w:rsidDel="00000000" w:rsidR="00000000" w:rsidRPr="00000000">
          <w:rPr>
            <w:color w:val="1155cc"/>
            <w:u w:val="single"/>
            <w:rtl w:val="0"/>
          </w:rPr>
          <w:t xml:space="preserve">Bennett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F">
      <w:pPr>
        <w:pStyle w:val="Heading2"/>
        <w:rPr/>
      </w:pPr>
      <w:bookmarkStart w:colFirst="0" w:colLast="0" w:name="_6b0x02s8q4vm" w:id="15"/>
      <w:bookmarkEnd w:id="15"/>
      <w:commentRangeStart w:id="266"/>
      <w:r w:rsidDel="00000000" w:rsidR="00000000" w:rsidRPr="00000000">
        <w:rPr>
          <w:rtl w:val="0"/>
        </w:rPr>
        <w:t xml:space="preserve">3. Knowledge Gaps &amp; Questions</w:t>
      </w:r>
      <w:commentRangeEnd w:id="266"/>
      <w:r w:rsidDel="00000000" w:rsidR="00000000" w:rsidRPr="00000000">
        <w:commentReference w:id="266"/>
      </w:r>
      <w:r w:rsidDel="00000000" w:rsidR="00000000" w:rsidRPr="00000000">
        <w:rPr>
          <w:rtl w:val="0"/>
        </w:rPr>
      </w:r>
    </w:p>
    <w:p w:rsidR="00000000" w:rsidDel="00000000" w:rsidP="00000000" w:rsidRDefault="00000000" w:rsidRPr="00000000" w14:paraId="000001A0">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w:t>
      </w:r>
      <w:r w:rsidDel="00000000" w:rsidR="00000000" w:rsidRPr="00000000">
        <w:rPr>
          <w:rtl w:val="0"/>
        </w:rPr>
        <w:t xml:space="preserve">, </w:t>
      </w:r>
      <w:r w:rsidDel="00000000" w:rsidR="00000000" w:rsidRPr="00000000">
        <w:rPr>
          <w:b w:val="1"/>
          <w:rtl w:val="0"/>
        </w:rPr>
        <w:t xml:space="preserve">process</w:t>
      </w:r>
      <w:r w:rsidDel="00000000" w:rsidR="00000000" w:rsidRPr="00000000">
        <w:rPr>
          <w:rtl w:val="0"/>
        </w:rPr>
        <w:t xml:space="preserve">, and </w:t>
      </w:r>
      <w:r w:rsidDel="00000000" w:rsidR="00000000" w:rsidRPr="00000000">
        <w:rPr>
          <w:b w:val="1"/>
          <w:rtl w:val="0"/>
        </w:rPr>
        <w:t xml:space="preserve">projected future change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1">
      <w:pPr>
        <w:pStyle w:val="Heading3"/>
        <w:rPr/>
      </w:pPr>
      <w:bookmarkStart w:colFirst="0" w:colLast="0" w:name="_9e0eno19l2od" w:id="16"/>
      <w:bookmarkEnd w:id="16"/>
      <w:r w:rsidDel="00000000" w:rsidR="00000000" w:rsidRPr="00000000">
        <w:rPr>
          <w:rtl w:val="0"/>
        </w:rPr>
        <w:t xml:space="preserve">3.1 </w:t>
      </w:r>
      <w:commentRangeStart w:id="267"/>
      <w:r w:rsidDel="00000000" w:rsidR="00000000" w:rsidRPr="00000000">
        <w:rPr>
          <w:rtl w:val="0"/>
        </w:rPr>
        <w:t xml:space="preserve">Pattern</w:t>
      </w:r>
      <w:commentRangeEnd w:id="267"/>
      <w:r w:rsidDel="00000000" w:rsidR="00000000" w:rsidRPr="00000000">
        <w:commentReference w:id="267"/>
      </w:r>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t xml:space="preserve">Varying </w:t>
      </w:r>
      <w:r w:rsidDel="00000000" w:rsidR="00000000" w:rsidRPr="00000000">
        <w:rPr>
          <w:rtl w:val="0"/>
        </w:rPr>
        <w:t xml:space="preserve">geographic patterns of tropical carbon stocks and fluxes, as well as their interannual and intrannual variability and responses to extreme events remain poorly understood. Satellite remote sensing now makes it possible to map </w:t>
      </w:r>
      <w:r w:rsidDel="00000000" w:rsidR="00000000" w:rsidRPr="00000000">
        <w:rPr>
          <w:highlight w:val="white"/>
          <w:rtl w:val="0"/>
        </w:rPr>
        <w:t xml:space="preserve">annual forest-related emissions and removals from changes in biomass at fine resolutions (e.g., 4-30 m) (</w:t>
      </w:r>
      <w:commentRangeStart w:id="268"/>
      <w:r w:rsidDel="00000000" w:rsidR="00000000" w:rsidRPr="00000000">
        <w:rPr>
          <w:highlight w:val="white"/>
          <w:rtl w:val="0"/>
        </w:rPr>
        <w:t xml:space="preserve">Harris et al 2021</w:t>
      </w:r>
      <w:commentRangeEnd w:id="268"/>
      <w:r w:rsidDel="00000000" w:rsidR="00000000" w:rsidRPr="00000000">
        <w:commentReference w:id="268"/>
      </w:r>
      <w:r w:rsidDel="00000000" w:rsidR="00000000" w:rsidRPr="00000000">
        <w:rPr>
          <w:highlight w:val="white"/>
          <w:rtl w:val="0"/>
        </w:rPr>
        <w:t xml:space="preserve">; </w:t>
      </w:r>
      <w:commentRangeStart w:id="269"/>
      <w:r w:rsidDel="00000000" w:rsidR="00000000" w:rsidRPr="00000000">
        <w:rPr>
          <w:highlight w:val="white"/>
          <w:rtl w:val="0"/>
        </w:rPr>
        <w:t xml:space="preserve">Xu et al 2021</w:t>
      </w:r>
      <w:commentRangeEnd w:id="269"/>
      <w:r w:rsidDel="00000000" w:rsidR="00000000" w:rsidRPr="00000000">
        <w:commentReference w:id="269"/>
      </w:r>
      <w:r w:rsidDel="00000000" w:rsidR="00000000" w:rsidRPr="00000000">
        <w:rPr>
          <w:highlight w:val="white"/>
          <w:rtl w:val="0"/>
        </w:rPr>
        <w:t xml:space="preserve">; </w:t>
      </w:r>
      <w:commentRangeStart w:id="270"/>
      <w:r w:rsidDel="00000000" w:rsidR="00000000" w:rsidRPr="00000000">
        <w:rPr>
          <w:highlight w:val="white"/>
          <w:rtl w:val="0"/>
        </w:rPr>
        <w:t xml:space="preserve">Csillik et al 2019</w:t>
      </w:r>
      <w:commentRangeEnd w:id="270"/>
      <w:r w:rsidDel="00000000" w:rsidR="00000000" w:rsidRPr="00000000">
        <w:commentReference w:id="270"/>
      </w:r>
      <w:r w:rsidDel="00000000" w:rsidR="00000000" w:rsidRPr="00000000">
        <w:rPr>
          <w:highlight w:val="white"/>
          <w:rtl w:val="0"/>
        </w:rPr>
        <w:t xml:space="preserve">). </w:t>
      </w:r>
      <w:r w:rsidDel="00000000" w:rsidR="00000000" w:rsidRPr="00000000">
        <w:rPr>
          <w:rtl w:val="0"/>
        </w:rPr>
        <w:t xml:space="preserve">Since ma</w:t>
      </w:r>
      <w:r w:rsidDel="00000000" w:rsidR="00000000" w:rsidRPr="00000000">
        <w:rPr>
          <w:rtl w:val="0"/>
        </w:rPr>
        <w:t xml:space="preserve">ny tropical forests are situated on nutrient-poor soils in topographically varying landscapes that are actively undergoing land-use changes, improved understanding of the role of nutrient limitations, water cycling, and land-use activities is needed to reduce large uncertainties around interactions with carbon-climate feedbacks like increased respiration, carbon losses from tree mortality, changes in CH</w:t>
      </w:r>
      <w:r w:rsidDel="00000000" w:rsidR="00000000" w:rsidRPr="00000000">
        <w:rPr>
          <w:vertAlign w:val="subscript"/>
          <w:rtl w:val="0"/>
        </w:rPr>
        <w:t xml:space="preserve">4</w:t>
      </w:r>
      <w:r w:rsidDel="00000000" w:rsidR="00000000" w:rsidRPr="00000000">
        <w:rPr>
          <w:rtl w:val="0"/>
        </w:rPr>
        <w:t xml:space="preserve"> fluxes, and constraints on a CO</w:t>
      </w:r>
      <w:r w:rsidDel="00000000" w:rsidR="00000000" w:rsidRPr="00000000">
        <w:rPr>
          <w:vertAlign w:val="subscript"/>
          <w:rtl w:val="0"/>
        </w:rPr>
        <w:t xml:space="preserve">2</w:t>
      </w:r>
      <w:r w:rsidDel="00000000" w:rsidR="00000000" w:rsidRPr="00000000">
        <w:rPr>
          <w:rtl w:val="0"/>
        </w:rPr>
        <w:t xml:space="preserve"> fertilization effect (</w:t>
      </w:r>
      <w:r w:rsidDel="00000000" w:rsidR="00000000" w:rsidRPr="00000000">
        <w:rPr>
          <w:highlight w:val="yellow"/>
          <w:rtl w:val="0"/>
        </w:rPr>
        <w:t xml:space="preserve">REFS; </w:t>
      </w:r>
      <w:commentRangeStart w:id="271"/>
      <w:r w:rsidDel="00000000" w:rsidR="00000000" w:rsidRPr="00000000">
        <w:rPr>
          <w:rtl w:val="0"/>
        </w:rPr>
        <w:t xml:space="preserve">Townsend et al 2008</w:t>
      </w:r>
      <w:commentRangeEnd w:id="271"/>
      <w:r w:rsidDel="00000000" w:rsidR="00000000" w:rsidRPr="00000000">
        <w:commentReference w:id="271"/>
      </w:r>
      <w:r w:rsidDel="00000000" w:rsidR="00000000" w:rsidRPr="00000000">
        <w:rPr>
          <w:rtl w:val="0"/>
        </w:rPr>
        <w:t xml:space="preserve">). </w:t>
      </w:r>
      <w:r w:rsidDel="00000000" w:rsidR="00000000" w:rsidRPr="00000000">
        <w:rPr>
          <w:color w:val="222222"/>
          <w:highlight w:val="white"/>
          <w:rtl w:val="0"/>
        </w:rPr>
        <w:t xml:space="preserve">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A critical gap, however, is fluxes from respiration, methane emissions, and lateral flows of carbon, which have been shown to be substantial in tropical forests (</w:t>
      </w:r>
      <w:r w:rsidDel="00000000" w:rsidR="00000000" w:rsidRPr="00000000">
        <w:rPr>
          <w:color w:val="222222"/>
          <w:highlight w:val="yellow"/>
          <w:rtl w:val="0"/>
        </w:rPr>
        <w:t xml:space="preserve">REFS</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Eddy covariance flux measurements are one of the few ways to measure the ecosystem-scale exchange of carbon, water, and energy in time (hours to decades) and space (leaves to communities) (</w:t>
      </w:r>
      <w:commentRangeStart w:id="272"/>
      <w:r w:rsidDel="00000000" w:rsidR="00000000" w:rsidRPr="00000000">
        <w:rPr>
          <w:rtl w:val="0"/>
        </w:rPr>
        <w:t xml:space="preserve">Baldocchi 2020</w:t>
      </w:r>
      <w:commentRangeEnd w:id="272"/>
      <w:r w:rsidDel="00000000" w:rsidR="00000000" w:rsidRPr="00000000">
        <w:commentReference w:id="272"/>
      </w:r>
      <w:r w:rsidDel="00000000" w:rsidR="00000000" w:rsidRPr="00000000">
        <w:rPr>
          <w:rtl w:val="0"/>
        </w:rPr>
        <w:t xml:space="preserve">). Long-term eddy covariance flux measurements, inclusive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fluxes, including respiration, also enable direct monitoring of changing </w:t>
      </w:r>
      <w:r w:rsidDel="00000000" w:rsidR="00000000" w:rsidRPr="00000000">
        <w:rPr>
          <w:rtl w:val="0"/>
        </w:rPr>
        <w:t xml:space="preserve">forcings, including warming temperatures, shifting rainfall regimes and soil moisture, rising atmospheric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w:t>
      </w:r>
      <w:commentRangeStart w:id="273"/>
      <w:r w:rsidDel="00000000" w:rsidR="00000000" w:rsidRPr="00000000">
        <w:rPr>
          <w:rtl w:val="0"/>
        </w:rPr>
        <w:t xml:space="preserve">(</w:t>
      </w:r>
      <w:r w:rsidDel="00000000" w:rsidR="00000000" w:rsidRPr="00000000">
        <w:rPr>
          <w:rtl w:val="0"/>
        </w:rPr>
        <w:t xml:space="preserve">Keenan et al., 2013; Keenan et al., 2014; Stocker et al., 2018; Fernández‐Martínez et al., 2014; Magnani et al., 2007; Balzarolo et al., 2016; Keenan et al., 2014; Chen, Dirmeyer, Guo, &amp; Schultz, 2018; Luyssaert et al., 2007; Thornton et al., 2002)</w:t>
      </w:r>
      <w:commentRangeEnd w:id="273"/>
      <w:r w:rsidDel="00000000" w:rsidR="00000000" w:rsidRPr="00000000">
        <w:commentReference w:id="273"/>
      </w:r>
      <w:r w:rsidDel="00000000" w:rsidR="00000000" w:rsidRPr="00000000">
        <w:rPr>
          <w:rtl w:val="0"/>
        </w:rPr>
        <w:t xml:space="preserve">. However, very few eddy flux towers exist in the tropics, with a single, recent flux tower built in Central Africa (</w:t>
      </w:r>
      <w:commentRangeStart w:id="274"/>
      <w:r w:rsidDel="00000000" w:rsidR="00000000" w:rsidRPr="00000000">
        <w:rPr>
          <w:rtl w:val="0"/>
        </w:rPr>
        <w:t xml:space="preserve">Sibret et al. 2022</w:t>
      </w:r>
      <w:commentRangeEnd w:id="274"/>
      <w:r w:rsidDel="00000000" w:rsidR="00000000" w:rsidRPr="00000000">
        <w:commentReference w:id="274"/>
      </w:r>
      <w:r w:rsidDel="00000000" w:rsidR="00000000" w:rsidRPr="00000000">
        <w:rPr>
          <w:rtl w:val="0"/>
        </w:rPr>
        <w:t xml:space="preserve">).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More recently, polar-orbiting satell</w:t>
      </w:r>
      <w:r w:rsidDel="00000000" w:rsidR="00000000" w:rsidRPr="00000000">
        <w:rPr>
          <w:rtl w:val="0"/>
        </w:rPr>
        <w:t xml:space="preserve">ite sensors like the Orbiting Carbon Observatory (OCO-2, OCO-3), TROPOMI, and geostrationary satellites like </w:t>
      </w:r>
      <w:r w:rsidDel="00000000" w:rsidR="00000000" w:rsidRPr="00000000">
        <w:rPr>
          <w:highlight w:val="white"/>
          <w:rtl w:val="0"/>
        </w:rPr>
        <w:t xml:space="preserve">GOES-R are being used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highlight w:val="white"/>
          <w:rtl w:val="0"/>
        </w:rPr>
        <w:t xml:space="preserve">emissions, terrestrial GPP, and ecosystem respiration (</w:t>
      </w:r>
      <w:r w:rsidDel="00000000" w:rsidR="00000000" w:rsidRPr="00000000">
        <w:rPr>
          <w:highlight w:val="yellow"/>
          <w:rtl w:val="0"/>
        </w:rPr>
        <w:t xml:space="preserve">OCO &amp; TROPOMI REFS needed</w:t>
      </w:r>
      <w:r w:rsidDel="00000000" w:rsidR="00000000" w:rsidRPr="00000000">
        <w:rPr>
          <w:highlight w:val="white"/>
          <w:rtl w:val="0"/>
        </w:rPr>
        <w:t xml:space="preserve">; </w:t>
      </w:r>
      <w:commentRangeStart w:id="275"/>
      <w:r w:rsidDel="00000000" w:rsidR="00000000" w:rsidRPr="00000000">
        <w:rPr>
          <w:highlight w:val="white"/>
          <w:rtl w:val="0"/>
        </w:rPr>
        <w:t xml:space="preserve">Khan et al. 2021</w:t>
      </w:r>
      <w:commentRangeEnd w:id="275"/>
      <w:r w:rsidDel="00000000" w:rsidR="00000000" w:rsidRPr="00000000">
        <w:commentReference w:id="275"/>
      </w:r>
      <w:r w:rsidDel="00000000" w:rsidR="00000000" w:rsidRPr="00000000">
        <w:rPr>
          <w:highlight w:val="white"/>
          <w:rtl w:val="0"/>
        </w:rPr>
        <w:t xml:space="preserve">; </w:t>
      </w:r>
      <w:commentRangeStart w:id="276"/>
      <w:r w:rsidDel="00000000" w:rsidR="00000000" w:rsidRPr="00000000">
        <w:rPr>
          <w:highlight w:val="white"/>
          <w:rtl w:val="0"/>
        </w:rPr>
        <w:t xml:space="preserve">Ranjbar et al. 2023</w:t>
      </w:r>
      <w:commentRangeEnd w:id="276"/>
      <w:r w:rsidDel="00000000" w:rsidR="00000000" w:rsidRPr="00000000">
        <w:commentReference w:id="276"/>
      </w:r>
      <w:r w:rsidDel="00000000" w:rsidR="00000000" w:rsidRPr="00000000">
        <w:rPr>
          <w:highlight w:val="white"/>
          <w:rtl w:val="0"/>
        </w:rPr>
        <w:t xml:space="preserve">). Sensors like SWOT, measuring surface water flows, enable direct measurements of lateral carbon fluxes from tropical systems. </w:t>
      </w:r>
      <w:r w:rsidDel="00000000" w:rsidR="00000000" w:rsidRPr="00000000">
        <w:rPr>
          <w:b w:val="1"/>
          <w:highlight w:val="white"/>
          <w:rtl w:val="0"/>
        </w:rPr>
        <w:t xml:space="preserve">Effectively and accurately using these satellite measurements to map and monitor spatial and temporal variation in carbon stocks and fluxes over the tropics, however,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37"/>
        </w:numPr>
        <w:spacing w:after="120" w:before="120" w:lineRule="auto"/>
        <w:ind w:left="720" w:hanging="360"/>
        <w:rPr>
          <w:i w:val="1"/>
        </w:rPr>
      </w:pP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w:t>
      </w:r>
      <w:r w:rsidDel="00000000" w:rsidR="00000000" w:rsidRPr="00000000">
        <w:rPr>
          <w:i w:val="1"/>
          <w:color w:val="ff0000"/>
          <w:rtl w:val="0"/>
        </w:rPr>
        <w:t xml:space="preserve">anthropogenic influences / land-use and land cover change</w:t>
      </w:r>
      <w:r w:rsidDel="00000000" w:rsidR="00000000" w:rsidRPr="00000000">
        <w:rPr>
          <w:i w:val="1"/>
          <w:rtl w:val="0"/>
        </w:rPr>
        <w:t xml:space="preserve">?</w:t>
      </w:r>
    </w:p>
    <w:p w:rsidR="00000000" w:rsidDel="00000000" w:rsidP="00000000" w:rsidRDefault="00000000" w:rsidRPr="00000000" w14:paraId="000001A9">
      <w:pPr>
        <w:numPr>
          <w:ilvl w:val="0"/>
          <w:numId w:val="37"/>
        </w:numPr>
        <w:spacing w:after="120" w:before="120" w:lineRule="auto"/>
        <w:ind w:left="720" w:hanging="360"/>
        <w:rPr>
          <w:i w:val="1"/>
        </w:rPr>
      </w:pP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AA">
      <w:pPr>
        <w:numPr>
          <w:ilvl w:val="0"/>
          <w:numId w:val="37"/>
        </w:numPr>
        <w:spacing w:after="120" w:before="120" w:lineRule="auto"/>
        <w:ind w:left="720" w:hanging="360"/>
        <w:rPr>
          <w:i w:val="1"/>
        </w:rPr>
      </w:pPr>
      <w:commentRangeStart w:id="277"/>
      <w:commentRangeStart w:id="278"/>
      <w:r w:rsidDel="00000000" w:rsidR="00000000" w:rsidRPr="00000000">
        <w:rPr>
          <w:i w:val="1"/>
          <w:rtl w:val="0"/>
        </w:rPr>
        <w:t xml:space="preserve">Do changes in the spatial distribution of </w:t>
      </w:r>
      <w:r w:rsidDel="00000000" w:rsidR="00000000" w:rsidRPr="00000000">
        <w:rPr>
          <w:b w:val="1"/>
          <w:i w:val="1"/>
          <w:rtl w:val="0"/>
        </w:rPr>
        <w:t xml:space="preserve">soil carbon stocks </w:t>
      </w:r>
      <w:r w:rsidDel="00000000" w:rsidR="00000000" w:rsidRPr="00000000">
        <w:rPr>
          <w:i w:val="1"/>
          <w:rtl w:val="0"/>
        </w:rPr>
        <w:t xml:space="preserve">covary with changes in aboveground carbon stocks? </w:t>
      </w:r>
      <w:commentRangeEnd w:id="277"/>
      <w:r w:rsidDel="00000000" w:rsidR="00000000" w:rsidRPr="00000000">
        <w:commentReference w:id="277"/>
      </w:r>
      <w:commentRangeEnd w:id="278"/>
      <w:r w:rsidDel="00000000" w:rsidR="00000000" w:rsidRPr="00000000">
        <w:commentReference w:id="278"/>
      </w:r>
      <w:r w:rsidDel="00000000" w:rsidR="00000000" w:rsidRPr="00000000">
        <w:rPr>
          <w:rtl w:val="0"/>
        </w:rPr>
      </w:r>
    </w:p>
    <w:p w:rsidR="00000000" w:rsidDel="00000000" w:rsidP="00000000" w:rsidRDefault="00000000" w:rsidRPr="00000000" w14:paraId="000001AB">
      <w:pPr>
        <w:numPr>
          <w:ilvl w:val="0"/>
          <w:numId w:val="37"/>
        </w:numPr>
        <w:spacing w:after="120" w:before="120" w:lineRule="auto"/>
        <w:ind w:left="720" w:hanging="360"/>
        <w:rPr>
          <w:i w:val="1"/>
        </w:rPr>
      </w:pP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influence carbon stocks and fluxes, and how is this changing in response to systematic shifts in forcing processes, including climate, land-use, and disturbance regimes?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color w:val="ff0000"/>
        </w:rPr>
      </w:pPr>
      <w:r w:rsidDel="00000000" w:rsidR="00000000" w:rsidRPr="00000000">
        <w:rPr>
          <w:color w:val="ff0000"/>
          <w:rtl w:val="0"/>
        </w:rPr>
        <w:t xml:space="preserve">[2-4 sentences about how PANGEA will do this - leave main methods for Section 6]</w:t>
      </w:r>
    </w:p>
    <w:p w:rsidR="00000000" w:rsidDel="00000000" w:rsidP="00000000" w:rsidRDefault="00000000" w:rsidRPr="00000000" w14:paraId="000001AE">
      <w:pPr>
        <w:rPr>
          <w:color w:val="ff0000"/>
        </w:rPr>
      </w:pPr>
      <w:r w:rsidDel="00000000" w:rsidR="00000000" w:rsidRPr="00000000">
        <w:rPr>
          <w:rtl w:val="0"/>
        </w:rPr>
      </w:r>
    </w:p>
    <w:p w:rsidR="00000000" w:rsidDel="00000000" w:rsidP="00000000" w:rsidRDefault="00000000" w:rsidRPr="00000000" w14:paraId="000001AF">
      <w:pPr>
        <w:widowControl w:val="0"/>
        <w:numPr>
          <w:ilvl w:val="0"/>
          <w:numId w:val="48"/>
        </w:numPr>
        <w:ind w:left="720" w:hanging="360"/>
        <w:rPr>
          <w:i w:val="1"/>
          <w:color w:val="ff0000"/>
        </w:rPr>
      </w:pPr>
      <w:r w:rsidDel="00000000" w:rsidR="00000000" w:rsidRPr="00000000">
        <w:rPr>
          <w:i w:val="1"/>
          <w:color w:val="ff0000"/>
          <w:rtl w:val="0"/>
        </w:rPr>
        <w:t xml:space="preserve">Will address </w:t>
      </w:r>
      <w:commentRangeStart w:id="279"/>
      <w:r w:rsidDel="00000000" w:rsidR="00000000" w:rsidRPr="00000000">
        <w:rPr>
          <w:i w:val="1"/>
          <w:color w:val="ff0000"/>
          <w:rtl w:val="0"/>
        </w:rPr>
        <w:t xml:space="preserve">sparse and poorly distributed ground data</w:t>
      </w:r>
      <w:commentRangeEnd w:id="279"/>
      <w:r w:rsidDel="00000000" w:rsidR="00000000" w:rsidRPr="00000000">
        <w:commentReference w:id="279"/>
      </w:r>
      <w:r w:rsidDel="00000000" w:rsidR="00000000" w:rsidRPr="00000000">
        <w:rPr>
          <w:i w:val="1"/>
          <w:color w:val="ff0000"/>
          <w:rtl w:val="0"/>
        </w:rPr>
        <w:t xml:space="preserve"> issue - improving scaling by coordinating aircraft data with ground and tower measurements to improve use of satellite data</w:t>
      </w:r>
    </w:p>
    <w:p w:rsidR="00000000" w:rsidDel="00000000" w:rsidP="00000000" w:rsidRDefault="00000000" w:rsidRPr="00000000" w14:paraId="000001B0">
      <w:pPr>
        <w:widowControl w:val="0"/>
        <w:numPr>
          <w:ilvl w:val="1"/>
          <w:numId w:val="48"/>
        </w:numPr>
        <w:ind w:left="1440" w:hanging="360"/>
        <w:rPr>
          <w:i w:val="1"/>
          <w:color w:val="ff0000"/>
        </w:rPr>
      </w:pPr>
      <w:r w:rsidDel="00000000" w:rsidR="00000000" w:rsidRPr="00000000">
        <w:rPr>
          <w:i w:val="1"/>
          <w:color w:val="ff0000"/>
          <w:rtl w:val="0"/>
        </w:rPr>
        <w:t xml:space="preserve">Aboveground woody carbon stocks and fluxes: Plots</w:t>
      </w:r>
    </w:p>
    <w:p w:rsidR="00000000" w:rsidDel="00000000" w:rsidP="00000000" w:rsidRDefault="00000000" w:rsidRPr="00000000" w14:paraId="000001B1">
      <w:pPr>
        <w:widowControl w:val="0"/>
        <w:numPr>
          <w:ilvl w:val="1"/>
          <w:numId w:val="48"/>
        </w:numPr>
        <w:ind w:left="1440" w:hanging="360"/>
        <w:rPr>
          <w:i w:val="1"/>
          <w:color w:val="ff0000"/>
        </w:rPr>
      </w:pPr>
      <w:r w:rsidDel="00000000" w:rsidR="00000000" w:rsidRPr="00000000">
        <w:rPr>
          <w:i w:val="1"/>
          <w:color w:val="ff0000"/>
          <w:rtl w:val="0"/>
        </w:rPr>
        <w:t xml:space="preserve">Net ecosystem flux: Eddy flux</w:t>
      </w:r>
    </w:p>
    <w:p w:rsidR="00000000" w:rsidDel="00000000" w:rsidP="00000000" w:rsidRDefault="00000000" w:rsidRPr="00000000" w14:paraId="000001B2">
      <w:pPr>
        <w:widowControl w:val="0"/>
        <w:numPr>
          <w:ilvl w:val="1"/>
          <w:numId w:val="48"/>
        </w:numPr>
        <w:ind w:left="1440" w:hanging="360"/>
        <w:rPr>
          <w:i w:val="1"/>
          <w:color w:val="ff0000"/>
        </w:rPr>
      </w:pPr>
      <w:r w:rsidDel="00000000" w:rsidR="00000000" w:rsidRPr="00000000">
        <w:rPr>
          <w:i w:val="1"/>
          <w:color w:val="ff0000"/>
          <w:rtl w:val="0"/>
        </w:rPr>
        <w:t xml:space="preserve">Methane: eddy flux + chambers - link to Rob Jackson and Alison Hoyt’s work</w:t>
      </w:r>
    </w:p>
    <w:p w:rsidR="00000000" w:rsidDel="00000000" w:rsidP="00000000" w:rsidRDefault="00000000" w:rsidRPr="00000000" w14:paraId="000001B3">
      <w:pPr>
        <w:widowControl w:val="0"/>
        <w:numPr>
          <w:ilvl w:val="1"/>
          <w:numId w:val="48"/>
        </w:numPr>
        <w:ind w:left="1440" w:hanging="360"/>
        <w:rPr>
          <w:i w:val="1"/>
          <w:color w:val="ff0000"/>
        </w:rPr>
      </w:pPr>
      <w:r w:rsidDel="00000000" w:rsidR="00000000" w:rsidRPr="00000000">
        <w:rPr>
          <w:i w:val="1"/>
          <w:color w:val="ff0000"/>
          <w:rtl w:val="0"/>
        </w:rPr>
        <w:t xml:space="preserve">Soils, hydrology</w:t>
      </w:r>
      <w:r w:rsidDel="00000000" w:rsidR="00000000" w:rsidRPr="00000000">
        <w:rPr>
          <w:i w:val="1"/>
          <w:color w:val="ff0000"/>
          <w:rtl w:val="0"/>
        </w:rPr>
        <w:t xml:space="preserve"> - in situ measurements</w:t>
      </w:r>
    </w:p>
    <w:p w:rsidR="00000000" w:rsidDel="00000000" w:rsidP="00000000" w:rsidRDefault="00000000" w:rsidRPr="00000000" w14:paraId="000001B4">
      <w:pPr>
        <w:widowControl w:val="0"/>
        <w:numPr>
          <w:ilvl w:val="1"/>
          <w:numId w:val="48"/>
        </w:numPr>
        <w:ind w:left="1440" w:hanging="360"/>
        <w:rPr>
          <w:i w:val="1"/>
          <w:color w:val="ff0000"/>
        </w:rPr>
      </w:pPr>
      <w:r w:rsidDel="00000000" w:rsidR="00000000" w:rsidRPr="00000000">
        <w:rPr>
          <w:i w:val="1"/>
          <w:color w:val="ff0000"/>
          <w:rtl w:val="0"/>
        </w:rPr>
        <w:t xml:space="preserve">Link to shifting climate and disturbance regimes</w:t>
      </w:r>
      <w:r w:rsidDel="00000000" w:rsidR="00000000" w:rsidRPr="00000000">
        <w:rPr>
          <w:rtl w:val="0"/>
        </w:rPr>
      </w:r>
    </w:p>
    <w:p w:rsidR="00000000" w:rsidDel="00000000" w:rsidP="00000000" w:rsidRDefault="00000000" w:rsidRPr="00000000" w14:paraId="000001B5">
      <w:pPr>
        <w:widowControl w:val="0"/>
        <w:numPr>
          <w:ilvl w:val="0"/>
          <w:numId w:val="48"/>
        </w:numPr>
        <w:ind w:left="720" w:hanging="360"/>
        <w:rPr>
          <w:i w:val="1"/>
          <w:color w:val="ff0000"/>
        </w:rPr>
      </w:pPr>
      <w:r w:rsidDel="00000000" w:rsidR="00000000" w:rsidRPr="00000000">
        <w:rPr>
          <w:i w:val="1"/>
          <w:color w:val="ff0000"/>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Biodiversity </w:t>
      </w:r>
    </w:p>
    <w:p w:rsidR="00000000" w:rsidDel="00000000" w:rsidP="00000000" w:rsidRDefault="00000000" w:rsidRPr="00000000" w14:paraId="000001B8">
      <w:pPr>
        <w:rPr>
          <w:color w:val="ff0000"/>
        </w:rPr>
      </w:pPr>
      <w:r w:rsidDel="00000000" w:rsidR="00000000" w:rsidRPr="00000000">
        <w:rPr>
          <w:color w:val="ff0000"/>
          <w:rtl w:val="0"/>
        </w:rPr>
        <w:t xml:space="preserve">Given the enormous biodiversity in the tropics, understanding the interactions between geographic differences in biodiversity within and among tropical contints and carbon cycle dynamics is critical. [more specific motivation / knowledge gaps]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Recent advances in </w:t>
      </w:r>
      <w:commentRangeStart w:id="280"/>
      <w:r w:rsidDel="00000000" w:rsidR="00000000" w:rsidRPr="00000000">
        <w:rPr>
          <w:rtl w:val="0"/>
        </w:rPr>
        <w:t xml:space="preserve">XYZ</w:t>
      </w:r>
      <w:commentRangeEnd w:id="280"/>
      <w:r w:rsidDel="00000000" w:rsidR="00000000" w:rsidRPr="00000000">
        <w:commentReference w:id="280"/>
      </w:r>
      <w:r w:rsidDel="00000000" w:rsidR="00000000" w:rsidRPr="00000000">
        <w:rPr>
          <w:rtl w:val="0"/>
        </w:rPr>
        <w:t xml:space="preserve">. As a result, PANGEA is well positioned to address knowledge gaps related to patterns of biodiversity by answering the following questions: </w:t>
      </w:r>
      <w:r w:rsidDel="00000000" w:rsidR="00000000" w:rsidRPr="00000000">
        <w:rPr>
          <w:rtl w:val="0"/>
        </w:rPr>
      </w:r>
    </w:p>
    <w:p w:rsidR="00000000" w:rsidDel="00000000" w:rsidP="00000000" w:rsidRDefault="00000000" w:rsidRPr="00000000" w14:paraId="000001BB">
      <w:pPr>
        <w:numPr>
          <w:ilvl w:val="0"/>
          <w:numId w:val="41"/>
        </w:numPr>
        <w:spacing w:after="120" w:before="120" w:lineRule="auto"/>
        <w:ind w:left="720" w:hanging="360"/>
        <w:rPr>
          <w:i w:val="1"/>
        </w:rPr>
      </w:pP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BC">
      <w:pPr>
        <w:numPr>
          <w:ilvl w:val="0"/>
          <w:numId w:val="41"/>
        </w:numPr>
        <w:spacing w:after="120" w:before="120" w:line="276" w:lineRule="auto"/>
        <w:ind w:left="720" w:hanging="360"/>
        <w:rPr>
          <w:i w:val="1"/>
        </w:rPr>
      </w:pP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BD">
      <w:pPr>
        <w:numPr>
          <w:ilvl w:val="0"/>
          <w:numId w:val="41"/>
        </w:numPr>
        <w:ind w:left="720" w:hanging="360"/>
        <w:rPr>
          <w:i w:val="1"/>
        </w:rPr>
      </w:pPr>
      <w:commentRangeStart w:id="281"/>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commentRangeEnd w:id="281"/>
      <w:r w:rsidDel="00000000" w:rsidR="00000000" w:rsidRPr="00000000">
        <w:commentReference w:id="281"/>
      </w:r>
      <w:r w:rsidDel="00000000" w:rsidR="00000000" w:rsidRPr="00000000">
        <w:rPr>
          <w:rtl w:val="0"/>
        </w:rPr>
      </w:r>
    </w:p>
    <w:p w:rsidR="00000000" w:rsidDel="00000000" w:rsidP="00000000" w:rsidRDefault="00000000" w:rsidRPr="00000000" w14:paraId="000001BE">
      <w:pPr>
        <w:shd w:fill="ffffff" w:val="clear"/>
        <w:spacing w:line="276" w:lineRule="auto"/>
        <w:ind w:left="-80" w:firstLine="0"/>
        <w:rPr/>
      </w:pPr>
      <w:r w:rsidDel="00000000" w:rsidR="00000000" w:rsidRPr="00000000">
        <w:rPr>
          <w:rtl w:val="0"/>
        </w:rPr>
      </w:r>
    </w:p>
    <w:p w:rsidR="00000000" w:rsidDel="00000000" w:rsidP="00000000" w:rsidRDefault="00000000" w:rsidRPr="00000000" w14:paraId="000001BF">
      <w:pPr>
        <w:rPr>
          <w:color w:val="ff0000"/>
        </w:rPr>
      </w:pPr>
      <w:r w:rsidDel="00000000" w:rsidR="00000000" w:rsidRPr="00000000">
        <w:rPr>
          <w:color w:val="ff0000"/>
          <w:rtl w:val="0"/>
        </w:rPr>
        <w:t xml:space="preserve">Data-driven framework that integrates several data sources – including spectroscopy, DNA sequences, image recognition, morphological data, animal movement, bioacoustics data, and camera trap data. </w:t>
      </w:r>
    </w:p>
    <w:p w:rsidR="00000000" w:rsidDel="00000000" w:rsidP="00000000" w:rsidRDefault="00000000" w:rsidRPr="00000000" w14:paraId="000001C0">
      <w:pPr>
        <w:rPr>
          <w:color w:val="ff0000"/>
        </w:rPr>
      </w:pPr>
      <w:r w:rsidDel="00000000" w:rsidR="00000000" w:rsidRPr="00000000">
        <w:rPr>
          <w:rtl w:val="0"/>
        </w:rPr>
      </w:r>
    </w:p>
    <w:p w:rsidR="00000000" w:rsidDel="00000000" w:rsidP="00000000" w:rsidRDefault="00000000" w:rsidRPr="00000000" w14:paraId="000001C1">
      <w:pPr>
        <w:shd w:fill="ffffff" w:val="clear"/>
        <w:spacing w:line="276" w:lineRule="auto"/>
        <w:ind w:left="-80" w:firstLine="0"/>
        <w:rPr>
          <w:color w:val="ff0000"/>
        </w:rPr>
      </w:pPr>
      <w:r w:rsidDel="00000000" w:rsidR="00000000" w:rsidRPr="00000000">
        <w:rPr>
          <w:color w:val="ff0000"/>
          <w:rtl w:val="0"/>
        </w:rPr>
        <w:t xml:space="preserve">…airborne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282"/>
      <w:r w:rsidDel="00000000" w:rsidR="00000000" w:rsidRPr="00000000">
        <w:rPr>
          <w:color w:val="ff0000"/>
          <w:rtl w:val="0"/>
        </w:rPr>
        <w:t xml:space="preserve">Lira-Martins et al., 2019</w:t>
      </w:r>
      <w:commentRangeEnd w:id="282"/>
      <w:r w:rsidDel="00000000" w:rsidR="00000000" w:rsidRPr="00000000">
        <w:commentReference w:id="282"/>
      </w:r>
      <w:r w:rsidDel="00000000" w:rsidR="00000000" w:rsidRPr="00000000">
        <w:rPr>
          <w:color w:val="ff0000"/>
          <w:rtl w:val="0"/>
        </w:rPr>
        <w:t xml:space="preserve">, </w:t>
      </w:r>
      <w:commentRangeStart w:id="283"/>
      <w:r w:rsidDel="00000000" w:rsidR="00000000" w:rsidRPr="00000000">
        <w:rPr>
          <w:color w:val="ff0000"/>
          <w:rtl w:val="0"/>
        </w:rPr>
        <w:t xml:space="preserve">Heineman et al., 2016</w:t>
      </w:r>
      <w:commentRangeEnd w:id="283"/>
      <w:r w:rsidDel="00000000" w:rsidR="00000000" w:rsidRPr="00000000">
        <w:commentReference w:id="283"/>
      </w:r>
      <w:r w:rsidDel="00000000" w:rsidR="00000000" w:rsidRPr="00000000">
        <w:rPr>
          <w:color w:val="ff0000"/>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r w:rsidDel="00000000" w:rsidR="00000000" w:rsidRPr="00000000">
        <w:rPr>
          <w:rtl w:val="0"/>
        </w:rPr>
      </w:r>
    </w:p>
    <w:p w:rsidR="00000000" w:rsidDel="00000000" w:rsidP="00000000" w:rsidRDefault="00000000" w:rsidRPr="00000000" w14:paraId="000001C2">
      <w:pPr>
        <w:shd w:fill="ffffff" w:val="clear"/>
        <w:spacing w:line="276" w:lineRule="auto"/>
        <w:ind w:left="-80" w:firstLine="0"/>
        <w:rPr>
          <w:i w:val="1"/>
          <w:color w:val="ff0000"/>
        </w:rPr>
      </w:pPr>
      <w:r w:rsidDel="00000000" w:rsidR="00000000" w:rsidRPr="00000000">
        <w:rPr>
          <w:rtl w:val="0"/>
        </w:rPr>
      </w:r>
    </w:p>
    <w:p w:rsidR="00000000" w:rsidDel="00000000" w:rsidP="00000000" w:rsidRDefault="00000000" w:rsidRPr="00000000" w14:paraId="000001C3">
      <w:pPr>
        <w:shd w:fill="ffffff" w:val="clear"/>
        <w:spacing w:line="276" w:lineRule="auto"/>
        <w:ind w:left="-80" w:firstLine="0"/>
        <w:rPr>
          <w:i w:val="1"/>
          <w:color w:val="ff0000"/>
        </w:rPr>
      </w:pPr>
      <w:r w:rsidDel="00000000" w:rsidR="00000000" w:rsidRPr="00000000">
        <w:rPr>
          <w:i w:val="1"/>
          <w:color w:val="ff0000"/>
          <w:rtl w:val="0"/>
        </w:rPr>
        <w:t xml:space="preserve">link to trait-tradeoffs - leaf economic spectrum, hydraulic tradeoffs, …</w:t>
      </w:r>
    </w:p>
    <w:p w:rsidR="00000000" w:rsidDel="00000000" w:rsidP="00000000" w:rsidRDefault="00000000" w:rsidRPr="00000000" w14:paraId="000001C4">
      <w:pPr>
        <w:numPr>
          <w:ilvl w:val="0"/>
          <w:numId w:val="87"/>
        </w:numPr>
        <w:shd w:fill="ffffff" w:val="clear"/>
        <w:spacing w:line="276" w:lineRule="auto"/>
        <w:ind w:left="720" w:hanging="360"/>
        <w:rPr>
          <w:i w:val="1"/>
          <w:color w:val="ff0000"/>
        </w:rPr>
      </w:pPr>
      <w:r w:rsidDel="00000000" w:rsidR="00000000" w:rsidRPr="00000000">
        <w:rPr>
          <w:i w:val="1"/>
          <w:color w:val="ff0000"/>
          <w:rtl w:val="0"/>
        </w:rPr>
        <w:t xml:space="preserve">There's a lot packed into this. How would PANGEA actually collect data on / measure the responses part? Map/evaluate tradeoffs across gradients?</w:t>
      </w:r>
    </w:p>
    <w:p w:rsidR="00000000" w:rsidDel="00000000" w:rsidP="00000000" w:rsidRDefault="00000000" w:rsidRPr="00000000" w14:paraId="000001C5">
      <w:pPr>
        <w:numPr>
          <w:ilvl w:val="0"/>
          <w:numId w:val="87"/>
        </w:numPr>
        <w:shd w:fill="ffffff" w:val="clear"/>
        <w:spacing w:line="276" w:lineRule="auto"/>
        <w:ind w:left="720" w:hanging="360"/>
        <w:rPr>
          <w:i w:val="1"/>
          <w:color w:val="ff0000"/>
        </w:rPr>
      </w:pPr>
      <w:r w:rsidDel="00000000" w:rsidR="00000000" w:rsidRPr="00000000">
        <w:rPr>
          <w:i w:val="1"/>
          <w:color w:val="ff0000"/>
          <w:rtl w:val="0"/>
        </w:rPr>
        <w:t xml:space="preserve">Refer to elements of previous questions in the written text:</w:t>
      </w:r>
    </w:p>
    <w:p w:rsidR="00000000" w:rsidDel="00000000" w:rsidP="00000000" w:rsidRDefault="00000000" w:rsidRPr="00000000" w14:paraId="000001C6">
      <w:pPr>
        <w:numPr>
          <w:ilvl w:val="1"/>
          <w:numId w:val="87"/>
        </w:numPr>
        <w:shd w:fill="ffffff" w:val="clear"/>
        <w:spacing w:line="276" w:lineRule="auto"/>
        <w:ind w:left="1440" w:hanging="360"/>
        <w:rPr>
          <w:i w:val="1"/>
          <w:color w:val="ff0000"/>
        </w:rPr>
      </w:pPr>
      <w:r w:rsidDel="00000000" w:rsidR="00000000" w:rsidRPr="00000000">
        <w:rPr>
          <w:i w:val="1"/>
          <w:color w:val="ff0000"/>
          <w:rtl w:val="0"/>
        </w:rPr>
        <w:t xml:space="preserve">How do tropical forest functional traits relate to interspecific variation in responses to spatial and temporal environmental variation, and how do these traits contribute to forest function?</w:t>
      </w:r>
    </w:p>
    <w:p w:rsidR="00000000" w:rsidDel="00000000" w:rsidP="00000000" w:rsidRDefault="00000000" w:rsidRPr="00000000" w14:paraId="000001C7">
      <w:pPr>
        <w:numPr>
          <w:ilvl w:val="1"/>
          <w:numId w:val="87"/>
        </w:numPr>
        <w:shd w:fill="ffffff" w:val="clear"/>
        <w:spacing w:line="276" w:lineRule="auto"/>
        <w:ind w:left="1440" w:hanging="360"/>
        <w:rPr>
          <w:i w:val="1"/>
          <w:color w:val="ff0000"/>
        </w:rPr>
      </w:pPr>
      <w:r w:rsidDel="00000000" w:rsidR="00000000" w:rsidRPr="00000000">
        <w:rPr>
          <w:i w:val="1"/>
          <w:color w:val="ff0000"/>
          <w:rtl w:val="0"/>
        </w:rPr>
        <w:t xml:space="preserve">How does variation in plant functional composition relate to woody productivity (GPP, CUE, and allocation to wood production) and woody residence time, and thus to spatial variation in tropical forest biomass?</w:t>
      </w:r>
    </w:p>
    <w:p w:rsidR="00000000" w:rsidDel="00000000" w:rsidP="00000000" w:rsidRDefault="00000000" w:rsidRPr="00000000" w14:paraId="000001C8">
      <w:pPr>
        <w:numPr>
          <w:ilvl w:val="1"/>
          <w:numId w:val="87"/>
        </w:numPr>
        <w:shd w:fill="ffffff" w:val="clear"/>
        <w:spacing w:line="276" w:lineRule="auto"/>
        <w:ind w:left="1440" w:hanging="360"/>
        <w:rPr>
          <w:i w:val="1"/>
          <w:color w:val="ff0000"/>
        </w:rPr>
      </w:pPr>
      <w:r w:rsidDel="00000000" w:rsidR="00000000" w:rsidRPr="00000000">
        <w:rPr>
          <w:i w:val="1"/>
          <w:color w:val="ff0000"/>
          <w:rtl w:val="0"/>
        </w:rPr>
        <w:t xml:space="preserve">How does functional composition influence ecosystem processes and tropical forest vulnerability and resilience to environmental change?</w:t>
      </w:r>
    </w:p>
    <w:p w:rsidR="00000000" w:rsidDel="00000000" w:rsidP="00000000" w:rsidRDefault="00000000" w:rsidRPr="00000000" w14:paraId="000001C9">
      <w:pPr>
        <w:rPr>
          <w:color w:val="ff0000"/>
          <w:highlight w:val="white"/>
        </w:rPr>
      </w:pPr>
      <w:r w:rsidDel="00000000" w:rsidR="00000000" w:rsidRPr="00000000">
        <w:rPr>
          <w:rtl w:val="0"/>
        </w:rPr>
      </w:r>
    </w:p>
    <w:p w:rsidR="00000000" w:rsidDel="00000000" w:rsidP="00000000" w:rsidRDefault="00000000" w:rsidRPr="00000000" w14:paraId="000001CA">
      <w:pPr>
        <w:rPr>
          <w:b w:val="1"/>
          <w:highlight w:val="white"/>
        </w:rPr>
      </w:pPr>
      <w:r w:rsidDel="00000000" w:rsidR="00000000" w:rsidRPr="00000000">
        <w:rPr>
          <w:b w:val="1"/>
          <w:highlight w:val="white"/>
          <w:rtl w:val="0"/>
        </w:rPr>
        <w:t xml:space="preserve">Climate Feedbacks &amp; Interactions </w:t>
      </w:r>
    </w:p>
    <w:p w:rsidR="00000000" w:rsidDel="00000000" w:rsidP="00000000" w:rsidRDefault="00000000" w:rsidRPr="00000000" w14:paraId="000001CB">
      <w:pPr>
        <w:ind w:left="0" w:firstLine="0"/>
        <w:rPr>
          <w:highlight w:val="white"/>
        </w:rPr>
      </w:pPr>
      <w:r w:rsidDel="00000000" w:rsidR="00000000" w:rsidRPr="00000000">
        <w:rPr>
          <w:color w:val="ff0000"/>
          <w:highlight w:val="white"/>
          <w:rtl w:val="0"/>
        </w:rPr>
        <w:t xml:space="preserve">[a few sentences motivating the following questions - </w:t>
      </w:r>
      <w:r w:rsidDel="00000000" w:rsidR="00000000" w:rsidRPr="00000000">
        <w:rPr>
          <w:i w:val="1"/>
          <w:color w:val="ff0000"/>
          <w:highlight w:val="white"/>
          <w:rtl w:val="0"/>
        </w:rPr>
        <w:t xml:space="preserve">Link explicity to water and energy cycles</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1CC">
      <w:pPr>
        <w:numPr>
          <w:ilvl w:val="0"/>
          <w:numId w:val="41"/>
        </w:numPr>
        <w:spacing w:after="120" w:before="120" w:lineRule="auto"/>
        <w:ind w:left="720" w:hanging="360"/>
        <w:rPr>
          <w:i w:val="1"/>
        </w:rPr>
      </w:pPr>
      <w:r w:rsidDel="00000000" w:rsidR="00000000" w:rsidRPr="00000000">
        <w:rPr>
          <w:i w:val="1"/>
          <w:highlight w:val="white"/>
          <w:rtl w:val="0"/>
        </w:rPr>
        <w:t xml:space="preserve">How do changes 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CD">
      <w:pPr>
        <w:numPr>
          <w:ilvl w:val="0"/>
          <w:numId w:val="41"/>
        </w:numPr>
        <w:spacing w:after="120" w:before="120" w:lineRule="auto"/>
        <w:ind w:left="720" w:hanging="360"/>
        <w:rPr>
          <w:i w:val="1"/>
        </w:rPr>
      </w:pP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CE">
      <w:pPr>
        <w:numPr>
          <w:ilvl w:val="0"/>
          <w:numId w:val="21"/>
        </w:numPr>
        <w:ind w:left="1440" w:hanging="360"/>
        <w:rPr>
          <w:i w:val="1"/>
          <w:color w:val="ff0000"/>
        </w:rPr>
      </w:pPr>
      <w:r w:rsidDel="00000000" w:rsidR="00000000" w:rsidRPr="00000000">
        <w:rPr>
          <w:i w:val="1"/>
          <w:color w:val="ff0000"/>
          <w:rtl w:val="0"/>
        </w:rPr>
        <w:t xml:space="preserve">Emphasize that this is important in part in terms of </w:t>
      </w:r>
      <w:r w:rsidDel="00000000" w:rsidR="00000000" w:rsidRPr="00000000">
        <w:rPr>
          <w:i w:val="1"/>
          <w:color w:val="ff0000"/>
          <w:rtl w:val="0"/>
        </w:rPr>
        <w:t xml:space="preserve">limits to photosynthesis and respiration</w:t>
      </w:r>
      <w:r w:rsidDel="00000000" w:rsidR="00000000" w:rsidRPr="00000000">
        <w:rPr>
          <w:rtl w:val="0"/>
        </w:rPr>
      </w:r>
    </w:p>
    <w:p w:rsidR="00000000" w:rsidDel="00000000" w:rsidP="00000000" w:rsidRDefault="00000000" w:rsidRPr="00000000" w14:paraId="000001CF">
      <w:pPr>
        <w:numPr>
          <w:ilvl w:val="0"/>
          <w:numId w:val="21"/>
        </w:numPr>
        <w:ind w:left="1440" w:hanging="360"/>
        <w:rPr>
          <w:i w:val="1"/>
          <w:color w:val="ff0000"/>
        </w:rPr>
      </w:pPr>
      <w:r w:rsidDel="00000000" w:rsidR="00000000" w:rsidRPr="00000000">
        <w:rPr>
          <w:i w:val="1"/>
          <w:color w:val="ff0000"/>
          <w:rtl w:val="0"/>
        </w:rPr>
        <w:t xml:space="preserve">Also speak to variation in hydroclimatic conditions along disturbance gradients and that variation within and between continents</w:t>
      </w:r>
      <w:r w:rsidDel="00000000" w:rsidR="00000000" w:rsidRPr="00000000">
        <w:rPr>
          <w:rtl w:val="0"/>
        </w:rPr>
      </w:r>
    </w:p>
    <w:p w:rsidR="00000000" w:rsidDel="00000000" w:rsidP="00000000" w:rsidRDefault="00000000" w:rsidRPr="00000000" w14:paraId="000001D0">
      <w:pPr>
        <w:pStyle w:val="Heading3"/>
        <w:rPr/>
      </w:pPr>
      <w:bookmarkStart w:colFirst="0" w:colLast="0" w:name="_ci41fcynf7lz" w:id="17"/>
      <w:bookmarkEnd w:id="17"/>
      <w:r w:rsidDel="00000000" w:rsidR="00000000" w:rsidRPr="00000000">
        <w:rPr>
          <w:rtl w:val="0"/>
        </w:rPr>
        <w:t xml:space="preserve">3.2 Process </w:t>
      </w:r>
    </w:p>
    <w:p w:rsidR="00000000" w:rsidDel="00000000" w:rsidP="00000000" w:rsidRDefault="00000000" w:rsidRPr="00000000" w14:paraId="000001D1">
      <w:pPr>
        <w:rPr>
          <w:highlight w:val="white"/>
        </w:rPr>
      </w:pPr>
      <w:r w:rsidDel="00000000" w:rsidR="00000000" w:rsidRPr="00000000">
        <w:rPr>
          <w:highlight w:val="white"/>
          <w:rtl w:val="0"/>
        </w:rPr>
        <w:t xml:space="preserve">Key processes remain highly uncertain, preventing modeling efforts and limiting </w:t>
      </w:r>
      <w:r w:rsidDel="00000000" w:rsidR="00000000" w:rsidRPr="00000000">
        <w:rPr>
          <w:color w:val="ff0000"/>
          <w:highlight w:val="white"/>
          <w:rtl w:val="0"/>
        </w:rPr>
        <w:t xml:space="preserve">XYZ</w:t>
      </w:r>
      <w:r w:rsidDel="00000000" w:rsidR="00000000" w:rsidRPr="00000000">
        <w:rPr>
          <w:highlight w:val="white"/>
          <w:rtl w:val="0"/>
        </w:rPr>
        <w:t xml:space="preserve">. </w:t>
      </w:r>
    </w:p>
    <w:p w:rsidR="00000000" w:rsidDel="00000000" w:rsidP="00000000" w:rsidRDefault="00000000" w:rsidRPr="00000000" w14:paraId="000001D2">
      <w:pPr>
        <w:rPr>
          <w:highlight w:val="white"/>
        </w:rPr>
      </w:pPr>
      <w:r w:rsidDel="00000000" w:rsidR="00000000" w:rsidRPr="00000000">
        <w:rPr>
          <w:rtl w:val="0"/>
        </w:rPr>
      </w:r>
    </w:p>
    <w:p w:rsidR="00000000" w:rsidDel="00000000" w:rsidP="00000000" w:rsidRDefault="00000000" w:rsidRPr="00000000" w14:paraId="000001D3">
      <w:pPr>
        <w:rPr>
          <w:highlight w:val="white"/>
        </w:rPr>
      </w:pPr>
      <w:r w:rsidDel="00000000" w:rsidR="00000000" w:rsidRPr="00000000">
        <w:rPr>
          <w:highlight w:val="white"/>
          <w:rtl w:val="0"/>
        </w:rPr>
        <w:t xml:space="preserve">The questions below address specific knowledge gaps associated with the processes that control heterogeneity in the vulnerability and resilience of tropical forest socio-ecological systems to carbon cycle perturbations. </w:t>
      </w:r>
    </w:p>
    <w:p w:rsidR="00000000" w:rsidDel="00000000" w:rsidP="00000000" w:rsidRDefault="00000000" w:rsidRPr="00000000" w14:paraId="000001D4">
      <w:pPr>
        <w:rPr>
          <w:highlight w:val="white"/>
        </w:rPr>
      </w:pPr>
      <w:r w:rsidDel="00000000" w:rsidR="00000000" w:rsidRPr="00000000">
        <w:rPr>
          <w:rtl w:val="0"/>
        </w:rPr>
      </w:r>
    </w:p>
    <w:p w:rsidR="00000000" w:rsidDel="00000000" w:rsidP="00000000" w:rsidRDefault="00000000" w:rsidRPr="00000000" w14:paraId="000001D5">
      <w:pPr>
        <w:numPr>
          <w:ilvl w:val="0"/>
          <w:numId w:val="92"/>
        </w:numPr>
        <w:ind w:left="720" w:hanging="360"/>
        <w:rPr>
          <w:i w:val="1"/>
          <w:color w:val="ff00ff"/>
          <w:highlight w:val="white"/>
        </w:rPr>
      </w:pPr>
      <w:r w:rsidDel="00000000" w:rsidR="00000000" w:rsidRPr="00000000">
        <w:rPr>
          <w:b w:val="1"/>
          <w:i w:val="1"/>
          <w:color w:val="ff00ff"/>
          <w:highlight w:val="white"/>
          <w:rtl w:val="0"/>
        </w:rPr>
        <w:t xml:space="preserve">Biodiversity interactions </w:t>
      </w:r>
      <w:r w:rsidDel="00000000" w:rsidR="00000000" w:rsidRPr="00000000">
        <w:rPr>
          <w:rFonts w:ascii="Arial Unicode MS" w:cs="Arial Unicode MS" w:eastAsia="Arial Unicode MS" w:hAnsi="Arial Unicode MS"/>
          <w:i w:val="1"/>
          <w:color w:val="ff00ff"/>
          <w:highlight w:val="white"/>
          <w:rtl w:val="0"/>
        </w:rPr>
        <w:t xml:space="preserve">(diff in evolutionary histories → present day functional composition differences and evolved adaptation and/or plasticity, plant-animal interactions, microbes)</w:t>
      </w:r>
    </w:p>
    <w:p w:rsidR="00000000" w:rsidDel="00000000" w:rsidP="00000000" w:rsidRDefault="00000000" w:rsidRPr="00000000" w14:paraId="000001D6">
      <w:pPr>
        <w:numPr>
          <w:ilvl w:val="0"/>
          <w:numId w:val="92"/>
        </w:numPr>
        <w:ind w:left="720" w:hanging="360"/>
        <w:rPr>
          <w:i w:val="1"/>
          <w:color w:val="ff00ff"/>
          <w:highlight w:val="white"/>
        </w:rPr>
      </w:pPr>
      <w:r w:rsidDel="00000000" w:rsidR="00000000" w:rsidRPr="00000000">
        <w:rPr>
          <w:b w:val="1"/>
          <w:i w:val="1"/>
          <w:color w:val="ff00ff"/>
          <w:highlight w:val="white"/>
          <w:rtl w:val="0"/>
        </w:rPr>
        <w:t xml:space="preserve">hydrological cycle differences </w:t>
      </w:r>
      <w:r w:rsidDel="00000000" w:rsidR="00000000" w:rsidRPr="00000000">
        <w:rPr>
          <w:i w:val="1"/>
          <w:color w:val="ff00ff"/>
          <w:highlight w:val="white"/>
          <w:rtl w:val="0"/>
        </w:rPr>
        <w:t xml:space="preserve">that interact with geomorphology and edaphic properties</w:t>
      </w:r>
      <w:r w:rsidDel="00000000" w:rsidR="00000000" w:rsidRPr="00000000">
        <w:rPr>
          <w:b w:val="1"/>
          <w:i w:val="1"/>
          <w:color w:val="ff00ff"/>
          <w:highlight w:val="white"/>
          <w:rtl w:val="0"/>
        </w:rPr>
        <w:t xml:space="preserve"> </w:t>
      </w:r>
      <w:r w:rsidDel="00000000" w:rsidR="00000000" w:rsidRPr="00000000">
        <w:rPr>
          <w:i w:val="1"/>
          <w:color w:val="ff00ff"/>
          <w:highlight w:val="white"/>
          <w:rtl w:val="0"/>
        </w:rPr>
        <w:t xml:space="preserve">(runoff, ET land-atmosphere coupling/rainfall recycling)</w:t>
      </w:r>
    </w:p>
    <w:p w:rsidR="00000000" w:rsidDel="00000000" w:rsidP="00000000" w:rsidRDefault="00000000" w:rsidRPr="00000000" w14:paraId="000001D7">
      <w:pPr>
        <w:numPr>
          <w:ilvl w:val="0"/>
          <w:numId w:val="92"/>
        </w:numPr>
        <w:ind w:left="720" w:hanging="360"/>
        <w:rPr>
          <w:i w:val="1"/>
          <w:color w:val="ff00ff"/>
          <w:highlight w:val="white"/>
        </w:rPr>
      </w:pPr>
      <w:r w:rsidDel="00000000" w:rsidR="00000000" w:rsidRPr="00000000">
        <w:rPr>
          <w:b w:val="1"/>
          <w:i w:val="1"/>
          <w:color w:val="ff00ff"/>
          <w:highlight w:val="white"/>
          <w:rtl w:val="0"/>
        </w:rPr>
        <w:t xml:space="preserve">disturbance dynamics </w:t>
      </w:r>
      <w:r w:rsidDel="00000000" w:rsidR="00000000" w:rsidRPr="00000000">
        <w:rPr>
          <w:i w:val="1"/>
          <w:color w:val="ff00ff"/>
          <w:highlight w:val="white"/>
          <w:rtl w:val="0"/>
        </w:rPr>
        <w:t xml:space="preserve">(existing disturbance regimes; future change comes into projections section)</w:t>
      </w:r>
    </w:p>
    <w:p w:rsidR="00000000" w:rsidDel="00000000" w:rsidP="00000000" w:rsidRDefault="00000000" w:rsidRPr="00000000" w14:paraId="000001D8">
      <w:pPr>
        <w:numPr>
          <w:ilvl w:val="0"/>
          <w:numId w:val="92"/>
        </w:numPr>
        <w:ind w:left="720" w:hanging="360"/>
        <w:rPr>
          <w:i w:val="1"/>
          <w:color w:val="ff00ff"/>
          <w:highlight w:val="white"/>
        </w:rPr>
      </w:pPr>
      <w:r w:rsidDel="00000000" w:rsidR="00000000" w:rsidRPr="00000000">
        <w:rPr>
          <w:i w:val="1"/>
          <w:color w:val="ff00ff"/>
          <w:highlight w:val="white"/>
          <w:rtl w:val="0"/>
        </w:rPr>
        <w:t xml:space="preserve">Differences in existing </w:t>
      </w:r>
      <w:r w:rsidDel="00000000" w:rsidR="00000000" w:rsidRPr="00000000">
        <w:rPr>
          <w:b w:val="1"/>
          <w:i w:val="1"/>
          <w:color w:val="ff00ff"/>
          <w:highlight w:val="white"/>
          <w:rtl w:val="0"/>
        </w:rPr>
        <w:t xml:space="preserve">climatic conditions</w:t>
      </w:r>
    </w:p>
    <w:p w:rsidR="00000000" w:rsidDel="00000000" w:rsidP="00000000" w:rsidRDefault="00000000" w:rsidRPr="00000000" w14:paraId="000001D9">
      <w:pPr>
        <w:spacing w:after="240" w:before="240" w:lineRule="auto"/>
        <w:rPr/>
      </w:pPr>
      <w:r w:rsidDel="00000000" w:rsidR="00000000" w:rsidRPr="00000000">
        <w:rPr>
          <w:rtl w:val="0"/>
        </w:rPr>
        <w:t xml:space="preserve">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284"/>
      <w:r w:rsidDel="00000000" w:rsidR="00000000" w:rsidRPr="00000000">
        <w:rPr>
          <w:rtl w:val="0"/>
        </w:rPr>
        <w:t xml:space="preserve">Sullivan et al., 2020</w:t>
      </w:r>
      <w:commentRangeEnd w:id="284"/>
      <w:r w:rsidDel="00000000" w:rsidR="00000000" w:rsidRPr="00000000">
        <w:commentReference w:id="284"/>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rainfall, with little variation explained by cloud cover, wind speed, and edaphic soil properties, despite …  (Sullivan et al., 2020). These environmental variables have been obtained from large gridded datasets such as WorldClim and SoilGrids (~a minimum of 250 to 1 km resolution), which rely on extrapolated ground data. </w:t>
      </w:r>
      <w:r w:rsidDel="00000000" w:rsidR="00000000" w:rsidRPr="00000000">
        <w:rPr>
          <w:rtl w:val="0"/>
        </w:rPr>
        <w:t xml:space="preserve">However, remote sensing offers a huge opportunity to improve upon ground-based weather stations and soil property data </w:t>
      </w:r>
      <w:r w:rsidDel="00000000" w:rsidR="00000000" w:rsidRPr="00000000">
        <w:rPr>
          <w:rtl w:val="0"/>
        </w:rPr>
      </w:r>
    </w:p>
    <w:p w:rsidR="00000000" w:rsidDel="00000000" w:rsidP="00000000" w:rsidRDefault="00000000" w:rsidRPr="00000000" w14:paraId="000001DA">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285"/>
      <w:r w:rsidDel="00000000" w:rsidR="00000000" w:rsidRPr="00000000">
        <w:rPr>
          <w:rtl w:val="0"/>
        </w:rPr>
        <w:t xml:space="preserve">Johnson et al., 2022</w:t>
      </w:r>
      <w:commentRangeEnd w:id="285"/>
      <w:r w:rsidDel="00000000" w:rsidR="00000000" w:rsidRPr="00000000">
        <w:commentReference w:id="285"/>
      </w:r>
      <w:r w:rsidDel="00000000" w:rsidR="00000000" w:rsidRPr="00000000">
        <w:rPr>
          <w:rtl w:val="0"/>
        </w:rPr>
        <w:t xml:space="preserve">; </w:t>
      </w:r>
      <w:commentRangeStart w:id="286"/>
      <w:r w:rsidDel="00000000" w:rsidR="00000000" w:rsidRPr="00000000">
        <w:rPr>
          <w:rtl w:val="0"/>
        </w:rPr>
        <w:t xml:space="preserve">Melack et al., 2022</w:t>
      </w:r>
      <w:commentRangeEnd w:id="286"/>
      <w:r w:rsidDel="00000000" w:rsidR="00000000" w:rsidRPr="00000000">
        <w:commentReference w:id="286"/>
      </w:r>
      <w:r w:rsidDel="00000000" w:rsidR="00000000" w:rsidRPr="00000000">
        <w:rPr>
          <w:rtl w:val="0"/>
        </w:rPr>
        <w:t xml:space="preserve">; </w:t>
      </w:r>
      <w:commentRangeStart w:id="287"/>
      <w:r w:rsidDel="00000000" w:rsidR="00000000" w:rsidRPr="00000000">
        <w:rPr>
          <w:rtl w:val="0"/>
        </w:rPr>
        <w:t xml:space="preserve">Stanley et al., 2023</w:t>
      </w:r>
      <w:commentRangeEnd w:id="287"/>
      <w:r w:rsidDel="00000000" w:rsidR="00000000" w:rsidRPr="00000000">
        <w:commentReference w:id="287"/>
      </w:r>
      <w:r w:rsidDel="00000000" w:rsidR="00000000" w:rsidRPr="00000000">
        <w:rPr>
          <w:rtl w:val="0"/>
        </w:rPr>
        <w:t xml:space="preserve">). The lack of flux observations for use in mechanistic model development and statistical upscaling has led to poorly quantified tropical wetland (</w:t>
      </w:r>
      <w:commentRangeStart w:id="288"/>
      <w:r w:rsidDel="00000000" w:rsidR="00000000" w:rsidRPr="00000000">
        <w:rPr>
          <w:rtl w:val="0"/>
        </w:rPr>
        <w:t xml:space="preserve">Ganesan et al., 2019</w:t>
      </w:r>
      <w:commentRangeEnd w:id="288"/>
      <w:r w:rsidDel="00000000" w:rsidR="00000000" w:rsidRPr="00000000">
        <w:commentReference w:id="288"/>
      </w:r>
      <w:r w:rsidDel="00000000" w:rsidR="00000000" w:rsidRPr="00000000">
        <w:rPr>
          <w:rtl w:val="0"/>
        </w:rPr>
        <w:t xml:space="preserve">) and inland water system (</w:t>
      </w:r>
      <w:commentRangeStart w:id="289"/>
      <w:r w:rsidDel="00000000" w:rsidR="00000000" w:rsidRPr="00000000">
        <w:rPr>
          <w:rtl w:val="0"/>
        </w:rPr>
        <w:t xml:space="preserve">Rosentreter et al., 2021</w:t>
      </w:r>
      <w:commentRangeEnd w:id="289"/>
      <w:r w:rsidDel="00000000" w:rsidR="00000000" w:rsidRPr="00000000">
        <w:commentReference w:id="289"/>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290"/>
      <w:r w:rsidDel="00000000" w:rsidR="00000000" w:rsidRPr="00000000">
        <w:rPr>
          <w:rtl w:val="0"/>
        </w:rPr>
        <w:t xml:space="preserve">Melton et al., 2013</w:t>
      </w:r>
      <w:commentRangeEnd w:id="290"/>
      <w:r w:rsidDel="00000000" w:rsidR="00000000" w:rsidRPr="00000000">
        <w:commentReference w:id="290"/>
      </w:r>
      <w:r w:rsidDel="00000000" w:rsidR="00000000" w:rsidRPr="00000000">
        <w:rPr>
          <w:rtl w:val="0"/>
        </w:rPr>
        <w:t xml:space="preserve">; </w:t>
      </w:r>
      <w:commentRangeStart w:id="291"/>
      <w:r w:rsidDel="00000000" w:rsidR="00000000" w:rsidRPr="00000000">
        <w:rPr>
          <w:rtl w:val="0"/>
        </w:rPr>
        <w:t xml:space="preserve">Bloom et al., 2017</w:t>
      </w:r>
      <w:commentRangeEnd w:id="291"/>
      <w:r w:rsidDel="00000000" w:rsidR="00000000" w:rsidRPr="00000000">
        <w:commentReference w:id="291"/>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Biodiversity</w:t>
      </w:r>
    </w:p>
    <w:p w:rsidR="00000000" w:rsidDel="00000000" w:rsidP="00000000" w:rsidRDefault="00000000" w:rsidRPr="00000000" w14:paraId="000001DD">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DE">
      <w:pPr>
        <w:rPr>
          <w:i w:val="1"/>
          <w:color w:val="ff0000"/>
        </w:rPr>
      </w:pPr>
      <w:r w:rsidDel="00000000" w:rsidR="00000000" w:rsidRPr="00000000">
        <w:rPr>
          <w:i w:val="1"/>
          <w:color w:val="ff0000"/>
          <w:rtl w:val="0"/>
        </w:rPr>
        <w:t xml:space="preserve">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292"/>
      <w:r w:rsidDel="00000000" w:rsidR="00000000" w:rsidRPr="00000000">
        <w:rPr>
          <w:i w:val="1"/>
          <w:color w:val="ff0000"/>
          <w:rtl w:val="0"/>
        </w:rPr>
        <w:t xml:space="preserve">ref</w:t>
      </w:r>
      <w:commentRangeEnd w:id="292"/>
      <w:r w:rsidDel="00000000" w:rsidR="00000000" w:rsidRPr="00000000">
        <w:commentReference w:id="292"/>
      </w:r>
      <w:r w:rsidDel="00000000" w:rsidR="00000000" w:rsidRPr="00000000">
        <w:rPr>
          <w:i w:val="1"/>
          <w:color w:val="ff0000"/>
          <w:rtl w:val="0"/>
        </w:rPr>
        <w:t xml:space="preserve">).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numPr>
          <w:ilvl w:val="0"/>
          <w:numId w:val="41"/>
        </w:numPr>
        <w:ind w:left="720" w:hanging="360"/>
        <w:rPr/>
      </w:pPr>
      <w:r w:rsidDel="00000000" w:rsidR="00000000" w:rsidRPr="00000000">
        <w:rPr>
          <w:rtl w:val="0"/>
        </w:rPr>
        <w:t xml:space="preserve">What is the role of </w:t>
      </w:r>
      <w:r w:rsidDel="00000000" w:rsidR="00000000" w:rsidRPr="00000000">
        <w:rPr>
          <w:b w:val="1"/>
          <w:rtl w:val="0"/>
        </w:rPr>
        <w:t xml:space="preserve">biodiversity </w:t>
      </w:r>
      <w:r w:rsidDel="00000000" w:rsidR="00000000" w:rsidRPr="00000000">
        <w:rPr>
          <w:rtl w:val="0"/>
        </w:rPr>
        <w:t xml:space="preserve">in driving the variation in tropical forest carbon stocks and fluxes at local, regional, and continental scales?</w:t>
      </w:r>
    </w:p>
    <w:p w:rsidR="00000000" w:rsidDel="00000000" w:rsidP="00000000" w:rsidRDefault="00000000" w:rsidRPr="00000000" w14:paraId="000001E1">
      <w:pPr>
        <w:numPr>
          <w:ilvl w:val="1"/>
          <w:numId w:val="41"/>
        </w:numPr>
        <w:ind w:left="1440" w:hanging="360"/>
      </w:pPr>
      <w:r w:rsidDel="00000000" w:rsidR="00000000" w:rsidRPr="00000000">
        <w:rPr>
          <w:rtl w:val="0"/>
        </w:rPr>
        <w:t xml:space="preserve">How do </w:t>
      </w:r>
      <w:r w:rsidDel="00000000" w:rsidR="00000000" w:rsidRPr="00000000">
        <w:rPr>
          <w:b w:val="1"/>
          <w:rtl w:val="0"/>
        </w:rPr>
        <w:t xml:space="preserve">plant-animal interactions</w:t>
      </w:r>
      <w:r w:rsidDel="00000000" w:rsidR="00000000" w:rsidRPr="00000000">
        <w:rPr>
          <w:rtl w:val="0"/>
        </w:rPr>
        <w:t xml:space="preserve"> mediate the vulnerability or resilience of tropical forest carbon stocks and fluxes? </w:t>
      </w:r>
    </w:p>
    <w:p w:rsidR="00000000" w:rsidDel="00000000" w:rsidP="00000000" w:rsidRDefault="00000000" w:rsidRPr="00000000" w14:paraId="000001E2">
      <w:pPr>
        <w:numPr>
          <w:ilvl w:val="1"/>
          <w:numId w:val="41"/>
        </w:numPr>
        <w:ind w:left="1440" w:hanging="360"/>
      </w:pPr>
      <w:r w:rsidDel="00000000" w:rsidR="00000000" w:rsidRPr="00000000">
        <w:rPr>
          <w:rtl w:val="0"/>
        </w:rPr>
        <w:t xml:space="preserve">How vulnerable or resilient are the </w:t>
      </w:r>
      <w:r w:rsidDel="00000000" w:rsidR="00000000" w:rsidRPr="00000000">
        <w:rPr>
          <w:b w:val="1"/>
          <w:rtl w:val="0"/>
        </w:rPr>
        <w:t xml:space="preserve">species interactions</w:t>
      </w:r>
      <w:r w:rsidDel="00000000" w:rsidR="00000000" w:rsidRPr="00000000">
        <w:rPr>
          <w:rtl w:val="0"/>
        </w:rPr>
        <w:t xml:space="preserve"> underpinning tropical forest function to climate and land-use change?</w:t>
      </w:r>
    </w:p>
    <w:p w:rsidR="00000000" w:rsidDel="00000000" w:rsidP="00000000" w:rsidRDefault="00000000" w:rsidRPr="00000000" w14:paraId="000001E3">
      <w:pPr>
        <w:numPr>
          <w:ilvl w:val="1"/>
          <w:numId w:val="41"/>
        </w:numPr>
        <w:ind w:left="1440" w:hanging="360"/>
      </w:pPr>
      <w:r w:rsidDel="00000000" w:rsidR="00000000" w:rsidRPr="00000000">
        <w:rPr>
          <w:rtl w:val="0"/>
        </w:rPr>
        <w:t xml:space="preserve">What </w:t>
      </w:r>
      <w:r w:rsidDel="00000000" w:rsidR="00000000" w:rsidRPr="00000000">
        <w:rPr>
          <w:b w:val="1"/>
          <w:rtl w:val="0"/>
        </w:rPr>
        <w:t xml:space="preserve">plant functional traits and structural attributes </w:t>
      </w:r>
      <w:r w:rsidDel="00000000" w:rsidR="00000000" w:rsidRPr="00000000">
        <w:rPr>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Climate Feedbacks &amp; Interactions — Disturbance Dynamics – SES</w:t>
      </w:r>
    </w:p>
    <w:p w:rsidR="00000000" w:rsidDel="00000000" w:rsidP="00000000" w:rsidRDefault="00000000" w:rsidRPr="00000000" w14:paraId="000001E5">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E6">
      <w:pPr>
        <w:numPr>
          <w:ilvl w:val="0"/>
          <w:numId w:val="99"/>
        </w:numPr>
        <w:ind w:left="720" w:hanging="360"/>
        <w:rPr>
          <w:color w:val="ff0000"/>
          <w:u w:val="none"/>
        </w:rPr>
      </w:pPr>
      <w:r w:rsidDel="00000000" w:rsidR="00000000" w:rsidRPr="00000000">
        <w:rPr>
          <w:i w:val="1"/>
          <w:color w:val="ff0000"/>
          <w:rtl w:val="0"/>
        </w:rPr>
        <w:t xml:space="preserve">Describe changing disturbance regimes </w:t>
      </w:r>
      <w:r w:rsidDel="00000000" w:rsidR="00000000" w:rsidRPr="00000000">
        <w:rPr>
          <w:color w:val="ff0000"/>
          <w:rtl w:val="0"/>
        </w:rPr>
        <w:t xml:space="preserve">- </w:t>
      </w:r>
      <w:r w:rsidDel="00000000" w:rsidR="00000000" w:rsidRPr="00000000">
        <w:rPr>
          <w:color w:val="ff0000"/>
          <w:rtl w:val="0"/>
        </w:rPr>
        <w:t xml:space="preserve">drought, fire, storms, land-use change</w:t>
      </w:r>
      <w:r w:rsidDel="00000000" w:rsidR="00000000" w:rsidRPr="00000000">
        <w:rPr>
          <w:rtl w:val="0"/>
        </w:rPr>
      </w:r>
    </w:p>
    <w:p w:rsidR="00000000" w:rsidDel="00000000" w:rsidP="00000000" w:rsidRDefault="00000000" w:rsidRPr="00000000" w14:paraId="000001E7">
      <w:pPr>
        <w:numPr>
          <w:ilvl w:val="0"/>
          <w:numId w:val="89"/>
        </w:numPr>
        <w:ind w:left="720" w:hanging="360"/>
        <w:rPr>
          <w:color w:val="ff0000"/>
        </w:rPr>
      </w:pPr>
      <w:r w:rsidDel="00000000" w:rsidR="00000000" w:rsidRPr="00000000">
        <w:rPr>
          <w:i w:val="1"/>
          <w:color w:val="ff0000"/>
          <w:rtl w:val="0"/>
        </w:rPr>
        <w:t xml:space="preserve">Emphasize that land surface biophysical properties </w:t>
      </w:r>
      <w:r w:rsidDel="00000000" w:rsidR="00000000" w:rsidRPr="00000000">
        <w:rPr>
          <w:i w:val="1"/>
          <w:color w:val="ff0000"/>
          <w:rtl w:val="0"/>
        </w:rPr>
        <w:t xml:space="preserve">includes evapotranspiration, albedo, roughness, land surface temperature, and humidity</w:t>
      </w: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numPr>
          <w:ilvl w:val="0"/>
          <w:numId w:val="41"/>
        </w:numPr>
        <w:ind w:left="720" w:hanging="360"/>
        <w:rPr>
          <w:b w:val="1"/>
        </w:rPr>
      </w:pPr>
      <w:r w:rsidDel="00000000" w:rsidR="00000000" w:rsidRPr="00000000">
        <w:rPr>
          <w:rtl w:val="0"/>
        </w:rPr>
        <w:t xml:space="preserve">How are climate and land-use changes altering </w:t>
      </w:r>
      <w:r w:rsidDel="00000000" w:rsidR="00000000" w:rsidRPr="00000000">
        <w:rPr>
          <w:b w:val="1"/>
          <w:rtl w:val="0"/>
        </w:rPr>
        <w:t xml:space="preserve">land surface biophysical properties</w:t>
      </w:r>
      <w:r w:rsidDel="00000000" w:rsidR="00000000" w:rsidRPr="00000000">
        <w:rPr>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EA">
      <w:pPr>
        <w:numPr>
          <w:ilvl w:val="0"/>
          <w:numId w:val="41"/>
        </w:numPr>
        <w:ind w:left="720" w:hanging="360"/>
        <w:rPr>
          <w:b w:val="1"/>
        </w:rPr>
      </w:pPr>
      <w:r w:rsidDel="00000000" w:rsidR="00000000" w:rsidRPr="00000000">
        <w:rPr>
          <w:rtl w:val="0"/>
        </w:rPr>
        <w:t xml:space="preserve">What are the direct and indirect </w:t>
      </w:r>
      <w:r w:rsidDel="00000000" w:rsidR="00000000" w:rsidRPr="00000000">
        <w:rPr>
          <w:b w:val="1"/>
          <w:rtl w:val="0"/>
        </w:rPr>
        <w:t xml:space="preserve">hydroclimate controls </w:t>
      </w:r>
      <w:r w:rsidDel="00000000" w:rsidR="00000000" w:rsidRPr="00000000">
        <w:rPr>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1EB">
      <w:pPr>
        <w:numPr>
          <w:ilvl w:val="0"/>
          <w:numId w:val="41"/>
        </w:numPr>
        <w:ind w:left="720" w:hanging="360"/>
      </w:pPr>
      <w:r w:rsidDel="00000000" w:rsidR="00000000" w:rsidRPr="00000000">
        <w:rPr>
          <w:rtl w:val="0"/>
        </w:rPr>
        <w:t xml:space="preserve">How do </w:t>
      </w:r>
      <w:r w:rsidDel="00000000" w:rsidR="00000000" w:rsidRPr="00000000">
        <w:rPr>
          <w:b w:val="1"/>
          <w:rtl w:val="0"/>
        </w:rPr>
        <w:t xml:space="preserve">deforestation</w:t>
      </w:r>
      <w:r w:rsidDel="00000000" w:rsidR="00000000" w:rsidRPr="00000000">
        <w:rPr>
          <w:rtl w:val="0"/>
        </w:rPr>
        <w:t xml:space="preserve">, </w:t>
      </w:r>
      <w:r w:rsidDel="00000000" w:rsidR="00000000" w:rsidRPr="00000000">
        <w:rPr>
          <w:b w:val="1"/>
          <w:rtl w:val="0"/>
        </w:rPr>
        <w:t xml:space="preserve">degradation</w:t>
      </w:r>
      <w:r w:rsidDel="00000000" w:rsidR="00000000" w:rsidRPr="00000000">
        <w:rPr>
          <w:rtl w:val="0"/>
        </w:rPr>
        <w:t xml:space="preserve">, and </w:t>
      </w:r>
      <w:r w:rsidDel="00000000" w:rsidR="00000000" w:rsidRPr="00000000">
        <w:rPr>
          <w:b w:val="1"/>
          <w:rtl w:val="0"/>
        </w:rPr>
        <w:t xml:space="preserve">forest regrowth </w:t>
      </w:r>
      <w:commentRangeStart w:id="293"/>
      <w:r w:rsidDel="00000000" w:rsidR="00000000" w:rsidRPr="00000000">
        <w:rPr>
          <w:rtl w:val="0"/>
        </w:rPr>
        <w:t xml:space="preserve">alter </w:t>
      </w:r>
      <w:commentRangeEnd w:id="293"/>
      <w:r w:rsidDel="00000000" w:rsidR="00000000" w:rsidRPr="00000000">
        <w:commentReference w:id="293"/>
      </w:r>
      <w:r w:rsidDel="00000000" w:rsidR="00000000" w:rsidRPr="00000000">
        <w:rPr>
          <w:rtl w:val="0"/>
        </w:rPr>
        <w:t xml:space="preserve">regional </w:t>
      </w:r>
      <w:r w:rsidDel="00000000" w:rsidR="00000000" w:rsidRPr="00000000">
        <w:rPr>
          <w:b w:val="1"/>
          <w:rtl w:val="0"/>
        </w:rPr>
        <w:t xml:space="preserve">hydrological cycles </w:t>
      </w:r>
      <w:r w:rsidDel="00000000" w:rsidR="00000000" w:rsidRPr="00000000">
        <w:rPr>
          <w:rtl w:val="0"/>
        </w:rPr>
        <w:t xml:space="preserve">in tropical regions, including precipitation regimes, freshwater resources, and water quality, and river connectivity?</w:t>
      </w:r>
    </w:p>
    <w:p w:rsidR="00000000" w:rsidDel="00000000" w:rsidP="00000000" w:rsidRDefault="00000000" w:rsidRPr="00000000" w14:paraId="000001EC">
      <w:pPr>
        <w:numPr>
          <w:ilvl w:val="0"/>
          <w:numId w:val="71"/>
        </w:numPr>
        <w:ind w:left="720" w:hanging="360"/>
        <w:rPr>
          <w:rFonts w:ascii="Roboto" w:cs="Roboto" w:eastAsia="Roboto" w:hAnsi="Roboto"/>
          <w:i w:val="1"/>
          <w:color w:val="ff0000"/>
          <w:sz w:val="21"/>
          <w:szCs w:val="21"/>
        </w:rPr>
      </w:pPr>
      <w:r w:rsidDel="00000000" w:rsidR="00000000" w:rsidRPr="00000000">
        <w:rPr>
          <w:rFonts w:ascii="Roboto" w:cs="Roboto" w:eastAsia="Roboto" w:hAnsi="Roboto"/>
          <w:i w:val="1"/>
          <w:color w:val="ff0000"/>
          <w:sz w:val="21"/>
          <w:szCs w:val="21"/>
          <w:highlight w:val="white"/>
          <w:rtl w:val="0"/>
        </w:rPr>
        <w:t xml:space="preserve">Mention </w:t>
      </w:r>
      <w:r w:rsidDel="00000000" w:rsidR="00000000" w:rsidRPr="00000000">
        <w:rPr>
          <w:rFonts w:ascii="Roboto" w:cs="Roboto" w:eastAsia="Roboto" w:hAnsi="Roboto"/>
          <w:i w:val="1"/>
          <w:color w:val="ff0000"/>
          <w:sz w:val="21"/>
          <w:szCs w:val="21"/>
          <w:rtl w:val="0"/>
        </w:rPr>
        <w:t xml:space="preserve">hydroperiods, convective development, and the atmospheric boundary layer in the related text - these are included in precipitation regimes/dynamics</w:t>
      </w:r>
    </w:p>
    <w:p w:rsidR="00000000" w:rsidDel="00000000" w:rsidP="00000000" w:rsidRDefault="00000000" w:rsidRPr="00000000" w14:paraId="000001ED">
      <w:pPr>
        <w:numPr>
          <w:ilvl w:val="0"/>
          <w:numId w:val="49"/>
        </w:numPr>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details from previous questions below into the main text - link to the need to understand impacts of deforestation and degradation on hydrological cycles to inform how forest restoration can influence hydrological cycles</w:t>
      </w:r>
    </w:p>
    <w:p w:rsidR="00000000" w:rsidDel="00000000" w:rsidP="00000000" w:rsidRDefault="00000000" w:rsidRPr="00000000" w14:paraId="000001EE">
      <w:pPr>
        <w:numPr>
          <w:ilvl w:val="1"/>
          <w:numId w:val="49"/>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1EF">
      <w:pPr>
        <w:numPr>
          <w:ilvl w:val="1"/>
          <w:numId w:val="49"/>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1F0">
      <w:pPr>
        <w:numPr>
          <w:ilvl w:val="1"/>
          <w:numId w:val="49"/>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tropical forest disturbances (e.g., wildfire and their aerosols) interact with clouds and influence continental precipitation?</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41"/>
        </w:numPr>
        <w:ind w:left="720" w:hanging="360"/>
      </w:pPr>
      <w:r w:rsidDel="00000000" w:rsidR="00000000" w:rsidRPr="00000000">
        <w:rPr>
          <w:rtl w:val="0"/>
        </w:rPr>
        <w:t xml:space="preserve">How are changing disturbance regimes impacting the </w:t>
      </w:r>
      <w:r w:rsidDel="00000000" w:rsidR="00000000" w:rsidRPr="00000000">
        <w:rPr>
          <w:b w:val="1"/>
          <w:rtl w:val="0"/>
        </w:rPr>
        <w:t xml:space="preserve">carbon use efficiency (CUE)</w:t>
      </w:r>
      <w:r w:rsidDel="00000000" w:rsidR="00000000" w:rsidRPr="00000000">
        <w:rPr>
          <w:rtl w:val="0"/>
        </w:rPr>
        <w:t xml:space="preserve"> and </w:t>
      </w:r>
      <w:r w:rsidDel="00000000" w:rsidR="00000000" w:rsidRPr="00000000">
        <w:rPr>
          <w:b w:val="1"/>
          <w:rtl w:val="0"/>
        </w:rPr>
        <w:t xml:space="preserve">water use efficiency (WUE) </w:t>
      </w:r>
      <w:r w:rsidDel="00000000" w:rsidR="00000000" w:rsidRPr="00000000">
        <w:rPr>
          <w:rtl w:val="0"/>
        </w:rPr>
        <w:t xml:space="preserve">of different tropical forests?</w:t>
      </w:r>
      <w:r w:rsidDel="00000000" w:rsidR="00000000" w:rsidRPr="00000000">
        <w:rPr>
          <w:rtl w:val="0"/>
        </w:rPr>
      </w:r>
    </w:p>
    <w:p w:rsidR="00000000" w:rsidDel="00000000" w:rsidP="00000000" w:rsidRDefault="00000000" w:rsidRPr="00000000" w14:paraId="000001F3">
      <w:pPr>
        <w:numPr>
          <w:ilvl w:val="0"/>
          <w:numId w:val="41"/>
        </w:numPr>
        <w:ind w:left="720" w:hanging="360"/>
      </w:pPr>
      <w:r w:rsidDel="00000000" w:rsidR="00000000" w:rsidRPr="00000000">
        <w:rPr>
          <w:rtl w:val="0"/>
        </w:rPr>
        <w:t xml:space="preserve">How do </w:t>
      </w:r>
      <w:r w:rsidDel="00000000" w:rsidR="00000000" w:rsidRPr="00000000">
        <w:rPr>
          <w:b w:val="1"/>
          <w:rtl w:val="0"/>
        </w:rPr>
        <w:t xml:space="preserve">tree mortality</w:t>
      </w:r>
      <w:r w:rsidDel="00000000" w:rsidR="00000000" w:rsidRPr="00000000">
        <w:rPr>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numPr>
          <w:ilvl w:val="0"/>
          <w:numId w:val="46"/>
        </w:numPr>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into text: </w:t>
      </w:r>
    </w:p>
    <w:p w:rsidR="00000000" w:rsidDel="00000000" w:rsidP="00000000" w:rsidRDefault="00000000" w:rsidRPr="00000000" w14:paraId="000001F6">
      <w:pPr>
        <w:numPr>
          <w:ilvl w:val="1"/>
          <w:numId w:val="46"/>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does temporal variation in tree mortality rates, especially of large trees, relate to temporal variation in climate, land-use, and disturbance regimes?</w:t>
      </w:r>
    </w:p>
    <w:p w:rsidR="00000000" w:rsidDel="00000000" w:rsidP="00000000" w:rsidRDefault="00000000" w:rsidRPr="00000000" w14:paraId="000001F7">
      <w:pPr>
        <w:numPr>
          <w:ilvl w:val="1"/>
          <w:numId w:val="46"/>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these relationships differ among tropical forests, and how do these temporal responses vary spatially in relation to environmental variables?</w:t>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numPr>
          <w:ilvl w:val="0"/>
          <w:numId w:val="41"/>
        </w:numPr>
        <w:ind w:left="720" w:hanging="360"/>
      </w:pPr>
      <w:r w:rsidDel="00000000" w:rsidR="00000000" w:rsidRPr="00000000">
        <w:rPr>
          <w:rtl w:val="0"/>
        </w:rPr>
        <w:t xml:space="preserve">How do disturbance type and intensity - including different patterns of land use - influence </w:t>
      </w:r>
      <w:r w:rsidDel="00000000" w:rsidR="00000000" w:rsidRPr="00000000">
        <w:rPr>
          <w:b w:val="1"/>
          <w:rtl w:val="0"/>
        </w:rPr>
        <w:t xml:space="preserve">post-disturbance recovery time scales </w:t>
      </w:r>
      <w:r w:rsidDel="00000000" w:rsidR="00000000" w:rsidRPr="00000000">
        <w:rPr>
          <w:rtl w:val="0"/>
        </w:rPr>
        <w:t xml:space="preserve">of forest structure, composition, and function?</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numPr>
          <w:ilvl w:val="0"/>
          <w:numId w:val="62"/>
        </w:numPr>
        <w:ind w:left="720" w:hanging="360"/>
        <w:rPr>
          <w:i w:val="1"/>
          <w:color w:val="ff0000"/>
        </w:rPr>
      </w:pPr>
      <w:r w:rsidDel="00000000" w:rsidR="00000000" w:rsidRPr="00000000">
        <w:rPr>
          <w:rFonts w:ascii="Roboto" w:cs="Roboto" w:eastAsia="Roboto" w:hAnsi="Roboto"/>
          <w:i w:val="1"/>
          <w:color w:val="ff0000"/>
          <w:sz w:val="21"/>
          <w:szCs w:val="21"/>
          <w:rtl w:val="0"/>
        </w:rPr>
        <w:t xml:space="preserve">Make sure elements of the question below are captured in the main text:</w:t>
      </w:r>
    </w:p>
    <w:p w:rsidR="00000000" w:rsidDel="00000000" w:rsidP="00000000" w:rsidRDefault="00000000" w:rsidRPr="00000000" w14:paraId="000001FC">
      <w:pPr>
        <w:numPr>
          <w:ilvl w:val="1"/>
          <w:numId w:val="62"/>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How does forest resistance or resilience to disturbances vary across climate and disturbance history gradients within and across continents?</w:t>
      </w:r>
    </w:p>
    <w:p w:rsidR="00000000" w:rsidDel="00000000" w:rsidP="00000000" w:rsidRDefault="00000000" w:rsidRPr="00000000" w14:paraId="000001FD">
      <w:pPr>
        <w:numPr>
          <w:ilvl w:val="1"/>
          <w:numId w:val="62"/>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How do different land uses and patterns of deforestation and degradation interact with climate to impact fire regimes and ecosystem recovery?</w:t>
      </w:r>
    </w:p>
    <w:p w:rsidR="00000000" w:rsidDel="00000000" w:rsidP="00000000" w:rsidRDefault="00000000" w:rsidRPr="00000000" w14:paraId="000001FE">
      <w:pPr>
        <w:numPr>
          <w:ilvl w:val="1"/>
          <w:numId w:val="62"/>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What are the typical time scales in which the energy, water and carbon fluxes of degraded forests become indistinguishable from non-degraded forests? How does the time scale vary as a function of degradation type (e.g., fires, logging, fragmentation) and climate?</w: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01">
      <w:pPr>
        <w:rPr>
          <w:b w:val="1"/>
          <w:highlight w:val="white"/>
        </w:rPr>
      </w:pPr>
      <w:r w:rsidDel="00000000" w:rsidR="00000000" w:rsidRPr="00000000">
        <w:rPr>
          <w:b w:val="1"/>
          <w:highlight w:val="white"/>
          <w:rtl w:val="0"/>
        </w:rPr>
        <w:t xml:space="preserve">SES</w:t>
      </w:r>
    </w:p>
    <w:p w:rsidR="00000000" w:rsidDel="00000000" w:rsidP="00000000" w:rsidRDefault="00000000" w:rsidRPr="00000000" w14:paraId="00000202">
      <w:pPr>
        <w:numPr>
          <w:ilvl w:val="0"/>
          <w:numId w:val="41"/>
        </w:numPr>
        <w:ind w:left="720" w:hanging="360"/>
      </w:pPr>
      <w:r w:rsidDel="00000000" w:rsidR="00000000" w:rsidRPr="00000000">
        <w:rPr>
          <w:highlight w:val="white"/>
          <w:rtl w:val="0"/>
        </w:rPr>
        <w:t xml:space="preserve">What </w:t>
      </w:r>
      <w:r w:rsidDel="00000000" w:rsidR="00000000" w:rsidRPr="00000000">
        <w:rPr>
          <w:b w:val="1"/>
          <w:highlight w:val="white"/>
          <w:rtl w:val="0"/>
        </w:rPr>
        <w:t xml:space="preserve">human activities and management practices </w:t>
      </w:r>
      <w:r w:rsidDel="00000000" w:rsidR="00000000" w:rsidRPr="00000000">
        <w:rPr>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r w:rsidDel="00000000" w:rsidR="00000000" w:rsidRPr="00000000">
        <w:rPr>
          <w:rtl w:val="0"/>
        </w:rPr>
      </w:r>
    </w:p>
    <w:p w:rsidR="00000000" w:rsidDel="00000000" w:rsidP="00000000" w:rsidRDefault="00000000" w:rsidRPr="00000000" w14:paraId="00000203">
      <w:pPr>
        <w:pStyle w:val="Heading3"/>
        <w:rPr/>
      </w:pPr>
      <w:bookmarkStart w:colFirst="0" w:colLast="0" w:name="_j4eyjqb1ighr" w:id="18"/>
      <w:bookmarkEnd w:id="18"/>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204">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b w:val="1"/>
          <w:color w:val="ff0000"/>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tl w:val="0"/>
        </w:rPr>
        <w:t xml:space="preserve">Biogeochemical Cycling</w:t>
      </w:r>
    </w:p>
    <w:p w:rsidR="00000000" w:rsidDel="00000000" w:rsidP="00000000" w:rsidRDefault="00000000" w:rsidRPr="00000000" w14:paraId="00000208">
      <w:pPr>
        <w:numPr>
          <w:ilvl w:val="0"/>
          <w:numId w:val="41"/>
        </w:numPr>
        <w:ind w:left="720" w:hanging="360"/>
      </w:pPr>
      <w:r w:rsidDel="00000000" w:rsidR="00000000" w:rsidRPr="00000000">
        <w:rPr>
          <w:rtl w:val="0"/>
        </w:rPr>
        <w:t xml:space="preserve">How will increasing temperatures, atmospheric CO</w:t>
      </w:r>
      <w:r w:rsidDel="00000000" w:rsidR="00000000" w:rsidRPr="00000000">
        <w:rPr>
          <w:vertAlign w:val="subscript"/>
          <w:rtl w:val="0"/>
        </w:rPr>
        <w:t xml:space="preserve">2</w:t>
      </w:r>
      <w:r w:rsidDel="00000000" w:rsidR="00000000" w:rsidRPr="00000000">
        <w:rPr>
          <w:rtl w:val="0"/>
        </w:rPr>
        <w:t xml:space="preserve">, and extreme events impact </w:t>
      </w:r>
      <w:r w:rsidDel="00000000" w:rsidR="00000000" w:rsidRPr="00000000">
        <w:rPr>
          <w:b w:val="1"/>
          <w:rtl w:val="0"/>
        </w:rPr>
        <w:t xml:space="preserve">nutrient availability</w:t>
      </w:r>
      <w:r w:rsidDel="00000000" w:rsidR="00000000" w:rsidRPr="00000000">
        <w:rPr>
          <w:rtl w:val="0"/>
        </w:rPr>
        <w:t xml:space="preserve"> and </w:t>
      </w:r>
      <w:r w:rsidDel="00000000" w:rsidR="00000000" w:rsidRPr="00000000">
        <w:rPr>
          <w:b w:val="1"/>
          <w:rtl w:val="0"/>
        </w:rPr>
        <w:t xml:space="preserve">soil-vegetation interactions</w:t>
      </w:r>
      <w:r w:rsidDel="00000000" w:rsidR="00000000" w:rsidRPr="00000000">
        <w:rPr>
          <w:rtl w:val="0"/>
        </w:rPr>
        <w:t xml:space="preserve">?</w:t>
      </w:r>
    </w:p>
    <w:p w:rsidR="00000000" w:rsidDel="00000000" w:rsidP="00000000" w:rsidRDefault="00000000" w:rsidRPr="00000000" w14:paraId="00000209">
      <w:pPr>
        <w:numPr>
          <w:ilvl w:val="0"/>
          <w:numId w:val="61"/>
        </w:numPr>
        <w:ind w:left="720" w:hanging="360"/>
        <w:rPr>
          <w:i w:val="1"/>
          <w:color w:val="ff0000"/>
          <w:highlight w:val="white"/>
        </w:rPr>
      </w:pPr>
      <w:r w:rsidDel="00000000" w:rsidR="00000000" w:rsidRPr="00000000">
        <w:rPr>
          <w:i w:val="1"/>
          <w:color w:val="ff0000"/>
          <w:rtl w:val="0"/>
        </w:rPr>
        <w:t xml:space="preserve">(e.g., drought, fires, flooding) </w:t>
      </w:r>
      <w:r w:rsidDel="00000000" w:rsidR="00000000" w:rsidRPr="00000000">
        <w:rPr>
          <w:rtl w:val="0"/>
        </w:rPr>
      </w:r>
    </w:p>
    <w:p w:rsidR="00000000" w:rsidDel="00000000" w:rsidP="00000000" w:rsidRDefault="00000000" w:rsidRPr="00000000" w14:paraId="0000020A">
      <w:pPr>
        <w:rPr>
          <w:color w:val="ff0000"/>
          <w:highlight w:val="white"/>
        </w:rPr>
      </w:pPr>
      <w:r w:rsidDel="00000000" w:rsidR="00000000" w:rsidRPr="00000000">
        <w:rPr>
          <w:rtl w:val="0"/>
        </w:rPr>
      </w:r>
    </w:p>
    <w:p w:rsidR="00000000" w:rsidDel="00000000" w:rsidP="00000000" w:rsidRDefault="00000000" w:rsidRPr="00000000" w14:paraId="0000020B">
      <w:pPr>
        <w:rPr>
          <w:color w:val="ff0000"/>
          <w:highlight w:val="white"/>
        </w:rPr>
      </w:pPr>
      <w:r w:rsidDel="00000000" w:rsidR="00000000" w:rsidRPr="00000000">
        <w:rPr>
          <w:color w:val="ff0000"/>
          <w:highlight w:val="white"/>
          <w:rtl w:val="0"/>
        </w:rPr>
        <w:t xml:space="preserve">[a few sentences motivating the following question]</w:t>
      </w:r>
    </w:p>
    <w:p w:rsidR="00000000" w:rsidDel="00000000" w:rsidP="00000000" w:rsidRDefault="00000000" w:rsidRPr="00000000" w14:paraId="0000020C">
      <w:pPr>
        <w:rPr>
          <w:b w:val="1"/>
        </w:rPr>
      </w:pPr>
      <w:r w:rsidDel="00000000" w:rsidR="00000000" w:rsidRPr="00000000">
        <w:rPr>
          <w:b w:val="1"/>
          <w:rtl w:val="0"/>
        </w:rPr>
        <w:t xml:space="preserve">Biodiversity </w:t>
      </w:r>
    </w:p>
    <w:p w:rsidR="00000000" w:rsidDel="00000000" w:rsidP="00000000" w:rsidRDefault="00000000" w:rsidRPr="00000000" w14:paraId="0000020D">
      <w:pPr>
        <w:numPr>
          <w:ilvl w:val="0"/>
          <w:numId w:val="41"/>
        </w:numPr>
        <w:ind w:left="720" w:hanging="360"/>
      </w:pPr>
      <w:r w:rsidDel="00000000" w:rsidR="00000000" w:rsidRPr="00000000">
        <w:rPr>
          <w:rtl w:val="0"/>
        </w:rPr>
        <w:t xml:space="preserve">Which </w:t>
      </w:r>
      <w:r w:rsidDel="00000000" w:rsidR="00000000" w:rsidRPr="00000000">
        <w:rPr>
          <w:b w:val="1"/>
          <w:rtl w:val="0"/>
        </w:rPr>
        <w:t xml:space="preserve">functionally distinct forest types</w:t>
      </w:r>
      <w:r w:rsidDel="00000000" w:rsidR="00000000" w:rsidRPr="00000000">
        <w:rPr>
          <w:rtl w:val="0"/>
        </w:rPr>
        <w:t xml:space="preserve"> are most vulnerable to becoming net sources of carbon to the atmosphere in a changing climate, which are resistant, and why?</w:t>
      </w:r>
    </w:p>
    <w:p w:rsidR="00000000" w:rsidDel="00000000" w:rsidP="00000000" w:rsidRDefault="00000000" w:rsidRPr="00000000" w14:paraId="0000020E">
      <w:pPr>
        <w:numPr>
          <w:ilvl w:val="0"/>
          <w:numId w:val="32"/>
        </w:numPr>
        <w:ind w:left="720" w:hanging="360"/>
        <w:rPr>
          <w:i w:val="1"/>
          <w:color w:val="ff0000"/>
        </w:rPr>
      </w:pPr>
      <w:r w:rsidDel="00000000" w:rsidR="00000000" w:rsidRPr="00000000">
        <w:rPr>
          <w:rFonts w:ascii="Roboto" w:cs="Roboto" w:eastAsia="Roboto" w:hAnsi="Roboto"/>
          <w:i w:val="1"/>
          <w:color w:val="ff0000"/>
          <w:sz w:val="21"/>
          <w:szCs w:val="21"/>
          <w:rtl w:val="0"/>
        </w:rPr>
        <w:t xml:space="preserve">Link to how climate warming and increasing extreme events will shift tropical forest structure and function via influences on plant ecophysiology and shifts in functional composition</w:t>
      </w: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Disturbance Dynamics  – CFI – SES</w:t>
      </w:r>
    </w:p>
    <w:p w:rsidR="00000000" w:rsidDel="00000000" w:rsidP="00000000" w:rsidRDefault="00000000" w:rsidRPr="00000000" w14:paraId="00000210">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numPr>
          <w:ilvl w:val="0"/>
          <w:numId w:val="41"/>
        </w:numPr>
        <w:ind w:left="720" w:hanging="360"/>
      </w:pPr>
      <w:commentRangeStart w:id="294"/>
      <w:r w:rsidDel="00000000" w:rsidR="00000000" w:rsidRPr="00000000">
        <w:rPr>
          <w:rtl w:val="0"/>
        </w:rPr>
        <w:t xml:space="preserve">How will climate warming and shifting extreme events interact with</w:t>
      </w:r>
      <w:r w:rsidDel="00000000" w:rsidR="00000000" w:rsidRPr="00000000">
        <w:rPr>
          <w:b w:val="1"/>
          <w:rtl w:val="0"/>
        </w:rPr>
        <w:t xml:space="preserve"> </w:t>
      </w:r>
      <w:r w:rsidDel="00000000" w:rsidR="00000000" w:rsidRPr="00000000">
        <w:rPr>
          <w:rtl w:val="0"/>
        </w:rPr>
        <w:t xml:space="preserve">land cover and land-use change to influence </w:t>
      </w:r>
      <w:r w:rsidDel="00000000" w:rsidR="00000000" w:rsidRPr="00000000">
        <w:rPr>
          <w:b w:val="1"/>
          <w:rtl w:val="0"/>
        </w:rPr>
        <w:t xml:space="preserve">shifting fire regimes</w:t>
      </w:r>
      <w:r w:rsidDel="00000000" w:rsidR="00000000" w:rsidRPr="00000000">
        <w:rPr>
          <w:rtl w:val="0"/>
        </w:rPr>
        <w:t xml:space="preserve"> and their feedbacks with forest function and the climate?</w:t>
      </w:r>
      <w:commentRangeEnd w:id="294"/>
      <w:r w:rsidDel="00000000" w:rsidR="00000000" w:rsidRPr="00000000">
        <w:commentReference w:id="294"/>
      </w:r>
      <w:r w:rsidDel="00000000" w:rsidR="00000000" w:rsidRPr="00000000">
        <w:rPr>
          <w:rtl w:val="0"/>
        </w:rPr>
      </w:r>
    </w:p>
    <w:p w:rsidR="00000000" w:rsidDel="00000000" w:rsidP="00000000" w:rsidRDefault="00000000" w:rsidRPr="00000000" w14:paraId="00000213">
      <w:pPr>
        <w:numPr>
          <w:ilvl w:val="0"/>
          <w:numId w:val="4"/>
        </w:numPr>
        <w:ind w:left="1440" w:hanging="360"/>
        <w:rPr>
          <w:i w:val="1"/>
          <w:color w:val="ff0000"/>
        </w:rPr>
      </w:pPr>
      <w:r w:rsidDel="00000000" w:rsidR="00000000" w:rsidRPr="00000000">
        <w:rPr>
          <w:i w:val="1"/>
          <w:color w:val="ff0000"/>
          <w:rtl w:val="0"/>
        </w:rPr>
        <w:t xml:space="preserve">Mention </w:t>
      </w:r>
      <w:commentRangeStart w:id="295"/>
      <w:r w:rsidDel="00000000" w:rsidR="00000000" w:rsidRPr="00000000">
        <w:rPr>
          <w:i w:val="1"/>
          <w:color w:val="ff0000"/>
          <w:rtl w:val="0"/>
        </w:rPr>
        <w:t xml:space="preserve"> drought, heat, and flooding</w:t>
      </w:r>
      <w:commentRangeEnd w:id="295"/>
      <w:r w:rsidDel="00000000" w:rsidR="00000000" w:rsidRPr="00000000">
        <w:commentReference w:id="295"/>
      </w:r>
      <w:r w:rsidDel="00000000" w:rsidR="00000000" w:rsidRPr="00000000">
        <w:rPr>
          <w:i w:val="1"/>
          <w:color w:val="ff0000"/>
          <w:rtl w:val="0"/>
        </w:rPr>
        <w:t xml:space="preserve"> explicitly</w:t>
      </w:r>
    </w:p>
    <w:p w:rsidR="00000000" w:rsidDel="00000000" w:rsidP="00000000" w:rsidRDefault="00000000" w:rsidRPr="00000000" w14:paraId="00000214">
      <w:pPr>
        <w:rPr>
          <w:i w:val="1"/>
          <w:color w:val="ff0000"/>
        </w:rPr>
      </w:pPr>
      <w:r w:rsidDel="00000000" w:rsidR="00000000" w:rsidRPr="00000000">
        <w:rPr>
          <w:rtl w:val="0"/>
        </w:rPr>
      </w:r>
    </w:p>
    <w:p w:rsidR="00000000" w:rsidDel="00000000" w:rsidP="00000000" w:rsidRDefault="00000000" w:rsidRPr="00000000" w14:paraId="00000215">
      <w:pPr>
        <w:numPr>
          <w:ilvl w:val="0"/>
          <w:numId w:val="41"/>
        </w:numPr>
        <w:ind w:left="720" w:hanging="360"/>
        <w:rPr/>
      </w:pPr>
      <w:r w:rsidDel="00000000" w:rsidR="00000000" w:rsidRPr="00000000">
        <w:rPr>
          <w:rtl w:val="0"/>
        </w:rPr>
        <w:t xml:space="preserve">How will changes in precipitation patterns (e.g., ITCZ displacement), increasing temperatures, and shifting disturbance dynamics in tropical forests alter the </w:t>
      </w:r>
      <w:r w:rsidDel="00000000" w:rsidR="00000000" w:rsidRPr="00000000">
        <w:rPr>
          <w:b w:val="1"/>
          <w:rtl w:val="0"/>
        </w:rPr>
        <w:t xml:space="preserve">terrestrial water balance </w:t>
      </w:r>
      <w:r w:rsidDel="00000000" w:rsidR="00000000" w:rsidRPr="00000000">
        <w:rPr>
          <w:rtl w:val="0"/>
        </w:rPr>
        <w:t xml:space="preserve">via changes in seasonal rainfall timing and duration, evapotranspiration, and soil water?</w:t>
      </w:r>
    </w:p>
    <w:p w:rsidR="00000000" w:rsidDel="00000000" w:rsidP="00000000" w:rsidRDefault="00000000" w:rsidRPr="00000000" w14:paraId="00000216">
      <w:pPr>
        <w:numPr>
          <w:ilvl w:val="0"/>
          <w:numId w:val="44"/>
        </w:numPr>
        <w:ind w:left="1440" w:hanging="360"/>
        <w:rPr>
          <w:i w:val="1"/>
          <w:color w:val="ff0000"/>
        </w:rPr>
      </w:pPr>
      <w:r w:rsidDel="00000000" w:rsidR="00000000" w:rsidRPr="00000000">
        <w:rPr>
          <w:i w:val="1"/>
          <w:color w:val="ff0000"/>
          <w:rtl w:val="0"/>
        </w:rPr>
        <w:t xml:space="preserve">Mention that s</w:t>
      </w:r>
      <w:r w:rsidDel="00000000" w:rsidR="00000000" w:rsidRPr="00000000">
        <w:rPr>
          <w:i w:val="1"/>
          <w:color w:val="ff0000"/>
          <w:rtl w:val="0"/>
        </w:rPr>
        <w:t xml:space="preserve">tream, groundwater, runoff are included in the terrestrial water balance.</w:t>
      </w:r>
      <w:r w:rsidDel="00000000" w:rsidR="00000000" w:rsidRPr="00000000">
        <w:rPr>
          <w:rtl w:val="0"/>
        </w:rPr>
      </w:r>
    </w:p>
    <w:p w:rsidR="00000000" w:rsidDel="00000000" w:rsidP="00000000" w:rsidRDefault="00000000" w:rsidRPr="00000000" w14:paraId="00000217">
      <w:pPr>
        <w:numPr>
          <w:ilvl w:val="0"/>
          <w:numId w:val="41"/>
        </w:numPr>
        <w:ind w:left="720" w:hanging="360"/>
        <w:rPr/>
      </w:pPr>
      <w:r w:rsidDel="00000000" w:rsidR="00000000" w:rsidRPr="00000000">
        <w:rPr>
          <w:highlight w:val="white"/>
          <w:rtl w:val="0"/>
        </w:rPr>
        <w:t xml:space="preserve">How will </w:t>
      </w:r>
      <w:r w:rsidDel="00000000" w:rsidR="00000000" w:rsidRPr="00000000">
        <w:rPr>
          <w:b w:val="1"/>
          <w:highlight w:val="white"/>
          <w:rtl w:val="0"/>
        </w:rPr>
        <w:t xml:space="preserve">future changes in vegetation</w:t>
      </w:r>
      <w:r w:rsidDel="00000000" w:rsidR="00000000" w:rsidRPr="00000000">
        <w:rPr>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218">
      <w:pPr>
        <w:numPr>
          <w:ilvl w:val="0"/>
          <w:numId w:val="60"/>
        </w:numPr>
        <w:ind w:left="1440" w:hanging="360"/>
        <w:rPr>
          <w:i w:val="1"/>
          <w:color w:val="ff0000"/>
          <w:highlight w:val="white"/>
        </w:rPr>
      </w:pPr>
      <w:r w:rsidDel="00000000" w:rsidR="00000000" w:rsidRPr="00000000">
        <w:rPr>
          <w:i w:val="1"/>
          <w:color w:val="ff0000"/>
          <w:highlight w:val="white"/>
          <w:rtl w:val="0"/>
        </w:rPr>
        <w:t xml:space="preserve">Include in related text that htis includes precipitation patterns and timing, land surface temperatures, evapotranspiration, soil and groundwater, stream and river flows, and runoff</w:t>
      </w:r>
    </w:p>
    <w:p w:rsidR="00000000" w:rsidDel="00000000" w:rsidP="00000000" w:rsidRDefault="00000000" w:rsidRPr="00000000" w14:paraId="00000219">
      <w:pPr>
        <w:numPr>
          <w:ilvl w:val="0"/>
          <w:numId w:val="41"/>
        </w:numPr>
        <w:ind w:left="720" w:hanging="360"/>
        <w:rPr>
          <w:highlight w:val="white"/>
        </w:rPr>
      </w:pPr>
      <w:r w:rsidDel="00000000" w:rsidR="00000000" w:rsidRPr="00000000">
        <w:rPr>
          <w:highlight w:val="white"/>
          <w:rtl w:val="0"/>
        </w:rPr>
        <w:t xml:space="preserve">How will these future changes in climate and extreme events impact carbon cycling within tropical rainforests, and at what point will this lead to a </w:t>
      </w:r>
      <w:r w:rsidDel="00000000" w:rsidR="00000000" w:rsidRPr="00000000">
        <w:rPr>
          <w:b w:val="1"/>
          <w:highlight w:val="white"/>
          <w:rtl w:val="0"/>
        </w:rPr>
        <w:t xml:space="preserve">large-scale transition </w:t>
      </w:r>
      <w:r w:rsidDel="00000000" w:rsidR="00000000" w:rsidRPr="00000000">
        <w:rPr>
          <w:highlight w:val="white"/>
          <w:rtl w:val="0"/>
        </w:rPr>
        <w:t xml:space="preserve">in functional composition </w:t>
      </w:r>
      <w:r w:rsidDel="00000000" w:rsidR="00000000" w:rsidRPr="00000000">
        <w:rPr>
          <w:highlight w:val="white"/>
          <w:rtl w:val="0"/>
        </w:rPr>
        <w:t xml:space="preserve">and/or the regions becoming a net carbon source?</w:t>
      </w:r>
    </w:p>
    <w:p w:rsidR="00000000" w:rsidDel="00000000" w:rsidP="00000000" w:rsidRDefault="00000000" w:rsidRPr="00000000" w14:paraId="0000021A">
      <w:pPr>
        <w:numPr>
          <w:ilvl w:val="0"/>
          <w:numId w:val="41"/>
        </w:numPr>
        <w:ind w:left="720" w:hanging="360"/>
        <w:rPr/>
      </w:pPr>
      <w:r w:rsidDel="00000000" w:rsidR="00000000" w:rsidRPr="00000000">
        <w:rPr>
          <w:rtl w:val="0"/>
        </w:rPr>
        <w:t xml:space="preserve">How will climate and land-use change interact with the changing vulnerability of tropical forests to influence the provisioning of and access to </w:t>
      </w:r>
      <w:r w:rsidDel="00000000" w:rsidR="00000000" w:rsidRPr="00000000">
        <w:rPr>
          <w:b w:val="1"/>
          <w:rtl w:val="0"/>
        </w:rPr>
        <w:t xml:space="preserve">social-ecological co-benefits, </w:t>
      </w:r>
      <w:r w:rsidDel="00000000" w:rsidR="00000000" w:rsidRPr="00000000">
        <w:rPr>
          <w:rtl w:val="0"/>
        </w:rPr>
        <w:t xml:space="preserve">including </w:t>
      </w:r>
      <w:r w:rsidDel="00000000" w:rsidR="00000000" w:rsidRPr="00000000">
        <w:rPr>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21B">
      <w:pPr>
        <w:numPr>
          <w:ilvl w:val="0"/>
          <w:numId w:val="53"/>
        </w:numPr>
        <w:ind w:left="1440" w:hanging="360"/>
        <w:rPr>
          <w:i w:val="1"/>
          <w:color w:val="ff0000"/>
          <w:highlight w:val="white"/>
        </w:rPr>
      </w:pPr>
      <w:r w:rsidDel="00000000" w:rsidR="00000000" w:rsidRPr="00000000">
        <w:rPr>
          <w:i w:val="1"/>
          <w:color w:val="ff0000"/>
          <w:highlight w:val="white"/>
          <w:rtl w:val="0"/>
        </w:rPr>
        <w:t xml:space="preserve">Mention bioeconomies, incliuding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21C">
      <w:pPr>
        <w:numPr>
          <w:ilvl w:val="0"/>
          <w:numId w:val="53"/>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21D">
      <w:pPr>
        <w:pStyle w:val="Heading2"/>
        <w:rPr/>
      </w:pPr>
      <w:bookmarkStart w:colFirst="0" w:colLast="0" w:name="_103rddclnjs1" w:id="19"/>
      <w:bookmarkEnd w:id="19"/>
      <w:commentRangeStart w:id="296"/>
      <w:r w:rsidDel="00000000" w:rsidR="00000000" w:rsidRPr="00000000">
        <w:rPr>
          <w:rtl w:val="0"/>
        </w:rPr>
        <w:t xml:space="preserve">4. Scientific Advancement from PANGEA</w:t>
      </w:r>
      <w:commentRangeEnd w:id="296"/>
      <w:r w:rsidDel="00000000" w:rsidR="00000000" w:rsidRPr="00000000">
        <w:commentReference w:id="296"/>
      </w:r>
      <w:r w:rsidDel="00000000" w:rsidR="00000000" w:rsidRPr="00000000">
        <w:rPr>
          <w:rtl w:val="0"/>
        </w:rPr>
      </w:r>
    </w:p>
    <w:p w:rsidR="00000000" w:rsidDel="00000000" w:rsidP="00000000" w:rsidRDefault="00000000" w:rsidRPr="00000000" w14:paraId="0000021E">
      <w:pPr>
        <w:widowControl w:val="0"/>
        <w:numPr>
          <w:ilvl w:val="0"/>
          <w:numId w:val="48"/>
        </w:numPr>
        <w:ind w:left="720" w:hanging="360"/>
      </w:pPr>
      <w:r w:rsidDel="00000000" w:rsidR="00000000" w:rsidRPr="00000000">
        <w:rPr>
          <w:rtl w:val="0"/>
        </w:rPr>
        <w:t xml:space="preserve">Remote sensing </w:t>
      </w:r>
    </w:p>
    <w:p w:rsidR="00000000" w:rsidDel="00000000" w:rsidP="00000000" w:rsidRDefault="00000000" w:rsidRPr="00000000" w14:paraId="0000021F">
      <w:pPr>
        <w:widowControl w:val="0"/>
        <w:numPr>
          <w:ilvl w:val="1"/>
          <w:numId w:val="48"/>
        </w:numPr>
        <w:ind w:left="1440" w:hanging="360"/>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220">
      <w:pPr>
        <w:widowControl w:val="0"/>
        <w:numPr>
          <w:ilvl w:val="1"/>
          <w:numId w:val="48"/>
        </w:numPr>
        <w:ind w:left="1440" w:hanging="360"/>
      </w:pPr>
      <w:r w:rsidDel="00000000" w:rsidR="00000000" w:rsidRPr="00000000">
        <w:rPr>
          <w:rtl w:val="0"/>
        </w:rPr>
        <w:t xml:space="preserve">But lack of ground data hinders accurate and precise interpretation</w:t>
      </w:r>
    </w:p>
    <w:p w:rsidR="00000000" w:rsidDel="00000000" w:rsidP="00000000" w:rsidRDefault="00000000" w:rsidRPr="00000000" w14:paraId="00000221">
      <w:pPr>
        <w:widowControl w:val="0"/>
        <w:numPr>
          <w:ilvl w:val="1"/>
          <w:numId w:val="48"/>
        </w:numPr>
        <w:ind w:left="1440" w:hanging="360"/>
      </w:pPr>
      <w:r w:rsidDel="00000000" w:rsidR="00000000" w:rsidRPr="00000000">
        <w:rPr>
          <w:rtl w:val="0"/>
        </w:rPr>
        <w:t xml:space="preserve">Scales mismatch</w:t>
      </w:r>
    </w:p>
    <w:p w:rsidR="00000000" w:rsidDel="00000000" w:rsidP="00000000" w:rsidRDefault="00000000" w:rsidRPr="00000000" w14:paraId="00000222">
      <w:pPr>
        <w:rPr/>
      </w:pPr>
      <w:commentRangeStart w:id="297"/>
      <w:r w:rsidDel="00000000" w:rsidR="00000000" w:rsidRPr="00000000">
        <w:rPr>
          <w:rtl w:val="0"/>
        </w:rPr>
        <w:t xml:space="preserve">RS related methods advances enabled by PANGEA</w:t>
      </w:r>
      <w:commentRangeEnd w:id="297"/>
      <w:r w:rsidDel="00000000" w:rsidR="00000000" w:rsidRPr="00000000">
        <w:commentReference w:id="297"/>
      </w:r>
      <w:r w:rsidDel="00000000" w:rsidR="00000000" w:rsidRPr="00000000">
        <w:rPr>
          <w:rtl w:val="0"/>
        </w:rPr>
      </w:r>
    </w:p>
    <w:p w:rsidR="00000000" w:rsidDel="00000000" w:rsidP="00000000" w:rsidRDefault="00000000" w:rsidRPr="00000000" w14:paraId="00000223">
      <w:pPr>
        <w:numPr>
          <w:ilvl w:val="0"/>
          <w:numId w:val="94"/>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224">
      <w:pPr>
        <w:numPr>
          <w:ilvl w:val="1"/>
          <w:numId w:val="94"/>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225">
      <w:pPr>
        <w:numPr>
          <w:ilvl w:val="1"/>
          <w:numId w:val="94"/>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226">
      <w:pPr>
        <w:numPr>
          <w:ilvl w:val="0"/>
          <w:numId w:val="94"/>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227">
      <w:pPr>
        <w:widowControl w:val="0"/>
        <w:numPr>
          <w:ilvl w:val="1"/>
          <w:numId w:val="94"/>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228">
      <w:pPr>
        <w:widowControl w:val="0"/>
        <w:numPr>
          <w:ilvl w:val="2"/>
          <w:numId w:val="94"/>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229">
      <w:pPr>
        <w:widowControl w:val="0"/>
        <w:numPr>
          <w:ilvl w:val="2"/>
          <w:numId w:val="94"/>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22A">
      <w:pPr>
        <w:widowControl w:val="0"/>
        <w:numPr>
          <w:ilvl w:val="2"/>
          <w:numId w:val="94"/>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22B">
      <w:pPr>
        <w:widowControl w:val="0"/>
        <w:numPr>
          <w:ilvl w:val="2"/>
          <w:numId w:val="94"/>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22C">
      <w:pPr>
        <w:widowControl w:val="0"/>
        <w:numPr>
          <w:ilvl w:val="2"/>
          <w:numId w:val="94"/>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22D">
      <w:pPr>
        <w:widowControl w:val="0"/>
        <w:numPr>
          <w:ilvl w:val="2"/>
          <w:numId w:val="94"/>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22E">
      <w:pPr>
        <w:widowControl w:val="0"/>
        <w:numPr>
          <w:ilvl w:val="2"/>
          <w:numId w:val="94"/>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22F">
      <w:pPr>
        <w:widowControl w:val="0"/>
        <w:numPr>
          <w:ilvl w:val="2"/>
          <w:numId w:val="94"/>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230">
      <w:pPr>
        <w:numPr>
          <w:ilvl w:val="2"/>
          <w:numId w:val="94"/>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231">
      <w:pPr>
        <w:numPr>
          <w:ilvl w:val="2"/>
          <w:numId w:val="94"/>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232">
      <w:pPr>
        <w:numPr>
          <w:ilvl w:val="0"/>
          <w:numId w:val="94"/>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233">
      <w:pPr>
        <w:numPr>
          <w:ilvl w:val="1"/>
          <w:numId w:val="94"/>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234">
      <w:pPr>
        <w:numPr>
          <w:ilvl w:val="1"/>
          <w:numId w:val="94"/>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235">
      <w:pPr>
        <w:numPr>
          <w:ilvl w:val="1"/>
          <w:numId w:val="94"/>
        </w:numPr>
        <w:spacing w:after="0" w:afterAutospacing="0" w:lineRule="auto"/>
        <w:ind w:left="1440" w:hanging="360"/>
      </w:pPr>
      <w:r w:rsidDel="00000000" w:rsidR="00000000" w:rsidRPr="00000000">
        <w:rPr>
          <w:rtl w:val="0"/>
        </w:rPr>
        <w:t xml:space="preserve">Productivity </w:t>
      </w:r>
    </w:p>
    <w:p w:rsidR="00000000" w:rsidDel="00000000" w:rsidP="00000000" w:rsidRDefault="00000000" w:rsidRPr="00000000" w14:paraId="00000236">
      <w:pPr>
        <w:numPr>
          <w:ilvl w:val="0"/>
          <w:numId w:val="94"/>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237">
      <w:pPr>
        <w:numPr>
          <w:ilvl w:val="1"/>
          <w:numId w:val="94"/>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238">
      <w:pPr>
        <w:numPr>
          <w:ilvl w:val="1"/>
          <w:numId w:val="94"/>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commentRangeStart w:id="298"/>
      <w:r w:rsidDel="00000000" w:rsidR="00000000" w:rsidRPr="00000000">
        <w:rPr>
          <w:rtl w:val="0"/>
        </w:rPr>
        <w:t xml:space="preserve">Attempts</w:t>
      </w:r>
      <w:commentRangeEnd w:id="298"/>
      <w:r w:rsidDel="00000000" w:rsidR="00000000" w:rsidRPr="00000000">
        <w:commentReference w:id="298"/>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rPr/>
      </w:pPr>
      <w:r w:rsidDel="00000000" w:rsidR="00000000" w:rsidRPr="00000000">
        <w:rPr>
          <w:color w:val="ff0000"/>
          <w:rtl w:val="0"/>
        </w:rPr>
        <w:t xml:space="preserve">Climate Feedbacks &amp; Interactions: </w:t>
      </w:r>
      <w:r w:rsidDel="00000000" w:rsidR="00000000" w:rsidRPr="00000000">
        <w:rPr>
          <w:rtl w:val="0"/>
        </w:rPr>
        <w:t xml:space="preserve">PANGEA will provide data and knowledge to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is crucial, (4) how altered forest cover influences both biophysical factors (e.g., albedo changes) and biochemical processes (e.g., nutrient cycling) will help clarify their role in climate feedbacks, (5) the effectiveness of various forest restoration strategies in improving resilience and mitigating climate impacts is essential for developing practical solutions.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spacing w:after="240" w:lineRule="auto"/>
        <w:rPr/>
      </w:pPr>
      <w:r w:rsidDel="00000000" w:rsidR="00000000" w:rsidRPr="00000000">
        <w:rPr>
          <w:rtl w:val="0"/>
        </w:rPr>
        <w:t xml:space="preserve">Spaceborne remote-sensing and top-down emission estimates in the tropics are known to be challenging (</w:t>
      </w:r>
      <w:commentRangeStart w:id="299"/>
      <w:r w:rsidDel="00000000" w:rsidR="00000000" w:rsidRPr="00000000">
        <w:rPr>
          <w:rtl w:val="0"/>
        </w:rPr>
        <w:t xml:space="preserve">Tunnicliffe et al., 2020</w:t>
      </w:r>
      <w:commentRangeEnd w:id="299"/>
      <w:r w:rsidDel="00000000" w:rsidR="00000000" w:rsidRPr="00000000">
        <w:commentReference w:id="299"/>
      </w:r>
      <w:r w:rsidDel="00000000" w:rsidR="00000000" w:rsidRPr="00000000">
        <w:rPr>
          <w:rtl w:val="0"/>
        </w:rPr>
        <w:t xml:space="preserve">, </w:t>
      </w:r>
      <w:commentRangeStart w:id="300"/>
      <w:r w:rsidDel="00000000" w:rsidR="00000000" w:rsidRPr="00000000">
        <w:rPr>
          <w:rtl w:val="0"/>
        </w:rPr>
        <w:t xml:space="preserve">Wilson et al., 2021</w:t>
      </w:r>
      <w:commentRangeEnd w:id="300"/>
      <w:r w:rsidDel="00000000" w:rsidR="00000000" w:rsidRPr="00000000">
        <w:commentReference w:id="300"/>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241">
      <w:pPr>
        <w:spacing w:after="240" w:lineRule="auto"/>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301"/>
      <w:r w:rsidDel="00000000" w:rsidR="00000000" w:rsidRPr="00000000">
        <w:rPr>
          <w:rtl w:val="0"/>
        </w:rPr>
        <w:t xml:space="preserve">Miller et al., 2007</w:t>
      </w:r>
      <w:commentRangeEnd w:id="301"/>
      <w:r w:rsidDel="00000000" w:rsidR="00000000" w:rsidRPr="00000000">
        <w:commentReference w:id="301"/>
      </w:r>
      <w:r w:rsidDel="00000000" w:rsidR="00000000" w:rsidRPr="00000000">
        <w:rPr>
          <w:rtl w:val="0"/>
        </w:rPr>
        <w:t xml:space="preserve">, </w:t>
      </w:r>
      <w:commentRangeStart w:id="302"/>
      <w:r w:rsidDel="00000000" w:rsidR="00000000" w:rsidRPr="00000000">
        <w:rPr>
          <w:rtl w:val="0"/>
        </w:rPr>
        <w:t xml:space="preserve">Beck et al., 2012</w:t>
      </w:r>
      <w:commentRangeEnd w:id="302"/>
      <w:r w:rsidDel="00000000" w:rsidR="00000000" w:rsidRPr="00000000">
        <w:commentReference w:id="302"/>
      </w:r>
      <w:r w:rsidDel="00000000" w:rsidR="00000000" w:rsidRPr="00000000">
        <w:rPr>
          <w:rtl w:val="0"/>
        </w:rPr>
        <w:t xml:space="preserve">, </w:t>
      </w:r>
      <w:commentRangeStart w:id="303"/>
      <w:r w:rsidDel="00000000" w:rsidR="00000000" w:rsidRPr="00000000">
        <w:rPr>
          <w:rtl w:val="0"/>
        </w:rPr>
        <w:t xml:space="preserve">Wilson et al., 2016</w:t>
      </w:r>
      <w:commentRangeEnd w:id="303"/>
      <w:r w:rsidDel="00000000" w:rsidR="00000000" w:rsidRPr="00000000">
        <w:commentReference w:id="303"/>
      </w:r>
      <w:r w:rsidDel="00000000" w:rsidR="00000000" w:rsidRPr="00000000">
        <w:rPr>
          <w:rtl w:val="0"/>
        </w:rPr>
        <w:t xml:space="preserve">, </w:t>
      </w:r>
      <w:commentRangeStart w:id="304"/>
      <w:r w:rsidDel="00000000" w:rsidR="00000000" w:rsidRPr="00000000">
        <w:rPr>
          <w:rtl w:val="0"/>
        </w:rPr>
        <w:t xml:space="preserve">Basso et al., 2021</w:t>
      </w:r>
      <w:commentRangeEnd w:id="304"/>
      <w:r w:rsidDel="00000000" w:rsidR="00000000" w:rsidRPr="00000000">
        <w:commentReference w:id="304"/>
      </w:r>
      <w:r w:rsidDel="00000000" w:rsidR="00000000" w:rsidRPr="00000000">
        <w:rPr>
          <w:rtl w:val="0"/>
        </w:rPr>
        <w:t xml:space="preserve">) and Africa (</w:t>
      </w:r>
      <w:commentRangeStart w:id="305"/>
      <w:r w:rsidDel="00000000" w:rsidR="00000000" w:rsidRPr="00000000">
        <w:rPr>
          <w:rtl w:val="0"/>
        </w:rPr>
        <w:t xml:space="preserve">Shaw et al., 2022</w:t>
      </w:r>
      <w:commentRangeEnd w:id="305"/>
      <w:r w:rsidDel="00000000" w:rsidR="00000000" w:rsidRPr="00000000">
        <w:commentReference w:id="305"/>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p>
    <w:p w:rsidR="00000000" w:rsidDel="00000000" w:rsidP="00000000" w:rsidRDefault="00000000" w:rsidRPr="00000000" w14:paraId="00000242">
      <w:pPr>
        <w:pStyle w:val="Heading2"/>
        <w:rPr/>
      </w:pPr>
      <w:bookmarkStart w:colFirst="0" w:colLast="0" w:name="_7t2ogl1w37ed" w:id="20"/>
      <w:bookmarkEnd w:id="20"/>
      <w:r w:rsidDel="00000000" w:rsidR="00000000" w:rsidRPr="00000000">
        <w:rPr>
          <w:rtl w:val="0"/>
        </w:rPr>
        <w:t xml:space="preserve">5</w:t>
      </w:r>
      <w:commentRangeStart w:id="306"/>
      <w:r w:rsidDel="00000000" w:rsidR="00000000" w:rsidRPr="00000000">
        <w:rPr>
          <w:rtl w:val="0"/>
        </w:rPr>
        <w:t xml:space="preserve">. Critical Role of NASA Remote Sensing</w:t>
      </w:r>
      <w:commentRangeEnd w:id="306"/>
      <w:r w:rsidDel="00000000" w:rsidR="00000000" w:rsidRPr="00000000">
        <w:commentReference w:id="306"/>
      </w:r>
      <w:r w:rsidDel="00000000" w:rsidR="00000000" w:rsidRPr="00000000">
        <w:rPr>
          <w:rtl w:val="0"/>
        </w:rPr>
      </w:r>
    </w:p>
    <w:p w:rsidR="00000000" w:rsidDel="00000000" w:rsidP="00000000" w:rsidRDefault="00000000" w:rsidRPr="00000000" w14:paraId="00000243">
      <w:pPr>
        <w:ind w:left="0" w:firstLine="0"/>
        <w:rPr>
          <w:color w:val="ff0000"/>
        </w:rPr>
      </w:pPr>
      <w:commentRangeStart w:id="307"/>
      <w:r w:rsidDel="00000000" w:rsidR="00000000" w:rsidRPr="00000000">
        <w:rPr>
          <w:color w:val="ff0000"/>
          <w:rtl w:val="0"/>
        </w:rPr>
        <w:t xml:space="preserve">PANGEA</w:t>
      </w:r>
      <w:commentRangeEnd w:id="307"/>
      <w:r w:rsidDel="00000000" w:rsidR="00000000" w:rsidRPr="00000000">
        <w:commentReference w:id="307"/>
      </w:r>
      <w:r w:rsidDel="00000000" w:rsidR="00000000" w:rsidRPr="00000000">
        <w:rPr>
          <w:color w:val="ff0000"/>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44">
      <w:pPr>
        <w:ind w:left="0" w:firstLine="0"/>
        <w:rPr>
          <w:color w:val="ff0000"/>
        </w:rPr>
      </w:pPr>
      <w:r w:rsidDel="00000000" w:rsidR="00000000" w:rsidRPr="00000000">
        <w:rPr>
          <w:rtl w:val="0"/>
        </w:rPr>
      </w:r>
    </w:p>
    <w:p w:rsidR="00000000" w:rsidDel="00000000" w:rsidP="00000000" w:rsidRDefault="00000000" w:rsidRPr="00000000" w14:paraId="00000245">
      <w:pPr>
        <w:ind w:left="0" w:firstLine="0"/>
        <w:rPr>
          <w:color w:val="ff0000"/>
        </w:rPr>
      </w:pPr>
      <w:r w:rsidDel="00000000" w:rsidR="00000000" w:rsidRPr="00000000">
        <w:rPr>
          <w:color w:val="ff0000"/>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46">
      <w:pPr>
        <w:numPr>
          <w:ilvl w:val="0"/>
          <w:numId w:val="82"/>
        </w:numPr>
        <w:spacing w:after="0" w:afterAutospacing="0" w:before="240" w:lineRule="auto"/>
        <w:ind w:left="720" w:hanging="360"/>
      </w:pPr>
      <w:r w:rsidDel="00000000" w:rsidR="00000000" w:rsidRPr="00000000">
        <w:rPr>
          <w:rtl w:val="0"/>
        </w:rPr>
        <w:t xml:space="preserve">What are the challenges with using satellites in the tropics?</w:t>
      </w:r>
    </w:p>
    <w:p w:rsidR="00000000" w:rsidDel="00000000" w:rsidP="00000000" w:rsidRDefault="00000000" w:rsidRPr="00000000" w14:paraId="00000247">
      <w:pPr>
        <w:numPr>
          <w:ilvl w:val="1"/>
          <w:numId w:val="82"/>
        </w:numPr>
        <w:spacing w:after="240" w:before="0" w:beforeAutospacing="0" w:lineRule="auto"/>
        <w:ind w:left="1440" w:hanging="360"/>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248">
      <w:pPr>
        <w:spacing w:after="240" w:before="240" w:lineRule="auto"/>
        <w:rPr>
          <w:color w:val="ff0000"/>
        </w:rPr>
      </w:pPr>
      <w:r w:rsidDel="00000000" w:rsidR="00000000" w:rsidRPr="00000000">
        <w:rPr>
          <w:color w:val="ff0000"/>
          <w:rtl w:val="0"/>
        </w:rPr>
        <w:t xml:space="preserve">Persistent cloud coverage is a significant issue when using space-based XCO2 and XCH4 to constrain tropical GHG fluxes (e.g., </w:t>
      </w:r>
      <w:commentRangeStart w:id="308"/>
      <w:r w:rsidDel="00000000" w:rsidR="00000000" w:rsidRPr="00000000">
        <w:rPr>
          <w:color w:val="ff0000"/>
          <w:rtl w:val="0"/>
        </w:rPr>
        <w:t xml:space="preserve">Rayner et al., 2002</w:t>
      </w:r>
      <w:commentRangeEnd w:id="308"/>
      <w:r w:rsidDel="00000000" w:rsidR="00000000" w:rsidRPr="00000000">
        <w:commentReference w:id="308"/>
      </w:r>
      <w:r w:rsidDel="00000000" w:rsidR="00000000" w:rsidRPr="00000000">
        <w:rPr>
          <w:color w:val="ff0000"/>
          <w:rtl w:val="0"/>
        </w:rPr>
        <w:t xml:space="preserve">; </w:t>
      </w:r>
      <w:commentRangeStart w:id="309"/>
      <w:r w:rsidDel="00000000" w:rsidR="00000000" w:rsidRPr="00000000">
        <w:rPr>
          <w:color w:val="ff0000"/>
          <w:rtl w:val="0"/>
        </w:rPr>
        <w:t xml:space="preserve">Qu et al., 2021</w:t>
      </w:r>
      <w:commentRangeEnd w:id="309"/>
      <w:r w:rsidDel="00000000" w:rsidR="00000000" w:rsidRPr="00000000">
        <w:commentReference w:id="309"/>
      </w:r>
      <w:r w:rsidDel="00000000" w:rsidR="00000000" w:rsidRPr="00000000">
        <w:rPr>
          <w:color w:val="ff0000"/>
          <w:rtl w:val="0"/>
        </w:rPr>
        <w:t xml:space="preserve">).  Even at the higher spatial resolution of the current low earth orbiting satellite sensors retrieving XCH4 (e.g., TROPOMI [3.5 km x 7.0 km]) and XCO2 (e.g., OCO-2 [1.3 km x 2.2 km]) &gt;95%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r w:rsidDel="00000000" w:rsidR="00000000" w:rsidRPr="00000000">
        <w:rPr>
          <w:rtl w:val="0"/>
        </w:rPr>
      </w:r>
    </w:p>
    <w:p w:rsidR="00000000" w:rsidDel="00000000" w:rsidP="00000000" w:rsidRDefault="00000000" w:rsidRPr="00000000" w14:paraId="00000249">
      <w:pPr>
        <w:numPr>
          <w:ilvl w:val="0"/>
          <w:numId w:val="82"/>
        </w:numPr>
        <w:spacing w:after="0" w:afterAutospacing="0" w:before="240" w:lineRule="auto"/>
        <w:ind w:left="720" w:hanging="360"/>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24A">
      <w:pPr>
        <w:numPr>
          <w:ilvl w:val="1"/>
          <w:numId w:val="82"/>
        </w:numPr>
        <w:spacing w:after="240" w:before="0" w:beforeAutospacing="0" w:lineRule="auto"/>
        <w:ind w:left="1440" w:hanging="360"/>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r w:rsidDel="00000000" w:rsidR="00000000" w:rsidRPr="00000000">
        <w:rPr>
          <w:rtl w:val="0"/>
        </w:rPr>
      </w:r>
    </w:p>
    <w:p w:rsidR="00000000" w:rsidDel="00000000" w:rsidP="00000000" w:rsidRDefault="00000000" w:rsidRPr="00000000" w14:paraId="0000024B">
      <w:pPr>
        <w:pStyle w:val="Heading2"/>
        <w:rPr/>
      </w:pPr>
      <w:bookmarkStart w:colFirst="0" w:colLast="0" w:name="_krtr9hnd65qf" w:id="21"/>
      <w:bookmarkEnd w:id="21"/>
      <w:r w:rsidDel="00000000" w:rsidR="00000000" w:rsidRPr="00000000">
        <w:rPr>
          <w:rtl w:val="0"/>
        </w:rPr>
        <w:t xml:space="preserve">6</w:t>
      </w:r>
      <w:r w:rsidDel="00000000" w:rsidR="00000000" w:rsidRPr="00000000">
        <w:rPr>
          <w:rtl w:val="0"/>
        </w:rPr>
        <w:t xml:space="preserve">. Research Strategy and </w:t>
      </w:r>
      <w:commentRangeStart w:id="310"/>
      <w:r w:rsidDel="00000000" w:rsidR="00000000" w:rsidRPr="00000000">
        <w:rPr>
          <w:rtl w:val="0"/>
        </w:rPr>
        <w:t xml:space="preserve">Study Design</w:t>
      </w:r>
      <w:commentRangeEnd w:id="310"/>
      <w:r w:rsidDel="00000000" w:rsidR="00000000" w:rsidRPr="00000000">
        <w:commentReference w:id="310"/>
      </w:r>
      <w:r w:rsidDel="00000000" w:rsidR="00000000" w:rsidRPr="00000000">
        <w:rPr>
          <w:rtl w:val="0"/>
        </w:rPr>
        <w:t xml:space="preserve"> (scientific feasibility) </w:t>
      </w:r>
    </w:p>
    <w:p w:rsidR="00000000" w:rsidDel="00000000" w:rsidP="00000000" w:rsidRDefault="00000000" w:rsidRPr="00000000" w14:paraId="0000024C">
      <w:pPr>
        <w:pStyle w:val="Heading3"/>
        <w:rPr/>
      </w:pPr>
      <w:bookmarkStart w:colFirst="0" w:colLast="0" w:name="_a7rsc2zcb4s" w:id="22"/>
      <w:bookmarkEnd w:id="22"/>
      <w:r w:rsidDel="00000000" w:rsidR="00000000" w:rsidRPr="00000000">
        <w:rPr>
          <w:rtl w:val="0"/>
        </w:rPr>
        <w:t xml:space="preserve">6</w:t>
      </w:r>
      <w:commentRangeStart w:id="311"/>
      <w:r w:rsidDel="00000000" w:rsidR="00000000" w:rsidRPr="00000000">
        <w:rPr>
          <w:rtl w:val="0"/>
        </w:rPr>
        <w:t xml:space="preserve">.1 Overall Study Design</w:t>
      </w:r>
      <w:commentRangeEnd w:id="311"/>
      <w:r w:rsidDel="00000000" w:rsidR="00000000" w:rsidRPr="00000000">
        <w:commentReference w:id="311"/>
      </w:r>
      <w:r w:rsidDel="00000000" w:rsidR="00000000" w:rsidRPr="00000000">
        <w:rPr>
          <w:rtl w:val="0"/>
        </w:rPr>
        <w:t xml:space="preserve"> </w:t>
      </w:r>
    </w:p>
    <w:p w:rsidR="00000000" w:rsidDel="00000000" w:rsidP="00000000" w:rsidRDefault="00000000" w:rsidRPr="00000000" w14:paraId="0000024D">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highlight w:val="yellow"/>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312"/>
      <w:r w:rsidDel="00000000" w:rsidR="00000000" w:rsidRPr="00000000">
        <w:rPr>
          <w:rtl w:val="0"/>
        </w:rPr>
        <w:t xml:space="preserve">CEOS</w:t>
      </w:r>
      <w:commentRangeEnd w:id="312"/>
      <w:r w:rsidDel="00000000" w:rsidR="00000000" w:rsidRPr="00000000">
        <w:commentReference w:id="312"/>
      </w:r>
      <w:r w:rsidDel="00000000" w:rsidR="00000000" w:rsidRPr="00000000">
        <w:rPr>
          <w:rtl w:val="0"/>
        </w:rPr>
        <w:t xml:space="preserve">, NEON, ICOS, Ameriflux, Fluxnet, Forestplots.net, GEO-TREES, etc.).</w:t>
      </w:r>
      <w:r w:rsidDel="00000000" w:rsidR="00000000" w:rsidRPr="00000000">
        <w:rPr>
          <w:highlight w:val="yellow"/>
          <w:rtl w:val="0"/>
        </w:rPr>
        <w:t xml:space="preserve"> [MAY BE USEFUL TO ADD REFERENCES HERE]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color w:val="ff0000"/>
        </w:rPr>
      </w:pPr>
      <w:r w:rsidDel="00000000" w:rsidR="00000000" w:rsidRPr="00000000">
        <w:rPr>
          <w:color w:val="ff0000"/>
          <w:rtl w:val="0"/>
        </w:rPr>
        <w:t xml:space="preserve">[include brief mention of scaling strategy concept/framework here]</w:t>
      </w:r>
    </w:p>
    <w:p w:rsidR="00000000" w:rsidDel="00000000" w:rsidP="00000000" w:rsidRDefault="00000000" w:rsidRPr="00000000" w14:paraId="00000256">
      <w:pPr>
        <w:numPr>
          <w:ilvl w:val="0"/>
          <w:numId w:val="1"/>
        </w:numPr>
        <w:ind w:left="720" w:hanging="360"/>
        <w:rPr>
          <w:color w:val="ff0000"/>
        </w:rPr>
      </w:pPr>
      <w:r w:rsidDel="00000000" w:rsidR="00000000" w:rsidRPr="00000000">
        <w:rPr>
          <w:color w:val="ff0000"/>
          <w:rtl w:val="0"/>
        </w:rPr>
        <w:t xml:space="preserve">Link science themes and questions to variables, measurements, and geographies</w:t>
      </w:r>
    </w:p>
    <w:p w:rsidR="00000000" w:rsidDel="00000000" w:rsidP="00000000" w:rsidRDefault="00000000" w:rsidRPr="00000000" w14:paraId="00000257">
      <w:pPr>
        <w:numPr>
          <w:ilvl w:val="1"/>
          <w:numId w:val="1"/>
        </w:numPr>
        <w:ind w:left="1440" w:hanging="360"/>
        <w:rPr>
          <w:color w:val="ff0000"/>
        </w:rPr>
      </w:pPr>
      <w:r w:rsidDel="00000000" w:rsidR="00000000" w:rsidRPr="00000000">
        <w:rPr>
          <w:color w:val="ff0000"/>
          <w:rtl w:val="0"/>
        </w:rPr>
        <w:t xml:space="preserve">'scoping' traceability matrix</w:t>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Functional requirements: </w:t>
      </w:r>
    </w:p>
    <w:p w:rsidR="00000000" w:rsidDel="00000000" w:rsidP="00000000" w:rsidRDefault="00000000" w:rsidRPr="00000000" w14:paraId="0000025A">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5B">
            <w:pPr>
              <w:spacing w:after="40" w:line="228" w:lineRule="auto"/>
              <w:rPr>
                <w:rFonts w:ascii="Avenir" w:cs="Avenir" w:eastAsia="Avenir" w:hAnsi="Avenir"/>
                <w:b w:val="1"/>
                <w:color w:val="ffffff"/>
                <w:sz w:val="20"/>
                <w:szCs w:val="20"/>
              </w:rPr>
            </w:pPr>
            <w:commentRangeStart w:id="313"/>
            <w:commentRangeStart w:id="314"/>
            <w:commentRangeStart w:id="315"/>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5D">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5E">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5F">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60">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61">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62">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63">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64">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65">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66">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67">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68">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69">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6A">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6B">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6C">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6D">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6E">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6F">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70">
      <w:pPr>
        <w:numPr>
          <w:ilvl w:val="1"/>
          <w:numId w:val="55"/>
        </w:numPr>
        <w:ind w:left="1440" w:hanging="360"/>
      </w:pPr>
      <w:commentRangeStart w:id="316"/>
      <w:r w:rsidDel="00000000" w:rsidR="00000000" w:rsidRPr="00000000">
        <w:rPr>
          <w:rtl w:val="0"/>
        </w:rPr>
        <w:t xml:space="preserve">g data from many people in many countries and many sources</w:t>
      </w:r>
      <w:commentRangeEnd w:id="316"/>
      <w:r w:rsidDel="00000000" w:rsidR="00000000" w:rsidRPr="00000000">
        <w:commentReference w:id="316"/>
      </w:r>
      <w:r w:rsidDel="00000000" w:rsidR="00000000" w:rsidRPr="00000000">
        <w:rPr>
          <w:rtl w:val="0"/>
        </w:rPr>
      </w:r>
    </w:p>
    <w:p w:rsidR="00000000" w:rsidDel="00000000" w:rsidP="00000000" w:rsidRDefault="00000000" w:rsidRPr="00000000" w14:paraId="00000271">
      <w:pPr>
        <w:pStyle w:val="Heading3"/>
        <w:rPr/>
      </w:pPr>
      <w:bookmarkStart w:colFirst="0" w:colLast="0" w:name="_kw1o5d63g5dw" w:id="23"/>
      <w:bookmarkEnd w:id="23"/>
      <w:r w:rsidDel="00000000" w:rsidR="00000000" w:rsidRPr="00000000">
        <w:rPr>
          <w:rtl w:val="0"/>
        </w:rPr>
        <w:t xml:space="preserve">6.2 Essential Scientific Measurements</w:t>
      </w:r>
    </w:p>
    <w:p w:rsidR="00000000" w:rsidDel="00000000" w:rsidP="00000000" w:rsidRDefault="00000000" w:rsidRPr="00000000" w14:paraId="00000272">
      <w:pPr>
        <w:spacing w:after="80" w:before="80" w:line="240" w:lineRule="auto"/>
        <w:ind w:left="360"/>
        <w:rPr>
          <w:color w:val="ff0000"/>
        </w:rPr>
      </w:pPr>
      <w:r w:rsidDel="00000000" w:rsidR="00000000" w:rsidRPr="00000000">
        <w:rPr>
          <w:color w:val="ff0000"/>
          <w:rtl w:val="0"/>
        </w:rPr>
        <w:t xml:space="preserve">Note - could consider an </w:t>
      </w:r>
      <w:commentRangeStart w:id="317"/>
      <w:commentRangeStart w:id="318"/>
      <w:r w:rsidDel="00000000" w:rsidR="00000000" w:rsidRPr="00000000">
        <w:rPr>
          <w:color w:val="ff0000"/>
          <w:rtl w:val="0"/>
        </w:rPr>
        <w:t xml:space="preserve">overall table</w:t>
      </w:r>
      <w:commentRangeEnd w:id="317"/>
      <w:r w:rsidDel="00000000" w:rsidR="00000000" w:rsidRPr="00000000">
        <w:commentReference w:id="317"/>
      </w:r>
      <w:commentRangeEnd w:id="318"/>
      <w:r w:rsidDel="00000000" w:rsidR="00000000" w:rsidRPr="00000000">
        <w:commentReference w:id="318"/>
      </w:r>
      <w:r w:rsidDel="00000000" w:rsidR="00000000" w:rsidRPr="00000000">
        <w:rPr>
          <w:color w:val="ff0000"/>
          <w:rtl w:val="0"/>
        </w:rPr>
        <w:t xml:space="preserve"> here that can trace back to the Scoping Tracability Matrix, since many questions may require similar measurements. </w:t>
      </w:r>
    </w:p>
    <w:p w:rsidR="00000000" w:rsidDel="00000000" w:rsidP="00000000" w:rsidRDefault="00000000" w:rsidRPr="00000000" w14:paraId="00000273">
      <w:pPr>
        <w:spacing w:after="80" w:before="80" w:line="240" w:lineRule="auto"/>
        <w:ind w:left="360"/>
        <w:rPr>
          <w:rFonts w:ascii="Times New Roman" w:cs="Times New Roman" w:eastAsia="Times New Roman" w:hAnsi="Times New Roman"/>
          <w:color w:val="ff0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274">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tl w:val="0"/>
        </w:rPr>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75">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7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8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8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83">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8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8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8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8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88">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89">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8A">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8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8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8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8E">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8F">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90">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91">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92">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93">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94">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9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96">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97">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98">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99">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9A">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9B">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9C">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9D">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9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9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A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A1">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A2">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A3">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A4">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A5">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A6">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A7">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A8">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A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AA">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AB">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AC">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AD">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AE">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AF">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B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B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B2">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B3">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B4">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2B5">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B6">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2B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B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B9">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BA">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BB">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2BC">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BD">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2B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B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C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C1">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C2">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C3">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2C4">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2C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C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C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C8">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C9">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CA">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2CB">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2CC">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2D3">
      <w:pPr>
        <w:rPr/>
      </w:pPr>
      <w:r w:rsidDel="00000000" w:rsidR="00000000" w:rsidRPr="00000000">
        <w:br w:type="page"/>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4"/>
        <w:rPr/>
      </w:pPr>
      <w:bookmarkStart w:colFirst="0" w:colLast="0" w:name="_8hvwu2pr0zwb" w:id="24"/>
      <w:bookmarkEnd w:id="24"/>
      <w:r w:rsidDel="00000000" w:rsidR="00000000" w:rsidRPr="00000000">
        <w:rPr>
          <w:rtl w:val="0"/>
        </w:rPr>
        <w:t xml:space="preserve">6.2.1 </w:t>
      </w:r>
      <w:commentRangeStart w:id="319"/>
      <w:r w:rsidDel="00000000" w:rsidR="00000000" w:rsidRPr="00000000">
        <w:rPr>
          <w:rtl w:val="0"/>
        </w:rPr>
        <w:t xml:space="preserve">Satellite Remote Sensing Observations</w:t>
      </w:r>
      <w:commentRangeEnd w:id="319"/>
      <w:r w:rsidDel="00000000" w:rsidR="00000000" w:rsidRPr="00000000">
        <w:commentReference w:id="319"/>
      </w:r>
      <w:r w:rsidDel="00000000" w:rsidR="00000000" w:rsidRPr="00000000">
        <w:rPr>
          <w:rtl w:val="0"/>
        </w:rPr>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numPr>
          <w:ilvl w:val="0"/>
          <w:numId w:val="93"/>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2D8">
      <w:pPr>
        <w:numPr>
          <w:ilvl w:val="0"/>
          <w:numId w:val="93"/>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2D9">
      <w:pPr>
        <w:numPr>
          <w:ilvl w:val="1"/>
          <w:numId w:val="93"/>
        </w:numPr>
        <w:ind w:left="1440" w:hanging="360"/>
        <w:rPr>
          <w:u w:val="none"/>
        </w:rPr>
      </w:pPr>
      <w:r w:rsidDel="00000000" w:rsidR="00000000" w:rsidRPr="00000000">
        <w:rPr>
          <w:rtl w:val="0"/>
        </w:rPr>
        <w:t xml:space="preserve">ESA, JAXA, ISRO</w:t>
      </w:r>
    </w:p>
    <w:p w:rsidR="00000000" w:rsidDel="00000000" w:rsidP="00000000" w:rsidRDefault="00000000" w:rsidRPr="00000000" w14:paraId="000002DA">
      <w:pPr>
        <w:numPr>
          <w:ilvl w:val="1"/>
          <w:numId w:val="93"/>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2DB">
      <w:pPr>
        <w:numPr>
          <w:ilvl w:val="1"/>
          <w:numId w:val="93"/>
        </w:numPr>
        <w:ind w:left="1440" w:hanging="360"/>
        <w:rPr>
          <w:u w:val="none"/>
        </w:rPr>
      </w:pPr>
      <w:commentRangeStart w:id="320"/>
      <w:r w:rsidDel="00000000" w:rsidR="00000000" w:rsidRPr="00000000">
        <w:rPr>
          <w:rtl w:val="0"/>
        </w:rPr>
        <w:t xml:space="preserve">BIOMASS</w:t>
      </w:r>
      <w:commentRangeEnd w:id="320"/>
      <w:r w:rsidDel="00000000" w:rsidR="00000000" w:rsidRPr="00000000">
        <w:commentReference w:id="320"/>
      </w: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NISAR,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EMIT, 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321"/>
            <w:r w:rsidDel="00000000" w:rsidR="00000000" w:rsidRPr="00000000">
              <w:rPr>
                <w:rtl w:val="0"/>
              </w:rPr>
              <w:t xml:space="preserve">SMAP</w:t>
            </w:r>
            <w:commentRangeEnd w:id="321"/>
            <w:r w:rsidDel="00000000" w:rsidR="00000000" w:rsidRPr="00000000">
              <w:commentReference w:id="32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322"/>
            <w:r w:rsidDel="00000000" w:rsidR="00000000" w:rsidRPr="00000000">
              <w:rPr>
                <w:rtl w:val="0"/>
              </w:rPr>
              <w:t xml:space="preserve">Cho et al. 2023</w:t>
            </w:r>
            <w:commentRangeEnd w:id="322"/>
            <w:r w:rsidDel="00000000" w:rsidR="00000000" w:rsidRPr="00000000">
              <w:commentReference w:id="322"/>
            </w:r>
            <w:r w:rsidDel="00000000" w:rsidR="00000000" w:rsidRPr="00000000">
              <w:rPr>
                <w:rtl w:val="0"/>
              </w:rPr>
              <w:t xml:space="preserve">).However, significant advancements have been achieved by employing the Maximum Entropy Algorithm on SMAP (</w:t>
            </w:r>
            <w:commentRangeStart w:id="323"/>
            <w:r w:rsidDel="00000000" w:rsidR="00000000" w:rsidRPr="00000000">
              <w:rPr>
                <w:rtl w:val="0"/>
              </w:rPr>
              <w:t xml:space="preserve">Wang et al. 2023</w:t>
            </w:r>
            <w:commentRangeEnd w:id="323"/>
            <w:r w:rsidDel="00000000" w:rsidR="00000000" w:rsidRPr="00000000">
              <w:commentReference w:id="323"/>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324"/>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324"/>
            <w:r w:rsidDel="00000000" w:rsidR="00000000" w:rsidRPr="00000000">
              <w:commentReference w:id="32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pStyle w:val="Heading4"/>
        <w:rPr/>
      </w:pPr>
      <w:bookmarkStart w:colFirst="0" w:colLast="0" w:name="_tvm98o3pux72" w:id="25"/>
      <w:bookmarkEnd w:id="25"/>
      <w:r w:rsidDel="00000000" w:rsidR="00000000" w:rsidRPr="00000000">
        <w:rPr>
          <w:rtl w:val="0"/>
        </w:rPr>
        <w:t xml:space="preserve">6</w:t>
      </w:r>
      <w:commentRangeStart w:id="325"/>
      <w:r w:rsidDel="00000000" w:rsidR="00000000" w:rsidRPr="00000000">
        <w:rPr>
          <w:rtl w:val="0"/>
        </w:rPr>
        <w:t xml:space="preserve">.2.2 Airborne Remote Sensing Observations</w:t>
      </w:r>
      <w:commentRangeEnd w:id="325"/>
      <w:r w:rsidDel="00000000" w:rsidR="00000000" w:rsidRPr="00000000">
        <w:commentReference w:id="325"/>
      </w:r>
      <w:r w:rsidDel="00000000" w:rsidR="00000000" w:rsidRPr="00000000">
        <w:rPr>
          <w:rtl w:val="0"/>
        </w:rPr>
      </w:r>
    </w:p>
    <w:p w:rsidR="00000000" w:rsidDel="00000000" w:rsidP="00000000" w:rsidRDefault="00000000" w:rsidRPr="00000000" w14:paraId="00000305">
      <w:pPr>
        <w:numPr>
          <w:ilvl w:val="0"/>
          <w:numId w:val="79"/>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306">
      <w:pPr>
        <w:numPr>
          <w:ilvl w:val="1"/>
          <w:numId w:val="79"/>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307">
      <w:pPr>
        <w:numPr>
          <w:ilvl w:val="1"/>
          <w:numId w:val="79"/>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308">
      <w:pPr>
        <w:numPr>
          <w:ilvl w:val="1"/>
          <w:numId w:val="79"/>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309">
      <w:pPr>
        <w:numPr>
          <w:ilvl w:val="1"/>
          <w:numId w:val="79"/>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30A">
      <w:pPr>
        <w:numPr>
          <w:ilvl w:val="1"/>
          <w:numId w:val="79"/>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30B">
      <w:pPr>
        <w:numPr>
          <w:ilvl w:val="1"/>
          <w:numId w:val="79"/>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30C">
      <w:pPr>
        <w:numPr>
          <w:ilvl w:val="0"/>
          <w:numId w:val="26"/>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30D">
      <w:pPr>
        <w:numPr>
          <w:ilvl w:val="1"/>
          <w:numId w:val="26"/>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30E">
      <w:pPr>
        <w:ind w:left="0" w:firstLine="0"/>
        <w:rPr>
          <w:b w:val="1"/>
        </w:rPr>
      </w:pPr>
      <w:r w:rsidDel="00000000" w:rsidR="00000000" w:rsidRPr="00000000">
        <w:rPr>
          <w:rtl w:val="0"/>
        </w:rPr>
      </w:r>
    </w:p>
    <w:p w:rsidR="00000000" w:rsidDel="00000000" w:rsidP="00000000" w:rsidRDefault="00000000" w:rsidRPr="00000000" w14:paraId="0000030F">
      <w:pPr>
        <w:numPr>
          <w:ilvl w:val="0"/>
          <w:numId w:val="57"/>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310">
      <w:pPr>
        <w:numPr>
          <w:ilvl w:val="0"/>
          <w:numId w:val="57"/>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311">
      <w:pPr>
        <w:numPr>
          <w:ilvl w:val="0"/>
          <w:numId w:val="26"/>
        </w:numPr>
        <w:ind w:left="1440" w:hanging="360"/>
        <w:rPr>
          <w:u w:val="none"/>
        </w:rPr>
      </w:pPr>
      <w:r w:rsidDel="00000000" w:rsidR="00000000" w:rsidRPr="00000000">
        <w:rPr>
          <w:rtl w:val="0"/>
        </w:rPr>
        <w:t xml:space="preserve">AfriSAR-2</w:t>
      </w:r>
    </w:p>
    <w:p w:rsidR="00000000" w:rsidDel="00000000" w:rsidP="00000000" w:rsidRDefault="00000000" w:rsidRPr="00000000" w14:paraId="00000312">
      <w:pPr>
        <w:numPr>
          <w:ilvl w:val="0"/>
          <w:numId w:val="26"/>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313">
      <w:pPr>
        <w:numPr>
          <w:ilvl w:val="0"/>
          <w:numId w:val="26"/>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314">
      <w:pPr>
        <w:numPr>
          <w:ilvl w:val="0"/>
          <w:numId w:val="26"/>
        </w:numPr>
        <w:ind w:left="1440" w:hanging="360"/>
        <w:rPr>
          <w:u w:val="none"/>
        </w:rPr>
      </w:pPr>
      <w:r w:rsidDel="00000000" w:rsidR="00000000" w:rsidRPr="00000000">
        <w:rPr>
          <w:rtl w:val="0"/>
        </w:rPr>
        <w:t xml:space="preserve">ARES?</w:t>
      </w:r>
    </w:p>
    <w:p w:rsidR="00000000" w:rsidDel="00000000" w:rsidP="00000000" w:rsidRDefault="00000000" w:rsidRPr="00000000" w14:paraId="00000315">
      <w:pPr>
        <w:numPr>
          <w:ilvl w:val="0"/>
          <w:numId w:val="26"/>
        </w:numPr>
        <w:ind w:left="1440" w:hanging="360"/>
        <w:rPr>
          <w:u w:val="none"/>
        </w:rPr>
      </w:pPr>
      <w:r w:rsidDel="00000000" w:rsidR="00000000" w:rsidRPr="00000000">
        <w:rPr>
          <w:rtl w:val="0"/>
        </w:rPr>
        <w:t xml:space="preserve">ESA?</w:t>
      </w:r>
    </w:p>
    <w:p w:rsidR="00000000" w:rsidDel="00000000" w:rsidP="00000000" w:rsidRDefault="00000000" w:rsidRPr="00000000" w14:paraId="00000316">
      <w:pPr>
        <w:numPr>
          <w:ilvl w:val="0"/>
          <w:numId w:val="22"/>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317">
      <w:pPr>
        <w:numPr>
          <w:ilvl w:val="1"/>
          <w:numId w:val="22"/>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318">
      <w:pPr>
        <w:numPr>
          <w:ilvl w:val="1"/>
          <w:numId w:val="22"/>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319">
      <w:pPr>
        <w:numPr>
          <w:ilvl w:val="1"/>
          <w:numId w:val="22"/>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commentRangeStart w:id="326"/>
      <w:r w:rsidDel="00000000" w:rsidR="00000000" w:rsidRPr="00000000">
        <w:rPr>
          <w:rtl w:val="0"/>
        </w:rPr>
        <w:t xml:space="preserve">[</w:t>
      </w:r>
      <w:r w:rsidDel="00000000" w:rsidR="00000000" w:rsidRPr="00000000">
        <w:rPr>
          <w:color w:val="ff0000"/>
          <w:rtl w:val="0"/>
        </w:rPr>
        <w:t xml:space="preserve">Paragraph on AfriSAR-2 campaign here - successes and lessons learned; plan to refly these transects and include Yangambi area in DRC - will require flight to Rwanda</w:t>
      </w:r>
      <w:r w:rsidDel="00000000" w:rsidR="00000000" w:rsidRPr="00000000">
        <w:rPr>
          <w:rtl w:val="0"/>
        </w:rPr>
        <w:t xml:space="preserve">]</w:t>
      </w:r>
      <w:commentRangeEnd w:id="326"/>
      <w:r w:rsidDel="00000000" w:rsidR="00000000" w:rsidRPr="00000000">
        <w:commentReference w:id="326"/>
      </w:r>
      <w:r w:rsidDel="00000000" w:rsidR="00000000" w:rsidRPr="00000000">
        <w:rPr>
          <w:rtl w:val="0"/>
        </w:rPr>
      </w:r>
    </w:p>
    <w:p w:rsidR="00000000" w:rsidDel="00000000" w:rsidP="00000000" w:rsidRDefault="00000000" w:rsidRPr="00000000" w14:paraId="0000031C">
      <w:pPr>
        <w:pStyle w:val="Heading4"/>
        <w:rPr/>
      </w:pPr>
      <w:bookmarkStart w:colFirst="0" w:colLast="0" w:name="_7locis78pd28" w:id="26"/>
      <w:bookmarkEnd w:id="26"/>
      <w:commentRangeStart w:id="327"/>
      <w:r w:rsidDel="00000000" w:rsidR="00000000" w:rsidRPr="00000000">
        <w:rPr>
          <w:rtl w:val="0"/>
        </w:rPr>
        <w:t xml:space="preserve">6.2.3 Field Observations, Studies, Experiments</w:t>
      </w:r>
      <w:commentRangeEnd w:id="327"/>
      <w:r w:rsidDel="00000000" w:rsidR="00000000" w:rsidRPr="00000000">
        <w:commentReference w:id="327"/>
      </w:r>
      <w:r w:rsidDel="00000000" w:rsidR="00000000" w:rsidRPr="00000000">
        <w:rPr>
          <w:rtl w:val="0"/>
        </w:rPr>
      </w:r>
    </w:p>
    <w:p w:rsidR="00000000" w:rsidDel="00000000" w:rsidP="00000000" w:rsidRDefault="00000000" w:rsidRPr="00000000" w14:paraId="0000031D">
      <w:pPr>
        <w:rPr>
          <w:i w:val="1"/>
          <w:color w:val="ff0000"/>
        </w:rPr>
      </w:pPr>
      <w:r w:rsidDel="00000000" w:rsidR="00000000" w:rsidRPr="00000000">
        <w:rPr>
          <w:i w:val="1"/>
          <w:color w:val="ff0000"/>
          <w:rtl w:val="0"/>
        </w:rPr>
        <w:t xml:space="preserve">Field infrastructure</w:t>
      </w:r>
    </w:p>
    <w:p w:rsidR="00000000" w:rsidDel="00000000" w:rsidP="00000000" w:rsidRDefault="00000000" w:rsidRPr="00000000" w14:paraId="0000031E">
      <w:pPr>
        <w:pStyle w:val="Heading3"/>
        <w:rPr/>
      </w:pPr>
      <w:bookmarkStart w:colFirst="0" w:colLast="0" w:name="_f11ajoxckysx" w:id="27"/>
      <w:bookmarkEnd w:id="27"/>
      <w:commentRangeStart w:id="328"/>
      <w:commentRangeStart w:id="329"/>
      <w:r w:rsidDel="00000000" w:rsidR="00000000" w:rsidRPr="00000000">
        <w:rPr>
          <w:rtl w:val="0"/>
        </w:rPr>
        <w:t xml:space="preserve">6</w:t>
      </w:r>
      <w:r w:rsidDel="00000000" w:rsidR="00000000" w:rsidRPr="00000000">
        <w:rPr>
          <w:rtl w:val="0"/>
        </w:rPr>
        <w:t xml:space="preserve">.3 Modeling, Data Synthesis, and Integrative Analyses</w:t>
      </w:r>
      <w:commentRangeEnd w:id="328"/>
      <w:r w:rsidDel="00000000" w:rsidR="00000000" w:rsidRPr="00000000">
        <w:commentReference w:id="328"/>
      </w:r>
      <w:commentRangeEnd w:id="329"/>
      <w:r w:rsidDel="00000000" w:rsidR="00000000" w:rsidRPr="00000000">
        <w:commentReference w:id="329"/>
      </w:r>
      <w:r w:rsidDel="00000000" w:rsidR="00000000" w:rsidRPr="00000000">
        <w:rPr>
          <w:rtl w:val="0"/>
        </w:rPr>
      </w:r>
    </w:p>
    <w:p w:rsidR="00000000" w:rsidDel="00000000" w:rsidP="00000000" w:rsidRDefault="00000000" w:rsidRPr="00000000" w14:paraId="0000031F">
      <w:pPr>
        <w:pStyle w:val="Heading4"/>
        <w:rPr/>
      </w:pPr>
      <w:bookmarkStart w:colFirst="0" w:colLast="0" w:name="_6l7aghp2o9mp" w:id="28"/>
      <w:bookmarkEnd w:id="28"/>
      <w:r w:rsidDel="00000000" w:rsidR="00000000" w:rsidRPr="00000000">
        <w:rPr>
          <w:rtl w:val="0"/>
        </w:rPr>
        <w:t xml:space="preserve">6.3.1 Modelin</w:t>
      </w:r>
      <w:commentRangeStart w:id="330"/>
      <w:r w:rsidDel="00000000" w:rsidR="00000000" w:rsidRPr="00000000">
        <w:rPr>
          <w:rtl w:val="0"/>
        </w:rPr>
        <w:t xml:space="preserve">g</w:t>
      </w:r>
      <w:commentRangeEnd w:id="330"/>
      <w:r w:rsidDel="00000000" w:rsidR="00000000" w:rsidRPr="00000000">
        <w:commentReference w:id="330"/>
      </w:r>
      <w:r w:rsidDel="00000000" w:rsidR="00000000" w:rsidRPr="00000000">
        <w:rPr>
          <w:rtl w:val="0"/>
        </w:rPr>
        <w:t xml:space="preserve"> &amp; Data Integration approach </w:t>
      </w:r>
    </w:p>
    <w:p w:rsidR="00000000" w:rsidDel="00000000" w:rsidP="00000000" w:rsidRDefault="00000000" w:rsidRPr="00000000" w14:paraId="00000320">
      <w:pPr>
        <w:rPr>
          <w:b w:val="1"/>
          <w:color w:val="ff0000"/>
        </w:rPr>
      </w:pPr>
      <w:commentRangeStart w:id="331"/>
      <w:r w:rsidDel="00000000" w:rsidR="00000000" w:rsidRPr="00000000">
        <w:rPr>
          <w:b w:val="1"/>
          <w:color w:val="ff0000"/>
          <w:rtl w:val="0"/>
        </w:rPr>
        <w:t xml:space="preserve">Notes from writing workshop:</w:t>
      </w:r>
      <w:commentRangeEnd w:id="331"/>
      <w:r w:rsidDel="00000000" w:rsidR="00000000" w:rsidRPr="00000000">
        <w:commentReference w:id="331"/>
      </w:r>
      <w:r w:rsidDel="00000000" w:rsidR="00000000" w:rsidRPr="00000000">
        <w:rPr>
          <w:rtl w:val="0"/>
        </w:rPr>
      </w:r>
    </w:p>
    <w:p w:rsidR="00000000" w:rsidDel="00000000" w:rsidP="00000000" w:rsidRDefault="00000000" w:rsidRPr="00000000" w14:paraId="00000321">
      <w:pPr>
        <w:numPr>
          <w:ilvl w:val="0"/>
          <w:numId w:val="65"/>
        </w:numPr>
        <w:ind w:left="720" w:hanging="360"/>
        <w:rPr>
          <w:color w:val="ff0000"/>
        </w:rPr>
      </w:pPr>
      <w:r w:rsidDel="00000000" w:rsidR="00000000" w:rsidRPr="00000000">
        <w:rPr>
          <w:color w:val="ff0000"/>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322">
      <w:pPr>
        <w:numPr>
          <w:ilvl w:val="0"/>
          <w:numId w:val="65"/>
        </w:numPr>
        <w:ind w:left="720" w:hanging="360"/>
        <w:rPr>
          <w:color w:val="ff0000"/>
        </w:rPr>
      </w:pPr>
      <w:r w:rsidDel="00000000" w:rsidR="00000000" w:rsidRPr="00000000">
        <w:rPr>
          <w:color w:val="ff0000"/>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323">
      <w:pPr>
        <w:numPr>
          <w:ilvl w:val="0"/>
          <w:numId w:val="65"/>
        </w:numPr>
        <w:ind w:left="720" w:hanging="360"/>
        <w:rPr>
          <w:color w:val="ff0000"/>
        </w:rPr>
      </w:pPr>
      <w:r w:rsidDel="00000000" w:rsidR="00000000" w:rsidRPr="00000000">
        <w:rPr>
          <w:color w:val="ff0000"/>
          <w:rtl w:val="0"/>
        </w:rPr>
        <w:t xml:space="preserve">Mechanistic model, statistic model, hybrid models (leverage AI with satellite, field feed into mechanistic models) to make predictions</w:t>
      </w:r>
    </w:p>
    <w:p w:rsidR="00000000" w:rsidDel="00000000" w:rsidP="00000000" w:rsidRDefault="00000000" w:rsidRPr="00000000" w14:paraId="00000324">
      <w:pPr>
        <w:numPr>
          <w:ilvl w:val="0"/>
          <w:numId w:val="65"/>
        </w:numPr>
        <w:ind w:left="720" w:hanging="360"/>
        <w:rPr>
          <w:color w:val="ff0000"/>
        </w:rPr>
      </w:pPr>
      <w:r w:rsidDel="00000000" w:rsidR="00000000" w:rsidRPr="00000000">
        <w:rPr>
          <w:color w:val="ff0000"/>
          <w:rtl w:val="0"/>
        </w:rPr>
        <w:t xml:space="preserve">Use models to select sites</w:t>
      </w:r>
    </w:p>
    <w:p w:rsidR="00000000" w:rsidDel="00000000" w:rsidP="00000000" w:rsidRDefault="00000000" w:rsidRPr="00000000" w14:paraId="00000325">
      <w:pPr>
        <w:numPr>
          <w:ilvl w:val="0"/>
          <w:numId w:val="1"/>
        </w:numPr>
        <w:ind w:left="720" w:hanging="360"/>
        <w:rPr>
          <w:color w:val="ff0000"/>
        </w:rPr>
      </w:pPr>
      <w:r w:rsidDel="00000000" w:rsidR="00000000" w:rsidRPr="00000000">
        <w:rPr>
          <w:color w:val="ff0000"/>
          <w:rtl w:val="0"/>
        </w:rPr>
        <w:t xml:space="preserve">Space for time time series to constrain modeling</w:t>
      </w:r>
    </w:p>
    <w:p w:rsidR="00000000" w:rsidDel="00000000" w:rsidP="00000000" w:rsidRDefault="00000000" w:rsidRPr="00000000" w14:paraId="00000326">
      <w:pPr>
        <w:numPr>
          <w:ilvl w:val="0"/>
          <w:numId w:val="1"/>
        </w:numPr>
        <w:ind w:left="720" w:hanging="360"/>
        <w:rPr>
          <w:color w:val="ff0000"/>
        </w:rPr>
      </w:pPr>
      <w:r w:rsidDel="00000000" w:rsidR="00000000" w:rsidRPr="00000000">
        <w:rPr>
          <w:color w:val="ff0000"/>
          <w:rtl w:val="0"/>
        </w:rPr>
        <w:t xml:space="preserve">Emphasize data fusion</w:t>
      </w:r>
    </w:p>
    <w:p w:rsidR="00000000" w:rsidDel="00000000" w:rsidP="00000000" w:rsidRDefault="00000000" w:rsidRPr="00000000" w14:paraId="00000327">
      <w:pPr>
        <w:numPr>
          <w:ilvl w:val="1"/>
          <w:numId w:val="1"/>
        </w:numPr>
        <w:ind w:left="1440" w:hanging="360"/>
      </w:pPr>
      <w:r w:rsidDel="00000000" w:rsidR="00000000" w:rsidRPr="00000000">
        <w:rPr>
          <w:color w:val="ff0000"/>
          <w:rtl w:val="0"/>
        </w:rPr>
        <w:t xml:space="preserve">Carlos Silva (and Laura Duncanson?) </w:t>
      </w:r>
      <w:hyperlink r:id="rId247">
        <w:r w:rsidDel="00000000" w:rsidR="00000000" w:rsidRPr="00000000">
          <w:rPr>
            <w:color w:val="1155cc"/>
            <w:u w:val="single"/>
            <w:rtl w:val="0"/>
          </w:rPr>
          <w:t xml:space="preserve">has CMS funded project</w:t>
        </w:r>
      </w:hyperlink>
      <w:hyperlink r:id="rId248">
        <w:r w:rsidDel="00000000" w:rsidR="00000000" w:rsidRPr="00000000">
          <w:rPr>
            <w:color w:val="ff0000"/>
            <w:u w:val="single"/>
            <w:rtl w:val="0"/>
          </w:rPr>
          <w:t xml:space="preserve"> </w:t>
        </w:r>
      </w:hyperlink>
      <w:r w:rsidDel="00000000" w:rsidR="00000000" w:rsidRPr="00000000">
        <w:rPr>
          <w:color w:val="ff0000"/>
          <w:rtl w:val="0"/>
        </w:rPr>
        <w:t xml:space="preserve">that emphasizes data fusion</w:t>
      </w:r>
    </w:p>
    <w:p w:rsidR="00000000" w:rsidDel="00000000" w:rsidP="00000000" w:rsidRDefault="00000000" w:rsidRPr="00000000" w14:paraId="00000328">
      <w:pPr>
        <w:numPr>
          <w:ilvl w:val="2"/>
          <w:numId w:val="1"/>
        </w:numPr>
        <w:ind w:left="2160" w:hanging="360"/>
        <w:rPr>
          <w:color w:val="ff0000"/>
        </w:rPr>
      </w:pPr>
      <w:r w:rsidDel="00000000" w:rsidR="00000000" w:rsidRPr="00000000">
        <w:rPr>
          <w:color w:val="ff0000"/>
          <w:rtl w:val="0"/>
        </w:rPr>
        <w:t xml:space="preserve">Include as case study of data-model fusion and stakeholder engagement</w:t>
      </w:r>
    </w:p>
    <w:p w:rsidR="00000000" w:rsidDel="00000000" w:rsidP="00000000" w:rsidRDefault="00000000" w:rsidRPr="00000000" w14:paraId="00000329">
      <w:pPr>
        <w:numPr>
          <w:ilvl w:val="2"/>
          <w:numId w:val="1"/>
        </w:numPr>
        <w:ind w:left="2160" w:hanging="360"/>
        <w:rPr>
          <w:color w:val="ff0000"/>
        </w:rPr>
      </w:pPr>
      <w:r w:rsidDel="00000000" w:rsidR="00000000" w:rsidRPr="00000000">
        <w:rPr>
          <w:color w:val="ff0000"/>
          <w:rtl w:val="0"/>
        </w:rPr>
        <w:t xml:space="preserve">iterative process</w:t>
      </w:r>
    </w:p>
    <w:p w:rsidR="00000000" w:rsidDel="00000000" w:rsidP="00000000" w:rsidRDefault="00000000" w:rsidRPr="00000000" w14:paraId="0000032A">
      <w:pPr>
        <w:numPr>
          <w:ilvl w:val="2"/>
          <w:numId w:val="1"/>
        </w:numPr>
        <w:ind w:left="2160" w:hanging="360"/>
        <w:rPr>
          <w:color w:val="ff0000"/>
        </w:rPr>
      </w:pPr>
      <w:r w:rsidDel="00000000" w:rsidR="00000000" w:rsidRPr="00000000">
        <w:rPr>
          <w:color w:val="ff0000"/>
          <w:rtl w:val="0"/>
        </w:rPr>
        <w:t xml:space="preserve">Carlos in Brazil - August and September, but otherwise can help with figures and text</w:t>
      </w:r>
    </w:p>
    <w:p w:rsidR="00000000" w:rsidDel="00000000" w:rsidP="00000000" w:rsidRDefault="00000000" w:rsidRPr="00000000" w14:paraId="0000032B">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332"/>
      <w:r w:rsidDel="00000000" w:rsidR="00000000" w:rsidRPr="00000000">
        <w:rPr>
          <w:rtl w:val="0"/>
        </w:rPr>
        <w:t xml:space="preserve">.</w:t>
      </w:r>
      <w:commentRangeEnd w:id="332"/>
      <w:r w:rsidDel="00000000" w:rsidR="00000000" w:rsidRPr="00000000">
        <w:commentReference w:id="332"/>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spacing w:after="240" w:lineRule="auto"/>
        <w:rPr/>
      </w:pPr>
      <w:r w:rsidDel="00000000" w:rsidR="00000000" w:rsidRPr="00000000">
        <w:rPr>
          <w:rtl w:val="0"/>
        </w:rPr>
        <w:t xml:space="preserve">Projecting the future trajectory of tropical ecosystems presents a significant challenge to </w:t>
      </w:r>
      <w:commentRangeStart w:id="333"/>
      <w:r w:rsidDel="00000000" w:rsidR="00000000" w:rsidRPr="00000000">
        <w:rPr>
          <w:rtl w:val="0"/>
        </w:rPr>
        <w:t xml:space="preserve">Earth system models (ESMs)</w:t>
      </w:r>
      <w:commentRangeEnd w:id="333"/>
      <w:r w:rsidDel="00000000" w:rsidR="00000000" w:rsidRPr="00000000">
        <w:commentReference w:id="333"/>
      </w:r>
      <w:r w:rsidDel="00000000" w:rsidR="00000000" w:rsidRPr="00000000">
        <w:rPr>
          <w:rtl w:val="0"/>
        </w:rPr>
        <w:t xml:space="preserve">, as these models must accurately represent complex physical, biogeochemical, and ecosystem dynamics. Model intercomparison projects such as CMIPs (</w:t>
      </w:r>
      <w:commentRangeStart w:id="334"/>
      <w:r w:rsidDel="00000000" w:rsidR="00000000" w:rsidRPr="00000000">
        <w:rPr>
          <w:rtl w:val="0"/>
        </w:rPr>
        <w:t xml:space="preserve">Taylor et al. 2012</w:t>
      </w:r>
      <w:commentRangeEnd w:id="334"/>
      <w:r w:rsidDel="00000000" w:rsidR="00000000" w:rsidRPr="00000000">
        <w:commentReference w:id="334"/>
      </w:r>
      <w:r w:rsidDel="00000000" w:rsidR="00000000" w:rsidRPr="00000000">
        <w:rPr>
          <w:rtl w:val="0"/>
        </w:rPr>
        <w:t xml:space="preserve">; </w:t>
      </w:r>
      <w:commentRangeStart w:id="335"/>
      <w:r w:rsidDel="00000000" w:rsidR="00000000" w:rsidRPr="00000000">
        <w:rPr>
          <w:rtl w:val="0"/>
        </w:rPr>
        <w:t xml:space="preserve">Eyring et al. 2016</w:t>
      </w:r>
      <w:commentRangeEnd w:id="335"/>
      <w:r w:rsidDel="00000000" w:rsidR="00000000" w:rsidRPr="00000000">
        <w:commentReference w:id="335"/>
      </w:r>
      <w:r w:rsidDel="00000000" w:rsidR="00000000" w:rsidRPr="00000000">
        <w:rPr>
          <w:rtl w:val="0"/>
        </w:rPr>
        <w:t xml:space="preserve">) and TRENDY (</w:t>
      </w:r>
      <w:commentRangeStart w:id="336"/>
      <w:r w:rsidDel="00000000" w:rsidR="00000000" w:rsidRPr="00000000">
        <w:rPr>
          <w:rtl w:val="0"/>
        </w:rPr>
        <w:t xml:space="preserve">Friedlingstein et al. 2023</w:t>
      </w:r>
      <w:commentRangeEnd w:id="336"/>
      <w:r w:rsidDel="00000000" w:rsidR="00000000" w:rsidRPr="00000000">
        <w:commentReference w:id="336"/>
      </w:r>
      <w:r w:rsidDel="00000000" w:rsidR="00000000" w:rsidRPr="00000000">
        <w:rPr>
          <w:rtl w:val="0"/>
        </w:rPr>
        <w:t xml:space="preserve">; </w:t>
      </w:r>
      <w:commentRangeStart w:id="337"/>
      <w:r w:rsidDel="00000000" w:rsidR="00000000" w:rsidRPr="00000000">
        <w:rPr>
          <w:rtl w:val="0"/>
        </w:rPr>
        <w:t xml:space="preserve">Sitch et al. 2024</w:t>
      </w:r>
      <w:commentRangeEnd w:id="337"/>
      <w:r w:rsidDel="00000000" w:rsidR="00000000" w:rsidRPr="00000000">
        <w:commentReference w:id="337"/>
      </w:r>
      <w:r w:rsidDel="00000000" w:rsidR="00000000" w:rsidRPr="00000000">
        <w:rPr>
          <w:rtl w:val="0"/>
        </w:rPr>
        <w:t xml:space="preserve">) are crucial for tracking the development of process-based models and identifying areas that need to be improved (</w:t>
      </w:r>
      <w:commentRangeStart w:id="338"/>
      <w:r w:rsidDel="00000000" w:rsidR="00000000" w:rsidRPr="00000000">
        <w:rPr>
          <w:rtl w:val="0"/>
        </w:rPr>
        <w:t xml:space="preserve">Arora et al., 2020</w:t>
      </w:r>
      <w:commentRangeEnd w:id="338"/>
      <w:r w:rsidDel="00000000" w:rsidR="00000000" w:rsidRPr="00000000">
        <w:commentReference w:id="338"/>
      </w:r>
      <w:r w:rsidDel="00000000" w:rsidR="00000000" w:rsidRPr="00000000">
        <w:rPr>
          <w:rtl w:val="0"/>
        </w:rPr>
        <w:t xml:space="preserve">). While the benchmarking and validation of ESMs have become more common in recent years (</w:t>
      </w:r>
      <w:commentRangeStart w:id="339"/>
      <w:r w:rsidDel="00000000" w:rsidR="00000000" w:rsidRPr="00000000">
        <w:rPr>
          <w:rtl w:val="0"/>
        </w:rPr>
        <w:t xml:space="preserve">Fisher et al. 2018</w:t>
      </w:r>
      <w:commentRangeEnd w:id="339"/>
      <w:r w:rsidDel="00000000" w:rsidR="00000000" w:rsidRPr="00000000">
        <w:commentReference w:id="339"/>
      </w:r>
      <w:r w:rsidDel="00000000" w:rsidR="00000000" w:rsidRPr="00000000">
        <w:rPr>
          <w:rtl w:val="0"/>
        </w:rPr>
        <w:t xml:space="preserve">), it is still rare to systematically evaluate the performance of carbon cycle models after they have been updated (</w:t>
      </w:r>
      <w:commentRangeStart w:id="340"/>
      <w:r w:rsidDel="00000000" w:rsidR="00000000" w:rsidRPr="00000000">
        <w:rPr>
          <w:rtl w:val="0"/>
        </w:rPr>
        <w:t xml:space="preserve">Fer et al. 2021</w:t>
      </w:r>
      <w:commentRangeEnd w:id="340"/>
      <w:r w:rsidDel="00000000" w:rsidR="00000000" w:rsidRPr="00000000">
        <w:commentReference w:id="340"/>
      </w:r>
      <w:r w:rsidDel="00000000" w:rsidR="00000000" w:rsidRPr="00000000">
        <w:rPr>
          <w:rtl w:val="0"/>
        </w:rPr>
        <w:t xml:space="preserve">). However, such comparisons with observational datasets are essential for testing hypotheses and evaluating predictive accuracy (</w:t>
      </w:r>
      <w:commentRangeStart w:id="341"/>
      <w:r w:rsidDel="00000000" w:rsidR="00000000" w:rsidRPr="00000000">
        <w:rPr>
          <w:rtl w:val="0"/>
        </w:rPr>
        <w:t xml:space="preserve">Fisher et al. 2018</w:t>
      </w:r>
      <w:commentRangeEnd w:id="341"/>
      <w:r w:rsidDel="00000000" w:rsidR="00000000" w:rsidRPr="00000000">
        <w:commentReference w:id="341"/>
      </w:r>
      <w:r w:rsidDel="00000000" w:rsidR="00000000" w:rsidRPr="00000000">
        <w:rPr>
          <w:rtl w:val="0"/>
        </w:rPr>
        <w:t xml:space="preserve">). The International Land Model Benchmarking (ILAMB) project (</w:t>
      </w:r>
      <w:commentRangeStart w:id="342"/>
      <w:r w:rsidDel="00000000" w:rsidR="00000000" w:rsidRPr="00000000">
        <w:rPr>
          <w:rtl w:val="0"/>
        </w:rPr>
        <w:t xml:space="preserve">Hoffman et al. 2017</w:t>
      </w:r>
      <w:commentRangeEnd w:id="342"/>
      <w:r w:rsidDel="00000000" w:rsidR="00000000" w:rsidRPr="00000000">
        <w:commentReference w:id="342"/>
      </w:r>
      <w:r w:rsidDel="00000000" w:rsidR="00000000" w:rsidRPr="00000000">
        <w:rPr>
          <w:rtl w:val="0"/>
        </w:rPr>
        <w:t xml:space="preserve">; </w:t>
      </w:r>
      <w:commentRangeStart w:id="343"/>
      <w:r w:rsidDel="00000000" w:rsidR="00000000" w:rsidRPr="00000000">
        <w:rPr>
          <w:rtl w:val="0"/>
        </w:rPr>
        <w:t xml:space="preserve">Collier et al. 2018</w:t>
      </w:r>
      <w:commentRangeEnd w:id="343"/>
      <w:r w:rsidDel="00000000" w:rsidR="00000000" w:rsidRPr="00000000">
        <w:commentReference w:id="343"/>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344"/>
      <w:r w:rsidDel="00000000" w:rsidR="00000000" w:rsidRPr="00000000">
        <w:rPr>
          <w:rtl w:val="0"/>
        </w:rPr>
        <w:t xml:space="preserve">Braghiere et al., 2023</w:t>
      </w:r>
      <w:commentRangeEnd w:id="344"/>
      <w:r w:rsidDel="00000000" w:rsidR="00000000" w:rsidRPr="00000000">
        <w:commentReference w:id="344"/>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32E">
      <w:pPr>
        <w:numPr>
          <w:ilvl w:val="0"/>
          <w:numId w:val="74"/>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345"/>
      <w:r w:rsidDel="00000000" w:rsidR="00000000" w:rsidRPr="00000000">
        <w:rPr>
          <w:rtl w:val="0"/>
        </w:rPr>
        <w:t xml:space="preserve">Fisher et al. 2018</w:t>
      </w:r>
      <w:commentRangeEnd w:id="345"/>
      <w:r w:rsidDel="00000000" w:rsidR="00000000" w:rsidRPr="00000000">
        <w:commentReference w:id="345"/>
      </w:r>
      <w:r w:rsidDel="00000000" w:rsidR="00000000" w:rsidRPr="00000000">
        <w:rPr>
          <w:rtl w:val="0"/>
        </w:rPr>
        <w:t xml:space="preserve">; </w:t>
      </w:r>
      <w:commentRangeStart w:id="346"/>
      <w:r w:rsidDel="00000000" w:rsidR="00000000" w:rsidRPr="00000000">
        <w:rPr>
          <w:rtl w:val="0"/>
        </w:rPr>
        <w:t xml:space="preserve">Fisher and Koven 2020</w:t>
      </w:r>
      <w:commentRangeEnd w:id="346"/>
      <w:r w:rsidDel="00000000" w:rsidR="00000000" w:rsidRPr="00000000">
        <w:commentReference w:id="346"/>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347"/>
      <w:r w:rsidDel="00000000" w:rsidR="00000000" w:rsidRPr="00000000">
        <w:rPr>
          <w:rtl w:val="0"/>
        </w:rPr>
        <w:t xml:space="preserve">Bonan et al. 2024</w:t>
      </w:r>
      <w:commentRangeEnd w:id="347"/>
      <w:r w:rsidDel="00000000" w:rsidR="00000000" w:rsidRPr="00000000">
        <w:commentReference w:id="347"/>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348"/>
      <w:r w:rsidDel="00000000" w:rsidR="00000000" w:rsidRPr="00000000">
        <w:rPr>
          <w:rtl w:val="0"/>
        </w:rPr>
        <w:t xml:space="preserve">Antonarakis et al. 2014</w:t>
      </w:r>
      <w:commentRangeEnd w:id="348"/>
      <w:r w:rsidDel="00000000" w:rsidR="00000000" w:rsidRPr="00000000">
        <w:commentReference w:id="348"/>
      </w:r>
      <w:r w:rsidDel="00000000" w:rsidR="00000000" w:rsidRPr="00000000">
        <w:rPr>
          <w:rtl w:val="0"/>
        </w:rPr>
        <w:t xml:space="preserve">; </w:t>
      </w:r>
      <w:commentRangeStart w:id="349"/>
      <w:r w:rsidDel="00000000" w:rsidR="00000000" w:rsidRPr="00000000">
        <w:rPr>
          <w:rtl w:val="0"/>
        </w:rPr>
        <w:t xml:space="preserve">Longo et al. 2020</w:t>
      </w:r>
      <w:commentRangeEnd w:id="349"/>
      <w:r w:rsidDel="00000000" w:rsidR="00000000" w:rsidRPr="00000000">
        <w:commentReference w:id="349"/>
      </w:r>
      <w:r w:rsidDel="00000000" w:rsidR="00000000" w:rsidRPr="00000000">
        <w:rPr>
          <w:rtl w:val="0"/>
        </w:rPr>
        <w:t xml:space="preserve">; </w:t>
      </w:r>
      <w:commentRangeStart w:id="350"/>
      <w:r w:rsidDel="00000000" w:rsidR="00000000" w:rsidRPr="00000000">
        <w:rPr>
          <w:rtl w:val="0"/>
        </w:rPr>
        <w:t xml:space="preserve">Schneider et al. 2023</w:t>
      </w:r>
      <w:commentRangeEnd w:id="350"/>
      <w:r w:rsidDel="00000000" w:rsidR="00000000" w:rsidRPr="00000000">
        <w:commentReference w:id="350"/>
      </w:r>
      <w:r w:rsidDel="00000000" w:rsidR="00000000" w:rsidRPr="00000000">
        <w:rPr>
          <w:rtl w:val="0"/>
        </w:rPr>
        <w:t xml:space="preserve">), ED (</w:t>
      </w:r>
      <w:commentRangeStart w:id="351"/>
      <w:r w:rsidDel="00000000" w:rsidR="00000000" w:rsidRPr="00000000">
        <w:rPr>
          <w:rtl w:val="0"/>
        </w:rPr>
        <w:t xml:space="preserve">Hurtt et al. 2004</w:t>
      </w:r>
      <w:commentRangeEnd w:id="351"/>
      <w:r w:rsidDel="00000000" w:rsidR="00000000" w:rsidRPr="00000000">
        <w:commentReference w:id="351"/>
      </w:r>
      <w:r w:rsidDel="00000000" w:rsidR="00000000" w:rsidRPr="00000000">
        <w:rPr>
          <w:rtl w:val="0"/>
        </w:rPr>
        <w:t xml:space="preserve">; </w:t>
      </w:r>
      <w:commentRangeStart w:id="352"/>
      <w:r w:rsidDel="00000000" w:rsidR="00000000" w:rsidRPr="00000000">
        <w:rPr>
          <w:rtl w:val="0"/>
        </w:rPr>
        <w:t xml:space="preserve">Ma et al. 2023</w:t>
      </w:r>
      <w:commentRangeEnd w:id="352"/>
      <w:r w:rsidDel="00000000" w:rsidR="00000000" w:rsidRPr="00000000">
        <w:commentReference w:id="352"/>
      </w:r>
      <w:r w:rsidDel="00000000" w:rsidR="00000000" w:rsidRPr="00000000">
        <w:rPr>
          <w:rtl w:val="0"/>
        </w:rPr>
        <w:t xml:space="preserve">) and FATES (</w:t>
      </w:r>
      <w:commentRangeStart w:id="353"/>
      <w:r w:rsidDel="00000000" w:rsidR="00000000" w:rsidRPr="00000000">
        <w:rPr>
          <w:rtl w:val="0"/>
        </w:rPr>
        <w:t xml:space="preserve">Negrón-Juárez et al. 2020</w:t>
      </w:r>
      <w:commentRangeEnd w:id="353"/>
      <w:r w:rsidDel="00000000" w:rsidR="00000000" w:rsidRPr="00000000">
        <w:commentReference w:id="353"/>
      </w:r>
      <w:r w:rsidDel="00000000" w:rsidR="00000000" w:rsidRPr="00000000">
        <w:rPr>
          <w:rtl w:val="0"/>
        </w:rPr>
        <w:t xml:space="preserve">), (2) data-driven hybrid models that solve processes with a strong data assimilation approach such as CARDAMOM (</w:t>
      </w:r>
      <w:commentRangeStart w:id="354"/>
      <w:r w:rsidDel="00000000" w:rsidR="00000000" w:rsidRPr="00000000">
        <w:rPr>
          <w:rtl w:val="0"/>
        </w:rPr>
        <w:t xml:space="preserve">Bloom et al. 2016</w:t>
      </w:r>
      <w:commentRangeEnd w:id="354"/>
      <w:r w:rsidDel="00000000" w:rsidR="00000000" w:rsidRPr="00000000">
        <w:commentReference w:id="354"/>
      </w:r>
      <w:r w:rsidDel="00000000" w:rsidR="00000000" w:rsidRPr="00000000">
        <w:rPr>
          <w:rtl w:val="0"/>
        </w:rPr>
        <w:t xml:space="preserve">, </w:t>
      </w:r>
      <w:commentRangeStart w:id="355"/>
      <w:r w:rsidDel="00000000" w:rsidR="00000000" w:rsidRPr="00000000">
        <w:rPr>
          <w:rtl w:val="0"/>
        </w:rPr>
        <w:t xml:space="preserve">2020</w:t>
      </w:r>
      <w:commentRangeEnd w:id="355"/>
      <w:r w:rsidDel="00000000" w:rsidR="00000000" w:rsidRPr="00000000">
        <w:commentReference w:id="355"/>
      </w:r>
      <w:r w:rsidDel="00000000" w:rsidR="00000000" w:rsidRPr="00000000">
        <w:rPr>
          <w:rtl w:val="0"/>
        </w:rPr>
        <w:t xml:space="preserve">) and CliMA (</w:t>
      </w:r>
      <w:commentRangeStart w:id="356"/>
      <w:r w:rsidDel="00000000" w:rsidR="00000000" w:rsidRPr="00000000">
        <w:rPr>
          <w:rtl w:val="0"/>
        </w:rPr>
        <w:t xml:space="preserve">Braghiere et al. 2023</w:t>
      </w:r>
      <w:commentRangeEnd w:id="356"/>
      <w:r w:rsidDel="00000000" w:rsidR="00000000" w:rsidRPr="00000000">
        <w:commentReference w:id="356"/>
      </w:r>
      <w:r w:rsidDel="00000000" w:rsidR="00000000" w:rsidRPr="00000000">
        <w:rPr>
          <w:rtl w:val="0"/>
        </w:rPr>
        <w:t xml:space="preserve">; </w:t>
      </w:r>
      <w:commentRangeStart w:id="357"/>
      <w:r w:rsidDel="00000000" w:rsidR="00000000" w:rsidRPr="00000000">
        <w:rPr>
          <w:rtl w:val="0"/>
        </w:rPr>
        <w:t xml:space="preserve">Wang et al. 2023</w:t>
      </w:r>
      <w:commentRangeEnd w:id="357"/>
      <w:r w:rsidDel="00000000" w:rsidR="00000000" w:rsidRPr="00000000">
        <w:commentReference w:id="357"/>
      </w:r>
      <w:r w:rsidDel="00000000" w:rsidR="00000000" w:rsidRPr="00000000">
        <w:rPr>
          <w:rtl w:val="0"/>
        </w:rPr>
        <w:t xml:space="preserve">), (3) top-down inverse modeling approaches that link column measurements with fluxes through atmospheric transport models such as CarbonTracker (</w:t>
      </w:r>
      <w:commentRangeStart w:id="358"/>
      <w:r w:rsidDel="00000000" w:rsidR="00000000" w:rsidRPr="00000000">
        <w:rPr>
          <w:rtl w:val="0"/>
        </w:rPr>
        <w:t xml:space="preserve">Peters et al. 2007</w:t>
      </w:r>
      <w:commentRangeEnd w:id="358"/>
      <w:r w:rsidDel="00000000" w:rsidR="00000000" w:rsidRPr="00000000">
        <w:commentReference w:id="358"/>
      </w:r>
      <w:r w:rsidDel="00000000" w:rsidR="00000000" w:rsidRPr="00000000">
        <w:rPr>
          <w:rtl w:val="0"/>
        </w:rPr>
        <w:t xml:space="preserve">) and CMS-Flux (</w:t>
      </w:r>
      <w:commentRangeStart w:id="359"/>
      <w:r w:rsidDel="00000000" w:rsidR="00000000" w:rsidRPr="00000000">
        <w:rPr>
          <w:rtl w:val="0"/>
        </w:rPr>
        <w:t xml:space="preserve">Liu et al. 2020</w:t>
      </w:r>
      <w:commentRangeEnd w:id="359"/>
      <w:r w:rsidDel="00000000" w:rsidR="00000000" w:rsidRPr="00000000">
        <w:commentReference w:id="359"/>
      </w:r>
      <w:r w:rsidDel="00000000" w:rsidR="00000000" w:rsidRPr="00000000">
        <w:rPr>
          <w:rtl w:val="0"/>
        </w:rPr>
        <w:t xml:space="preserve">), and (4) models that are based on Artificial Intelligence and machine learning (</w:t>
      </w:r>
      <w:r w:rsidDel="00000000" w:rsidR="00000000" w:rsidRPr="00000000">
        <w:rPr>
          <w:highlight w:val="yellow"/>
          <w:rtl w:val="0"/>
        </w:rPr>
        <w:t xml:space="preserve">REF</w:t>
      </w:r>
      <w:r w:rsidDel="00000000" w:rsidR="00000000" w:rsidRPr="00000000">
        <w:rPr>
          <w:rtl w:val="0"/>
        </w:rPr>
        <w:t xml:space="preserve">). We already identified several opportunities for which models can be used to investigate processes relevant to PANGEA to help answer the key research questions (</w:t>
      </w:r>
      <w:r w:rsidDel="00000000" w:rsidR="00000000" w:rsidRPr="00000000">
        <w:rPr>
          <w:highlight w:val="yellow"/>
          <w:rtl w:val="0"/>
        </w:rPr>
        <w:t xml:space="preserve">Table XX</w:t>
      </w:r>
      <w:r w:rsidDel="00000000" w:rsidR="00000000" w:rsidRPr="00000000">
        <w:rPr>
          <w:rtl w:val="0"/>
        </w:rPr>
        <w:t xml:space="preserve">). The data collected by PANGEA will allow further advancing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to integrate between remote sensing and models in the upcoming years. </w:t>
      </w:r>
    </w:p>
    <w:p w:rsidR="00000000" w:rsidDel="00000000" w:rsidP="00000000" w:rsidRDefault="00000000" w:rsidRPr="00000000" w14:paraId="00000331">
      <w:pPr>
        <w:ind w:left="0" w:firstLine="0"/>
        <w:rPr/>
      </w:pPr>
      <w:r w:rsidDel="00000000" w:rsidR="00000000" w:rsidRPr="00000000">
        <w:rPr>
          <w:rtl w:val="0"/>
        </w:rPr>
      </w:r>
    </w:p>
    <w:p w:rsidR="00000000" w:rsidDel="00000000" w:rsidP="00000000" w:rsidRDefault="00000000" w:rsidRPr="00000000" w14:paraId="00000332">
      <w:pPr>
        <w:numPr>
          <w:ilvl w:val="0"/>
          <w:numId w:val="74"/>
        </w:numPr>
        <w:ind w:left="720" w:hanging="360"/>
        <w:rPr>
          <w:u w:val="none"/>
          <w:rPrChange w:author="Marcos Longo" w:id="62" w:date="2024-08-29T21:57:40Z">
            <w:rPr>
              <w:u w:val="none"/>
            </w:rPr>
          </w:rPrChange>
        </w:rPr>
        <w:pPrChange w:author="Marcos Longo" w:id="0" w:date="2024-08-29T21:57:40Z">
          <w:pPr>
            <w:numPr>
              <w:ilvl w:val="0"/>
              <w:numId w:val="74"/>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360"/>
      <w:r w:rsidDel="00000000" w:rsidR="00000000" w:rsidRPr="00000000">
        <w:rPr>
          <w:rtl w:val="0"/>
        </w:rPr>
        <w:t xml:space="preserve">top-down approaches</w:t>
      </w:r>
      <w:commentRangeEnd w:id="360"/>
      <w:r w:rsidDel="00000000" w:rsidR="00000000" w:rsidRPr="00000000">
        <w:commentReference w:id="360"/>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35">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36">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33D">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33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33F">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342">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34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345">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34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34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348">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34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34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34B">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34C">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4D">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34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4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35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351">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35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353">
            <w:pPr>
              <w:spacing w:line="228" w:lineRule="auto"/>
              <w:jc w:val="center"/>
              <w:rPr>
                <w:rFonts w:ascii="Avenir" w:cs="Avenir" w:eastAsia="Avenir" w:hAnsi="Avenir"/>
                <w:sz w:val="20"/>
                <w:szCs w:val="20"/>
              </w:rPr>
            </w:pPr>
            <w:commentRangeStart w:id="361"/>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361"/>
            <w:r w:rsidDel="00000000" w:rsidR="00000000" w:rsidRPr="00000000">
              <w:commentReference w:id="361"/>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54">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5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5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35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358">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59">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5A">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5B">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35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5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35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35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60">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36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62">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63">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36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36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67">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36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69">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36A">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36B">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C">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D">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E">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F">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70">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371">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378">
      <w:pPr>
        <w:spacing w:after="20" w:before="20" w:line="220" w:lineRule="auto"/>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numPr>
          <w:ilvl w:val="0"/>
          <w:numId w:val="74"/>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362"/>
      <w:r w:rsidDel="00000000" w:rsidR="00000000" w:rsidRPr="00000000">
        <w:rPr>
          <w:rtl w:val="0"/>
        </w:rPr>
        <w:t xml:space="preserve">Bonan et al. (2024)</w:t>
      </w:r>
      <w:commentRangeEnd w:id="362"/>
      <w:r w:rsidDel="00000000" w:rsidR="00000000" w:rsidRPr="00000000">
        <w:commentReference w:id="362"/>
      </w:r>
      <w:r w:rsidDel="00000000" w:rsidR="00000000" w:rsidRPr="00000000">
        <w:rPr>
          <w:rtl w:val="0"/>
        </w:rPr>
        <w:t xml:space="preserve"> </w:t>
      </w:r>
      <w:commentRangeStart w:id="363"/>
      <w:r w:rsidDel="00000000" w:rsidR="00000000" w:rsidRPr="00000000">
        <w:rPr>
          <w:shd w:fill="ffd966" w:val="clear"/>
          <w:rtl w:val="0"/>
        </w:rPr>
        <w:t xml:space="preserve">figure 7</w:t>
      </w:r>
      <w:commentRangeEnd w:id="363"/>
      <w:r w:rsidDel="00000000" w:rsidR="00000000" w:rsidRPr="00000000">
        <w:commentReference w:id="363"/>
      </w:r>
      <w:r w:rsidDel="00000000" w:rsidR="00000000" w:rsidRPr="00000000">
        <w:rPr>
          <w:rtl w:val="0"/>
        </w:rPr>
        <w:t xml:space="preserve"> may be a good conceptual figure, though it somewhat overlaps with the PANGEA figure. [Marcos]</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numPr>
          <w:ilvl w:val="0"/>
          <w:numId w:val="74"/>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37E">
      <w:pPr>
        <w:ind w:left="720" w:firstLine="0"/>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PANGEA will leverage multiple data synthesis approaches to enhance our understanding of tropical forest dynamics. For example, we recognize the potential of AI/ML models for data 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Another powerful data synthesis technique is the </w:t>
      </w:r>
      <w:commentRangeStart w:id="364"/>
      <w:commentRangeStart w:id="365"/>
      <w:r w:rsidDel="00000000" w:rsidR="00000000" w:rsidRPr="00000000">
        <w:rPr>
          <w:rtl w:val="0"/>
        </w:rPr>
        <w:t xml:space="preserve">space-for-time</w:t>
      </w:r>
      <w:commentRangeEnd w:id="364"/>
      <w:r w:rsidDel="00000000" w:rsidR="00000000" w:rsidRPr="00000000">
        <w:commentReference w:id="364"/>
      </w:r>
      <w:commentRangeEnd w:id="365"/>
      <w:r w:rsidDel="00000000" w:rsidR="00000000" w:rsidRPr="00000000">
        <w:commentReference w:id="365"/>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366"/>
      <w:commentRangeStart w:id="367"/>
      <w:r w:rsidDel="00000000" w:rsidR="00000000" w:rsidRPr="00000000">
        <w:rPr>
          <w:rtl w:val="0"/>
        </w:rPr>
        <w:t xml:space="preserve">Heinrich et al. 2021, Rappaport et al. 2018)</w:t>
      </w:r>
      <w:commentRangeEnd w:id="366"/>
      <w:r w:rsidDel="00000000" w:rsidR="00000000" w:rsidRPr="00000000">
        <w:commentReference w:id="366"/>
      </w:r>
      <w:commentRangeEnd w:id="367"/>
      <w:r w:rsidDel="00000000" w:rsidR="00000000" w:rsidRPr="00000000">
        <w:commentReference w:id="367"/>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384">
      <w:pPr>
        <w:ind w:left="720" w:firstLine="0"/>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In the first year of the campaign, existing research on 5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386">
      <w:pPr>
        <w:pStyle w:val="Heading4"/>
        <w:rPr/>
      </w:pPr>
      <w:bookmarkStart w:colFirst="0" w:colLast="0" w:name="_yl0rsrank7iw" w:id="29"/>
      <w:bookmarkEnd w:id="29"/>
      <w:r w:rsidDel="00000000" w:rsidR="00000000" w:rsidRPr="00000000">
        <w:rPr>
          <w:rtl w:val="0"/>
        </w:rPr>
        <w:t xml:space="preserve">6</w:t>
      </w:r>
      <w:r w:rsidDel="00000000" w:rsidR="00000000" w:rsidRPr="00000000">
        <w:rPr>
          <w:rtl w:val="0"/>
        </w:rPr>
        <w:t xml:space="preserve">.3.2 Coordination with other modeling and data integration comm</w:t>
      </w:r>
      <w:commentRangeStart w:id="368"/>
      <w:r w:rsidDel="00000000" w:rsidR="00000000" w:rsidRPr="00000000">
        <w:rPr>
          <w:rtl w:val="0"/>
        </w:rPr>
        <w:t xml:space="preserve">unities</w:t>
      </w:r>
      <w:commentRangeEnd w:id="368"/>
      <w:r w:rsidDel="00000000" w:rsidR="00000000" w:rsidRPr="00000000">
        <w:commentReference w:id="368"/>
      </w:r>
      <w:r w:rsidDel="00000000" w:rsidR="00000000" w:rsidRPr="00000000">
        <w:rPr>
          <w:rtl w:val="0"/>
        </w:rPr>
      </w:r>
    </w:p>
    <w:p w:rsidR="00000000" w:rsidDel="00000000" w:rsidP="00000000" w:rsidRDefault="00000000" w:rsidRPr="00000000" w14:paraId="00000387">
      <w:pPr>
        <w:numPr>
          <w:ilvl w:val="0"/>
          <w:numId w:val="74"/>
        </w:numPr>
        <w:ind w:left="720" w:hanging="360"/>
      </w:pPr>
      <w:commentRangeStart w:id="369"/>
      <w:r w:rsidDel="00000000" w:rsidR="00000000" w:rsidRPr="00000000">
        <w:rPr>
          <w:rtl w:val="0"/>
        </w:rPr>
        <w:t xml:space="preserve">List potential partners.</w:t>
      </w:r>
      <w:commentRangeEnd w:id="369"/>
      <w:r w:rsidDel="00000000" w:rsidR="00000000" w:rsidRPr="00000000">
        <w:commentReference w:id="369"/>
      </w:r>
      <w:r w:rsidDel="00000000" w:rsidR="00000000" w:rsidRPr="00000000">
        <w:rPr>
          <w:rtl w:val="0"/>
        </w:rPr>
      </w:r>
    </w:p>
    <w:p w:rsidR="00000000" w:rsidDel="00000000" w:rsidP="00000000" w:rsidRDefault="00000000" w:rsidRPr="00000000" w14:paraId="00000388">
      <w:pPr>
        <w:numPr>
          <w:ilvl w:val="1"/>
          <w:numId w:val="74"/>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389">
      <w:pPr>
        <w:numPr>
          <w:ilvl w:val="1"/>
          <w:numId w:val="74"/>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38A">
      <w:pPr>
        <w:numPr>
          <w:ilvl w:val="1"/>
          <w:numId w:val="74"/>
        </w:numPr>
        <w:ind w:left="1440" w:hanging="360"/>
        <w:rPr>
          <w:u w:val="none"/>
        </w:rPr>
      </w:pPr>
      <w:commentRangeStart w:id="370"/>
      <w:hyperlink r:id="rId249">
        <w:r w:rsidDel="00000000" w:rsidR="00000000" w:rsidRPr="00000000">
          <w:rPr>
            <w:color w:val="1155cc"/>
            <w:u w:val="single"/>
            <w:rtl w:val="0"/>
          </w:rPr>
          <w:t xml:space="preserve">GMAO</w:t>
        </w:r>
      </w:hyperlink>
      <w:r w:rsidDel="00000000" w:rsidR="00000000" w:rsidRPr="00000000">
        <w:rPr>
          <w:rtl w:val="0"/>
        </w:rPr>
        <w:t xml:space="preserve">? [Elsa]</w:t>
      </w:r>
      <w:commentRangeEnd w:id="370"/>
      <w:r w:rsidDel="00000000" w:rsidR="00000000" w:rsidRPr="00000000">
        <w:commentReference w:id="370"/>
      </w:r>
      <w:r w:rsidDel="00000000" w:rsidR="00000000" w:rsidRPr="00000000">
        <w:rPr>
          <w:rtl w:val="0"/>
        </w:rPr>
      </w:r>
    </w:p>
    <w:p w:rsidR="00000000" w:rsidDel="00000000" w:rsidP="00000000" w:rsidRDefault="00000000" w:rsidRPr="00000000" w14:paraId="0000038B">
      <w:pPr>
        <w:numPr>
          <w:ilvl w:val="1"/>
          <w:numId w:val="74"/>
        </w:numPr>
        <w:ind w:left="1440" w:hanging="360"/>
        <w:rPr>
          <w:u w:val="none"/>
        </w:rPr>
      </w:pPr>
      <w:r w:rsidDel="00000000" w:rsidR="00000000" w:rsidRPr="00000000">
        <w:rPr>
          <w:rtl w:val="0"/>
        </w:rPr>
        <w:t xml:space="preserve">TRENDY</w:t>
      </w:r>
    </w:p>
    <w:p w:rsidR="00000000" w:rsidDel="00000000" w:rsidP="00000000" w:rsidRDefault="00000000" w:rsidRPr="00000000" w14:paraId="0000038C">
      <w:pPr>
        <w:numPr>
          <w:ilvl w:val="1"/>
          <w:numId w:val="74"/>
        </w:numPr>
        <w:ind w:left="1440" w:hanging="360"/>
        <w:rPr>
          <w:u w:val="none"/>
        </w:rPr>
      </w:pPr>
      <w:r w:rsidDel="00000000" w:rsidR="00000000" w:rsidRPr="00000000">
        <w:rPr>
          <w:rtl w:val="0"/>
        </w:rPr>
        <w:t xml:space="preserve">CMIP</w:t>
      </w:r>
    </w:p>
    <w:p w:rsidR="00000000" w:rsidDel="00000000" w:rsidP="00000000" w:rsidRDefault="00000000" w:rsidRPr="00000000" w14:paraId="0000038D">
      <w:pPr>
        <w:pStyle w:val="Heading4"/>
        <w:rPr/>
      </w:pPr>
      <w:bookmarkStart w:colFirst="0" w:colLast="0" w:name="_7ipo55oabcn6" w:id="30"/>
      <w:bookmarkEnd w:id="30"/>
      <w:commentRangeStart w:id="371"/>
      <w:r w:rsidDel="00000000" w:rsidR="00000000" w:rsidRPr="00000000">
        <w:rPr>
          <w:rtl w:val="0"/>
        </w:rPr>
        <w:t xml:space="preserve">6.3.3 Scaling S</w:t>
      </w:r>
      <w:commentRangeStart w:id="372"/>
      <w:commentRangeStart w:id="373"/>
      <w:commentRangeStart w:id="374"/>
      <w:commentRangeStart w:id="375"/>
      <w:r w:rsidDel="00000000" w:rsidR="00000000" w:rsidRPr="00000000">
        <w:rPr>
          <w:rtl w:val="0"/>
        </w:rPr>
        <w:t xml:space="preserve">trategy</w:t>
      </w:r>
      <w:commentRangeEnd w:id="371"/>
      <w:r w:rsidDel="00000000" w:rsidR="00000000" w:rsidRPr="00000000">
        <w:commentReference w:id="371"/>
      </w:r>
      <w:commentRangeEnd w:id="372"/>
      <w:r w:rsidDel="00000000" w:rsidR="00000000" w:rsidRPr="00000000">
        <w:commentReference w:id="372"/>
      </w:r>
      <w:commentRangeEnd w:id="373"/>
      <w:r w:rsidDel="00000000" w:rsidR="00000000" w:rsidRPr="00000000">
        <w:commentReference w:id="373"/>
      </w:r>
      <w:commentRangeEnd w:id="374"/>
      <w:r w:rsidDel="00000000" w:rsidR="00000000" w:rsidRPr="00000000">
        <w:commentReference w:id="374"/>
      </w:r>
      <w:commentRangeEnd w:id="375"/>
      <w:r w:rsidDel="00000000" w:rsidR="00000000" w:rsidRPr="00000000">
        <w:commentReference w:id="375"/>
      </w:r>
      <w:r w:rsidDel="00000000" w:rsidR="00000000" w:rsidRPr="00000000">
        <w:rPr>
          <w:rtl w:val="0"/>
        </w:rPr>
      </w:r>
    </w:p>
    <w:p w:rsidR="00000000" w:rsidDel="00000000" w:rsidP="00000000" w:rsidRDefault="00000000" w:rsidRPr="00000000" w14:paraId="0000038E">
      <w:pPr>
        <w:rPr/>
      </w:pPr>
      <w:commentRangeStart w:id="376"/>
      <w:r w:rsidDel="00000000" w:rsidR="00000000" w:rsidRPr="00000000">
        <w:rPr>
          <w:rtl w:val="0"/>
        </w:rPr>
        <w:t xml:space="preserve">The</w:t>
      </w:r>
      <w:commentRangeEnd w:id="376"/>
      <w:r w:rsidDel="00000000" w:rsidR="00000000" w:rsidRPr="00000000">
        <w:commentReference w:id="376"/>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377"/>
      <w:r w:rsidDel="00000000" w:rsidR="00000000" w:rsidRPr="00000000">
        <w:rPr>
          <w:rtl w:val="0"/>
        </w:rPr>
        <w:t xml:space="preserve">Sellers et al. 1992</w:t>
      </w:r>
      <w:commentRangeEnd w:id="377"/>
      <w:r w:rsidDel="00000000" w:rsidR="00000000" w:rsidRPr="00000000">
        <w:commentReference w:id="377"/>
      </w:r>
      <w:r w:rsidDel="00000000" w:rsidR="00000000" w:rsidRPr="00000000">
        <w:rPr>
          <w:rtl w:val="0"/>
        </w:rPr>
        <w:t xml:space="preserve">). Likewise, scaling approaches were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(airborne scanners) and continents (satellite sensors) (</w:t>
      </w:r>
      <w:commentRangeStart w:id="378"/>
      <w:r w:rsidDel="00000000" w:rsidR="00000000" w:rsidRPr="00000000">
        <w:rPr>
          <w:rtl w:val="0"/>
        </w:rPr>
        <w:t xml:space="preserve">Bustamante et al. 2016</w:t>
      </w:r>
      <w:commentRangeEnd w:id="378"/>
      <w:r w:rsidDel="00000000" w:rsidR="00000000" w:rsidRPr="00000000">
        <w:commentReference w:id="378"/>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across spatial scales from plant tissues to continents (</w:t>
      </w:r>
      <w:commentRangeStart w:id="379"/>
      <w:r w:rsidDel="00000000" w:rsidR="00000000" w:rsidRPr="00000000">
        <w:rPr>
          <w:rtl w:val="0"/>
        </w:rPr>
        <w:t xml:space="preserve">Fisher et al. 2018</w:t>
      </w:r>
      <w:commentRangeEnd w:id="379"/>
      <w:r w:rsidDel="00000000" w:rsidR="00000000" w:rsidRPr="00000000">
        <w:commentReference w:id="379"/>
      </w:r>
      <w:r w:rsidDel="00000000" w:rsidR="00000000" w:rsidRPr="00000000">
        <w:rPr>
          <w:rtl w:val="0"/>
        </w:rPr>
        <w:t xml:space="preserve">; </w:t>
      </w:r>
      <w:commentRangeStart w:id="380"/>
      <w:r w:rsidDel="00000000" w:rsidR="00000000" w:rsidRPr="00000000">
        <w:rPr>
          <w:rtl w:val="0"/>
        </w:rPr>
        <w:t xml:space="preserve">Longo et al. 2019</w:t>
      </w:r>
      <w:commentRangeEnd w:id="380"/>
      <w:r w:rsidDel="00000000" w:rsidR="00000000" w:rsidRPr="00000000">
        <w:commentReference w:id="380"/>
      </w:r>
      <w:r w:rsidDel="00000000" w:rsidR="00000000" w:rsidRPr="00000000">
        <w:rPr>
          <w:rtl w:val="0"/>
        </w:rPr>
        <w:t xml:space="preserve">; </w:t>
      </w:r>
      <w:commentRangeStart w:id="381"/>
      <w:r w:rsidDel="00000000" w:rsidR="00000000" w:rsidRPr="00000000">
        <w:rPr>
          <w:rtl w:val="0"/>
        </w:rPr>
        <w:t xml:space="preserve">Koven et al. 2020</w:t>
      </w:r>
      <w:commentRangeEnd w:id="381"/>
      <w:r w:rsidDel="00000000" w:rsidR="00000000" w:rsidRPr="00000000">
        <w:commentReference w:id="381"/>
      </w:r>
      <w:r w:rsidDel="00000000" w:rsidR="00000000" w:rsidRPr="00000000">
        <w:rPr>
          <w:rtl w:val="0"/>
        </w:rPr>
        <w:t xml:space="preserve">). In such models, the large-scale ecosystem scale state and fluxes emerge directly from competition between individuals happening at fine spatial scale. Consequently, a campaign designed across multiple scales provides opportunities for assimilating data and benchmarking various processes in next-generation ecosystem models, which can significantly advance the ability of applying these models for process understanding and long-term prediction.</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To ensure processes are captured across a broad diversity of environmental conditions, the field and airborne campaigns in PANGEA will include sampling across gradients in nutrient availability, ecosystem structure, climate, and disturbance regimes. Incorporating this variability will be critical for informing models and ensuring that they can be assessed and benchmarked under different limitations, and thus reducing the risk of equifinality (right answers due to compensating wrong reasons). Likewise, the choice of priority gradients will consider the current uncertainties in models, and novel processes that have not hitherto been assessed with remote sensing data at scale (e.g., X, Y, Z).</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numPr>
          <w:ilvl w:val="0"/>
          <w:numId w:val="76"/>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393">
      <w:pPr>
        <w:numPr>
          <w:ilvl w:val="0"/>
          <w:numId w:val="76"/>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394">
      <w:pPr>
        <w:numPr>
          <w:ilvl w:val="0"/>
          <w:numId w:val="76"/>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395">
      <w:pPr>
        <w:numPr>
          <w:ilvl w:val="0"/>
          <w:numId w:val="76"/>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396">
      <w:pPr>
        <w:numPr>
          <w:ilvl w:val="0"/>
          <w:numId w:val="76"/>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397">
      <w:pPr>
        <w:numPr>
          <w:ilvl w:val="0"/>
          <w:numId w:val="76"/>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398">
      <w:pPr>
        <w:numPr>
          <w:ilvl w:val="0"/>
          <w:numId w:val="76"/>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250">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399">
      <w:pPr>
        <w:pStyle w:val="Heading4"/>
        <w:rPr/>
      </w:pPr>
      <w:bookmarkStart w:colFirst="0" w:colLast="0" w:name="_mxrm7legmwc3" w:id="31"/>
      <w:bookmarkEnd w:id="31"/>
      <w:r w:rsidDel="00000000" w:rsidR="00000000" w:rsidRPr="00000000">
        <w:rPr>
          <w:rtl w:val="0"/>
        </w:rPr>
        <w:t xml:space="preserve">6.3.4 Modeling and data integration timeline</w:t>
      </w:r>
    </w:p>
    <w:p w:rsidR="00000000" w:rsidDel="00000000" w:rsidP="00000000" w:rsidRDefault="00000000" w:rsidRPr="00000000" w14:paraId="0000039A">
      <w:pPr>
        <w:numPr>
          <w:ilvl w:val="0"/>
          <w:numId w:val="75"/>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39B">
      <w:pPr>
        <w:numPr>
          <w:ilvl w:val="1"/>
          <w:numId w:val="75"/>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39C">
      <w:pPr>
        <w:numPr>
          <w:ilvl w:val="0"/>
          <w:numId w:val="75"/>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39D">
      <w:pPr>
        <w:numPr>
          <w:ilvl w:val="0"/>
          <w:numId w:val="75"/>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numPr>
          <w:ilvl w:val="0"/>
          <w:numId w:val="73"/>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3A0">
      <w:pPr>
        <w:numPr>
          <w:ilvl w:val="0"/>
          <w:numId w:val="73"/>
        </w:numPr>
        <w:ind w:left="720" w:hanging="360"/>
        <w:rPr>
          <w:u w:val="none"/>
        </w:rPr>
      </w:pPr>
      <w:r w:rsidDel="00000000" w:rsidR="00000000" w:rsidRPr="00000000">
        <w:rPr>
          <w:rtl w:val="0"/>
        </w:rPr>
        <w:t xml:space="preserve">NASA </w:t>
      </w:r>
      <w:hyperlink r:id="rId251">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3A1">
      <w:pPr>
        <w:numPr>
          <w:ilvl w:val="0"/>
          <w:numId w:val="73"/>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3A2">
      <w:pPr>
        <w:numPr>
          <w:ilvl w:val="0"/>
          <w:numId w:val="73"/>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3A3">
      <w:pPr>
        <w:numPr>
          <w:ilvl w:val="0"/>
          <w:numId w:val="73"/>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3A4">
      <w:pPr>
        <w:numPr>
          <w:ilvl w:val="1"/>
          <w:numId w:val="73"/>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3A5">
      <w:pPr>
        <w:numPr>
          <w:ilvl w:val="1"/>
          <w:numId w:val="73"/>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3A6">
      <w:pPr>
        <w:numPr>
          <w:ilvl w:val="1"/>
          <w:numId w:val="73"/>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3A7">
      <w:pPr>
        <w:numPr>
          <w:ilvl w:val="0"/>
          <w:numId w:val="73"/>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3A8">
      <w:pPr>
        <w:numPr>
          <w:ilvl w:val="1"/>
          <w:numId w:val="73"/>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3A9">
      <w:pPr>
        <w:numPr>
          <w:ilvl w:val="0"/>
          <w:numId w:val="73"/>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3AA">
      <w:pPr>
        <w:numPr>
          <w:ilvl w:val="0"/>
          <w:numId w:val="73"/>
        </w:numPr>
        <w:ind w:left="720" w:hanging="360"/>
        <w:rPr>
          <w:u w:val="none"/>
        </w:rPr>
      </w:pPr>
      <w:r w:rsidDel="00000000" w:rsidR="00000000" w:rsidRPr="00000000">
        <w:rPr>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3AB">
      <w:pPr>
        <w:pStyle w:val="Heading3"/>
        <w:rPr/>
      </w:pPr>
      <w:bookmarkStart w:colFirst="0" w:colLast="0" w:name="_rt2hahfr5phm" w:id="32"/>
      <w:bookmarkEnd w:id="32"/>
      <w:r w:rsidDel="00000000" w:rsidR="00000000" w:rsidRPr="00000000">
        <w:rPr>
          <w:rtl w:val="0"/>
        </w:rPr>
        <w:t xml:space="preserve">6.4 Candidate Study Sites / Regions</w:t>
      </w:r>
    </w:p>
    <w:p w:rsidR="00000000" w:rsidDel="00000000" w:rsidP="00000000" w:rsidRDefault="00000000" w:rsidRPr="00000000" w14:paraId="000003AC">
      <w:pPr>
        <w:numPr>
          <w:ilvl w:val="0"/>
          <w:numId w:val="50"/>
        </w:numPr>
        <w:ind w:left="720" w:hanging="360"/>
      </w:pPr>
      <w:commentRangeStart w:id="382"/>
      <w:r w:rsidDel="00000000" w:rsidR="00000000" w:rsidRPr="00000000">
        <w:rPr>
          <w:rtl w:val="0"/>
        </w:rPr>
        <w:t xml:space="preserve">threshold - no repeat coverage</w:t>
      </w:r>
    </w:p>
    <w:p w:rsidR="00000000" w:rsidDel="00000000" w:rsidP="00000000" w:rsidRDefault="00000000" w:rsidRPr="00000000" w14:paraId="000003AD">
      <w:pPr>
        <w:numPr>
          <w:ilvl w:val="0"/>
          <w:numId w:val="50"/>
        </w:numPr>
        <w:ind w:left="720" w:hanging="360"/>
      </w:pPr>
      <w:r w:rsidDel="00000000" w:rsidR="00000000" w:rsidRPr="00000000">
        <w:rPr>
          <w:rtl w:val="0"/>
        </w:rPr>
        <w:t xml:space="preserve">baseline - repeat aircraft coverage at X sites</w:t>
      </w:r>
    </w:p>
    <w:p w:rsidR="00000000" w:rsidDel="00000000" w:rsidP="00000000" w:rsidRDefault="00000000" w:rsidRPr="00000000" w14:paraId="000003AE">
      <w:pPr>
        <w:numPr>
          <w:ilvl w:val="1"/>
          <w:numId w:val="50"/>
        </w:numPr>
        <w:ind w:left="1440" w:hanging="360"/>
      </w:pPr>
      <w:r w:rsidDel="00000000" w:rsidR="00000000" w:rsidRPr="00000000">
        <w:rPr>
          <w:rtl w:val="0"/>
        </w:rPr>
        <w:t xml:space="preserve">repeat (shift like coverage over sites in Americas?) - to look at dynamics</w:t>
      </w:r>
    </w:p>
    <w:p w:rsidR="00000000" w:rsidDel="00000000" w:rsidP="00000000" w:rsidRDefault="00000000" w:rsidRPr="00000000" w14:paraId="000003AF">
      <w:pPr>
        <w:numPr>
          <w:ilvl w:val="1"/>
          <w:numId w:val="50"/>
        </w:numPr>
        <w:ind w:left="1440" w:hanging="360"/>
      </w:pPr>
      <w:r w:rsidDel="00000000" w:rsidR="00000000" w:rsidRPr="00000000">
        <w:rPr>
          <w:rtl w:val="0"/>
        </w:rPr>
        <w:t xml:space="preserve">single flights in Africa to fill data gaps</w:t>
      </w:r>
    </w:p>
    <w:p w:rsidR="00000000" w:rsidDel="00000000" w:rsidP="00000000" w:rsidRDefault="00000000" w:rsidRPr="00000000" w14:paraId="000003B0">
      <w:pPr>
        <w:numPr>
          <w:ilvl w:val="0"/>
          <w:numId w:val="50"/>
        </w:numPr>
        <w:ind w:left="720" w:hanging="360"/>
      </w:pPr>
      <w:r w:rsidDel="00000000" w:rsidR="00000000" w:rsidRPr="00000000">
        <w:rPr>
          <w:rtl w:val="0"/>
        </w:rPr>
        <w:t xml:space="preserve">need to think about the sites and which sites</w:t>
      </w:r>
    </w:p>
    <w:p w:rsidR="00000000" w:rsidDel="00000000" w:rsidP="00000000" w:rsidRDefault="00000000" w:rsidRPr="00000000" w14:paraId="000003B1">
      <w:pPr>
        <w:numPr>
          <w:ilvl w:val="1"/>
          <w:numId w:val="50"/>
        </w:numPr>
        <w:ind w:left="1440" w:hanging="360"/>
      </w:pPr>
      <w:r w:rsidDel="00000000" w:rsidR="00000000" w:rsidRPr="00000000">
        <w:rPr>
          <w:rtl w:val="0"/>
        </w:rPr>
        <w:t xml:space="preserve">which are the first order and which are the second order</w:t>
      </w:r>
    </w:p>
    <w:p w:rsidR="00000000" w:rsidDel="00000000" w:rsidP="00000000" w:rsidRDefault="00000000" w:rsidRPr="00000000" w14:paraId="000003B2">
      <w:pPr>
        <w:numPr>
          <w:ilvl w:val="1"/>
          <w:numId w:val="50"/>
        </w:numPr>
        <w:ind w:left="1440" w:hanging="360"/>
      </w:pPr>
      <w:r w:rsidDel="00000000" w:rsidR="00000000" w:rsidRPr="00000000">
        <w:rPr>
          <w:rtl w:val="0"/>
        </w:rPr>
        <w:t xml:space="preserve">don't think we need to think about the instruments</w:t>
      </w:r>
      <w:commentRangeEnd w:id="382"/>
      <w:r w:rsidDel="00000000" w:rsidR="00000000" w:rsidRPr="00000000">
        <w:commentReference w:id="382"/>
      </w:r>
      <w:r w:rsidDel="00000000" w:rsidR="00000000" w:rsidRPr="00000000">
        <w:rPr>
          <w:rtl w:val="0"/>
        </w:rPr>
      </w:r>
    </w:p>
    <w:p w:rsidR="00000000" w:rsidDel="00000000" w:rsidP="00000000" w:rsidRDefault="00000000" w:rsidRPr="00000000" w14:paraId="000003B3">
      <w:pPr>
        <w:numPr>
          <w:ilvl w:val="0"/>
          <w:numId w:val="50"/>
        </w:numPr>
        <w:ind w:left="720" w:hanging="360"/>
        <w:rPr>
          <w:u w:val="none"/>
        </w:rPr>
      </w:pPr>
      <w:r w:rsidDel="00000000" w:rsidR="00000000" w:rsidRPr="00000000">
        <w:rPr>
          <w:rtl w:val="0"/>
        </w:rPr>
      </w:r>
    </w:p>
    <w:p w:rsidR="00000000" w:rsidDel="00000000" w:rsidP="00000000" w:rsidRDefault="00000000" w:rsidRPr="00000000" w14:paraId="000003B4">
      <w:pPr>
        <w:numPr>
          <w:ilvl w:val="0"/>
          <w:numId w:val="50"/>
        </w:numPr>
        <w:ind w:left="720" w:hanging="360"/>
      </w:pPr>
      <w:r w:rsidDel="00000000" w:rsidR="00000000" w:rsidRPr="00000000">
        <w:rPr>
          <w:rtl w:val="0"/>
        </w:rPr>
        <w:t xml:space="preserve">Need to demonstrate the </w:t>
      </w:r>
      <w:commentRangeStart w:id="383"/>
      <w:r w:rsidDel="00000000" w:rsidR="00000000" w:rsidRPr="00000000">
        <w:rPr>
          <w:rtl w:val="0"/>
        </w:rPr>
        <w:t xml:space="preserve">feasibility</w:t>
      </w:r>
      <w:commentRangeEnd w:id="383"/>
      <w:r w:rsidDel="00000000" w:rsidR="00000000" w:rsidRPr="00000000">
        <w:commentReference w:id="383"/>
      </w:r>
      <w:r w:rsidDel="00000000" w:rsidR="00000000" w:rsidRPr="00000000">
        <w:rPr>
          <w:rtl w:val="0"/>
        </w:rPr>
      </w:r>
    </w:p>
    <w:p w:rsidR="00000000" w:rsidDel="00000000" w:rsidP="00000000" w:rsidRDefault="00000000" w:rsidRPr="00000000" w14:paraId="000003B5">
      <w:pPr>
        <w:numPr>
          <w:ilvl w:val="0"/>
          <w:numId w:val="50"/>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3B6">
      <w:pPr>
        <w:numPr>
          <w:ilvl w:val="1"/>
          <w:numId w:val="50"/>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3B7">
      <w:pPr>
        <w:numPr>
          <w:ilvl w:val="1"/>
          <w:numId w:val="50"/>
        </w:numPr>
        <w:ind w:left="1440" w:hanging="360"/>
      </w:pPr>
      <w:r w:rsidDel="00000000" w:rsidR="00000000" w:rsidRPr="00000000">
        <w:rPr>
          <w:rtl w:val="0"/>
        </w:rPr>
        <w:t xml:space="preserve">baseline mission</w:t>
      </w:r>
    </w:p>
    <w:p w:rsidR="00000000" w:rsidDel="00000000" w:rsidP="00000000" w:rsidRDefault="00000000" w:rsidRPr="00000000" w14:paraId="000003B8">
      <w:pPr>
        <w:numPr>
          <w:ilvl w:val="1"/>
          <w:numId w:val="50"/>
        </w:numPr>
        <w:ind w:left="1440" w:hanging="360"/>
      </w:pPr>
      <w:r w:rsidDel="00000000" w:rsidR="00000000" w:rsidRPr="00000000">
        <w:rPr>
          <w:rtl w:val="0"/>
        </w:rPr>
        <w:t xml:space="preserve">expand on that with contributions from </w:t>
      </w:r>
      <w:commentRangeStart w:id="384"/>
      <w:commentRangeStart w:id="385"/>
      <w:r w:rsidDel="00000000" w:rsidR="00000000" w:rsidRPr="00000000">
        <w:rPr>
          <w:rtl w:val="0"/>
        </w:rPr>
        <w:t xml:space="preserve">other agencies</w:t>
      </w:r>
      <w:commentRangeEnd w:id="384"/>
      <w:r w:rsidDel="00000000" w:rsidR="00000000" w:rsidRPr="00000000">
        <w:commentReference w:id="384"/>
      </w:r>
      <w:commentRangeEnd w:id="385"/>
      <w:r w:rsidDel="00000000" w:rsidR="00000000" w:rsidRPr="00000000">
        <w:commentReference w:id="385"/>
      </w:r>
      <w:r w:rsidDel="00000000" w:rsidR="00000000" w:rsidRPr="00000000">
        <w:rPr>
          <w:rtl w:val="0"/>
        </w:rPr>
      </w:r>
    </w:p>
    <w:p w:rsidR="00000000" w:rsidDel="00000000" w:rsidP="00000000" w:rsidRDefault="00000000" w:rsidRPr="00000000" w14:paraId="000003B9">
      <w:pPr>
        <w:numPr>
          <w:ilvl w:val="2"/>
          <w:numId w:val="50"/>
        </w:numPr>
        <w:ind w:left="2160" w:hanging="360"/>
      </w:pPr>
      <w:r w:rsidDel="00000000" w:rsidR="00000000" w:rsidRPr="00000000">
        <w:rPr>
          <w:rtl w:val="0"/>
        </w:rPr>
        <w:t xml:space="preserve">ESA, USAID, NSF, </w:t>
      </w:r>
    </w:p>
    <w:p w:rsidR="00000000" w:rsidDel="00000000" w:rsidP="00000000" w:rsidRDefault="00000000" w:rsidRPr="00000000" w14:paraId="000003BA">
      <w:pPr>
        <w:numPr>
          <w:ilvl w:val="2"/>
          <w:numId w:val="50"/>
        </w:numPr>
        <w:ind w:left="2160" w:hanging="360"/>
      </w:pPr>
      <w:r w:rsidDel="00000000" w:rsidR="00000000" w:rsidRPr="00000000">
        <w:rPr>
          <w:rtl w:val="0"/>
        </w:rPr>
        <w:t xml:space="preserve">and donor community</w:t>
      </w:r>
    </w:p>
    <w:p w:rsidR="00000000" w:rsidDel="00000000" w:rsidP="00000000" w:rsidRDefault="00000000" w:rsidRPr="00000000" w14:paraId="000003BB">
      <w:pPr>
        <w:numPr>
          <w:ilvl w:val="0"/>
          <w:numId w:val="50"/>
        </w:numPr>
        <w:ind w:left="720" w:hanging="360"/>
      </w:pPr>
      <w:commentRangeStart w:id="386"/>
      <w:r w:rsidDel="00000000" w:rsidR="00000000" w:rsidRPr="00000000">
        <w:rPr>
          <w:rtl w:val="0"/>
        </w:rPr>
        <w:t xml:space="preserve">need to have a process for selecting and approving ground sites</w:t>
      </w:r>
      <w:commentRangeEnd w:id="386"/>
      <w:r w:rsidDel="00000000" w:rsidR="00000000" w:rsidRPr="00000000">
        <w:commentReference w:id="386"/>
      </w:r>
      <w:r w:rsidDel="00000000" w:rsidR="00000000" w:rsidRPr="00000000">
        <w:rPr>
          <w:rtl w:val="0"/>
        </w:rPr>
      </w:r>
    </w:p>
    <w:p w:rsidR="00000000" w:rsidDel="00000000" w:rsidP="00000000" w:rsidRDefault="00000000" w:rsidRPr="00000000" w14:paraId="000003BC">
      <w:pPr>
        <w:numPr>
          <w:ilvl w:val="1"/>
          <w:numId w:val="50"/>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3BD">
      <w:pPr>
        <w:numPr>
          <w:ilvl w:val="1"/>
          <w:numId w:val="50"/>
        </w:numPr>
        <w:ind w:left="1440" w:hanging="360"/>
      </w:pPr>
      <w:r w:rsidDel="00000000" w:rsidR="00000000" w:rsidRPr="00000000">
        <w:rPr>
          <w:rtl w:val="0"/>
        </w:rPr>
        <w:t xml:space="preserve">Engage with existing efforts</w:t>
      </w:r>
    </w:p>
    <w:p w:rsidR="00000000" w:rsidDel="00000000" w:rsidP="00000000" w:rsidRDefault="00000000" w:rsidRPr="00000000" w14:paraId="000003BE">
      <w:pPr>
        <w:numPr>
          <w:ilvl w:val="1"/>
          <w:numId w:val="50"/>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3BF">
      <w:pPr>
        <w:numPr>
          <w:ilvl w:val="2"/>
          <w:numId w:val="50"/>
        </w:numPr>
        <w:ind w:left="2160" w:hanging="360"/>
      </w:pPr>
      <w:r w:rsidDel="00000000" w:rsidR="00000000" w:rsidRPr="00000000">
        <w:rPr>
          <w:rtl w:val="0"/>
        </w:rPr>
        <w:t xml:space="preserve">Drones</w:t>
      </w:r>
    </w:p>
    <w:p w:rsidR="00000000" w:rsidDel="00000000" w:rsidP="00000000" w:rsidRDefault="00000000" w:rsidRPr="00000000" w14:paraId="000003C0">
      <w:pPr>
        <w:numPr>
          <w:ilvl w:val="2"/>
          <w:numId w:val="50"/>
        </w:numPr>
        <w:ind w:left="2160" w:hanging="360"/>
      </w:pPr>
      <w:commentRangeStart w:id="387"/>
      <w:r w:rsidDel="00000000" w:rsidR="00000000" w:rsidRPr="00000000">
        <w:rPr>
          <w:rtl w:val="0"/>
        </w:rPr>
        <w:t xml:space="preserve">lab facilities</w:t>
      </w:r>
      <w:commentRangeEnd w:id="387"/>
      <w:r w:rsidDel="00000000" w:rsidR="00000000" w:rsidRPr="00000000">
        <w:commentReference w:id="387"/>
      </w:r>
      <w:r w:rsidDel="00000000" w:rsidR="00000000" w:rsidRPr="00000000">
        <w:rPr>
          <w:rtl w:val="0"/>
        </w:rPr>
      </w:r>
    </w:p>
    <w:p w:rsidR="00000000" w:rsidDel="00000000" w:rsidP="00000000" w:rsidRDefault="00000000" w:rsidRPr="00000000" w14:paraId="000003C1">
      <w:pPr>
        <w:rPr/>
      </w:pPr>
      <w:commentRangeStart w:id="388"/>
      <w:r w:rsidDel="00000000" w:rsidR="00000000" w:rsidRPr="00000000">
        <w:rPr>
          <w:rtl w:val="0"/>
        </w:rPr>
      </w:r>
    </w:p>
    <w:p w:rsidR="00000000" w:rsidDel="00000000" w:rsidP="00000000" w:rsidRDefault="00000000" w:rsidRPr="00000000" w14:paraId="000003C2">
      <w:pPr>
        <w:numPr>
          <w:ilvl w:val="0"/>
          <w:numId w:val="50"/>
        </w:numPr>
        <w:ind w:left="720" w:hanging="360"/>
      </w:pPr>
      <w:commentRangeStart w:id="389"/>
      <w:r w:rsidDel="00000000" w:rsidR="00000000" w:rsidRPr="00000000">
        <w:rPr>
          <w:rtl w:val="0"/>
        </w:rPr>
        <w:t xml:space="preserve">There are many tropical forests - different tropical continents/forests are different - floristically, function, in terms of pressures faced </w:t>
      </w:r>
      <w:commentRangeEnd w:id="389"/>
      <w:r w:rsidDel="00000000" w:rsidR="00000000" w:rsidRPr="00000000">
        <w:commentReference w:id="389"/>
      </w:r>
      <w:commentRangeEnd w:id="388"/>
      <w:r w:rsidDel="00000000" w:rsidR="00000000" w:rsidRPr="00000000">
        <w:commentReference w:id="388"/>
      </w:r>
      <w:r w:rsidDel="00000000" w:rsidR="00000000" w:rsidRPr="00000000">
        <w:rPr>
          <w:rtl w:val="0"/>
        </w:rPr>
      </w:r>
    </w:p>
    <w:p w:rsidR="00000000" w:rsidDel="00000000" w:rsidP="00000000" w:rsidRDefault="00000000" w:rsidRPr="00000000" w14:paraId="000003C3">
      <w:pPr>
        <w:numPr>
          <w:ilvl w:val="1"/>
          <w:numId w:val="50"/>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3C4">
      <w:pPr>
        <w:numPr>
          <w:ilvl w:val="0"/>
          <w:numId w:val="50"/>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3C5">
      <w:pPr>
        <w:numPr>
          <w:ilvl w:val="1"/>
          <w:numId w:val="50"/>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Strawman Baseline/Threshold Mission Concept:  </w:t>
      </w:r>
    </w:p>
    <w:p w:rsidR="00000000" w:rsidDel="00000000" w:rsidP="00000000" w:rsidRDefault="00000000" w:rsidRPr="00000000" w14:paraId="000003C8">
      <w:pPr>
        <w:numPr>
          <w:ilvl w:val="0"/>
          <w:numId w:val="86"/>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3C9">
      <w:pPr>
        <w:numPr>
          <w:ilvl w:val="1"/>
          <w:numId w:val="86"/>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3CA">
      <w:pPr>
        <w:numPr>
          <w:ilvl w:val="0"/>
          <w:numId w:val="86"/>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3CB">
      <w:pPr>
        <w:numPr>
          <w:ilvl w:val="1"/>
          <w:numId w:val="86"/>
        </w:numPr>
        <w:ind w:left="1440" w:hanging="360"/>
      </w:pPr>
      <w:r w:rsidDel="00000000" w:rsidR="00000000" w:rsidRPr="00000000">
        <w:rPr>
          <w:rtl w:val="0"/>
        </w:rPr>
        <w:t xml:space="preserve">Plan A - ARES first</w:t>
      </w:r>
    </w:p>
    <w:p w:rsidR="00000000" w:rsidDel="00000000" w:rsidP="00000000" w:rsidRDefault="00000000" w:rsidRPr="00000000" w14:paraId="000003CC">
      <w:pPr>
        <w:numPr>
          <w:ilvl w:val="1"/>
          <w:numId w:val="86"/>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3CD">
      <w:pPr>
        <w:numPr>
          <w:ilvl w:val="0"/>
          <w:numId w:val="86"/>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3CE">
      <w:pPr>
        <w:numPr>
          <w:ilvl w:val="0"/>
          <w:numId w:val="86"/>
        </w:numPr>
        <w:ind w:left="720" w:hanging="360"/>
      </w:pPr>
      <w:r w:rsidDel="00000000" w:rsidR="00000000" w:rsidRPr="00000000">
        <w:rPr>
          <w:rtl w:val="0"/>
        </w:rPr>
        <w:t xml:space="preserve">Emphasize gradients!</w:t>
      </w:r>
    </w:p>
    <w:p w:rsidR="00000000" w:rsidDel="00000000" w:rsidP="00000000" w:rsidRDefault="00000000" w:rsidRPr="00000000" w14:paraId="000003CF">
      <w:pPr>
        <w:numPr>
          <w:ilvl w:val="1"/>
          <w:numId w:val="86"/>
        </w:numPr>
        <w:ind w:left="1440" w:hanging="360"/>
      </w:pPr>
      <w:r w:rsidDel="00000000" w:rsidR="00000000" w:rsidRPr="00000000">
        <w:rPr>
          <w:rtl w:val="0"/>
        </w:rPr>
        <w:t xml:space="preserve">Climatic gradients</w:t>
      </w:r>
    </w:p>
    <w:p w:rsidR="00000000" w:rsidDel="00000000" w:rsidP="00000000" w:rsidRDefault="00000000" w:rsidRPr="00000000" w14:paraId="000003D0">
      <w:pPr>
        <w:numPr>
          <w:ilvl w:val="2"/>
          <w:numId w:val="86"/>
        </w:numPr>
        <w:ind w:left="2160" w:hanging="360"/>
      </w:pPr>
      <w:r w:rsidDel="00000000" w:rsidR="00000000" w:rsidRPr="00000000">
        <w:rPr>
          <w:rtl w:val="0"/>
        </w:rPr>
      </w:r>
    </w:p>
    <w:p w:rsidR="00000000" w:rsidDel="00000000" w:rsidP="00000000" w:rsidRDefault="00000000" w:rsidRPr="00000000" w14:paraId="000003D1">
      <w:pPr>
        <w:numPr>
          <w:ilvl w:val="1"/>
          <w:numId w:val="86"/>
        </w:numPr>
        <w:ind w:left="1440" w:hanging="360"/>
      </w:pPr>
      <w:r w:rsidDel="00000000" w:rsidR="00000000" w:rsidRPr="00000000">
        <w:rPr>
          <w:rtl w:val="0"/>
        </w:rPr>
        <w:t xml:space="preserve">Elevation gradients </w:t>
      </w:r>
    </w:p>
    <w:p w:rsidR="00000000" w:rsidDel="00000000" w:rsidP="00000000" w:rsidRDefault="00000000" w:rsidRPr="00000000" w14:paraId="000003D2">
      <w:pPr>
        <w:numPr>
          <w:ilvl w:val="2"/>
          <w:numId w:val="86"/>
        </w:numPr>
        <w:ind w:left="2160" w:hanging="360"/>
      </w:pPr>
      <w:r w:rsidDel="00000000" w:rsidR="00000000" w:rsidRPr="00000000">
        <w:rPr>
          <w:rtl w:val="0"/>
        </w:rPr>
        <w:t xml:space="preserve">Peru, Rwanda, </w:t>
      </w:r>
    </w:p>
    <w:p w:rsidR="00000000" w:rsidDel="00000000" w:rsidP="00000000" w:rsidRDefault="00000000" w:rsidRPr="00000000" w14:paraId="000003D3">
      <w:pPr>
        <w:numPr>
          <w:ilvl w:val="0"/>
          <w:numId w:val="86"/>
        </w:numPr>
        <w:ind w:left="720" w:hanging="360"/>
      </w:pPr>
      <w:r w:rsidDel="00000000" w:rsidR="00000000" w:rsidRPr="00000000">
        <w:rPr>
          <w:rtl w:val="0"/>
        </w:rPr>
      </w:r>
    </w:p>
    <w:p w:rsidR="00000000" w:rsidDel="00000000" w:rsidP="00000000" w:rsidRDefault="00000000" w:rsidRPr="00000000" w14:paraId="000003D4">
      <w:pPr>
        <w:numPr>
          <w:ilvl w:val="0"/>
          <w:numId w:val="86"/>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3D5">
      <w:pPr>
        <w:numPr>
          <w:ilvl w:val="1"/>
          <w:numId w:val="86"/>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3D6">
      <w:pPr>
        <w:numPr>
          <w:ilvl w:val="1"/>
          <w:numId w:val="86"/>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3D7">
      <w:pPr>
        <w:numPr>
          <w:ilvl w:val="1"/>
          <w:numId w:val="86"/>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3D8">
      <w:pPr>
        <w:numPr>
          <w:ilvl w:val="1"/>
          <w:numId w:val="86"/>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3D9">
      <w:pPr>
        <w:numPr>
          <w:ilvl w:val="2"/>
          <w:numId w:val="86"/>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3DA">
      <w:pPr>
        <w:numPr>
          <w:ilvl w:val="0"/>
          <w:numId w:val="86"/>
        </w:numPr>
        <w:ind w:left="720" w:hanging="360"/>
      </w:pPr>
      <w:commentRangeStart w:id="390"/>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3DB">
      <w:pPr>
        <w:numPr>
          <w:ilvl w:val="1"/>
          <w:numId w:val="86"/>
        </w:numPr>
        <w:ind w:left="1440" w:hanging="360"/>
      </w:pPr>
      <w:r w:rsidDel="00000000" w:rsidR="00000000" w:rsidRPr="00000000">
        <w:rPr>
          <w:rtl w:val="0"/>
        </w:rPr>
        <w:t xml:space="preserve">better if extend to Amazon</w:t>
      </w:r>
      <w:commentRangeEnd w:id="390"/>
      <w:r w:rsidDel="00000000" w:rsidR="00000000" w:rsidRPr="00000000">
        <w:commentReference w:id="390"/>
      </w: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color w:val="ff0000"/>
          <w:rtl w:val="0"/>
        </w:rPr>
        <w:t xml:space="preserve">We are collaborating closely with in-country partner institutions to ensure the smooth execution of field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tbl>
      <w:tblPr>
        <w:tblStyle w:val="Table6"/>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1">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1">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1">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F">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F">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1">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7">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F">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4E1">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pStyle w:val="Heading2"/>
        <w:rPr/>
      </w:pPr>
      <w:bookmarkStart w:colFirst="0" w:colLast="0" w:name="_p0uxu9uxhfos" w:id="33"/>
      <w:bookmarkEnd w:id="33"/>
      <w:r w:rsidDel="00000000" w:rsidR="00000000" w:rsidRPr="00000000">
        <w:rPr>
          <w:rtl w:val="0"/>
        </w:rPr>
        <w:t xml:space="preserve">7. Technical and Logistical Feasibility </w:t>
      </w:r>
    </w:p>
    <w:p w:rsidR="00000000" w:rsidDel="00000000" w:rsidP="00000000" w:rsidRDefault="00000000" w:rsidRPr="00000000" w14:paraId="000004EB">
      <w:pPr>
        <w:rPr/>
      </w:pPr>
      <w:r w:rsidDel="00000000" w:rsidR="00000000" w:rsidRPr="00000000">
        <w:rPr>
          <w:rtl w:val="0"/>
        </w:rPr>
        <w:t xml:space="preserve">PANGEA will leverage NASA’s history of successful international field and airborne campaigns, including recent campaigns in the Americas, Africa, and Asia.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391"/>
      <w:commentRangeStart w:id="392"/>
      <w:r w:rsidDel="00000000" w:rsidR="00000000" w:rsidRPr="00000000">
        <w:rPr>
          <w:rtl w:val="0"/>
        </w:rPr>
        <w:t xml:space="preserve">international airborne deployments</w:t>
      </w:r>
      <w:commentRangeEnd w:id="391"/>
      <w:r w:rsidDel="00000000" w:rsidR="00000000" w:rsidRPr="00000000">
        <w:commentReference w:id="391"/>
      </w:r>
      <w:commentRangeEnd w:id="392"/>
      <w:r w:rsidDel="00000000" w:rsidR="00000000" w:rsidRPr="00000000">
        <w:commentReference w:id="392"/>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drone based instrumentation or local instruments and aircraft to acquire the required airborne datasets. This is particularly important in Brazil, where historically we have encountered challenges for ground observations using non-Brazilian instruments and aircraft . Here we will leverage the </w:t>
      </w:r>
      <w:commentRangeStart w:id="393"/>
      <w:r w:rsidDel="00000000" w:rsidR="00000000" w:rsidRPr="00000000">
        <w:rPr>
          <w:rtl w:val="0"/>
        </w:rPr>
        <w:t xml:space="preserve">existing practice</w:t>
      </w:r>
      <w:commentRangeEnd w:id="393"/>
      <w:r w:rsidDel="00000000" w:rsidR="00000000" w:rsidRPr="00000000">
        <w:commentReference w:id="393"/>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4F4">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F5">
      <w:pPr>
        <w:numPr>
          <w:ilvl w:val="0"/>
          <w:numId w:val="33"/>
        </w:numPr>
        <w:ind w:left="720" w:hanging="360"/>
        <w:rPr>
          <w:i w:val="1"/>
        </w:rPr>
      </w:pPr>
      <w:r w:rsidDel="00000000" w:rsidR="00000000" w:rsidRPr="00000000">
        <w:rPr>
          <w:i w:val="1"/>
          <w:rtl w:val="0"/>
        </w:rPr>
        <w:t xml:space="preserve">Start with a statement showing that we are following on well learned precedents</w:t>
      </w:r>
    </w:p>
    <w:p w:rsidR="00000000" w:rsidDel="00000000" w:rsidP="00000000" w:rsidRDefault="00000000" w:rsidRPr="00000000" w14:paraId="000004F6">
      <w:pPr>
        <w:numPr>
          <w:ilvl w:val="1"/>
          <w:numId w:val="33"/>
        </w:numPr>
        <w:ind w:left="1440" w:hanging="360"/>
        <w:rPr>
          <w:i w:val="1"/>
        </w:rPr>
      </w:pPr>
      <w:r w:rsidDel="00000000" w:rsidR="00000000" w:rsidRPr="00000000">
        <w:rPr>
          <w:i w:val="1"/>
          <w:rtl w:val="0"/>
        </w:rPr>
        <w:t xml:space="preserve">ABLE 2a and 2b</w:t>
      </w:r>
    </w:p>
    <w:p w:rsidR="00000000" w:rsidDel="00000000" w:rsidP="00000000" w:rsidRDefault="00000000" w:rsidRPr="00000000" w14:paraId="000004F7">
      <w:pPr>
        <w:numPr>
          <w:ilvl w:val="1"/>
          <w:numId w:val="33"/>
        </w:numPr>
        <w:ind w:left="1440" w:hanging="360"/>
        <w:rPr>
          <w:i w:val="1"/>
        </w:rPr>
      </w:pPr>
      <w:r w:rsidDel="00000000" w:rsidR="00000000" w:rsidRPr="00000000">
        <w:rPr>
          <w:i w:val="1"/>
          <w:rtl w:val="0"/>
        </w:rPr>
        <w:t xml:space="preserve">SAFARI</w:t>
      </w:r>
    </w:p>
    <w:p w:rsidR="00000000" w:rsidDel="00000000" w:rsidP="00000000" w:rsidRDefault="00000000" w:rsidRPr="00000000" w14:paraId="000004F8">
      <w:pPr>
        <w:numPr>
          <w:ilvl w:val="1"/>
          <w:numId w:val="33"/>
        </w:numPr>
        <w:ind w:left="1440" w:hanging="360"/>
        <w:rPr>
          <w:i w:val="1"/>
        </w:rPr>
      </w:pPr>
      <w:r w:rsidDel="00000000" w:rsidR="00000000" w:rsidRPr="00000000">
        <w:rPr>
          <w:i w:val="1"/>
          <w:rtl w:val="0"/>
        </w:rPr>
        <w:t xml:space="preserve">LBA</w:t>
      </w:r>
    </w:p>
    <w:p w:rsidR="00000000" w:rsidDel="00000000" w:rsidP="00000000" w:rsidRDefault="00000000" w:rsidRPr="00000000" w14:paraId="000004F9">
      <w:pPr>
        <w:numPr>
          <w:ilvl w:val="1"/>
          <w:numId w:val="33"/>
        </w:numPr>
        <w:ind w:left="1440" w:hanging="360"/>
        <w:rPr>
          <w:i w:val="1"/>
        </w:rPr>
      </w:pPr>
      <w:r w:rsidDel="00000000" w:rsidR="00000000" w:rsidRPr="00000000">
        <w:rPr>
          <w:i w:val="1"/>
          <w:rtl w:val="0"/>
        </w:rPr>
        <w:t xml:space="preserve">AfriSAR 1 a 2</w:t>
      </w:r>
    </w:p>
    <w:p w:rsidR="00000000" w:rsidDel="00000000" w:rsidP="00000000" w:rsidRDefault="00000000" w:rsidRPr="00000000" w14:paraId="000004FA">
      <w:pPr>
        <w:numPr>
          <w:ilvl w:val="1"/>
          <w:numId w:val="33"/>
        </w:numPr>
        <w:ind w:left="1440" w:hanging="360"/>
        <w:rPr>
          <w:i w:val="1"/>
        </w:rPr>
      </w:pPr>
      <w:r w:rsidDel="00000000" w:rsidR="00000000" w:rsidRPr="00000000">
        <w:rPr>
          <w:i w:val="1"/>
          <w:rtl w:val="0"/>
        </w:rPr>
        <w:t xml:space="preserve">BioSCape</w:t>
      </w:r>
    </w:p>
    <w:p w:rsidR="00000000" w:rsidDel="00000000" w:rsidP="00000000" w:rsidRDefault="00000000" w:rsidRPr="00000000" w14:paraId="000004FB">
      <w:pPr>
        <w:numPr>
          <w:ilvl w:val="1"/>
          <w:numId w:val="33"/>
        </w:numPr>
        <w:ind w:left="1440" w:hanging="360"/>
        <w:rPr>
          <w:i w:val="1"/>
        </w:rPr>
      </w:pPr>
      <w:r w:rsidDel="00000000" w:rsidR="00000000" w:rsidRPr="00000000">
        <w:rPr>
          <w:i w:val="1"/>
          <w:rtl w:val="0"/>
        </w:rPr>
        <w:t xml:space="preserve">Multiple airborne campaigns in Central and South America using AVIRIS on a variety of platforms</w:t>
      </w:r>
    </w:p>
    <w:p w:rsidR="00000000" w:rsidDel="00000000" w:rsidP="00000000" w:rsidRDefault="00000000" w:rsidRPr="00000000" w14:paraId="000004FC">
      <w:pPr>
        <w:numPr>
          <w:ilvl w:val="0"/>
          <w:numId w:val="33"/>
        </w:numPr>
        <w:ind w:left="720" w:hanging="360"/>
        <w:rPr>
          <w:i w:val="1"/>
        </w:rPr>
      </w:pPr>
      <w:r w:rsidDel="00000000" w:rsidR="00000000" w:rsidRPr="00000000">
        <w:rPr>
          <w:i w:val="1"/>
          <w:rtl w:val="0"/>
        </w:rPr>
        <w:t xml:space="preserve">Will will go through NASA OIIR</w:t>
      </w:r>
    </w:p>
    <w:p w:rsidR="00000000" w:rsidDel="00000000" w:rsidP="00000000" w:rsidRDefault="00000000" w:rsidRPr="00000000" w14:paraId="000004FD">
      <w:pPr>
        <w:numPr>
          <w:ilvl w:val="1"/>
          <w:numId w:val="33"/>
        </w:numPr>
        <w:ind w:left="1440" w:hanging="360"/>
        <w:rPr>
          <w:i w:val="1"/>
        </w:rPr>
      </w:pPr>
      <w:r w:rsidDel="00000000" w:rsidR="00000000" w:rsidRPr="00000000">
        <w:rPr>
          <w:i w:val="1"/>
          <w:rtl w:val="0"/>
        </w:rPr>
        <w:t xml:space="preserve">We will build relationships with in-country partners and establish contacts to develop signed agreements </w:t>
      </w:r>
    </w:p>
    <w:p w:rsidR="00000000" w:rsidDel="00000000" w:rsidP="00000000" w:rsidRDefault="00000000" w:rsidRPr="00000000" w14:paraId="000004FE">
      <w:pPr>
        <w:numPr>
          <w:ilvl w:val="0"/>
          <w:numId w:val="33"/>
        </w:numPr>
        <w:ind w:left="720" w:hanging="360"/>
        <w:rPr>
          <w:i w:val="1"/>
        </w:rPr>
      </w:pPr>
      <w:r w:rsidDel="00000000" w:rsidR="00000000" w:rsidRPr="00000000">
        <w:rPr>
          <w:i w:val="1"/>
          <w:rtl w:val="0"/>
        </w:rPr>
        <w:t xml:space="preserve">not requiring NASA assets (NASA aircraft) to be deployed in Brazil or DRC</w:t>
      </w:r>
    </w:p>
    <w:p w:rsidR="00000000" w:rsidDel="00000000" w:rsidP="00000000" w:rsidRDefault="00000000" w:rsidRPr="00000000" w14:paraId="000004FF">
      <w:pPr>
        <w:numPr>
          <w:ilvl w:val="0"/>
          <w:numId w:val="33"/>
        </w:numPr>
        <w:ind w:left="720" w:hanging="360"/>
        <w:rPr>
          <w:i w:val="1"/>
        </w:rPr>
      </w:pPr>
      <w:r w:rsidDel="00000000" w:rsidR="00000000" w:rsidRPr="00000000">
        <w:rPr>
          <w:i w:val="1"/>
          <w:rtl w:val="0"/>
        </w:rPr>
        <w:t xml:space="preserve">NASA or other (ARES, commercial) can be used</w:t>
      </w:r>
    </w:p>
    <w:p w:rsidR="00000000" w:rsidDel="00000000" w:rsidP="00000000" w:rsidRDefault="00000000" w:rsidRPr="00000000" w14:paraId="00000500">
      <w:pPr>
        <w:numPr>
          <w:ilvl w:val="0"/>
          <w:numId w:val="33"/>
        </w:numPr>
        <w:ind w:left="720" w:hanging="360"/>
        <w:rPr>
          <w:i w:val="1"/>
        </w:rPr>
      </w:pPr>
      <w:r w:rsidDel="00000000" w:rsidR="00000000" w:rsidRPr="00000000">
        <w:rPr>
          <w:i w:val="1"/>
          <w:rtl w:val="0"/>
        </w:rPr>
        <w:t xml:space="preserve">Interest from / alignment with partner agencies ESA, ISRO, Canadian Space Agency</w:t>
      </w:r>
    </w:p>
    <w:p w:rsidR="00000000" w:rsidDel="00000000" w:rsidP="00000000" w:rsidRDefault="00000000" w:rsidRPr="00000000" w14:paraId="00000501">
      <w:pPr>
        <w:numPr>
          <w:ilvl w:val="0"/>
          <w:numId w:val="33"/>
        </w:numPr>
        <w:ind w:left="720" w:hanging="360"/>
        <w:rPr>
          <w:i w:val="1"/>
        </w:rPr>
      </w:pPr>
      <w:r w:rsidDel="00000000" w:rsidR="00000000" w:rsidRPr="00000000">
        <w:rPr>
          <w:i w:val="1"/>
          <w:rtl w:val="0"/>
        </w:rPr>
        <w:t xml:space="preserve">Emphasize that PANGEA will take advantage of what's happening locally </w:t>
      </w:r>
    </w:p>
    <w:p w:rsidR="00000000" w:rsidDel="00000000" w:rsidP="00000000" w:rsidRDefault="00000000" w:rsidRPr="00000000" w14:paraId="00000502">
      <w:pPr>
        <w:rPr>
          <w:i w:val="1"/>
        </w:rPr>
      </w:pPr>
      <w:r w:rsidDel="00000000" w:rsidR="00000000" w:rsidRPr="00000000">
        <w:rPr>
          <w:rtl w:val="0"/>
        </w:rPr>
      </w:r>
    </w:p>
    <w:p w:rsidR="00000000" w:rsidDel="00000000" w:rsidP="00000000" w:rsidRDefault="00000000" w:rsidRPr="00000000" w14:paraId="00000503">
      <w:pPr>
        <w:numPr>
          <w:ilvl w:val="0"/>
          <w:numId w:val="33"/>
        </w:numPr>
        <w:ind w:left="720" w:hanging="360"/>
        <w:rPr>
          <w:i w:val="1"/>
        </w:rPr>
      </w:pPr>
      <w:r w:rsidDel="00000000" w:rsidR="00000000" w:rsidRPr="00000000">
        <w:rPr>
          <w:i w:val="1"/>
          <w:rtl w:val="0"/>
        </w:rPr>
        <w:t xml:space="preserve">Notes based on recent conversations with Ryan about scope</w:t>
      </w:r>
    </w:p>
    <w:p w:rsidR="00000000" w:rsidDel="00000000" w:rsidP="00000000" w:rsidRDefault="00000000" w:rsidRPr="00000000" w14:paraId="00000504">
      <w:pPr>
        <w:numPr>
          <w:ilvl w:val="1"/>
          <w:numId w:val="33"/>
        </w:numPr>
        <w:ind w:left="1440" w:hanging="360"/>
        <w:rPr>
          <w:i w:val="1"/>
        </w:rPr>
      </w:pPr>
      <w:r w:rsidDel="00000000" w:rsidR="00000000" w:rsidRPr="00000000">
        <w:rPr>
          <w:i w:val="1"/>
          <w:rtl w:val="0"/>
        </w:rPr>
        <w:t xml:space="preserve">need to turn grand ambition into modular / scalable campaign</w:t>
      </w:r>
    </w:p>
    <w:p w:rsidR="00000000" w:rsidDel="00000000" w:rsidP="00000000" w:rsidRDefault="00000000" w:rsidRPr="00000000" w14:paraId="00000505">
      <w:pPr>
        <w:numPr>
          <w:ilvl w:val="2"/>
          <w:numId w:val="33"/>
        </w:numPr>
        <w:ind w:left="2160" w:hanging="360"/>
        <w:rPr>
          <w:i w:val="1"/>
        </w:rPr>
      </w:pPr>
      <w:r w:rsidDel="00000000" w:rsidR="00000000" w:rsidRPr="00000000">
        <w:rPr>
          <w:i w:val="1"/>
          <w:rtl w:val="0"/>
        </w:rPr>
        <w:t xml:space="preserve">a few million / 10 million/ 30 million  / 50 million - </w:t>
      </w:r>
    </w:p>
    <w:p w:rsidR="00000000" w:rsidDel="00000000" w:rsidP="00000000" w:rsidRDefault="00000000" w:rsidRPr="00000000" w14:paraId="00000506">
      <w:pPr>
        <w:numPr>
          <w:ilvl w:val="1"/>
          <w:numId w:val="33"/>
        </w:numPr>
        <w:ind w:left="1440" w:hanging="360"/>
        <w:rPr>
          <w:i w:val="1"/>
        </w:rPr>
      </w:pPr>
      <w:r w:rsidDel="00000000" w:rsidR="00000000" w:rsidRPr="00000000">
        <w:rPr>
          <w:i w:val="1"/>
          <w:rtl w:val="0"/>
        </w:rPr>
        <w:t xml:space="preserve">depends on second PM though (an offer was made, date TBD, will likely start this summer)</w:t>
      </w:r>
    </w:p>
    <w:p w:rsidR="00000000" w:rsidDel="00000000" w:rsidP="00000000" w:rsidRDefault="00000000" w:rsidRPr="00000000" w14:paraId="00000507">
      <w:pPr>
        <w:numPr>
          <w:ilvl w:val="1"/>
          <w:numId w:val="33"/>
        </w:numPr>
        <w:ind w:left="1440" w:hanging="360"/>
        <w:rPr>
          <w:i w:val="1"/>
        </w:rPr>
      </w:pPr>
      <w:r w:rsidDel="00000000" w:rsidR="00000000" w:rsidRPr="00000000">
        <w:rPr>
          <w:i w:val="1"/>
          <w:rtl w:val="0"/>
        </w:rPr>
        <w:t xml:space="preserve">could be bolstered by contributions from Biodiversity and/or Hydrology (also LCLUC, X, and X?)</w:t>
      </w:r>
    </w:p>
    <w:p w:rsidR="00000000" w:rsidDel="00000000" w:rsidP="00000000" w:rsidRDefault="00000000" w:rsidRPr="00000000" w14:paraId="00000508">
      <w:pPr>
        <w:numPr>
          <w:ilvl w:val="1"/>
          <w:numId w:val="33"/>
        </w:numPr>
        <w:ind w:left="1440" w:hanging="360"/>
        <w:rPr>
          <w:i w:val="1"/>
        </w:rPr>
      </w:pPr>
      <w:r w:rsidDel="00000000" w:rsidR="00000000" w:rsidRPr="00000000">
        <w:rPr>
          <w:i w:val="1"/>
          <w:rtl w:val="0"/>
        </w:rPr>
        <w:t xml:space="preserve">possibly also Earth Action (Tom, Nancy, Keith)</w:t>
      </w:r>
    </w:p>
    <w:p w:rsidR="00000000" w:rsidDel="00000000" w:rsidP="00000000" w:rsidRDefault="00000000" w:rsidRPr="00000000" w14:paraId="00000509">
      <w:pPr>
        <w:numPr>
          <w:ilvl w:val="0"/>
          <w:numId w:val="33"/>
        </w:numPr>
        <w:ind w:left="720" w:hanging="360"/>
        <w:rPr>
          <w:i w:val="1"/>
        </w:rPr>
      </w:pPr>
      <w:r w:rsidDel="00000000" w:rsidR="00000000" w:rsidRPr="00000000">
        <w:rPr>
          <w:i w:val="1"/>
          <w:rtl w:val="0"/>
        </w:rPr>
        <w:t xml:space="preserve">Provide threshold and baseline(s)</w:t>
      </w:r>
    </w:p>
    <w:p w:rsidR="00000000" w:rsidDel="00000000" w:rsidP="00000000" w:rsidRDefault="00000000" w:rsidRPr="00000000" w14:paraId="0000050A">
      <w:pPr>
        <w:numPr>
          <w:ilvl w:val="1"/>
          <w:numId w:val="33"/>
        </w:numPr>
        <w:ind w:left="1440" w:hanging="360"/>
        <w:rPr>
          <w:i w:val="1"/>
        </w:rPr>
      </w:pPr>
      <w:commentRangeStart w:id="394"/>
      <w:r w:rsidDel="00000000" w:rsidR="00000000" w:rsidRPr="00000000">
        <w:rPr>
          <w:i w:val="1"/>
          <w:rtl w:val="0"/>
        </w:rPr>
        <w:t xml:space="preserve">5 years - $30 million </w:t>
      </w:r>
    </w:p>
    <w:p w:rsidR="00000000" w:rsidDel="00000000" w:rsidP="00000000" w:rsidRDefault="00000000" w:rsidRPr="00000000" w14:paraId="0000050B">
      <w:pPr>
        <w:numPr>
          <w:ilvl w:val="2"/>
          <w:numId w:val="33"/>
        </w:numPr>
        <w:ind w:left="2160" w:hanging="360"/>
        <w:rPr>
          <w:i w:val="1"/>
        </w:rPr>
      </w:pPr>
      <w:r w:rsidDel="00000000" w:rsidR="00000000" w:rsidRPr="00000000">
        <w:rPr>
          <w:i w:val="1"/>
          <w:rtl w:val="0"/>
        </w:rPr>
        <w:t xml:space="preserve">emphasize that we've already put in a PANGEA EVS</w:t>
      </w:r>
    </w:p>
    <w:p w:rsidR="00000000" w:rsidDel="00000000" w:rsidP="00000000" w:rsidRDefault="00000000" w:rsidRPr="00000000" w14:paraId="0000050C">
      <w:pPr>
        <w:numPr>
          <w:ilvl w:val="0"/>
          <w:numId w:val="33"/>
        </w:numPr>
        <w:ind w:left="1440" w:hanging="360"/>
        <w:rPr>
          <w:i w:val="1"/>
        </w:rPr>
      </w:pPr>
      <w:r w:rsidDel="00000000" w:rsidR="00000000" w:rsidRPr="00000000">
        <w:rPr>
          <w:i w:val="1"/>
          <w:rtl w:val="0"/>
        </w:rPr>
        <w:t xml:space="preserve">6 years - $50 million</w:t>
      </w:r>
    </w:p>
    <w:p w:rsidR="00000000" w:rsidDel="00000000" w:rsidP="00000000" w:rsidRDefault="00000000" w:rsidRPr="00000000" w14:paraId="0000050D">
      <w:pPr>
        <w:numPr>
          <w:ilvl w:val="0"/>
          <w:numId w:val="33"/>
        </w:numPr>
        <w:ind w:left="1440" w:hanging="360"/>
        <w:rPr>
          <w:i w:val="1"/>
        </w:rPr>
      </w:pPr>
      <w:r w:rsidDel="00000000" w:rsidR="00000000" w:rsidRPr="00000000">
        <w:rPr>
          <w:i w:val="1"/>
          <w:rtl w:val="0"/>
        </w:rPr>
        <w:t xml:space="preserve">8 years - $100 million </w:t>
      </w:r>
    </w:p>
    <w:p w:rsidR="00000000" w:rsidDel="00000000" w:rsidP="00000000" w:rsidRDefault="00000000" w:rsidRPr="00000000" w14:paraId="0000050E">
      <w:pPr>
        <w:numPr>
          <w:ilvl w:val="0"/>
          <w:numId w:val="33"/>
        </w:numPr>
        <w:ind w:left="1440" w:hanging="360"/>
        <w:rPr>
          <w:i w:val="1"/>
        </w:rPr>
      </w:pPr>
      <w:r w:rsidDel="00000000" w:rsidR="00000000" w:rsidRPr="00000000">
        <w:rPr>
          <w:i w:val="1"/>
          <w:rtl w:val="0"/>
        </w:rPr>
        <w:t xml:space="preserve">10 years - $150 million</w:t>
      </w:r>
      <w:commentRangeEnd w:id="394"/>
      <w:r w:rsidDel="00000000" w:rsidR="00000000" w:rsidRPr="00000000">
        <w:commentReference w:id="394"/>
      </w:r>
      <w:r w:rsidDel="00000000" w:rsidR="00000000" w:rsidRPr="00000000">
        <w:rPr>
          <w:rtl w:val="0"/>
        </w:rPr>
      </w:r>
    </w:p>
    <w:p w:rsidR="00000000" w:rsidDel="00000000" w:rsidP="00000000" w:rsidRDefault="00000000" w:rsidRPr="00000000" w14:paraId="0000050F">
      <w:pPr>
        <w:numPr>
          <w:ilvl w:val="0"/>
          <w:numId w:val="54"/>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10">
      <w:pPr>
        <w:numPr>
          <w:ilvl w:val="0"/>
          <w:numId w:val="54"/>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11">
      <w:pPr>
        <w:numPr>
          <w:ilvl w:val="1"/>
          <w:numId w:val="54"/>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12">
      <w:pPr>
        <w:numPr>
          <w:ilvl w:val="2"/>
          <w:numId w:val="54"/>
        </w:numPr>
        <w:ind w:left="2160" w:hanging="360"/>
        <w:rPr>
          <w:u w:val="none"/>
        </w:rPr>
      </w:pPr>
      <w:r w:rsidDel="00000000" w:rsidR="00000000" w:rsidRPr="00000000">
        <w:rPr>
          <w:rtl w:val="0"/>
        </w:rPr>
        <w:t xml:space="preserve">Emphasize that relationship strengthening and building is key and will be prioritized by PANGEA</w:t>
      </w:r>
    </w:p>
    <w:p w:rsidR="00000000" w:rsidDel="00000000" w:rsidP="00000000" w:rsidRDefault="00000000" w:rsidRPr="00000000" w14:paraId="00000513">
      <w:pPr>
        <w:numPr>
          <w:ilvl w:val="1"/>
          <w:numId w:val="54"/>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14">
      <w:pPr>
        <w:numPr>
          <w:ilvl w:val="1"/>
          <w:numId w:val="54"/>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15">
      <w:pPr>
        <w:numPr>
          <w:ilvl w:val="1"/>
          <w:numId w:val="54"/>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16">
      <w:pPr>
        <w:numPr>
          <w:ilvl w:val="2"/>
          <w:numId w:val="54"/>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17">
      <w:pPr>
        <w:numPr>
          <w:ilvl w:val="1"/>
          <w:numId w:val="54"/>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18">
      <w:pPr>
        <w:numPr>
          <w:ilvl w:val="1"/>
          <w:numId w:val="54"/>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19">
      <w:pPr>
        <w:pStyle w:val="Heading3"/>
        <w:rPr/>
      </w:pPr>
      <w:bookmarkStart w:colFirst="0" w:colLast="0" w:name="_hqyhm81kx4qe" w:id="34"/>
      <w:bookmarkEnd w:id="34"/>
      <w:r w:rsidDel="00000000" w:rsidR="00000000" w:rsidRPr="00000000">
        <w:rPr>
          <w:rtl w:val="0"/>
        </w:rPr>
        <w:t xml:space="preserve">7.1</w:t>
      </w:r>
      <w:r w:rsidDel="00000000" w:rsidR="00000000" w:rsidRPr="00000000">
        <w:rPr>
          <w:rtl w:val="0"/>
        </w:rPr>
        <w:t xml:space="preserve"> </w:t>
      </w:r>
      <w:commentRangeStart w:id="395"/>
      <w:r w:rsidDel="00000000" w:rsidR="00000000" w:rsidRPr="00000000">
        <w:rPr>
          <w:rtl w:val="0"/>
        </w:rPr>
        <w:t xml:space="preserve">Organization</w:t>
      </w:r>
      <w:commentRangeEnd w:id="395"/>
      <w:r w:rsidDel="00000000" w:rsidR="00000000" w:rsidRPr="00000000">
        <w:commentReference w:id="395"/>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1A">
      <w:pPr>
        <w:rPr/>
      </w:pPr>
      <w:commentRangeStart w:id="396"/>
      <w:commentRangeStart w:id="397"/>
      <w:commentRangeStart w:id="398"/>
      <w:commentRangeStart w:id="399"/>
      <w:r w:rsidDel="00000000" w:rsidR="00000000" w:rsidRPr="00000000">
        <w:rPr>
          <w:rtl w:val="0"/>
        </w:rPr>
        <w:t xml:space="preserve">The organization and coordination of PANGEA will be determined</w:t>
      </w:r>
      <w:commentRangeEnd w:id="396"/>
      <w:r w:rsidDel="00000000" w:rsidR="00000000" w:rsidRPr="00000000">
        <w:commentReference w:id="396"/>
      </w:r>
      <w:commentRangeEnd w:id="397"/>
      <w:r w:rsidDel="00000000" w:rsidR="00000000" w:rsidRPr="00000000">
        <w:commentReference w:id="397"/>
      </w:r>
      <w:commentRangeEnd w:id="398"/>
      <w:r w:rsidDel="00000000" w:rsidR="00000000" w:rsidRPr="00000000">
        <w:commentReference w:id="398"/>
      </w:r>
      <w:commentRangeEnd w:id="399"/>
      <w:r w:rsidDel="00000000" w:rsidR="00000000" w:rsidRPr="00000000">
        <w:commentReference w:id="399"/>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drawing>
          <wp:inline distB="114300" distT="114300" distL="114300" distR="114300">
            <wp:extent cx="5886450" cy="3314700"/>
            <wp:effectExtent b="0" l="0" r="0" t="0"/>
            <wp:docPr id="4" name="image1.png"/>
            <a:graphic>
              <a:graphicData uri="http://schemas.openxmlformats.org/drawingml/2006/picture">
                <pic:pic>
                  <pic:nvPicPr>
                    <pic:cNvPr id="0" name="image1.png"/>
                    <pic:cNvPicPr preferRelativeResize="0"/>
                  </pic:nvPicPr>
                  <pic:blipFill>
                    <a:blip r:embed="rId252"/>
                    <a:srcRect b="0" l="0" r="0" t="0"/>
                    <a:stretch>
                      <a:fillRect/>
                    </a:stretch>
                  </pic:blipFill>
                  <pic:spPr>
                    <a:xfrm>
                      <a:off x="0" y="0"/>
                      <a:ext cx="58864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pStyle w:val="Heading4"/>
        <w:rPr/>
      </w:pPr>
      <w:bookmarkStart w:colFirst="0" w:colLast="0" w:name="_hyedhoelr1xk" w:id="35"/>
      <w:bookmarkEnd w:id="35"/>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The NASA Terrestrial Ecology Program uses surface, airborne, and space-based</w:t>
      </w:r>
    </w:p>
    <w:p w:rsidR="00000000" w:rsidDel="00000000" w:rsidP="00000000" w:rsidRDefault="00000000" w:rsidRPr="00000000" w14:paraId="0000051F">
      <w:pPr>
        <w:rPr/>
      </w:pPr>
      <w:r w:rsidDel="00000000" w:rsidR="00000000" w:rsidRPr="00000000">
        <w:rPr>
          <w:rtl w:val="0"/>
        </w:rPr>
        <w:t xml:space="preserve">observations to understand how Earth’s carbon cycle and terrestrial ecosystems</w:t>
      </w:r>
    </w:p>
    <w:p w:rsidR="00000000" w:rsidDel="00000000" w:rsidP="00000000" w:rsidRDefault="00000000" w:rsidRPr="00000000" w14:paraId="00000520">
      <w:pPr>
        <w:rPr/>
      </w:pPr>
      <w:r w:rsidDel="00000000" w:rsidR="00000000" w:rsidRPr="00000000">
        <w:rPr>
          <w:rtl w:val="0"/>
        </w:rPr>
        <w:t xml:space="preserve">respond to environmental change and human interventions. Improved</w:t>
      </w:r>
    </w:p>
    <w:p w:rsidR="00000000" w:rsidDel="00000000" w:rsidP="00000000" w:rsidRDefault="00000000" w:rsidRPr="00000000" w14:paraId="00000521">
      <w:pPr>
        <w:rPr/>
      </w:pPr>
      <w:r w:rsidDel="00000000" w:rsidR="00000000" w:rsidRPr="00000000">
        <w:rPr>
          <w:rtl w:val="0"/>
        </w:rPr>
        <w:t xml:space="preserve">understanding is gained by combining observations with advanced data analysis</w:t>
      </w:r>
    </w:p>
    <w:p w:rsidR="00000000" w:rsidDel="00000000" w:rsidP="00000000" w:rsidRDefault="00000000" w:rsidRPr="00000000" w14:paraId="00000522">
      <w:pPr>
        <w:rPr/>
      </w:pPr>
      <w:r w:rsidDel="00000000" w:rsidR="00000000" w:rsidRPr="00000000">
        <w:rPr>
          <w:rtl w:val="0"/>
        </w:rPr>
        <w:t xml:space="preserve">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23">
      <w:pPr>
        <w:pStyle w:val="Heading4"/>
        <w:rPr/>
      </w:pPr>
      <w:bookmarkStart w:colFirst="0" w:colLast="0" w:name="_x5mu1td5ughg" w:id="36"/>
      <w:bookmarkEnd w:id="36"/>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24">
      <w:pPr>
        <w:rPr/>
      </w:pPr>
      <w:r w:rsidDel="00000000" w:rsidR="00000000" w:rsidRPr="00000000">
        <w:rPr>
          <w:rtl w:val="0"/>
        </w:rPr>
        <w:t xml:space="preserve">Implementation of PANGEA will be supported by a </w:t>
      </w:r>
      <w:r w:rsidDel="00000000" w:rsidR="00000000" w:rsidRPr="00000000">
        <w:rPr>
          <w:i w:val="1"/>
          <w:rtl w:val="0"/>
        </w:rPr>
        <w:t xml:space="preserve">Project Office</w:t>
      </w:r>
      <w:r w:rsidDel="00000000" w:rsidR="00000000" w:rsidRPr="00000000">
        <w:rPr>
          <w:rtl w:val="0"/>
        </w:rPr>
        <w:t xml:space="preserve">. Field and airborne activities conducted within PANGEA will be organized, coordinated, and supported through the Project Office. Important aspects include coordination and support for field operations and logistics, safety and risk management, and interactions with local and regional stakeholders. The Project Office can provide cyberinfrastructure for data analysis and management.  Along with cyberinfrastructure, past campaign experience suggests that a human touch from the Project Office to encourage participation and compliance with data and open science policies will enhance team science.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w:t>
      </w:r>
      <w:r w:rsidDel="00000000" w:rsidR="00000000" w:rsidRPr="00000000">
        <w:rPr>
          <w:i w:val="1"/>
          <w:rtl w:val="0"/>
        </w:rPr>
        <w:t xml:space="preserve">.  </w:t>
      </w:r>
      <w:r w:rsidDel="00000000" w:rsidR="00000000" w:rsidRPr="00000000">
        <w:rPr>
          <w:rtl w:val="0"/>
        </w:rPr>
        <w:t xml:space="preserve">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color w:val="000000"/>
          <w:sz w:val="22"/>
          <w:szCs w:val="22"/>
        </w:rPr>
      </w:pPr>
      <w:r w:rsidDel="00000000" w:rsidR="00000000" w:rsidRPr="00000000">
        <w:rPr>
          <w:color w:val="000000"/>
          <w:sz w:val="22"/>
          <w:szCs w:val="22"/>
          <w:rtl w:val="0"/>
        </w:rPr>
        <w:t xml:space="preserve">Prior to initiation of the PANGEA science investigations, a group of scientists selected by the Program Office will design the PANGEA research in a </w:t>
      </w:r>
      <w:r w:rsidDel="00000000" w:rsidR="00000000" w:rsidRPr="00000000">
        <w:rPr>
          <w:i w:val="1"/>
          <w:color w:val="000000"/>
          <w:sz w:val="22"/>
          <w:szCs w:val="22"/>
          <w:rtl w:val="0"/>
        </w:rPr>
        <w:t xml:space="preserve">Concise Science Pla</w:t>
      </w:r>
      <w:r w:rsidDel="00000000" w:rsidR="00000000" w:rsidRPr="00000000">
        <w:rPr>
          <w:color w:val="000000"/>
          <w:sz w:val="22"/>
          <w:szCs w:val="22"/>
          <w:rtl w:val="0"/>
        </w:rPr>
        <w:t xml:space="preserve">n.  This plan will present a refinement of the ideas presented in this scoping document.   The refined plan will match scientific scope with resources available to conduct the research.  The Concise Science Plan will serve Program Management’s needs to solicit science investigations and will serve the selected Science Team as a guide for their integrated investigations to answer PANGEA </w:t>
      </w:r>
      <w:commentRangeStart w:id="400"/>
      <w:r w:rsidDel="00000000" w:rsidR="00000000" w:rsidRPr="00000000">
        <w:rPr>
          <w:color w:val="000000"/>
          <w:sz w:val="22"/>
          <w:szCs w:val="22"/>
          <w:rtl w:val="0"/>
        </w:rPr>
        <w:t xml:space="preserve">science questions.</w:t>
      </w:r>
      <w:commentRangeEnd w:id="400"/>
      <w:r w:rsidDel="00000000" w:rsidR="00000000" w:rsidRPr="00000000">
        <w:commentReference w:id="400"/>
      </w:r>
      <w:r w:rsidDel="00000000" w:rsidR="00000000" w:rsidRPr="00000000">
        <w:rPr>
          <w:rtl w:val="0"/>
        </w:rPr>
      </w:r>
    </w:p>
    <w:p w:rsidR="00000000" w:rsidDel="00000000" w:rsidP="00000000" w:rsidRDefault="00000000" w:rsidRPr="00000000" w14:paraId="00000529">
      <w:pPr>
        <w:pStyle w:val="Heading4"/>
        <w:rPr/>
      </w:pPr>
      <w:bookmarkStart w:colFirst="0" w:colLast="0" w:name="_lq3brrk2qvfv" w:id="37"/>
      <w:bookmarkEnd w:id="37"/>
      <w:r w:rsidDel="00000000" w:rsidR="00000000" w:rsidRPr="00000000">
        <w:rPr>
          <w:rtl w:val="0"/>
        </w:rPr>
        <w:t xml:space="preserve">7.1.4 Project Implementation</w:t>
      </w:r>
    </w:p>
    <w:p w:rsidR="00000000" w:rsidDel="00000000" w:rsidP="00000000" w:rsidRDefault="00000000" w:rsidRPr="00000000" w14:paraId="0000052A">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Science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specific activities during the execution of ABoVE.  A notional timetable for project implementation is presented in section 6.10.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But, we expect data collection to </w:t>
      </w:r>
      <w:r w:rsidDel="00000000" w:rsidR="00000000" w:rsidRPr="00000000">
        <w:rPr>
          <w:rFonts w:ascii="Roboto" w:cs="Roboto" w:eastAsia="Roboto" w:hAnsi="Roboto"/>
          <w:color w:val="1f1f1f"/>
          <w:sz w:val="21"/>
          <w:szCs w:val="21"/>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2B">
      <w:pPr>
        <w:pStyle w:val="Heading4"/>
        <w:rPr/>
      </w:pPr>
      <w:bookmarkStart w:colFirst="0" w:colLast="0" w:name="_7wuyqi8504jb" w:id="38"/>
      <w:bookmarkEnd w:id="38"/>
      <w:r w:rsidDel="00000000" w:rsidR="00000000" w:rsidRPr="00000000">
        <w:rPr>
          <w:rtl w:val="0"/>
        </w:rPr>
        <w:t xml:space="preserve">7.1.5 Science Team and Science Leadership</w:t>
      </w:r>
    </w:p>
    <w:p w:rsidR="00000000" w:rsidDel="00000000" w:rsidP="00000000" w:rsidRDefault="00000000" w:rsidRPr="00000000" w14:paraId="0000052C">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will be composed of PIs and CO-Is of selected investigations as well as scientists recruited by those PIs and Co-Is including post-doctoral scientists and students.  NASA Program Management will select a PANGEA Project Scientist and a Deputy Project Scientist who will be</w:t>
      </w:r>
      <w:r w:rsidDel="00000000" w:rsidR="00000000" w:rsidRPr="00000000">
        <w:rPr>
          <w:rtl w:val="0"/>
        </w:rPr>
        <w:t xml:space="preserve"> responsible for providing scientific coordination, leadership and direction for PANGEA, providing scientific inputs regarding PANGEA priorities and activities to Program Management, and communicating about PANGEA to a wide variety of scientific, governmental, and public audiences.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problems, and discuss next steps for implementation.</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(hereafter Science Leads = SL) will communicate the research objectives and outputs of the NASA-funded science team to a diversity of audiences. The SL will work with local partners to set expectations of PANGEA. The SL team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commentRangeStart w:id="401"/>
      <w:commentRangeStart w:id="402"/>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End w:id="401"/>
      <w:r w:rsidDel="00000000" w:rsidR="00000000" w:rsidRPr="00000000">
        <w:commentReference w:id="401"/>
      </w:r>
      <w:commentRangeEnd w:id="402"/>
      <w:r w:rsidDel="00000000" w:rsidR="00000000" w:rsidRPr="00000000">
        <w:commentReference w:id="402"/>
      </w: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made the NASA presence in host countries more acceptable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the diverse support for the campaign and diversity of candidates who have the capacity to and interest in contributing </w:t>
      </w:r>
      <w:r w:rsidDel="00000000" w:rsidR="00000000" w:rsidRPr="00000000">
        <w:rPr>
          <w:rtl w:val="0"/>
        </w:rPr>
        <w:t xml:space="preserve">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b w:val="1"/>
          <w:rtl w:val="0"/>
        </w:rPr>
        <w:t xml:space="preserve">scientific diplomacy </w:t>
      </w:r>
      <w:r w:rsidDel="00000000" w:rsidR="00000000" w:rsidRPr="00000000">
        <w:rPr>
          <w:rtl w:val="0"/>
        </w:rPr>
        <w:t xml:space="preserve">internationally. The Science Leadership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p>
    <w:p w:rsidR="00000000" w:rsidDel="00000000" w:rsidP="00000000" w:rsidRDefault="00000000" w:rsidRPr="00000000" w14:paraId="00000533">
      <w:pPr>
        <w:rPr>
          <w:color w:val="ff0000"/>
        </w:rPr>
      </w:pPr>
      <w:r w:rsidDel="00000000" w:rsidR="00000000" w:rsidRPr="00000000">
        <w:rPr>
          <w:rtl w:val="0"/>
        </w:rPr>
      </w:r>
    </w:p>
    <w:p w:rsidR="00000000" w:rsidDel="00000000" w:rsidP="00000000" w:rsidRDefault="00000000" w:rsidRPr="00000000" w14:paraId="00000534">
      <w:pPr>
        <w:pStyle w:val="Heading4"/>
        <w:rPr/>
      </w:pPr>
      <w:bookmarkStart w:colFirst="0" w:colLast="0" w:name="_moant3j662pm" w:id="39"/>
      <w:bookmarkEnd w:id="39"/>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certainly be well represented in the science team.</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pStyle w:val="Heading3"/>
        <w:rPr/>
      </w:pPr>
      <w:bookmarkStart w:colFirst="0" w:colLast="0" w:name="_d22q1idfjrqr" w:id="40"/>
      <w:bookmarkEnd w:id="40"/>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539">
      <w:pPr>
        <w:rPr/>
      </w:pPr>
      <w:commentRangeStart w:id="403"/>
      <w:r w:rsidDel="00000000" w:rsidR="00000000" w:rsidRPr="00000000">
        <w:rPr>
          <w:rtl w:val="0"/>
        </w:rPr>
        <w:t xml:space="preserve">Activities for PANGEA will be coordinated and directed by a </w:t>
      </w:r>
      <w:r w:rsidDel="00000000" w:rsidR="00000000" w:rsidRPr="00000000">
        <w:rPr>
          <w:i w:val="1"/>
          <w:rtl w:val="0"/>
        </w:rPr>
        <w:t xml:space="preserve">Project Office</w:t>
      </w:r>
      <w:r w:rsidDel="00000000" w:rsidR="00000000" w:rsidRPr="00000000">
        <w:rPr>
          <w:rtl w:val="0"/>
        </w:rPr>
        <w:t xml:space="preserve"> designated and supported by the Terrestrial Ecology Program Management.</w:t>
      </w:r>
      <w:commentRangeEnd w:id="403"/>
      <w:r w:rsidDel="00000000" w:rsidR="00000000" w:rsidRPr="00000000">
        <w:commentReference w:id="403"/>
      </w:r>
      <w:r w:rsidDel="00000000" w:rsidR="00000000" w:rsidRPr="00000000">
        <w:rPr>
          <w:rtl w:val="0"/>
        </w:rPr>
        <w:t xml:space="preserve">  The Project Office will be directed by a </w:t>
      </w:r>
      <w:r w:rsidDel="00000000" w:rsidR="00000000" w:rsidRPr="00000000">
        <w:rPr>
          <w:i w:val="1"/>
          <w:rtl w:val="0"/>
        </w:rPr>
        <w:t xml:space="preserve">Project Manager </w:t>
      </w:r>
      <w:r w:rsidDel="00000000" w:rsidR="00000000" w:rsidRPr="00000000">
        <w:rPr>
          <w:rtl w:val="0"/>
        </w:rPr>
        <w:t xml:space="preserve">who similarly will be appointed by NASA Program Management.  A project staff will support the Project Manager.  The PANGEA Project Scientist and Deputy Project Scientist will serve as </w:t>
      </w:r>
      <w:r w:rsidDel="00000000" w:rsidR="00000000" w:rsidRPr="00000000">
        <w:rPr>
          <w:i w:val="1"/>
          <w:rtl w:val="0"/>
        </w:rPr>
        <w:t xml:space="preserve">ex-officio </w:t>
      </w:r>
      <w:r w:rsidDel="00000000" w:rsidR="00000000" w:rsidRPr="00000000">
        <w:rPr>
          <w:rtl w:val="0"/>
        </w:rPr>
        <w:t xml:space="preserve">members of the Project Office. </w:t>
      </w:r>
      <w:r w:rsidDel="00000000" w:rsidR="00000000" w:rsidRPr="00000000">
        <w:rPr>
          <w:rtl w:val="0"/>
        </w:rPr>
        <w:t xml:space="preserve"> The Project Office will be responsible for (a) providing oversight and management of PANGEA field and airborne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We anticipate close coordination between the PANGEA Science Team and Earth Science to Action activities.  The </w:t>
      </w:r>
      <w:r w:rsidDel="00000000" w:rsidR="00000000" w:rsidRPr="00000000">
        <w:rPr>
          <w:rtl w:val="0"/>
        </w:rPr>
        <w:t xml:space="preserve">Project Manager will designate a point of contact (POC) in the Project Office for science applications of PANGEA.</w:t>
      </w:r>
      <w:r w:rsidDel="00000000" w:rsidR="00000000" w:rsidRPr="00000000">
        <w:rPr>
          <w:rtl w:val="0"/>
        </w:rPr>
        <w:t xml:space="preserve"> This POC will monitor expectations that applications partners have of the PANGEA science team.  </w:t>
      </w:r>
      <w:commentRangeStart w:id="404"/>
      <w:commentRangeStart w:id="405"/>
      <w:r w:rsidDel="00000000" w:rsidR="00000000" w:rsidRPr="00000000">
        <w:rPr>
          <w:rtl w:val="0"/>
        </w:rPr>
        <w:t xml:space="preserve">Regular and transparent communication with potential application partners will continue at all stages of PANGEA, and updates on decisions to pursue or not pursue potential applications will be communicated promptly. </w:t>
      </w:r>
      <w:commentRangeEnd w:id="404"/>
      <w:r w:rsidDel="00000000" w:rsidR="00000000" w:rsidRPr="00000000">
        <w:commentReference w:id="404"/>
      </w:r>
      <w:commentRangeEnd w:id="405"/>
      <w:r w:rsidDel="00000000" w:rsidR="00000000" w:rsidRPr="00000000">
        <w:commentReference w:id="405"/>
      </w: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 </w:t>
      </w:r>
    </w:p>
    <w:p w:rsidR="00000000" w:rsidDel="00000000" w:rsidP="00000000" w:rsidRDefault="00000000" w:rsidRPr="00000000" w14:paraId="0000053D">
      <w:pPr>
        <w:ind w:left="0" w:firstLine="0"/>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53E">
      <w:pPr>
        <w:numPr>
          <w:ilvl w:val="1"/>
          <w:numId w:val="45"/>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53F">
      <w:pPr>
        <w:numPr>
          <w:ilvl w:val="1"/>
          <w:numId w:val="45"/>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540">
      <w:pPr>
        <w:numPr>
          <w:ilvl w:val="2"/>
          <w:numId w:val="45"/>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541">
      <w:pPr>
        <w:numPr>
          <w:ilvl w:val="3"/>
          <w:numId w:val="45"/>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542">
      <w:pPr>
        <w:numPr>
          <w:ilvl w:val="3"/>
          <w:numId w:val="45"/>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543">
      <w:pPr>
        <w:numPr>
          <w:ilvl w:val="3"/>
          <w:numId w:val="45"/>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544">
      <w:pPr>
        <w:numPr>
          <w:ilvl w:val="2"/>
          <w:numId w:val="45"/>
        </w:numPr>
        <w:ind w:left="2160" w:hanging="360"/>
        <w:rPr>
          <w:i w:val="1"/>
        </w:rPr>
      </w:pPr>
      <w:r w:rsidDel="00000000" w:rsidR="00000000" w:rsidRPr="00000000">
        <w:rPr>
          <w:i w:val="1"/>
          <w:rtl w:val="0"/>
        </w:rPr>
        <w:t xml:space="preserve">Members</w:t>
      </w:r>
    </w:p>
    <w:p w:rsidR="00000000" w:rsidDel="00000000" w:rsidP="00000000" w:rsidRDefault="00000000" w:rsidRPr="00000000" w14:paraId="00000545">
      <w:pPr>
        <w:numPr>
          <w:ilvl w:val="3"/>
          <w:numId w:val="45"/>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546">
      <w:pPr>
        <w:numPr>
          <w:ilvl w:val="3"/>
          <w:numId w:val="45"/>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547">
      <w:pPr>
        <w:numPr>
          <w:ilvl w:val="2"/>
          <w:numId w:val="45"/>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548">
      <w:pPr>
        <w:numPr>
          <w:ilvl w:val="3"/>
          <w:numId w:val="45"/>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549">
      <w:pPr>
        <w:numPr>
          <w:ilvl w:val="3"/>
          <w:numId w:val="45"/>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54A">
      <w:pPr>
        <w:numPr>
          <w:ilvl w:val="3"/>
          <w:numId w:val="45"/>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54B">
      <w:pPr>
        <w:numPr>
          <w:ilvl w:val="1"/>
          <w:numId w:val="45"/>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54C">
      <w:pPr>
        <w:numPr>
          <w:ilvl w:val="2"/>
          <w:numId w:val="45"/>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54D">
      <w:pPr>
        <w:numPr>
          <w:ilvl w:val="2"/>
          <w:numId w:val="45"/>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54E">
      <w:pPr>
        <w:numPr>
          <w:ilvl w:val="2"/>
          <w:numId w:val="45"/>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54F">
      <w:pPr>
        <w:numPr>
          <w:ilvl w:val="3"/>
          <w:numId w:val="45"/>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550">
      <w:pPr>
        <w:numPr>
          <w:ilvl w:val="3"/>
          <w:numId w:val="45"/>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551">
      <w:pPr>
        <w:numPr>
          <w:ilvl w:val="3"/>
          <w:numId w:val="45"/>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552">
      <w:pPr>
        <w:numPr>
          <w:ilvl w:val="4"/>
          <w:numId w:val="45"/>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553">
      <w:pPr>
        <w:numPr>
          <w:ilvl w:val="4"/>
          <w:numId w:val="45"/>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554">
      <w:pPr>
        <w:numPr>
          <w:ilvl w:val="4"/>
          <w:numId w:val="45"/>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555">
      <w:pPr>
        <w:numPr>
          <w:ilvl w:val="5"/>
          <w:numId w:val="45"/>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556">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557">
      <w:pPr>
        <w:numPr>
          <w:ilvl w:val="5"/>
          <w:numId w:val="45"/>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558">
      <w:pPr>
        <w:numPr>
          <w:ilvl w:val="5"/>
          <w:numId w:val="45"/>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59">
      <w:pPr>
        <w:numPr>
          <w:ilvl w:val="2"/>
          <w:numId w:val="45"/>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5C">
      <w:pPr>
        <w:numPr>
          <w:ilvl w:val="0"/>
          <w:numId w:val="25"/>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55D">
      <w:pPr>
        <w:numPr>
          <w:ilvl w:val="0"/>
          <w:numId w:val="25"/>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55E">
      <w:pPr>
        <w:numPr>
          <w:ilvl w:val="0"/>
          <w:numId w:val="25"/>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55F">
      <w:pPr>
        <w:pStyle w:val="Heading3"/>
        <w:rPr/>
      </w:pPr>
      <w:bookmarkStart w:colFirst="0" w:colLast="0" w:name="_duixp9495bxf" w:id="41"/>
      <w:bookmarkEnd w:id="41"/>
      <w:r w:rsidDel="00000000" w:rsidR="00000000" w:rsidRPr="00000000">
        <w:rPr>
          <w:rtl w:val="0"/>
        </w:rPr>
        <w:t xml:space="preserve">7</w:t>
      </w:r>
      <w:commentRangeStart w:id="406"/>
      <w:r w:rsidDel="00000000" w:rsidR="00000000" w:rsidRPr="00000000">
        <w:rPr>
          <w:rtl w:val="0"/>
        </w:rPr>
        <w:t xml:space="preserve">.3 International and Other Agreements</w:t>
      </w:r>
      <w:commentRangeEnd w:id="406"/>
      <w:r w:rsidDel="00000000" w:rsidR="00000000" w:rsidRPr="00000000">
        <w:commentReference w:id="406"/>
      </w: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numPr>
          <w:ilvl w:val="0"/>
          <w:numId w:val="45"/>
        </w:numPr>
        <w:ind w:left="720" w:hanging="360"/>
        <w:rPr>
          <w:i w:val="1"/>
        </w:rPr>
      </w:pPr>
      <w:r w:rsidDel="00000000" w:rsidR="00000000" w:rsidRPr="00000000">
        <w:rPr>
          <w:i w:val="1"/>
          <w:rtl w:val="0"/>
        </w:rPr>
        <w:t xml:space="preserve">As soon as selected - [re-]initiate partnership conversations at the outset</w:t>
      </w:r>
    </w:p>
    <w:p w:rsidR="00000000" w:rsidDel="00000000" w:rsidP="00000000" w:rsidRDefault="00000000" w:rsidRPr="00000000" w14:paraId="00000563">
      <w:pPr>
        <w:numPr>
          <w:ilvl w:val="1"/>
          <w:numId w:val="45"/>
        </w:numPr>
        <w:ind w:left="1440" w:hanging="360"/>
        <w:rPr>
          <w:i w:val="1"/>
        </w:rPr>
      </w:pPr>
      <w:r w:rsidDel="00000000" w:rsidR="00000000" w:rsidRPr="00000000">
        <w:rPr>
          <w:i w:val="1"/>
          <w:rtl w:val="0"/>
        </w:rPr>
        <w:t xml:space="preserve">call a PANGEA meeting with all PMs - but also have Earth Action there from the beginning</w:t>
      </w:r>
    </w:p>
    <w:p w:rsidR="00000000" w:rsidDel="00000000" w:rsidP="00000000" w:rsidRDefault="00000000" w:rsidRPr="00000000" w14:paraId="00000564">
      <w:pPr>
        <w:numPr>
          <w:ilvl w:val="1"/>
          <w:numId w:val="45"/>
        </w:numPr>
        <w:ind w:left="1440" w:hanging="360"/>
        <w:rPr>
          <w:i w:val="1"/>
        </w:rPr>
      </w:pPr>
      <w:r w:rsidDel="00000000" w:rsidR="00000000" w:rsidRPr="00000000">
        <w:rPr>
          <w:i w:val="1"/>
          <w:rtl w:val="0"/>
        </w:rPr>
        <w:t xml:space="preserve">Engage international partners at the outset  </w:t>
      </w:r>
    </w:p>
    <w:p w:rsidR="00000000" w:rsidDel="00000000" w:rsidP="00000000" w:rsidRDefault="00000000" w:rsidRPr="00000000" w14:paraId="00000565">
      <w:pPr>
        <w:numPr>
          <w:ilvl w:val="1"/>
          <w:numId w:val="45"/>
        </w:numPr>
        <w:ind w:left="1440" w:hanging="360"/>
        <w:rPr>
          <w:i w:val="1"/>
        </w:rPr>
      </w:pPr>
      <w:r w:rsidDel="00000000" w:rsidR="00000000" w:rsidRPr="00000000">
        <w:rPr>
          <w:i w:val="1"/>
          <w:rtl w:val="0"/>
        </w:rPr>
        <w:t xml:space="preserve">PANGEA leadership team start relationship building with partner govts on Day 1 (or 2) to start developing MOUs for PANGEA campaign</w:t>
      </w:r>
    </w:p>
    <w:p w:rsidR="00000000" w:rsidDel="00000000" w:rsidP="00000000" w:rsidRDefault="00000000" w:rsidRPr="00000000" w14:paraId="00000566">
      <w:pPr>
        <w:numPr>
          <w:ilvl w:val="2"/>
          <w:numId w:val="45"/>
        </w:numPr>
        <w:ind w:left="2160" w:hanging="360"/>
        <w:rPr>
          <w:i w:val="1"/>
        </w:rPr>
      </w:pPr>
      <w:r w:rsidDel="00000000" w:rsidR="00000000" w:rsidRPr="00000000">
        <w:rPr>
          <w:i w:val="1"/>
          <w:rtl w:val="0"/>
        </w:rPr>
        <w:t xml:space="preserve">Point to lessons learned from LBA and AfriSAR-2</w:t>
      </w:r>
      <w:r w:rsidDel="00000000" w:rsidR="00000000" w:rsidRPr="00000000">
        <w:rPr>
          <w:rtl w:val="0"/>
        </w:rPr>
      </w:r>
    </w:p>
    <w:p w:rsidR="00000000" w:rsidDel="00000000" w:rsidP="00000000" w:rsidRDefault="00000000" w:rsidRPr="00000000" w14:paraId="00000567">
      <w:pPr>
        <w:pStyle w:val="Heading4"/>
        <w:rPr/>
      </w:pPr>
      <w:bookmarkStart w:colFirst="0" w:colLast="0" w:name="_hkso13ohbc20" w:id="42"/>
      <w:bookmarkEnd w:id="42"/>
      <w:r w:rsidDel="00000000" w:rsidR="00000000" w:rsidRPr="00000000">
        <w:rPr>
          <w:rtl w:val="0"/>
        </w:rPr>
        <w:t xml:space="preserve">7.3.1 Government agreements and MOUs</w:t>
      </w:r>
    </w:p>
    <w:p w:rsidR="00000000" w:rsidDel="00000000" w:rsidP="00000000" w:rsidRDefault="00000000" w:rsidRPr="00000000" w14:paraId="00000568">
      <w:pPr>
        <w:rPr>
          <w:rFonts w:ascii="Roboto" w:cs="Roboto" w:eastAsia="Roboto" w:hAnsi="Roboto"/>
          <w:color w:val="ff0000"/>
          <w:sz w:val="21"/>
          <w:szCs w:val="21"/>
          <w:highlight w:val="white"/>
        </w:rPr>
      </w:pPr>
      <w:commentRangeStart w:id="407"/>
      <w:r w:rsidDel="00000000" w:rsidR="00000000" w:rsidRPr="00000000">
        <w:rPr>
          <w:rFonts w:ascii="Roboto" w:cs="Roboto" w:eastAsia="Roboto" w:hAnsi="Roboto"/>
          <w:color w:val="ff0000"/>
          <w:sz w:val="21"/>
          <w:szCs w:val="21"/>
          <w:highlight w:val="white"/>
          <w:rtl w:val="0"/>
        </w:rPr>
        <w:t xml:space="preserve">[1-3 paragraphs on successes and lessons learned from AfriSAR-2 campaign]</w:t>
      </w:r>
      <w:commentRangeEnd w:id="407"/>
      <w:r w:rsidDel="00000000" w:rsidR="00000000" w:rsidRPr="00000000">
        <w:commentReference w:id="407"/>
      </w: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pStyle w:val="Heading4"/>
        <w:rPr/>
      </w:pPr>
      <w:bookmarkStart w:colFirst="0" w:colLast="0" w:name="_44zh5ia5coj2" w:id="43"/>
      <w:bookmarkEnd w:id="43"/>
      <w:r w:rsidDel="00000000" w:rsidR="00000000" w:rsidRPr="00000000">
        <w:rPr>
          <w:rtl w:val="0"/>
        </w:rPr>
        <w:t xml:space="preserve">7.3.2 NASA airborne campaign Indigenous agreements, permissions, and treaties (KEEP this section) </w:t>
      </w:r>
    </w:p>
    <w:p w:rsidR="00000000" w:rsidDel="00000000" w:rsidP="00000000" w:rsidRDefault="00000000" w:rsidRPr="00000000" w14:paraId="0000056B">
      <w:pPr>
        <w:numPr>
          <w:ilvl w:val="0"/>
          <w:numId w:val="13"/>
        </w:numPr>
        <w:ind w:left="720" w:hanging="360"/>
      </w:pPr>
      <w:commentRangeStart w:id="408"/>
      <w:r w:rsidDel="00000000" w:rsidR="00000000" w:rsidRPr="00000000">
        <w:rPr>
          <w:rtl w:val="0"/>
        </w:rPr>
        <w:t xml:space="preserve">Indigenous land and sovereign territories.</w:t>
      </w:r>
      <w:commentRangeEnd w:id="408"/>
      <w:r w:rsidDel="00000000" w:rsidR="00000000" w:rsidRPr="00000000">
        <w:commentReference w:id="408"/>
      </w:r>
      <w:r w:rsidDel="00000000" w:rsidR="00000000" w:rsidRPr="00000000">
        <w:rPr>
          <w:rtl w:val="0"/>
        </w:rPr>
      </w:r>
    </w:p>
    <w:p w:rsidR="00000000" w:rsidDel="00000000" w:rsidP="00000000" w:rsidRDefault="00000000" w:rsidRPr="00000000" w14:paraId="0000056C">
      <w:pPr>
        <w:numPr>
          <w:ilvl w:val="0"/>
          <w:numId w:val="13"/>
        </w:numPr>
        <w:ind w:left="720" w:hanging="360"/>
      </w:pPr>
      <w:hyperlink r:id="rId253">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6D">
      <w:pPr>
        <w:numPr>
          <w:ilvl w:val="0"/>
          <w:numId w:val="13"/>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6E">
      <w:pPr>
        <w:pStyle w:val="Heading3"/>
        <w:rPr/>
      </w:pPr>
      <w:bookmarkStart w:colFirst="0" w:colLast="0" w:name="_w90m76cd6k00" w:id="44"/>
      <w:bookmarkEnd w:id="44"/>
      <w:r w:rsidDel="00000000" w:rsidR="00000000" w:rsidRPr="00000000">
        <w:rPr>
          <w:rtl w:val="0"/>
        </w:rPr>
        <w:t xml:space="preserve">7.4</w:t>
      </w:r>
      <w:commentRangeStart w:id="409"/>
      <w:r w:rsidDel="00000000" w:rsidR="00000000" w:rsidRPr="00000000">
        <w:rPr>
          <w:rtl w:val="0"/>
        </w:rPr>
        <w:t xml:space="preserve"> Community Engagement Strategy</w:t>
      </w:r>
      <w:commentRangeEnd w:id="409"/>
      <w:r w:rsidDel="00000000" w:rsidR="00000000" w:rsidRPr="00000000">
        <w:commentReference w:id="409"/>
      </w:r>
      <w:r w:rsidDel="00000000" w:rsidR="00000000" w:rsidRPr="00000000">
        <w:rPr>
          <w:rtl w:val="0"/>
        </w:rPr>
      </w:r>
    </w:p>
    <w:p w:rsidR="00000000" w:rsidDel="00000000" w:rsidP="00000000" w:rsidRDefault="00000000" w:rsidRPr="00000000" w14:paraId="0000056F">
      <w:pPr>
        <w:spacing w:after="240" w:before="240" w:lineRule="auto"/>
        <w:rPr/>
      </w:pPr>
      <w:r w:rsidDel="00000000" w:rsidR="00000000" w:rsidRPr="00000000">
        <w:rPr>
          <w:rtl w:val="0"/>
        </w:rPr>
        <w:t xml:space="preserve">This section provides an overview of </w:t>
      </w:r>
      <w:del w:author="Elsa Ordway" w:id="63" w:date="2024-08-27T00:36:24Z">
        <w:r w:rsidDel="00000000" w:rsidR="00000000" w:rsidRPr="00000000">
          <w:rPr>
            <w:rtl w:val="0"/>
          </w:rPr>
          <w:delText xml:space="preserve">(</w:delText>
        </w:r>
        <w:commentRangeStart w:id="410"/>
        <w:r w:rsidDel="00000000" w:rsidR="00000000" w:rsidRPr="00000000">
          <w:rPr>
            <w:rtl w:val="0"/>
          </w:rPr>
          <w:delText xml:space="preserve">a) engagement efforts during the PANGEA Scoping Campaign,</w:delText>
        </w:r>
        <w:commentRangeEnd w:id="410"/>
        <w:r w:rsidDel="00000000" w:rsidR="00000000" w:rsidRPr="00000000">
          <w:commentReference w:id="410"/>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p>
    <w:p w:rsidR="00000000" w:rsidDel="00000000" w:rsidP="00000000" w:rsidRDefault="00000000" w:rsidRPr="00000000" w14:paraId="00000570">
      <w:pPr>
        <w:ind w:left="0" w:firstLine="0"/>
        <w:rPr>
          <w:del w:author="Adia Bey" w:id="64" w:date="2024-09-09T13:33:23Z"/>
        </w:rPr>
        <w:pPrChange w:author="Adia Bey" w:id="0" w:date="2024-09-09T13:33:23Z">
          <w:pPr>
            <w:numPr>
              <w:ilvl w:val="0"/>
              <w:numId w:val="83"/>
            </w:numPr>
            <w:ind w:left="720" w:hanging="360"/>
          </w:pPr>
        </w:pPrChange>
      </w:pPr>
      <w:del w:author="Adia Bey" w:id="64" w:date="2024-09-09T13:33:23Z">
        <w:r w:rsidDel="00000000" w:rsidR="00000000" w:rsidRPr="00000000">
          <w:rPr>
            <w:rtl w:val="0"/>
          </w:rPr>
          <w:delText xml:space="preserve">General principals (CARE &amp; FAIR, FPIC, Stephanie Caroll) </w:delText>
        </w:r>
      </w:del>
    </w:p>
    <w:p w:rsidR="00000000" w:rsidDel="00000000" w:rsidP="00000000" w:rsidRDefault="00000000" w:rsidRPr="00000000" w14:paraId="00000571">
      <w:pPr>
        <w:numPr>
          <w:ilvl w:val="0"/>
          <w:numId w:val="83"/>
        </w:numPr>
        <w:ind w:left="720" w:hanging="360"/>
      </w:pPr>
      <w:r w:rsidDel="00000000" w:rsidR="00000000" w:rsidRPr="00000000">
        <w:rPr>
          <w:rtl w:val="0"/>
        </w:rPr>
        <w:t xml:space="preserve">PANGEA Engagement goals</w:t>
      </w:r>
    </w:p>
    <w:p w:rsidR="00000000" w:rsidDel="00000000" w:rsidP="00000000" w:rsidRDefault="00000000" w:rsidRPr="00000000" w14:paraId="00000572">
      <w:pPr>
        <w:numPr>
          <w:ilvl w:val="1"/>
          <w:numId w:val="83"/>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573">
      <w:pPr>
        <w:numPr>
          <w:ilvl w:val="0"/>
          <w:numId w:val="83"/>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574">
      <w:pPr>
        <w:numPr>
          <w:ilvl w:val="0"/>
          <w:numId w:val="83"/>
        </w:numPr>
        <w:ind w:left="1440" w:hanging="360"/>
      </w:pPr>
      <w:r w:rsidDel="00000000" w:rsidR="00000000" w:rsidRPr="00000000">
        <w:rPr>
          <w:rtl w:val="0"/>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575">
      <w:pPr>
        <w:ind w:left="0" w:firstLine="0"/>
        <w:rPr/>
      </w:pPr>
      <w:r w:rsidDel="00000000" w:rsidR="00000000" w:rsidRPr="00000000">
        <w:rPr>
          <w:rtl w:val="0"/>
        </w:rPr>
      </w:r>
    </w:p>
    <w:p w:rsidR="00000000" w:rsidDel="00000000" w:rsidP="00000000" w:rsidRDefault="00000000" w:rsidRPr="00000000" w14:paraId="00000576">
      <w:pPr>
        <w:numPr>
          <w:ilvl w:val="0"/>
          <w:numId w:val="83"/>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577">
      <w:pPr>
        <w:ind w:left="720" w:firstLine="0"/>
        <w:rPr/>
      </w:pPr>
      <w:r w:rsidDel="00000000" w:rsidR="00000000" w:rsidRPr="00000000">
        <w:rPr>
          <w:rtl w:val="0"/>
        </w:rPr>
      </w:r>
    </w:p>
    <w:p w:rsidR="00000000" w:rsidDel="00000000" w:rsidP="00000000" w:rsidRDefault="00000000" w:rsidRPr="00000000" w14:paraId="00000578">
      <w:pPr>
        <w:numPr>
          <w:ilvl w:val="0"/>
          <w:numId w:val="100"/>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579">
      <w:pPr>
        <w:numPr>
          <w:ilvl w:val="0"/>
          <w:numId w:val="100"/>
        </w:numPr>
        <w:ind w:left="720" w:hanging="360"/>
      </w:pPr>
      <w:r w:rsidDel="00000000" w:rsidR="00000000" w:rsidRPr="00000000">
        <w:rPr>
          <w:rtl w:val="0"/>
        </w:rPr>
        <w:t xml:space="preserve">We need to mention that the list below is non-exhaustive, but the overall strategy will provide a framework for engaging other under-represented communities</w:t>
      </w:r>
    </w:p>
    <w:p w:rsidR="00000000" w:rsidDel="00000000" w:rsidP="00000000" w:rsidRDefault="00000000" w:rsidRPr="00000000" w14:paraId="0000057A">
      <w:pPr>
        <w:rPr>
          <w:ins w:author="Adia Bey" w:id="66" w:date="2024-09-09T13:33:39Z"/>
        </w:rPr>
      </w:pPr>
      <w:ins w:author="Adia Bey" w:id="66" w:date="2024-09-09T13:33:39Z">
        <w:r w:rsidDel="00000000" w:rsidR="00000000" w:rsidRPr="00000000">
          <w:rPr>
            <w:rtl w:val="0"/>
          </w:rPr>
        </w:r>
      </w:ins>
    </w:p>
    <w:p w:rsidR="00000000" w:rsidDel="00000000" w:rsidP="00000000" w:rsidRDefault="00000000" w:rsidRPr="00000000" w14:paraId="0000057B">
      <w:pPr>
        <w:rPr>
          <w:ins w:author="Adia Bey" w:id="66" w:date="2024-09-09T13:33:39Z"/>
        </w:rPr>
      </w:pPr>
      <w:ins w:author="Adia Bey" w:id="66" w:date="2024-09-09T13:33:39Z">
        <w:r w:rsidDel="00000000" w:rsidR="00000000" w:rsidRPr="00000000">
          <w:rPr>
            <w:rtl w:val="0"/>
          </w:rPr>
        </w:r>
      </w:ins>
    </w:p>
    <w:p w:rsidR="00000000" w:rsidDel="00000000" w:rsidP="00000000" w:rsidRDefault="00000000" w:rsidRPr="00000000" w14:paraId="0000057C">
      <w:pPr>
        <w:rPr>
          <w:ins w:author="Adia Bey" w:id="66" w:date="2024-09-09T13:33:39Z"/>
        </w:rPr>
      </w:pPr>
      <w:ins w:author="Adia Bey" w:id="66" w:date="2024-09-09T13:33:39Z">
        <w:r w:rsidDel="00000000" w:rsidR="00000000" w:rsidRPr="00000000">
          <w:br w:type="page"/>
        </w:r>
        <w:r w:rsidDel="00000000" w:rsidR="00000000" w:rsidRPr="00000000">
          <w:rPr>
            <w:rtl w:val="0"/>
          </w:rPr>
        </w:r>
      </w:ins>
    </w:p>
    <w:p w:rsidR="00000000" w:rsidDel="00000000" w:rsidP="00000000" w:rsidRDefault="00000000" w:rsidRPr="00000000" w14:paraId="0000057D">
      <w:pPr>
        <w:rPr>
          <w:ins w:author="Adia Bey" w:id="66" w:date="2024-09-09T13:33:39Z"/>
        </w:rPr>
      </w:pPr>
      <w:ins w:author="Adia Bey" w:id="66" w:date="2024-09-09T13:33:39Z">
        <w:r w:rsidDel="00000000" w:rsidR="00000000" w:rsidRPr="00000000">
          <w:rPr>
            <w:rtl w:val="0"/>
          </w:rPr>
          <w:t xml:space="preserve">Table X: PANGEA CARE Principles for ethical engagement with Indigenous Peoples and Local Communities (adapted from Global Indigenous Data Alliance </w:t>
        </w:r>
        <w:r w:rsidDel="00000000" w:rsidR="00000000" w:rsidRPr="00000000">
          <w:fldChar w:fldCharType="begin"/>
        </w:r>
        <w:r w:rsidDel="00000000" w:rsidR="00000000" w:rsidRPr="00000000">
          <w:instrText xml:space="preserve">HYPERLINK "https://www.gida-global.org/care"</w:instrText>
        </w:r>
        <w:r w:rsidDel="00000000" w:rsidR="00000000" w:rsidRPr="00000000">
          <w:fldChar w:fldCharType="separate"/>
        </w:r>
        <w:r w:rsidDel="00000000" w:rsidR="00000000" w:rsidRPr="00000000">
          <w:rPr>
            <w:rtl w:val="0"/>
          </w:rPr>
          <w:t xml:space="preserve">CARE Principles for Data Governance</w:t>
        </w:r>
        <w:r w:rsidDel="00000000" w:rsidR="00000000" w:rsidRPr="00000000">
          <w:fldChar w:fldCharType="end"/>
        </w:r>
        <w:r w:rsidDel="00000000" w:rsidR="00000000" w:rsidRPr="00000000">
          <w:rPr>
            <w:rtl w:val="0"/>
          </w:rPr>
          <w:t xml:space="preserve"> and </w:t>
        </w:r>
        <w:commentRangeStart w:id="411"/>
        <w:r w:rsidDel="00000000" w:rsidR="00000000" w:rsidRPr="00000000">
          <w:rPr>
            <w:rtl w:val="0"/>
          </w:rPr>
          <w:t xml:space="preserve">Jennings et al. 2023</w:t>
        </w:r>
        <w:commentRangeEnd w:id="411"/>
        <w:r w:rsidDel="00000000" w:rsidR="00000000" w:rsidRPr="00000000">
          <w:commentReference w:id="411"/>
        </w:r>
        <w:r w:rsidDel="00000000" w:rsidR="00000000" w:rsidRPr="00000000">
          <w:rPr>
            <w:rtl w:val="0"/>
          </w:rPr>
          <w:t xml:space="preserve">)</w:t>
        </w:r>
      </w:ins>
    </w:p>
    <w:p w:rsidR="00000000" w:rsidDel="00000000" w:rsidP="00000000" w:rsidRDefault="00000000" w:rsidRPr="00000000" w14:paraId="0000057E">
      <w:pPr>
        <w:rPr>
          <w:ins w:author="Adia Bey" w:id="66" w:date="2024-09-09T13:33:39Z"/>
        </w:rPr>
      </w:pPr>
      <w:ins w:author="Adia Bey" w:id="66" w:date="2024-09-09T13:33:39Z">
        <w:r w:rsidDel="00000000" w:rsidR="00000000" w:rsidRPr="00000000">
          <w:rPr>
            <w:rtl w:val="0"/>
          </w:rPr>
        </w:r>
      </w:ins>
    </w:p>
    <w:p w:rsidR="00000000" w:rsidDel="00000000" w:rsidP="00000000" w:rsidRDefault="00000000" w:rsidRPr="00000000" w14:paraId="0000057F">
      <w:pPr>
        <w:rPr/>
      </w:pPr>
      <w:ins w:author="Adia Bey" w:id="66" w:date="2024-09-09T13:33:39Z">
        <w:r w:rsidDel="00000000" w:rsidR="00000000" w:rsidRPr="00000000">
          <w:rPr/>
          <w:drawing>
            <wp:inline distB="114300" distT="114300" distL="114300" distR="114300">
              <wp:extent cx="7379208" cy="5486400"/>
              <wp:effectExtent b="0" l="0" r="0" t="0"/>
              <wp:docPr id="5" name="image2.png"/>
              <a:graphic>
                <a:graphicData uri="http://schemas.openxmlformats.org/drawingml/2006/picture">
                  <pic:pic>
                    <pic:nvPicPr>
                      <pic:cNvPr id="0" name="image2.png"/>
                      <pic:cNvPicPr preferRelativeResize="0"/>
                    </pic:nvPicPr>
                    <pic:blipFill>
                      <a:blip r:embed="rId254"/>
                      <a:srcRect b="0" l="0" r="0" t="0"/>
                      <a:stretch>
                        <a:fillRect/>
                      </a:stretch>
                    </pic:blipFill>
                    <pic:spPr>
                      <a:xfrm rot="16200000">
                        <a:off x="0" y="0"/>
                        <a:ext cx="7379208" cy="5486400"/>
                      </a:xfrm>
                      <a:prstGeom prst="rect"/>
                      <a:ln/>
                    </pic:spPr>
                  </pic:pic>
                </a:graphicData>
              </a:graphic>
            </wp:inline>
          </w:drawing>
        </w:r>
      </w:ins>
      <w:r w:rsidDel="00000000" w:rsidR="00000000" w:rsidRPr="00000000">
        <w:rPr>
          <w:rtl w:val="0"/>
        </w:rPr>
      </w:r>
    </w:p>
    <w:p w:rsidR="00000000" w:rsidDel="00000000" w:rsidP="00000000" w:rsidRDefault="00000000" w:rsidRPr="00000000" w14:paraId="00000580">
      <w:pPr>
        <w:shd w:fill="ffffff" w:val="clear"/>
        <w:spacing w:line="331.2" w:lineRule="auto"/>
        <w:rPr>
          <w:ins w:author="Adia Bey" w:id="67" w:date="2024-09-09T13:34:11Z"/>
        </w:rPr>
      </w:pPr>
      <w:ins w:author="Adia Bey" w:id="67" w:date="2024-09-09T13:34:11Z">
        <w:r w:rsidDel="00000000" w:rsidR="00000000" w:rsidRPr="00000000">
          <w:rPr>
            <w:rtl w:val="0"/>
          </w:rPr>
        </w:r>
      </w:ins>
    </w:p>
    <w:p w:rsidR="00000000" w:rsidDel="00000000" w:rsidP="00000000" w:rsidRDefault="00000000" w:rsidRPr="00000000" w14:paraId="00000581">
      <w:pPr>
        <w:shd w:fill="ffffff" w:val="clear"/>
        <w:spacing w:line="331.2" w:lineRule="auto"/>
        <w:rPr>
          <w:ins w:author="Adia Bey" w:id="67" w:date="2024-09-09T13:34:11Z"/>
          <w:b w:val="1"/>
          <w:rPrChange w:author="Adia Bey" w:id="68" w:date="2024-09-09T13:34:11Z">
            <w:rPr/>
          </w:rPrChange>
        </w:rPr>
      </w:pPr>
      <w:ins w:author="Adia Bey" w:id="67" w:date="2024-09-09T13:34:11Z">
        <w:r w:rsidDel="00000000" w:rsidR="00000000" w:rsidRPr="00000000">
          <w:rPr>
            <w:b w:val="1"/>
            <w:rPrChange w:author="Adia Bey" w:id="68" w:date="2024-09-09T13:34:11Z">
              <w:rPr/>
            </w:rPrChange>
          </w:rPr>
          <w:drawing>
            <wp:inline distB="114300" distT="114300" distL="114300" distR="114300">
              <wp:extent cx="7190023" cy="5486400"/>
              <wp:effectExtent b="0" l="0" r="0" t="0"/>
              <wp:docPr id="2" name="image4.png"/>
              <a:graphic>
                <a:graphicData uri="http://schemas.openxmlformats.org/drawingml/2006/picture">
                  <pic:pic>
                    <pic:nvPicPr>
                      <pic:cNvPr id="0" name="image4.png"/>
                      <pic:cNvPicPr preferRelativeResize="0"/>
                    </pic:nvPicPr>
                    <pic:blipFill>
                      <a:blip r:embed="rId255"/>
                      <a:srcRect b="0" l="0" r="0" t="0"/>
                      <a:stretch>
                        <a:fillRect/>
                      </a:stretch>
                    </pic:blipFill>
                    <pic:spPr>
                      <a:xfrm rot="16200000">
                        <a:off x="0" y="0"/>
                        <a:ext cx="7190023" cy="5486400"/>
                      </a:xfrm>
                      <a:prstGeom prst="rect"/>
                      <a:ln/>
                    </pic:spPr>
                  </pic:pic>
                </a:graphicData>
              </a:graphic>
            </wp:inline>
          </w:drawing>
        </w:r>
        <w:r w:rsidDel="00000000" w:rsidR="00000000" w:rsidRPr="00000000">
          <w:rPr>
            <w:rtl w:val="0"/>
          </w:rPr>
        </w:r>
      </w:ins>
    </w:p>
    <w:p w:rsidR="00000000" w:rsidDel="00000000" w:rsidP="00000000" w:rsidRDefault="00000000" w:rsidRPr="00000000" w14:paraId="00000582">
      <w:pPr>
        <w:shd w:fill="ffffff" w:val="clear"/>
        <w:spacing w:line="331.2" w:lineRule="auto"/>
        <w:rPr>
          <w:ins w:author="Adia Bey" w:id="67" w:date="2024-09-09T13:34:11Z"/>
          <w:b w:val="1"/>
          <w:rPrChange w:author="Adia Bey" w:id="68" w:date="2024-09-09T13:34:11Z">
            <w:rPr/>
          </w:rPrChange>
        </w:rPr>
      </w:pPr>
      <w:ins w:author="Adia Bey" w:id="67" w:date="2024-09-09T13:34:11Z">
        <w:r w:rsidDel="00000000" w:rsidR="00000000" w:rsidRPr="00000000">
          <w:rPr>
            <w:rtl w:val="0"/>
          </w:rPr>
        </w:r>
      </w:ins>
    </w:p>
    <w:p w:rsidR="00000000" w:rsidDel="00000000" w:rsidP="00000000" w:rsidRDefault="00000000" w:rsidRPr="00000000" w14:paraId="00000583">
      <w:pPr>
        <w:shd w:fill="ffffff" w:val="clear"/>
        <w:spacing w:line="331.2" w:lineRule="auto"/>
        <w:rPr>
          <w:ins w:author="Adia Bey" w:id="67" w:date="2024-09-09T13:34:11Z"/>
          <w:b w:val="1"/>
          <w:rPrChange w:author="Adia Bey" w:id="68" w:date="2024-09-09T13:34:11Z">
            <w:rPr/>
          </w:rPrChange>
        </w:rPr>
      </w:pPr>
      <w:ins w:author="Adia Bey" w:id="67" w:date="2024-09-09T13:34:11Z">
        <w:r w:rsidDel="00000000" w:rsidR="00000000" w:rsidRPr="00000000">
          <w:br w:type="page"/>
        </w:r>
        <w:r w:rsidDel="00000000" w:rsidR="00000000" w:rsidRPr="00000000">
          <w:rPr>
            <w:rtl w:val="0"/>
          </w:rPr>
        </w:r>
      </w:ins>
    </w:p>
    <w:p w:rsidR="00000000" w:rsidDel="00000000" w:rsidP="00000000" w:rsidRDefault="00000000" w:rsidRPr="00000000" w14:paraId="00000584">
      <w:pPr>
        <w:shd w:fill="ffffff" w:val="clear"/>
        <w:spacing w:line="331.2" w:lineRule="auto"/>
        <w:rPr>
          <w:b w:val="1"/>
          <w:rPrChange w:author="Adia Bey" w:id="68" w:date="2024-09-09T13:34:11Z">
            <w:rPr>
              <w:b w:val="1"/>
            </w:rPr>
          </w:rPrChange>
        </w:rPr>
      </w:pPr>
      <w:commentRangeStart w:id="412"/>
      <w:commentRangeStart w:id="413"/>
      <w:commentRangeStart w:id="414"/>
      <w:commentRangeStart w:id="415"/>
      <w:r w:rsidDel="00000000" w:rsidR="00000000" w:rsidRPr="00000000">
        <w:rPr>
          <w:b w:val="1"/>
          <w:rtl w:val="0"/>
          <w:rPrChange w:author="Adia Bey" w:id="68" w:date="2024-09-09T13:34:11Z">
            <w:rPr>
              <w:b w:val="1"/>
            </w:rPr>
          </w:rPrChange>
        </w:rPr>
        <w:t xml:space="preserve">Knowledge Exchange Opportunities: </w:t>
      </w:r>
      <w:commentRangeEnd w:id="415"/>
      <w:r w:rsidDel="00000000" w:rsidR="00000000" w:rsidRPr="00000000">
        <w:commentReference w:id="415"/>
      </w:r>
      <w:r w:rsidDel="00000000" w:rsidR="00000000" w:rsidRPr="00000000">
        <w:rPr>
          <w:rtl w:val="0"/>
        </w:rPr>
      </w:r>
    </w:p>
    <w:p w:rsidR="00000000" w:rsidDel="00000000" w:rsidP="00000000" w:rsidRDefault="00000000" w:rsidRPr="00000000" w14:paraId="00000585">
      <w:pPr>
        <w:numPr>
          <w:ilvl w:val="0"/>
          <w:numId w:val="20"/>
        </w:numPr>
        <w:shd w:fill="ffffff" w:val="clear"/>
        <w:ind w:left="940" w:hanging="360"/>
        <w:rPr>
          <w:color w:val="000000"/>
        </w:rPr>
      </w:pPr>
      <w:r w:rsidDel="00000000" w:rsidR="00000000" w:rsidRPr="00000000">
        <w:rPr>
          <w:b w:val="1"/>
          <w:rtl w:val="0"/>
          <w:rPrChange w:author="Adia Bey" w:id="68" w:date="2024-09-09T13:34:11Z">
            <w:rPr/>
          </w:rPrChange>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586">
      <w:pPr>
        <w:numPr>
          <w:ilvl w:val="0"/>
          <w:numId w:val="20"/>
        </w:numPr>
        <w:shd w:fill="ffffff" w:val="clear"/>
        <w:ind w:left="940" w:hanging="360"/>
        <w:rPr>
          <w:color w:val="000000"/>
        </w:rPr>
      </w:pPr>
      <w:r w:rsidDel="00000000" w:rsidR="00000000" w:rsidRPr="00000000">
        <w:rPr>
          <w:b w:val="1"/>
          <w:rtl w:val="0"/>
          <w:rPrChange w:author="Adia Bey" w:id="68" w:date="2024-09-09T13:34:11Z">
            <w:rPr/>
          </w:rPrChange>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587">
      <w:pPr>
        <w:numPr>
          <w:ilvl w:val="0"/>
          <w:numId w:val="20"/>
        </w:numPr>
        <w:shd w:fill="ffffff" w:val="clear"/>
        <w:ind w:left="940" w:hanging="360"/>
        <w:rPr>
          <w:color w:val="000000"/>
        </w:rPr>
      </w:pPr>
      <w:r w:rsidDel="00000000" w:rsidR="00000000" w:rsidRPr="00000000">
        <w:rPr>
          <w:b w:val="1"/>
          <w:rtl w:val="0"/>
          <w:rPrChange w:author="Adia Bey" w:id="68" w:date="2024-09-09T13:34:11Z">
            <w:rPr/>
          </w:rPrChange>
        </w:rPr>
        <w:t xml:space="preserve">What are the most important sustainable alternative sources of income for ILPC?  </w:t>
      </w:r>
    </w:p>
    <w:p w:rsidR="00000000" w:rsidDel="00000000" w:rsidP="00000000" w:rsidRDefault="00000000" w:rsidRPr="00000000" w14:paraId="00000588">
      <w:pPr>
        <w:numPr>
          <w:ilvl w:val="0"/>
          <w:numId w:val="20"/>
        </w:numPr>
        <w:shd w:fill="ffffff" w:val="clear"/>
        <w:ind w:left="940" w:hanging="360"/>
        <w:rPr>
          <w:color w:val="000000"/>
        </w:rPr>
      </w:pPr>
      <w:r w:rsidDel="00000000" w:rsidR="00000000" w:rsidRPr="00000000">
        <w:rPr>
          <w:b w:val="1"/>
          <w:rtl w:val="0"/>
          <w:rPrChange w:author="Adia Bey" w:id="68" w:date="2024-09-09T13:34:11Z">
            <w:rPr/>
          </w:rPrChange>
        </w:rPr>
        <w:t xml:space="preserve">What is the role of research and a science-based economy in this process?</w:t>
      </w:r>
    </w:p>
    <w:p w:rsidR="00000000" w:rsidDel="00000000" w:rsidP="00000000" w:rsidRDefault="00000000" w:rsidRPr="00000000" w14:paraId="00000589">
      <w:pPr>
        <w:numPr>
          <w:ilvl w:val="0"/>
          <w:numId w:val="20"/>
        </w:numPr>
        <w:shd w:fill="ffffff" w:val="clear"/>
        <w:ind w:left="940" w:hanging="360"/>
        <w:rPr>
          <w:color w:val="000000"/>
        </w:rPr>
      </w:pPr>
      <w:r w:rsidDel="00000000" w:rsidR="00000000" w:rsidRPr="00000000">
        <w:rPr>
          <w:b w:val="1"/>
          <w:rtl w:val="0"/>
          <w:rPrChange w:author="Adia Bey" w:id="68" w:date="2024-09-09T13:34:11Z">
            <w:rPr/>
          </w:rPrChange>
        </w:rPr>
        <w:t xml:space="preserve">How can PANGEA support or begin to establish a science-based economy and long-term research collaborations with IPLC across the tropics?</w:t>
      </w:r>
    </w:p>
    <w:p w:rsidR="00000000" w:rsidDel="00000000" w:rsidP="00000000" w:rsidRDefault="00000000" w:rsidRPr="00000000" w14:paraId="0000058A">
      <w:pPr>
        <w:numPr>
          <w:ilvl w:val="0"/>
          <w:numId w:val="20"/>
        </w:numPr>
        <w:shd w:fill="ffffff" w:val="clear"/>
        <w:ind w:left="940" w:hanging="360"/>
        <w:rPr>
          <w:color w:val="000000"/>
        </w:rPr>
      </w:pPr>
      <w:r w:rsidDel="00000000" w:rsidR="00000000" w:rsidRPr="00000000">
        <w:rPr>
          <w:b w:val="1"/>
          <w:rtl w:val="0"/>
          <w:rPrChange w:author="Adia Bey" w:id="68" w:date="2024-09-09T13:34:11Z">
            <w:rPr/>
          </w:rPrChange>
        </w:rPr>
        <w:t xml:space="preserve">How can Indigenous Peoples &amp; Local Communities be empowered to use remote-sensing data to conserve and restore their landscapes?</w:t>
      </w:r>
      <w:commentRangeEnd w:id="412"/>
      <w:r w:rsidDel="00000000" w:rsidR="00000000" w:rsidRPr="00000000">
        <w:commentReference w:id="412"/>
      </w:r>
      <w:commentRangeEnd w:id="413"/>
      <w:r w:rsidDel="00000000" w:rsidR="00000000" w:rsidRPr="00000000">
        <w:commentReference w:id="413"/>
      </w:r>
      <w:commentRangeEnd w:id="414"/>
      <w:r w:rsidDel="00000000" w:rsidR="00000000" w:rsidRPr="00000000">
        <w:commentReference w:id="414"/>
      </w:r>
      <w:r w:rsidDel="00000000" w:rsidR="00000000" w:rsidRPr="00000000">
        <w:rPr>
          <w:rtl w:val="0"/>
        </w:rPr>
      </w:r>
    </w:p>
    <w:p w:rsidR="00000000" w:rsidDel="00000000" w:rsidP="00000000" w:rsidRDefault="00000000" w:rsidRPr="00000000" w14:paraId="0000058B">
      <w:pPr>
        <w:pStyle w:val="Heading4"/>
        <w:rPr>
          <w:b w:val="1"/>
          <w:rPrChange w:author="Adia Bey" w:id="68" w:date="2024-09-09T13:34:11Z">
            <w:rPr/>
          </w:rPrChange>
        </w:rPr>
      </w:pPr>
      <w:bookmarkStart w:colFirst="0" w:colLast="0" w:name="_6wr5ovytb15d" w:id="45"/>
      <w:bookmarkEnd w:id="45"/>
      <w:r w:rsidDel="00000000" w:rsidR="00000000" w:rsidRPr="00000000">
        <w:rPr>
          <w:rtl w:val="0"/>
        </w:rPr>
      </w:r>
    </w:p>
    <w:p w:rsidR="00000000" w:rsidDel="00000000" w:rsidP="00000000" w:rsidRDefault="00000000" w:rsidRPr="00000000" w14:paraId="0000058C">
      <w:pPr>
        <w:rPr>
          <w:b w:val="1"/>
          <w:rPrChange w:author="Adia Bey" w:id="68" w:date="2024-09-09T13:34:11Z">
            <w:rPr/>
          </w:rPrChange>
        </w:rPr>
      </w:pPr>
      <w:r w:rsidDel="00000000" w:rsidR="00000000" w:rsidRPr="00000000">
        <w:rPr>
          <w:b w:val="1"/>
          <w:rtl w:val="0"/>
          <w:rPrChange w:author="Adia Bey" w:id="68" w:date="2024-09-09T13:34:11Z">
            <w:rPr/>
          </w:rPrChange>
        </w:rPr>
        <w:t xml:space="preserve">Table X </w:t>
      </w:r>
      <w:commentRangeStart w:id="416"/>
      <w:r w:rsidDel="00000000" w:rsidR="00000000" w:rsidRPr="00000000">
        <w:rPr>
          <w:b w:val="1"/>
          <w:rtl w:val="0"/>
          <w:rPrChange w:author="Adia Bey" w:id="68" w:date="2024-09-09T13:34:11Z">
            <w:rPr/>
          </w:rPrChange>
        </w:rPr>
        <w:t xml:space="preserve">PANGEA Target Groups for Community Engagement</w:t>
      </w:r>
      <w:commentRangeEnd w:id="416"/>
      <w:r w:rsidDel="00000000" w:rsidR="00000000" w:rsidRPr="00000000">
        <w:commentReference w:id="416"/>
      </w:r>
      <w:r w:rsidDel="00000000" w:rsidR="00000000" w:rsidRPr="00000000">
        <w:rPr>
          <w:rtl w:val="0"/>
        </w:rPr>
      </w:r>
    </w:p>
    <w:p w:rsidR="00000000" w:rsidDel="00000000" w:rsidP="00000000" w:rsidRDefault="00000000" w:rsidRPr="00000000" w14:paraId="0000058D">
      <w:pPr>
        <w:rPr>
          <w:b w:val="1"/>
          <w:rPrChange w:author="Adia Bey" w:id="68" w:date="2024-09-09T13:34:11Z">
            <w:rPr/>
          </w:rPrChange>
        </w:rPr>
      </w:pPr>
      <w:r w:rsidDel="00000000" w:rsidR="00000000" w:rsidRPr="00000000">
        <w:rPr>
          <w:rtl w:val="0"/>
        </w:rPr>
      </w:r>
    </w:p>
    <w:p w:rsidR="00000000" w:rsidDel="00000000" w:rsidP="00000000" w:rsidRDefault="00000000" w:rsidRPr="00000000" w14:paraId="0000058E">
      <w:pPr>
        <w:rPr>
          <w:b w:val="1"/>
          <w:rPrChange w:author="Adia Bey" w:id="68" w:date="2024-09-09T13:34:11Z">
            <w:rPr/>
          </w:rPrChange>
        </w:rPr>
      </w:pPr>
      <w:r w:rsidDel="00000000" w:rsidR="00000000" w:rsidRPr="00000000">
        <w:rPr>
          <w:rtl w:val="0"/>
        </w:rPr>
      </w:r>
    </w:p>
    <w:p w:rsidR="00000000" w:rsidDel="00000000" w:rsidP="00000000" w:rsidRDefault="00000000" w:rsidRPr="00000000" w14:paraId="0000058F">
      <w:pPr>
        <w:rPr>
          <w:b w:val="1"/>
          <w:rPrChange w:author="Adia Bey" w:id="68" w:date="2024-09-09T13:34:11Z">
            <w:rPr/>
          </w:rPrChange>
        </w:rPr>
      </w:pPr>
      <w:r w:rsidDel="00000000" w:rsidR="00000000" w:rsidRPr="00000000">
        <w:rPr>
          <w:b w:val="1"/>
          <w:rtl w:val="0"/>
          <w:rPrChange w:author="Adia Bey" w:id="68" w:date="2024-09-09T13:34:11Z">
            <w:rPr/>
          </w:rPrChange>
        </w:rPr>
        <w:t xml:space="preserve">Indigenous Peoples and local, forest-dependent communities </w:t>
      </w:r>
    </w:p>
    <w:p w:rsidR="00000000" w:rsidDel="00000000" w:rsidP="00000000" w:rsidRDefault="00000000" w:rsidRPr="00000000" w14:paraId="00000590">
      <w:pPr>
        <w:numPr>
          <w:ilvl w:val="0"/>
          <w:numId w:val="72"/>
        </w:numPr>
        <w:ind w:left="720" w:hanging="360"/>
      </w:pPr>
      <w:hyperlink r:id="rId256">
        <w:r w:rsidDel="00000000" w:rsidR="00000000" w:rsidRPr="00000000">
          <w:rPr>
            <w:b w:val="1"/>
            <w:rtl w:val="0"/>
            <w:rPrChange w:author="Adia Bey" w:id="68" w:date="2024-09-09T13:34:11Z">
              <w:rPr>
                <w:color w:val="1155cc"/>
                <w:u w:val="single"/>
              </w:rPr>
            </w:rPrChange>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91">
      <w:pPr>
        <w:rPr>
          <w:b w:val="1"/>
          <w:rPrChange w:author="Adia Bey" w:id="68" w:date="2024-09-09T13:34:11Z">
            <w:rPr/>
          </w:rPrChange>
        </w:rPr>
      </w:pPr>
      <w:r w:rsidDel="00000000" w:rsidR="00000000" w:rsidRPr="00000000">
        <w:rPr>
          <w:rtl w:val="0"/>
        </w:rPr>
      </w:r>
    </w:p>
    <w:p w:rsidR="00000000" w:rsidDel="00000000" w:rsidP="00000000" w:rsidRDefault="00000000" w:rsidRPr="00000000" w14:paraId="00000592">
      <w:pPr>
        <w:rPr>
          <w:b w:val="1"/>
          <w:rPrChange w:author="Adia Bey" w:id="68" w:date="2024-09-09T13:34:11Z">
            <w:rPr/>
          </w:rPrChange>
        </w:rPr>
      </w:pPr>
      <w:r w:rsidDel="00000000" w:rsidR="00000000" w:rsidRPr="00000000">
        <w:rPr>
          <w:b w:val="1"/>
          <w:rtl w:val="0"/>
          <w:rPrChange w:author="Adia Bey" w:id="68" w:date="2024-09-09T13:34:11Z">
            <w:rPr/>
          </w:rPrChange>
        </w:rPr>
        <w:t xml:space="preserve">Women </w:t>
      </w:r>
    </w:p>
    <w:p w:rsidR="00000000" w:rsidDel="00000000" w:rsidP="00000000" w:rsidRDefault="00000000" w:rsidRPr="00000000" w14:paraId="00000593">
      <w:pPr>
        <w:numPr>
          <w:ilvl w:val="0"/>
          <w:numId w:val="29"/>
        </w:numPr>
        <w:spacing w:line="240" w:lineRule="auto"/>
        <w:ind w:left="720" w:hanging="360"/>
        <w:rPr>
          <w:rFonts w:ascii="Noto Sans Symbols" w:cs="Noto Sans Symbols" w:eastAsia="Noto Sans Symbols" w:hAnsi="Noto Sans Symbols"/>
        </w:rPr>
      </w:pPr>
      <w:r w:rsidDel="00000000" w:rsidR="00000000" w:rsidRPr="00000000">
        <w:rPr>
          <w:b w:val="1"/>
          <w:rtl w:val="0"/>
          <w:rPrChange w:author="Adia Bey" w:id="68" w:date="2024-09-09T13:34:11Z">
            <w:rPr>
              <w:rFonts w:ascii="Calibri" w:cs="Calibri" w:eastAsia="Calibri" w:hAnsi="Calibri"/>
            </w:rPr>
          </w:rPrChange>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94">
      <w:pPr>
        <w:numPr>
          <w:ilvl w:val="0"/>
          <w:numId w:val="29"/>
        </w:numPr>
        <w:spacing w:line="240" w:lineRule="auto"/>
        <w:ind w:left="720" w:hanging="360"/>
        <w:rPr>
          <w:rFonts w:ascii="Noto Sans Symbols" w:cs="Noto Sans Symbols" w:eastAsia="Noto Sans Symbols" w:hAnsi="Noto Sans Symbols"/>
        </w:rPr>
      </w:pPr>
      <w:r w:rsidDel="00000000" w:rsidR="00000000" w:rsidRPr="00000000">
        <w:rPr>
          <w:b w:val="1"/>
          <w:rtl w:val="0"/>
          <w:rPrChange w:author="Adia Bey" w:id="68" w:date="2024-09-09T13:34:11Z">
            <w:rPr>
              <w:rFonts w:ascii="Calibri" w:cs="Calibri" w:eastAsia="Calibri" w:hAnsi="Calibri"/>
            </w:rPr>
          </w:rPrChange>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95">
      <w:pPr>
        <w:rPr>
          <w:b w:val="1"/>
          <w:rPrChange w:author="Adia Bey" w:id="68" w:date="2024-09-09T13:34:11Z">
            <w:rPr/>
          </w:rPrChange>
        </w:rPr>
      </w:pPr>
      <w:r w:rsidDel="00000000" w:rsidR="00000000" w:rsidRPr="00000000">
        <w:rPr>
          <w:rtl w:val="0"/>
        </w:rPr>
      </w:r>
    </w:p>
    <w:p w:rsidR="00000000" w:rsidDel="00000000" w:rsidP="00000000" w:rsidRDefault="00000000" w:rsidRPr="00000000" w14:paraId="00000596">
      <w:pPr>
        <w:rPr>
          <w:b w:val="1"/>
          <w:rPrChange w:author="Adia Bey" w:id="68" w:date="2024-09-09T13:34:11Z">
            <w:rPr/>
          </w:rPrChange>
        </w:rPr>
      </w:pPr>
      <w:commentRangeStart w:id="417"/>
      <w:r w:rsidDel="00000000" w:rsidR="00000000" w:rsidRPr="00000000">
        <w:rPr>
          <w:b w:val="1"/>
          <w:rtl w:val="0"/>
          <w:rPrChange w:author="Adia Bey" w:id="68" w:date="2024-09-09T13:34:11Z">
            <w:rPr/>
          </w:rPrChange>
        </w:rPr>
        <w:t xml:space="preserve">Scientific Institutions</w:t>
      </w:r>
      <w:commentRangeEnd w:id="417"/>
      <w:r w:rsidDel="00000000" w:rsidR="00000000" w:rsidRPr="00000000">
        <w:commentReference w:id="417"/>
      </w:r>
      <w:r w:rsidDel="00000000" w:rsidR="00000000" w:rsidRPr="00000000">
        <w:rPr>
          <w:rtl w:val="0"/>
        </w:rPr>
      </w:r>
    </w:p>
    <w:p w:rsidR="00000000" w:rsidDel="00000000" w:rsidP="00000000" w:rsidRDefault="00000000" w:rsidRPr="00000000" w14:paraId="00000597">
      <w:pPr>
        <w:rPr>
          <w:b w:val="1"/>
          <w:rPrChange w:author="Adia Bey" w:id="68" w:date="2024-09-09T13:34:11Z">
            <w:rPr/>
          </w:rPrChange>
        </w:rPr>
      </w:pPr>
      <w:r w:rsidDel="00000000" w:rsidR="00000000" w:rsidRPr="00000000">
        <w:rPr>
          <w:b w:val="1"/>
          <w:rtl w:val="0"/>
          <w:rPrChange w:author="Adia Bey" w:id="68" w:date="2024-09-09T13:34:11Z">
            <w:rPr/>
          </w:rPrChange>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b w:val="1"/>
          <w:rtl w:val="0"/>
          <w:rPrChange w:author="Adia Bey" w:id="68" w:date="2024-09-09T13:34:11Z">
            <w:rPr/>
          </w:rPrChange>
        </w:rPr>
        <w:t xml:space="preserve">researchers</w:t>
      </w:r>
      <w:r w:rsidDel="00000000" w:rsidR="00000000" w:rsidRPr="00000000">
        <w:rPr>
          <w:b w:val="1"/>
          <w:rtl w:val="0"/>
          <w:rPrChange w:author="Adia Bey" w:id="68" w:date="2024-09-09T13:34:11Z">
            <w:rPr/>
          </w:rPrChange>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598">
      <w:pPr>
        <w:numPr>
          <w:ilvl w:val="0"/>
          <w:numId w:val="42"/>
        </w:numPr>
        <w:spacing w:after="0" w:afterAutospacing="0" w:before="240" w:lineRule="auto"/>
        <w:ind w:left="720" w:hanging="360"/>
        <w:rPr/>
      </w:pPr>
      <w:r w:rsidDel="00000000" w:rsidR="00000000" w:rsidRPr="00000000">
        <w:rPr>
          <w:b w:val="1"/>
          <w:rtl w:val="0"/>
          <w:rPrChange w:author="Adia Bey" w:id="68" w:date="2024-09-09T13:34:11Z">
            <w:rPr/>
          </w:rPrChange>
        </w:rPr>
        <w:t xml:space="preserve">Co-development of the research, analysis, and potential applications of the proposed programs by PANGEA.</w:t>
      </w:r>
    </w:p>
    <w:p w:rsidR="00000000" w:rsidDel="00000000" w:rsidP="00000000" w:rsidRDefault="00000000" w:rsidRPr="00000000" w14:paraId="00000599">
      <w:pPr>
        <w:numPr>
          <w:ilvl w:val="0"/>
          <w:numId w:val="42"/>
        </w:numPr>
        <w:spacing w:after="0" w:afterAutospacing="0" w:before="0" w:beforeAutospacing="0" w:lineRule="auto"/>
        <w:ind w:left="720" w:hanging="360"/>
        <w:rPr/>
      </w:pPr>
      <w:r w:rsidDel="00000000" w:rsidR="00000000" w:rsidRPr="00000000">
        <w:rPr>
          <w:b w:val="1"/>
          <w:rtl w:val="0"/>
          <w:rPrChange w:author="Adia Bey" w:id="68" w:date="2024-09-09T13:34:11Z">
            <w:rPr/>
          </w:rPrChange>
        </w:rPr>
        <w:t xml:space="preserve">Identification of field sites, research infrastructure, and capabilities that are critical to achieve PANGEA proposed research goals.</w:t>
      </w:r>
    </w:p>
    <w:p w:rsidR="00000000" w:rsidDel="00000000" w:rsidP="00000000" w:rsidRDefault="00000000" w:rsidRPr="00000000" w14:paraId="0000059A">
      <w:pPr>
        <w:numPr>
          <w:ilvl w:val="0"/>
          <w:numId w:val="42"/>
        </w:numPr>
        <w:spacing w:after="0" w:afterAutospacing="0" w:before="0" w:beforeAutospacing="0" w:lineRule="auto"/>
        <w:ind w:left="720" w:hanging="360"/>
        <w:rPr/>
      </w:pPr>
      <w:r w:rsidDel="00000000" w:rsidR="00000000" w:rsidRPr="00000000">
        <w:rPr>
          <w:b w:val="1"/>
          <w:rtl w:val="0"/>
          <w:rPrChange w:author="Adia Bey" w:id="68" w:date="2024-09-09T13:34:11Z">
            <w:rPr/>
          </w:rPrChange>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b w:val="1"/>
          <w:rtl w:val="0"/>
          <w:rPrChange w:author="Adia Bey" w:id="68" w:date="2024-09-09T13:34:11Z">
            <w:rPr/>
          </w:rPrChange>
        </w:rPr>
        <w:t xml:space="preserve">the emerging knowledge can be integrated with and applied to regional and national demands for the socioeconomic development and policy development</w:t>
      </w:r>
      <w:r w:rsidDel="00000000" w:rsidR="00000000" w:rsidRPr="00000000">
        <w:rPr>
          <w:b w:val="1"/>
          <w:rtl w:val="0"/>
          <w:rPrChange w:author="Adia Bey" w:id="68" w:date="2024-09-09T13:34:11Z">
            <w:rPr/>
          </w:rPrChange>
        </w:rPr>
        <w:t xml:space="preserve">.</w:t>
      </w:r>
    </w:p>
    <w:p w:rsidR="00000000" w:rsidDel="00000000" w:rsidP="00000000" w:rsidRDefault="00000000" w:rsidRPr="00000000" w14:paraId="0000059B">
      <w:pPr>
        <w:numPr>
          <w:ilvl w:val="0"/>
          <w:numId w:val="42"/>
        </w:numPr>
        <w:spacing w:after="0" w:afterAutospacing="0" w:before="0" w:beforeAutospacing="0" w:lineRule="auto"/>
        <w:ind w:left="720" w:hanging="360"/>
        <w:rPr/>
      </w:pPr>
      <w:r w:rsidDel="00000000" w:rsidR="00000000" w:rsidRPr="00000000">
        <w:rPr>
          <w:b w:val="1"/>
          <w:rtl w:val="0"/>
          <w:rPrChange w:author="Adia Bey" w:id="68" w:date="2024-09-09T13:34:11Z">
            <w:rPr/>
          </w:rPrChange>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9C">
      <w:pPr>
        <w:numPr>
          <w:ilvl w:val="0"/>
          <w:numId w:val="42"/>
        </w:numPr>
        <w:spacing w:after="240" w:before="0" w:beforeAutospacing="0" w:lineRule="auto"/>
        <w:ind w:left="720" w:hanging="360"/>
        <w:rPr/>
      </w:pPr>
      <w:r w:rsidDel="00000000" w:rsidR="00000000" w:rsidRPr="00000000">
        <w:rPr>
          <w:b w:val="1"/>
          <w:rtl w:val="0"/>
          <w:rPrChange w:author="Adia Bey" w:id="68" w:date="2024-09-09T13:34:11Z">
            <w:rPr/>
          </w:rPrChange>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59D">
      <w:pPr>
        <w:rPr>
          <w:b w:val="1"/>
          <w:rPrChange w:author="Adia Bey" w:id="68" w:date="2024-09-09T13:34:11Z">
            <w:rPr/>
          </w:rPrChange>
        </w:rPr>
      </w:pPr>
      <w:r w:rsidDel="00000000" w:rsidR="00000000" w:rsidRPr="00000000">
        <w:rPr>
          <w:b w:val="1"/>
          <w:rtl w:val="0"/>
          <w:rPrChange w:author="Adia Bey" w:id="68" w:date="2024-09-09T13:34:11Z">
            <w:rPr/>
          </w:rPrChange>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9E">
      <w:pPr>
        <w:spacing w:line="240" w:lineRule="auto"/>
        <w:rPr>
          <w:b w:val="1"/>
          <w:rPrChange w:author="Adia Bey" w:id="68" w:date="2024-09-09T13:34:11Z">
            <w:rPr/>
          </w:rPrChange>
        </w:rPr>
      </w:pPr>
      <w:r w:rsidDel="00000000" w:rsidR="00000000" w:rsidRPr="00000000">
        <w:rPr>
          <w:rtl w:val="0"/>
        </w:rPr>
      </w:r>
    </w:p>
    <w:p w:rsidR="00000000" w:rsidDel="00000000" w:rsidP="00000000" w:rsidRDefault="00000000" w:rsidRPr="00000000" w14:paraId="0000059F">
      <w:pPr>
        <w:rPr>
          <w:b w:val="1"/>
          <w:rPrChange w:author="Adia Bey" w:id="68" w:date="2024-09-09T13:34:11Z">
            <w:rPr/>
          </w:rPrChange>
        </w:rPr>
      </w:pPr>
      <w:r w:rsidDel="00000000" w:rsidR="00000000" w:rsidRPr="00000000">
        <w:rPr>
          <w:b w:val="1"/>
          <w:rtl w:val="0"/>
          <w:rPrChange w:author="Adia Bey" w:id="68" w:date="2024-09-09T13:34:11Z">
            <w:rPr/>
          </w:rPrChange>
        </w:rPr>
        <w:t xml:space="preserve">Government agencies</w:t>
      </w:r>
    </w:p>
    <w:p w:rsidR="00000000" w:rsidDel="00000000" w:rsidP="00000000" w:rsidRDefault="00000000" w:rsidRPr="00000000" w14:paraId="000005A0">
      <w:pPr>
        <w:numPr>
          <w:ilvl w:val="0"/>
          <w:numId w:val="29"/>
        </w:numPr>
        <w:spacing w:line="240" w:lineRule="auto"/>
        <w:ind w:left="720" w:hanging="360"/>
        <w:rPr/>
      </w:pPr>
      <w:r w:rsidDel="00000000" w:rsidR="00000000" w:rsidRPr="00000000">
        <w:rPr>
          <w:b w:val="1"/>
          <w:rtl w:val="0"/>
          <w:rPrChange w:author="Adia Bey" w:id="68" w:date="2024-09-09T13:34:11Z">
            <w:rPr/>
          </w:rPrChange>
        </w:rPr>
        <w:t xml:space="preserve">Policymakers</w:t>
      </w:r>
    </w:p>
    <w:p w:rsidR="00000000" w:rsidDel="00000000" w:rsidP="00000000" w:rsidRDefault="00000000" w:rsidRPr="00000000" w14:paraId="000005A1">
      <w:pPr>
        <w:numPr>
          <w:ilvl w:val="0"/>
          <w:numId w:val="29"/>
        </w:numPr>
        <w:spacing w:line="240" w:lineRule="auto"/>
        <w:ind w:left="720" w:hanging="360"/>
        <w:rPr/>
      </w:pPr>
      <w:r w:rsidDel="00000000" w:rsidR="00000000" w:rsidRPr="00000000">
        <w:rPr>
          <w:b w:val="1"/>
          <w:rtl w:val="0"/>
          <w:rPrChange w:author="Adia Bey" w:id="68" w:date="2024-09-09T13:34:11Z">
            <w:rPr/>
          </w:rPrChange>
        </w:rPr>
        <w:t xml:space="preserve">Administrators and p</w:t>
      </w:r>
      <w:r w:rsidDel="00000000" w:rsidR="00000000" w:rsidRPr="00000000">
        <w:rPr>
          <w:b w:val="1"/>
          <w:rtl w:val="0"/>
          <w:rPrChange w:author="Adia Bey" w:id="68" w:date="2024-09-09T13:34:11Z">
            <w:rPr/>
          </w:rPrChange>
        </w:rPr>
        <w:t xml:space="preserve">rogram directors of government funding agencies</w:t>
      </w:r>
      <w:r w:rsidDel="00000000" w:rsidR="00000000" w:rsidRPr="00000000">
        <w:rPr>
          <w:rtl w:val="0"/>
        </w:rPr>
      </w:r>
    </w:p>
    <w:p w:rsidR="00000000" w:rsidDel="00000000" w:rsidP="00000000" w:rsidRDefault="00000000" w:rsidRPr="00000000" w14:paraId="000005A2">
      <w:pPr>
        <w:numPr>
          <w:ilvl w:val="0"/>
          <w:numId w:val="29"/>
        </w:numPr>
        <w:spacing w:line="240" w:lineRule="auto"/>
        <w:ind w:left="720" w:hanging="360"/>
        <w:rPr/>
      </w:pPr>
      <w:r w:rsidDel="00000000" w:rsidR="00000000" w:rsidRPr="00000000">
        <w:rPr>
          <w:b w:val="1"/>
          <w:rtl w:val="0"/>
          <w:rPrChange w:author="Adia Bey" w:id="68" w:date="2024-09-09T13:34:11Z">
            <w:rPr/>
          </w:rPrChange>
        </w:rPr>
        <w:t xml:space="preserve">At national and sub-national levels</w:t>
      </w:r>
      <w:r w:rsidDel="00000000" w:rsidR="00000000" w:rsidRPr="00000000">
        <w:rPr>
          <w:rtl w:val="0"/>
        </w:rPr>
      </w:r>
    </w:p>
    <w:p w:rsidR="00000000" w:rsidDel="00000000" w:rsidP="00000000" w:rsidRDefault="00000000" w:rsidRPr="00000000" w14:paraId="000005A3">
      <w:pPr>
        <w:rPr>
          <w:b w:val="1"/>
          <w:rPrChange w:author="Adia Bey" w:id="68" w:date="2024-09-09T13:34:11Z">
            <w:rPr/>
          </w:rPrChange>
        </w:rPr>
      </w:pPr>
      <w:r w:rsidDel="00000000" w:rsidR="00000000" w:rsidRPr="00000000">
        <w:rPr>
          <w:rtl w:val="0"/>
        </w:rPr>
      </w:r>
    </w:p>
    <w:p w:rsidR="00000000" w:rsidDel="00000000" w:rsidP="00000000" w:rsidRDefault="00000000" w:rsidRPr="00000000" w14:paraId="000005A4">
      <w:pPr>
        <w:rPr>
          <w:b w:val="1"/>
          <w:rPrChange w:author="Adia Bey" w:id="68" w:date="2024-09-09T13:34:11Z">
            <w:rPr/>
          </w:rPrChange>
        </w:rPr>
      </w:pPr>
      <w:r w:rsidDel="00000000" w:rsidR="00000000" w:rsidRPr="00000000">
        <w:rPr>
          <w:b w:val="1"/>
          <w:rtl w:val="0"/>
          <w:rPrChange w:author="Adia Bey" w:id="68" w:date="2024-09-09T13:34:11Z">
            <w:rPr/>
          </w:rPrChange>
        </w:rPr>
        <w:t xml:space="preserve">Non-governmental organizations </w:t>
      </w:r>
    </w:p>
    <w:p w:rsidR="00000000" w:rsidDel="00000000" w:rsidP="00000000" w:rsidRDefault="00000000" w:rsidRPr="00000000" w14:paraId="000005A5">
      <w:pPr>
        <w:numPr>
          <w:ilvl w:val="0"/>
          <w:numId w:val="29"/>
        </w:numPr>
        <w:spacing w:line="240" w:lineRule="auto"/>
        <w:ind w:left="720" w:hanging="360"/>
        <w:rPr/>
      </w:pPr>
      <w:r w:rsidDel="00000000" w:rsidR="00000000" w:rsidRPr="00000000">
        <w:rPr>
          <w:b w:val="1"/>
          <w:rtl w:val="0"/>
          <w:rPrChange w:author="Adia Bey" w:id="68" w:date="2024-09-09T13:34:11Z">
            <w:rPr/>
          </w:rPrChange>
        </w:rPr>
        <w:t xml:space="preserve">International</w:t>
      </w:r>
    </w:p>
    <w:p w:rsidR="00000000" w:rsidDel="00000000" w:rsidP="00000000" w:rsidRDefault="00000000" w:rsidRPr="00000000" w14:paraId="000005A6">
      <w:pPr>
        <w:numPr>
          <w:ilvl w:val="0"/>
          <w:numId w:val="29"/>
        </w:numPr>
        <w:spacing w:line="240" w:lineRule="auto"/>
        <w:ind w:left="720" w:hanging="360"/>
        <w:rPr/>
      </w:pPr>
      <w:r w:rsidDel="00000000" w:rsidR="00000000" w:rsidRPr="00000000">
        <w:rPr>
          <w:b w:val="1"/>
          <w:rtl w:val="0"/>
          <w:rPrChange w:author="Adia Bey" w:id="68" w:date="2024-09-09T13:34:11Z">
            <w:rPr/>
          </w:rPrChange>
        </w:rPr>
        <w:t xml:space="preserve">Local</w:t>
      </w:r>
      <w:r w:rsidDel="00000000" w:rsidR="00000000" w:rsidRPr="00000000">
        <w:rPr>
          <w:rtl w:val="0"/>
        </w:rPr>
      </w:r>
    </w:p>
    <w:p w:rsidR="00000000" w:rsidDel="00000000" w:rsidP="00000000" w:rsidRDefault="00000000" w:rsidRPr="00000000" w14:paraId="000005A7">
      <w:pPr>
        <w:rPr>
          <w:b w:val="1"/>
          <w:rPrChange w:author="Adia Bey" w:id="68" w:date="2024-09-09T13:34:11Z">
            <w:rPr/>
          </w:rPrChange>
        </w:rPr>
      </w:pPr>
      <w:r w:rsidDel="00000000" w:rsidR="00000000" w:rsidRPr="00000000">
        <w:rPr>
          <w:rtl w:val="0"/>
        </w:rPr>
      </w:r>
    </w:p>
    <w:p w:rsidR="00000000" w:rsidDel="00000000" w:rsidP="00000000" w:rsidRDefault="00000000" w:rsidRPr="00000000" w14:paraId="000005A8">
      <w:pPr>
        <w:rPr>
          <w:b w:val="1"/>
          <w:rPrChange w:author="Adia Bey" w:id="68" w:date="2024-09-09T13:34:11Z">
            <w:rPr/>
          </w:rPrChange>
        </w:rPr>
      </w:pPr>
      <w:r w:rsidDel="00000000" w:rsidR="00000000" w:rsidRPr="00000000">
        <w:rPr>
          <w:b w:val="1"/>
          <w:rtl w:val="0"/>
          <w:rPrChange w:author="Adia Bey" w:id="68" w:date="2024-09-09T13:34:11Z">
            <w:rPr/>
          </w:rPrChange>
        </w:rPr>
        <w:t xml:space="preserve">Intergovernmental organizations </w:t>
      </w:r>
    </w:p>
    <w:p w:rsidR="00000000" w:rsidDel="00000000" w:rsidP="00000000" w:rsidRDefault="00000000" w:rsidRPr="00000000" w14:paraId="000005A9">
      <w:pPr>
        <w:rPr>
          <w:b w:val="1"/>
          <w:rPrChange w:author="Adia Bey" w:id="68" w:date="2024-09-09T13:34:11Z">
            <w:rPr/>
          </w:rPrChange>
        </w:rPr>
      </w:pPr>
      <w:r w:rsidDel="00000000" w:rsidR="00000000" w:rsidRPr="00000000">
        <w:rPr>
          <w:rtl w:val="0"/>
        </w:rPr>
      </w:r>
    </w:p>
    <w:p w:rsidR="00000000" w:rsidDel="00000000" w:rsidP="00000000" w:rsidRDefault="00000000" w:rsidRPr="00000000" w14:paraId="000005AA">
      <w:pPr>
        <w:rPr>
          <w:ins w:author="Jose D Fuentes" w:id="69" w:date="2024-08-27T13:51:26Z"/>
          <w:b w:val="1"/>
          <w:rPrChange w:author="Adia Bey" w:id="68" w:date="2024-09-09T13:34:11Z">
            <w:rPr/>
          </w:rPrChange>
        </w:rPr>
      </w:pPr>
      <w:r w:rsidDel="00000000" w:rsidR="00000000" w:rsidRPr="00000000">
        <w:rPr>
          <w:b w:val="1"/>
          <w:rtl w:val="0"/>
          <w:rPrChange w:author="Adia Bey" w:id="68" w:date="2024-09-09T13:34:11Z">
            <w:rPr/>
          </w:rPrChange>
        </w:rPr>
        <w:t xml:space="preserve">Private </w:t>
      </w:r>
      <w:commentRangeStart w:id="418"/>
      <w:commentRangeStart w:id="419"/>
      <w:commentRangeStart w:id="420"/>
      <w:r w:rsidDel="00000000" w:rsidR="00000000" w:rsidRPr="00000000">
        <w:rPr>
          <w:b w:val="1"/>
          <w:rtl w:val="0"/>
          <w:rPrChange w:author="Adia Bey" w:id="68" w:date="2024-09-09T13:34:11Z">
            <w:rPr/>
          </w:rPrChange>
        </w:rPr>
        <w:t xml:space="preserve">sector</w:t>
      </w:r>
      <w:commentRangeEnd w:id="418"/>
      <w:r w:rsidDel="00000000" w:rsidR="00000000" w:rsidRPr="00000000">
        <w:commentReference w:id="418"/>
      </w:r>
      <w:commentRangeEnd w:id="419"/>
      <w:r w:rsidDel="00000000" w:rsidR="00000000" w:rsidRPr="00000000">
        <w:commentReference w:id="419"/>
      </w:r>
      <w:commentRangeEnd w:id="420"/>
      <w:r w:rsidDel="00000000" w:rsidR="00000000" w:rsidRPr="00000000">
        <w:commentReference w:id="420"/>
      </w:r>
      <w:r w:rsidDel="00000000" w:rsidR="00000000" w:rsidRPr="00000000">
        <w:rPr>
          <w:b w:val="1"/>
          <w:rtl w:val="0"/>
          <w:rPrChange w:author="Adia Bey" w:id="68" w:date="2024-09-09T13:34:11Z">
            <w:rPr/>
          </w:rPrChange>
        </w:rPr>
        <w:t xml:space="preserve"> </w:t>
      </w:r>
      <w:ins w:author="Jose D Fuentes" w:id="69" w:date="2024-08-27T13:51:26Z">
        <w:r w:rsidDel="00000000" w:rsidR="00000000" w:rsidRPr="00000000">
          <w:rPr>
            <w:rtl w:val="0"/>
          </w:rPr>
        </w:r>
      </w:ins>
    </w:p>
    <w:p w:rsidR="00000000" w:rsidDel="00000000" w:rsidP="00000000" w:rsidRDefault="00000000" w:rsidRPr="00000000" w14:paraId="000005AB">
      <w:pPr>
        <w:rPr>
          <w:ins w:author="Jose D Fuentes" w:id="69" w:date="2024-08-27T13:51:26Z"/>
          <w:b w:val="1"/>
          <w:rPrChange w:author="Adia Bey" w:id="68" w:date="2024-09-09T13:34:11Z">
            <w:rPr/>
          </w:rPrChange>
        </w:rPr>
      </w:pPr>
      <w:ins w:author="Jose D Fuentes" w:id="69" w:date="2024-08-27T13:51:26Z">
        <w:r w:rsidDel="00000000" w:rsidR="00000000" w:rsidRPr="00000000">
          <w:rPr>
            <w:rtl w:val="0"/>
          </w:rPr>
        </w:r>
      </w:ins>
    </w:p>
    <w:p w:rsidR="00000000" w:rsidDel="00000000" w:rsidP="00000000" w:rsidRDefault="00000000" w:rsidRPr="00000000" w14:paraId="000005AC">
      <w:pPr>
        <w:rPr>
          <w:b w:val="1"/>
          <w:rPrChange w:author="Adia Bey" w:id="68" w:date="2024-09-09T13:34:11Z">
            <w:rPr/>
          </w:rPrChange>
        </w:rPr>
      </w:pPr>
      <w:ins w:author="Jose D Fuentes" w:id="69" w:date="2024-08-27T13:51:26Z">
        <w:r w:rsidDel="00000000" w:rsidR="00000000" w:rsidRPr="00000000">
          <w:rPr>
            <w:b w:val="1"/>
            <w:rtl w:val="0"/>
            <w:rPrChange w:author="Adia Bey" w:id="68" w:date="2024-09-09T13:34:11Z">
              <w:rPr/>
            </w:rPrChange>
          </w:rPr>
          <w:t xml:space="preserve">Foundations (e.g., the Ford Foundation, the Mellon Foundation, etc.), </w:t>
        </w:r>
      </w:ins>
      <w:r w:rsidDel="00000000" w:rsidR="00000000" w:rsidRPr="00000000">
        <w:rPr>
          <w:rtl w:val="0"/>
        </w:rPr>
      </w:r>
    </w:p>
    <w:p w:rsidR="00000000" w:rsidDel="00000000" w:rsidP="00000000" w:rsidRDefault="00000000" w:rsidRPr="00000000" w14:paraId="000005AD">
      <w:pPr>
        <w:spacing w:after="240" w:before="240" w:line="240" w:lineRule="auto"/>
        <w:rPr/>
      </w:pPr>
      <w:r w:rsidDel="00000000" w:rsidR="00000000" w:rsidRPr="00000000">
        <w:rPr>
          <w:b w:val="1"/>
          <w:rtl w:val="0"/>
          <w:rPrChange w:author="Adia Bey" w:id="68" w:date="2024-09-09T13:34:11Z">
            <w:rPr/>
          </w:rPrChange>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70" w:date="2024-08-27T13:56:55Z">
            <w:rPr/>
          </w:rPrChange>
        </w:rPr>
        <w:t xml:space="preserve">S</w:t>
      </w:r>
      <w:r w:rsidDel="00000000" w:rsidR="00000000" w:rsidRPr="00000000">
        <w:rPr>
          <w:shd w:fill="ffd966" w:val="clear"/>
          <w:rtl w:val="0"/>
          <w:rPrChange w:author="Jose D Fuentes" w:id="71"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5AE">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AF">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B0">
      <w:pPr>
        <w:numPr>
          <w:ilvl w:val="0"/>
          <w:numId w:val="69"/>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421"/>
      <w:r w:rsidDel="00000000" w:rsidR="00000000" w:rsidRPr="00000000">
        <w:rPr>
          <w:rtl w:val="0"/>
        </w:rPr>
        <w:t xml:space="preserve">efforts</w:t>
      </w:r>
      <w:commentRangeEnd w:id="421"/>
      <w:r w:rsidDel="00000000" w:rsidR="00000000" w:rsidRPr="00000000">
        <w:commentReference w:id="421"/>
      </w:r>
      <w:r w:rsidDel="00000000" w:rsidR="00000000" w:rsidRPr="00000000">
        <w:rPr>
          <w:rtl w:val="0"/>
        </w:rPr>
      </w:r>
    </w:p>
    <w:p w:rsidR="00000000" w:rsidDel="00000000" w:rsidP="00000000" w:rsidRDefault="00000000" w:rsidRPr="00000000" w14:paraId="000005B1">
      <w:pPr>
        <w:numPr>
          <w:ilvl w:val="0"/>
          <w:numId w:val="69"/>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5B2">
      <w:pPr>
        <w:numPr>
          <w:ilvl w:val="0"/>
          <w:numId w:val="69"/>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5B3">
      <w:pPr>
        <w:numPr>
          <w:ilvl w:val="0"/>
          <w:numId w:val="69"/>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5B4">
      <w:pPr>
        <w:numPr>
          <w:ilvl w:val="0"/>
          <w:numId w:val="69"/>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422"/>
      <w:r w:rsidDel="00000000" w:rsidR="00000000" w:rsidRPr="00000000">
        <w:rPr>
          <w:rtl w:val="0"/>
        </w:rPr>
        <w:t xml:space="preserve">briefs…</w:t>
      </w:r>
      <w:commentRangeEnd w:id="422"/>
      <w:r w:rsidDel="00000000" w:rsidR="00000000" w:rsidRPr="00000000">
        <w:commentReference w:id="422"/>
      </w:r>
      <w:r w:rsidDel="00000000" w:rsidR="00000000" w:rsidRPr="00000000">
        <w:rPr>
          <w:rtl w:val="0"/>
        </w:rPr>
      </w:r>
    </w:p>
    <w:p w:rsidR="00000000" w:rsidDel="00000000" w:rsidP="00000000" w:rsidRDefault="00000000" w:rsidRPr="00000000" w14:paraId="000005B5">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5B6">
      <w:pPr>
        <w:rPr/>
      </w:pPr>
      <w:commentRangeStart w:id="423"/>
      <w:commentRangeStart w:id="424"/>
      <w:r w:rsidDel="00000000" w:rsidR="00000000" w:rsidRPr="00000000">
        <w:rPr>
          <w:rtl w:val="0"/>
        </w:rPr>
        <w:t xml:space="preserve">Donor community</w:t>
      </w:r>
      <w:ins w:author="Jose D Fuentes" w:id="72"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5B7">
      <w:pPr>
        <w:numPr>
          <w:ilvl w:val="0"/>
          <w:numId w:val="40"/>
        </w:numPr>
        <w:ind w:left="720" w:hanging="360"/>
        <w:rPr/>
      </w:pPr>
      <w:r w:rsidDel="00000000" w:rsidR="00000000" w:rsidRPr="00000000">
        <w:rPr>
          <w:rtl w:val="0"/>
        </w:rPr>
        <w:t xml:space="preserve">Public (USAID, Sida, NORAD, etc.) </w:t>
      </w:r>
    </w:p>
    <w:p w:rsidR="00000000" w:rsidDel="00000000" w:rsidP="00000000" w:rsidRDefault="00000000" w:rsidRPr="00000000" w14:paraId="000005B8">
      <w:pPr>
        <w:numPr>
          <w:ilvl w:val="0"/>
          <w:numId w:val="40"/>
        </w:numPr>
        <w:ind w:left="720" w:hanging="360"/>
        <w:rPr/>
      </w:pPr>
      <w:r w:rsidDel="00000000" w:rsidR="00000000" w:rsidRPr="00000000">
        <w:rPr>
          <w:rtl w:val="0"/>
        </w:rPr>
        <w:t xml:space="preserve">Private (e.g. Bezos)</w:t>
      </w:r>
      <w:commentRangeEnd w:id="423"/>
      <w:r w:rsidDel="00000000" w:rsidR="00000000" w:rsidRPr="00000000">
        <w:commentReference w:id="423"/>
      </w:r>
      <w:commentRangeEnd w:id="424"/>
      <w:r w:rsidDel="00000000" w:rsidR="00000000" w:rsidRPr="00000000">
        <w:commentReference w:id="424"/>
      </w:r>
      <w:r w:rsidDel="00000000" w:rsidR="00000000" w:rsidRPr="00000000">
        <w:rPr>
          <w:rtl w:val="0"/>
        </w:rPr>
      </w:r>
    </w:p>
    <w:p w:rsidR="00000000" w:rsidDel="00000000" w:rsidP="00000000" w:rsidRDefault="00000000" w:rsidRPr="00000000" w14:paraId="000005B9">
      <w:pPr>
        <w:rPr>
          <w:color w:val="1f1f1f"/>
        </w:rPr>
      </w:pPr>
      <w:r w:rsidDel="00000000" w:rsidR="00000000" w:rsidRPr="00000000">
        <w:rPr>
          <w:rtl w:val="0"/>
        </w:rPr>
      </w:r>
    </w:p>
    <w:p w:rsidR="00000000" w:rsidDel="00000000" w:rsidP="00000000" w:rsidRDefault="00000000" w:rsidRPr="00000000" w14:paraId="000005BA">
      <w:pPr>
        <w:pStyle w:val="Heading3"/>
        <w:rPr/>
      </w:pPr>
      <w:bookmarkStart w:colFirst="0" w:colLast="0" w:name="_snp7kz6sl5x6" w:id="46"/>
      <w:bookmarkEnd w:id="46"/>
      <w:r w:rsidDel="00000000" w:rsidR="00000000" w:rsidRPr="00000000">
        <w:rPr>
          <w:rtl w:val="0"/>
        </w:rPr>
        <w:t xml:space="preserve">7.5 </w:t>
      </w:r>
      <w:commentRangeStart w:id="425"/>
      <w:r w:rsidDel="00000000" w:rsidR="00000000" w:rsidRPr="00000000">
        <w:rPr>
          <w:rtl w:val="0"/>
        </w:rPr>
        <w:t xml:space="preserve">PANGEA Partners</w:t>
      </w:r>
      <w:commentRangeEnd w:id="425"/>
      <w:r w:rsidDel="00000000" w:rsidR="00000000" w:rsidRPr="00000000">
        <w:commentReference w:id="425"/>
      </w: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PANGEA research on tropical forest will complement and expand existing research efforts that mainly are limited to small geographical extents …. </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numPr>
          <w:ilvl w:val="0"/>
          <w:numId w:val="45"/>
        </w:numPr>
        <w:ind w:left="720" w:hanging="360"/>
        <w:rPr>
          <w:i w:val="1"/>
        </w:rPr>
      </w:pPr>
      <w:commentRangeStart w:id="426"/>
      <w:commentRangeStart w:id="427"/>
      <w:r w:rsidDel="00000000" w:rsidR="00000000" w:rsidRPr="00000000">
        <w:rPr>
          <w:i w:val="1"/>
          <w:rtl w:val="0"/>
        </w:rPr>
        <w:t xml:space="preserve">Coordinating</w:t>
      </w:r>
      <w:commentRangeEnd w:id="426"/>
      <w:r w:rsidDel="00000000" w:rsidR="00000000" w:rsidRPr="00000000">
        <w:commentReference w:id="426"/>
      </w:r>
      <w:commentRangeEnd w:id="427"/>
      <w:r w:rsidDel="00000000" w:rsidR="00000000" w:rsidRPr="00000000">
        <w:commentReference w:id="427"/>
      </w:r>
      <w:r w:rsidDel="00000000" w:rsidR="00000000" w:rsidRPr="00000000">
        <w:rPr>
          <w:i w:val="1"/>
          <w:rtl w:val="0"/>
        </w:rPr>
        <w:t xml:space="preserve"> with </w:t>
      </w:r>
      <w:commentRangeStart w:id="428"/>
      <w:r w:rsidDel="00000000" w:rsidR="00000000" w:rsidRPr="00000000">
        <w:rPr>
          <w:i w:val="1"/>
          <w:rtl w:val="0"/>
        </w:rPr>
        <w:t xml:space="preserve">existing external efforts</w:t>
      </w:r>
      <w:commentRangeEnd w:id="428"/>
      <w:r w:rsidDel="00000000" w:rsidR="00000000" w:rsidRPr="00000000">
        <w:commentReference w:id="428"/>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5BF">
      <w:pPr>
        <w:numPr>
          <w:ilvl w:val="1"/>
          <w:numId w:val="45"/>
        </w:numPr>
        <w:ind w:left="1440" w:hanging="360"/>
        <w:rPr>
          <w:i w:val="1"/>
        </w:rPr>
      </w:pPr>
      <w:commentRangeStart w:id="429"/>
      <w:r w:rsidDel="00000000" w:rsidR="00000000" w:rsidRPr="00000000">
        <w:rPr>
          <w:i w:val="1"/>
          <w:rtl w:val="0"/>
        </w:rPr>
        <w:t xml:space="preserve">FluxNet (especially ICOS &amp; AmeriFlux)</w:t>
      </w:r>
    </w:p>
    <w:p w:rsidR="00000000" w:rsidDel="00000000" w:rsidP="00000000" w:rsidRDefault="00000000" w:rsidRPr="00000000" w14:paraId="000005C0">
      <w:pPr>
        <w:numPr>
          <w:ilvl w:val="1"/>
          <w:numId w:val="45"/>
        </w:numPr>
        <w:ind w:left="1440" w:hanging="360"/>
        <w:rPr>
          <w:i w:val="1"/>
        </w:rPr>
      </w:pPr>
      <w:r w:rsidDel="00000000" w:rsidR="00000000" w:rsidRPr="00000000">
        <w:rPr>
          <w:i w:val="1"/>
          <w:rtl w:val="0"/>
        </w:rPr>
        <w:t xml:space="preserve">GEO-TREES</w:t>
      </w:r>
    </w:p>
    <w:p w:rsidR="00000000" w:rsidDel="00000000" w:rsidP="00000000" w:rsidRDefault="00000000" w:rsidRPr="00000000" w14:paraId="000005C1">
      <w:pPr>
        <w:numPr>
          <w:ilvl w:val="1"/>
          <w:numId w:val="45"/>
        </w:numPr>
        <w:ind w:left="1440" w:hanging="360"/>
        <w:rPr>
          <w:i w:val="1"/>
        </w:rPr>
      </w:pPr>
      <w:r w:rsidDel="00000000" w:rsidR="00000000" w:rsidRPr="00000000">
        <w:rPr>
          <w:i w:val="1"/>
          <w:rtl w:val="0"/>
        </w:rPr>
        <w:t xml:space="preserve">One Forest Vision</w:t>
      </w:r>
    </w:p>
    <w:p w:rsidR="00000000" w:rsidDel="00000000" w:rsidP="00000000" w:rsidRDefault="00000000" w:rsidRPr="00000000" w14:paraId="000005C2">
      <w:pPr>
        <w:numPr>
          <w:ilvl w:val="1"/>
          <w:numId w:val="45"/>
        </w:numPr>
        <w:ind w:left="1440" w:hanging="360"/>
        <w:rPr>
          <w:i w:val="1"/>
        </w:rPr>
      </w:pPr>
      <w:commentRangeStart w:id="430"/>
      <w:hyperlink r:id="rId257">
        <w:r w:rsidDel="00000000" w:rsidR="00000000" w:rsidRPr="00000000">
          <w:rPr>
            <w:i w:val="1"/>
            <w:color w:val="1155cc"/>
            <w:u w:val="single"/>
            <w:rtl w:val="0"/>
          </w:rPr>
          <w:t xml:space="preserve">GEO</w:t>
        </w:r>
      </w:hyperlink>
      <w:commentRangeEnd w:id="430"/>
      <w:r w:rsidDel="00000000" w:rsidR="00000000" w:rsidRPr="00000000">
        <w:commentReference w:id="430"/>
      </w:r>
      <w:r w:rsidDel="00000000" w:rsidR="00000000" w:rsidRPr="00000000">
        <w:rPr>
          <w:rtl w:val="0"/>
        </w:rPr>
      </w:r>
    </w:p>
    <w:p w:rsidR="00000000" w:rsidDel="00000000" w:rsidP="00000000" w:rsidRDefault="00000000" w:rsidRPr="00000000" w14:paraId="000005C3">
      <w:pPr>
        <w:numPr>
          <w:ilvl w:val="1"/>
          <w:numId w:val="45"/>
        </w:numPr>
        <w:ind w:left="1440" w:hanging="360"/>
        <w:rPr>
          <w:i w:val="1"/>
        </w:rPr>
      </w:pPr>
      <w:commentRangeStart w:id="431"/>
      <w:hyperlink r:id="rId258">
        <w:r w:rsidDel="00000000" w:rsidR="00000000" w:rsidRPr="00000000">
          <w:rPr>
            <w:i w:val="1"/>
            <w:color w:val="1155cc"/>
            <w:u w:val="single"/>
            <w:rtl w:val="0"/>
          </w:rPr>
          <w:t xml:space="preserve">USGCRP LACI</w:t>
        </w:r>
      </w:hyperlink>
      <w:commentRangeEnd w:id="431"/>
      <w:r w:rsidDel="00000000" w:rsidR="00000000" w:rsidRPr="00000000">
        <w:commentReference w:id="431"/>
      </w:r>
      <w:r w:rsidDel="00000000" w:rsidR="00000000" w:rsidRPr="00000000">
        <w:rPr>
          <w:rtl w:val="0"/>
        </w:rPr>
      </w:r>
    </w:p>
    <w:p w:rsidR="00000000" w:rsidDel="00000000" w:rsidP="00000000" w:rsidRDefault="00000000" w:rsidRPr="00000000" w14:paraId="000005C4">
      <w:pPr>
        <w:numPr>
          <w:ilvl w:val="1"/>
          <w:numId w:val="45"/>
        </w:numPr>
        <w:ind w:left="1440" w:hanging="360"/>
        <w:rPr>
          <w:i w:val="1"/>
        </w:rPr>
      </w:pPr>
      <w:r w:rsidDel="00000000" w:rsidR="00000000" w:rsidRPr="00000000">
        <w:rPr>
          <w:i w:val="1"/>
          <w:rtl w:val="0"/>
        </w:rPr>
        <w:t xml:space="preserve">Indigenous and Local Community Partners: GATC, RRI, SILK</w:t>
      </w:r>
      <w:commentRangeEnd w:id="429"/>
      <w:r w:rsidDel="00000000" w:rsidR="00000000" w:rsidRPr="00000000">
        <w:commentReference w:id="429"/>
      </w:r>
      <w:r w:rsidDel="00000000" w:rsidR="00000000" w:rsidRPr="00000000">
        <w:rPr>
          <w:rtl w:val="0"/>
        </w:rPr>
      </w:r>
    </w:p>
    <w:p w:rsidR="00000000" w:rsidDel="00000000" w:rsidP="00000000" w:rsidRDefault="00000000" w:rsidRPr="00000000" w14:paraId="000005C5">
      <w:pPr>
        <w:numPr>
          <w:ilvl w:val="0"/>
          <w:numId w:val="45"/>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5C6">
      <w:pPr>
        <w:numPr>
          <w:ilvl w:val="0"/>
          <w:numId w:val="45"/>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5C7">
      <w:pPr>
        <w:rPr>
          <w:i w:val="1"/>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spacing w:after="16" w:line="259.20000000000005" w:lineRule="auto"/>
        <w:ind w:left="720" w:hanging="360"/>
        <w:rPr/>
        <w:sectPr>
          <w:headerReference r:id="rId259" w:type="default"/>
          <w:footerReference r:id="rId260"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5CA">
      <w:pPr>
        <w:numPr>
          <w:ilvl w:val="0"/>
          <w:numId w:val="47"/>
        </w:numPr>
        <w:spacing w:after="0" w:afterAutospacing="0" w:line="259.20000000000005" w:lineRule="auto"/>
        <w:ind w:left="720" w:hanging="360"/>
        <w:rPr/>
      </w:pPr>
      <w:commentRangeStart w:id="432"/>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5CB">
      <w:pPr>
        <w:numPr>
          <w:ilvl w:val="0"/>
          <w:numId w:val="47"/>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5CC">
      <w:pPr>
        <w:numPr>
          <w:ilvl w:val="0"/>
          <w:numId w:val="47"/>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5CD">
      <w:pPr>
        <w:numPr>
          <w:ilvl w:val="0"/>
          <w:numId w:val="47"/>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5CE">
      <w:pPr>
        <w:numPr>
          <w:ilvl w:val="0"/>
          <w:numId w:val="47"/>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5CF">
      <w:pPr>
        <w:numPr>
          <w:ilvl w:val="0"/>
          <w:numId w:val="47"/>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5D0">
      <w:pPr>
        <w:numPr>
          <w:ilvl w:val="0"/>
          <w:numId w:val="47"/>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5D1">
      <w:pPr>
        <w:numPr>
          <w:ilvl w:val="0"/>
          <w:numId w:val="47"/>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5D2">
      <w:pPr>
        <w:numPr>
          <w:ilvl w:val="0"/>
          <w:numId w:val="47"/>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5D3">
      <w:pPr>
        <w:numPr>
          <w:ilvl w:val="0"/>
          <w:numId w:val="47"/>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5D4">
      <w:pPr>
        <w:numPr>
          <w:ilvl w:val="0"/>
          <w:numId w:val="47"/>
        </w:numPr>
        <w:spacing w:after="0" w:afterAutospacing="0" w:line="259.20000000000005" w:lineRule="auto"/>
        <w:ind w:left="720" w:hanging="360"/>
        <w:rPr/>
      </w:pPr>
      <w:commentRangeStart w:id="433"/>
      <w:r w:rsidDel="00000000" w:rsidR="00000000" w:rsidRPr="00000000">
        <w:rPr>
          <w:rtl w:val="0"/>
        </w:rPr>
        <w:t xml:space="preserve">FLUXNET</w:t>
      </w:r>
      <w:commentRangeEnd w:id="433"/>
      <w:r w:rsidDel="00000000" w:rsidR="00000000" w:rsidRPr="00000000">
        <w:commentReference w:id="433"/>
      </w:r>
      <w:r w:rsidDel="00000000" w:rsidR="00000000" w:rsidRPr="00000000">
        <w:rPr>
          <w:rtl w:val="0"/>
        </w:rPr>
      </w:r>
    </w:p>
    <w:p w:rsidR="00000000" w:rsidDel="00000000" w:rsidP="00000000" w:rsidRDefault="00000000" w:rsidRPr="00000000" w14:paraId="000005D5">
      <w:pPr>
        <w:numPr>
          <w:ilvl w:val="0"/>
          <w:numId w:val="47"/>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5D6">
      <w:pPr>
        <w:numPr>
          <w:ilvl w:val="0"/>
          <w:numId w:val="47"/>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5D7">
      <w:pPr>
        <w:numPr>
          <w:ilvl w:val="0"/>
          <w:numId w:val="47"/>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5D8">
      <w:pPr>
        <w:numPr>
          <w:ilvl w:val="0"/>
          <w:numId w:val="47"/>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5D9">
      <w:pPr>
        <w:numPr>
          <w:ilvl w:val="0"/>
          <w:numId w:val="47"/>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5DA">
      <w:pPr>
        <w:numPr>
          <w:ilvl w:val="0"/>
          <w:numId w:val="47"/>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5DB">
      <w:pPr>
        <w:numPr>
          <w:ilvl w:val="0"/>
          <w:numId w:val="47"/>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5DC">
      <w:pPr>
        <w:numPr>
          <w:ilvl w:val="0"/>
          <w:numId w:val="47"/>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5DD">
      <w:pPr>
        <w:numPr>
          <w:ilvl w:val="0"/>
          <w:numId w:val="47"/>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5DE">
      <w:pPr>
        <w:numPr>
          <w:ilvl w:val="0"/>
          <w:numId w:val="47"/>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5DF">
      <w:pPr>
        <w:numPr>
          <w:ilvl w:val="0"/>
          <w:numId w:val="47"/>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5E0">
      <w:pPr>
        <w:numPr>
          <w:ilvl w:val="0"/>
          <w:numId w:val="47"/>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5E1">
      <w:pPr>
        <w:numPr>
          <w:ilvl w:val="0"/>
          <w:numId w:val="47"/>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5E2">
      <w:pPr>
        <w:numPr>
          <w:ilvl w:val="0"/>
          <w:numId w:val="47"/>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5E3">
      <w:pPr>
        <w:numPr>
          <w:ilvl w:val="0"/>
          <w:numId w:val="47"/>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5E4">
      <w:pPr>
        <w:numPr>
          <w:ilvl w:val="0"/>
          <w:numId w:val="47"/>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5E5">
      <w:pPr>
        <w:numPr>
          <w:ilvl w:val="0"/>
          <w:numId w:val="47"/>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5E6">
      <w:pPr>
        <w:numPr>
          <w:ilvl w:val="0"/>
          <w:numId w:val="47"/>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5E7">
      <w:pPr>
        <w:numPr>
          <w:ilvl w:val="0"/>
          <w:numId w:val="47"/>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5E8">
      <w:pPr>
        <w:numPr>
          <w:ilvl w:val="0"/>
          <w:numId w:val="47"/>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5E9">
      <w:pPr>
        <w:numPr>
          <w:ilvl w:val="0"/>
          <w:numId w:val="47"/>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5EA">
      <w:pPr>
        <w:numPr>
          <w:ilvl w:val="0"/>
          <w:numId w:val="47"/>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5EB">
      <w:pPr>
        <w:numPr>
          <w:ilvl w:val="0"/>
          <w:numId w:val="47"/>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5EC">
      <w:pPr>
        <w:numPr>
          <w:ilvl w:val="0"/>
          <w:numId w:val="47"/>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5ED">
      <w:pPr>
        <w:numPr>
          <w:ilvl w:val="0"/>
          <w:numId w:val="47"/>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5EE">
      <w:pPr>
        <w:numPr>
          <w:ilvl w:val="0"/>
          <w:numId w:val="47"/>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5EF">
      <w:pPr>
        <w:numPr>
          <w:ilvl w:val="0"/>
          <w:numId w:val="47"/>
        </w:numPr>
        <w:spacing w:after="0" w:afterAutospacing="0" w:line="259.20000000000005" w:lineRule="auto"/>
        <w:ind w:left="720" w:hanging="360"/>
        <w:rPr/>
      </w:pPr>
      <w:r w:rsidDel="00000000" w:rsidR="00000000" w:rsidRPr="00000000">
        <w:rPr>
          <w:rtl w:val="0"/>
        </w:rPr>
        <w:t xml:space="preserve">World Resources Institute</w:t>
      </w:r>
      <w:commentRangeEnd w:id="432"/>
      <w:r w:rsidDel="00000000" w:rsidR="00000000" w:rsidRPr="00000000">
        <w:commentReference w:id="432"/>
      </w:r>
      <w:r w:rsidDel="00000000" w:rsidR="00000000" w:rsidRPr="00000000">
        <w:rPr>
          <w:rtl w:val="0"/>
        </w:rPr>
      </w:r>
    </w:p>
    <w:p w:rsidR="00000000" w:rsidDel="00000000" w:rsidP="00000000" w:rsidRDefault="00000000" w:rsidRPr="00000000" w14:paraId="000005F0">
      <w:pPr>
        <w:numPr>
          <w:ilvl w:val="0"/>
          <w:numId w:val="47"/>
        </w:numPr>
        <w:spacing w:after="16" w:line="259.20000000000005" w:lineRule="auto"/>
        <w:ind w:left="720" w:hanging="360"/>
        <w:rPr/>
      </w:pPr>
      <w:commentRangeStart w:id="434"/>
      <w:r w:rsidDel="00000000" w:rsidR="00000000" w:rsidRPr="00000000">
        <w:rPr>
          <w:rtl w:val="0"/>
        </w:rPr>
      </w:r>
    </w:p>
    <w:p w:rsidR="00000000" w:rsidDel="00000000" w:rsidP="00000000" w:rsidRDefault="00000000" w:rsidRPr="00000000" w14:paraId="000005F1">
      <w:pPr>
        <w:rPr/>
        <w:sectPr>
          <w:type w:val="continuous"/>
          <w:pgSz w:h="15840" w:w="12240" w:orient="portrait"/>
          <w:pgMar w:bottom="1440" w:top="1440" w:left="1440" w:right="1440" w:header="720" w:footer="720"/>
          <w:cols w:equalWidth="0" w:num="2">
            <w:col w:space="720" w:w="4320"/>
            <w:col w:space="0" w:w="4320"/>
          </w:cols>
        </w:sectPr>
      </w:pPr>
      <w:commentRangeEnd w:id="434"/>
      <w:r w:rsidDel="00000000" w:rsidR="00000000" w:rsidRPr="00000000">
        <w:commentReference w:id="434"/>
      </w: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commentRangeStart w:id="435"/>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with representatives from partner agencies from countries including but not limited to: </w:t>
      </w:r>
      <w:commentRangeStart w:id="436"/>
      <w:r w:rsidDel="00000000" w:rsidR="00000000" w:rsidRPr="00000000">
        <w:rPr>
          <w:rtl w:val="0"/>
        </w:rPr>
        <w:t xml:space="preserve">Brazil, Peru, Panama, Cameroon, DRC</w:t>
      </w:r>
      <w:commentRangeEnd w:id="436"/>
      <w:r w:rsidDel="00000000" w:rsidR="00000000" w:rsidRPr="00000000">
        <w:commentReference w:id="436"/>
      </w:r>
      <w:r w:rsidDel="00000000" w:rsidR="00000000" w:rsidRPr="00000000">
        <w:rPr>
          <w:rtl w:val="0"/>
        </w:rPr>
        <w:t xml:space="preserve">. </w:t>
      </w:r>
      <w:commentRangeEnd w:id="435"/>
      <w:r w:rsidDel="00000000" w:rsidR="00000000" w:rsidRPr="00000000">
        <w:commentReference w:id="435"/>
      </w:r>
      <w:r w:rsidDel="00000000" w:rsidR="00000000" w:rsidRPr="00000000">
        <w:rPr>
          <w:rtl w:val="0"/>
        </w:rPr>
        <w:t xml:space="preserve">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commentRangeStart w:id="437"/>
      <w:commentRangeStart w:id="438"/>
      <w:r w:rsidDel="00000000" w:rsidR="00000000" w:rsidRPr="00000000">
        <w:rPr>
          <w:rtl w:val="0"/>
        </w:rPr>
        <w:t xml:space="preserve">An International Science Steering Group (SSG) will provide additional oversight and guidance for PANGEA.</w:t>
      </w:r>
      <w:commentRangeEnd w:id="437"/>
      <w:r w:rsidDel="00000000" w:rsidR="00000000" w:rsidRPr="00000000">
        <w:commentReference w:id="437"/>
      </w:r>
      <w:commentRangeEnd w:id="438"/>
      <w:r w:rsidDel="00000000" w:rsidR="00000000" w:rsidRPr="00000000">
        <w:commentReference w:id="438"/>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5F6">
      <w:pPr>
        <w:numPr>
          <w:ilvl w:val="0"/>
          <w:numId w:val="19"/>
        </w:numPr>
        <w:ind w:left="720" w:hanging="360"/>
        <w:rPr>
          <w:i w:val="1"/>
        </w:rPr>
      </w:pPr>
      <w:r w:rsidDel="00000000" w:rsidR="00000000" w:rsidRPr="00000000">
        <w:rPr>
          <w:i w:val="1"/>
          <w:rtl w:val="0"/>
        </w:rPr>
        <w:t xml:space="preserve">Establish data-sharing agreements at nation-/agency-level that outline data ownership, usage rights, storage, etc. issues. This will help with the data sovereignty issue.</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pStyle w:val="Heading3"/>
        <w:rPr/>
      </w:pPr>
      <w:bookmarkStart w:colFirst="0" w:colLast="0" w:name="_v6vwvy87f239" w:id="47"/>
      <w:bookmarkEnd w:id="47"/>
      <w:r w:rsidDel="00000000" w:rsidR="00000000" w:rsidRPr="00000000">
        <w:rPr>
          <w:rtl w:val="0"/>
        </w:rPr>
        <w:t xml:space="preserve">7</w:t>
      </w:r>
      <w:r w:rsidDel="00000000" w:rsidR="00000000" w:rsidRPr="00000000">
        <w:rPr>
          <w:rtl w:val="0"/>
        </w:rPr>
        <w:t xml:space="preserve">.6 Cost Estimates</w:t>
      </w:r>
    </w:p>
    <w:p w:rsidR="00000000" w:rsidDel="00000000" w:rsidP="00000000" w:rsidRDefault="00000000" w:rsidRPr="00000000" w14:paraId="000005F9">
      <w:pPr>
        <w:numPr>
          <w:ilvl w:val="0"/>
          <w:numId w:val="58"/>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5FA">
      <w:pPr>
        <w:numPr>
          <w:ilvl w:val="1"/>
          <w:numId w:val="58"/>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5FB">
      <w:pPr>
        <w:numPr>
          <w:ilvl w:val="2"/>
          <w:numId w:val="58"/>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5FC">
      <w:pPr>
        <w:numPr>
          <w:ilvl w:val="2"/>
          <w:numId w:val="58"/>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5FD">
      <w:pPr>
        <w:numPr>
          <w:ilvl w:val="1"/>
          <w:numId w:val="58"/>
        </w:numPr>
        <w:ind w:left="1440" w:hanging="360"/>
        <w:rPr>
          <w:color w:val="000000"/>
          <w:sz w:val="22"/>
          <w:szCs w:val="22"/>
        </w:rPr>
      </w:pPr>
      <w:commentRangeStart w:id="439"/>
      <w:r w:rsidDel="00000000" w:rsidR="00000000" w:rsidRPr="00000000">
        <w:rPr>
          <w:rtl w:val="0"/>
        </w:rPr>
        <w:t xml:space="preserve">Existing</w:t>
      </w:r>
      <w:commentRangeEnd w:id="439"/>
      <w:r w:rsidDel="00000000" w:rsidR="00000000" w:rsidRPr="00000000">
        <w:commentReference w:id="439"/>
      </w:r>
      <w:r w:rsidDel="00000000" w:rsidR="00000000" w:rsidRPr="00000000">
        <w:rPr>
          <w:rtl w:val="0"/>
        </w:rPr>
        <w:t xml:space="preserve"> opportunities to solicit complementary funding </w:t>
      </w:r>
    </w:p>
    <w:p w:rsidR="00000000" w:rsidDel="00000000" w:rsidP="00000000" w:rsidRDefault="00000000" w:rsidRPr="00000000" w14:paraId="000005FE">
      <w:pPr>
        <w:numPr>
          <w:ilvl w:val="2"/>
          <w:numId w:val="58"/>
        </w:numPr>
        <w:ind w:left="2160" w:hanging="360"/>
        <w:rPr>
          <w:color w:val="000000"/>
          <w:sz w:val="22"/>
          <w:szCs w:val="22"/>
        </w:rPr>
      </w:pPr>
      <w:commentRangeStart w:id="440"/>
      <w:r w:rsidDel="00000000" w:rsidR="00000000" w:rsidRPr="00000000">
        <w:rPr>
          <w:rtl w:val="0"/>
        </w:rPr>
        <w:t xml:space="preserve">NSF RCN, AccelNet</w:t>
      </w:r>
      <w:commentRangeEnd w:id="440"/>
      <w:r w:rsidDel="00000000" w:rsidR="00000000" w:rsidRPr="00000000">
        <w:commentReference w:id="440"/>
      </w:r>
      <w:r w:rsidDel="00000000" w:rsidR="00000000" w:rsidRPr="00000000">
        <w:rPr>
          <w:rtl w:val="0"/>
        </w:rPr>
      </w:r>
    </w:p>
    <w:p w:rsidR="00000000" w:rsidDel="00000000" w:rsidP="00000000" w:rsidRDefault="00000000" w:rsidRPr="00000000" w14:paraId="000005FF">
      <w:pPr>
        <w:numPr>
          <w:ilvl w:val="2"/>
          <w:numId w:val="58"/>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00">
      <w:pPr>
        <w:numPr>
          <w:ilvl w:val="2"/>
          <w:numId w:val="58"/>
        </w:numPr>
        <w:ind w:left="2160" w:hanging="360"/>
        <w:rPr>
          <w:color w:val="000000"/>
          <w:sz w:val="22"/>
          <w:szCs w:val="22"/>
        </w:rPr>
      </w:pPr>
      <w:r w:rsidDel="00000000" w:rsidR="00000000" w:rsidRPr="00000000">
        <w:rPr>
          <w:rtl w:val="0"/>
        </w:rPr>
        <w:t xml:space="preserve">NSF EArly-concept Grants for Exploratory Research (</w:t>
      </w:r>
      <w:hyperlink r:id="rId261">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01">
      <w:pPr>
        <w:numPr>
          <w:ilvl w:val="2"/>
          <w:numId w:val="58"/>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02">
      <w:pPr>
        <w:numPr>
          <w:ilvl w:val="2"/>
          <w:numId w:val="58"/>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03">
      <w:pPr>
        <w:numPr>
          <w:ilvl w:val="2"/>
          <w:numId w:val="58"/>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04">
      <w:pPr>
        <w:numPr>
          <w:ilvl w:val="2"/>
          <w:numId w:val="58"/>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05">
      <w:pPr>
        <w:numPr>
          <w:ilvl w:val="2"/>
          <w:numId w:val="58"/>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06">
      <w:pPr>
        <w:numPr>
          <w:ilvl w:val="2"/>
          <w:numId w:val="58"/>
        </w:numPr>
        <w:ind w:left="2160" w:hanging="360"/>
        <w:rPr>
          <w:ins w:author="Anabelle Cardoso" w:id="73" w:date="2024-09-03T11:46:36Z"/>
          <w:color w:val="000000"/>
          <w:sz w:val="22"/>
          <w:szCs w:val="22"/>
        </w:rPr>
      </w:pPr>
      <w:r w:rsidDel="00000000" w:rsidR="00000000" w:rsidRPr="00000000">
        <w:rPr>
          <w:rtl w:val="0"/>
        </w:rPr>
        <w:t xml:space="preserve">DOE calls?</w:t>
      </w:r>
      <w:ins w:author="Anabelle Cardoso" w:id="73" w:date="2024-09-03T11:46:36Z">
        <w:r w:rsidDel="00000000" w:rsidR="00000000" w:rsidRPr="00000000">
          <w:rPr>
            <w:rtl w:val="0"/>
          </w:rPr>
        </w:r>
      </w:ins>
    </w:p>
    <w:p w:rsidR="00000000" w:rsidDel="00000000" w:rsidP="00000000" w:rsidRDefault="00000000" w:rsidRPr="00000000" w14:paraId="00000607">
      <w:pPr>
        <w:numPr>
          <w:ilvl w:val="2"/>
          <w:numId w:val="58"/>
        </w:numPr>
        <w:ind w:left="2160" w:hanging="360"/>
        <w:rPr>
          <w:ins w:author="Anabelle Cardoso" w:id="73" w:date="2024-09-03T11:46:36Z"/>
          <w:u w:val="none"/>
        </w:rPr>
      </w:pPr>
      <w:ins w:author="Anabelle Cardoso" w:id="73" w:date="2024-09-03T11:46:36Z">
        <w:r w:rsidDel="00000000" w:rsidR="00000000" w:rsidRPr="00000000">
          <w:rPr>
            <w:rtl w:val="0"/>
          </w:rPr>
          <w:t xml:space="preserve">UNESCO</w:t>
        </w:r>
      </w:ins>
    </w:p>
    <w:p w:rsidR="00000000" w:rsidDel="00000000" w:rsidP="00000000" w:rsidRDefault="00000000" w:rsidRPr="00000000" w14:paraId="00000608">
      <w:pPr>
        <w:numPr>
          <w:ilvl w:val="2"/>
          <w:numId w:val="58"/>
        </w:numPr>
        <w:ind w:left="2160" w:hanging="360"/>
        <w:rPr>
          <w:u w:val="none"/>
          <w:rPrChange w:author="Anabelle Cardoso" w:id="74" w:date="2024-09-03T11:46:36Z">
            <w:rPr>
              <w:color w:val="000000"/>
              <w:sz w:val="22"/>
              <w:szCs w:val="22"/>
            </w:rPr>
          </w:rPrChange>
        </w:rPr>
        <w:pPrChange w:author="Anabelle Cardoso" w:id="0" w:date="2024-09-03T11:46:36Z">
          <w:pPr>
            <w:numPr>
              <w:ilvl w:val="2"/>
              <w:numId w:val="58"/>
            </w:numPr>
            <w:ind w:left="2160" w:hanging="360"/>
          </w:pPr>
        </w:pPrChange>
      </w:pPr>
      <w:ins w:author="Anabelle Cardoso" w:id="73" w:date="2024-09-03T11:46:36Z">
        <w:r w:rsidDel="00000000" w:rsidR="00000000" w:rsidRPr="00000000">
          <w:rPr>
            <w:rtl w:val="0"/>
          </w:rPr>
          <w:t xml:space="preserve">JRS Biodiversity</w:t>
        </w:r>
      </w:ins>
      <w:r w:rsidDel="00000000" w:rsidR="00000000" w:rsidRPr="00000000">
        <w:rPr>
          <w:rtl w:val="0"/>
        </w:rPr>
      </w:r>
    </w:p>
    <w:p w:rsidR="00000000" w:rsidDel="00000000" w:rsidP="00000000" w:rsidRDefault="00000000" w:rsidRPr="00000000" w14:paraId="00000609">
      <w:pPr>
        <w:numPr>
          <w:ilvl w:val="1"/>
          <w:numId w:val="58"/>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0A">
      <w:pPr>
        <w:numPr>
          <w:ilvl w:val="2"/>
          <w:numId w:val="58"/>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0B">
      <w:pPr>
        <w:numPr>
          <w:ilvl w:val="2"/>
          <w:numId w:val="58"/>
        </w:numPr>
        <w:ind w:left="2160" w:hanging="360"/>
        <w:rPr>
          <w:color w:val="000000"/>
          <w:sz w:val="22"/>
          <w:szCs w:val="22"/>
        </w:rPr>
      </w:pPr>
      <w:r w:rsidDel="00000000" w:rsidR="00000000" w:rsidRPr="00000000">
        <w:rPr>
          <w:rtl w:val="0"/>
        </w:rPr>
      </w:r>
    </w:p>
    <w:p w:rsidR="00000000" w:rsidDel="00000000" w:rsidP="00000000" w:rsidRDefault="00000000" w:rsidRPr="00000000" w14:paraId="0000060C">
      <w:pPr>
        <w:numPr>
          <w:ilvl w:val="1"/>
          <w:numId w:val="58"/>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0D">
      <w:pPr>
        <w:numPr>
          <w:ilvl w:val="2"/>
          <w:numId w:val="58"/>
        </w:numPr>
        <w:ind w:left="2160" w:hanging="360"/>
        <w:rPr>
          <w:color w:val="000000"/>
          <w:sz w:val="22"/>
          <w:szCs w:val="22"/>
        </w:rPr>
      </w:pPr>
      <w:r w:rsidDel="00000000" w:rsidR="00000000" w:rsidRPr="00000000">
        <w:rPr>
          <w:rtl w:val="0"/>
        </w:rPr>
        <w:t xml:space="preserve">Donor community </w:t>
      </w:r>
    </w:p>
    <w:p w:rsidR="00000000" w:rsidDel="00000000" w:rsidP="00000000" w:rsidRDefault="00000000" w:rsidRPr="00000000" w14:paraId="0000060E">
      <w:pPr>
        <w:rPr>
          <w:highlight w:val="yellow"/>
        </w:rPr>
      </w:pPr>
      <w:r w:rsidDel="00000000" w:rsidR="00000000" w:rsidRPr="00000000">
        <w:rPr>
          <w:rtl w:val="0"/>
        </w:rPr>
      </w:r>
    </w:p>
    <w:p w:rsidR="00000000" w:rsidDel="00000000" w:rsidP="00000000" w:rsidRDefault="00000000" w:rsidRPr="00000000" w14:paraId="0000060F">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10">
      <w:pPr>
        <w:pStyle w:val="Heading3"/>
        <w:rPr/>
      </w:pPr>
      <w:bookmarkStart w:colFirst="0" w:colLast="0" w:name="_4bmujjquo8mq" w:id="48"/>
      <w:bookmarkEnd w:id="48"/>
      <w:r w:rsidDel="00000000" w:rsidR="00000000" w:rsidRPr="00000000">
        <w:rPr>
          <w:rtl w:val="0"/>
        </w:rPr>
        <w:t xml:space="preserve">7</w:t>
      </w:r>
      <w:commentRangeStart w:id="441"/>
      <w:r w:rsidDel="00000000" w:rsidR="00000000" w:rsidRPr="00000000">
        <w:rPr>
          <w:rtl w:val="0"/>
        </w:rPr>
        <w:t xml:space="preserve">.7 Co-funding</w:t>
      </w:r>
      <w:commentRangeEnd w:id="441"/>
      <w:r w:rsidDel="00000000" w:rsidR="00000000" w:rsidRPr="00000000">
        <w:commentReference w:id="441"/>
      </w:r>
      <w:r w:rsidDel="00000000" w:rsidR="00000000" w:rsidRPr="00000000">
        <w:rPr>
          <w:rtl w:val="0"/>
        </w:rPr>
        <w:t xml:space="preserve"> </w:t>
      </w:r>
    </w:p>
    <w:p w:rsidR="00000000" w:rsidDel="00000000" w:rsidP="00000000" w:rsidRDefault="00000000" w:rsidRPr="00000000" w14:paraId="00000611">
      <w:pPr>
        <w:rPr/>
      </w:pPr>
      <w:commentRangeStart w:id="442"/>
      <w:r w:rsidDel="00000000" w:rsidR="00000000" w:rsidRPr="00000000">
        <w:rPr>
          <w:rtl w:val="0"/>
        </w:rPr>
        <w:t xml:space="preserve">PANGEA recognizes that NASA-TE is limited in the amount and type of funding</w:t>
      </w:r>
      <w:commentRangeEnd w:id="442"/>
      <w:r w:rsidDel="00000000" w:rsidR="00000000" w:rsidRPr="00000000">
        <w:commentReference w:id="442"/>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443"/>
      <w:commentRangeStart w:id="444"/>
      <w:r w:rsidDel="00000000" w:rsidR="00000000" w:rsidRPr="00000000">
        <w:rPr>
          <w:rtl w:val="0"/>
        </w:rPr>
        <w:t xml:space="preserve">sources of funding </w:t>
      </w:r>
      <w:commentRangeEnd w:id="443"/>
      <w:r w:rsidDel="00000000" w:rsidR="00000000" w:rsidRPr="00000000">
        <w:commentReference w:id="443"/>
      </w:r>
      <w:commentRangeEnd w:id="444"/>
      <w:r w:rsidDel="00000000" w:rsidR="00000000" w:rsidRPr="00000000">
        <w:commentReference w:id="444"/>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commentRangeStart w:id="445"/>
      <w:commentRangeStart w:id="446"/>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262"/>
                    <a:srcRect b="0" l="0" r="0" t="0"/>
                    <a:stretch>
                      <a:fillRect/>
                    </a:stretch>
                  </pic:blipFill>
                  <pic:spPr>
                    <a:xfrm>
                      <a:off x="0" y="0"/>
                      <a:ext cx="5943600" cy="3340100"/>
                    </a:xfrm>
                    <a:prstGeom prst="rect"/>
                    <a:ln/>
                  </pic:spPr>
                </pic:pic>
              </a:graphicData>
            </a:graphic>
          </wp:inline>
        </w:drawing>
      </w:r>
      <w:commentRangeEnd w:id="445"/>
      <w:r w:rsidDel="00000000" w:rsidR="00000000" w:rsidRPr="00000000">
        <w:commentReference w:id="445"/>
      </w:r>
      <w:commentRangeEnd w:id="446"/>
      <w:r w:rsidDel="00000000" w:rsidR="00000000" w:rsidRPr="00000000">
        <w:commentReference w:id="446"/>
      </w: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447"/>
      <w:commentRangeStart w:id="448"/>
      <w:r w:rsidDel="00000000" w:rsidR="00000000" w:rsidRPr="00000000">
        <w:rPr>
          <w:rtl w:val="0"/>
        </w:rPr>
        <w:t xml:space="preserve">funding to support activities outlined in this white paper</w:t>
      </w:r>
      <w:commentRangeEnd w:id="447"/>
      <w:r w:rsidDel="00000000" w:rsidR="00000000" w:rsidRPr="00000000">
        <w:commentReference w:id="447"/>
      </w:r>
      <w:commentRangeEnd w:id="448"/>
      <w:r w:rsidDel="00000000" w:rsidR="00000000" w:rsidRPr="00000000">
        <w:commentReference w:id="448"/>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hyperlink r:id="rId263">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1A">
      <w:pPr>
        <w:rPr/>
      </w:pPr>
      <w:r w:rsidDel="00000000" w:rsidR="00000000" w:rsidRPr="00000000">
        <w:rPr>
          <w:rtl w:val="0"/>
        </w:rPr>
        <w:t xml:space="preserve"> </w:t>
      </w:r>
    </w:p>
    <w:p w:rsidR="00000000" w:rsidDel="00000000" w:rsidP="00000000" w:rsidRDefault="00000000" w:rsidRPr="00000000" w14:paraId="0000061B">
      <w:pPr>
        <w:numPr>
          <w:ilvl w:val="0"/>
          <w:numId w:val="31"/>
        </w:numPr>
        <w:ind w:left="720" w:hanging="360"/>
        <w:rPr>
          <w:color w:val="ff0000"/>
        </w:rPr>
      </w:pPr>
      <w:r w:rsidDel="00000000" w:rsidR="00000000" w:rsidRPr="00000000">
        <w:rPr>
          <w:color w:val="ff0000"/>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1C">
      <w:pPr>
        <w:numPr>
          <w:ilvl w:val="1"/>
          <w:numId w:val="31"/>
        </w:numPr>
        <w:ind w:left="1440" w:hanging="360"/>
        <w:rPr>
          <w:color w:val="ff0000"/>
        </w:rPr>
      </w:pPr>
      <w:r w:rsidDel="00000000" w:rsidR="00000000" w:rsidRPr="00000000">
        <w:rPr>
          <w:color w:val="ff0000"/>
          <w:rtl w:val="0"/>
        </w:rPr>
        <w:t xml:space="preserve">How can complementary funding enhance NASA’s work?  </w:t>
      </w:r>
    </w:p>
    <w:p w:rsidR="00000000" w:rsidDel="00000000" w:rsidP="00000000" w:rsidRDefault="00000000" w:rsidRPr="00000000" w14:paraId="0000061D">
      <w:pPr>
        <w:numPr>
          <w:ilvl w:val="1"/>
          <w:numId w:val="31"/>
        </w:numPr>
        <w:ind w:left="1440" w:hanging="360"/>
        <w:rPr>
          <w:color w:val="ff0000"/>
        </w:rPr>
      </w:pPr>
      <w:r w:rsidDel="00000000" w:rsidR="00000000" w:rsidRPr="00000000">
        <w:rPr>
          <w:color w:val="ff0000"/>
          <w:rtl w:val="0"/>
        </w:rPr>
        <w:t xml:space="preserve">What data sharing and security approaches work when there are multiple funders?</w:t>
      </w:r>
    </w:p>
    <w:p w:rsidR="00000000" w:rsidDel="00000000" w:rsidP="00000000" w:rsidRDefault="00000000" w:rsidRPr="00000000" w14:paraId="0000061E">
      <w:pPr>
        <w:numPr>
          <w:ilvl w:val="1"/>
          <w:numId w:val="31"/>
        </w:numPr>
        <w:ind w:left="1440" w:hanging="360"/>
        <w:rPr>
          <w:color w:val="ff0000"/>
        </w:rPr>
      </w:pPr>
      <w:r w:rsidDel="00000000" w:rsidR="00000000" w:rsidRPr="00000000">
        <w:rPr>
          <w:color w:val="ff0000"/>
          <w:rtl w:val="0"/>
        </w:rPr>
        <w:t xml:space="preserve">How can reporting and communications be streamlined?</w:t>
      </w:r>
      <w:r w:rsidDel="00000000" w:rsidR="00000000" w:rsidRPr="00000000">
        <w:rPr>
          <w:rtl w:val="0"/>
        </w:rPr>
      </w:r>
    </w:p>
    <w:p w:rsidR="00000000" w:rsidDel="00000000" w:rsidP="00000000" w:rsidRDefault="00000000" w:rsidRPr="00000000" w14:paraId="0000061F">
      <w:pPr>
        <w:pStyle w:val="Heading3"/>
        <w:rPr/>
      </w:pPr>
      <w:bookmarkStart w:colFirst="0" w:colLast="0" w:name="_igdor1b4j3oc" w:id="49"/>
      <w:bookmarkEnd w:id="49"/>
      <w:commentRangeStart w:id="449"/>
      <w:commentRangeStart w:id="450"/>
      <w:commentRangeStart w:id="451"/>
      <w:r w:rsidDel="00000000" w:rsidR="00000000" w:rsidRPr="00000000">
        <w:rPr>
          <w:rtl w:val="0"/>
        </w:rPr>
        <w:t xml:space="preserve">7.8 Open Science / Data Management and Sharing</w:t>
      </w:r>
      <w:commentRangeEnd w:id="449"/>
      <w:r w:rsidDel="00000000" w:rsidR="00000000" w:rsidRPr="00000000">
        <w:commentReference w:id="449"/>
      </w:r>
      <w:commentRangeEnd w:id="450"/>
      <w:r w:rsidDel="00000000" w:rsidR="00000000" w:rsidRPr="00000000">
        <w:commentReference w:id="450"/>
      </w:r>
      <w:commentRangeEnd w:id="451"/>
      <w:r w:rsidDel="00000000" w:rsidR="00000000" w:rsidRPr="00000000">
        <w:commentReference w:id="451"/>
      </w:r>
      <w:r w:rsidDel="00000000" w:rsidR="00000000" w:rsidRPr="00000000">
        <w:rPr>
          <w:rtl w:val="0"/>
        </w:rPr>
      </w:r>
    </w:p>
    <w:p w:rsidR="00000000" w:rsidDel="00000000" w:rsidP="00000000" w:rsidRDefault="00000000" w:rsidRPr="00000000" w14:paraId="00000620">
      <w:pPr>
        <w:ind w:left="0" w:firstLine="0"/>
        <w:rPr>
          <w:color w:val="444746"/>
        </w:rPr>
      </w:pPr>
      <w:r w:rsidDel="00000000" w:rsidR="00000000" w:rsidRPr="00000000">
        <w:rPr>
          <w:color w:val="444746"/>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PANGEA will build on top of the success from past field campaigns and leverage new advances in open science and data management concepts and technologies.</w:t>
      </w:r>
    </w:p>
    <w:p w:rsidR="00000000" w:rsidDel="00000000" w:rsidP="00000000" w:rsidRDefault="00000000" w:rsidRPr="00000000" w14:paraId="00000621">
      <w:pPr>
        <w:ind w:left="0" w:firstLine="0"/>
        <w:rPr>
          <w:color w:val="444746"/>
        </w:rPr>
      </w:pPr>
      <w:r w:rsidDel="00000000" w:rsidR="00000000" w:rsidRPr="00000000">
        <w:rPr>
          <w:rtl w:val="0"/>
        </w:rPr>
      </w:r>
    </w:p>
    <w:p w:rsidR="00000000" w:rsidDel="00000000" w:rsidP="00000000" w:rsidRDefault="00000000" w:rsidRPr="00000000" w14:paraId="00000622">
      <w:pPr>
        <w:ind w:left="0" w:firstLine="0"/>
        <w:rPr>
          <w:color w:val="444746"/>
        </w:rPr>
      </w:pPr>
      <w:r w:rsidDel="00000000" w:rsidR="00000000" w:rsidRPr="00000000">
        <w:rPr>
          <w:color w:val="444746"/>
          <w:rtl w:val="0"/>
        </w:rPr>
        <w:t xml:space="preserve">The PANGEA data management will adhere to the </w:t>
      </w:r>
      <w:commentRangeStart w:id="452"/>
      <w:r w:rsidDel="00000000" w:rsidR="00000000" w:rsidRPr="00000000">
        <w:rPr>
          <w:color w:val="444746"/>
          <w:rtl w:val="0"/>
        </w:rPr>
        <w:t xml:space="preserve">FAIR</w:t>
      </w:r>
      <w:commentRangeEnd w:id="452"/>
      <w:r w:rsidDel="00000000" w:rsidR="00000000" w:rsidRPr="00000000">
        <w:commentReference w:id="452"/>
      </w:r>
      <w:r w:rsidDel="00000000" w:rsidR="00000000" w:rsidRPr="00000000">
        <w:rPr>
          <w:color w:val="444746"/>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453"/>
      <w:r w:rsidDel="00000000" w:rsidR="00000000" w:rsidRPr="00000000">
        <w:rPr>
          <w:color w:val="444746"/>
          <w:rtl w:val="0"/>
        </w:rPr>
        <w:t xml:space="preserve">CARE</w:t>
      </w:r>
      <w:commentRangeEnd w:id="453"/>
      <w:r w:rsidDel="00000000" w:rsidR="00000000" w:rsidRPr="00000000">
        <w:commentReference w:id="453"/>
      </w:r>
      <w:r w:rsidDel="00000000" w:rsidR="00000000" w:rsidRPr="00000000">
        <w:rPr>
          <w:color w:val="444746"/>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w:t>
      </w:r>
    </w:p>
    <w:p w:rsidR="00000000" w:rsidDel="00000000" w:rsidP="00000000" w:rsidRDefault="00000000" w:rsidRPr="00000000" w14:paraId="00000623">
      <w:pPr>
        <w:ind w:left="0" w:firstLine="0"/>
        <w:rPr>
          <w:color w:val="444746"/>
        </w:rPr>
      </w:pPr>
      <w:r w:rsidDel="00000000" w:rsidR="00000000" w:rsidRPr="00000000">
        <w:rPr>
          <w:rtl w:val="0"/>
        </w:rPr>
      </w:r>
    </w:p>
    <w:p w:rsidR="00000000" w:rsidDel="00000000" w:rsidP="00000000" w:rsidRDefault="00000000" w:rsidRPr="00000000" w14:paraId="00000624">
      <w:pPr>
        <w:ind w:left="0" w:firstLine="0"/>
        <w:rPr>
          <w:color w:val="444746"/>
        </w:rPr>
      </w:pPr>
      <w:r w:rsidDel="00000000" w:rsidR="00000000" w:rsidRPr="00000000">
        <w:rPr>
          <w:color w:val="444746"/>
          <w:rtl w:val="0"/>
        </w:rPr>
        <w:t xml:space="preserve">Coordinated through the GCWG, data and information sharing agreements at the national and international agency level will be established to outline data ownership, usage rights, and storage plan. Such agreements are an important first step to address challenges, such as data sovereignty, associated with data and information management involving multiple countries and agencies.  </w:t>
      </w:r>
    </w:p>
    <w:p w:rsidR="00000000" w:rsidDel="00000000" w:rsidP="00000000" w:rsidRDefault="00000000" w:rsidRPr="00000000" w14:paraId="00000625">
      <w:pPr>
        <w:ind w:left="0" w:firstLine="0"/>
        <w:rPr>
          <w:color w:val="444746"/>
        </w:rPr>
      </w:pPr>
      <w:r w:rsidDel="00000000" w:rsidR="00000000" w:rsidRPr="00000000">
        <w:rPr>
          <w:rtl w:val="0"/>
        </w:rPr>
      </w:r>
    </w:p>
    <w:p w:rsidR="00000000" w:rsidDel="00000000" w:rsidP="00000000" w:rsidRDefault="00000000" w:rsidRPr="00000000" w14:paraId="00000626">
      <w:pPr>
        <w:ind w:left="0" w:firstLine="0"/>
        <w:rPr>
          <w:color w:val="444746"/>
        </w:rPr>
      </w:pPr>
      <w:r w:rsidDel="00000000" w:rsidR="00000000" w:rsidRPr="00000000">
        <w:rPr>
          <w:color w:val="444746"/>
          <w:rtl w:val="0"/>
        </w:rPr>
        <w:t xml:space="preserve">PANGEA will follow guidelines from the NASA Earth Science Data Preservation Content Specification ( </w:t>
      </w:r>
      <w:hyperlink r:id="rId264">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hyperlink r:id="rId265">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provides guidelines and checklists to address the PCS needs for different types of Earth science research projects, including airborne and field investigations.</w:t>
      </w:r>
    </w:p>
    <w:p w:rsidR="00000000" w:rsidDel="00000000" w:rsidP="00000000" w:rsidRDefault="00000000" w:rsidRPr="00000000" w14:paraId="00000627">
      <w:pPr>
        <w:ind w:left="0" w:firstLine="0"/>
        <w:rPr>
          <w:color w:val="444746"/>
        </w:rPr>
      </w:pPr>
      <w:r w:rsidDel="00000000" w:rsidR="00000000" w:rsidRPr="00000000">
        <w:rPr>
          <w:rtl w:val="0"/>
        </w:rPr>
      </w:r>
    </w:p>
    <w:p w:rsidR="00000000" w:rsidDel="00000000" w:rsidP="00000000" w:rsidRDefault="00000000" w:rsidRPr="00000000" w14:paraId="00000628">
      <w:pPr>
        <w:rPr>
          <w:color w:val="444746"/>
        </w:rPr>
      </w:pPr>
      <w:r w:rsidDel="00000000" w:rsidR="00000000" w:rsidRPr="00000000">
        <w:rPr>
          <w:color w:val="444746"/>
          <w:rtl w:val="0"/>
        </w:rPr>
        <w:t xml:space="preserve">Data provenance and reproducibility are important aspects of open source science. Algorithms, codes, and workflows associated with data creation (such as models), processing, validation, etc.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29">
      <w:pPr>
        <w:ind w:left="0" w:firstLine="0"/>
        <w:rPr>
          <w:color w:val="444746"/>
        </w:rPr>
      </w:pPr>
      <w:r w:rsidDel="00000000" w:rsidR="00000000" w:rsidRPr="00000000">
        <w:rPr>
          <w:rtl w:val="0"/>
        </w:rPr>
      </w:r>
    </w:p>
    <w:p w:rsidR="00000000" w:rsidDel="00000000" w:rsidP="00000000" w:rsidRDefault="00000000" w:rsidRPr="00000000" w14:paraId="0000062A">
      <w:pPr>
        <w:ind w:left="0" w:firstLine="0"/>
        <w:rPr>
          <w:color w:val="444746"/>
        </w:rPr>
      </w:pPr>
      <w:r w:rsidDel="00000000" w:rsidR="00000000" w:rsidRPr="00000000">
        <w:rPr>
          <w:color w:val="444746"/>
          <w:rtl w:val="0"/>
        </w:rPr>
        <w:t xml:space="preserve">PANGEA Information Portal</w:t>
      </w:r>
    </w:p>
    <w:p w:rsidR="00000000" w:rsidDel="00000000" w:rsidP="00000000" w:rsidRDefault="00000000" w:rsidRPr="00000000" w14:paraId="0000062B">
      <w:pPr>
        <w:numPr>
          <w:ilvl w:val="0"/>
          <w:numId w:val="64"/>
        </w:numPr>
        <w:ind w:left="720" w:hanging="360"/>
        <w:rPr>
          <w:color w:val="444746"/>
        </w:rPr>
      </w:pPr>
      <w:commentRangeStart w:id="454"/>
      <w:r w:rsidDel="00000000" w:rsidR="00000000" w:rsidRPr="00000000">
        <w:rPr>
          <w:color w:val="444746"/>
          <w:rtl w:val="0"/>
        </w:rPr>
        <w:t xml:space="preserve">Data planning tool: obtain information on the planned and ongoing activities of PANGEA investigators and collaborators, including inventories of the location, timing, and types of data collected. It will also compile inventories of the location and types of data collected by other researchers that are being used by PANGEA investigators and collaborators. The tool will include a web-based GIS that allows for review of the data within the tool, including information on previous and ongoing investigations.</w:t>
      </w:r>
      <w:commentRangeEnd w:id="454"/>
      <w:r w:rsidDel="00000000" w:rsidR="00000000" w:rsidRPr="00000000">
        <w:commentReference w:id="454"/>
      </w:r>
      <w:r w:rsidDel="00000000" w:rsidR="00000000" w:rsidRPr="00000000">
        <w:rPr>
          <w:rtl w:val="0"/>
        </w:rPr>
      </w:r>
    </w:p>
    <w:p w:rsidR="00000000" w:rsidDel="00000000" w:rsidP="00000000" w:rsidRDefault="00000000" w:rsidRPr="00000000" w14:paraId="0000062C">
      <w:pPr>
        <w:numPr>
          <w:ilvl w:val="0"/>
          <w:numId w:val="63"/>
        </w:numPr>
        <w:ind w:left="720" w:hanging="360"/>
        <w:rPr>
          <w:color w:val="444746"/>
        </w:rPr>
      </w:pPr>
      <w:r w:rsidDel="00000000" w:rsidR="00000000" w:rsidRPr="00000000">
        <w:rPr>
          <w:color w:val="444746"/>
          <w:rtl w:val="0"/>
        </w:rPr>
        <w:t xml:space="preserve">Provide easy discovery and access to data collected by PANGEA and also existing data useful for PANGEA research. The PANGEA Data Portal needs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2D">
      <w:pPr>
        <w:numPr>
          <w:ilvl w:val="0"/>
          <w:numId w:val="63"/>
        </w:numPr>
        <w:ind w:left="720" w:hanging="360"/>
        <w:rPr>
          <w:color w:val="444746"/>
        </w:rPr>
      </w:pPr>
      <w:r w:rsidDel="00000000" w:rsidR="00000000" w:rsidRPr="00000000">
        <w:rPr>
          <w:color w:val="444746"/>
          <w:rtl w:val="0"/>
        </w:rPr>
        <w:t xml:space="preserve">Leverage and integrate with existing and emerging capabilities and systems offered by NASA Earth Science Data Systems as much as possible.</w:t>
      </w:r>
    </w:p>
    <w:p w:rsidR="00000000" w:rsidDel="00000000" w:rsidP="00000000" w:rsidRDefault="00000000" w:rsidRPr="00000000" w14:paraId="0000062E">
      <w:pPr>
        <w:numPr>
          <w:ilvl w:val="1"/>
          <w:numId w:val="63"/>
        </w:numPr>
        <w:ind w:left="1440" w:hanging="360"/>
        <w:rPr>
          <w:color w:val="444746"/>
        </w:rPr>
      </w:pPr>
      <w:r w:rsidDel="00000000" w:rsidR="00000000" w:rsidRPr="00000000">
        <w:rPr>
          <w:color w:val="444746"/>
          <w:rtl w:val="0"/>
        </w:rPr>
        <w:t xml:space="preserve">DAACs airborne data: AVIRIS, MASTER, LVIS, etc.</w:t>
      </w:r>
    </w:p>
    <w:p w:rsidR="00000000" w:rsidDel="00000000" w:rsidP="00000000" w:rsidRDefault="00000000" w:rsidRPr="00000000" w14:paraId="0000062F">
      <w:pPr>
        <w:numPr>
          <w:ilvl w:val="1"/>
          <w:numId w:val="63"/>
        </w:numPr>
        <w:ind w:left="1440" w:hanging="360"/>
        <w:rPr>
          <w:color w:val="444746"/>
        </w:rPr>
      </w:pPr>
      <w:r w:rsidDel="00000000" w:rsidR="00000000" w:rsidRPr="00000000">
        <w:rPr>
          <w:color w:val="444746"/>
          <w:rtl w:val="0"/>
        </w:rPr>
        <w:t xml:space="preserve">DAACs tools and services to make airborne and orbital data easier to use for terrestrial ecology research</w:t>
      </w:r>
    </w:p>
    <w:p w:rsidR="00000000" w:rsidDel="00000000" w:rsidP="00000000" w:rsidRDefault="00000000" w:rsidRPr="00000000" w14:paraId="00000630">
      <w:pPr>
        <w:numPr>
          <w:ilvl w:val="1"/>
          <w:numId w:val="63"/>
        </w:numPr>
        <w:ind w:left="1440" w:hanging="360"/>
        <w:rPr>
          <w:color w:val="444746"/>
        </w:rPr>
      </w:pPr>
      <w:r w:rsidDel="00000000" w:rsidR="00000000" w:rsidRPr="00000000">
        <w:rPr>
          <w:color w:val="444746"/>
          <w:rtl w:val="0"/>
        </w:rPr>
        <w:t xml:space="preserve">NASA’s Visualization, Exploration, and Data Analysis (VEDA) platform: </w:t>
      </w:r>
      <w:hyperlink r:id="rId266">
        <w:r w:rsidDel="00000000" w:rsidR="00000000" w:rsidRPr="00000000">
          <w:rPr>
            <w:color w:val="1155cc"/>
            <w:u w:val="single"/>
            <w:rtl w:val="0"/>
          </w:rPr>
          <w:t xml:space="preserve">https://www.earthdata.nasa.gov/esds/veda</w:t>
        </w:r>
      </w:hyperlink>
      <w:r w:rsidDel="00000000" w:rsidR="00000000" w:rsidRPr="00000000">
        <w:rPr>
          <w:rtl w:val="0"/>
        </w:rPr>
      </w:r>
    </w:p>
    <w:p w:rsidR="00000000" w:rsidDel="00000000" w:rsidP="00000000" w:rsidRDefault="00000000" w:rsidRPr="00000000" w14:paraId="00000631">
      <w:pPr>
        <w:numPr>
          <w:ilvl w:val="1"/>
          <w:numId w:val="63"/>
        </w:numPr>
        <w:ind w:left="144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32">
      <w:pPr>
        <w:numPr>
          <w:ilvl w:val="1"/>
          <w:numId w:val="63"/>
        </w:numPr>
        <w:ind w:left="1440" w:hanging="360"/>
        <w:rPr>
          <w:color w:val="444746"/>
        </w:rPr>
      </w:pPr>
      <w:commentRangeStart w:id="455"/>
      <w:r w:rsidDel="00000000" w:rsidR="00000000" w:rsidRPr="00000000">
        <w:rPr>
          <w:color w:val="444746"/>
          <w:rtl w:val="0"/>
        </w:rPr>
        <w:t xml:space="preserve">AmeriFlux &amp; ICOS for flux tower data</w:t>
      </w:r>
      <w:commentRangeEnd w:id="455"/>
      <w:r w:rsidDel="00000000" w:rsidR="00000000" w:rsidRPr="00000000">
        <w:commentReference w:id="455"/>
      </w:r>
      <w:r w:rsidDel="00000000" w:rsidR="00000000" w:rsidRPr="00000000">
        <w:rPr>
          <w:rtl w:val="0"/>
        </w:rPr>
      </w:r>
    </w:p>
    <w:p w:rsidR="00000000" w:rsidDel="00000000" w:rsidP="00000000" w:rsidRDefault="00000000" w:rsidRPr="00000000" w14:paraId="00000633">
      <w:pPr>
        <w:numPr>
          <w:ilvl w:val="1"/>
          <w:numId w:val="63"/>
        </w:numPr>
        <w:ind w:left="1440" w:hanging="360"/>
        <w:rPr>
          <w:color w:val="444746"/>
        </w:rPr>
      </w:pPr>
      <w:r w:rsidDel="00000000" w:rsidR="00000000" w:rsidRPr="00000000">
        <w:rPr>
          <w:color w:val="444746"/>
          <w:rtl w:val="0"/>
        </w:rPr>
        <w:t xml:space="preserve">…</w:t>
      </w:r>
      <w:r w:rsidDel="00000000" w:rsidR="00000000" w:rsidRPr="00000000">
        <w:rPr>
          <w:rtl w:val="0"/>
        </w:rPr>
      </w:r>
    </w:p>
    <w:p w:rsidR="00000000" w:rsidDel="00000000" w:rsidP="00000000" w:rsidRDefault="00000000" w:rsidRPr="00000000" w14:paraId="00000634">
      <w:pPr>
        <w:ind w:left="0" w:firstLine="0"/>
        <w:rPr>
          <w:color w:val="444746"/>
        </w:rPr>
      </w:pPr>
      <w:r w:rsidDel="00000000" w:rsidR="00000000" w:rsidRPr="00000000">
        <w:rPr>
          <w:rtl w:val="0"/>
        </w:rPr>
      </w:r>
    </w:p>
    <w:p w:rsidR="00000000" w:rsidDel="00000000" w:rsidP="00000000" w:rsidRDefault="00000000" w:rsidRPr="00000000" w14:paraId="00000635">
      <w:pPr>
        <w:rPr>
          <w:color w:val="444746"/>
        </w:rPr>
      </w:pPr>
      <w:r w:rsidDel="00000000" w:rsidR="00000000" w:rsidRPr="00000000">
        <w:rPr>
          <w:color w:val="444746"/>
          <w:rtl w:val="0"/>
        </w:rPr>
        <w:t xml:space="preserve">Cloud-based Data Analysis Platform</w:t>
      </w:r>
    </w:p>
    <w:p w:rsidR="00000000" w:rsidDel="00000000" w:rsidP="00000000" w:rsidRDefault="00000000" w:rsidRPr="00000000" w14:paraId="00000636">
      <w:pPr>
        <w:numPr>
          <w:ilvl w:val="0"/>
          <w:numId w:val="18"/>
        </w:numPr>
        <w:ind w:left="720" w:hanging="360"/>
        <w:rPr>
          <w:color w:val="444746"/>
        </w:rPr>
      </w:pPr>
      <w:r w:rsidDel="00000000" w:rsidR="00000000" w:rsidRPr="00000000">
        <w:rPr>
          <w:color w:val="444746"/>
          <w:rtl w:val="0"/>
        </w:rPr>
        <w:t xml:space="preserve">Setup a cloud-based data analysis platform for PANGEA investigators to support open and collaborative research.</w:t>
      </w:r>
    </w:p>
    <w:p w:rsidR="00000000" w:rsidDel="00000000" w:rsidP="00000000" w:rsidRDefault="00000000" w:rsidRPr="00000000" w14:paraId="00000637">
      <w:pPr>
        <w:numPr>
          <w:ilvl w:val="0"/>
          <w:numId w:val="18"/>
        </w:numPr>
        <w:ind w:left="720" w:hanging="360"/>
        <w:rPr>
          <w:color w:val="444746"/>
        </w:rPr>
      </w:pPr>
      <w:commentRangeStart w:id="456"/>
      <w:commentRangeStart w:id="457"/>
      <w:r w:rsidDel="00000000" w:rsidR="00000000" w:rsidRPr="00000000">
        <w:rPr>
          <w:color w:val="444746"/>
          <w:rtl w:val="0"/>
        </w:rPr>
        <w:t xml:space="preserve">Low barrier for entry</w:t>
      </w:r>
      <w:commentRangeEnd w:id="456"/>
      <w:r w:rsidDel="00000000" w:rsidR="00000000" w:rsidRPr="00000000">
        <w:commentReference w:id="456"/>
      </w:r>
      <w:commentRangeEnd w:id="457"/>
      <w:r w:rsidDel="00000000" w:rsidR="00000000" w:rsidRPr="00000000">
        <w:commentReference w:id="457"/>
      </w:r>
      <w:r w:rsidDel="00000000" w:rsidR="00000000" w:rsidRPr="00000000">
        <w:rPr>
          <w:color w:val="444746"/>
          <w:rtl w:val="0"/>
        </w:rPr>
        <w:t xml:space="preserve">, especially for international partners</w:t>
      </w:r>
    </w:p>
    <w:p w:rsidR="00000000" w:rsidDel="00000000" w:rsidP="00000000" w:rsidRDefault="00000000" w:rsidRPr="00000000" w14:paraId="00000638">
      <w:pPr>
        <w:numPr>
          <w:ilvl w:val="0"/>
          <w:numId w:val="18"/>
        </w:numPr>
        <w:ind w:left="720" w:hanging="360"/>
        <w:rPr>
          <w:color w:val="444746"/>
        </w:rPr>
      </w:pPr>
      <w:r w:rsidDel="00000000" w:rsidR="00000000" w:rsidRPr="00000000">
        <w:rPr>
          <w:color w:val="444746"/>
          <w:rtl w:val="0"/>
        </w:rPr>
        <w:t xml:space="preserve">Something like NASA’s Multi-Mission Algorithm and Analysis Platform (MAAP, </w:t>
      </w:r>
      <w:hyperlink r:id="rId267">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 which demonstrated a success collaboration between NASA and ESA  </w:t>
      </w:r>
    </w:p>
    <w:p w:rsidR="00000000" w:rsidDel="00000000" w:rsidP="00000000" w:rsidRDefault="00000000" w:rsidRPr="00000000" w14:paraId="00000639">
      <w:pPr>
        <w:ind w:left="0" w:firstLine="0"/>
        <w:rPr>
          <w:color w:val="444746"/>
        </w:rPr>
      </w:pPr>
      <w:r w:rsidDel="00000000" w:rsidR="00000000" w:rsidRPr="00000000">
        <w:rPr>
          <w:rtl w:val="0"/>
        </w:rPr>
      </w:r>
    </w:p>
    <w:p w:rsidR="00000000" w:rsidDel="00000000" w:rsidP="00000000" w:rsidRDefault="00000000" w:rsidRPr="00000000" w14:paraId="0000063A">
      <w:pPr>
        <w:rPr>
          <w:color w:val="444746"/>
        </w:rPr>
      </w:pPr>
      <w:r w:rsidDel="00000000" w:rsidR="00000000" w:rsidRPr="00000000">
        <w:rPr>
          <w:color w:val="444746"/>
          <w:rtl w:val="0"/>
        </w:rPr>
        <w:t xml:space="preserve">Improve open source science and data management practices across PANGEA through trainings:</w:t>
      </w:r>
    </w:p>
    <w:p w:rsidR="00000000" w:rsidDel="00000000" w:rsidP="00000000" w:rsidRDefault="00000000" w:rsidRPr="00000000" w14:paraId="0000063B">
      <w:pPr>
        <w:numPr>
          <w:ilvl w:val="0"/>
          <w:numId w:val="38"/>
        </w:numPr>
        <w:ind w:left="720" w:hanging="360"/>
        <w:rPr>
          <w:color w:val="444746"/>
        </w:rPr>
      </w:pPr>
      <w:r w:rsidDel="00000000" w:rsidR="00000000" w:rsidRPr="00000000">
        <w:rPr>
          <w:color w:val="444746"/>
          <w:rtl w:val="0"/>
        </w:rPr>
        <w:t xml:space="preserve">Collaborate with DAACs on data management workshops</w:t>
      </w:r>
    </w:p>
    <w:p w:rsidR="00000000" w:rsidDel="00000000" w:rsidP="00000000" w:rsidRDefault="00000000" w:rsidRPr="00000000" w14:paraId="0000063C">
      <w:pPr>
        <w:numPr>
          <w:ilvl w:val="0"/>
          <w:numId w:val="30"/>
        </w:numPr>
        <w:ind w:left="720" w:hanging="360"/>
        <w:rPr/>
      </w:pPr>
      <w:r w:rsidDel="00000000" w:rsidR="00000000" w:rsidRPr="00000000">
        <w:rPr>
          <w:color w:val="444746"/>
          <w:rtl w:val="0"/>
        </w:rPr>
        <w:t xml:space="preserve">NASA’s Open Science 101 curriculum: </w:t>
      </w:r>
      <w:hyperlink r:id="rId268">
        <w:r w:rsidDel="00000000" w:rsidR="00000000" w:rsidRPr="00000000">
          <w:rPr>
            <w:color w:val="1155cc"/>
            <w:u w:val="single"/>
            <w:rtl w:val="0"/>
          </w:rPr>
          <w:t xml:space="preserve">https://nasa.github.io/Transform-to-Open-Science/os101-modules/</w:t>
        </w:r>
      </w:hyperlink>
      <w:r w:rsidDel="00000000" w:rsidR="00000000" w:rsidRPr="00000000">
        <w:rPr>
          <w:rtl w:val="0"/>
        </w:rPr>
      </w:r>
    </w:p>
    <w:p w:rsidR="00000000" w:rsidDel="00000000" w:rsidP="00000000" w:rsidRDefault="00000000" w:rsidRPr="00000000" w14:paraId="0000063D">
      <w:pPr>
        <w:ind w:left="0" w:firstLine="0"/>
        <w:rPr>
          <w:color w:val="444746"/>
        </w:rPr>
      </w:pPr>
      <w:r w:rsidDel="00000000" w:rsidR="00000000" w:rsidRPr="00000000">
        <w:rPr>
          <w:rtl w:val="0"/>
        </w:rPr>
      </w:r>
    </w:p>
    <w:p w:rsidR="00000000" w:rsidDel="00000000" w:rsidP="00000000" w:rsidRDefault="00000000" w:rsidRPr="00000000" w14:paraId="0000063E">
      <w:pPr>
        <w:ind w:left="0" w:firstLine="0"/>
        <w:rPr>
          <w:color w:val="444746"/>
        </w:rPr>
      </w:pPr>
      <w:r w:rsidDel="00000000" w:rsidR="00000000" w:rsidRPr="00000000">
        <w:rPr>
          <w:color w:val="444746"/>
          <w:rtl w:val="0"/>
        </w:rPr>
        <w:t xml:space="preserve">Open Science</w:t>
      </w:r>
      <w:commentRangeStart w:id="458"/>
      <w:r w:rsidDel="00000000" w:rsidR="00000000" w:rsidRPr="00000000">
        <w:rPr>
          <w:color w:val="444746"/>
          <w:rtl w:val="0"/>
        </w:rPr>
        <w:t xml:space="preserve"> Coordinating Group</w:t>
      </w:r>
      <w:commentRangeEnd w:id="458"/>
      <w:r w:rsidDel="00000000" w:rsidR="00000000" w:rsidRPr="00000000">
        <w:commentReference w:id="458"/>
      </w:r>
      <w:r w:rsidDel="00000000" w:rsidR="00000000" w:rsidRPr="00000000">
        <w:rPr>
          <w:rtl w:val="0"/>
        </w:rPr>
      </w:r>
    </w:p>
    <w:p w:rsidR="00000000" w:rsidDel="00000000" w:rsidP="00000000" w:rsidRDefault="00000000" w:rsidRPr="00000000" w14:paraId="0000063F">
      <w:pPr>
        <w:numPr>
          <w:ilvl w:val="0"/>
          <w:numId w:val="52"/>
        </w:numPr>
        <w:ind w:left="720" w:hanging="360"/>
        <w:rPr>
          <w:color w:val="444746"/>
        </w:rPr>
      </w:pPr>
      <w:r w:rsidDel="00000000" w:rsidR="00000000" w:rsidRPr="00000000">
        <w:rPr>
          <w:color w:val="444746"/>
          <w:rtl w:val="0"/>
        </w:rPr>
        <w:t xml:space="preserve">Involves members from both US and international teams</w:t>
      </w:r>
    </w:p>
    <w:p w:rsidR="00000000" w:rsidDel="00000000" w:rsidP="00000000" w:rsidRDefault="00000000" w:rsidRPr="00000000" w14:paraId="00000640">
      <w:pPr>
        <w:numPr>
          <w:ilvl w:val="0"/>
          <w:numId w:val="52"/>
        </w:numPr>
        <w:ind w:left="720" w:hanging="360"/>
        <w:rPr>
          <w:color w:val="444746"/>
        </w:rPr>
      </w:pPr>
      <w:r w:rsidDel="00000000" w:rsidR="00000000" w:rsidRPr="00000000">
        <w:rPr>
          <w:color w:val="444746"/>
          <w:rtl w:val="0"/>
        </w:rPr>
        <w:t xml:space="preserve">Establish data workflows</w:t>
      </w:r>
    </w:p>
    <w:p w:rsidR="00000000" w:rsidDel="00000000" w:rsidP="00000000" w:rsidRDefault="00000000" w:rsidRPr="00000000" w14:paraId="00000641">
      <w:pPr>
        <w:numPr>
          <w:ilvl w:val="0"/>
          <w:numId w:val="52"/>
        </w:numPr>
        <w:ind w:left="720" w:hanging="360"/>
        <w:rPr>
          <w:color w:val="444746"/>
        </w:rPr>
      </w:pPr>
      <w:r w:rsidDel="00000000" w:rsidR="00000000" w:rsidRPr="00000000">
        <w:rPr>
          <w:color w:val="444746"/>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42">
      <w:pPr>
        <w:numPr>
          <w:ilvl w:val="0"/>
          <w:numId w:val="52"/>
        </w:numPr>
        <w:ind w:left="720" w:hanging="360"/>
        <w:rPr>
          <w:color w:val="444746"/>
        </w:rPr>
      </w:pPr>
      <w:r w:rsidDel="00000000" w:rsidR="00000000" w:rsidRPr="00000000">
        <w:rPr>
          <w:color w:val="444746"/>
          <w:rtl w:val="0"/>
        </w:rPr>
        <w:t xml:space="preserve">Provide guidance on capturing data quality information in a consistent manner</w:t>
      </w:r>
    </w:p>
    <w:p w:rsidR="00000000" w:rsidDel="00000000" w:rsidP="00000000" w:rsidRDefault="00000000" w:rsidRPr="00000000" w14:paraId="00000643">
      <w:pPr>
        <w:numPr>
          <w:ilvl w:val="0"/>
          <w:numId w:val="52"/>
        </w:numPr>
        <w:ind w:left="720" w:hanging="360"/>
        <w:rPr>
          <w:color w:val="444746"/>
        </w:rPr>
      </w:pPr>
      <w:r w:rsidDel="00000000" w:rsidR="00000000" w:rsidRPr="00000000">
        <w:rPr>
          <w:color w:val="444746"/>
          <w:rtl w:val="0"/>
        </w:rPr>
        <w:t xml:space="preserve">Coordinate and provide guidance on open science and data management activities</w:t>
      </w:r>
    </w:p>
    <w:p w:rsidR="00000000" w:rsidDel="00000000" w:rsidP="00000000" w:rsidRDefault="00000000" w:rsidRPr="00000000" w14:paraId="00000644">
      <w:pPr>
        <w:numPr>
          <w:ilvl w:val="0"/>
          <w:numId w:val="52"/>
        </w:numPr>
        <w:ind w:left="720" w:hanging="360"/>
        <w:rPr>
          <w:color w:val="444746"/>
        </w:rPr>
      </w:pPr>
      <w:r w:rsidDel="00000000" w:rsidR="00000000" w:rsidRPr="00000000">
        <w:rPr>
          <w:color w:val="444746"/>
          <w:rtl w:val="0"/>
        </w:rPr>
        <w:t xml:space="preserve">…</w:t>
      </w:r>
    </w:p>
    <w:p w:rsidR="00000000" w:rsidDel="00000000" w:rsidP="00000000" w:rsidRDefault="00000000" w:rsidRPr="00000000" w14:paraId="00000645">
      <w:pPr>
        <w:ind w:left="0" w:firstLine="0"/>
        <w:rPr>
          <w:color w:val="444746"/>
        </w:rPr>
      </w:pPr>
      <w:r w:rsidDel="00000000" w:rsidR="00000000" w:rsidRPr="00000000">
        <w:rPr>
          <w:rtl w:val="0"/>
        </w:rPr>
      </w:r>
    </w:p>
    <w:p w:rsidR="00000000" w:rsidDel="00000000" w:rsidP="00000000" w:rsidRDefault="00000000" w:rsidRPr="00000000" w14:paraId="00000646">
      <w:pPr>
        <w:ind w:left="0" w:firstLine="0"/>
        <w:rPr>
          <w:color w:val="444746"/>
        </w:rPr>
      </w:pPr>
      <w:r w:rsidDel="00000000" w:rsidR="00000000" w:rsidRPr="00000000">
        <w:rPr>
          <w:rtl w:val="0"/>
        </w:rPr>
      </w:r>
    </w:p>
    <w:p w:rsidR="00000000" w:rsidDel="00000000" w:rsidP="00000000" w:rsidRDefault="00000000" w:rsidRPr="00000000" w14:paraId="00000647">
      <w:pPr>
        <w:numPr>
          <w:ilvl w:val="0"/>
          <w:numId w:val="96"/>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48">
      <w:pPr>
        <w:numPr>
          <w:ilvl w:val="1"/>
          <w:numId w:val="96"/>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49">
      <w:pPr>
        <w:numPr>
          <w:ilvl w:val="1"/>
          <w:numId w:val="96"/>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4A">
      <w:pPr>
        <w:numPr>
          <w:ilvl w:val="1"/>
          <w:numId w:val="96"/>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4B">
      <w:pPr>
        <w:numPr>
          <w:ilvl w:val="2"/>
          <w:numId w:val="96"/>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4C">
      <w:pPr>
        <w:numPr>
          <w:ilvl w:val="1"/>
          <w:numId w:val="96"/>
        </w:numPr>
        <w:ind w:left="1440" w:hanging="360"/>
        <w:rPr>
          <w:color w:val="444746"/>
        </w:rPr>
      </w:pPr>
      <w:r w:rsidDel="00000000" w:rsidR="00000000" w:rsidRPr="00000000">
        <w:rPr>
          <w:color w:val="444746"/>
          <w:rtl w:val="0"/>
        </w:rPr>
        <w:t xml:space="preserve">FAIR guiding principles: </w:t>
      </w:r>
      <w:hyperlink r:id="rId269">
        <w:r w:rsidDel="00000000" w:rsidR="00000000" w:rsidRPr="00000000">
          <w:rPr>
            <w:color w:val="1155cc"/>
            <w:u w:val="single"/>
            <w:rtl w:val="0"/>
          </w:rPr>
          <w:t xml:space="preserve">https://doi.org/10.1038/sdata.2016.18</w:t>
        </w:r>
      </w:hyperlink>
      <w:r w:rsidDel="00000000" w:rsidR="00000000" w:rsidRPr="00000000">
        <w:rPr>
          <w:rtl w:val="0"/>
        </w:rPr>
      </w:r>
    </w:p>
    <w:p w:rsidR="00000000" w:rsidDel="00000000" w:rsidP="00000000" w:rsidRDefault="00000000" w:rsidRPr="00000000" w14:paraId="0000064D">
      <w:pPr>
        <w:numPr>
          <w:ilvl w:val="1"/>
          <w:numId w:val="96"/>
        </w:numPr>
        <w:ind w:left="1440" w:hanging="360"/>
        <w:rPr>
          <w:color w:val="444746"/>
        </w:rPr>
      </w:pPr>
      <w:r w:rsidDel="00000000" w:rsidR="00000000" w:rsidRPr="00000000">
        <w:rPr>
          <w:color w:val="444746"/>
          <w:rtl w:val="0"/>
        </w:rPr>
        <w:t xml:space="preserve">CARE principles: </w:t>
      </w:r>
      <w:hyperlink r:id="rId270">
        <w:r w:rsidDel="00000000" w:rsidR="00000000" w:rsidRPr="00000000">
          <w:rPr>
            <w:color w:val="1155cc"/>
            <w:u w:val="single"/>
            <w:rtl w:val="0"/>
          </w:rPr>
          <w:t xml:space="preserve">https://www.gida-global.org/care</w:t>
        </w:r>
      </w:hyperlink>
      <w:r w:rsidDel="00000000" w:rsidR="00000000" w:rsidRPr="00000000">
        <w:rPr>
          <w:rtl w:val="0"/>
        </w:rPr>
      </w:r>
    </w:p>
    <w:p w:rsidR="00000000" w:rsidDel="00000000" w:rsidP="00000000" w:rsidRDefault="00000000" w:rsidRPr="00000000" w14:paraId="0000064E">
      <w:pPr>
        <w:numPr>
          <w:ilvl w:val="1"/>
          <w:numId w:val="96"/>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4F">
      <w:pPr>
        <w:numPr>
          <w:ilvl w:val="1"/>
          <w:numId w:val="96"/>
        </w:numPr>
        <w:ind w:left="1440" w:hanging="360"/>
        <w:rPr>
          <w:color w:val="444746"/>
        </w:rPr>
      </w:pPr>
      <w:r w:rsidDel="00000000" w:rsidR="00000000" w:rsidRPr="00000000">
        <w:rPr>
          <w:color w:val="444746"/>
          <w:rtl w:val="0"/>
        </w:rPr>
        <w:t xml:space="preserve">Refer to new NASA open science policy </w:t>
      </w:r>
    </w:p>
    <w:p w:rsidR="00000000" w:rsidDel="00000000" w:rsidP="00000000" w:rsidRDefault="00000000" w:rsidRPr="00000000" w14:paraId="00000650">
      <w:pPr>
        <w:numPr>
          <w:ilvl w:val="0"/>
          <w:numId w:val="96"/>
        </w:numPr>
        <w:ind w:left="720" w:hanging="360"/>
        <w:rPr>
          <w:color w:val="444746"/>
        </w:rPr>
      </w:pPr>
      <w:r w:rsidDel="00000000" w:rsidR="00000000" w:rsidRPr="00000000">
        <w:rPr>
          <w:color w:val="444746"/>
          <w:rtl w:val="0"/>
        </w:rPr>
        <w:t xml:space="preserve">New data collection, but also collate and rely on existing data sources</w:t>
      </w:r>
    </w:p>
    <w:p w:rsidR="00000000" w:rsidDel="00000000" w:rsidP="00000000" w:rsidRDefault="00000000" w:rsidRPr="00000000" w14:paraId="00000651">
      <w:pPr>
        <w:numPr>
          <w:ilvl w:val="1"/>
          <w:numId w:val="96"/>
        </w:numPr>
        <w:ind w:left="1440" w:hanging="360"/>
        <w:rPr>
          <w:color w:val="444746"/>
        </w:rPr>
      </w:pPr>
      <w:r w:rsidDel="00000000" w:rsidR="00000000" w:rsidRPr="00000000">
        <w:rPr>
          <w:color w:val="444746"/>
          <w:rtl w:val="0"/>
        </w:rPr>
        <w:t xml:space="preserve">How to ensure we do this collaboratively and ethically - respecting rights and ownership of data already collected</w:t>
      </w:r>
    </w:p>
    <w:p w:rsidR="00000000" w:rsidDel="00000000" w:rsidP="00000000" w:rsidRDefault="00000000" w:rsidRPr="00000000" w14:paraId="00000652">
      <w:pPr>
        <w:numPr>
          <w:ilvl w:val="0"/>
          <w:numId w:val="96"/>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53">
      <w:pPr>
        <w:numPr>
          <w:ilvl w:val="1"/>
          <w:numId w:val="96"/>
        </w:numPr>
        <w:ind w:left="1440" w:hanging="360"/>
        <w:rPr>
          <w:color w:val="444746"/>
        </w:rPr>
      </w:pPr>
      <w:r w:rsidDel="00000000" w:rsidR="00000000" w:rsidRPr="00000000">
        <w:rPr>
          <w:color w:val="444746"/>
          <w:rtl w:val="0"/>
        </w:rPr>
        <w:t xml:space="preserve">DAACs for airborne data</w:t>
      </w:r>
    </w:p>
    <w:p w:rsidR="00000000" w:rsidDel="00000000" w:rsidP="00000000" w:rsidRDefault="00000000" w:rsidRPr="00000000" w14:paraId="00000654">
      <w:pPr>
        <w:numPr>
          <w:ilvl w:val="2"/>
          <w:numId w:val="96"/>
        </w:numPr>
        <w:ind w:left="216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55">
      <w:pPr>
        <w:numPr>
          <w:ilvl w:val="2"/>
          <w:numId w:val="96"/>
        </w:numPr>
        <w:ind w:left="2160" w:hanging="360"/>
        <w:rPr>
          <w:color w:val="444746"/>
        </w:rPr>
      </w:pPr>
      <w:r w:rsidDel="00000000" w:rsidR="00000000" w:rsidRPr="00000000">
        <w:rPr>
          <w:color w:val="444746"/>
          <w:rtl w:val="0"/>
        </w:rPr>
        <w:t xml:space="preserve">Coordinated …</w:t>
      </w:r>
    </w:p>
    <w:p w:rsidR="00000000" w:rsidDel="00000000" w:rsidP="00000000" w:rsidRDefault="00000000" w:rsidRPr="00000000" w14:paraId="00000656">
      <w:pPr>
        <w:numPr>
          <w:ilvl w:val="1"/>
          <w:numId w:val="96"/>
        </w:numPr>
        <w:ind w:left="1440" w:hanging="360"/>
        <w:rPr>
          <w:color w:val="444746"/>
        </w:rPr>
      </w:pPr>
      <w:commentRangeStart w:id="459"/>
      <w:r w:rsidDel="00000000" w:rsidR="00000000" w:rsidRPr="00000000">
        <w:rPr>
          <w:color w:val="444746"/>
          <w:rtl w:val="0"/>
        </w:rPr>
        <w:t xml:space="preserve">AmeriFlux &amp; ICOS for flux tower data</w:t>
      </w:r>
      <w:commentRangeEnd w:id="459"/>
      <w:r w:rsidDel="00000000" w:rsidR="00000000" w:rsidRPr="00000000">
        <w:commentReference w:id="459"/>
      </w:r>
      <w:r w:rsidDel="00000000" w:rsidR="00000000" w:rsidRPr="00000000">
        <w:rPr>
          <w:rtl w:val="0"/>
        </w:rPr>
      </w:r>
    </w:p>
    <w:p w:rsidR="00000000" w:rsidDel="00000000" w:rsidP="00000000" w:rsidRDefault="00000000" w:rsidRPr="00000000" w14:paraId="00000657">
      <w:pPr>
        <w:numPr>
          <w:ilvl w:val="2"/>
          <w:numId w:val="96"/>
        </w:numPr>
        <w:ind w:left="2160" w:hanging="360"/>
        <w:rPr>
          <w:color w:val="444746"/>
        </w:rPr>
      </w:pPr>
      <w:r w:rsidDel="00000000" w:rsidR="00000000" w:rsidRPr="00000000">
        <w:rPr>
          <w:color w:val="444746"/>
          <w:rtl w:val="0"/>
        </w:rPr>
        <w:t xml:space="preserve">Including commitment to support resuscitation of LBA Phase 1 flux tower data??</w:t>
      </w:r>
    </w:p>
    <w:p w:rsidR="00000000" w:rsidDel="00000000" w:rsidP="00000000" w:rsidRDefault="00000000" w:rsidRPr="00000000" w14:paraId="00000658">
      <w:pPr>
        <w:numPr>
          <w:ilvl w:val="1"/>
          <w:numId w:val="96"/>
        </w:numPr>
        <w:ind w:left="1440" w:hanging="360"/>
        <w:rPr>
          <w:color w:val="444746"/>
        </w:rPr>
      </w:pPr>
      <w:r w:rsidDel="00000000" w:rsidR="00000000" w:rsidRPr="00000000">
        <w:rPr>
          <w:color w:val="444746"/>
          <w:rtl w:val="0"/>
        </w:rPr>
        <w:t xml:space="preserve">Forest Inventory plot networks…</w:t>
      </w:r>
    </w:p>
    <w:p w:rsidR="00000000" w:rsidDel="00000000" w:rsidP="00000000" w:rsidRDefault="00000000" w:rsidRPr="00000000" w14:paraId="00000659">
      <w:pPr>
        <w:numPr>
          <w:ilvl w:val="1"/>
          <w:numId w:val="96"/>
        </w:numPr>
        <w:ind w:left="1440" w:hanging="360"/>
        <w:rPr>
          <w:color w:val="444746"/>
        </w:rPr>
      </w:pPr>
      <w:r w:rsidDel="00000000" w:rsidR="00000000" w:rsidRPr="00000000">
        <w:rPr>
          <w:color w:val="444746"/>
          <w:rtl w:val="0"/>
        </w:rPr>
        <w:t xml:space="preserve">LBA </w:t>
      </w:r>
    </w:p>
    <w:p w:rsidR="00000000" w:rsidDel="00000000" w:rsidP="00000000" w:rsidRDefault="00000000" w:rsidRPr="00000000" w14:paraId="0000065A">
      <w:pPr>
        <w:numPr>
          <w:ilvl w:val="1"/>
          <w:numId w:val="96"/>
        </w:numPr>
        <w:ind w:left="1440" w:hanging="360"/>
        <w:rPr>
          <w:color w:val="444746"/>
        </w:rPr>
      </w:pPr>
      <w:hyperlink r:id="rId271">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5B">
      <w:pPr>
        <w:numPr>
          <w:ilvl w:val="0"/>
          <w:numId w:val="96"/>
        </w:numPr>
        <w:ind w:left="720" w:hanging="360"/>
        <w:rPr>
          <w:color w:val="444746"/>
        </w:rPr>
      </w:pPr>
      <w:r w:rsidDel="00000000" w:rsidR="00000000" w:rsidRPr="00000000">
        <w:rPr>
          <w:color w:val="444746"/>
          <w:rtl w:val="0"/>
        </w:rPr>
        <w:t xml:space="preserve">DAACS, tropical DAACs, data sovereignty, cloud computing - access for partners (Centers for Excellence &amp; trainings)</w:t>
      </w:r>
    </w:p>
    <w:p w:rsidR="00000000" w:rsidDel="00000000" w:rsidP="00000000" w:rsidRDefault="00000000" w:rsidRPr="00000000" w14:paraId="0000065C">
      <w:pPr>
        <w:numPr>
          <w:ilvl w:val="1"/>
          <w:numId w:val="96"/>
        </w:numPr>
        <w:ind w:left="1440" w:hanging="360"/>
        <w:rPr>
          <w:color w:val="444746"/>
        </w:rPr>
      </w:pPr>
      <w:r w:rsidDel="00000000" w:rsidR="00000000" w:rsidRPr="00000000">
        <w:rPr>
          <w:color w:val="444746"/>
          <w:rtl w:val="0"/>
        </w:rPr>
        <w:t xml:space="preserve">Also though, DAACs are a pain - make things available on apps - GEE - for upload and download</w:t>
      </w:r>
    </w:p>
    <w:p w:rsidR="00000000" w:rsidDel="00000000" w:rsidP="00000000" w:rsidRDefault="00000000" w:rsidRPr="00000000" w14:paraId="0000065D">
      <w:pPr>
        <w:numPr>
          <w:ilvl w:val="0"/>
          <w:numId w:val="96"/>
        </w:numPr>
        <w:ind w:left="720" w:hanging="360"/>
        <w:rPr>
          <w:color w:val="444746"/>
        </w:rPr>
      </w:pPr>
      <w:r w:rsidDel="00000000" w:rsidR="00000000" w:rsidRPr="00000000">
        <w:rPr>
          <w:color w:val="444746"/>
          <w:rtl w:val="0"/>
        </w:rPr>
        <w:t xml:space="preserve">highlight working with existing training programs (specify)</w:t>
      </w:r>
    </w:p>
    <w:p w:rsidR="00000000" w:rsidDel="00000000" w:rsidP="00000000" w:rsidRDefault="00000000" w:rsidRPr="00000000" w14:paraId="0000065E">
      <w:pPr>
        <w:numPr>
          <w:ilvl w:val="1"/>
          <w:numId w:val="96"/>
        </w:numPr>
        <w:ind w:left="1440" w:hanging="360"/>
        <w:rPr>
          <w:color w:val="444746"/>
        </w:rPr>
      </w:pPr>
      <w:r w:rsidDel="00000000" w:rsidR="00000000" w:rsidRPr="00000000">
        <w:rPr>
          <w:color w:val="444746"/>
          <w:rtl w:val="0"/>
        </w:rPr>
        <w:t xml:space="preserve">if they don't exist - describe and explain how PANGEA could implement</w:t>
      </w:r>
    </w:p>
    <w:p w:rsidR="00000000" w:rsidDel="00000000" w:rsidP="00000000" w:rsidRDefault="00000000" w:rsidRPr="00000000" w14:paraId="0000065F">
      <w:pPr>
        <w:numPr>
          <w:ilvl w:val="0"/>
          <w:numId w:val="96"/>
        </w:numPr>
        <w:ind w:left="720" w:hanging="360"/>
        <w:rPr>
          <w:color w:val="444746"/>
        </w:rPr>
      </w:pPr>
      <w:r w:rsidDel="00000000" w:rsidR="00000000" w:rsidRPr="00000000">
        <w:rPr>
          <w:color w:val="444746"/>
          <w:rtl w:val="0"/>
        </w:rPr>
        <w:t xml:space="preserve">How could PANGEA advance goal of democratizing data?</w:t>
      </w:r>
    </w:p>
    <w:p w:rsidR="00000000" w:rsidDel="00000000" w:rsidP="00000000" w:rsidRDefault="00000000" w:rsidRPr="00000000" w14:paraId="00000660">
      <w:pPr>
        <w:numPr>
          <w:ilvl w:val="0"/>
          <w:numId w:val="96"/>
        </w:numPr>
        <w:ind w:left="720" w:hanging="360"/>
        <w:rPr>
          <w:color w:val="444746"/>
        </w:rPr>
      </w:pPr>
      <w:commentRangeStart w:id="460"/>
      <w:r w:rsidDel="00000000" w:rsidR="00000000" w:rsidRPr="00000000">
        <w:rPr>
          <w:color w:val="444746"/>
          <w:rtl w:val="0"/>
        </w:rPr>
        <w:t xml:space="preserve">Opportunity to harmonize protocols across research communities to support scaling</w:t>
      </w:r>
    </w:p>
    <w:p w:rsidR="00000000" w:rsidDel="00000000" w:rsidP="00000000" w:rsidRDefault="00000000" w:rsidRPr="00000000" w14:paraId="00000661">
      <w:pPr>
        <w:numPr>
          <w:ilvl w:val="1"/>
          <w:numId w:val="96"/>
        </w:numPr>
        <w:ind w:left="1440" w:hanging="360"/>
        <w:rPr>
          <w:color w:val="444746"/>
        </w:rPr>
      </w:pPr>
      <w:r w:rsidDel="00000000" w:rsidR="00000000" w:rsidRPr="00000000">
        <w:rPr>
          <w:color w:val="444746"/>
          <w:rtl w:val="0"/>
        </w:rPr>
        <w:t xml:space="preserve">Point to work Dana is already doing w NEON, SBG, EMIT, other groups</w:t>
      </w:r>
      <w:commentRangeEnd w:id="460"/>
      <w:r w:rsidDel="00000000" w:rsidR="00000000" w:rsidRPr="00000000">
        <w:commentReference w:id="460"/>
      </w:r>
      <w:r w:rsidDel="00000000" w:rsidR="00000000" w:rsidRPr="00000000">
        <w:rPr>
          <w:rtl w:val="0"/>
        </w:rPr>
      </w:r>
    </w:p>
    <w:p w:rsidR="00000000" w:rsidDel="00000000" w:rsidP="00000000" w:rsidRDefault="00000000" w:rsidRPr="00000000" w14:paraId="00000662">
      <w:pPr>
        <w:numPr>
          <w:ilvl w:val="1"/>
          <w:numId w:val="96"/>
        </w:numPr>
        <w:ind w:left="1440" w:hanging="360"/>
        <w:rPr>
          <w:color w:val="444746"/>
        </w:rPr>
      </w:pPr>
      <w:r w:rsidDel="00000000" w:rsidR="00000000" w:rsidRPr="00000000">
        <w:rPr>
          <w:color w:val="444746"/>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663">
      <w:pPr>
        <w:numPr>
          <w:ilvl w:val="0"/>
          <w:numId w:val="96"/>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64">
      <w:pPr>
        <w:numPr>
          <w:ilvl w:val="1"/>
          <w:numId w:val="96"/>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65">
      <w:pPr>
        <w:numPr>
          <w:ilvl w:val="2"/>
          <w:numId w:val="96"/>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66">
      <w:pPr>
        <w:numPr>
          <w:ilvl w:val="1"/>
          <w:numId w:val="96"/>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67">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68">
      <w:pPr>
        <w:pStyle w:val="Heading3"/>
        <w:rPr/>
      </w:pPr>
      <w:bookmarkStart w:colFirst="0" w:colLast="0" w:name="_f0glc3cmn1d" w:id="50"/>
      <w:bookmarkEnd w:id="50"/>
      <w:commentRangeStart w:id="461"/>
      <w:r w:rsidDel="00000000" w:rsidR="00000000" w:rsidRPr="00000000">
        <w:rPr>
          <w:rtl w:val="0"/>
        </w:rPr>
        <w:t xml:space="preserve">7.9</w:t>
      </w:r>
      <w:r w:rsidDel="00000000" w:rsidR="00000000" w:rsidRPr="00000000">
        <w:rPr>
          <w:rtl w:val="0"/>
        </w:rPr>
        <w:t xml:space="preserve"> Timetable  </w:t>
      </w:r>
      <w:commentRangeEnd w:id="461"/>
      <w:r w:rsidDel="00000000" w:rsidR="00000000" w:rsidRPr="00000000">
        <w:commentReference w:id="461"/>
      </w:r>
      <w:r w:rsidDel="00000000" w:rsidR="00000000" w:rsidRPr="00000000">
        <w:rPr>
          <w:rtl w:val="0"/>
        </w:rPr>
      </w:r>
    </w:p>
    <w:p w:rsidR="00000000" w:rsidDel="00000000" w:rsidP="00000000" w:rsidRDefault="00000000" w:rsidRPr="00000000" w14:paraId="00000669">
      <w:pPr>
        <w:rPr>
          <w:color w:val="ff0000"/>
        </w:rPr>
      </w:pPr>
      <w:r w:rsidDel="00000000" w:rsidR="00000000" w:rsidRPr="00000000">
        <w:rPr>
          <w:color w:val="ff0000"/>
          <w:rtl w:val="0"/>
        </w:rPr>
        <w:t xml:space="preserve">(number of years?)</w:t>
      </w:r>
    </w:p>
    <w:p w:rsidR="00000000" w:rsidDel="00000000" w:rsidP="00000000" w:rsidRDefault="00000000" w:rsidRPr="00000000" w14:paraId="0000066A">
      <w:pPr>
        <w:numPr>
          <w:ilvl w:val="0"/>
          <w:numId w:val="84"/>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66B">
      <w:pPr>
        <w:rPr>
          <w:color w:val="ff0000"/>
        </w:rPr>
      </w:pPr>
      <w:r w:rsidDel="00000000" w:rsidR="00000000" w:rsidRPr="00000000">
        <w:rPr/>
        <w:drawing>
          <wp:inline distB="114300" distT="114300" distL="114300" distR="114300">
            <wp:extent cx="5900738" cy="4130516"/>
            <wp:effectExtent b="0" l="0" r="0" t="0"/>
            <wp:docPr id="3" name="image5.png"/>
            <a:graphic>
              <a:graphicData uri="http://schemas.openxmlformats.org/drawingml/2006/picture">
                <pic:pic>
                  <pic:nvPicPr>
                    <pic:cNvPr id="0" name="image5.png"/>
                    <pic:cNvPicPr preferRelativeResize="0"/>
                  </pic:nvPicPr>
                  <pic:blipFill>
                    <a:blip r:embed="rId272"/>
                    <a:srcRect b="6834" l="14583" r="16506" t="7410"/>
                    <a:stretch>
                      <a:fillRect/>
                    </a:stretch>
                  </pic:blipFill>
                  <pic:spPr>
                    <a:xfrm>
                      <a:off x="0" y="0"/>
                      <a:ext cx="5900738" cy="4130516"/>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pStyle w:val="Heading3"/>
        <w:rPr/>
      </w:pPr>
      <w:bookmarkStart w:colFirst="0" w:colLast="0" w:name="_n6p8ovtnhgkd" w:id="51"/>
      <w:bookmarkEnd w:id="51"/>
      <w:r w:rsidDel="00000000" w:rsidR="00000000" w:rsidRPr="00000000">
        <w:rPr>
          <w:rtl w:val="0"/>
        </w:rPr>
        <w:t xml:space="preserve">7</w:t>
      </w:r>
      <w:r w:rsidDel="00000000" w:rsidR="00000000" w:rsidRPr="00000000">
        <w:rPr>
          <w:rtl w:val="0"/>
        </w:rPr>
        <w:t xml:space="preserve">.10  Risk and Risk Mitigation / Risk Assessment </w:t>
      </w:r>
    </w:p>
    <w:p w:rsidR="00000000" w:rsidDel="00000000" w:rsidP="00000000" w:rsidRDefault="00000000" w:rsidRPr="00000000" w14:paraId="0000066D">
      <w:pPr>
        <w:numPr>
          <w:ilvl w:val="0"/>
          <w:numId w:val="66"/>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6E">
      <w:pPr>
        <w:numPr>
          <w:ilvl w:val="0"/>
          <w:numId w:val="66"/>
        </w:numPr>
        <w:ind w:left="720" w:hanging="360"/>
        <w:rPr>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p>
    <w:p w:rsidR="00000000" w:rsidDel="00000000" w:rsidP="00000000" w:rsidRDefault="00000000" w:rsidRPr="00000000" w14:paraId="0000066F">
      <w:pPr>
        <w:numPr>
          <w:ilvl w:val="0"/>
          <w:numId w:val="91"/>
        </w:numPr>
        <w:ind w:left="720" w:hanging="360"/>
        <w:rPr>
          <w:color w:val="ff0000"/>
          <w:u w:val="none"/>
        </w:rPr>
      </w:pPr>
      <w:r w:rsidDel="00000000" w:rsidR="00000000" w:rsidRPr="00000000">
        <w:rPr>
          <w:color w:val="ff0000"/>
          <w:rtl w:val="0"/>
        </w:rPr>
        <w:t xml:space="preserve">Inclusiveness. PANGEA will interact with people with different backgrounds and levels of instructions. Simple language is needed, </w:t>
      </w:r>
    </w:p>
    <w:p w:rsidR="00000000" w:rsidDel="00000000" w:rsidP="00000000" w:rsidRDefault="00000000" w:rsidRPr="00000000" w14:paraId="00000670">
      <w:pPr>
        <w:numPr>
          <w:ilvl w:val="0"/>
          <w:numId w:val="91"/>
        </w:numPr>
        <w:ind w:left="720" w:hanging="360"/>
        <w:rPr>
          <w:color w:val="ff0000"/>
          <w:u w:val="none"/>
        </w:rPr>
      </w:pPr>
      <w:r w:rsidDel="00000000" w:rsidR="00000000" w:rsidRPr="00000000">
        <w:rPr>
          <w:color w:val="ff0000"/>
          <w:rtl w:val="0"/>
        </w:rPr>
        <w:t xml:space="preserve">Interaction with Stakeholders. Approach/better approach with national and international stakeholders and point out current gaps.</w:t>
      </w:r>
    </w:p>
    <w:p w:rsidR="00000000" w:rsidDel="00000000" w:rsidP="00000000" w:rsidRDefault="00000000" w:rsidRPr="00000000" w14:paraId="00000671">
      <w:pPr>
        <w:numPr>
          <w:ilvl w:val="0"/>
          <w:numId w:val="91"/>
        </w:numPr>
        <w:ind w:left="720" w:hanging="360"/>
        <w:rPr>
          <w:color w:val="ff0000"/>
          <w:u w:val="none"/>
        </w:rPr>
      </w:pPr>
      <w:r w:rsidDel="00000000" w:rsidR="00000000" w:rsidRPr="00000000">
        <w:rPr>
          <w:color w:val="ff0000"/>
          <w:rtl w:val="0"/>
        </w:rPr>
        <w:t xml:space="preserve">Inter-agency effort: PANGEA is conducting research in a region highly sensitive to climate change, making this work particularly valuable to several U.S. research institutions</w:t>
      </w:r>
    </w:p>
    <w:p w:rsidR="00000000" w:rsidDel="00000000" w:rsidP="00000000" w:rsidRDefault="00000000" w:rsidRPr="00000000" w14:paraId="00000672">
      <w:pPr>
        <w:numPr>
          <w:ilvl w:val="0"/>
          <w:numId w:val="91"/>
        </w:numPr>
        <w:ind w:left="720" w:hanging="360"/>
        <w:rPr>
          <w:color w:val="ff0000"/>
          <w:u w:val="none"/>
        </w:rPr>
      </w:pPr>
      <w:r w:rsidDel="00000000" w:rsidR="00000000" w:rsidRPr="00000000">
        <w:rPr>
          <w:color w:val="ff0000"/>
          <w:rtl w:val="0"/>
        </w:rPr>
        <w:t xml:space="preserve">Proprietary data from collaborators? how will we deal with this limitation?</w:t>
      </w:r>
    </w:p>
    <w:p w:rsidR="00000000" w:rsidDel="00000000" w:rsidP="00000000" w:rsidRDefault="00000000" w:rsidRPr="00000000" w14:paraId="00000673">
      <w:pPr>
        <w:numPr>
          <w:ilvl w:val="0"/>
          <w:numId w:val="91"/>
        </w:numPr>
        <w:ind w:left="720" w:hanging="360"/>
        <w:rPr>
          <w:color w:val="ff0000"/>
          <w:u w:val="none"/>
        </w:rPr>
      </w:pPr>
      <w:r w:rsidDel="00000000" w:rsidR="00000000" w:rsidRPr="00000000">
        <w:rPr>
          <w:color w:val="ff0000"/>
          <w:rtl w:val="0"/>
        </w:rPr>
        <w:t xml:space="preserve">Universality: PANGEA documents will be translated into, english, spanish, portuguese, and french.</w:t>
      </w:r>
    </w:p>
    <w:p w:rsidR="00000000" w:rsidDel="00000000" w:rsidP="00000000" w:rsidRDefault="00000000" w:rsidRPr="00000000" w14:paraId="00000674">
      <w:pPr>
        <w:numPr>
          <w:ilvl w:val="0"/>
          <w:numId w:val="91"/>
        </w:numPr>
        <w:ind w:left="720" w:hanging="360"/>
        <w:rPr>
          <w:color w:val="ff0000"/>
          <w:u w:val="none"/>
        </w:rPr>
      </w:pPr>
      <w:r w:rsidDel="00000000" w:rsidR="00000000" w:rsidRPr="00000000">
        <w:rPr>
          <w:color w:val="ff0000"/>
          <w:rtl w:val="0"/>
        </w:rPr>
        <w:t xml:space="preserve">Formation: PANGEA will strive to integrate the next generation of scientists, though this effort may be constrained by budget limitations.</w:t>
      </w:r>
      <w:r w:rsidDel="00000000" w:rsidR="00000000" w:rsidRPr="00000000">
        <w:rPr>
          <w:rtl w:val="0"/>
        </w:rPr>
      </w:r>
    </w:p>
    <w:p w:rsidR="00000000" w:rsidDel="00000000" w:rsidP="00000000" w:rsidRDefault="00000000" w:rsidRPr="00000000" w14:paraId="00000675">
      <w:pPr>
        <w:numPr>
          <w:ilvl w:val="0"/>
          <w:numId w:val="91"/>
        </w:numPr>
        <w:ind w:left="720" w:hanging="360"/>
        <w:rPr>
          <w:color w:val="ff0000"/>
          <w:u w:val="none"/>
        </w:rPr>
      </w:pPr>
      <w:r w:rsidDel="00000000" w:rsidR="00000000" w:rsidRPr="00000000">
        <w:rPr>
          <w:color w:val="ff0000"/>
          <w:rtl w:val="0"/>
        </w:rPr>
        <w:t xml:space="preserve">Lack of alignment between NASA priorities (e.g. answering novel science questions) and end-user priorities (e.g. consistent monitoring of landscapes)</w:t>
      </w:r>
      <w:r w:rsidDel="00000000" w:rsidR="00000000" w:rsidRPr="00000000">
        <w:rPr>
          <w:rtl w:val="0"/>
        </w:rPr>
      </w:r>
    </w:p>
    <w:p w:rsidR="00000000" w:rsidDel="00000000" w:rsidP="00000000" w:rsidRDefault="00000000" w:rsidRPr="00000000" w14:paraId="00000676">
      <w:pPr>
        <w:numPr>
          <w:ilvl w:val="0"/>
          <w:numId w:val="91"/>
        </w:numPr>
        <w:ind w:left="720" w:hanging="360"/>
        <w:rPr>
          <w:color w:val="ff0000"/>
        </w:rPr>
      </w:pPr>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p>
    <w:p w:rsidR="00000000" w:rsidDel="00000000" w:rsidP="00000000" w:rsidRDefault="00000000" w:rsidRPr="00000000" w14:paraId="00000677">
      <w:pPr>
        <w:pStyle w:val="Heading2"/>
        <w:rPr/>
      </w:pPr>
      <w:bookmarkStart w:colFirst="0" w:colLast="0" w:name="_segnwgqaxwz7" w:id="52"/>
      <w:bookmarkEnd w:id="52"/>
      <w:r w:rsidDel="00000000" w:rsidR="00000000" w:rsidRPr="00000000">
        <w:rPr>
          <w:rtl w:val="0"/>
        </w:rPr>
        <w:t xml:space="preserve">8</w:t>
      </w:r>
      <w:commentRangeStart w:id="462"/>
      <w:commentRangeStart w:id="463"/>
      <w:r w:rsidDel="00000000" w:rsidR="00000000" w:rsidRPr="00000000">
        <w:rPr>
          <w:rtl w:val="0"/>
        </w:rPr>
        <w:t xml:space="preserve">.</w:t>
      </w:r>
      <w:commentRangeStart w:id="464"/>
      <w:commentRangeStart w:id="465"/>
      <w:r w:rsidDel="00000000" w:rsidR="00000000" w:rsidRPr="00000000">
        <w:rPr>
          <w:rtl w:val="0"/>
        </w:rPr>
        <w:t xml:space="preserve"> </w:t>
      </w:r>
      <w:r w:rsidDel="00000000" w:rsidR="00000000" w:rsidRPr="00000000">
        <w:rPr>
          <w:rtl w:val="0"/>
        </w:rPr>
        <w:t xml:space="preserve">Enabling Earth Science to Action</w:t>
      </w:r>
      <w:commentRangeEnd w:id="464"/>
      <w:r w:rsidDel="00000000" w:rsidR="00000000" w:rsidRPr="00000000">
        <w:commentReference w:id="464"/>
      </w:r>
      <w:commentRangeEnd w:id="465"/>
      <w:r w:rsidDel="00000000" w:rsidR="00000000" w:rsidRPr="00000000">
        <w:commentReference w:id="465"/>
      </w:r>
      <w:commentRangeEnd w:id="462"/>
      <w:r w:rsidDel="00000000" w:rsidR="00000000" w:rsidRPr="00000000">
        <w:commentReference w:id="462"/>
      </w:r>
      <w:commentRangeEnd w:id="463"/>
      <w:r w:rsidDel="00000000" w:rsidR="00000000" w:rsidRPr="00000000">
        <w:commentReference w:id="463"/>
      </w:r>
      <w:r w:rsidDel="00000000" w:rsidR="00000000" w:rsidRPr="00000000">
        <w:rPr>
          <w:rtl w:val="0"/>
        </w:rPr>
      </w:r>
    </w:p>
    <w:p w:rsidR="00000000" w:rsidDel="00000000" w:rsidP="00000000" w:rsidRDefault="00000000" w:rsidRPr="00000000" w14:paraId="00000678">
      <w:pPr>
        <w:rPr>
          <w:highlight w:val="white"/>
        </w:rPr>
      </w:pPr>
      <w:r w:rsidDel="00000000" w:rsidR="00000000" w:rsidRPr="00000000">
        <w:rPr>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679">
      <w:pPr>
        <w:pStyle w:val="Heading3"/>
        <w:rPr>
          <w:rFonts w:ascii="Roboto" w:cs="Roboto" w:eastAsia="Roboto" w:hAnsi="Roboto"/>
          <w:color w:val="1f1f1f"/>
          <w:sz w:val="21"/>
          <w:szCs w:val="21"/>
          <w:highlight w:val="white"/>
        </w:rPr>
      </w:pPr>
      <w:bookmarkStart w:colFirst="0" w:colLast="0" w:name="_d0n9lllcjn02" w:id="53"/>
      <w:bookmarkEnd w:id="53"/>
      <w:r w:rsidDel="00000000" w:rsidR="00000000" w:rsidRPr="00000000">
        <w:rPr>
          <w:rtl w:val="0"/>
        </w:rPr>
        <w:t xml:space="preserve">8.1: Substantive applications of PANGEA research </w:t>
      </w:r>
      <w:commentRangeStart w:id="466"/>
      <w:r w:rsidDel="00000000" w:rsidR="00000000" w:rsidRPr="00000000">
        <w:rPr>
          <w:rtl w:val="0"/>
        </w:rPr>
        <w:t xml:space="preserve">outputs</w:t>
      </w:r>
      <w:commentRangeEnd w:id="466"/>
      <w:r w:rsidDel="00000000" w:rsidR="00000000" w:rsidRPr="00000000">
        <w:commentReference w:id="466"/>
      </w:r>
      <w:r w:rsidDel="00000000" w:rsidR="00000000" w:rsidRPr="00000000">
        <w:rPr>
          <w:rtl w:val="0"/>
        </w:rPr>
      </w:r>
    </w:p>
    <w:p w:rsidR="00000000" w:rsidDel="00000000" w:rsidP="00000000" w:rsidRDefault="00000000" w:rsidRPr="00000000" w14:paraId="0000067A">
      <w:pPr>
        <w:pStyle w:val="Heading4"/>
        <w:spacing w:after="240" w:before="240" w:lineRule="auto"/>
        <w:rPr/>
      </w:pPr>
      <w:bookmarkStart w:colFirst="0" w:colLast="0" w:name="_hm6wmphkkjb5" w:id="54"/>
      <w:bookmarkEnd w:id="54"/>
      <w:r w:rsidDel="00000000" w:rsidR="00000000" w:rsidRPr="00000000">
        <w:rPr>
          <w:rtl w:val="0"/>
        </w:rPr>
        <w:t xml:space="preserve">8</w:t>
      </w:r>
      <w:r w:rsidDel="00000000" w:rsidR="00000000" w:rsidRPr="00000000">
        <w:rPr>
          <w:rtl w:val="0"/>
        </w:rPr>
        <w:t xml:space="preserve">.1.1 Carbon </w:t>
      </w:r>
    </w:p>
    <w:p w:rsidR="00000000" w:rsidDel="00000000" w:rsidP="00000000" w:rsidRDefault="00000000" w:rsidRPr="00000000" w14:paraId="0000067B">
      <w:pPr>
        <w:numPr>
          <w:ilvl w:val="0"/>
          <w:numId w:val="14"/>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7C">
      <w:pPr>
        <w:numPr>
          <w:ilvl w:val="1"/>
          <w:numId w:val="14"/>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67D">
      <w:pPr>
        <w:numPr>
          <w:ilvl w:val="1"/>
          <w:numId w:val="14"/>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7E">
      <w:pPr>
        <w:numPr>
          <w:ilvl w:val="0"/>
          <w:numId w:val="14"/>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7F">
      <w:pPr>
        <w:pStyle w:val="Heading4"/>
        <w:spacing w:after="240" w:before="240" w:lineRule="auto"/>
        <w:rPr/>
      </w:pPr>
      <w:bookmarkStart w:colFirst="0" w:colLast="0" w:name="_e69rpn43gqyr" w:id="55"/>
      <w:bookmarkEnd w:id="55"/>
      <w:r w:rsidDel="00000000" w:rsidR="00000000" w:rsidRPr="00000000">
        <w:rPr>
          <w:rtl w:val="0"/>
        </w:rPr>
        <w:t xml:space="preserve">8.1.2 Biodiversity</w:t>
      </w:r>
    </w:p>
    <w:p w:rsidR="00000000" w:rsidDel="00000000" w:rsidP="00000000" w:rsidRDefault="00000000" w:rsidRPr="00000000" w14:paraId="00000680">
      <w:pPr>
        <w:numPr>
          <w:ilvl w:val="0"/>
          <w:numId w:val="97"/>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681">
      <w:pPr>
        <w:numPr>
          <w:ilvl w:val="1"/>
          <w:numId w:val="97"/>
        </w:numPr>
        <w:ind w:left="1440" w:hanging="360"/>
      </w:pPr>
      <w:r w:rsidDel="00000000" w:rsidR="00000000" w:rsidRPr="00000000">
        <w:rPr>
          <w:rtl w:val="0"/>
        </w:rPr>
        <w:t xml:space="preserve">The Global Biodiversity Framework reported four long-term goals for 2050 and 23 targets to be achieved by 2030 (CBD</w:t>
      </w:r>
      <w:commentRangeStart w:id="467"/>
      <w:r w:rsidDel="00000000" w:rsidR="00000000" w:rsidRPr="00000000">
        <w:rPr>
          <w:rtl w:val="0"/>
        </w:rPr>
        <w:t xml:space="preserve">, 202</w:t>
      </w:r>
      <w:commentRangeEnd w:id="467"/>
      <w:r w:rsidDel="00000000" w:rsidR="00000000" w:rsidRPr="00000000">
        <w:commentReference w:id="467"/>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682">
      <w:pPr>
        <w:numPr>
          <w:ilvl w:val="1"/>
          <w:numId w:val="97"/>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683">
      <w:pPr>
        <w:numPr>
          <w:ilvl w:val="0"/>
          <w:numId w:val="97"/>
        </w:numPr>
        <w:ind w:left="720" w:hanging="360"/>
      </w:pPr>
      <w:hyperlink r:id="rId273">
        <w:r w:rsidDel="00000000" w:rsidR="00000000" w:rsidRPr="00000000">
          <w:rPr>
            <w:color w:val="1155cc"/>
            <w:u w:val="single"/>
            <w:rtl w:val="0"/>
          </w:rPr>
          <w:t xml:space="preserve">Global Biodiversity Framework 23 targets for 2030</w:t>
        </w:r>
      </w:hyperlink>
      <w:r w:rsidDel="00000000" w:rsidR="00000000" w:rsidRPr="00000000">
        <w:rPr>
          <w:rtl w:val="0"/>
        </w:rPr>
      </w:r>
    </w:p>
    <w:p w:rsidR="00000000" w:rsidDel="00000000" w:rsidP="00000000" w:rsidRDefault="00000000" w:rsidRPr="00000000" w14:paraId="00000684">
      <w:pPr>
        <w:numPr>
          <w:ilvl w:val="1"/>
          <w:numId w:val="97"/>
        </w:numPr>
        <w:ind w:left="1440" w:hanging="360"/>
      </w:pPr>
      <w:r w:rsidDel="00000000" w:rsidR="00000000" w:rsidRPr="00000000">
        <w:rPr>
          <w:rtl w:val="0"/>
        </w:rPr>
        <w:t xml:space="preserve">Reduce biodiversity loss</w:t>
      </w:r>
    </w:p>
    <w:p w:rsidR="00000000" w:rsidDel="00000000" w:rsidP="00000000" w:rsidRDefault="00000000" w:rsidRPr="00000000" w14:paraId="00000685">
      <w:pPr>
        <w:numPr>
          <w:ilvl w:val="1"/>
          <w:numId w:val="97"/>
        </w:numPr>
        <w:ind w:left="1440" w:hanging="360"/>
      </w:pPr>
      <w:r w:rsidDel="00000000" w:rsidR="00000000" w:rsidRPr="00000000">
        <w:rPr>
          <w:rtl w:val="0"/>
        </w:rPr>
        <w:t xml:space="preserve">Restore 30% degraded ecosystems </w:t>
      </w:r>
    </w:p>
    <w:p w:rsidR="00000000" w:rsidDel="00000000" w:rsidP="00000000" w:rsidRDefault="00000000" w:rsidRPr="00000000" w14:paraId="00000686">
      <w:pPr>
        <w:pStyle w:val="Heading4"/>
        <w:spacing w:after="240" w:before="240" w:lineRule="auto"/>
        <w:rPr/>
      </w:pPr>
      <w:bookmarkStart w:colFirst="0" w:colLast="0" w:name="_7gf3ojfmbw3" w:id="56"/>
      <w:bookmarkEnd w:id="56"/>
      <w:r w:rsidDel="00000000" w:rsidR="00000000" w:rsidRPr="00000000">
        <w:rPr>
          <w:rtl w:val="0"/>
        </w:rPr>
        <w:t xml:space="preserve">8</w:t>
      </w:r>
      <w:r w:rsidDel="00000000" w:rsidR="00000000" w:rsidRPr="00000000">
        <w:rPr>
          <w:rtl w:val="0"/>
        </w:rPr>
        <w:t xml:space="preserve">.1.3 Agriculture and Livelihoods</w:t>
      </w:r>
    </w:p>
    <w:p w:rsidR="00000000" w:rsidDel="00000000" w:rsidP="00000000" w:rsidRDefault="00000000" w:rsidRPr="00000000" w14:paraId="00000687">
      <w:pPr>
        <w:numPr>
          <w:ilvl w:val="0"/>
          <w:numId w:val="14"/>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688">
      <w:pPr>
        <w:numPr>
          <w:ilvl w:val="1"/>
          <w:numId w:val="14"/>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689">
      <w:pPr>
        <w:numPr>
          <w:ilvl w:val="1"/>
          <w:numId w:val="14"/>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68A">
      <w:pPr>
        <w:numPr>
          <w:ilvl w:val="1"/>
          <w:numId w:val="14"/>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68B">
      <w:pPr>
        <w:numPr>
          <w:ilvl w:val="0"/>
          <w:numId w:val="14"/>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68C">
      <w:pPr>
        <w:numPr>
          <w:ilvl w:val="0"/>
          <w:numId w:val="14"/>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68D">
      <w:pPr>
        <w:numPr>
          <w:ilvl w:val="1"/>
          <w:numId w:val="14"/>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68E">
      <w:pPr>
        <w:numPr>
          <w:ilvl w:val="0"/>
          <w:numId w:val="14"/>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68F">
      <w:pPr>
        <w:numPr>
          <w:ilvl w:val="1"/>
          <w:numId w:val="14"/>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690">
      <w:pPr>
        <w:numPr>
          <w:ilvl w:val="1"/>
          <w:numId w:val="14"/>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691">
      <w:pPr>
        <w:pStyle w:val="Heading4"/>
        <w:rPr/>
      </w:pPr>
      <w:bookmarkStart w:colFirst="0" w:colLast="0" w:name="_esmc1rvroflg" w:id="57"/>
      <w:bookmarkEnd w:id="57"/>
      <w:r w:rsidDel="00000000" w:rsidR="00000000" w:rsidRPr="00000000">
        <w:rPr>
          <w:rtl w:val="0"/>
        </w:rPr>
        <w:t xml:space="preserve">8.1.4 Disturbance Dynamics</w:t>
      </w:r>
    </w:p>
    <w:p w:rsidR="00000000" w:rsidDel="00000000" w:rsidP="00000000" w:rsidRDefault="00000000" w:rsidRPr="00000000" w14:paraId="00000692">
      <w:pPr>
        <w:numPr>
          <w:ilvl w:val="0"/>
          <w:numId w:val="14"/>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693">
      <w:pPr>
        <w:numPr>
          <w:ilvl w:val="1"/>
          <w:numId w:val="14"/>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694">
      <w:pPr>
        <w:numPr>
          <w:ilvl w:val="0"/>
          <w:numId w:val="14"/>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695">
      <w:pPr>
        <w:numPr>
          <w:ilvl w:val="0"/>
          <w:numId w:val="14"/>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696">
      <w:pPr>
        <w:numPr>
          <w:ilvl w:val="1"/>
          <w:numId w:val="14"/>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697">
      <w:pPr>
        <w:numPr>
          <w:ilvl w:val="1"/>
          <w:numId w:val="14"/>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698">
      <w:pPr>
        <w:numPr>
          <w:ilvl w:val="0"/>
          <w:numId w:val="14"/>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699">
      <w:pPr>
        <w:numPr>
          <w:ilvl w:val="0"/>
          <w:numId w:val="14"/>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numPr>
          <w:ilvl w:val="0"/>
          <w:numId w:val="9"/>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69C">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69D">
      <w:pPr>
        <w:numPr>
          <w:ilvl w:val="0"/>
          <w:numId w:val="6"/>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69E">
      <w:pPr>
        <w:numPr>
          <w:ilvl w:val="1"/>
          <w:numId w:val="6"/>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69F">
      <w:pPr>
        <w:numPr>
          <w:ilvl w:val="1"/>
          <w:numId w:val="6"/>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6A0">
      <w:pPr>
        <w:numPr>
          <w:ilvl w:val="1"/>
          <w:numId w:val="6"/>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6A1">
      <w:pPr>
        <w:numPr>
          <w:ilvl w:val="0"/>
          <w:numId w:val="6"/>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6A2">
      <w:pPr>
        <w:numPr>
          <w:ilvl w:val="1"/>
          <w:numId w:val="6"/>
        </w:numPr>
        <w:ind w:left="1440" w:hanging="360"/>
      </w:pPr>
      <w:r w:rsidDel="00000000" w:rsidR="00000000" w:rsidRPr="00000000">
        <w:rPr>
          <w:rtl w:val="0"/>
        </w:rPr>
        <w:t xml:space="preserve">use ES2A language</w:t>
      </w:r>
    </w:p>
    <w:p w:rsidR="00000000" w:rsidDel="00000000" w:rsidP="00000000" w:rsidRDefault="00000000" w:rsidRPr="00000000" w14:paraId="000006A3">
      <w:pPr>
        <w:numPr>
          <w:ilvl w:val="1"/>
          <w:numId w:val="6"/>
        </w:numPr>
        <w:ind w:left="1440" w:hanging="360"/>
      </w:pPr>
      <w:r w:rsidDel="00000000" w:rsidR="00000000" w:rsidRPr="00000000">
        <w:rPr>
          <w:rtl w:val="0"/>
        </w:rPr>
        <w:t xml:space="preserve">Provide specific examples </w:t>
      </w:r>
    </w:p>
    <w:p w:rsidR="00000000" w:rsidDel="00000000" w:rsidP="00000000" w:rsidRDefault="00000000" w:rsidRPr="00000000" w14:paraId="000006A4">
      <w:pPr>
        <w:numPr>
          <w:ilvl w:val="1"/>
          <w:numId w:val="6"/>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6A5">
      <w:pPr>
        <w:numPr>
          <w:ilvl w:val="0"/>
          <w:numId w:val="6"/>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6A6">
      <w:pPr>
        <w:numPr>
          <w:ilvl w:val="0"/>
          <w:numId w:val="6"/>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6A7">
      <w:pPr>
        <w:numPr>
          <w:ilvl w:val="0"/>
          <w:numId w:val="6"/>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468"/>
      <w:r w:rsidDel="00000000" w:rsidR="00000000" w:rsidRPr="00000000">
        <w:rPr>
          <w:rtl w:val="0"/>
        </w:rPr>
        <w:t xml:space="preserve">Maybe have 4-5</w:t>
      </w:r>
      <w:commentRangeEnd w:id="468"/>
      <w:r w:rsidDel="00000000" w:rsidR="00000000" w:rsidRPr="00000000">
        <w:commentReference w:id="468"/>
      </w:r>
      <w:r w:rsidDel="00000000" w:rsidR="00000000" w:rsidRPr="00000000">
        <w:rPr>
          <w:rtl w:val="0"/>
        </w:rPr>
        <w:t xml:space="preserve">.</w:t>
      </w:r>
    </w:p>
    <w:p w:rsidR="00000000" w:rsidDel="00000000" w:rsidP="00000000" w:rsidRDefault="00000000" w:rsidRPr="00000000" w14:paraId="000006A8">
      <w:pPr>
        <w:numPr>
          <w:ilvl w:val="0"/>
          <w:numId w:val="6"/>
        </w:numPr>
        <w:ind w:left="720" w:hanging="360"/>
      </w:pPr>
      <w:r w:rsidDel="00000000" w:rsidR="00000000" w:rsidRPr="00000000">
        <w:rPr>
          <w:rtl w:val="0"/>
        </w:rPr>
        <w:t xml:space="preserve">Sort potential partners into groups</w:t>
      </w:r>
    </w:p>
    <w:p w:rsidR="00000000" w:rsidDel="00000000" w:rsidP="00000000" w:rsidRDefault="00000000" w:rsidRPr="00000000" w14:paraId="000006A9">
      <w:pPr>
        <w:numPr>
          <w:ilvl w:val="0"/>
          <w:numId w:val="6"/>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numPr>
          <w:ilvl w:val="0"/>
          <w:numId w:val="43"/>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6AC">
      <w:pPr>
        <w:numPr>
          <w:ilvl w:val="0"/>
          <w:numId w:val="43"/>
        </w:numPr>
        <w:ind w:left="720" w:hanging="360"/>
      </w:pPr>
      <w:commentRangeStart w:id="469"/>
      <w:commentRangeStart w:id="470"/>
      <w:r w:rsidDel="00000000" w:rsidR="00000000" w:rsidRPr="00000000">
        <w:rPr>
          <w:rtl w:val="0"/>
        </w:rPr>
        <w:t xml:space="preserve">Be realistic about data expectations from airborne campaigns</w:t>
      </w:r>
    </w:p>
    <w:p w:rsidR="00000000" w:rsidDel="00000000" w:rsidP="00000000" w:rsidRDefault="00000000" w:rsidRPr="00000000" w14:paraId="000006AD">
      <w:pPr>
        <w:numPr>
          <w:ilvl w:val="1"/>
          <w:numId w:val="43"/>
        </w:numPr>
        <w:ind w:left="1440" w:hanging="360"/>
      </w:pPr>
      <w:r w:rsidDel="00000000" w:rsidR="00000000" w:rsidRPr="00000000">
        <w:rPr>
          <w:rtl w:val="0"/>
        </w:rPr>
        <w:t xml:space="preserve">not data that's going to be around beyond the campaign (for the most part)</w:t>
      </w:r>
      <w:commentRangeEnd w:id="469"/>
      <w:r w:rsidDel="00000000" w:rsidR="00000000" w:rsidRPr="00000000">
        <w:commentReference w:id="469"/>
      </w:r>
      <w:commentRangeEnd w:id="470"/>
      <w:r w:rsidDel="00000000" w:rsidR="00000000" w:rsidRPr="00000000">
        <w:commentReference w:id="470"/>
      </w:r>
      <w:r w:rsidDel="00000000" w:rsidR="00000000" w:rsidRPr="00000000">
        <w:rPr>
          <w:rtl w:val="0"/>
        </w:rPr>
      </w:r>
    </w:p>
    <w:p w:rsidR="00000000" w:rsidDel="00000000" w:rsidP="00000000" w:rsidRDefault="00000000" w:rsidRPr="00000000" w14:paraId="000006AE">
      <w:pPr>
        <w:numPr>
          <w:ilvl w:val="1"/>
          <w:numId w:val="43"/>
        </w:numPr>
        <w:ind w:left="1440" w:hanging="360"/>
      </w:pPr>
      <w:commentRangeStart w:id="471"/>
      <w:r w:rsidDel="00000000" w:rsidR="00000000" w:rsidRPr="00000000">
        <w:rPr>
          <w:rtl w:val="0"/>
        </w:rPr>
        <w:t xml:space="preserve">more episodic than is necessarily needed</w:t>
      </w:r>
      <w:commentRangeEnd w:id="471"/>
      <w:r w:rsidDel="00000000" w:rsidR="00000000" w:rsidRPr="00000000">
        <w:commentReference w:id="471"/>
      </w:r>
      <w:r w:rsidDel="00000000" w:rsidR="00000000" w:rsidRPr="00000000">
        <w:rPr>
          <w:rtl w:val="0"/>
        </w:rPr>
      </w:r>
    </w:p>
    <w:p w:rsidR="00000000" w:rsidDel="00000000" w:rsidP="00000000" w:rsidRDefault="00000000" w:rsidRPr="00000000" w14:paraId="000006AF">
      <w:pPr>
        <w:numPr>
          <w:ilvl w:val="1"/>
          <w:numId w:val="43"/>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6B0">
      <w:pPr>
        <w:numPr>
          <w:ilvl w:val="2"/>
          <w:numId w:val="43"/>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6B1">
      <w:pPr>
        <w:numPr>
          <w:ilvl w:val="3"/>
          <w:numId w:val="43"/>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6B2">
      <w:pPr>
        <w:numPr>
          <w:ilvl w:val="1"/>
          <w:numId w:val="43"/>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6B3">
      <w:pPr>
        <w:numPr>
          <w:ilvl w:val="1"/>
          <w:numId w:val="43"/>
        </w:numPr>
        <w:ind w:left="1440" w:hanging="360"/>
      </w:pPr>
      <w:r w:rsidDel="00000000" w:rsidR="00000000" w:rsidRPr="00000000">
        <w:rPr>
          <w:rtl w:val="0"/>
        </w:rPr>
        <w:t xml:space="preserve">training before, after, alongside</w:t>
      </w:r>
    </w:p>
    <w:p w:rsidR="00000000" w:rsidDel="00000000" w:rsidP="00000000" w:rsidRDefault="00000000" w:rsidRPr="00000000" w14:paraId="000006B4">
      <w:pPr>
        <w:numPr>
          <w:ilvl w:val="1"/>
          <w:numId w:val="43"/>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6B5">
      <w:pPr>
        <w:numPr>
          <w:ilvl w:val="2"/>
          <w:numId w:val="43"/>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6B6">
      <w:pPr>
        <w:numPr>
          <w:ilvl w:val="2"/>
          <w:numId w:val="43"/>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6B7">
      <w:pPr>
        <w:pStyle w:val="Heading3"/>
        <w:rPr/>
      </w:pPr>
      <w:bookmarkStart w:colFirst="0" w:colLast="0" w:name="_bpq2qriuj4gm" w:id="58"/>
      <w:bookmarkEnd w:id="58"/>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6B8">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472"/>
      <w:r w:rsidDel="00000000" w:rsidR="00000000" w:rsidRPr="00000000">
        <w:rPr>
          <w:color w:val="1f1f1f"/>
          <w:highlight w:val="white"/>
          <w:rtl w:val="0"/>
        </w:rPr>
        <w:t xml:space="preserve">translation</w:t>
      </w:r>
      <w:commentRangeEnd w:id="472"/>
      <w:r w:rsidDel="00000000" w:rsidR="00000000" w:rsidRPr="00000000">
        <w:commentReference w:id="472"/>
      </w:r>
      <w:r w:rsidDel="00000000" w:rsidR="00000000" w:rsidRPr="00000000">
        <w:rPr>
          <w:color w:val="1f1f1f"/>
          <w:highlight w:val="white"/>
          <w:rtl w:val="0"/>
        </w:rPr>
        <w:t xml:space="preserve">.  Specifically, PANGEA addresses the following Guiding Principles from </w:t>
      </w:r>
      <w:commentRangeStart w:id="473"/>
      <w:r w:rsidDel="00000000" w:rsidR="00000000" w:rsidRPr="00000000">
        <w:rPr>
          <w:color w:val="1f1f1f"/>
          <w:highlight w:val="white"/>
          <w:rtl w:val="0"/>
        </w:rPr>
        <w:t xml:space="preserve">NASA’s ES2A Strategy (2024-2034)</w:t>
      </w:r>
      <w:commentRangeEnd w:id="473"/>
      <w:r w:rsidDel="00000000" w:rsidR="00000000" w:rsidRPr="00000000">
        <w:commentReference w:id="473"/>
      </w:r>
      <w:r w:rsidDel="00000000" w:rsidR="00000000" w:rsidRPr="00000000">
        <w:rPr>
          <w:color w:val="1f1f1f"/>
          <w:highlight w:val="white"/>
          <w:rtl w:val="0"/>
        </w:rPr>
        <w:t xml:space="preserve">:</w:t>
      </w:r>
    </w:p>
    <w:p w:rsidR="00000000" w:rsidDel="00000000" w:rsidP="00000000" w:rsidRDefault="00000000" w:rsidRPr="00000000" w14:paraId="000006B9">
      <w:pPr>
        <w:numPr>
          <w:ilvl w:val="0"/>
          <w:numId w:val="8"/>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474"/>
      <w:r w:rsidDel="00000000" w:rsidR="00000000" w:rsidRPr="00000000">
        <w:rPr>
          <w:color w:val="1f1f1f"/>
          <w:highlight w:val="white"/>
          <w:rtl w:val="0"/>
        </w:rPr>
        <w:t xml:space="preserve">partnerships</w:t>
      </w:r>
      <w:commentRangeEnd w:id="474"/>
      <w:r w:rsidDel="00000000" w:rsidR="00000000" w:rsidRPr="00000000">
        <w:commentReference w:id="474"/>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6BA">
      <w:pPr>
        <w:numPr>
          <w:ilvl w:val="0"/>
          <w:numId w:val="8"/>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6BB">
      <w:pPr>
        <w:numPr>
          <w:ilvl w:val="0"/>
          <w:numId w:val="8"/>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6BC">
      <w:pPr>
        <w:spacing w:before="240" w:lineRule="auto"/>
        <w:rPr>
          <w:ins w:author="Anabelle Cardoso" w:id="75" w:date="2024-09-09T11:30:34Z"/>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ins w:author="Anabelle Cardoso" w:id="75" w:date="2024-09-09T11:30:34Z">
        <w:r w:rsidDel="00000000" w:rsidR="00000000" w:rsidRPr="00000000">
          <w:rPr>
            <w:rtl w:val="0"/>
          </w:rPr>
        </w:r>
      </w:ins>
    </w:p>
    <w:p w:rsidR="00000000" w:rsidDel="00000000" w:rsidP="00000000" w:rsidRDefault="00000000" w:rsidRPr="00000000" w14:paraId="000006BD">
      <w:pPr>
        <w:spacing w:before="240" w:lineRule="auto"/>
        <w:rPr>
          <w:ins w:author="Anabelle Cardoso" w:id="75" w:date="2024-09-09T11:30:34Z"/>
          <w:color w:val="1f1f1f"/>
          <w:highlight w:val="white"/>
        </w:rPr>
      </w:pPr>
      <w:ins w:author="Anabelle Cardoso" w:id="75" w:date="2024-09-09T11:30:34Z">
        <w:r w:rsidDel="00000000" w:rsidR="00000000" w:rsidRPr="00000000">
          <w:rPr>
            <w:rtl w:val="0"/>
          </w:rPr>
        </w:r>
      </w:ins>
    </w:p>
    <w:p w:rsidR="00000000" w:rsidDel="00000000" w:rsidP="00000000" w:rsidRDefault="00000000" w:rsidRPr="00000000" w14:paraId="000006BE">
      <w:pPr>
        <w:rPr>
          <w:ins w:author="Anabelle Cardoso" w:id="75" w:date="2024-09-09T11:30:34Z"/>
          <w:color w:val="1f1f1f"/>
          <w:highlight w:val="white"/>
        </w:rPr>
      </w:pPr>
      <w:ins w:author="Anabelle Cardoso" w:id="75" w:date="2024-09-09T11:30:34Z">
        <w:r w:rsidDel="00000000" w:rsidR="00000000" w:rsidRPr="00000000">
          <w:rPr>
            <w:color w:val="1f1f1f"/>
            <w:highlight w:val="white"/>
            <w:rtl w:val="0"/>
          </w:rPr>
          <w:t xml:space="preserve">Community engagement is central to PANGEA’s Earth Science to Action strategy (see section XX for details on how PANGEA will engage the community). PANGEA is aware that with community engagement comes the risk of creating expectations that cannot be met by the project - largely because the airborne data being collected is spatiotemporally limited in scope and will be more episodic than is necessarily needed to meet many end user decision making needs. PANGEA will make every effort to repeatedly and clearly convey the impact limitations of the airborne data. PANGEA will also endeavour to leverage the momentum created by an airborne campaign to create, grow, and strengthen a new end user community for NASA Earth data beyond the airborne campaign. Specifically, PANGEA will ensure that all community engagement activities emphasise the links between PANGEA’s  field and arborne data and NASA’s Earth Observatory satellite sensors (both current and planned). In doing so, PANGEA will build an SBG early adopter community in the tropics. </w:t>
        </w:r>
      </w:ins>
    </w:p>
    <w:p w:rsidR="00000000" w:rsidDel="00000000" w:rsidP="00000000" w:rsidRDefault="00000000" w:rsidRPr="00000000" w14:paraId="000006BF">
      <w:pPr>
        <w:spacing w:before="240" w:lineRule="auto"/>
        <w:rPr>
          <w:color w:val="1f1f1f"/>
          <w:highlight w:val="white"/>
        </w:rPr>
      </w:pPr>
      <w:r w:rsidDel="00000000" w:rsidR="00000000" w:rsidRPr="00000000">
        <w:rPr>
          <w:rtl w:val="0"/>
        </w:rPr>
      </w:r>
    </w:p>
    <w:p w:rsidR="00000000" w:rsidDel="00000000" w:rsidP="00000000" w:rsidRDefault="00000000" w:rsidRPr="00000000" w14:paraId="000006C0">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1">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475"/>
      <w:r w:rsidDel="00000000" w:rsidR="00000000" w:rsidRPr="00000000">
        <w:rPr>
          <w:color w:val="1f1f1f"/>
          <w:highlight w:val="white"/>
          <w:rtl w:val="0"/>
        </w:rPr>
        <w:t xml:space="preserve">action</w:t>
      </w:r>
      <w:commentRangeEnd w:id="475"/>
      <w:r w:rsidDel="00000000" w:rsidR="00000000" w:rsidRPr="00000000">
        <w:commentReference w:id="475"/>
      </w:r>
      <w:r w:rsidDel="00000000" w:rsidR="00000000" w:rsidRPr="00000000">
        <w:rPr>
          <w:color w:val="1f1f1f"/>
          <w:highlight w:val="white"/>
          <w:rtl w:val="0"/>
        </w:rPr>
        <w:t xml:space="preserve">:</w:t>
      </w:r>
    </w:p>
    <w:p w:rsidR="00000000" w:rsidDel="00000000" w:rsidP="00000000" w:rsidRDefault="00000000" w:rsidRPr="00000000" w14:paraId="000006C2">
      <w:pPr>
        <w:ind w:left="720" w:firstLine="0"/>
        <w:rPr>
          <w:color w:val="1f1f1f"/>
          <w:highlight w:val="white"/>
        </w:rPr>
      </w:pPr>
      <w:r w:rsidDel="00000000" w:rsidR="00000000" w:rsidRPr="00000000">
        <w:rPr>
          <w:rtl w:val="0"/>
        </w:rPr>
      </w:r>
    </w:p>
    <w:p w:rsidR="00000000" w:rsidDel="00000000" w:rsidP="00000000" w:rsidRDefault="00000000" w:rsidRPr="00000000" w14:paraId="000006C3">
      <w:pPr>
        <w:numPr>
          <w:ilvl w:val="1"/>
          <w:numId w:val="23"/>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6C4">
      <w:pPr>
        <w:numPr>
          <w:ilvl w:val="1"/>
          <w:numId w:val="23"/>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6C5">
      <w:pPr>
        <w:rPr>
          <w:color w:val="1f1f1f"/>
          <w:highlight w:val="white"/>
        </w:rPr>
      </w:pPr>
      <w:r w:rsidDel="00000000" w:rsidR="00000000" w:rsidRPr="00000000">
        <w:rPr>
          <w:rtl w:val="0"/>
        </w:rPr>
      </w:r>
    </w:p>
    <w:p w:rsidR="00000000" w:rsidDel="00000000" w:rsidP="00000000" w:rsidRDefault="00000000" w:rsidRPr="00000000" w14:paraId="000006C6">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6C7">
      <w:pPr>
        <w:rPr>
          <w:color w:val="1f1f1f"/>
          <w:highlight w:val="white"/>
        </w:rPr>
      </w:pPr>
      <w:r w:rsidDel="00000000" w:rsidR="00000000" w:rsidRPr="00000000">
        <w:rPr>
          <w:rtl w:val="0"/>
        </w:rPr>
      </w:r>
    </w:p>
    <w:p w:rsidR="00000000" w:rsidDel="00000000" w:rsidP="00000000" w:rsidRDefault="00000000" w:rsidRPr="00000000" w14:paraId="000006C8">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6C9">
      <w:pPr>
        <w:numPr>
          <w:ilvl w:val="0"/>
          <w:numId w:val="77"/>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6CA">
      <w:pPr>
        <w:numPr>
          <w:ilvl w:val="0"/>
          <w:numId w:val="77"/>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6CB">
      <w:pPr>
        <w:numPr>
          <w:ilvl w:val="0"/>
          <w:numId w:val="77"/>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6CC">
      <w:pPr>
        <w:rPr>
          <w:color w:val="1f1f1f"/>
          <w:highlight w:val="white"/>
        </w:rPr>
      </w:pPr>
      <w:r w:rsidDel="00000000" w:rsidR="00000000" w:rsidRPr="00000000">
        <w:rPr>
          <w:rtl w:val="0"/>
        </w:rPr>
      </w:r>
    </w:p>
    <w:p w:rsidR="00000000" w:rsidDel="00000000" w:rsidP="00000000" w:rsidRDefault="00000000" w:rsidRPr="00000000" w14:paraId="000006CD">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6CE">
      <w:pPr>
        <w:numPr>
          <w:ilvl w:val="0"/>
          <w:numId w:val="39"/>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6CF">
      <w:pPr>
        <w:numPr>
          <w:ilvl w:val="0"/>
          <w:numId w:val="39"/>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6D0">
      <w:pPr>
        <w:numPr>
          <w:ilvl w:val="0"/>
          <w:numId w:val="39"/>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6D1">
      <w:pPr>
        <w:pStyle w:val="Heading2"/>
        <w:rPr/>
      </w:pPr>
      <w:bookmarkStart w:colFirst="0" w:colLast="0" w:name="_8t6ay0v9gizk" w:id="59"/>
      <w:bookmarkEnd w:id="59"/>
      <w:r w:rsidDel="00000000" w:rsidR="00000000" w:rsidRPr="00000000">
        <w:rPr>
          <w:rtl w:val="0"/>
        </w:rPr>
        <w:t xml:space="preserve">9</w:t>
      </w:r>
      <w:r w:rsidDel="00000000" w:rsidR="00000000" w:rsidRPr="00000000">
        <w:rPr>
          <w:rtl w:val="0"/>
        </w:rPr>
        <w:t xml:space="preserve">. </w:t>
      </w:r>
      <w:commentRangeStart w:id="476"/>
      <w:r w:rsidDel="00000000" w:rsidR="00000000" w:rsidRPr="00000000">
        <w:rPr>
          <w:rtl w:val="0"/>
        </w:rPr>
        <w:t xml:space="preserve">Capacity</w:t>
      </w:r>
      <w:commentRangeEnd w:id="476"/>
      <w:r w:rsidDel="00000000" w:rsidR="00000000" w:rsidRPr="00000000">
        <w:commentReference w:id="476"/>
      </w:r>
      <w:r w:rsidDel="00000000" w:rsidR="00000000" w:rsidRPr="00000000">
        <w:rPr>
          <w:rtl w:val="0"/>
        </w:rPr>
        <w:t xml:space="preserve"> Building, Training, and Education</w:t>
      </w:r>
    </w:p>
    <w:p w:rsidR="00000000" w:rsidDel="00000000" w:rsidP="00000000" w:rsidRDefault="00000000" w:rsidRPr="00000000" w14:paraId="000006D2">
      <w:pPr>
        <w:rPr/>
      </w:pPr>
      <w:r w:rsidDel="00000000" w:rsidR="00000000" w:rsidRPr="00000000">
        <w:rPr>
          <w:rtl w:val="0"/>
        </w:rPr>
        <w:t xml:space="preserve">PANGEA represents an important opportunity to increase understanding around the utility of Earth observations and expand the use of NASA Earth data around the world. As PANGEA advances knowledge of tropical forests and their vulnerability and resilience to climate change, PANGEA will develop innovative methods, compile valuable datasets and produce critical findings that can help communities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477"/>
      <w:r w:rsidDel="00000000" w:rsidR="00000000" w:rsidRPr="00000000">
        <w:rPr>
          <w:rtl w:val="0"/>
        </w:rPr>
        <w:t xml:space="preserve">NASA Earth Science to Action Strategy 2024-2034</w:t>
      </w:r>
      <w:commentRangeEnd w:id="477"/>
      <w:r w:rsidDel="00000000" w:rsidR="00000000" w:rsidRPr="00000000">
        <w:commentReference w:id="477"/>
      </w:r>
      <w:r w:rsidDel="00000000" w:rsidR="00000000" w:rsidRPr="00000000">
        <w:rPr>
          <w:rtl w:val="0"/>
        </w:rPr>
        <w:t xml:space="preserve">). Strengthening capacity and investing in education is central to this endeavor of leveraging the PANGEA terrestrial ecology program to benefit local and national communities in the tropics. PANGEA intends to partner with existing NASA programs, as well as with local collaborating organizations, to plan and execute training activities that are appropriate for a range of potential trainees, including: </w:t>
      </w:r>
      <w:commentRangeStart w:id="478"/>
      <w:r w:rsidDel="00000000" w:rsidR="00000000" w:rsidRPr="00000000">
        <w:rPr>
          <w:rtl w:val="0"/>
        </w:rPr>
        <w:t xml:space="preserve">students, early career scientists, the broader workforce, ….</w:t>
      </w:r>
      <w:commentRangeEnd w:id="478"/>
      <w:r w:rsidDel="00000000" w:rsidR="00000000" w:rsidRPr="00000000">
        <w:commentReference w:id="478"/>
      </w:r>
      <w:r w:rsidDel="00000000" w:rsidR="00000000" w:rsidRPr="00000000">
        <w:rPr>
          <w:rtl w:val="0"/>
        </w:rPr>
        <w:t xml:space="preserve">. </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The scope of each PANGEA capacity building, training, or education activity will depend on which individuals from which institutions are being targeted for development.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Change w:author="Anabelle Cardoso" w:id="76" w:date="2024-09-04T09:43:29Z">
            <w:rPr/>
          </w:rPrChange>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6D5">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6D6">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479"/>
            <w:r w:rsidDel="00000000" w:rsidR="00000000" w:rsidRPr="00000000">
              <w:rPr>
                <w:rFonts w:ascii="Avenir" w:cs="Avenir" w:eastAsia="Avenir" w:hAnsi="Avenir"/>
                <w:sz w:val="18"/>
                <w:szCs w:val="18"/>
                <w:rtl w:val="0"/>
              </w:rPr>
              <w:t xml:space="preserve">Partner</w:t>
            </w:r>
            <w:commentRangeEnd w:id="479"/>
            <w:r w:rsidDel="00000000" w:rsidR="00000000" w:rsidRPr="00000000">
              <w:commentReference w:id="479"/>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i w:val="1"/>
        </w:rPr>
      </w:pPr>
      <w:r w:rsidDel="00000000" w:rsidR="00000000" w:rsidRPr="00000000">
        <w:rPr>
          <w:rtl w:val="0"/>
        </w:rPr>
      </w:r>
    </w:p>
    <w:p w:rsidR="00000000" w:rsidDel="00000000" w:rsidP="00000000" w:rsidRDefault="00000000" w:rsidRPr="00000000" w14:paraId="000007BA">
      <w:pPr>
        <w:rPr/>
      </w:pPr>
      <w:del w:author="Adia Bey" w:id="77" w:date="2024-09-03T19:13:54Z">
        <w:r w:rsidDel="00000000" w:rsidR="00000000" w:rsidRPr="00000000">
          <w:rPr>
            <w:rtl w:val="0"/>
          </w:rPr>
          <w:delText xml:space="preserve">PANGEA has identified several promising partners for capacity building, training, and education activities. </w:delText>
        </w:r>
      </w:del>
      <w:r w:rsidDel="00000000" w:rsidR="00000000" w:rsidRPr="00000000">
        <w:rPr>
          <w:rtl w:val="0"/>
        </w:rPr>
      </w:r>
    </w:p>
    <w:p w:rsidR="00000000" w:rsidDel="00000000" w:rsidP="00000000" w:rsidRDefault="00000000" w:rsidRPr="00000000" w14:paraId="000007BB">
      <w:pPr>
        <w:numPr>
          <w:ilvl w:val="0"/>
          <w:numId w:val="36"/>
        </w:numPr>
        <w:ind w:left="720" w:hanging="360"/>
        <w:rPr>
          <w:u w:val="none"/>
        </w:rPr>
      </w:pPr>
      <w:commentRangeStart w:id="480"/>
      <w:commentRangeStart w:id="481"/>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w:t>
      </w:r>
      <w:del w:author="Adia Bey" w:id="78" w:date="2024-09-03T18:21:16Z">
        <w:r w:rsidDel="00000000" w:rsidR="00000000" w:rsidRPr="00000000">
          <w:rPr>
            <w:rtl w:val="0"/>
          </w:rPr>
          <w:delText xml:space="preserve">l</w:delText>
        </w:r>
      </w:del>
      <w:r w:rsidDel="00000000" w:rsidR="00000000" w:rsidRPr="00000000">
        <w:rPr>
          <w:rtl w:val="0"/>
        </w:rPr>
        <w:t xml:space="preserve">led during BioSCape, that saw ARSET and the ORNL DAAC work together for the first time to deliver a 5-day in-person training in South Africa to conservation decision makers, university lecturers, and diverse researchers. </w:t>
      </w:r>
      <w:commentRangeEnd w:id="480"/>
      <w:r w:rsidDel="00000000" w:rsidR="00000000" w:rsidRPr="00000000">
        <w:commentReference w:id="480"/>
      </w:r>
      <w:commentRangeEnd w:id="481"/>
      <w:r w:rsidDel="00000000" w:rsidR="00000000" w:rsidRPr="00000000">
        <w:commentReference w:id="481"/>
      </w:r>
      <w:r w:rsidDel="00000000" w:rsidR="00000000" w:rsidRPr="00000000">
        <w:rPr>
          <w:rtl w:val="0"/>
        </w:rPr>
      </w:r>
    </w:p>
    <w:p w:rsidR="00000000" w:rsidDel="00000000" w:rsidP="00000000" w:rsidRDefault="00000000" w:rsidRPr="00000000" w14:paraId="000007BC">
      <w:pPr>
        <w:numPr>
          <w:ilvl w:val="0"/>
          <w:numId w:val="36"/>
        </w:numPr>
        <w:ind w:left="720" w:hanging="360"/>
        <w:rPr>
          <w:u w:val="none"/>
        </w:rPr>
      </w:pPr>
      <w:r w:rsidDel="00000000" w:rsidR="00000000" w:rsidRPr="00000000">
        <w:rPr>
          <w:rtl w:val="0"/>
        </w:rPr>
        <w:t xml:space="preserve">NASA’s Distributed Active Archiving Centers (DAACs): PANGEA hopes to emulate the success of EMIT working with the LP DAAC and BioSCape working with ORNL </w:t>
      </w:r>
      <w:commentRangeStart w:id="482"/>
      <w:r w:rsidDel="00000000" w:rsidR="00000000" w:rsidRPr="00000000">
        <w:rPr>
          <w:rtl w:val="0"/>
        </w:rPr>
        <w:t xml:space="preserve">DAAC</w:t>
      </w:r>
      <w:commentRangeEnd w:id="482"/>
      <w:r w:rsidDel="00000000" w:rsidR="00000000" w:rsidRPr="00000000">
        <w:commentReference w:id="482"/>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BD">
      <w:pPr>
        <w:numPr>
          <w:ilvl w:val="0"/>
          <w:numId w:val="36"/>
        </w:numPr>
        <w:ind w:left="720" w:hanging="360"/>
        <w:rPr>
          <w:u w:val="none"/>
        </w:rPr>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BE">
      <w:pPr>
        <w:numPr>
          <w:ilvl w:val="0"/>
          <w:numId w:val="36"/>
        </w:numPr>
        <w:ind w:left="720" w:hanging="360"/>
        <w:rPr>
          <w:u w:val="none"/>
        </w:rPr>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w:t>
      </w:r>
      <w:ins w:author="Adia Bey" w:id="79" w:date="2024-09-03T18:23:31Z">
        <w:r w:rsidDel="00000000" w:rsidR="00000000" w:rsidRPr="00000000">
          <w:rPr>
            <w:rtl w:val="0"/>
          </w:rPr>
          <w:t xml:space="preserve">p</w:t>
        </w:r>
      </w:ins>
      <w:del w:author="Adia Bey" w:id="79" w:date="2024-09-03T18:23:31Z">
        <w:r w:rsidDel="00000000" w:rsidR="00000000" w:rsidRPr="00000000">
          <w:rPr>
            <w:rtl w:val="0"/>
          </w:rPr>
          <w:delText xml:space="preserve">l</w:delText>
        </w:r>
      </w:del>
      <w:r w:rsidDel="00000000" w:rsidR="00000000" w:rsidRPr="00000000">
        <w:rPr>
          <w:rtl w:val="0"/>
        </w:rPr>
        <w:t xml:space="preserve">italizing on the excitement surrounding an airborne campaign to engage the next generation of scientists in STEM. </w:t>
      </w:r>
    </w:p>
    <w:p w:rsidR="00000000" w:rsidDel="00000000" w:rsidP="00000000" w:rsidRDefault="00000000" w:rsidRPr="00000000" w14:paraId="000007BF">
      <w:pPr>
        <w:numPr>
          <w:ilvl w:val="0"/>
          <w:numId w:val="36"/>
        </w:numPr>
        <w:ind w:left="720" w:hanging="360"/>
        <w:rPr>
          <w:u w:val="none"/>
        </w:rPr>
      </w:pPr>
      <w:commentRangeStart w:id="483"/>
      <w:r w:rsidDel="00000000" w:rsidR="00000000" w:rsidRPr="00000000">
        <w:rPr>
          <w:rtl w:val="0"/>
        </w:rPr>
        <w:t xml:space="preserve">NASA/USAID SERVIR:</w:t>
      </w:r>
      <w:commentRangeEnd w:id="483"/>
      <w:r w:rsidDel="00000000" w:rsidR="00000000" w:rsidRPr="00000000">
        <w:commentReference w:id="483"/>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7C0">
      <w:pPr>
        <w:numPr>
          <w:ilvl w:val="0"/>
          <w:numId w:val="36"/>
        </w:numPr>
        <w:ind w:left="720" w:hanging="360"/>
        <w:rPr>
          <w:u w:val="none"/>
        </w:rPr>
      </w:pPr>
      <w:commentRangeStart w:id="484"/>
      <w:r w:rsidDel="00000000" w:rsidR="00000000" w:rsidRPr="00000000">
        <w:rPr>
          <w:rtl w:val="0"/>
        </w:rPr>
        <w:t xml:space="preserve">Indigenous Peoples Initiative: </w:t>
      </w:r>
      <w:commentRangeEnd w:id="484"/>
      <w:r w:rsidDel="00000000" w:rsidR="00000000" w:rsidRPr="00000000">
        <w:commentReference w:id="484"/>
      </w:r>
      <w:r w:rsidDel="00000000" w:rsidR="00000000" w:rsidRPr="00000000">
        <w:rPr>
          <w:rtl w:val="0"/>
        </w:rPr>
      </w:r>
    </w:p>
    <w:p w:rsidR="00000000" w:rsidDel="00000000" w:rsidP="00000000" w:rsidRDefault="00000000" w:rsidRPr="00000000" w14:paraId="000007C1">
      <w:pPr>
        <w:numPr>
          <w:ilvl w:val="0"/>
          <w:numId w:val="36"/>
        </w:numPr>
        <w:ind w:left="720" w:hanging="360"/>
        <w:rPr>
          <w:u w:val="none"/>
        </w:rPr>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485"/>
      <w:r w:rsidDel="00000000" w:rsidR="00000000" w:rsidRPr="00000000">
        <w:rPr>
          <w:rtl w:val="0"/>
        </w:rPr>
        <w:t xml:space="preserve">The details of RISE are not yet available</w:t>
      </w:r>
      <w:commentRangeEnd w:id="485"/>
      <w:r w:rsidDel="00000000" w:rsidR="00000000" w:rsidRPr="00000000">
        <w:commentReference w:id="485"/>
      </w:r>
      <w:r w:rsidDel="00000000" w:rsidR="00000000" w:rsidRPr="00000000">
        <w:rPr>
          <w:rtl w:val="0"/>
        </w:rPr>
        <w:t xml:space="preserve">. </w:t>
      </w:r>
    </w:p>
    <w:p w:rsidR="00000000" w:rsidDel="00000000" w:rsidP="00000000" w:rsidRDefault="00000000" w:rsidRPr="00000000" w14:paraId="000007C2">
      <w:pPr>
        <w:numPr>
          <w:ilvl w:val="0"/>
          <w:numId w:val="36"/>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w:t>
      </w:r>
      <w:del w:author="Adia Bey" w:id="80" w:date="2024-09-03T18:25:21Z">
        <w:r w:rsidDel="00000000" w:rsidR="00000000" w:rsidRPr="00000000">
          <w:rPr>
            <w:rtl w:val="0"/>
          </w:rPr>
          <w:delText xml:space="preserve">r</w:delText>
        </w:r>
      </w:del>
      <w:r w:rsidDel="00000000" w:rsidR="00000000" w:rsidRPr="00000000">
        <w:rPr>
          <w:rtl w:val="0"/>
        </w:rPr>
        <w:t xml:space="preserve">o</w:t>
      </w:r>
      <w:ins w:author="Adia Bey" w:id="81" w:date="2024-09-03T18:25:22Z">
        <w:r w:rsidDel="00000000" w:rsidR="00000000" w:rsidRPr="00000000">
          <w:rPr>
            <w:rtl w:val="0"/>
          </w:rPr>
          <w:t xml:space="preserve">r</w:t>
        </w:r>
      </w:ins>
      <w:r w:rsidDel="00000000" w:rsidR="00000000" w:rsidRPr="00000000">
        <w:rPr>
          <w:rtl w:val="0"/>
        </w:rPr>
        <w:t xml:space="preserve">ation with USAID partner countries. SPARK has a focus on collaborative work towards addressing international development challenges and values co-creation of knowledge as well as Collaborating, Learning, and Adapting practices. </w:t>
      </w:r>
      <w:commentRangeStart w:id="486"/>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486"/>
      <w:r w:rsidDel="00000000" w:rsidR="00000000" w:rsidRPr="00000000">
        <w:commentReference w:id="486"/>
      </w:r>
      <w:r w:rsidDel="00000000" w:rsidR="00000000" w:rsidRPr="00000000">
        <w:rPr>
          <w:rtl w:val="0"/>
        </w:rPr>
      </w:r>
    </w:p>
    <w:p w:rsidR="00000000" w:rsidDel="00000000" w:rsidP="00000000" w:rsidRDefault="00000000" w:rsidRPr="00000000" w14:paraId="000007C3">
      <w:pPr>
        <w:numPr>
          <w:ilvl w:val="0"/>
          <w:numId w:val="36"/>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r w:rsidDel="00000000" w:rsidR="00000000" w:rsidRPr="00000000">
        <w:rPr>
          <w:rtl w:val="0"/>
        </w:rPr>
        <w:t xml:space="preserve">GOLD-EN</w:t>
      </w:r>
      <w:r w:rsidDel="00000000" w:rsidR="00000000" w:rsidRPr="00000000">
        <w:rPr>
          <w:rtl w:val="0"/>
        </w:rPr>
        <w:t xml:space="preserve">): GOLD-EN is an NSF funding call that explic</w:t>
      </w:r>
      <w:ins w:author="Adia Bey" w:id="82" w:date="2024-09-03T18:27:17Z">
        <w:r w:rsidDel="00000000" w:rsidR="00000000" w:rsidRPr="00000000">
          <w:rPr>
            <w:rtl w:val="0"/>
          </w:rPr>
          <w:t xml:space="preserve">i</w:t>
        </w:r>
      </w:ins>
      <w:r w:rsidDel="00000000" w:rsidR="00000000" w:rsidRPr="00000000">
        <w:rPr>
          <w:rtl w:val="0"/>
        </w:rPr>
        <w:t xml:space="preserve">tly supports activities to increase and sustain including people from diverse backgrounds in the geoscience education and research community. </w:t>
      </w:r>
      <w:commentRangeStart w:id="487"/>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487"/>
      <w:r w:rsidDel="00000000" w:rsidR="00000000" w:rsidRPr="00000000">
        <w:commentReference w:id="487"/>
      </w:r>
      <w:r w:rsidDel="00000000" w:rsidR="00000000" w:rsidRPr="00000000">
        <w:rPr>
          <w:rtl w:val="0"/>
        </w:rPr>
      </w:r>
    </w:p>
    <w:p w:rsidR="00000000" w:rsidDel="00000000" w:rsidP="00000000" w:rsidRDefault="00000000" w:rsidRPr="00000000" w14:paraId="000007C4">
      <w:pPr>
        <w:numPr>
          <w:ilvl w:val="0"/>
          <w:numId w:val="36"/>
        </w:numPr>
        <w:ind w:left="720" w:hanging="360"/>
        <w:rPr>
          <w:color w:val="ff0000"/>
        </w:rPr>
      </w:pPr>
      <w:r w:rsidDel="00000000" w:rsidR="00000000" w:rsidRPr="00000000">
        <w:rPr>
          <w:color w:val="ff0000"/>
          <w:rtl w:val="0"/>
        </w:rPr>
        <w:t xml:space="preserve">ESA?</w:t>
      </w:r>
    </w:p>
    <w:p w:rsidR="00000000" w:rsidDel="00000000" w:rsidP="00000000" w:rsidRDefault="00000000" w:rsidRPr="00000000" w14:paraId="000007C5">
      <w:pPr>
        <w:numPr>
          <w:ilvl w:val="0"/>
          <w:numId w:val="36"/>
        </w:numPr>
        <w:ind w:left="720" w:hanging="360"/>
        <w:rPr>
          <w:color w:val="ff0000"/>
        </w:rPr>
      </w:pPr>
      <w:r w:rsidDel="00000000" w:rsidR="00000000" w:rsidRPr="00000000">
        <w:rPr>
          <w:color w:val="ff0000"/>
          <w:rtl w:val="0"/>
        </w:rPr>
        <w:t xml:space="preserve">One Forest Vision?</w:t>
      </w:r>
    </w:p>
    <w:p w:rsidR="00000000" w:rsidDel="00000000" w:rsidP="00000000" w:rsidRDefault="00000000" w:rsidRPr="00000000" w14:paraId="000007C6">
      <w:pPr>
        <w:numPr>
          <w:ilvl w:val="0"/>
          <w:numId w:val="36"/>
        </w:numPr>
        <w:ind w:left="720" w:hanging="360"/>
        <w:rPr>
          <w:color w:val="ff0000"/>
        </w:rPr>
      </w:pPr>
      <w:r w:rsidDel="00000000" w:rsidR="00000000" w:rsidRPr="00000000">
        <w:rPr>
          <w:color w:val="ff0000"/>
          <w:rtl w:val="0"/>
        </w:rPr>
        <w:t xml:space="preserve">Committee on Earth Observation Satellites WGCapD?</w:t>
      </w:r>
    </w:p>
    <w:p w:rsidR="00000000" w:rsidDel="00000000" w:rsidP="00000000" w:rsidRDefault="00000000" w:rsidRPr="00000000" w14:paraId="000007C7">
      <w:pPr>
        <w:ind w:left="0" w:firstLine="0"/>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t xml:space="preserve">Capacity building notes from Elsa</w:t>
      </w:r>
    </w:p>
    <w:p w:rsidR="00000000" w:rsidDel="00000000" w:rsidP="00000000" w:rsidRDefault="00000000" w:rsidRPr="00000000" w14:paraId="000007CC">
      <w:pPr>
        <w:numPr>
          <w:ilvl w:val="1"/>
          <w:numId w:val="98"/>
        </w:numPr>
        <w:ind w:left="1440" w:hanging="360"/>
      </w:pPr>
      <w:r w:rsidDel="00000000" w:rsidR="00000000" w:rsidRPr="00000000">
        <w:rPr>
          <w:rtl w:val="0"/>
        </w:rPr>
        <w:t xml:space="preserve">Need to define capacity building around what exactly</w:t>
      </w:r>
    </w:p>
    <w:p w:rsidR="00000000" w:rsidDel="00000000" w:rsidP="00000000" w:rsidRDefault="00000000" w:rsidRPr="00000000" w14:paraId="000007CD">
      <w:pPr>
        <w:numPr>
          <w:ilvl w:val="2"/>
          <w:numId w:val="98"/>
        </w:numPr>
        <w:ind w:left="2160" w:hanging="360"/>
      </w:pPr>
      <w:r w:rsidDel="00000000" w:rsidR="00000000" w:rsidRPr="00000000">
        <w:rPr>
          <w:rtl w:val="0"/>
        </w:rPr>
        <w:t xml:space="preserve">Who - which kinds of individuals and which institutions</w:t>
      </w:r>
    </w:p>
    <w:p w:rsidR="00000000" w:rsidDel="00000000" w:rsidP="00000000" w:rsidRDefault="00000000" w:rsidRPr="00000000" w14:paraId="000007CE">
      <w:pPr>
        <w:numPr>
          <w:ilvl w:val="3"/>
          <w:numId w:val="98"/>
        </w:numPr>
        <w:ind w:left="2880" w:hanging="360"/>
      </w:pPr>
      <w:r w:rsidDel="00000000" w:rsidR="00000000" w:rsidRPr="00000000">
        <w:rPr>
          <w:rtl w:val="0"/>
        </w:rPr>
        <w:t xml:space="preserve">students and mid-career</w:t>
      </w:r>
    </w:p>
    <w:p w:rsidR="00000000" w:rsidDel="00000000" w:rsidP="00000000" w:rsidRDefault="00000000" w:rsidRPr="00000000" w14:paraId="000007CF">
      <w:pPr>
        <w:numPr>
          <w:ilvl w:val="3"/>
          <w:numId w:val="98"/>
        </w:numPr>
        <w:ind w:left="2880" w:hanging="360"/>
      </w:pPr>
      <w:r w:rsidDel="00000000" w:rsidR="00000000" w:rsidRPr="00000000">
        <w:rPr>
          <w:rtl w:val="0"/>
        </w:rPr>
        <w:t xml:space="preserve">centers of excellence - define what that means and point to CBSI, for example</w:t>
      </w:r>
    </w:p>
    <w:p w:rsidR="00000000" w:rsidDel="00000000" w:rsidP="00000000" w:rsidRDefault="00000000" w:rsidRPr="00000000" w14:paraId="000007D0">
      <w:pPr>
        <w:numPr>
          <w:ilvl w:val="2"/>
          <w:numId w:val="98"/>
        </w:numPr>
        <w:ind w:left="2160" w:hanging="360"/>
      </w:pPr>
      <w:r w:rsidDel="00000000" w:rsidR="00000000" w:rsidRPr="00000000">
        <w:rPr>
          <w:rtl w:val="0"/>
        </w:rPr>
        <w:t xml:space="preserve">what kind of capacity building</w:t>
      </w:r>
    </w:p>
    <w:p w:rsidR="00000000" w:rsidDel="00000000" w:rsidP="00000000" w:rsidRDefault="00000000" w:rsidRPr="00000000" w14:paraId="000007D1">
      <w:pPr>
        <w:numPr>
          <w:ilvl w:val="3"/>
          <w:numId w:val="98"/>
        </w:numPr>
        <w:ind w:left="2880" w:hanging="360"/>
      </w:pPr>
      <w:r w:rsidDel="00000000" w:rsidR="00000000" w:rsidRPr="00000000">
        <w:rPr>
          <w:rtl w:val="0"/>
        </w:rPr>
        <w:t xml:space="preserve">Carry out brief capacity building needs assessment</w:t>
      </w:r>
    </w:p>
    <w:p w:rsidR="00000000" w:rsidDel="00000000" w:rsidP="00000000" w:rsidRDefault="00000000" w:rsidRPr="00000000" w14:paraId="000007D2">
      <w:pPr>
        <w:numPr>
          <w:ilvl w:val="3"/>
          <w:numId w:val="98"/>
        </w:numPr>
        <w:ind w:left="2880" w:hanging="360"/>
      </w:pPr>
      <w:r w:rsidDel="00000000" w:rsidR="00000000" w:rsidRPr="00000000">
        <w:rPr>
          <w:rtl w:val="0"/>
        </w:rPr>
        <w:t xml:space="preserve">who is doing what, where?</w:t>
      </w:r>
    </w:p>
    <w:p w:rsidR="00000000" w:rsidDel="00000000" w:rsidP="00000000" w:rsidRDefault="00000000" w:rsidRPr="00000000" w14:paraId="000007D3">
      <w:pPr>
        <w:numPr>
          <w:ilvl w:val="3"/>
          <w:numId w:val="98"/>
        </w:numPr>
        <w:ind w:left="2880" w:hanging="360"/>
      </w:pPr>
      <w:r w:rsidDel="00000000" w:rsidR="00000000" w:rsidRPr="00000000">
        <w:rPr>
          <w:rtl w:val="0"/>
        </w:rPr>
        <w:t xml:space="preserve">create document of WHO we need to contact</w:t>
      </w:r>
    </w:p>
    <w:p w:rsidR="00000000" w:rsidDel="00000000" w:rsidP="00000000" w:rsidRDefault="00000000" w:rsidRPr="00000000" w14:paraId="000007D4">
      <w:pPr>
        <w:numPr>
          <w:ilvl w:val="3"/>
          <w:numId w:val="98"/>
        </w:numPr>
        <w:ind w:left="2880" w:hanging="360"/>
      </w:pPr>
      <w:r w:rsidDel="00000000" w:rsidR="00000000" w:rsidRPr="00000000">
        <w:rPr>
          <w:rtl w:val="0"/>
        </w:rPr>
        <w:t xml:space="preserve">create form to send to them with questions - ask Bonaventure for input</w:t>
      </w:r>
    </w:p>
    <w:p w:rsidR="00000000" w:rsidDel="00000000" w:rsidP="00000000" w:rsidRDefault="00000000" w:rsidRPr="00000000" w14:paraId="000007D5">
      <w:pPr>
        <w:numPr>
          <w:ilvl w:val="3"/>
          <w:numId w:val="98"/>
        </w:numPr>
        <w:ind w:left="2880" w:hanging="360"/>
      </w:pPr>
      <w:r w:rsidDel="00000000" w:rsidR="00000000" w:rsidRPr="00000000">
        <w:rPr>
          <w:rtl w:val="0"/>
        </w:rPr>
        <w:t xml:space="preserve">follow up short interviews</w:t>
      </w:r>
    </w:p>
    <w:p w:rsidR="00000000" w:rsidDel="00000000" w:rsidP="00000000" w:rsidRDefault="00000000" w:rsidRPr="00000000" w14:paraId="000007D6">
      <w:pPr>
        <w:numPr>
          <w:ilvl w:val="3"/>
          <w:numId w:val="98"/>
        </w:numPr>
        <w:ind w:left="2880" w:hanging="360"/>
      </w:pPr>
      <w:r w:rsidDel="00000000" w:rsidR="00000000" w:rsidRPr="00000000">
        <w:rPr>
          <w:rtl w:val="0"/>
        </w:rPr>
        <w:t xml:space="preserve">Marius, Adia, Robinson, Jose, someone from SE Asia</w:t>
      </w:r>
    </w:p>
    <w:p w:rsidR="00000000" w:rsidDel="00000000" w:rsidP="00000000" w:rsidRDefault="00000000" w:rsidRPr="00000000" w14:paraId="000007D7">
      <w:pPr>
        <w:numPr>
          <w:ilvl w:val="1"/>
          <w:numId w:val="98"/>
        </w:numPr>
        <w:ind w:left="1440" w:hanging="360"/>
      </w:pPr>
      <w:r w:rsidDel="00000000" w:rsidR="00000000" w:rsidRPr="00000000">
        <w:rPr>
          <w:rtl w:val="0"/>
        </w:rPr>
        <w:t xml:space="preserve">NASA Capacity Building efforts</w:t>
      </w:r>
    </w:p>
    <w:p w:rsidR="00000000" w:rsidDel="00000000" w:rsidP="00000000" w:rsidRDefault="00000000" w:rsidRPr="00000000" w14:paraId="000007D8">
      <w:pPr>
        <w:numPr>
          <w:ilvl w:val="2"/>
          <w:numId w:val="98"/>
        </w:numPr>
        <w:ind w:left="2160" w:hanging="360"/>
      </w:pPr>
      <w:r w:rsidDel="00000000" w:rsidR="00000000" w:rsidRPr="00000000">
        <w:rPr>
          <w:rtl w:val="0"/>
        </w:rPr>
        <w:t xml:space="preserve">Indigenous Peoples Initiative</w:t>
      </w:r>
    </w:p>
    <w:p w:rsidR="00000000" w:rsidDel="00000000" w:rsidP="00000000" w:rsidRDefault="00000000" w:rsidRPr="00000000" w14:paraId="000007D9">
      <w:pPr>
        <w:numPr>
          <w:ilvl w:val="2"/>
          <w:numId w:val="98"/>
        </w:numPr>
        <w:ind w:left="2160" w:hanging="360"/>
      </w:pPr>
      <w:r w:rsidDel="00000000" w:rsidR="00000000" w:rsidRPr="00000000">
        <w:rPr>
          <w:rtl w:val="0"/>
        </w:rPr>
        <w:t xml:space="preserve">SERVIR - food security, water security, ecosystem and carbon</w:t>
      </w:r>
    </w:p>
    <w:p w:rsidR="00000000" w:rsidDel="00000000" w:rsidP="00000000" w:rsidRDefault="00000000" w:rsidRPr="00000000" w14:paraId="000007DA">
      <w:pPr>
        <w:numPr>
          <w:ilvl w:val="2"/>
          <w:numId w:val="98"/>
        </w:numPr>
        <w:ind w:left="2160" w:hanging="360"/>
      </w:pPr>
      <w:r w:rsidDel="00000000" w:rsidR="00000000" w:rsidRPr="00000000">
        <w:rPr>
          <w:rtl w:val="0"/>
        </w:rPr>
        <w:t xml:space="preserve">ARSET - Applied Remote Sensing Training - international!</w:t>
      </w:r>
    </w:p>
    <w:p w:rsidR="00000000" w:rsidDel="00000000" w:rsidP="00000000" w:rsidRDefault="00000000" w:rsidRPr="00000000" w14:paraId="000007DB">
      <w:pPr>
        <w:numPr>
          <w:ilvl w:val="2"/>
          <w:numId w:val="98"/>
        </w:numPr>
        <w:ind w:left="2160" w:hanging="360"/>
      </w:pPr>
      <w:r w:rsidDel="00000000" w:rsidR="00000000" w:rsidRPr="00000000">
        <w:rPr>
          <w:rtl w:val="0"/>
        </w:rPr>
        <w:t xml:space="preserve">DEVELOP</w:t>
      </w:r>
    </w:p>
    <w:p w:rsidR="00000000" w:rsidDel="00000000" w:rsidP="00000000" w:rsidRDefault="00000000" w:rsidRPr="00000000" w14:paraId="000007DC">
      <w:pPr>
        <w:numPr>
          <w:ilvl w:val="1"/>
          <w:numId w:val="98"/>
        </w:numPr>
        <w:ind w:left="1440" w:hanging="360"/>
      </w:pPr>
      <w:r w:rsidDel="00000000" w:rsidR="00000000" w:rsidRPr="00000000">
        <w:rPr>
          <w:rtl w:val="0"/>
        </w:rPr>
        <w:t xml:space="preserve">ATBC!!</w:t>
      </w:r>
    </w:p>
    <w:p w:rsidR="00000000" w:rsidDel="00000000" w:rsidP="00000000" w:rsidRDefault="00000000" w:rsidRPr="00000000" w14:paraId="000007DD">
      <w:pPr>
        <w:numPr>
          <w:ilvl w:val="1"/>
          <w:numId w:val="98"/>
        </w:numPr>
        <w:ind w:left="1440" w:hanging="360"/>
      </w:pPr>
      <w:commentRangeStart w:id="488"/>
      <w:r w:rsidDel="00000000" w:rsidR="00000000" w:rsidRPr="00000000">
        <w:rPr>
          <w:rtl w:val="0"/>
        </w:rPr>
        <w:t xml:space="preserve">PANGEA excellence centers</w:t>
      </w:r>
      <w:commentRangeEnd w:id="488"/>
      <w:r w:rsidDel="00000000" w:rsidR="00000000" w:rsidRPr="00000000">
        <w:commentReference w:id="488"/>
      </w:r>
      <w:r w:rsidDel="00000000" w:rsidR="00000000" w:rsidRPr="00000000">
        <w:rPr>
          <w:rtl w:val="0"/>
        </w:rPr>
      </w:r>
    </w:p>
    <w:p w:rsidR="00000000" w:rsidDel="00000000" w:rsidP="00000000" w:rsidRDefault="00000000" w:rsidRPr="00000000" w14:paraId="000007DE">
      <w:pPr>
        <w:numPr>
          <w:ilvl w:val="2"/>
          <w:numId w:val="98"/>
        </w:numPr>
        <w:ind w:left="2160" w:hanging="360"/>
      </w:pPr>
      <w:r w:rsidDel="00000000" w:rsidR="00000000" w:rsidRPr="00000000">
        <w:rPr>
          <w:rtl w:val="0"/>
        </w:rPr>
        <w:t xml:space="preserve">point to existing excellence centers - CBI, CongoFlux, + most promising from CBSI; Latin America community (Brazil, Peru/Univ of Oklahoma, PUCP, Colombia, Ecuador?); Asia community (SEARPP)</w:t>
      </w:r>
    </w:p>
    <w:p w:rsidR="00000000" w:rsidDel="00000000" w:rsidP="00000000" w:rsidRDefault="00000000" w:rsidRPr="00000000" w14:paraId="000007DF">
      <w:pPr>
        <w:numPr>
          <w:ilvl w:val="2"/>
          <w:numId w:val="98"/>
        </w:numPr>
        <w:ind w:left="2160" w:hanging="360"/>
      </w:pPr>
      <w:r w:rsidDel="00000000" w:rsidR="00000000" w:rsidRPr="00000000">
        <w:rPr>
          <w:rtl w:val="0"/>
        </w:rPr>
        <w:t xml:space="preserve">e.g., universities with minimum requirements, and conditions that need to be satisfied - MOU</w:t>
      </w:r>
    </w:p>
    <w:p w:rsidR="00000000" w:rsidDel="00000000" w:rsidP="00000000" w:rsidRDefault="00000000" w:rsidRPr="00000000" w14:paraId="000007E0">
      <w:pPr>
        <w:numPr>
          <w:ilvl w:val="3"/>
          <w:numId w:val="98"/>
        </w:numPr>
        <w:ind w:left="2880" w:hanging="360"/>
      </w:pPr>
      <w:r w:rsidDel="00000000" w:rsidR="00000000" w:rsidRPr="00000000">
        <w:rPr>
          <w:rtl w:val="0"/>
        </w:rPr>
        <w:t xml:space="preserve">see example from Peru/University of Oklahoma or CBI</w:t>
      </w:r>
    </w:p>
    <w:p w:rsidR="00000000" w:rsidDel="00000000" w:rsidP="00000000" w:rsidRDefault="00000000" w:rsidRPr="00000000" w14:paraId="000007E1">
      <w:pPr>
        <w:numPr>
          <w:ilvl w:val="3"/>
          <w:numId w:val="98"/>
        </w:numPr>
        <w:ind w:left="2880" w:hanging="360"/>
      </w:pPr>
      <w:r w:rsidDel="00000000" w:rsidR="00000000" w:rsidRPr="00000000">
        <w:rPr>
          <w:rtl w:val="0"/>
        </w:rPr>
        <w:t xml:space="preserve">get buy-in from university at the highest-level possible (where possible - although be aware that will be challenging in Africa - watch out for "big fish"</w:t>
      </w:r>
    </w:p>
    <w:p w:rsidR="00000000" w:rsidDel="00000000" w:rsidP="00000000" w:rsidRDefault="00000000" w:rsidRPr="00000000" w14:paraId="000007E2">
      <w:pPr>
        <w:numPr>
          <w:ilvl w:val="1"/>
          <w:numId w:val="98"/>
        </w:numPr>
        <w:ind w:left="1440" w:hanging="360"/>
      </w:pPr>
      <w:r w:rsidDel="00000000" w:rsidR="00000000" w:rsidRPr="00000000">
        <w:rPr>
          <w:rtl w:val="0"/>
        </w:rPr>
        <w:t xml:space="preserve">BI-DIRECTION FLOW/Exchange</w:t>
      </w:r>
    </w:p>
    <w:p w:rsidR="00000000" w:rsidDel="00000000" w:rsidP="00000000" w:rsidRDefault="00000000" w:rsidRPr="00000000" w14:paraId="000007E3">
      <w:pPr>
        <w:numPr>
          <w:ilvl w:val="2"/>
          <w:numId w:val="98"/>
        </w:numPr>
        <w:ind w:left="2160" w:hanging="360"/>
      </w:pPr>
      <w:r w:rsidDel="00000000" w:rsidR="00000000" w:rsidRPr="00000000">
        <w:rPr>
          <w:rtl w:val="0"/>
        </w:rPr>
        <w:t xml:space="preserve">early career scientists but also mid-career (train the trainers) </w:t>
      </w:r>
    </w:p>
    <w:p w:rsidR="00000000" w:rsidDel="00000000" w:rsidP="00000000" w:rsidRDefault="00000000" w:rsidRPr="00000000" w14:paraId="000007E4">
      <w:pPr>
        <w:numPr>
          <w:ilvl w:val="2"/>
          <w:numId w:val="98"/>
        </w:numPr>
        <w:ind w:left="2160" w:hanging="360"/>
      </w:pPr>
      <w:r w:rsidDel="00000000" w:rsidR="00000000" w:rsidRPr="00000000">
        <w:rPr>
          <w:rtl w:val="0"/>
        </w:rPr>
        <w:t xml:space="preserve">also citizen science &amp; K-12 - see </w:t>
      </w:r>
      <w:hyperlink r:id="rId274">
        <w:r w:rsidDel="00000000" w:rsidR="00000000" w:rsidRPr="00000000">
          <w:rPr>
            <w:color w:val="1155cc"/>
            <w:u w:val="single"/>
            <w:rtl w:val="0"/>
          </w:rPr>
          <w:t xml:space="preserve">NASA GLOBE</w:t>
        </w:r>
      </w:hyperlink>
      <w:r w:rsidDel="00000000" w:rsidR="00000000" w:rsidRPr="00000000">
        <w:rPr>
          <w:rtl w:val="0"/>
        </w:rPr>
      </w:r>
    </w:p>
    <w:p w:rsidR="00000000" w:rsidDel="00000000" w:rsidP="00000000" w:rsidRDefault="00000000" w:rsidRPr="00000000" w14:paraId="000007E5">
      <w:pPr>
        <w:numPr>
          <w:ilvl w:val="2"/>
          <w:numId w:val="98"/>
        </w:numPr>
        <w:ind w:left="2160" w:hanging="360"/>
      </w:pPr>
      <w:r w:rsidDel="00000000" w:rsidR="00000000" w:rsidRPr="00000000">
        <w:rPr>
          <w:rtl w:val="0"/>
        </w:rPr>
        <w:t xml:space="preserve">also with local communities - need to specify how!!</w:t>
      </w:r>
    </w:p>
    <w:p w:rsidR="00000000" w:rsidDel="00000000" w:rsidP="00000000" w:rsidRDefault="00000000" w:rsidRPr="00000000" w14:paraId="000007E6">
      <w:pPr>
        <w:numPr>
          <w:ilvl w:val="2"/>
          <w:numId w:val="98"/>
        </w:numPr>
        <w:ind w:left="2160" w:hanging="360"/>
      </w:pPr>
      <w:r w:rsidDel="00000000" w:rsidR="00000000" w:rsidRPr="00000000">
        <w:rPr>
          <w:rtl w:val="0"/>
        </w:rPr>
        <w:t xml:space="preserve">brain-drain - emphasize paying researchers from the region equitably</w:t>
      </w:r>
    </w:p>
    <w:p w:rsidR="00000000" w:rsidDel="00000000" w:rsidP="00000000" w:rsidRDefault="00000000" w:rsidRPr="00000000" w14:paraId="000007E7">
      <w:pPr>
        <w:numPr>
          <w:ilvl w:val="3"/>
          <w:numId w:val="98"/>
        </w:numPr>
        <w:ind w:left="2880" w:hanging="360"/>
      </w:pPr>
      <w:r w:rsidDel="00000000" w:rsidR="00000000" w:rsidRPr="00000000">
        <w:rPr>
          <w:rtl w:val="0"/>
        </w:rPr>
        <w:t xml:space="preserve">foreign researchers often get paid more for same work</w:t>
      </w:r>
    </w:p>
    <w:p w:rsidR="00000000" w:rsidDel="00000000" w:rsidP="00000000" w:rsidRDefault="00000000" w:rsidRPr="00000000" w14:paraId="000007E8">
      <w:pPr>
        <w:numPr>
          <w:ilvl w:val="1"/>
          <w:numId w:val="98"/>
        </w:numPr>
        <w:ind w:left="1440" w:hanging="360"/>
      </w:pPr>
      <w:commentRangeStart w:id="489"/>
      <w:r w:rsidDel="00000000" w:rsidR="00000000" w:rsidRPr="00000000">
        <w:rPr>
          <w:rtl w:val="0"/>
        </w:rPr>
        <w:t xml:space="preserve">Infrastructure for capacity building - can be in partnership with Europe (ESA, One Forest Vision, country-level govt efforts - e.g., Germany, France, Belgium, Norway)</w:t>
      </w:r>
      <w:commentRangeEnd w:id="489"/>
      <w:r w:rsidDel="00000000" w:rsidR="00000000" w:rsidRPr="00000000">
        <w:commentReference w:id="489"/>
      </w:r>
      <w:r w:rsidDel="00000000" w:rsidR="00000000" w:rsidRPr="00000000">
        <w:rPr>
          <w:rtl w:val="0"/>
        </w:rPr>
      </w:r>
    </w:p>
    <w:p w:rsidR="00000000" w:rsidDel="00000000" w:rsidP="00000000" w:rsidRDefault="00000000" w:rsidRPr="00000000" w14:paraId="000007E9">
      <w:pPr>
        <w:numPr>
          <w:ilvl w:val="1"/>
          <w:numId w:val="98"/>
        </w:numPr>
        <w:ind w:left="1440" w:hanging="360"/>
      </w:pPr>
      <w:r w:rsidDel="00000000" w:rsidR="00000000" w:rsidRPr="00000000">
        <w:rPr>
          <w:rtl w:val="0"/>
        </w:rPr>
        <w:t xml:space="preserve">regional variation, not just in science, but also in ways to engage users, carrying out capacity-building</w:t>
      </w:r>
    </w:p>
    <w:p w:rsidR="00000000" w:rsidDel="00000000" w:rsidP="00000000" w:rsidRDefault="00000000" w:rsidRPr="00000000" w14:paraId="000007EA">
      <w:pPr>
        <w:numPr>
          <w:ilvl w:val="1"/>
          <w:numId w:val="98"/>
        </w:numPr>
        <w:ind w:left="1440" w:hanging="360"/>
      </w:pPr>
      <w:r w:rsidDel="00000000" w:rsidR="00000000" w:rsidRPr="00000000">
        <w:rPr>
          <w:rtl w:val="0"/>
        </w:rPr>
        <w:t xml:space="preserve">PANGEA recommends that… Propose requirements that need to be met for competed projects that would be a part of PANGEA (e.g., *any PANGEA funded project or project associated with PANGEA - associated projects must adhere to basic principles and push info back for reporting) - Every project must require: </w:t>
      </w:r>
    </w:p>
    <w:p w:rsidR="00000000" w:rsidDel="00000000" w:rsidP="00000000" w:rsidRDefault="00000000" w:rsidRPr="00000000" w14:paraId="000007EB">
      <w:pPr>
        <w:numPr>
          <w:ilvl w:val="2"/>
          <w:numId w:val="98"/>
        </w:numPr>
        <w:ind w:left="2160" w:hanging="360"/>
      </w:pPr>
      <w:r w:rsidDel="00000000" w:rsidR="00000000" w:rsidRPr="00000000">
        <w:rPr>
          <w:rtl w:val="0"/>
        </w:rPr>
        <w:t xml:space="preserve">a Co-I from the project country </w:t>
      </w:r>
    </w:p>
    <w:p w:rsidR="00000000" w:rsidDel="00000000" w:rsidP="00000000" w:rsidRDefault="00000000" w:rsidRPr="00000000" w14:paraId="000007EC">
      <w:pPr>
        <w:numPr>
          <w:ilvl w:val="3"/>
          <w:numId w:val="98"/>
        </w:numPr>
        <w:ind w:left="2880" w:hanging="360"/>
      </w:pPr>
      <w:r w:rsidDel="00000000" w:rsidR="00000000" w:rsidRPr="00000000">
        <w:rPr>
          <w:rtl w:val="0"/>
        </w:rPr>
        <w:t xml:space="preserve">include language that collaboration needs to be equitable time investment from the global north and global South collaborators / co-Is, including co-mentoring of students and postdocs</w:t>
      </w:r>
    </w:p>
    <w:p w:rsidR="00000000" w:rsidDel="00000000" w:rsidP="00000000" w:rsidRDefault="00000000" w:rsidRPr="00000000" w14:paraId="000007ED">
      <w:pPr>
        <w:numPr>
          <w:ilvl w:val="2"/>
          <w:numId w:val="98"/>
        </w:numPr>
        <w:ind w:left="2160" w:hanging="360"/>
      </w:pPr>
      <w:commentRangeStart w:id="490"/>
      <w:r w:rsidDel="00000000" w:rsidR="00000000" w:rsidRPr="00000000">
        <w:rPr>
          <w:rtl w:val="0"/>
        </w:rPr>
        <w:t xml:space="preserve">a minimum of one early-career researcher from the project region (would need to define)</w:t>
      </w:r>
    </w:p>
    <w:p w:rsidR="00000000" w:rsidDel="00000000" w:rsidP="00000000" w:rsidRDefault="00000000" w:rsidRPr="00000000" w14:paraId="000007EE">
      <w:pPr>
        <w:numPr>
          <w:ilvl w:val="2"/>
          <w:numId w:val="98"/>
        </w:numPr>
        <w:ind w:left="2160" w:hanging="360"/>
      </w:pPr>
      <w:r w:rsidDel="00000000" w:rsidR="00000000" w:rsidRPr="00000000">
        <w:rPr>
          <w:rtl w:val="0"/>
        </w:rPr>
        <w:t xml:space="preserve">every paper resulting from the project needs to have a policy brief that is translated into the local languages (e.g. English, French and Baka)</w:t>
      </w:r>
      <w:commentRangeEnd w:id="490"/>
      <w:r w:rsidDel="00000000" w:rsidR="00000000" w:rsidRPr="00000000">
        <w:commentReference w:id="490"/>
      </w:r>
      <w:r w:rsidDel="00000000" w:rsidR="00000000" w:rsidRPr="00000000">
        <w:rPr>
          <w:rtl w:val="0"/>
        </w:rPr>
      </w:r>
    </w:p>
    <w:p w:rsidR="00000000" w:rsidDel="00000000" w:rsidP="00000000" w:rsidRDefault="00000000" w:rsidRPr="00000000" w14:paraId="000007EF">
      <w:pPr>
        <w:numPr>
          <w:ilvl w:val="2"/>
          <w:numId w:val="98"/>
        </w:numPr>
        <w:ind w:left="2160" w:hanging="360"/>
      </w:pPr>
      <w:r w:rsidDel="00000000" w:rsidR="00000000" w:rsidRPr="00000000">
        <w:rPr>
          <w:rtl w:val="0"/>
        </w:rPr>
        <w:t xml:space="preserve">Any project that involves social dimensions requires co-production with local communities</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numPr>
          <w:ilvl w:val="0"/>
          <w:numId w:val="78"/>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7F2">
      <w:pPr>
        <w:numPr>
          <w:ilvl w:val="0"/>
          <w:numId w:val="78"/>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7F3">
      <w:pPr>
        <w:numPr>
          <w:ilvl w:val="0"/>
          <w:numId w:val="78"/>
        </w:numPr>
        <w:ind w:left="72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Coordinating with existing NASA efforts</w:t>
      </w:r>
      <w:r w:rsidDel="00000000" w:rsidR="00000000" w:rsidRPr="00000000">
        <w:rPr>
          <w:rtl w:val="0"/>
        </w:rPr>
      </w:r>
    </w:p>
    <w:p w:rsidR="00000000" w:rsidDel="00000000" w:rsidP="00000000" w:rsidRDefault="00000000" w:rsidRPr="00000000" w14:paraId="000007F4">
      <w:pPr>
        <w:numPr>
          <w:ilvl w:val="0"/>
          <w:numId w:val="24"/>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7F5">
      <w:pPr>
        <w:numPr>
          <w:ilvl w:val="0"/>
          <w:numId w:val="24"/>
        </w:numPr>
        <w:ind w:left="1440" w:hanging="360"/>
        <w:rPr>
          <w:rFonts w:ascii="Roboto" w:cs="Roboto" w:eastAsia="Roboto" w:hAnsi="Roboto"/>
          <w:color w:val="1f1f1f"/>
          <w:sz w:val="21"/>
          <w:szCs w:val="21"/>
        </w:rPr>
      </w:pPr>
      <w:commentRangeStart w:id="491"/>
      <w:r w:rsidDel="00000000" w:rsidR="00000000" w:rsidRPr="00000000">
        <w:rPr>
          <w:rFonts w:ascii="Roboto" w:cs="Roboto" w:eastAsia="Roboto" w:hAnsi="Roboto"/>
          <w:color w:val="1f1f1f"/>
          <w:sz w:val="21"/>
          <w:szCs w:val="21"/>
          <w:rtl w:val="0"/>
        </w:rPr>
        <w:t xml:space="preserve">Committee on Earth Observation Satellites WGCapD</w:t>
      </w:r>
      <w:commentRangeEnd w:id="491"/>
      <w:r w:rsidDel="00000000" w:rsidR="00000000" w:rsidRPr="00000000">
        <w:commentReference w:id="491"/>
      </w:r>
      <w:r w:rsidDel="00000000" w:rsidR="00000000" w:rsidRPr="00000000">
        <w:rPr>
          <w:rtl w:val="0"/>
        </w:rPr>
      </w:r>
    </w:p>
    <w:p w:rsidR="00000000" w:rsidDel="00000000" w:rsidP="00000000" w:rsidRDefault="00000000" w:rsidRPr="00000000" w14:paraId="000007F6">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7F7">
      <w:pPr>
        <w:numPr>
          <w:ilvl w:val="0"/>
          <w:numId w:val="24"/>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7F8">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7F9">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7FA">
      <w:pPr>
        <w:numPr>
          <w:ilvl w:val="2"/>
          <w:numId w:val="24"/>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7FB">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7FC">
      <w:pPr>
        <w:numPr>
          <w:ilvl w:val="0"/>
          <w:numId w:val="24"/>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7FD">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7FE">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7FF">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800">
      <w:pPr>
        <w:numPr>
          <w:ilvl w:val="0"/>
          <w:numId w:val="24"/>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801">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802">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803">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804">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805">
      <w:pPr>
        <w:numPr>
          <w:ilvl w:val="2"/>
          <w:numId w:val="24"/>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806">
      <w:pPr>
        <w:numPr>
          <w:ilvl w:val="1"/>
          <w:numId w:val="24"/>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807">
      <w:pPr>
        <w:numPr>
          <w:ilvl w:val="2"/>
          <w:numId w:val="24"/>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808">
      <w:pPr>
        <w:numPr>
          <w:ilvl w:val="2"/>
          <w:numId w:val="24"/>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809">
      <w:pPr>
        <w:numPr>
          <w:ilvl w:val="0"/>
          <w:numId w:val="24"/>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80A">
      <w:pPr>
        <w:numPr>
          <w:ilvl w:val="0"/>
          <w:numId w:val="78"/>
        </w:numPr>
        <w:ind w:left="720" w:hanging="360"/>
        <w:rPr/>
      </w:pPr>
      <w:commentRangeStart w:id="492"/>
      <w:r w:rsidDel="00000000" w:rsidR="00000000" w:rsidRPr="00000000">
        <w:rPr>
          <w:highlight w:val="white"/>
          <w:rtl w:val="0"/>
        </w:rPr>
        <w:t xml:space="preserve">Workforce development</w:t>
      </w:r>
      <w:commentRangeEnd w:id="492"/>
      <w:r w:rsidDel="00000000" w:rsidR="00000000" w:rsidRPr="00000000">
        <w:commentReference w:id="492"/>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80B">
      <w:pPr>
        <w:numPr>
          <w:ilvl w:val="1"/>
          <w:numId w:val="78"/>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493"/>
      <w:r w:rsidDel="00000000" w:rsidR="00000000" w:rsidRPr="00000000">
        <w:rPr>
          <w:highlight w:val="white"/>
          <w:rtl w:val="0"/>
        </w:rPr>
        <w:t xml:space="preserve">EPSCoR </w:t>
      </w:r>
      <w:commentRangeEnd w:id="493"/>
      <w:r w:rsidDel="00000000" w:rsidR="00000000" w:rsidRPr="00000000">
        <w:commentReference w:id="493"/>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80C">
      <w:pPr>
        <w:numPr>
          <w:ilvl w:val="1"/>
          <w:numId w:val="78"/>
        </w:numPr>
        <w:ind w:left="1440" w:hanging="360"/>
        <w:rPr>
          <w:highlight w:val="white"/>
          <w:u w:val="none"/>
        </w:rPr>
      </w:pPr>
      <w:r w:rsidDel="00000000" w:rsidR="00000000" w:rsidRPr="00000000">
        <w:rPr>
          <w:highlight w:val="white"/>
          <w:rtl w:val="0"/>
        </w:rPr>
        <w:t xml:space="preserve">Work with NASA ARSET and </w:t>
      </w:r>
      <w:hyperlink r:id="rId275">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80D">
      <w:pPr>
        <w:numPr>
          <w:ilvl w:val="0"/>
          <w:numId w:val="78"/>
        </w:numPr>
        <w:ind w:left="720" w:hanging="360"/>
        <w:rPr>
          <w:highlight w:val="white"/>
          <w:u w:val="none"/>
        </w:rPr>
      </w:pPr>
      <w:r w:rsidDel="00000000" w:rsidR="00000000" w:rsidRPr="00000000">
        <w:rPr>
          <w:highlight w:val="white"/>
          <w:rtl w:val="0"/>
        </w:rPr>
        <w:t xml:space="preserve">GLOBE: </w:t>
      </w:r>
      <w:hyperlink r:id="rId276">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80E">
      <w:pPr>
        <w:numPr>
          <w:ilvl w:val="1"/>
          <w:numId w:val="78"/>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80F">
      <w:pPr>
        <w:numPr>
          <w:ilvl w:val="1"/>
          <w:numId w:val="78"/>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810">
      <w:pPr>
        <w:numPr>
          <w:ilvl w:val="0"/>
          <w:numId w:val="78"/>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77">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811">
      <w:pPr>
        <w:pStyle w:val="Heading2"/>
        <w:rPr/>
      </w:pPr>
      <w:bookmarkStart w:colFirst="0" w:colLast="0" w:name="_c36m01esiuds" w:id="60"/>
      <w:bookmarkEnd w:id="60"/>
      <w:r w:rsidDel="00000000" w:rsidR="00000000" w:rsidRPr="00000000">
        <w:rPr>
          <w:rtl w:val="0"/>
        </w:rPr>
        <w:t xml:space="preserve">10. </w:t>
      </w:r>
      <w:commentRangeStart w:id="494"/>
      <w:r w:rsidDel="00000000" w:rsidR="00000000" w:rsidRPr="00000000">
        <w:rPr>
          <w:rtl w:val="0"/>
        </w:rPr>
        <w:t xml:space="preserve">References</w:t>
      </w:r>
      <w:commentRangeEnd w:id="494"/>
      <w:r w:rsidDel="00000000" w:rsidR="00000000" w:rsidRPr="00000000">
        <w:commentReference w:id="494"/>
      </w:r>
      <w:r w:rsidDel="00000000" w:rsidR="00000000" w:rsidRPr="00000000">
        <w:rPr>
          <w:rtl w:val="0"/>
        </w:rPr>
      </w:r>
    </w:p>
    <w:p w:rsidR="00000000" w:rsidDel="00000000" w:rsidP="00000000" w:rsidRDefault="00000000" w:rsidRPr="00000000" w14:paraId="00000812">
      <w:pPr>
        <w:pStyle w:val="Heading2"/>
        <w:rPr/>
      </w:pPr>
      <w:bookmarkStart w:colFirst="0" w:colLast="0" w:name="_z4vei7kqp4a" w:id="61"/>
      <w:bookmarkEnd w:id="61"/>
      <w:r w:rsidDel="00000000" w:rsidR="00000000" w:rsidRPr="00000000">
        <w:rPr>
          <w:rtl w:val="0"/>
        </w:rPr>
        <w:t xml:space="preserve">11. Figure and Photograph and Credits</w:t>
      </w:r>
    </w:p>
    <w:p w:rsidR="00000000" w:rsidDel="00000000" w:rsidP="00000000" w:rsidRDefault="00000000" w:rsidRPr="00000000" w14:paraId="00000813">
      <w:pPr>
        <w:pStyle w:val="Heading2"/>
        <w:rPr/>
      </w:pPr>
      <w:bookmarkStart w:colFirst="0" w:colLast="0" w:name="_crm1yggb334o" w:id="62"/>
      <w:bookmarkEnd w:id="62"/>
      <w:commentRangeStart w:id="495"/>
      <w:r w:rsidDel="00000000" w:rsidR="00000000" w:rsidRPr="00000000">
        <w:rPr>
          <w:rtl w:val="0"/>
        </w:rPr>
        <w:t xml:space="preserve">12. Glossary</w:t>
      </w:r>
      <w:commentRangeEnd w:id="495"/>
      <w:r w:rsidDel="00000000" w:rsidR="00000000" w:rsidRPr="00000000">
        <w:commentReference w:id="495"/>
      </w:r>
      <w:r w:rsidDel="00000000" w:rsidR="00000000" w:rsidRPr="00000000">
        <w:rPr>
          <w:rtl w:val="0"/>
        </w:rPr>
      </w:r>
    </w:p>
    <w:p w:rsidR="00000000" w:rsidDel="00000000" w:rsidP="00000000" w:rsidRDefault="00000000" w:rsidRPr="00000000" w14:paraId="00000814">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278">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15">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16">
      <w:pPr>
        <w:numPr>
          <w:ilvl w:val="0"/>
          <w:numId w:val="11"/>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17">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18">
      <w:pPr>
        <w:ind w:left="0" w:firstLine="0"/>
        <w:rPr/>
      </w:pPr>
      <w:r w:rsidDel="00000000" w:rsidR="00000000" w:rsidRPr="00000000">
        <w:rPr>
          <w:rtl w:val="0"/>
        </w:rPr>
      </w:r>
    </w:p>
    <w:p w:rsidR="00000000" w:rsidDel="00000000" w:rsidP="00000000" w:rsidRDefault="00000000" w:rsidRPr="00000000" w14:paraId="00000819">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79">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81A">
      <w:pPr>
        <w:ind w:left="0" w:firstLine="0"/>
        <w:rPr>
          <w:b w:val="1"/>
          <w:i w:val="1"/>
        </w:rPr>
      </w:pPr>
      <w:r w:rsidDel="00000000" w:rsidR="00000000" w:rsidRPr="00000000">
        <w:rPr>
          <w:rtl w:val="0"/>
        </w:rPr>
      </w:r>
    </w:p>
    <w:p w:rsidR="00000000" w:rsidDel="00000000" w:rsidP="00000000" w:rsidRDefault="00000000" w:rsidRPr="00000000" w14:paraId="0000081B">
      <w:pPr>
        <w:ind w:left="0" w:firstLine="0"/>
        <w:rPr>
          <w:color w:val="ff0000"/>
        </w:rPr>
      </w:pPr>
      <w:commentRangeStart w:id="496"/>
      <w:r w:rsidDel="00000000" w:rsidR="00000000" w:rsidRPr="00000000">
        <w:rPr>
          <w:b w:val="1"/>
          <w:i w:val="1"/>
          <w:rtl w:val="0"/>
        </w:rPr>
        <w:t xml:space="preserve">Degradation </w:t>
      </w:r>
      <w:commentRangeEnd w:id="496"/>
      <w:r w:rsidDel="00000000" w:rsidR="00000000" w:rsidRPr="00000000">
        <w:commentReference w:id="496"/>
      </w:r>
      <w:r w:rsidDel="00000000" w:rsidR="00000000" w:rsidRPr="00000000">
        <w:rPr>
          <w:rtl w:val="0"/>
        </w:rPr>
        <w:t xml:space="preserve">- </w:t>
      </w:r>
      <w:r w:rsidDel="00000000" w:rsidR="00000000" w:rsidRPr="00000000">
        <w:rPr>
          <w:color w:val="ff0000"/>
          <w:rtl w:val="0"/>
        </w:rPr>
        <w:t xml:space="preserve">selective logging, mining, defaunation, human-ignited fire</w:t>
      </w:r>
    </w:p>
    <w:p w:rsidR="00000000" w:rsidDel="00000000" w:rsidP="00000000" w:rsidRDefault="00000000" w:rsidRPr="00000000" w14:paraId="0000081C">
      <w:pPr>
        <w:ind w:left="0" w:firstLine="0"/>
        <w:rPr>
          <w:b w:val="1"/>
          <w:i w:val="1"/>
        </w:rPr>
      </w:pPr>
      <w:r w:rsidDel="00000000" w:rsidR="00000000" w:rsidRPr="00000000">
        <w:rPr>
          <w:rtl w:val="0"/>
        </w:rPr>
      </w:r>
    </w:p>
    <w:p w:rsidR="00000000" w:rsidDel="00000000" w:rsidP="00000000" w:rsidRDefault="00000000" w:rsidRPr="00000000" w14:paraId="0000081D">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497"/>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497"/>
      <w:r w:rsidDel="00000000" w:rsidR="00000000" w:rsidRPr="00000000">
        <w:commentReference w:id="497"/>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280">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1E">
      <w:pPr>
        <w:ind w:left="0" w:firstLine="0"/>
        <w:rPr>
          <w:color w:val="ff0000"/>
        </w:rPr>
      </w:pPr>
      <w:r w:rsidDel="00000000" w:rsidR="00000000" w:rsidRPr="00000000">
        <w:rPr>
          <w:rtl w:val="0"/>
        </w:rPr>
      </w:r>
    </w:p>
    <w:p w:rsidR="00000000" w:rsidDel="00000000" w:rsidP="00000000" w:rsidRDefault="00000000" w:rsidRPr="00000000" w14:paraId="0000081F">
      <w:pPr>
        <w:ind w:left="0" w:firstLine="0"/>
        <w:rPr/>
      </w:pPr>
      <w:commentRangeStart w:id="498"/>
      <w:commentRangeStart w:id="499"/>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498"/>
      <w:r w:rsidDel="00000000" w:rsidR="00000000" w:rsidRPr="00000000">
        <w:commentReference w:id="498"/>
      </w:r>
      <w:commentRangeEnd w:id="499"/>
      <w:r w:rsidDel="00000000" w:rsidR="00000000" w:rsidRPr="00000000">
        <w:commentReference w:id="499"/>
      </w:r>
      <w:r w:rsidDel="00000000" w:rsidR="00000000" w:rsidRPr="00000000">
        <w:rPr>
          <w:rtl w:val="0"/>
        </w:rPr>
      </w:r>
    </w:p>
    <w:p w:rsidR="00000000" w:rsidDel="00000000" w:rsidP="00000000" w:rsidRDefault="00000000" w:rsidRPr="00000000" w14:paraId="00000820">
      <w:pPr>
        <w:ind w:left="0" w:firstLine="0"/>
        <w:rPr>
          <w:b w:val="1"/>
          <w:i w:val="1"/>
        </w:rPr>
      </w:pPr>
      <w:r w:rsidDel="00000000" w:rsidR="00000000" w:rsidRPr="00000000">
        <w:rPr>
          <w:rtl w:val="0"/>
        </w:rPr>
      </w:r>
    </w:p>
    <w:p w:rsidR="00000000" w:rsidDel="00000000" w:rsidP="00000000" w:rsidRDefault="00000000" w:rsidRPr="00000000" w14:paraId="00000821">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22">
      <w:pPr>
        <w:ind w:left="0" w:firstLine="0"/>
        <w:rPr>
          <w:b w:val="1"/>
          <w:i w:val="1"/>
        </w:rPr>
      </w:pPr>
      <w:r w:rsidDel="00000000" w:rsidR="00000000" w:rsidRPr="00000000">
        <w:rPr>
          <w:rtl w:val="0"/>
        </w:rPr>
      </w:r>
    </w:p>
    <w:p w:rsidR="00000000" w:rsidDel="00000000" w:rsidP="00000000" w:rsidRDefault="00000000" w:rsidRPr="00000000" w14:paraId="00000823">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24">
      <w:pPr>
        <w:ind w:left="0" w:firstLine="0"/>
        <w:rPr>
          <w:b w:val="1"/>
          <w:i w:val="1"/>
        </w:rPr>
      </w:pPr>
      <w:r w:rsidDel="00000000" w:rsidR="00000000" w:rsidRPr="00000000">
        <w:rPr>
          <w:rtl w:val="0"/>
        </w:rPr>
      </w:r>
    </w:p>
    <w:p w:rsidR="00000000" w:rsidDel="00000000" w:rsidP="00000000" w:rsidRDefault="00000000" w:rsidRPr="00000000" w14:paraId="00000825">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826">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827">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828">
      <w:pPr>
        <w:ind w:left="0" w:firstLine="0"/>
        <w:rPr>
          <w:b w:val="1"/>
          <w:i w:val="1"/>
        </w:rPr>
      </w:pPr>
      <w:r w:rsidDel="00000000" w:rsidR="00000000" w:rsidRPr="00000000">
        <w:rPr>
          <w:rtl w:val="0"/>
        </w:rPr>
      </w:r>
    </w:p>
    <w:p w:rsidR="00000000" w:rsidDel="00000000" w:rsidP="00000000" w:rsidRDefault="00000000" w:rsidRPr="00000000" w14:paraId="00000829">
      <w:pPr>
        <w:ind w:left="0" w:firstLine="0"/>
        <w:rPr/>
      </w:pPr>
      <w:commentRangeStart w:id="500"/>
      <w:commentRangeStart w:id="501"/>
      <w:r w:rsidDel="00000000" w:rsidR="00000000" w:rsidRPr="00000000">
        <w:rPr>
          <w:b w:val="1"/>
          <w:i w:val="1"/>
          <w:rtl w:val="0"/>
        </w:rPr>
        <w:t xml:space="preserve">Human activities - </w:t>
      </w:r>
      <w:r w:rsidDel="00000000" w:rsidR="00000000" w:rsidRPr="00000000">
        <w:rPr>
          <w:rtl w:val="0"/>
        </w:rPr>
        <w:t xml:space="preserve">Formal, informal,</w:t>
      </w:r>
      <w:ins w:author="MARIUS VON ESSEN" w:id="83" w:date="2024-09-04T15:41:11Z">
        <w:r w:rsidDel="00000000" w:rsidR="00000000" w:rsidRPr="00000000">
          <w:rPr>
            <w:rtl w:val="0"/>
          </w:rPr>
          <w:t xml:space="preserve"> legal,</w:t>
        </w:r>
      </w:ins>
      <w:r w:rsidDel="00000000" w:rsidR="00000000" w:rsidRPr="00000000">
        <w:rPr>
          <w:rtl w:val="0"/>
        </w:rPr>
        <w:t xml:space="preserve"> </w:t>
      </w:r>
      <w:del w:author="MARIUS VON ESSEN" w:id="84" w:date="2024-09-04T15:41:45Z">
        <w:r w:rsidDel="00000000" w:rsidR="00000000" w:rsidRPr="00000000">
          <w:rPr>
            <w:rtl w:val="0"/>
          </w:rPr>
          <w:delText xml:space="preserve">and </w:delText>
        </w:r>
      </w:del>
      <w:r w:rsidDel="00000000" w:rsidR="00000000" w:rsidRPr="00000000">
        <w:rPr>
          <w:rtl w:val="0"/>
        </w:rPr>
        <w:t xml:space="preserve">illegal </w:t>
      </w:r>
      <w:ins w:author="MARIUS VON ESSEN" w:id="85" w:date="2024-09-04T15:41:28Z">
        <w:r w:rsidDel="00000000" w:rsidR="00000000" w:rsidRPr="00000000">
          <w:rPr>
            <w:rtl w:val="0"/>
          </w:rPr>
          <w:t xml:space="preserve">and traditional </w:t>
        </w:r>
      </w:ins>
      <w:r w:rsidDel="00000000" w:rsidR="00000000" w:rsidRPr="00000000">
        <w:rPr>
          <w:rtl w:val="0"/>
        </w:rPr>
        <w:t xml:space="preserve">economic, subsistence, </w:t>
      </w:r>
      <w:ins w:author="MARIUS VON ESSEN" w:id="86" w:date="2024-09-04T15:41:55Z">
        <w:r w:rsidDel="00000000" w:rsidR="00000000" w:rsidRPr="00000000">
          <w:rPr>
            <w:rtl w:val="0"/>
          </w:rPr>
          <w:t xml:space="preserve">cultural, </w:t>
        </w:r>
      </w:ins>
      <w:r w:rsidDel="00000000" w:rsidR="00000000" w:rsidRPr="00000000">
        <w:rPr>
          <w:rtl w:val="0"/>
        </w:rPr>
        <w:t xml:space="preserve">and development practices</w:t>
      </w:r>
      <w:ins w:author="MARIUS VON ESSEN" w:id="87" w:date="2024-09-04T15:42:11Z">
        <w:r w:rsidDel="00000000" w:rsidR="00000000" w:rsidRPr="00000000">
          <w:rPr>
            <w:rtl w:val="0"/>
          </w:rPr>
          <w:t xml:space="preserve"> and behaviors</w:t>
        </w:r>
      </w:ins>
      <w:r w:rsidDel="00000000" w:rsidR="00000000" w:rsidRPr="00000000">
        <w:rPr>
          <w:rtl w:val="0"/>
        </w:rPr>
        <w:t xml:space="preserve"> by humans that lead to the exploitation, alteration, and degradation of forest ecosystems, including logging, infrastructure development, agriculture, livestock rearing, fire, mining, hunting and wildlife exploitation, and charcoal production. </w:t>
      </w:r>
      <w:commentRangeEnd w:id="500"/>
      <w:r w:rsidDel="00000000" w:rsidR="00000000" w:rsidRPr="00000000">
        <w:commentReference w:id="500"/>
      </w:r>
      <w:commentRangeEnd w:id="501"/>
      <w:r w:rsidDel="00000000" w:rsidR="00000000" w:rsidRPr="00000000">
        <w:commentReference w:id="501"/>
      </w:r>
      <w:r w:rsidDel="00000000" w:rsidR="00000000" w:rsidRPr="00000000">
        <w:rPr>
          <w:rtl w:val="0"/>
        </w:rPr>
      </w:r>
    </w:p>
    <w:p w:rsidR="00000000" w:rsidDel="00000000" w:rsidP="00000000" w:rsidRDefault="00000000" w:rsidRPr="00000000" w14:paraId="0000082A">
      <w:pPr>
        <w:ind w:left="0" w:firstLine="0"/>
        <w:rPr>
          <w:b w:val="1"/>
          <w:i w:val="1"/>
        </w:rPr>
      </w:pPr>
      <w:r w:rsidDel="00000000" w:rsidR="00000000" w:rsidRPr="00000000">
        <w:rPr>
          <w:rtl w:val="0"/>
        </w:rPr>
      </w:r>
    </w:p>
    <w:p w:rsidR="00000000" w:rsidDel="00000000" w:rsidP="00000000" w:rsidRDefault="00000000" w:rsidRPr="00000000" w14:paraId="0000082B">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82C">
      <w:pPr>
        <w:ind w:left="0" w:firstLine="0"/>
        <w:rPr/>
      </w:pPr>
      <w:r w:rsidDel="00000000" w:rsidR="00000000" w:rsidRPr="00000000">
        <w:rPr>
          <w:rtl w:val="0"/>
        </w:rPr>
      </w:r>
    </w:p>
    <w:p w:rsidR="00000000" w:rsidDel="00000000" w:rsidP="00000000" w:rsidRDefault="00000000" w:rsidRPr="00000000" w14:paraId="0000082D">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82E">
      <w:pPr>
        <w:ind w:left="0" w:firstLine="0"/>
        <w:rPr>
          <w:b w:val="1"/>
          <w:i w:val="1"/>
        </w:rPr>
      </w:pPr>
      <w:r w:rsidDel="00000000" w:rsidR="00000000" w:rsidRPr="00000000">
        <w:rPr>
          <w:rtl w:val="0"/>
        </w:rPr>
      </w:r>
    </w:p>
    <w:p w:rsidR="00000000" w:rsidDel="00000000" w:rsidP="00000000" w:rsidRDefault="00000000" w:rsidRPr="00000000" w14:paraId="0000082F">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281">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30">
      <w:pPr>
        <w:ind w:left="0" w:firstLine="0"/>
        <w:rPr>
          <w:b w:val="1"/>
          <w:i w:val="1"/>
          <w:highlight w:val="yellow"/>
        </w:rPr>
      </w:pPr>
      <w:r w:rsidDel="00000000" w:rsidR="00000000" w:rsidRPr="00000000">
        <w:rPr>
          <w:rtl w:val="0"/>
        </w:rPr>
      </w:r>
    </w:p>
    <w:p w:rsidR="00000000" w:rsidDel="00000000" w:rsidP="00000000" w:rsidRDefault="00000000" w:rsidRPr="00000000" w14:paraId="00000831">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832">
      <w:pPr>
        <w:ind w:left="0" w:firstLine="0"/>
        <w:rPr>
          <w:b w:val="1"/>
          <w:i w:val="1"/>
        </w:rPr>
      </w:pPr>
      <w:r w:rsidDel="00000000" w:rsidR="00000000" w:rsidRPr="00000000">
        <w:rPr>
          <w:rtl w:val="0"/>
        </w:rPr>
      </w:r>
    </w:p>
    <w:p w:rsidR="00000000" w:rsidDel="00000000" w:rsidP="00000000" w:rsidRDefault="00000000" w:rsidRPr="00000000" w14:paraId="00000833">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834">
      <w:pPr>
        <w:ind w:left="0" w:firstLine="0"/>
        <w:rPr>
          <w:b w:val="1"/>
          <w:i w:val="1"/>
        </w:rPr>
      </w:pPr>
      <w:r w:rsidDel="00000000" w:rsidR="00000000" w:rsidRPr="00000000">
        <w:rPr>
          <w:rtl w:val="0"/>
        </w:rPr>
      </w:r>
    </w:p>
    <w:p w:rsidR="00000000" w:rsidDel="00000000" w:rsidP="00000000" w:rsidRDefault="00000000" w:rsidRPr="00000000" w14:paraId="00000835">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836">
      <w:pPr>
        <w:pStyle w:val="Heading2"/>
        <w:rPr/>
      </w:pPr>
      <w:bookmarkStart w:colFirst="0" w:colLast="0" w:name="_pzrw4c5s7tpd" w:id="63"/>
      <w:bookmarkEnd w:id="63"/>
      <w:r w:rsidDel="00000000" w:rsidR="00000000" w:rsidRPr="00000000">
        <w:rPr>
          <w:rtl w:val="0"/>
        </w:rPr>
        <w:t xml:space="preserve">13. List of Acronyms</w:t>
      </w:r>
    </w:p>
    <w:p w:rsidR="00000000" w:rsidDel="00000000" w:rsidP="00000000" w:rsidRDefault="00000000" w:rsidRPr="00000000" w14:paraId="00000837">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838">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839">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83A">
      <w:pPr>
        <w:spacing w:after="120" w:before="120" w:lineRule="auto"/>
        <w:rPr/>
      </w:pPr>
      <w:r w:rsidDel="00000000" w:rsidR="00000000" w:rsidRPr="00000000">
        <w:rPr>
          <w:b w:val="1"/>
          <w:rtl w:val="0"/>
        </w:rPr>
        <w:t xml:space="preserve">GHG</w:t>
      </w:r>
      <w:r w:rsidDel="00000000" w:rsidR="00000000" w:rsidRPr="00000000">
        <w:rPr>
          <w:rtl w:val="0"/>
        </w:rPr>
        <w:t xml:space="preserve"> - Greenhouse gases</w:t>
      </w:r>
    </w:p>
    <w:p w:rsidR="00000000" w:rsidDel="00000000" w:rsidP="00000000" w:rsidRDefault="00000000" w:rsidRPr="00000000" w14:paraId="0000083B">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83C">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83D">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83E">
      <w:pPr>
        <w:pStyle w:val="Heading2"/>
        <w:rPr/>
      </w:pPr>
      <w:bookmarkStart w:colFirst="0" w:colLast="0" w:name="_rymy755ymrd5" w:id="64"/>
      <w:bookmarkEnd w:id="64"/>
      <w:r w:rsidDel="00000000" w:rsidR="00000000" w:rsidRPr="00000000">
        <w:rPr>
          <w:rtl w:val="0"/>
        </w:rPr>
        <w:t xml:space="preserve">14. Appendices</w:t>
      </w:r>
    </w:p>
    <w:p w:rsidR="00000000" w:rsidDel="00000000" w:rsidP="00000000" w:rsidRDefault="00000000" w:rsidRPr="00000000" w14:paraId="0000083F">
      <w:pPr>
        <w:pStyle w:val="Heading3"/>
        <w:rPr/>
      </w:pPr>
      <w:bookmarkStart w:colFirst="0" w:colLast="0" w:name="_1737u9tquxno" w:id="65"/>
      <w:bookmarkEnd w:id="65"/>
      <w:r w:rsidDel="00000000" w:rsidR="00000000" w:rsidRPr="00000000">
        <w:rPr>
          <w:rtl w:val="0"/>
        </w:rPr>
        <w:t xml:space="preserve">A - </w:t>
      </w:r>
      <w:r w:rsidDel="00000000" w:rsidR="00000000" w:rsidRPr="00000000">
        <w:rPr>
          <w:rtl w:val="0"/>
        </w:rPr>
        <w:t xml:space="preserve"> Engagement during the Scoping Campaign </w:t>
      </w:r>
    </w:p>
    <w:p w:rsidR="00000000" w:rsidDel="00000000" w:rsidP="00000000" w:rsidRDefault="00000000" w:rsidRPr="00000000" w14:paraId="00000840">
      <w:pPr>
        <w:spacing w:after="160" w:line="259" w:lineRule="auto"/>
        <w:rPr/>
      </w:pPr>
      <w:commentRangeStart w:id="502"/>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841">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842">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843">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844">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502"/>
      <w:r w:rsidDel="00000000" w:rsidR="00000000" w:rsidRPr="00000000">
        <w:commentReference w:id="502"/>
      </w:r>
      <w:r w:rsidDel="00000000" w:rsidR="00000000" w:rsidRPr="00000000">
        <w:rPr>
          <w:rtl w:val="0"/>
        </w:rPr>
      </w:r>
    </w:p>
    <w:p w:rsidR="00000000" w:rsidDel="00000000" w:rsidP="00000000" w:rsidRDefault="00000000" w:rsidRPr="00000000" w14:paraId="00000845">
      <w:pPr>
        <w:pStyle w:val="Heading3"/>
        <w:rPr/>
      </w:pPr>
      <w:bookmarkStart w:colFirst="0" w:colLast="0" w:name="_969urlcnvqlw" w:id="66"/>
      <w:bookmarkEnd w:id="66"/>
      <w:r w:rsidDel="00000000" w:rsidR="00000000" w:rsidRPr="00000000">
        <w:rPr>
          <w:rtl w:val="0"/>
        </w:rPr>
        <w:t xml:space="preserve">B - Planned and Ongoing Research and Monitoring Activities </w:t>
      </w:r>
    </w:p>
    <w:p w:rsidR="00000000" w:rsidDel="00000000" w:rsidP="00000000" w:rsidRDefault="00000000" w:rsidRPr="00000000" w14:paraId="00000846">
      <w:pPr>
        <w:pStyle w:val="Heading3"/>
        <w:rPr/>
      </w:pPr>
      <w:bookmarkStart w:colFirst="0" w:colLast="0" w:name="_79hvy15uphw" w:id="67"/>
      <w:bookmarkEnd w:id="67"/>
      <w:r w:rsidDel="00000000" w:rsidR="00000000" w:rsidRPr="00000000">
        <w:rPr>
          <w:rtl w:val="0"/>
        </w:rPr>
        <w:t xml:space="preserve">C - Summary of Level II and III Ecoregions in PANGEA Study Region </w:t>
      </w:r>
    </w:p>
    <w:p w:rsidR="00000000" w:rsidDel="00000000" w:rsidP="00000000" w:rsidRDefault="00000000" w:rsidRPr="00000000" w14:paraId="00000847">
      <w:pPr>
        <w:pStyle w:val="Heading3"/>
        <w:rPr/>
      </w:pPr>
      <w:bookmarkStart w:colFirst="0" w:colLast="0" w:name="_6akhrmoqr5g7" w:id="68"/>
      <w:bookmarkEnd w:id="68"/>
      <w:r w:rsidDel="00000000" w:rsidR="00000000" w:rsidRPr="00000000">
        <w:rPr>
          <w:rtl w:val="0"/>
        </w:rPr>
        <w:t xml:space="preserve">D – Summary of Airborne and Spaceborne Remote Sensing Systems for PANGEA </w:t>
      </w:r>
    </w:p>
    <w:p w:rsidR="00000000" w:rsidDel="00000000" w:rsidP="00000000" w:rsidRDefault="00000000" w:rsidRPr="00000000" w14:paraId="00000848">
      <w:pPr>
        <w:pStyle w:val="Heading3"/>
        <w:rPr/>
      </w:pPr>
      <w:bookmarkStart w:colFirst="0" w:colLast="0" w:name="_ud6tg3r5l8q3" w:id="69"/>
      <w:bookmarkEnd w:id="69"/>
      <w:r w:rsidDel="00000000" w:rsidR="00000000" w:rsidRPr="00000000">
        <w:rPr>
          <w:rtl w:val="0"/>
        </w:rPr>
        <w:t xml:space="preserve">E - </w:t>
      </w:r>
      <w:commentRangeStart w:id="503"/>
      <w:commentRangeStart w:id="504"/>
      <w:r w:rsidDel="00000000" w:rsidR="00000000" w:rsidRPr="00000000">
        <w:rPr>
          <w:rtl w:val="0"/>
        </w:rPr>
        <w:t xml:space="preserve">Summary of PANGEA Participants</w:t>
      </w:r>
      <w:commentRangeEnd w:id="503"/>
      <w:r w:rsidDel="00000000" w:rsidR="00000000" w:rsidRPr="00000000">
        <w:commentReference w:id="503"/>
      </w:r>
      <w:commentRangeEnd w:id="504"/>
      <w:r w:rsidDel="00000000" w:rsidR="00000000" w:rsidRPr="00000000">
        <w:commentReference w:id="504"/>
      </w: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84B">
      <w:pPr>
        <w:spacing w:after="0" w:before="0" w:line="240" w:lineRule="auto"/>
        <w:rPr/>
      </w:pPr>
      <w:r w:rsidDel="00000000" w:rsidR="00000000" w:rsidRPr="00000000">
        <w:rPr>
          <w:rtl w:val="0"/>
        </w:rPr>
      </w:r>
    </w:p>
    <w:p w:rsidR="00000000" w:rsidDel="00000000" w:rsidP="00000000" w:rsidRDefault="00000000" w:rsidRPr="00000000" w14:paraId="0000084C">
      <w:pPr>
        <w:numPr>
          <w:ilvl w:val="0"/>
          <w:numId w:val="15"/>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84D">
      <w:pPr>
        <w:numPr>
          <w:ilvl w:val="1"/>
          <w:numId w:val="15"/>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84E">
      <w:pPr>
        <w:numPr>
          <w:ilvl w:val="1"/>
          <w:numId w:val="15"/>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84F">
      <w:pPr>
        <w:numPr>
          <w:ilvl w:val="1"/>
          <w:numId w:val="15"/>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850">
      <w:pPr>
        <w:numPr>
          <w:ilvl w:val="1"/>
          <w:numId w:val="15"/>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851">
      <w:pPr>
        <w:numPr>
          <w:ilvl w:val="1"/>
          <w:numId w:val="15"/>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852">
      <w:pPr>
        <w:numPr>
          <w:ilvl w:val="1"/>
          <w:numId w:val="15"/>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853">
      <w:pPr>
        <w:numPr>
          <w:ilvl w:val="1"/>
          <w:numId w:val="15"/>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854">
      <w:pPr>
        <w:numPr>
          <w:ilvl w:val="1"/>
          <w:numId w:val="15"/>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855">
      <w:pPr>
        <w:numPr>
          <w:ilvl w:val="1"/>
          <w:numId w:val="15"/>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856">
      <w:pPr>
        <w:numPr>
          <w:ilvl w:val="1"/>
          <w:numId w:val="15"/>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857">
      <w:pPr>
        <w:numPr>
          <w:ilvl w:val="1"/>
          <w:numId w:val="15"/>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858">
      <w:pPr>
        <w:numPr>
          <w:ilvl w:val="1"/>
          <w:numId w:val="15"/>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859">
      <w:pPr>
        <w:numPr>
          <w:ilvl w:val="0"/>
          <w:numId w:val="15"/>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85A">
      <w:pPr>
        <w:numPr>
          <w:ilvl w:val="1"/>
          <w:numId w:val="15"/>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85B">
      <w:pPr>
        <w:numPr>
          <w:ilvl w:val="1"/>
          <w:numId w:val="15"/>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85C">
      <w:pPr>
        <w:numPr>
          <w:ilvl w:val="1"/>
          <w:numId w:val="15"/>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85D">
      <w:pPr>
        <w:numPr>
          <w:ilvl w:val="1"/>
          <w:numId w:val="15"/>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85E">
      <w:pPr>
        <w:numPr>
          <w:ilvl w:val="1"/>
          <w:numId w:val="15"/>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85F">
      <w:pPr>
        <w:numPr>
          <w:ilvl w:val="1"/>
          <w:numId w:val="15"/>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860">
      <w:pPr>
        <w:numPr>
          <w:ilvl w:val="1"/>
          <w:numId w:val="15"/>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861">
      <w:pPr>
        <w:numPr>
          <w:ilvl w:val="1"/>
          <w:numId w:val="15"/>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862">
      <w:pPr>
        <w:numPr>
          <w:ilvl w:val="1"/>
          <w:numId w:val="15"/>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863">
      <w:pPr>
        <w:numPr>
          <w:ilvl w:val="1"/>
          <w:numId w:val="15"/>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864">
      <w:pPr>
        <w:numPr>
          <w:ilvl w:val="1"/>
          <w:numId w:val="15"/>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865">
      <w:pPr>
        <w:numPr>
          <w:ilvl w:val="1"/>
          <w:numId w:val="15"/>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866">
      <w:pPr>
        <w:numPr>
          <w:ilvl w:val="0"/>
          <w:numId w:val="15"/>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867">
      <w:pPr>
        <w:numPr>
          <w:ilvl w:val="1"/>
          <w:numId w:val="15"/>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868">
      <w:pPr>
        <w:numPr>
          <w:ilvl w:val="1"/>
          <w:numId w:val="15"/>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869">
      <w:pPr>
        <w:numPr>
          <w:ilvl w:val="1"/>
          <w:numId w:val="15"/>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86A">
      <w:pPr>
        <w:numPr>
          <w:ilvl w:val="1"/>
          <w:numId w:val="15"/>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86B">
      <w:pPr>
        <w:numPr>
          <w:ilvl w:val="1"/>
          <w:numId w:val="15"/>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86C">
      <w:pPr>
        <w:numPr>
          <w:ilvl w:val="0"/>
          <w:numId w:val="15"/>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86D">
      <w:pPr>
        <w:numPr>
          <w:ilvl w:val="1"/>
          <w:numId w:val="15"/>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pStyle w:val="Heading3"/>
        <w:rPr/>
      </w:pPr>
      <w:bookmarkStart w:colFirst="0" w:colLast="0" w:name="_u0cqs6788e4p" w:id="70"/>
      <w:bookmarkEnd w:id="70"/>
      <w:r w:rsidDel="00000000" w:rsidR="00000000" w:rsidRPr="00000000">
        <w:rPr>
          <w:rtl w:val="0"/>
        </w:rPr>
        <w:t xml:space="preserve">F</w:t>
      </w:r>
      <w:commentRangeStart w:id="505"/>
      <w:commentRangeStart w:id="506"/>
      <w:r w:rsidDel="00000000" w:rsidR="00000000" w:rsidRPr="00000000">
        <w:rPr>
          <w:rtl w:val="0"/>
        </w:rPr>
        <w:t xml:space="preserve"> - Letters of Support</w:t>
      </w:r>
      <w:commentRangeEnd w:id="505"/>
      <w:r w:rsidDel="00000000" w:rsidR="00000000" w:rsidRPr="00000000">
        <w:commentReference w:id="505"/>
      </w:r>
      <w:commentRangeEnd w:id="506"/>
      <w:r w:rsidDel="00000000" w:rsidR="00000000" w:rsidRPr="00000000">
        <w:commentReference w:id="506"/>
      </w: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numPr>
          <w:ilvl w:val="0"/>
          <w:numId w:val="34"/>
        </w:numPr>
        <w:ind w:left="720" w:hanging="360"/>
      </w:pPr>
      <w:r w:rsidDel="00000000" w:rsidR="00000000" w:rsidRPr="00000000">
        <w:rPr>
          <w:rtl w:val="0"/>
        </w:rPr>
        <w:t xml:space="preserve">National University of Piura, PERU</w:t>
        <w:br w:type="textWrapping"/>
        <w:t xml:space="preserve">Agronomy Department</w:t>
        <w:br w:type="textWrapping"/>
      </w:r>
      <w:hyperlink r:id="rId282">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872">
      <w:pPr>
        <w:ind w:left="720" w:firstLine="0"/>
        <w:rPr/>
      </w:pPr>
      <w:r w:rsidDel="00000000" w:rsidR="00000000" w:rsidRPr="00000000">
        <w:rPr>
          <w:rtl w:val="0"/>
        </w:rPr>
      </w:r>
    </w:p>
    <w:p w:rsidR="00000000" w:rsidDel="00000000" w:rsidP="00000000" w:rsidRDefault="00000000" w:rsidRPr="00000000" w14:paraId="00000873">
      <w:pPr>
        <w:numPr>
          <w:ilvl w:val="0"/>
          <w:numId w:val="34"/>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83">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874">
      <w:pPr>
        <w:ind w:left="720" w:firstLine="0"/>
        <w:rPr/>
      </w:pPr>
      <w:r w:rsidDel="00000000" w:rsidR="00000000" w:rsidRPr="00000000">
        <w:rPr>
          <w:rtl w:val="0"/>
        </w:rPr>
      </w:r>
    </w:p>
    <w:p w:rsidR="00000000" w:rsidDel="00000000" w:rsidP="00000000" w:rsidRDefault="00000000" w:rsidRPr="00000000" w14:paraId="00000875">
      <w:pPr>
        <w:numPr>
          <w:ilvl w:val="0"/>
          <w:numId w:val="34"/>
        </w:numPr>
        <w:ind w:left="720" w:hanging="360"/>
        <w:rPr>
          <w:u w:val="none"/>
        </w:rPr>
      </w:pPr>
      <w:r w:rsidDel="00000000" w:rsidR="00000000" w:rsidRPr="00000000">
        <w:rPr>
          <w:rtl w:val="0"/>
        </w:rPr>
        <w:t xml:space="preserve">Université Catholique de Louvain</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color w:val="ff0000"/>
        </w:rPr>
      </w:pPr>
      <w:commentRangeStart w:id="507"/>
      <w:r w:rsidDel="00000000" w:rsidR="00000000" w:rsidRPr="00000000">
        <w:rPr>
          <w:color w:val="ff0000"/>
          <w:rtl w:val="0"/>
        </w:rPr>
        <w:t xml:space="preserve">Critical letters: </w:t>
      </w:r>
    </w:p>
    <w:p w:rsidR="00000000" w:rsidDel="00000000" w:rsidP="00000000" w:rsidRDefault="00000000" w:rsidRPr="00000000" w14:paraId="00000878">
      <w:pPr>
        <w:numPr>
          <w:ilvl w:val="0"/>
          <w:numId w:val="67"/>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879">
      <w:pPr>
        <w:numPr>
          <w:ilvl w:val="0"/>
          <w:numId w:val="67"/>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87A">
      <w:pPr>
        <w:numPr>
          <w:ilvl w:val="0"/>
          <w:numId w:val="67"/>
        </w:numPr>
        <w:ind w:left="720" w:hanging="360"/>
        <w:rPr>
          <w:color w:val="ff0000"/>
        </w:rPr>
      </w:pPr>
      <w:r w:rsidDel="00000000" w:rsidR="00000000" w:rsidRPr="00000000">
        <w:rPr>
          <w:color w:val="ff0000"/>
          <w:rtl w:val="0"/>
        </w:rPr>
        <w:t xml:space="preserve">Other space agencies - connect with Pamela Collins about this (</w:t>
      </w:r>
      <w:hyperlink r:id="rId284">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87B">
      <w:pPr>
        <w:numPr>
          <w:ilvl w:val="0"/>
          <w:numId w:val="67"/>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87C">
      <w:pPr>
        <w:numPr>
          <w:ilvl w:val="0"/>
          <w:numId w:val="67"/>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87D">
      <w:pPr>
        <w:numPr>
          <w:ilvl w:val="0"/>
          <w:numId w:val="67"/>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87E">
      <w:pPr>
        <w:numPr>
          <w:ilvl w:val="0"/>
          <w:numId w:val="67"/>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87F">
      <w:pPr>
        <w:numPr>
          <w:ilvl w:val="0"/>
          <w:numId w:val="67"/>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880">
      <w:pPr>
        <w:numPr>
          <w:ilvl w:val="0"/>
          <w:numId w:val="67"/>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881">
      <w:pPr>
        <w:numPr>
          <w:ilvl w:val="0"/>
          <w:numId w:val="67"/>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882">
      <w:pPr>
        <w:numPr>
          <w:ilvl w:val="0"/>
          <w:numId w:val="67"/>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883">
      <w:pPr>
        <w:numPr>
          <w:ilvl w:val="1"/>
          <w:numId w:val="67"/>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884">
      <w:pPr>
        <w:numPr>
          <w:ilvl w:val="0"/>
          <w:numId w:val="67"/>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885">
      <w:pPr>
        <w:numPr>
          <w:ilvl w:val="1"/>
          <w:numId w:val="67"/>
        </w:numPr>
        <w:ind w:left="1440" w:hanging="360"/>
        <w:rPr>
          <w:color w:val="ff0000"/>
        </w:rPr>
      </w:pPr>
      <w:hyperlink r:id="rId285">
        <w:r w:rsidDel="00000000" w:rsidR="00000000" w:rsidRPr="00000000">
          <w:rPr>
            <w:color w:val="ff0000"/>
            <w:u w:val="single"/>
            <w:rtl w:val="0"/>
          </w:rPr>
          <w:t xml:space="preserve">Alliance Bioversity &amp; CIAT</w:t>
        </w:r>
      </w:hyperlink>
      <w:r w:rsidDel="00000000" w:rsidR="00000000" w:rsidRPr="00000000">
        <w:rPr>
          <w:color w:val="ff0000"/>
          <w:rtl w:val="0"/>
        </w:rPr>
        <w:t xml:space="preserve"> - received</w:t>
      </w:r>
    </w:p>
    <w:p w:rsidR="00000000" w:rsidDel="00000000" w:rsidP="00000000" w:rsidRDefault="00000000" w:rsidRPr="00000000" w14:paraId="00000886">
      <w:pPr>
        <w:numPr>
          <w:ilvl w:val="1"/>
          <w:numId w:val="67"/>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887">
      <w:pPr>
        <w:numPr>
          <w:ilvl w:val="1"/>
          <w:numId w:val="67"/>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888">
      <w:pPr>
        <w:numPr>
          <w:ilvl w:val="1"/>
          <w:numId w:val="67"/>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889">
      <w:pPr>
        <w:numPr>
          <w:ilvl w:val="1"/>
          <w:numId w:val="67"/>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88A">
      <w:pPr>
        <w:numPr>
          <w:ilvl w:val="2"/>
          <w:numId w:val="67"/>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88B">
      <w:pPr>
        <w:numPr>
          <w:ilvl w:val="2"/>
          <w:numId w:val="67"/>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88C">
      <w:pPr>
        <w:numPr>
          <w:ilvl w:val="0"/>
          <w:numId w:val="67"/>
        </w:numPr>
        <w:ind w:left="720" w:hanging="360"/>
        <w:rPr>
          <w:color w:val="ff0000"/>
        </w:rPr>
      </w:pPr>
      <w:r w:rsidDel="00000000" w:rsidR="00000000" w:rsidRPr="00000000">
        <w:rPr>
          <w:color w:val="ff0000"/>
          <w:rtl w:val="0"/>
        </w:rPr>
        <w:t xml:space="preserve">Roger Wakimoto - Elsa will work on this</w:t>
      </w:r>
      <w:commentRangeEnd w:id="507"/>
      <w:r w:rsidDel="00000000" w:rsidR="00000000" w:rsidRPr="00000000">
        <w:commentReference w:id="507"/>
      </w:r>
      <w:r w:rsidDel="00000000" w:rsidR="00000000" w:rsidRPr="00000000">
        <w:rPr>
          <w:rtl w:val="0"/>
        </w:rPr>
      </w:r>
    </w:p>
    <w:p w:rsidR="00000000" w:rsidDel="00000000" w:rsidP="00000000" w:rsidRDefault="00000000" w:rsidRPr="00000000" w14:paraId="0000088D">
      <w:pPr>
        <w:rPr>
          <w:color w:val="ff0000"/>
        </w:rPr>
      </w:pPr>
      <w:r w:rsidDel="00000000" w:rsidR="00000000" w:rsidRPr="00000000">
        <w:rPr>
          <w:rtl w:val="0"/>
        </w:rPr>
      </w:r>
    </w:p>
    <w:p w:rsidR="00000000" w:rsidDel="00000000" w:rsidP="00000000" w:rsidRDefault="00000000" w:rsidRPr="00000000" w14:paraId="0000088E">
      <w:pPr>
        <w:rPr>
          <w:color w:val="ff0000"/>
        </w:rPr>
      </w:pPr>
      <w:r w:rsidDel="00000000" w:rsidR="00000000" w:rsidRPr="00000000">
        <w:rPr>
          <w:color w:val="ff0000"/>
          <w:rtl w:val="0"/>
        </w:rPr>
        <w:t xml:space="preserve">Maybe important?</w:t>
      </w:r>
    </w:p>
    <w:p w:rsidR="00000000" w:rsidDel="00000000" w:rsidP="00000000" w:rsidRDefault="00000000" w:rsidRPr="00000000" w14:paraId="0000088F">
      <w:pPr>
        <w:numPr>
          <w:ilvl w:val="0"/>
          <w:numId w:val="67"/>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pStyle w:val="Heading3"/>
        <w:rPr/>
      </w:pPr>
      <w:bookmarkStart w:colFirst="0" w:colLast="0" w:name="_ffo9zvtu7fi" w:id="71"/>
      <w:bookmarkEnd w:id="71"/>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892">
      <w:pPr>
        <w:numPr>
          <w:ilvl w:val="0"/>
          <w:numId w:val="10"/>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893">
      <w:pPr>
        <w:numPr>
          <w:ilvl w:val="0"/>
          <w:numId w:val="10"/>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US VON ESSEN" w:id="224" w:date="2024-08-27T15:33:43Z">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tthew Johnson" w:id="107" w:date="2024-08-27T16:52:26Z">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110" w:date="2024-08-27T16:55:08Z">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460" w:date="2024-08-01T17:52:29Z">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Elsa Ordway" w:id="450" w:date="2024-08-21T00:22:17Z">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451" w:date="2024-08-27T17:32:45Z">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Anabelle Cardoso" w:id="487" w:date="2024-09-03T13:51:41Z">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VIRGINIA ZAUNBRECHER" w:id="88" w:date="2024-08-27T15:06:35Z">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Anabelle Cardoso" w:id="486" w:date="2024-09-03T13:48:54Z">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Liane S. Guild" w:id="27" w:date="2024-08-26T21:53:06Z">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11" w:date="2024-08-27T16:58:48Z">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Robinson Negron-Juarez" w:id="443" w:date="2024-08-26T20:44:36Z">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444" w:date="2024-08-27T15:16:25Z">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Sarah Worden" w:id="209" w:date="2024-09-05T23:44:18Z">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w:t>
      </w:r>
    </w:p>
  </w:comment>
  <w:comment w:author="Sarah Worden" w:id="208" w:date="2024-09-05T23:43:38Z">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https://doi.org/10.1111/1365-2745.12165</w:t>
      </w:r>
    </w:p>
  </w:comment>
  <w:comment w:author="Sarah Worden" w:id="205" w:date="2024-09-05T23:42:48Z">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10.1088/1748-9326/ab402f</w:t>
      </w:r>
    </w:p>
  </w:comment>
  <w:comment w:author="Robinson Negron-Juarez" w:id="447" w:date="2024-08-26T20:50:34Z">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448" w:date="2024-08-30T23:40:56Z">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264" w:date="2024-08-29T23:09:15Z">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Niño across tropical land areas have significantly increased both inter- and intra-variability, leading to wetter conditions in wet convergent regimes and drier conditions in dry divergent regimes (Gu and Adler, 2018)</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G., Adler, R.F. (2018) Precipitation Intensity Changes in the Tropics from Observations and Models. Journal of Climate 31, JCLI–D–17–0550.0551.</w:t>
      </w:r>
    </w:p>
  </w:comment>
  <w:comment w:author="Matthew Johnson" w:id="112" w:date="2024-08-27T16:43:27Z">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Essi Kane" w:id="164" w:date="2024-08-27T14:54:28Z">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Elsa Ordway" w:id="165" w:date="2024-09-08T20:27:51Z">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@antonio.a.ferraz@jpl.nasa.gov - add full citation and link DOI</w:t>
      </w:r>
    </w:p>
  </w:comment>
  <w:comment w:author="Matthew Johnson" w:id="108" w:date="2024-08-27T16:53:14Z">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thew Johnson" w:id="113" w:date="2024-08-27T16:43:44Z">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Elsa Ordway" w:id="277" w:date="2024-09-08T16:41:31Z">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Beyond the scope in terms of feasibility? @katherine.d.chadwick@jpl.nasa.gov</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@michelle.y.wong@yale.edu</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Michelle Wong" w:id="278" w:date="2024-09-09T02:03:00Z">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outside the scope, unless we are including wetlands in here in which case maybe there's better special extent that remote sensing can capture to constrain fluxes and pools (but then the question would change)... I'll ask Matt tomorrow...</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non-flooded forests, it would be impossible to decompose soil respiration fluxes from other fluxes to get at changes, and it would be very very very hard to capture changes in soil carbon pools from ground data</w:t>
      </w:r>
    </w:p>
  </w:comment>
  <w:comment w:author="Matthew Johnson" w:id="114" w:date="2024-08-27T16:50:25Z">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Rogelio Omar Corona Núñez" w:id="265" w:date="2024-08-29T23:20:49Z">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109" w:date="2024-08-27T16:54:04Z">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Sarah Worden" w:id="172" w:date="2024-09-06T00:07:08Z">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Rogelio Omar Corona Núñez" w:id="162" w:date="2024-08-29T02:00:14Z">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Matthew Johnson" w:id="115" w:date="2024-08-27T16:43:59Z">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194" w:date="2024-09-05T23:52:06Z">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193" w:date="2024-09-05T23:51:40Z">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177" w:date="2024-09-05T23:57:00Z">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176" w:date="2024-09-05T23:56:33Z">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Adia Bey" w:id="480" w:date="2024-09-03T19:56:58Z">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481" w:date="2024-09-04T02:22:46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Sarah Worden" w:id="212" w:date="2024-09-05T23:45:43Z">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Sarah Worden" w:id="219" w:date="2024-09-05T23:40:04Z">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Anonymous" w:id="327" w:date="2024-09-04T19:04:33Z">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Sarah Worden" w:id="211" w:date="2024-09-05T23:45:04Z">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w:t>
      </w:r>
    </w:p>
  </w:comment>
  <w:comment w:author="Anabelle Cardoso" w:id="489" w:date="2024-09-03T13:25:56Z">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not sure what youre envisioning here so have left a placeholder for it</w:t>
      </w:r>
    </w:p>
  </w:comment>
  <w:comment w:author="Anonymous" w:id="371" w:date="2024-09-04T19:05:07Z">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Anabelle Cardoso" w:id="483" w:date="2024-09-03T13:25:17Z">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Michael Keller" w:id="403" w:date="2024-09-04T19:08:03Z">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overlap with 7.1.2</w:t>
      </w:r>
    </w:p>
  </w:comment>
  <w:comment w:author="VIRGINIA ZAUNBRECHER" w:id="472" w:date="2024-08-27T14:41:13Z">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452" w:date="2024-08-27T16:21:21Z">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Sarah Worden" w:id="188" w:date="2024-09-05T23:52:48Z">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Yaxing Wei" w:id="453" w:date="2024-08-27T16:21:47Z">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192" w:date="2024-09-05T23:51:10Z">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173" w:date="2024-09-05T23:54:29Z">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Anabelle Cardoso" w:id="484" w:date="2024-09-03T13:29:49Z">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Sarah Worden" w:id="191" w:date="2024-09-05T23:50:42Z">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Elsa Ordway" w:id="440" w:date="2024-08-21T00:02:38Z">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Lola Fatoyinbo" w:id="37" w:date="2024-08-27T14:47:18Z">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Sarah Worden" w:id="190" w:date="2024-09-05T23:53:56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Elsa Ordway" w:id="161" w:date="2024-08-01T18:16:04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Anabelle Cardoso" w:id="485" w:date="2024-09-03T13:43:58Z">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455" w:date="2024-08-21T00:21:14Z">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459" w:date="2024-08-21T00:21:14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Sarah Worden" w:id="189" w:date="2024-09-05T23:53:35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474" w:date="2024-08-27T14:47:56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225" w:date="2024-08-27T16:24:42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Elsa Ordway" w:id="293" w:date="2024-09-08T16:59:58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question in processes because "alter" goes beyond pattern to get at process</w:t>
      </w:r>
    </w:p>
  </w:comment>
  <w:comment w:author="VIRGINIA ZAUNBRECHER" w:id="466" w:date="2024-08-27T14:43:45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Anabelle Cardoso" w:id="490" w:date="2024-09-03T13:26:35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this sentiment but have left this out so it doesn't seem unfeasible to the reviewers</w:t>
      </w:r>
    </w:p>
  </w:comment>
  <w:comment w:author="Sarah Worden" w:id="202" w:date="2024-09-05T23:41:53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https://doi.org/10.3389/feart.2018.00228</w:t>
      </w:r>
    </w:p>
  </w:comment>
  <w:comment w:author="MARIUS VON ESSEN" w:id="226" w:date="2024-08-27T16:24:22Z">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Sarah Worden" w:id="199" w:date="2024-09-05T23:46:51Z">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215" w:date="2024-09-05T23:41:12Z">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https://doi.org/10.1029/2023WR035092</w:t>
      </w:r>
    </w:p>
  </w:comment>
  <w:comment w:author="Anabelle Cardoso" w:id="491" w:date="2024-09-03T13:26:55Z">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is so have put it in as a palcehodler</w:t>
      </w:r>
    </w:p>
  </w:comment>
  <w:comment w:author="VIRGINIA ZAUNBRECHER" w:id="475" w:date="2024-08-27T16:33:03Z">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Sarah Worden" w:id="200" w:date="2024-09-05T23:46:19Z">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220" w:date="2024-09-05T23:40:38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Michelle Wong" w:id="147" w:date="2024-08-27T14:23:35Z">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138" w:date="2024-08-27T14:27:57Z">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137" w:date="2024-08-27T14:28:23Z">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404" w:date="2024-09-04T19:15:46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a process of identifying those most feasible to continue with given the scope of the project.</w:t>
      </w:r>
    </w:p>
  </w:comment>
  <w:comment w:author="Michael Keller" w:id="405" w:date="2024-09-04T19:16:39Z">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this text but pasting here as a reminder.  It is very early to be prescriptive about how the project office should do things.  Adding details also bloats the document.</w:t>
      </w:r>
    </w:p>
  </w:comment>
  <w:comment w:author="Michael Keller" w:id="8" w:date="2024-08-07T17:41:27Z">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445" w:date="2024-08-27T16:25:34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Michael Keller" w:id="400" w:date="2024-09-03T22:33:24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articulation of Science Definition Team transition to Scientific Leadership Team (include Project Implementation??) -- Or leave the details to Program Management?</w:t>
      </w:r>
    </w:p>
  </w:comment>
  <w:comment w:author="Renato Braghiere" w:id="361" w:date="2024-08-27T16:05:34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473" w:date="2024-08-27T14:29:55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Elsa Ordway" w:id="116" w:date="2024-09-08T19:02:57Z">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simply stating this - summarize key findings in 2-4 sentences</w:t>
      </w:r>
    </w:p>
  </w:comment>
  <w:comment w:author="Michelle Wong" w:id="282" w:date="2024-08-27T01:29:04Z">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148" w:date="2024-08-27T14:25:39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283" w:date="2024-08-27T01:29:20Z">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Michelle Wong" w:id="145" w:date="2024-08-27T14:21:26Z">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Elsa Ordway" w:id="98" w:date="2024-09-08T18:36:05Z">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02" w:date="2024-09-08T18:36:05Z">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19" w:date="2024-09-08T18:36:05Z">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Michelle Wong" w:id="146" w:date="2024-08-27T14:21:55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390" w:date="2024-08-07T17:50:52Z">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Matthew Johnson" w:id="317" w:date="2024-09-05T15:38:47Z">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Elsa Ordway" w:id="318" w:date="2024-09-09T05:20:52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ichelle Wong" w:id="142" w:date="2024-08-27T14:19:14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291" w:date="2024-08-27T14:19:37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atthew Johnson" w:id="290" w:date="2024-08-27T14:19:21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Elsa Ordway" w:id="296" w:date="2024-09-08T18:58:11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Sections just cut and paste from elsewhere - needs to be written</w:t>
      </w:r>
    </w:p>
  </w:comment>
  <w:comment w:author="Elsa Ordway" w:id="121" w:date="2024-09-08T19:12:03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Michelle Wong" w:id="143" w:date="2024-08-27T14:20:09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ael Keller" w:id="316" w:date="2024-08-21T20:51:00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433" w:date="2024-07-17T09:09:34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elle Wong" w:id="139" w:date="2024-08-27T14:16:57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36" w:date="2024-08-27T14:16:03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288" w:date="2024-08-27T14:18:33Z">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atthew Johnson" w:id="285" w:date="2024-08-27T14:17:28Z">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40" w:date="2024-08-27T14:17:40Z">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141" w:date="2024-08-27T14:18:44Z">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10.1890/01-6006</w:t>
      </w:r>
    </w:p>
  </w:comment>
  <w:comment w:author="Matthew Johnson" w:id="289" w:date="2024-08-27T14:19:01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63" w:date="2024-08-27T15:44:25Z">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all of this text below question 3 will be reorganized and condensed later</w:t>
      </w:r>
    </w:p>
  </w:comment>
  <w:comment w:author="Matthew Johnson" w:id="286" w:date="2024-08-27T14:17:51Z">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Elsa Ordway" w:id="90" w:date="2024-09-08T19:25:30Z">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Marcos Longo" w:id="23" w:date="2024-08-26T15:09:16Z">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73" w:date="2024-08-13T22:15:28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22" w:date="2024-08-26T15:08:45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15" w:date="2024-08-26T14:59:24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14" w:date="2024-08-26T14:58:24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Elsa Ordway" w:id="89" w:date="2024-09-02T00:13:38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Adia Bey" w:id="425" w:date="2024-08-08T17:22:26Z">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arcos Longo" w:id="16" w:date="2024-08-26T15:00:06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18" w:date="2024-08-26T15:00:43Z">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Sarah Worden" w:id="294" w:date="2024-09-05T21:23:21Z">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Sarah Worden" w:id="295" w:date="2024-09-05T21:23:21Z">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Elsa Ordway" w:id="59" w:date="2024-08-30T23:52:06Z">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ullerh@si.edu" w:id="160" w:date="2024-09-09T14:53:43Z">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observational studies over large areas, we don't expect diversity and carbon stocks to be positively related and they aren't generally.  Other factors (e.g., climate, geomorphology) affect both diversity and climate.</w:t>
      </w:r>
    </w:p>
  </w:comment>
  <w:comment w:author="Adia Bey" w:id="417" w:date="2024-08-08T16:47:57Z">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arcos Longo" w:id="20" w:date="2024-08-26T15:03:46Z">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ullerh@si.edu" w:id="157" w:date="2024-09-09T14:56:06Z">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starting with text on what IS biodiversity, and explicitly addressing composition, functional traits?</w:t>
      </w:r>
    </w:p>
  </w:comment>
  <w:comment w:author="Marcos Longo" w:id="17" w:date="2024-08-26T15:01:17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ullerh@si.edu" w:id="156" w:date="2024-09-09T14:55:37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presumably includes composition.  Make this clear early on.</w:t>
      </w:r>
    </w:p>
  </w:comment>
  <w:comment w:author="MARIUS VON ESSEN" w:id="248" w:date="2024-08-27T17:53:39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e Pratzer" w:id="257" w:date="2024-08-22T14:21:35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Elsa Ordway" w:id="500" w:date="2024-09-01T23:44:48Z">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The definition below was in the Terminology doc which I deleted and merged here. Can you update the definition here to reflect what the SES group as agreed upon?</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IUS VON ESSEN" w:id="501" w:date="2024-09-04T01:16:02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one in this document (i.e., starting with "Formal, informal, [...]" is the one we agreed on.</w:t>
      </w:r>
    </w:p>
  </w:comment>
  <w:comment w:author="Marie Pratzer" w:id="256" w:date="2024-08-22T14:18:48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251" w:date="2024-08-22T14:31:37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arcos Longo" w:id="35" w:date="2024-08-26T14:57:48Z">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255" w:date="2024-08-22T14:15:58Z">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Michael Keller" w:id="437" w:date="2024-08-27T20:51:20Z">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Michael Keller" w:id="438" w:date="2024-09-03T23:06:29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 into section on communications and partners.</w:t>
      </w:r>
    </w:p>
  </w:comment>
  <w:comment w:author="Anabelle Cardoso" w:id="488" w:date="2024-09-03T12:33:56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totally sure what content you wanted for this so haven't written it in</w:t>
      </w:r>
    </w:p>
  </w:comment>
  <w:comment w:author="Renato Braghiere" w:id="135" w:date="2024-08-27T17:55:45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Elsa Ordway" w:id="1" w:date="2024-02-10T20:09:57Z">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US VON ESSEN" w:id="246" w:date="2024-08-27T17:30:26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218" w:date="2024-09-05T21:57:48Z">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217" w:date="2024-09-05T21:57:07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216" w:date="2024-09-05T21:56:38Z">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6" w:date="2024-08-28T18:14:31Z">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8" w:date="2024-08-28T18:15:43Z">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ichael Keller" w:id="33" w:date="2024-08-13T22:47:33Z">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228" w:date="2024-08-22T13:40:26Z">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Marcos Longo" w:id="446" w:date="2024-09-03T16:07:40Z">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INPE is Brazil's National Institute for Space Research, whereas INPA is the National Institute for Amazonian Research</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see both being relevant partners, but perhaps list INPE in the the remote sensing column and INPA somewhere else, like "Research"?</w:t>
      </w:r>
    </w:p>
  </w:comment>
  <w:comment w:author="MARIUS VON ESSEN" w:id="236" w:date="2024-08-27T17:23:59Z">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40" w:date="2024-08-27T17:26:02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ichael Keller" w:id="9" w:date="2024-08-14T19:58:56Z">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242" w:date="2024-08-27T17:28:14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Elsa Ordway" w:id="464" w:date="2024-02-10T20:31:58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465" w:date="2024-08-12T17:05:25Z">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MARIUS VON ESSEN" w:id="237" w:date="2024-08-27T17:24:32Z">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Elsa Ordway" w:id="311" w:date="2024-02-10T20:25:33Z">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34" w:date="2024-08-13T22:47:10Z">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96" w:date="2024-08-27T17:32:40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397" w:date="2024-09-01T21:52:21Z">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ichael Keller" w:id="398" w:date="2024-09-04T17:25:46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we have the opportunity to discuss the importance of the LBA International Scientific Steering Committee (SSC).  We can recommend a similar mechanism.  It will put it in the draft organizational chart.</w:t>
      </w:r>
    </w:p>
  </w:comment>
  <w:comment w:author="Michael Keller" w:id="399" w:date="2024-09-04T17:26:36Z">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Formal coordination with project partners will take place at the Program Management level or other higher NASA levels as they determine.  However the informal linkage at the SSC level is critical for coordination and timely information sharing.</w:t>
      </w:r>
    </w:p>
  </w:comment>
  <w:comment w:author="MARIUS VON ESSEN" w:id="241" w:date="2024-08-27T17:28:15Z">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Yaxing Wei" w:id="458" w:date="2024-08-27T17:28:48Z">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MARIUS VON ESSEN" w:id="244" w:date="2024-08-27T17:29:42Z">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43" w:date="2024-08-27T17:29:39Z">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363" w:date="2024-08-27T17:33:41Z">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Elsa Ordway" w:id="395" w:date="2024-09-01T21:51:30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https://drive.google.com/file/d/1r9vFP5H4r7QVy379OSeGuPAWdINTQuRj/view</w:t>
      </w:r>
    </w:p>
  </w:comment>
  <w:comment w:author="Elsa Ordway" w:id="61" w:date="2024-09-01T20:36:59Z">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not just disturbance processes though - also fail to capture diversity in CUE and WUE strategies, and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broaden this sentence to reflect failure to capture diverse growth strategies, hydraulic strategies, disturbance dynamics, etc.?</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42" w:date="2024-09-01T20:31:49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emphasize need to reconcile differences between ground measurements and satellite measurements - preface need for SCALING</w:t>
      </w:r>
    </w:p>
  </w:comment>
  <w:comment w:author="Helene Muller-Landau" w:id="43" w:date="2024-09-09T10:47:39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climate forcing" - to what degree is their heterogeneity in the forcing across continents that contributes to heterogeneity in responses?</w:t>
      </w:r>
    </w:p>
  </w:comment>
  <w:comment w:author="Michael Keller" w:id="312" w:date="2024-08-26T21:41:03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lsa Ordway" w:id="53" w:date="2024-09-01T20:34:07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and @mdplongo@gmail.com can you take a stab at adding several sentences here that emphasize the CMIP5 to CMIP6 updates referenced in Friedlingstein et al. 2023; and speaking the to the need for improved parameterization and benchmarking using remote sensing datasets?</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think other people would be better suited to write this. I'm happy to reach out to others.</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arcos Longo" w:id="54" w:date="2024-09-03T15:54:20Z">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give it a try, though I am not working that closely with CMIPs. One external person who may be able to help here is Charlie Koven, he was part of the last IPCC report, so he may have some useful insights too.</w:t>
      </w:r>
    </w:p>
  </w:comment>
  <w:comment w:author="MARIUS VON ESSEN" w:id="239" w:date="2024-08-27T17:25:23Z">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493" w:date="2024-08-20T17:19:48Z">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MARIUS VON ESSEN" w:id="238" w:date="2024-08-27T17:24:59Z">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Yaxing Wei" w:id="454" w:date="2024-08-27T17:20:27Z">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borrowed from ABoVE whitepaper</w:t>
      </w:r>
    </w:p>
  </w:comment>
  <w:comment w:author="MARIUS VON ESSEN" w:id="247" w:date="2024-09-04T17:10:38Z">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the term 'feedback' instead of 'feedback loop' because we feel that a feedback by definition includes a loop. Just wanted to flag this to check for consistency because other sections might use 'feedback loops' instead. Either works for us, though</w:t>
      </w:r>
    </w:p>
  </w:comment>
  <w:comment w:author="Elsa Ordway" w:id="412" w:date="2024-08-20T03:15:04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413" w:date="2024-08-27T00:31:13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414" w:date="2024-08-27T00:31:47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Matthew Johnson" w:id="153" w:date="2024-08-26T22:58:21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Regina Eckert" w:id="2" w:date="2024-08-26T23:02:15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Dana Chadwick" w:id="313" w:date="2024-08-26T21:34:48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314" w:date="2024-08-26T21:40:23Z">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315" w:date="2024-08-26T22:13:40Z">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tthew Johnson" w:id="154" w:date="2024-08-26T22:58:42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Dana Chadwick" w:id="406" w:date="2024-08-26T21:30:53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Dana Chadwick" w:id="328" w:date="2024-08-26T23:03:13Z">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329" w:date="2024-08-26T23:17:08Z">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Michael Keller" w:id="428" w:date="2024-09-04T17:22:27Z">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Le Bienfaiteur Sagang Takougoum" w:id="120" w:date="2024-08-26T21:22:18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307" w:date="2024-08-26T21:26:13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298" w:date="2024-08-26T21:26:08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40" w:date="2024-09-01T20:23:51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broaden to also include SES, disturbance dynamics, and CFI</w:t>
      </w:r>
    </w:p>
  </w:comment>
  <w:comment w:author="Elsa Ordway" w:id="91" w:date="2024-08-02T18:56:30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Elsa Ordway" w:id="13" w:date="2024-09-01T20:21:35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sentence mentioning biodiversity loss in this threats section</w:t>
      </w:r>
    </w:p>
  </w:comment>
  <w:comment w:author="Renato Braghiere" w:id="57" w:date="2024-08-26T22:40:07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Liane S. Guild" w:id="26" w:date="2024-08-26T22:39:44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50" w:date="2024-08-26T22:56:52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rie Pratzer" w:id="258" w:date="2024-08-22T15:07:21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Renato Braghiere" w:id="58" w:date="2024-08-26T22:40:41Z">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231" w:date="2024-08-20T17:12:27Z">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232" w:date="2024-08-26T21:45:41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151" w:date="2024-08-26T22:57:17Z">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60" w:date="2024-08-26T22:42:28Z">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Robinson Negron-Juarez" w:id="323" w:date="2024-09-02T01:00:49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322" w:date="2024-09-02T01:01:37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Elsa Ordway" w:id="75" w:date="2024-09-03T14:58:32Z">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sentence description of each science theme - See ABoVE white paper, page 14</w:t>
      </w:r>
    </w:p>
  </w:comment>
  <w:comment w:author="Rogelio Omar Corona Núñez" w:id="467" w:date="2024-08-20T17:07:26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Elsa Ordway" w:id="432" w:date="2024-09-01T22:32:51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definitely include a table of partners, but these need to be organized thematically</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 NASA partners beyond the TE Program</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ground data partners</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flux tower partners</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applications partners</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comment>
  <w:comment w:author="Elsa Ordway" w:id="502" w:date="2024-09-01T23:36:13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Marie Pratzer" w:id="262" w:date="2024-08-22T15:13:25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59" w:date="2024-08-22T15:09:37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60" w:date="2024-08-26T21:51:54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507" w:date="2024-09-01T23:34:39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498" w:date="2024-09-01T23:43:18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499" w:date="2024-09-04T00:55:48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Matthew Johnson" w:id="152" w:date="2024-08-26T22:57:59Z">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496" w:date="2024-09-01T23:39:03Z">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write a coherent definition of degradation that encompasses the things listed here?</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Elsa Ordway" w:id="81" w:date="2024-07-31T23:57:49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clearly state the rationale for why a campaign is needed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does this require going beyond the use of just satellite data or just ground data?</w:t>
      </w:r>
    </w:p>
  </w:comment>
  <w:comment w:author="Michael Keller" w:id="435" w:date="2024-09-04T17:45:41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 across governments is an Agency prerogative in coordination with the Department of State.  We have to modify this section to be less prescriptive.</w:t>
      </w:r>
    </w:p>
  </w:comment>
  <w:comment w:author="Liane S. Guild" w:id="28" w:date="2024-08-26T21:56:07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415" w:date="2024-08-20T03:14:48Z">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51" w:date="2024-08-26T22:29:13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52" w:date="2024-09-09T10:48:43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MARIUS VON ESSEN" w:id="235" w:date="2024-08-27T17:19:37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1" w:date="2024-08-27T17:04:14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306" w:date="2024-09-01T21:32:39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Dana Chadwick" w:id="325" w:date="2024-08-26T22:03:51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MARIUS VON ESSEN" w:id="245" w:date="2024-08-27T17:06:47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Rogelio Omar Corona Núñez" w:id="229" w:date="2024-08-20T17:03:51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230" w:date="2024-08-26T21:45:08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494" w:date="2024-01-13T00:16:55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233" w:date="2024-08-20T17:13:28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234" w:date="2024-08-26T21:48:11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332" w:date="2024-08-27T15:22:25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Michael Keller" w:id="401" w:date="2024-09-04T17:40:41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by ATBC codes of conduct and etiquette, already thinking about differences regionally, culturally, etc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comment>
  <w:comment w:author="Michael Keller" w:id="402" w:date="2024-09-04T17:42:22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where to put this.  The ATBC code is oriented toward meetings.  Do we have a specific section that deals with safety?  Ethics?  Perhaps we need one?</w:t>
      </w:r>
    </w:p>
  </w:comment>
  <w:comment w:author="Liane S. Guild" w:id="30" w:date="2024-08-26T22:14:18Z">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rie Pratzer" w:id="261" w:date="2024-08-22T15:12:34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471" w:date="2024-08-08T15:05:56Z">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324" w:date="2024-09-01T23:22:58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Elsa Ordway" w:id="492" w:date="2024-08-20T17:14:07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sarah worden" w:id="171" w:date="2024-09-09T01:59:55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269" w:date="2024-09-09T01:17:19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268" w:date="2024-09-09T01:16:43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Michael Keller" w:id="436" w:date="2024-08-27T20:39:04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Elsa Ordway" w:id="270" w:date="2024-09-09T01:19:01Z">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Cesar Terrer" w:id="364" w:date="2024-08-27T20:41:29Z">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365" w:date="2024-08-27T22:40:08Z">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Elsa Ordway" w:id="274" w:date="2024-09-09T01:27:40Z">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https://www.frontiersin.org/journals/soil-science/articles/10.3389/fsoil.2022.883236/full</w:t>
      </w:r>
    </w:p>
  </w:comment>
  <w:comment w:author="Elsa Ordway" w:id="273" w:date="2024-09-09T01:08:52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Pull from Baldocchi 2020</w:t>
      </w:r>
    </w:p>
  </w:comment>
  <w:comment w:author="Helene Muller-Landau" w:id="12" w:date="2024-09-09T10:36:58Z">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Helene Muller-Landau" w:id="64" w:date="2024-09-09T10:54:44Z">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Elsa Ordway" w:id="272" w:date="2024-09-09T01:01:03Z">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10.1111/gcb.14807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https://onlinelibrary.wiley.com/doi/pdf/10.1111/gcb.14807?casa_token=oIg-pBPs56MAAAAA%3AvoOcZmoMDyHBM_NRs0OThML5LCun4IL3asWkKpUr241C9utwmQqtP2cQ0PTfREmg7YAR6UKTgLxLcSsC</w:t>
      </w:r>
    </w:p>
  </w:comment>
  <w:comment w:author="Helene Muller-Landau" w:id="10" w:date="2024-09-09T10:36:18Z">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"are the most biodiverse biome" or "have the greatest biodiversity of any biome"</w:t>
      </w:r>
    </w:p>
  </w:comment>
  <w:comment w:author="Matthew Johnson" w:id="308" w:date="2024-08-27T20:37:07Z">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267" w:date="2024-09-09T00:40:33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Marcos Longo" w:id="62" w:date="2024-08-26T16:29:42Z">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Helene Muller-Landau" w:id="19" w:date="2024-09-09T10:40:36Z">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lot of criticism of this article from plant physiologists, e.g., Winter 2024: https://onlinelibrary.wiley.com/doi/full/10.1111/plb.13638</w:t>
      </w:r>
    </w:p>
  </w:comment>
  <w:comment w:author="VIRGINIA ZAUNBRECHER" w:id="468" w:date="2024-08-26T09:51:34Z">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Helene Muller-Landau" w:id="71" w:date="2024-09-09T10:56:00Z">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distributions of what?  clarify.  is this about spatial variation?  different biomass components?</w:t>
      </w:r>
    </w:p>
  </w:comment>
  <w:comment w:author="Helene Muller-Landau" w:id="41" w:date="2024-09-09T10:46:47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5 sentences on the same paper.  Doesn't make sense to split these across 2 paragraphs.</w:t>
      </w:r>
    </w:p>
  </w:comment>
  <w:comment w:author="Helene Muller-Landau" w:id="123" w:date="2024-09-09T14:01:17Z">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me to get too much  into the weeds.  And there are not a huge amount of data supporting the 20 C threshold.  I'd say the more generally supported point is that precipitation is not uniformly positive - in particular above some level productivity no longer increases with further increases in precip.</w:t>
      </w:r>
    </w:p>
  </w:comment>
  <w:comment w:author="Renato Braghiere" w:id="360" w:date="2024-08-27T21:53:21Z">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333" w:date="2024-08-27T21:44:06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309" w:date="2024-08-27T20:37:23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Helene Muller-Landau" w:id="39" w:date="2024-09-09T10:44:37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"heterogeneity"</w:t>
      </w:r>
    </w:p>
  </w:comment>
  <w:comment w:author="Helene Muller-Landau" w:id="106" w:date="2024-09-09T11:24:55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Elsa Ordway" w:id="266" w:date="2024-09-09T00:34:17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this super clear in opening paragraph here - to emphasize why these questions are not organized thematically</w:t>
      </w:r>
    </w:p>
  </w:comment>
  <w:comment w:author="Renato Braghiere" w:id="336" w:date="2024-08-27T21:26:50Z">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Matthew Johnson" w:id="301" w:date="2024-08-27T19:37:09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atthew Johnson" w:id="299" w:date="2024-08-27T19:39:39Z">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tthew Johnson" w:id="303" w:date="2024-08-27T19:37:58Z">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300" w:date="2024-08-27T19:40:06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302" w:date="2024-08-27T19:37:36Z">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339" w:date="2024-08-27T21:25:13Z">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Matthew Johnson" w:id="32" w:date="2024-08-26T16:14:19Z">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63" w:date="2024-08-26T16:32:00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Renato Braghiere" w:id="338" w:date="2024-08-27T21:26:18Z">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344" w:date="2024-08-27T21:25:46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341" w:date="2024-08-27T21:24:23Z">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Marcos Longo" w:id="68" w:date="2024-08-26T16:22:30Z">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Cesar Terrer" w:id="366" w:date="2024-08-27T20:26:13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367" w:date="2024-08-29T20:50:33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Marcos Longo" w:id="70" w:date="2024-08-26T16:26:00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67" w:date="2024-08-26T16:20:34Z">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69" w:date="2024-08-26T16:25:15Z">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Renato Braghiere" w:id="335" w:date="2024-08-27T21:20:50Z">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Marcos Longo" w:id="72" w:date="2024-08-26T16:27:10Z">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Renato Braghiere" w:id="340" w:date="2024-08-27T21:22:31Z">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100" w:date="2024-08-27T23:47:30Z">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Marcos Longo" w:id="44" w:date="2024-08-26T16:27:55Z">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Renato Braghiere" w:id="337" w:date="2024-08-27T21:21:42Z">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Lola Fatoyinbo" w:id="84" w:date="2024-08-27T23:55:22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portion is copy pasted from the ABoVE white paper</w:t>
      </w:r>
    </w:p>
  </w:comment>
  <w:comment w:author="Matthew Johnson" w:id="31" w:date="2024-08-26T15:49:36Z">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343" w:date="2024-08-27T21:29:58Z">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Matthew Johnson" w:id="304" w:date="2024-08-27T19:38:32Z">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Matthew Johnson" w:id="305" w:date="2024-08-27T19:39:04Z">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Renato Braghiere" w:id="342" w:date="2024-08-27T21:29:24Z">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cos Longo" w:id="66" w:date="2024-08-26T16:22:00Z">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221" w:date="2024-08-12T17:04:59Z">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MARIUS VON ESSEN" w:id="222" w:date="2024-09-04T17:30:02Z">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thoughts from our end: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feel that our original science questions accommodated the inclusion of indigenous knowledge and perspectives by using a broad definition of 'human activities' and specifically mentioning IP&amp;LC in SQ4.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decided not to single out a specific actor group because SES in the tropics are likely to be exposed to influences from multiple actors; Pangea will probably look at land use changes induced by several actor groups, so we did not want to limit the scope of the questions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plan to include TEK and the role of indigenous land management in the text (e.g., in the form of hypotheses, that traditional land management will result in a resilience buffer)</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text we want to highlight that the influence of different actor groups (including local communities) on SES feedbacks is not fully understood</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example you shared is great and we feel like it would be a good fit for the biodiversity science theme, as it is less focused on feedbacks between the social and ecological systems</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to chat about this :)</w:t>
      </w:r>
    </w:p>
  </w:comment>
  <w:comment w:author="Elsa Ordway" w:id="5" w:date="2024-07-29T23:43:08Z">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enato Braghiere" w:id="330" w:date="2024-08-27T23:23:59Z">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103" w:date="2024-08-27T23:29:01Z">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Matthew Johnson" w:id="24" w:date="2024-08-26T15:44:59Z">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5" w:date="2024-08-26T15:45:24Z">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Renato Braghiere" w:id="370" w:date="2024-08-27T23:24:26Z">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Elsa Ordway" w:id="320" w:date="2024-08-02T22:14:30Z">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Anabelle Cardoso" w:id="482" w:date="2024-09-03T12:19:10Z">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MARIUS VON ESSEN" w:id="249" w:date="2024-08-27T23:33:42Z">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Adia Bey" w:id="411" w:date="2024-09-09T13:42:43Z">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https://doi.org/10.1038/s41559-023-02161-2</w:t>
      </w:r>
    </w:p>
  </w:comment>
  <w:comment w:author="Adia Bey" w:id="505" w:date="2024-08-01T15:27:42Z">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506" w:date="2024-08-03T00:27:02Z">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87" w:date="2024-08-27T09:23:22Z">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394" w:date="2024-08-02T22:06:54Z">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Elsa Ordway" w:id="389" w:date="2024-08-02T21:47:28Z">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7" w:date="2024-08-02T21:43:31Z">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Helene Muller-Landau" w:id="85" w:date="2024-09-09T11:17:20Z">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there a contradiction between "selfless" and "equitable"?</w:t>
      </w:r>
    </w:p>
  </w:comment>
  <w:comment w:author="Michael Keller" w:id="442" w:date="2024-08-27T22:53:13Z">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Helene Muller-Landau" w:id="74" w:date="2024-09-09T11:10:17Z">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"to answer"</w:t>
      </w:r>
    </w:p>
  </w:comment>
  <w:comment w:author="Elsa Ordway" w:id="423" w:date="2024-08-20T18:23:53Z">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424" w:date="2024-08-26T11:32:32Z">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408" w:date="2024-07-29T03:25:15Z">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368" w:date="2024-08-27T18:27:02Z">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Michael Keller" w:id="393" w:date="2024-09-03T17:24:32Z">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Elsa Ordway" w:id="449" w:date="2024-08-27T18:43:18Z">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open science, data managment, and sharing, and data sovereignty</w:t>
      </w:r>
    </w:p>
  </w:comment>
  <w:comment w:author="Elsa Ordway" w:id="4" w:date="2024-07-29T03:00:58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Helene Muller-Landau" w:id="92" w:date="2024-09-09T11:23:41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93" w:date="2024-09-09T14:32:23Z">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Helene Muller-Landau" w:id="78" w:date="2024-09-09T14:24:10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PANGEA science theme will investigate complex feedbacks and interactions between tropical forests and climate systems, as well as changes to these feedbacks and interactions, which influence whether tropical forests will act as a future carbon sink or source.</w:t>
      </w:r>
    </w:p>
  </w:comment>
  <w:comment w:author="Helene Muller-Landau" w:id="99" w:date="2024-09-09T11:28:07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surely secondary to just the magnitude of tropical carbon fluxes including carbon sinks.</w:t>
      </w:r>
    </w:p>
  </w:comment>
  <w:comment w:author="Helene Muller-Landau" w:id="77" w:date="2024-09-09T14:23:46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PANGEA science theme will investigate how tropical biodiversity varies spatially with tropical forest structure and function, and the role of biodiversity in driving local, regional, and continental variation in tropical forest carbon stocks and fluxes.</w:t>
      </w:r>
    </w:p>
  </w:comment>
  <w:comment w:author="Helene Muller-Landau" w:id="97" w:date="2024-09-09T11:27:45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for fossil fuel emissions or the global forest carbon sink?</w:t>
      </w:r>
    </w:p>
  </w:comment>
  <w:comment w:author="Helene Muller-Landau" w:id="126" w:date="2024-09-09T14:05:06Z">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that's only because they didn't include a good measure of water availability in the analysis.  Inclusion of climatic water availability instead of precipitation leads to water availability being the strongest predictor.</w:t>
      </w:r>
    </w:p>
  </w:comment>
  <w:comment w:author="Renato Braghiere" w:id="334" w:date="2024-08-27T21:19:54Z">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Helene Muller-Landau" w:id="104" w:date="2024-09-09T11:27:17Z">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numbers here don't line up with either 65% or total global methane emissions as given in the global methane budget of the global carbon project at https://www.globalcarbonproject.org/methanebudget/20/files/MethaneInfographic2020.png</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just "natural" emissions? clarify.</w:t>
      </w:r>
    </w:p>
  </w:comment>
  <w:comment w:author="Matthew Johnson" w:id="105" w:date="2024-09-09T15:05:26Z">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Top-down global CH4 emission = 575 Tg yr-1.  Tropics contribute 364 Tg yr-1 (~65%).  This is total CH4 emissions.</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Tg yr-1 of combined wetland+aquatic CH4 comes from the tropics.</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from https://essd.copernicus.org/preprints/essd-2024-115/</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double check these numbers to make sure I got them correct.</w:t>
      </w:r>
    </w:p>
  </w:comment>
  <w:comment w:author="Matthew Johnson" w:id="101" w:date="2024-08-27T22:59:25Z">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431" w:date="2024-08-20T18:22:03Z">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Helene Muller-Landau" w:id="129" w:date="2024-09-09T14:06:26Z">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430" w:date="2024-08-20T18:14:01Z">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Helene Muller-Landau" w:id="79" w:date="2024-09-09T14:24:30Z">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later:  This PANGEA Science Theme will investigate how disturbance regimes are changing and altering carbon cycle feedbacks via climate, biodiversity, hydrologic cycling, and nutrient availability.</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from ABoVE:  </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DISTURBANCES are common across all HNL biomes and landscapes, and the primary disturbances (fire, insects/disease, thermokarst, thermal erosion, and mass wasting) are strongly regulated by climate. Disturbances trigger significant changes to ecosystems beyond the effects of climate change alone, and are important drivers of landscape heterogeneity.</w:t>
      </w:r>
    </w:p>
  </w:comment>
  <w:comment w:author="Helene Muller-Landau" w:id="95" w:date="2024-09-09T11:29:33Z">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Yaxing Wei" w:id="456" w:date="2024-08-27T18:58:31Z">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Anabelle Cardoso" w:id="457" w:date="2024-09-04T09:42:30Z">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bioscape has a science cloud that we based on SHIFT's cloud - funded through partnership with amazon web services and run by GSFC SMCE</w:t>
      </w:r>
    </w:p>
  </w:comment>
  <w:comment w:author="Helene Muller-Landau" w:id="96" w:date="2024-09-09T11:33:35Z">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Helene Muller-Landau" w:id="132" w:date="2024-09-09T14:11:52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Helene Muller-Landau" w:id="94" w:date="2024-09-09T11:32:07Z">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Helene Muller-Landau" w:id="159" w:date="2024-09-09T14:40:25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"portfolio effect".  Associated modeling studies include </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Levine, N. M., K. Zhang, M. Longo, A. Baccini, O. L. Phillips, S. L. Lewis, E. Alvarez-Davila, A. C. S. de Andrade, R. J. W. Brienen, T. L. Erwin, T. R. Feldpausch, A. L. M. Mendoza, P. N. Vargas, A. Prieton, J. E. Silva-Espejo, Y. Malhi, and P. R. Moorcroft. 2016. Ecosystem heterogeneity determines the ecological resilience of the Amazon to climate change. Proceedings of the National Academy of Sciences of the United States of America, 113: 793-797. https://doi.org/10.1073/pnas.1511344112</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Related theory</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Tilman, D., C. L. Lehman, and C. E. Bristow. 1998. Diversity-stability relationships: statistical inevitability or ecological consequence? American Naturalist, 151: 277-282</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experimental study in tropics </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Schnabel, F., J. A. Schwarz, A. Danescu, A. Fichtner, C. A. Nock, J. Bauhus, and C. Potvin. 2019. Drivers of productivity and its temporal stability in a tropical tree diversity experiment. Global Change Biology, 25: 4257-4272. https://doi.org/10.1111/gcb.14792</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observational study showing trees grow more when surrounded by different neighbors</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Chen, Y., S. J. Wright, H. C. Muller-Landau, S. P. Hubbell, Y. Wang, and S. Yu. 2016. Positive effects of neighborhood complementarity on tree growth in a Neotropical forest. Ecology, 97: 776-785. https://doi.org/ DOI: 10.1890/15-0625.1</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simulation study European forests</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Morin, X., L. Fahse, C. de Mazancourt, M. Scherer-Lorenzen, and H. Bugmann. 2014. Temporal stability in forest productivity increases with tree diversity due to asynchrony in species dynamics. Ecol Lett, 17: 1526-35. https://doi.org/10.1111/ele.12357</w:t>
      </w:r>
    </w:p>
  </w:comment>
  <w:comment w:author="Michael Keller" w:id="319" w:date="2024-08-26T15:40:01Z">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Le Bienfaiteur Sagang Takougoum" w:id="279" w:date="2024-08-27T22:32:45Z">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Helene Muller-Landau" w:id="76" w:date="2024-09-09T14:23:26Z">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w:t>
      </w:r>
    </w:p>
  </w:comment>
  <w:comment w:author="Michelle Wong" w:id="284" w:date="2024-08-27T14:14:43Z">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Michelle Wong" w:id="124" w:date="2024-09-08T19:58:05Z">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10.1111/ele.12765</w:t>
      </w:r>
    </w:p>
  </w:comment>
  <w:comment w:author="yovita ivanova" w:id="418" w:date="2024-08-10T19:41:58Z">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419" w:date="2024-08-20T15:23:10Z">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420" w:date="2024-08-23T15:20:07Z">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Michelle Wong" w:id="130" w:date="2024-09-08T20:22:18Z">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409" w:date="2024-08-26T18:06:45Z">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Elsa Ordway" w:id="149" w:date="2024-09-08T19:46:02Z">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ichelle Wong" w:id="134" w:date="2024-08-27T14:05:18Z">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arie Pratzer" w:id="250" w:date="2024-08-22T14:36:09Z">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429" w:date="2024-08-22T21:36:26Z">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Marcos Longo" w:id="362" w:date="2024-08-26T23:46:26Z">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462" w:date="2024-08-26T18:16:16Z">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463" w:date="2024-08-26T22:36:13Z">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391" w:date="2024-08-26T23:40:34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Michael Keller" w:id="392" w:date="2024-09-05T17:15:00Z">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section for timeline.  Why address that here?</w:t>
      </w:r>
    </w:p>
  </w:comment>
  <w:comment w:author="Elsa Ordway" w:id="410" w:date="2024-08-26T23:45:41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Michelle Wong" w:id="128" w:date="2024-09-08T20:09:29Z">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10.1111/nph.17084</w:t>
      </w:r>
    </w:p>
  </w:comment>
  <w:comment w:author="Elsa Ordway" w:id="497" w:date="2024-09-08T21:31:37Z">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Marcos Longo" w:id="369" w:date="2024-08-26T23:51:33Z">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ichelle Wong" w:id="133" w:date="2024-08-27T14:11:33Z">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287" w:date="2024-08-27T14:18:11Z">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Antonio Belchior Anciaes Ferraz" w:id="292" w:date="2024-08-26T23:57:37Z">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227" w:date="2024-08-22T14:46:48Z">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29" w:date="2024-08-26T23:46:52Z">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321" w:date="2024-08-30T14:46:54Z">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enato Braghiere" w:id="372" w:date="2024-08-26T23:18:32Z">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373" w:date="2024-08-26T23:21:43Z">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374" w:date="2024-08-27T20:42:00Z">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375" w:date="2024-08-27T21:27:41Z">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ARIUS VON ESSEN" w:id="254" w:date="2024-09-04T14:57:28Z">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https://doi.org/10.1126/sciadv.abc0276</w:t>
      </w:r>
    </w:p>
  </w:comment>
  <w:comment w:author="Elsa Ordway" w:id="426" w:date="2024-08-20T18:15:31Z">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427" w:date="2024-08-22T21:35:42Z">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27" w:date="2024-09-08T19:58:31Z">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Michelle Wong" w:id="144" w:date="2024-08-27T14:14:13Z">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Alejandra Echeverri Ochoa" w:id="223" w:date="2024-09-04T02:44:28Z">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https://esajournals.onlinelibrary.wiley.com/doi/full/10.1002/fee.2420</w:t>
      </w:r>
    </w:p>
  </w:comment>
  <w:comment w:author="Michelle Wong" w:id="131" w:date="2024-09-08T20:32:47Z">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changed this here because the paragraph is focused on nutrients specifically. However, with the current section, there is a whole paragraph devoted to nutrients and less with other abiotic drivers. Should we add more about the unknowns associated with the others, or cut down the nutrients? Or should we emphasize that soils are more poorly understood than other variables?</w:t>
      </w:r>
    </w:p>
  </w:comment>
  <w:comment w:author="Elsa Ordway" w:id="117" w:date="2024-09-04T02:31:44Z">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lsa Ordway" w:id="118" w:date="2024-09-04T02:32:15Z">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 can you write a draft of this and please let me know if there are other people we can call on to help with these 1-2 paragraphs?</w:t>
      </w:r>
    </w:p>
  </w:comment>
  <w:comment w:author="Elsa Ordway" w:id="201" w:date="2024-09-08T20:29:44Z">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biogeochemical cycles section?</w:t>
      </w:r>
    </w:p>
  </w:comment>
  <w:comment w:author="Elsa Ordway" w:id="382" w:date="2024-09-09T06:14:42Z">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Elsa &amp; Ian conversation</w:t>
      </w:r>
    </w:p>
  </w:comment>
  <w:comment w:author="Elsa Ordway" w:id="476" w:date="2024-08-20T17:46:47Z">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Elsa Ordway" w:id="158" w:date="2024-09-08T21:01:10Z">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10.1126/science.aar3213</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comment>
  <w:comment w:author="yovita ivanova" w:id="421" w:date="2024-08-10T19:17:42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439" w:date="2024-08-20T17:49:27Z">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Elsa Ordway" w:id="478" w:date="2024-09-04T02:24:17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started this, but we need a bit more specificity here</w:t>
      </w:r>
    </w:p>
  </w:comment>
  <w:comment w:author="Elsa Ordway" w:id="407" w:date="2024-09-09T05:27:21Z">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1-3 paragraphs here on AfriSAR-2 successes and lessons learned relevant to this section on international agreements and MOUs</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326" w:date="2024-09-09T05:26:17Z">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1-2 paragraphs here on AfriSAR-2 successes and lessons learned relevant to this section on Airborne Remote Sensing</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86" w:date="2024-09-09T04:38:56Z">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all are included - speak to R&amp;A and Earth Action - feedback from Chip</w:t>
      </w:r>
    </w:p>
  </w:comment>
  <w:comment w:author="Elsa Ordway" w:id="125" w:date="2024-09-08T20:39:22Z">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refer to papers by Ken Feeley, Belen Fadrique, Chris Doughty</w:t>
      </w:r>
    </w:p>
  </w:comment>
  <w:comment w:author="yovita ivanova" w:id="422" w:date="2024-08-10T19:23:09Z">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lsa Ordway" w:id="166" w:date="2024-09-08T20:40:40Z">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Can you please add DOIs as comments for each citation where they're missing in this section?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Paperpile links don't work.</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YUE LI" w:id="167" w:date="2024-09-08T21:13:17Z">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I will do this with Sarah while we continue working on these texts for the coming week.</w:t>
      </w:r>
    </w:p>
  </w:comment>
  <w:comment w:author="Sarah Worden" w:id="168" w:date="2024-09-08T21:22:19Z">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take lead on the paper pile stuff since Yue you're taking lead on the projections section of our text!</w:t>
      </w:r>
    </w:p>
  </w:comment>
  <w:comment w:author="Elsa Ordway" w:id="169" w:date="2024-09-08T21:43:12Z">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both, I don't think there's much room to add more here (in terms of projections). It would be enormously helpful if you could include short paragraphs before and/or after the CFI-related questions in the Patterns, Process, and Projections sections below (Section 3). These should emphasize knowledge gaps that PANGEA will address by answering those questions and start speaking to the capability to do so using remote sensing</w:t>
      </w:r>
    </w:p>
  </w:comment>
  <w:comment w:author="sarah worden" w:id="170" w:date="2024-09-09T02:37:55Z">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all the doi's for the paper piles. Writing up the knowledge gaps for the CFI-related questions is first priority for this week! One clarification I have- it seems like the way the 3rd overarching question is worded, it might be useful to have some text explicitly saying what we know about current model projections for how future climate is changing in tropical regions and/or what current model projections are saying will happen for the future of carbon cycling related to CF&amp;I. Would this be worth including in this section, or alternatively, add in the knowledge gaps with something along the lines of "here is what models are saying but this is uncertain for x reasons, and this is how we will improve model uncertainties with x remote sensing" ?</w:t>
      </w:r>
    </w:p>
  </w:comment>
  <w:comment w:author="Elsa Ordway" w:id="461" w:date="2024-09-09T05:30:30Z">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Please include a draft timetable here based on Tables 2 &amp; 3 from ABoVE copied below and your synthesis spreadsheet.</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Essi Kane" w:id="386" w:date="2024-08-26T12:35:50Z">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387" w:date="2024-08-26T12:26:23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arcos Longo" w:id="349" w:date="2024-08-29T22:01:11Z">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cos Longo" w:id="357" w:date="2024-08-29T22:05:52Z">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310" w:date="2024-08-26T17:52:05Z">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351" w:date="2024-08-29T22:02:07Z">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Marcos Longo" w:id="348" w:date="2024-08-29T22:00:39Z">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Elsa Ordway" w:id="80" w:date="2024-09-09T03:52:19Z">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whatever is in this section is summarized in 1-2 sentences early! first page if possible</w:t>
      </w:r>
    </w:p>
  </w:comment>
  <w:comment w:author="Marcos Longo" w:id="347" w:date="2024-08-29T22:00:01Z">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331" w:date="2024-09-09T04:27:04Z">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already be included in the sections below - I'm just dropping them here until I have time to check</w:t>
      </w:r>
    </w:p>
  </w:comment>
  <w:comment w:author="Marcos Longo" w:id="353" w:date="2024-08-29T22:03:14Z">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345" w:date="2024-08-29T21:58:54Z">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83" w:date="2024-09-09T04:20:12Z">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Marcos Longo" w:id="346" w:date="2024-08-29T21:59:37Z">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441" w:date="2024-08-26T17:42:56Z">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384" w:date="2024-08-26T12:14:27Z">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385" w:date="2024-08-26T13:19:16Z">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Rogelio Omar Corona Núñez" w:id="163" w:date="2024-08-30T00:06:44Z">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377" w:date="2024-09-05T00:09:51Z">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Marcos Longo" w:id="350" w:date="2024-08-29T22:01:37Z">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Marcos Longo" w:id="379" w:date="2024-09-05T00:10:42Z">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82" w:date="2024-09-09T03:49:54Z">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please add 1-3 sentences here</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Sarah Worden" w:id="214" w:date="2024-09-09T03:43:30Z">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Alejandra Echeverri Ochoa" w:id="253" w:date="2024-09-04T03:49:31Z">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Sarah Worden" w:id="213" w:date="2024-09-09T03:42:48Z">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10.1126/science.aam5690</w:t>
      </w:r>
    </w:p>
  </w:comment>
  <w:comment w:author="Alejandra Echeverri Ochoa" w:id="252" w:date="2024-09-04T03:50:54Z">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here's an idea of how to convert bullet points into prose... more refs are needed, but let me know if this is what you expected</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Dana Chadwick" w:id="297" w:date="2024-08-26T17:46:55Z">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Adia Bey" w:id="503" w:date="2024-07-15T17:44:40Z">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504" w:date="2024-08-27T00:33:54Z">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383" w:date="2024-08-26T12:20:48Z">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Marcos Longo" w:id="376" w:date="2024-09-05T00:18:41Z">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@cterrer@mit.edu @ylfeng@berkeley.edu I added some rough text here, it needs to become less ED2/FATES. Feel free to build on it too. I see Elsa tagged @zoe.a.pierrat@jpl.nasa.gov, feel free to change it too.</w:t>
      </w:r>
    </w:p>
  </w:comment>
  <w:comment w:author="Essi Kane" w:id="388" w:date="2024-08-26T12:21:12Z">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5" w:date="2024-08-26T16:59:12Z">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434" w:date="2024-07-15T17:20:37Z">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6" w:date="2024-08-26T16:58:30Z">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sarah worden" w:id="203" w:date="2024-09-09T02:11:41Z">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https://hdl.handle.net/10161/1352</w:t>
      </w:r>
    </w:p>
  </w:comment>
  <w:comment w:author="sarah worden" w:id="204" w:date="2024-09-09T02:11:50Z">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thesis</w:t>
      </w:r>
    </w:p>
  </w:comment>
  <w:comment w:author="sarah worden" w:id="198" w:date="2024-09-09T02:10:09Z">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Dana Chadwick" w:id="469" w:date="2024-08-26T17:22:02Z">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Anabelle Cardoso" w:id="470" w:date="2024-09-09T11:22:42Z">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some content about this below (in 8.2) - in truth, the answer to managing expectations in my (limited) experience is just making sure that the leadership team repeatedly emphasises the limitations of the data, and takes care to correct people when they hear them over reaching... i also think PANGEA will have a lot of impact through capacity building that links airborne and orbital data (and builds the sbg early adopter community) - but because NASA doesn't consider capacity building "impact" I haven't emphasised this too much. i can add more content if needed - elsa, lemme know if there's something specific you'd like</w:t>
      </w:r>
    </w:p>
  </w:comment>
  <w:comment w:author="sarah worden" w:id="195" w:date="2024-09-09T02:09:03Z">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380" w:date="2024-09-05T00:11:23Z">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181" w:date="2024-09-09T02:05:04Z">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381" w:date="2024-09-05T00:12:01Z">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187" w:date="2024-09-09T02:08:16Z">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sarah worden" w:id="186" w:date="2024-09-09T02:07:58Z">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197" w:date="2024-09-09T02:09:52Z">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sarah worden" w:id="210" w:date="2024-09-09T02:14:11Z">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https://doi.org/10.1038/s41467-018-05668-6</w:t>
      </w:r>
    </w:p>
  </w:comment>
  <w:comment w:author="Elsa Ordway" w:id="495" w:date="2024-09-09T02:13:48Z">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196" w:date="2024-09-09T02:09:26Z">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378" w:date="2024-09-05T00:17:00Z">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Elsa Ordway" w:id="155" w:date="2024-09-09T02:13:30Z">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sarah worden" w:id="178" w:date="2024-09-09T02:03:29Z">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Marcos Longo" w:id="359" w:date="2024-08-29T22:08:40Z">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sarah worden" w:id="207" w:date="2024-09-09T02:13:26Z">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https://doi.org/10.1111/1365-2745.12165</w:t>
      </w:r>
    </w:p>
  </w:comment>
  <w:comment w:author="Le Bienfaiteur Sagang Takougoum" w:id="122" w:date="2024-09-09T01:59:38Z">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10.1126/science.1155121;</w:t>
      </w:r>
    </w:p>
  </w:comment>
  <w:comment w:author="sarah worden" w:id="206" w:date="2024-09-09T02:12:49Z">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https://doi.org/10.1111/gcb.14293</w:t>
      </w:r>
    </w:p>
  </w:comment>
  <w:comment w:author="Adia Bey" w:id="477" w:date="2024-09-03T18:59:48Z">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281" w:date="2024-09-09T01:58:00Z">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make this more tractable within the scope of the campaign could reword to: </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what degree is variation in tropical carbon cycle dynamics underpinned by differences in plant functional composition? Or to what degree does it correspond to</w:t>
      </w:r>
    </w:p>
  </w:comment>
  <w:comment w:author="Elsa Ordway" w:id="47" w:date="2024-08-15T15:21:38Z">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8" w:date="2024-08-26T16:55:15Z">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9" w:date="2024-08-15T15:21:38Z">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0" w:date="2024-08-26T16:55:15Z">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5" w:date="2024-08-15T15:21:38Z">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6" w:date="2024-08-26T16:55:15Z">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65" w:date="2024-08-26T16:55:57Z">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280" w:date="2024-09-09T01:55:29Z">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imaging spectroscopy data; advances in bioacoustics data and eDNA; AI and machine learning methods to analyze camera trap datasets that span large spatial scales...</w:t>
      </w:r>
    </w:p>
  </w:comment>
  <w:comment w:author="sarah worden" w:id="180" w:date="2024-09-09T02:04:26Z">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sarah worden" w:id="185" w:date="2024-09-09T02:07:48Z">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179" w:date="2024-09-09T02:04:02Z">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184" w:date="2024-09-09T02:07:26Z">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Marcos Longo" w:id="354" w:date="2024-08-29T22:04:44Z">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Adia Bey" w:id="479" w:date="2024-09-03T19:34:02Z">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Marcos Longo" w:id="355" w:date="2024-08-29T22:05:03Z">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Elsa Ordway" w:id="271" w:date="2024-09-09T01:42:13Z">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doi:10.1016/j.tree.2008.04.009</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https://www.cell.com/trends/ecology-evolution/abstract/S0169-5347(08)00197-3?_returnURL=https%3A%2F%2Flinkinghub.elsevier.com%2Fretrieve%2Fpii%2FS0169534708001973%3Fshowall%3Dtrue</w:t>
      </w:r>
    </w:p>
  </w:comment>
  <w:comment w:author="Adia Bey" w:id="416" w:date="2024-08-26T13:37:40Z">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Elsa Ordway" w:id="275" w:date="2024-09-09T01:34:27Z">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183" w:date="2024-09-09T02:06:47Z">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Marcos Longo" w:id="358" w:date="2024-08-29T22:07:32Z">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Elsa Ordway" w:id="276" w:date="2024-09-09T01:34:05Z">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182" w:date="2024-09-09T02:06:05Z">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Marcos Longo" w:id="356" w:date="2024-08-29T22:06:50Z">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sarah worden" w:id="175" w:date="2024-09-09T02:02:26Z">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21" w:date="2024-08-15T15:15:22Z">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174" w:date="2024-09-09T02:01:42Z">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 w:author="Marcos Longo" w:id="352" w:date="2024-08-29T22:02:42Z">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96">
    <w:pPr>
      <w:rPr>
        <w:color w:val="0000ff"/>
      </w:rPr>
    </w:pPr>
    <w:r w:rsidDel="00000000" w:rsidR="00000000" w:rsidRPr="00000000">
      <w:rPr>
        <w:rtl w:val="0"/>
      </w:rPr>
    </w:r>
  </w:p>
  <w:p w:rsidR="00000000" w:rsidDel="00000000" w:rsidP="00000000" w:rsidRDefault="00000000" w:rsidRPr="00000000" w14:paraId="0000089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FoUS+HHQU+ZxJz+MUqe" TargetMode="External"/><Relationship Id="rId190" Type="http://schemas.openxmlformats.org/officeDocument/2006/relationships/hyperlink" Target="https://paperpile.com/c/gMdJbo/8aJWF"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FoUS+HHQU+ZxJz+MUqe" TargetMode="External"/><Relationship Id="rId194" Type="http://schemas.openxmlformats.org/officeDocument/2006/relationships/hyperlink" Target="https://nyaspubs.onlinelibrary.wiley.com/doi/full/10.1111/nyas.14337" TargetMode="External"/><Relationship Id="rId43" Type="http://schemas.openxmlformats.org/officeDocument/2006/relationships/hyperlink" Target="https://paperpile.com/c/ovIUza/FoUS+HHQU+ZxJz+MUqe" TargetMode="External"/><Relationship Id="rId193" Type="http://schemas.openxmlformats.org/officeDocument/2006/relationships/hyperlink" Target="https://iopscience.iop.org/article/10.1088/1748-9326/ab22d6/meta" TargetMode="External"/><Relationship Id="rId46" Type="http://schemas.openxmlformats.org/officeDocument/2006/relationships/hyperlink" Target="https://paperpile.com/c/ovIUza/FoUS+HHQU+ZxJz+MUqe" TargetMode="External"/><Relationship Id="rId192" Type="http://schemas.openxmlformats.org/officeDocument/2006/relationships/hyperlink" Target="https://royalsocietypublishing.org/doi/10.1098/rstb.2012.0312" TargetMode="External"/><Relationship Id="rId45" Type="http://schemas.openxmlformats.org/officeDocument/2006/relationships/hyperlink" Target="https://paperpile.com/c/ovIUza/FoUS+HHQU+ZxJz+MUqe" TargetMode="External"/><Relationship Id="rId191" Type="http://schemas.openxmlformats.org/officeDocument/2006/relationships/hyperlink" Target="https://paperpile.com/c/gMdJbo/q4lha" TargetMode="External"/><Relationship Id="rId48" Type="http://schemas.openxmlformats.org/officeDocument/2006/relationships/hyperlink" Target="https://paperpile.com/c/ovIUza/FoUS+HHQU+ZxJz+MUqe" TargetMode="External"/><Relationship Id="rId187" Type="http://schemas.openxmlformats.org/officeDocument/2006/relationships/hyperlink" Target="https://paperpile.com/c/gMdJbo/NSE6d+FyWz9+1Zo8D" TargetMode="External"/><Relationship Id="rId47" Type="http://schemas.openxmlformats.org/officeDocument/2006/relationships/hyperlink" Target="https://paperpile.com/c/ovIUza/FoUS+HHQU+ZxJz+MUqe" TargetMode="External"/><Relationship Id="rId186" Type="http://schemas.openxmlformats.org/officeDocument/2006/relationships/hyperlink" Target="https://paperpile.com/c/gMdJbo/ZtadU" TargetMode="External"/><Relationship Id="rId185" Type="http://schemas.openxmlformats.org/officeDocument/2006/relationships/hyperlink" Target="https://paperpile.com/c/gMdJbo/M0ek" TargetMode="External"/><Relationship Id="rId49" Type="http://schemas.openxmlformats.org/officeDocument/2006/relationships/hyperlink" Target="https://agupubs.onlinelibrary.wiley.com/doi/full/10.1002/2017GL076526" TargetMode="External"/><Relationship Id="rId184" Type="http://schemas.openxmlformats.org/officeDocument/2006/relationships/hyperlink" Target="https://paperpile.com/c/gMdJbo/Oqo0O" TargetMode="External"/><Relationship Id="rId189" Type="http://schemas.openxmlformats.org/officeDocument/2006/relationships/hyperlink" Target="https://paperpile.com/c/gMdJbo/0uVaS" TargetMode="External"/><Relationship Id="rId188" Type="http://schemas.openxmlformats.org/officeDocument/2006/relationships/hyperlink" Target="https://paperpile.com/c/gMdJbo/M8qSz+yo6Z1" TargetMode="External"/><Relationship Id="rId31" Type="http://schemas.openxmlformats.org/officeDocument/2006/relationships/hyperlink" Target="https://paperpile.com/c/ovIUza/iirc+CruA" TargetMode="External"/><Relationship Id="rId30" Type="http://schemas.openxmlformats.org/officeDocument/2006/relationships/hyperlink" Target="https://paperpile.com/c/ovIUza/iirc+CruA" TargetMode="External"/><Relationship Id="rId33" Type="http://schemas.openxmlformats.org/officeDocument/2006/relationships/hyperlink" Target="https://paperpile.com/c/ovIUza/MoNo" TargetMode="External"/><Relationship Id="rId183" Type="http://schemas.openxmlformats.org/officeDocument/2006/relationships/hyperlink" Target="https://paperpile.com/c/gMdJbo/L9zxN" TargetMode="External"/><Relationship Id="rId32" Type="http://schemas.openxmlformats.org/officeDocument/2006/relationships/hyperlink" Target="https://paperpile.com/c/ovIUza/MoNo" TargetMode="External"/><Relationship Id="rId182" Type="http://schemas.openxmlformats.org/officeDocument/2006/relationships/hyperlink" Target="https://paperpile.com/c/gMdJbo/o9RjT+xFn4r" TargetMode="External"/><Relationship Id="rId35" Type="http://schemas.openxmlformats.org/officeDocument/2006/relationships/hyperlink" Target="https://paperpile.com/c/ovIUza/Chrq+nNbr" TargetMode="External"/><Relationship Id="rId181" Type="http://schemas.openxmlformats.org/officeDocument/2006/relationships/hyperlink" Target="https://paperpile.com/c/gMdJbo/IN7pI" TargetMode="External"/><Relationship Id="rId34" Type="http://schemas.openxmlformats.org/officeDocument/2006/relationships/hyperlink" Target="https://paperpile.com/c/ovIUza/MoNo" TargetMode="External"/><Relationship Id="rId180" Type="http://schemas.openxmlformats.org/officeDocument/2006/relationships/hyperlink" Target="https://paperpile.com/c/gMdJbo/D6pI0+764BI" TargetMode="External"/><Relationship Id="rId37" Type="http://schemas.openxmlformats.org/officeDocument/2006/relationships/hyperlink" Target="https://paperpile.com/c/ovIUza/Chrq+nNbr" TargetMode="External"/><Relationship Id="rId176" Type="http://schemas.openxmlformats.org/officeDocument/2006/relationships/hyperlink" Target="https://paperpile.com/c/gMdJbo/m10J8+IwPWt+Rqs0e" TargetMode="External"/><Relationship Id="rId36" Type="http://schemas.openxmlformats.org/officeDocument/2006/relationships/hyperlink" Target="https://paperpile.com/c/ovIUza/Chrq+nNbr" TargetMode="External"/><Relationship Id="rId175" Type="http://schemas.openxmlformats.org/officeDocument/2006/relationships/hyperlink" Target="https://paperpile.com/c/gMdJbo/NfoJ+QrN0+M0ek+WVni+y0P1" TargetMode="External"/><Relationship Id="rId39" Type="http://schemas.openxmlformats.org/officeDocument/2006/relationships/hyperlink" Target="https://paperpile.com/c/ovIUza/Chrq+nNbr" TargetMode="External"/><Relationship Id="rId174" Type="http://schemas.openxmlformats.org/officeDocument/2006/relationships/hyperlink" Target="https://paperpile.com/c/gMdJbo/SlHIN+cKbKV+eTw1y" TargetMode="External"/><Relationship Id="rId38" Type="http://schemas.openxmlformats.org/officeDocument/2006/relationships/hyperlink" Target="https://paperpile.com/c/ovIUza/Chrq+nNbr" TargetMode="External"/><Relationship Id="rId173" Type="http://schemas.openxmlformats.org/officeDocument/2006/relationships/hyperlink" Target="https://paperpile.com/c/gMdJbo/ydSLE+b3f4f" TargetMode="External"/><Relationship Id="rId179" Type="http://schemas.openxmlformats.org/officeDocument/2006/relationships/hyperlink" Target="https://paperpile.com/c/gMdJbo/gc2Z6+clnnk" TargetMode="External"/><Relationship Id="rId178" Type="http://schemas.openxmlformats.org/officeDocument/2006/relationships/hyperlink" Target="https://paperpile.com/c/gMdJbo/dq9WA+UflAT+hck0N+5dG5I" TargetMode="External"/><Relationship Id="rId177" Type="http://schemas.openxmlformats.org/officeDocument/2006/relationships/hyperlink" Target="https://paperpile.com/c/gMdJbo/agClR" TargetMode="External"/><Relationship Id="rId20" Type="http://schemas.openxmlformats.org/officeDocument/2006/relationships/hyperlink" Target="https://paperpile.com/c/ovIUza/LDiS" TargetMode="External"/><Relationship Id="rId22" Type="http://schemas.openxmlformats.org/officeDocument/2006/relationships/hyperlink" Target="https://paperpile.com/c/ovIUza/FPcy+yMq6" TargetMode="External"/><Relationship Id="rId21" Type="http://schemas.openxmlformats.org/officeDocument/2006/relationships/hyperlink" Target="https://paperpile.com/c/ovIUza/LDiS" TargetMode="External"/><Relationship Id="rId24" Type="http://schemas.openxmlformats.org/officeDocument/2006/relationships/hyperlink" Target="https://paperpile.com/c/ovIUza/FPcy+yMq6" TargetMode="External"/><Relationship Id="rId23" Type="http://schemas.openxmlformats.org/officeDocument/2006/relationships/hyperlink" Target="https://paperpile.com/c/ovIUza/FPcy+yMq6" TargetMode="External"/><Relationship Id="rId26" Type="http://schemas.openxmlformats.org/officeDocument/2006/relationships/hyperlink" Target="https://paperpile.com/c/ovIUza/FPcy+yMq6" TargetMode="External"/><Relationship Id="rId25" Type="http://schemas.openxmlformats.org/officeDocument/2006/relationships/hyperlink" Target="https://paperpile.com/c/ovIUza/FPcy+yMq6" TargetMode="External"/><Relationship Id="rId28" Type="http://schemas.openxmlformats.org/officeDocument/2006/relationships/hyperlink" Target="https://paperpile.com/c/ovIUza/iirc+CruA" TargetMode="External"/><Relationship Id="rId27" Type="http://schemas.openxmlformats.org/officeDocument/2006/relationships/hyperlink" Target="https://paperpile.com/c/ovIUza/iirc+CruA" TargetMode="External"/><Relationship Id="rId29" Type="http://schemas.openxmlformats.org/officeDocument/2006/relationships/hyperlink" Target="https://paperpile.com/c/ovIUza/iirc+CruA" TargetMode="External"/><Relationship Id="rId11" Type="http://schemas.openxmlformats.org/officeDocument/2006/relationships/hyperlink" Target="https://www.nature.com/articles/s41586-022-05679-w" TargetMode="External"/><Relationship Id="rId10" Type="http://schemas.openxmlformats.org/officeDocument/2006/relationships/hyperlink" Target="https://www.nature.com/articles/s41586-024-07602-x" TargetMode="External"/><Relationship Id="rId13" Type="http://schemas.openxmlformats.org/officeDocument/2006/relationships/hyperlink" Target="https://paperpile.com/c/ovIUza/J2Id+7TNp+vM0J" TargetMode="External"/><Relationship Id="rId12" Type="http://schemas.openxmlformats.org/officeDocument/2006/relationships/hyperlink" Target="https://paperpile.com/c/ovIUza/J2Id+7TNp+vM0J" TargetMode="External"/><Relationship Id="rId15" Type="http://schemas.openxmlformats.org/officeDocument/2006/relationships/hyperlink" Target="https://paperpile.com/c/ovIUza/J2Id+7TNp+vM0J" TargetMode="External"/><Relationship Id="rId198" Type="http://schemas.openxmlformats.org/officeDocument/2006/relationships/hyperlink" Target="https://link.springer.com/article/10.1007/s40641-018-0110-5#ref-CR26" TargetMode="External"/><Relationship Id="rId14" Type="http://schemas.openxmlformats.org/officeDocument/2006/relationships/hyperlink" Target="https://paperpile.com/c/ovIUza/J2Id+7TNp+vM0J" TargetMode="External"/><Relationship Id="rId197" Type="http://schemas.openxmlformats.org/officeDocument/2006/relationships/hyperlink" Target="https://www.nature.com/articles/nature13636" TargetMode="External"/><Relationship Id="rId17" Type="http://schemas.openxmlformats.org/officeDocument/2006/relationships/hyperlink" Target="https://paperpile.com/c/ovIUza/J2Id+7TNp+vM0J" TargetMode="External"/><Relationship Id="rId196" Type="http://schemas.openxmlformats.org/officeDocument/2006/relationships/hyperlink" Target="https://www.nature.com/articles/s41558-019-0603-9" TargetMode="External"/><Relationship Id="rId16" Type="http://schemas.openxmlformats.org/officeDocument/2006/relationships/hyperlink" Target="https://paperpile.com/c/ovIUza/J2Id+7TNp+vM0J" TargetMode="External"/><Relationship Id="rId195" Type="http://schemas.openxmlformats.org/officeDocument/2006/relationships/hyperlink" Target="https://doi.org/10.1175/JCLI-D-14-00230.1" TargetMode="External"/><Relationship Id="rId19" Type="http://schemas.openxmlformats.org/officeDocument/2006/relationships/hyperlink" Target="https://paperpile.com/c/ovIUza/LDiS" TargetMode="External"/><Relationship Id="rId18" Type="http://schemas.openxmlformats.org/officeDocument/2006/relationships/hyperlink" Target="https://paperpile.com/c/ovIUza/J2Id+7TNp+vM0J" TargetMode="External"/><Relationship Id="rId199" Type="http://schemas.openxmlformats.org/officeDocument/2006/relationships/hyperlink" Target="https://link.springer.com/article/10.1007/s40641-019-00130-1" TargetMode="External"/><Relationship Id="rId84" Type="http://schemas.openxmlformats.org/officeDocument/2006/relationships/hyperlink" Target="https://doi.org/10.5194/acp-22-8639-2022" TargetMode="External"/><Relationship Id="rId83" Type="http://schemas.openxmlformats.org/officeDocument/2006/relationships/hyperlink" Target="https://doi.org/10.1029/2007JD009449" TargetMode="External"/><Relationship Id="rId86" Type="http://schemas.openxmlformats.org/officeDocument/2006/relationships/hyperlink" Target="https://doi.org/10.1007/s00382-023-06903-7" TargetMode="External"/><Relationship Id="rId85" Type="http://schemas.openxmlformats.org/officeDocument/2006/relationships/hyperlink" Target="https://doi.org/10.1002/2015GL065063" TargetMode="External"/><Relationship Id="rId88" Type="http://schemas.openxmlformats.org/officeDocument/2006/relationships/hyperlink" Target="https://iopscience.iop.org/article/10.1088/1748-9326/aabe9f/meta" TargetMode="External"/><Relationship Id="rId150" Type="http://schemas.openxmlformats.org/officeDocument/2006/relationships/hyperlink" Target="https://royalsocietypublishing.org/doi/10.1098/rstb.2012.0312" TargetMode="External"/><Relationship Id="rId271" Type="http://schemas.openxmlformats.org/officeDocument/2006/relationships/hyperlink" Target="https://kadi-project.eu/" TargetMode="External"/><Relationship Id="rId87" Type="http://schemas.openxmlformats.org/officeDocument/2006/relationships/hyperlink" Target="https://rmets.onlinelibrary.wiley.com/doi/full/10.1002/joc.5171" TargetMode="External"/><Relationship Id="rId270" Type="http://schemas.openxmlformats.org/officeDocument/2006/relationships/hyperlink" Target="https://www.gida-global.org/care" TargetMode="External"/><Relationship Id="rId89" Type="http://schemas.openxmlformats.org/officeDocument/2006/relationships/hyperlink" Target="https://doi.org/10.1038/s41467-022-35570-1" TargetMode="External"/><Relationship Id="rId80" Type="http://schemas.openxmlformats.org/officeDocument/2006/relationships/hyperlink" Target="https://doi.org/10.1073/pnas.1906091116" TargetMode="External"/><Relationship Id="rId82" Type="http://schemas.openxmlformats.org/officeDocument/2006/relationships/hyperlink" Target="https://doi.org/10.5194/acp-20-13283-2020" TargetMode="External"/><Relationship Id="rId81" Type="http://schemas.openxmlformats.org/officeDocument/2006/relationships/hyperlink" Target="https://paperpile.com/c/ovIUza/YQK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onlinelibrary.wiley.com/doi/full/10.1111/gcb.14413" TargetMode="External"/><Relationship Id="rId4" Type="http://schemas.openxmlformats.org/officeDocument/2006/relationships/fontTable" Target="fontTable.xml"/><Relationship Id="rId148" Type="http://schemas.openxmlformats.org/officeDocument/2006/relationships/hyperlink" Target="https://link.springer.com/article/10.1007/s00704-011-0465-1" TargetMode="External"/><Relationship Id="rId269" Type="http://schemas.openxmlformats.org/officeDocument/2006/relationships/hyperlink" Target="https://doi.org/10.1038/sdata.2016.18" TargetMode="External"/><Relationship Id="rId9" Type="http://schemas.openxmlformats.org/officeDocument/2006/relationships/hyperlink" Target="https://drive.google.com/file/d/1r9vFP5H4r7QVy379OSeGuPAWdINTQuRj/view?usp=sharing" TargetMode="External"/><Relationship Id="rId143" Type="http://schemas.openxmlformats.org/officeDocument/2006/relationships/hyperlink" Target="https://paperpile.com/c/ovIUza/FyA7D+QrVfD" TargetMode="External"/><Relationship Id="rId264" Type="http://schemas.openxmlformats.org/officeDocument/2006/relationships/hyperlink" Target="https://www.earthdata.nasa.gov/esdis/esco/standards-and-practices/preservation-content-spec" TargetMode="External"/><Relationship Id="rId142" Type="http://schemas.openxmlformats.org/officeDocument/2006/relationships/hyperlink" Target="https://paperpile.com/c/ovIUza/FyA7D+QrVfD" TargetMode="External"/><Relationship Id="rId263" Type="http://schemas.openxmlformats.org/officeDocument/2006/relationships/hyperlink" Target="https://docs.google.com/presentation/u/0/d/1I1VCZSjVCHu4JMfPi1QtXO5UI4u8tuRA-mqUeMGHtvM/edit" TargetMode="External"/><Relationship Id="rId141" Type="http://schemas.openxmlformats.org/officeDocument/2006/relationships/hyperlink" Target="https://paperpile.com/c/ovIUza/FyA7D+QrVfD" TargetMode="External"/><Relationship Id="rId262" Type="http://schemas.openxmlformats.org/officeDocument/2006/relationships/image" Target="media/image3.png"/><Relationship Id="rId140" Type="http://schemas.openxmlformats.org/officeDocument/2006/relationships/hyperlink" Target="https://paperpile.com/c/ovIUza/FyA7D+QrVfD" TargetMode="External"/><Relationship Id="rId261" Type="http://schemas.openxmlformats.org/officeDocument/2006/relationships/hyperlink" Target="https://new.nsf.gov/policies/pappg/24-1/ch-2-proposal-preparation#ch2F3" TargetMode="External"/><Relationship Id="rId5" Type="http://schemas.openxmlformats.org/officeDocument/2006/relationships/numbering" Target="numbering.xml"/><Relationship Id="rId147" Type="http://schemas.openxmlformats.org/officeDocument/2006/relationships/hyperlink" Target="https://paperpile.com/c/gMdJbo/Kyl6g+xVK1H+gc1mx" TargetMode="External"/><Relationship Id="rId268" Type="http://schemas.openxmlformats.org/officeDocument/2006/relationships/hyperlink" Target="https://nasa.github.io/Transform-to-Open-Science/os101-modules/" TargetMode="External"/><Relationship Id="rId6" Type="http://schemas.openxmlformats.org/officeDocument/2006/relationships/styles" Target="styles.xml"/><Relationship Id="rId146" Type="http://schemas.openxmlformats.org/officeDocument/2006/relationships/hyperlink" Target="https://www.nature.com/articles/s41586-023-06391-z" TargetMode="External"/><Relationship Id="rId267" Type="http://schemas.openxmlformats.org/officeDocument/2006/relationships/hyperlink" Target="https://www.earthdata.nasa.gov/esds/maap" TargetMode="External"/><Relationship Id="rId7" Type="http://schemas.openxmlformats.org/officeDocument/2006/relationships/hyperlink" Target="https://docs.google.com/spreadsheets/d/1USQ6QT2ePmF1G68PucHvCO_6cWeVqritkIX1cv3cOMU/edit?gid=21525332#gid=21525332" TargetMode="External"/><Relationship Id="rId145" Type="http://schemas.openxmlformats.org/officeDocument/2006/relationships/hyperlink" Target="https://agupubs.onlinelibrary.wiley.com/doi/10.1029/2007JG000632" TargetMode="External"/><Relationship Id="rId266" Type="http://schemas.openxmlformats.org/officeDocument/2006/relationships/hyperlink" Target="https://www.earthdata.nasa.gov/esds/veda" TargetMode="External"/><Relationship Id="rId8"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4" Type="http://schemas.openxmlformats.org/officeDocument/2006/relationships/hyperlink" Target="https://paperpile.com/c/ovIUza/FyA7D+QrVfD" TargetMode="External"/><Relationship Id="rId265" Type="http://schemas.openxmlformats.org/officeDocument/2006/relationships/hyperlink" Target="https://www.earthdata.nasa.gov/s3fs-public/2022-07/ESDS-RFC-042VERSION1.pdf" TargetMode="External"/><Relationship Id="rId73" Type="http://schemas.openxmlformats.org/officeDocument/2006/relationships/hyperlink" Target="https://paperpile.com/c/ovIUza/9zs5+pHwu" TargetMode="External"/><Relationship Id="rId72" Type="http://schemas.openxmlformats.org/officeDocument/2006/relationships/hyperlink" Target="https://paperpile.com/c/ovIUza/9zs5+pHwu" TargetMode="External"/><Relationship Id="rId75" Type="http://schemas.openxmlformats.org/officeDocument/2006/relationships/hyperlink" Target="https://paperpile.com/c/ovIUza/9zs5+pHwu" TargetMode="External"/><Relationship Id="rId74" Type="http://schemas.openxmlformats.org/officeDocument/2006/relationships/hyperlink" Target="https://paperpile.com/c/ovIUza/9zs5+pHwu" TargetMode="External"/><Relationship Id="rId77" Type="http://schemas.openxmlformats.org/officeDocument/2006/relationships/hyperlink" Target="https://paperpile.com/c/ovIUza/YQKg" TargetMode="External"/><Relationship Id="rId260" Type="http://schemas.openxmlformats.org/officeDocument/2006/relationships/footer" Target="footer1.xml"/><Relationship Id="rId76" Type="http://schemas.openxmlformats.org/officeDocument/2006/relationships/hyperlink" Target="https://paperpile.com/c/ovIUza/9zs5+pHwu" TargetMode="External"/><Relationship Id="rId79" Type="http://schemas.openxmlformats.org/officeDocument/2006/relationships/hyperlink" Target="https://paperpile.com/c/ovIUza/YQKg" TargetMode="External"/><Relationship Id="rId78" Type="http://schemas.openxmlformats.org/officeDocument/2006/relationships/hyperlink" Target="https://paperpile.com/c/ovIUza/YQKg" TargetMode="External"/><Relationship Id="rId71" Type="http://schemas.openxmlformats.org/officeDocument/2006/relationships/hyperlink" Target="https://paperpile.com/c/ovIUza/XlMK+2OlF+Ykxm" TargetMode="External"/><Relationship Id="rId70" Type="http://schemas.openxmlformats.org/officeDocument/2006/relationships/hyperlink" Target="https://paperpile.com/c/ovIUza/XlMK+2OlF+Ykxm" TargetMode="External"/><Relationship Id="rId139" Type="http://schemas.openxmlformats.org/officeDocument/2006/relationships/hyperlink" Target="https://paperpile.com/c/ovIUza/8ori+NFvI+kmVD" TargetMode="External"/><Relationship Id="rId138" Type="http://schemas.openxmlformats.org/officeDocument/2006/relationships/hyperlink" Target="https://paperpile.com/c/ovIUza/8ori+NFvI+kmVD" TargetMode="External"/><Relationship Id="rId259" Type="http://schemas.openxmlformats.org/officeDocument/2006/relationships/header" Target="header1.xml"/><Relationship Id="rId137" Type="http://schemas.openxmlformats.org/officeDocument/2006/relationships/hyperlink" Target="https://paperpile.com/c/ovIUza/8ori+NFvI+kmVD" TargetMode="External"/><Relationship Id="rId258" Type="http://schemas.openxmlformats.org/officeDocument/2006/relationships/hyperlink" Target="https://www.globalchange.gov/our-work/laci" TargetMode="External"/><Relationship Id="rId132" Type="http://schemas.openxmlformats.org/officeDocument/2006/relationships/hyperlink" Target="https://paperpile.com/c/ovIUza/B1av+RyhY" TargetMode="External"/><Relationship Id="rId253" Type="http://schemas.openxmlformats.org/officeDocument/2006/relationships/hyperlink" Target="https://drive.google.com/drive/u/1/folders/1Gw5jlwLzT7Z_KHRGMwto6nnl4nSpxRIX" TargetMode="External"/><Relationship Id="rId131" Type="http://schemas.openxmlformats.org/officeDocument/2006/relationships/hyperlink" Target="https://paperpile.com/c/ovIUza/B1av+RyhY" TargetMode="External"/><Relationship Id="rId252" Type="http://schemas.openxmlformats.org/officeDocument/2006/relationships/image" Target="media/image1.png"/><Relationship Id="rId130" Type="http://schemas.openxmlformats.org/officeDocument/2006/relationships/hyperlink" Target="https://paperpile.com/c/ovIUza/B1av+RyhY" TargetMode="External"/><Relationship Id="rId251" Type="http://schemas.openxmlformats.org/officeDocument/2006/relationships/hyperlink" Target="https://gmao.gsfc.nasa.gov/" TargetMode="External"/><Relationship Id="rId250" Type="http://schemas.openxmlformats.org/officeDocument/2006/relationships/hyperlink" Target="https://www.spun.earth/" TargetMode="External"/><Relationship Id="rId136" Type="http://schemas.openxmlformats.org/officeDocument/2006/relationships/hyperlink" Target="https://paperpile.com/c/ovIUza/8ori+NFvI+kmVD" TargetMode="External"/><Relationship Id="rId257" Type="http://schemas.openxmlformats.org/officeDocument/2006/relationships/hyperlink" Target="https://earthobservations.org/" TargetMode="External"/><Relationship Id="rId135" Type="http://schemas.openxmlformats.org/officeDocument/2006/relationships/hyperlink" Target="https://paperpile.com/c/ovIUza/8ori+NFvI+kmVD" TargetMode="External"/><Relationship Id="rId256" Type="http://schemas.openxmlformats.org/officeDocument/2006/relationships/hyperlink" Target="https://drive.google.com/drive/u/1/folders/1Gw5jlwLzT7Z_KHRGMwto6nnl4nSpxRIX" TargetMode="External"/><Relationship Id="rId134" Type="http://schemas.openxmlformats.org/officeDocument/2006/relationships/hyperlink" Target="https://paperpile.com/c/ovIUza/8ori+NFvI+kmVD" TargetMode="External"/><Relationship Id="rId255" Type="http://schemas.openxmlformats.org/officeDocument/2006/relationships/image" Target="media/image4.png"/><Relationship Id="rId133" Type="http://schemas.openxmlformats.org/officeDocument/2006/relationships/hyperlink" Target="https://paperpile.com/c/ovIUza/8ori+NFvI+kmVD" TargetMode="External"/><Relationship Id="rId254" Type="http://schemas.openxmlformats.org/officeDocument/2006/relationships/image" Target="media/image2.png"/><Relationship Id="rId62" Type="http://schemas.openxmlformats.org/officeDocument/2006/relationships/hyperlink" Target="https://agupubs.onlinelibrary.wiley.com/doi/full/10.1002/2014JD022586" TargetMode="External"/><Relationship Id="rId61" Type="http://schemas.openxmlformats.org/officeDocument/2006/relationships/hyperlink" Target="https://iopscience.iop.org/article/10.1088/1748-9326/ac4c1d/meta" TargetMode="External"/><Relationship Id="rId64" Type="http://schemas.openxmlformats.org/officeDocument/2006/relationships/hyperlink" Target="https://paperpile.com/c/ovIUza/XlMK+2OlF+Ykxm" TargetMode="External"/><Relationship Id="rId63" Type="http://schemas.openxmlformats.org/officeDocument/2006/relationships/hyperlink" Target="https://www.nature.com/articles/s41586-022-05690-1" TargetMode="External"/><Relationship Id="rId66" Type="http://schemas.openxmlformats.org/officeDocument/2006/relationships/hyperlink" Target="https://paperpile.com/c/ovIUza/XlMK+2OlF+Ykxm" TargetMode="External"/><Relationship Id="rId172" Type="http://schemas.openxmlformats.org/officeDocument/2006/relationships/hyperlink" Target="https://paperpile.com/c/gMdJbo/Kyl6g+xVK1H+gc1mx" TargetMode="External"/><Relationship Id="rId65" Type="http://schemas.openxmlformats.org/officeDocument/2006/relationships/hyperlink" Target="https://paperpile.com/c/ovIUza/qpFq" TargetMode="External"/><Relationship Id="rId171" Type="http://schemas.openxmlformats.org/officeDocument/2006/relationships/hyperlink" Target="https://paperpile.com/c/gMdJbo/Sdem6+Z8KaW" TargetMode="External"/><Relationship Id="rId68" Type="http://schemas.openxmlformats.org/officeDocument/2006/relationships/hyperlink" Target="https://paperpile.com/c/ovIUza/XlMK+2OlF+Ykxm" TargetMode="External"/><Relationship Id="rId170" Type="http://schemas.openxmlformats.org/officeDocument/2006/relationships/hyperlink" Target="https://paperpile.com/c/gMdJbo/asZnB+4Tm8p+rZjcv" TargetMode="External"/><Relationship Id="rId67" Type="http://schemas.openxmlformats.org/officeDocument/2006/relationships/hyperlink" Target="https://paperpile.com/c/ovIUza/XlMK+2OlF+Ykxm" TargetMode="External"/><Relationship Id="rId60" Type="http://schemas.openxmlformats.org/officeDocument/2006/relationships/hyperlink" Target="https://doi.org/10.1371/journal.pclm.0000054" TargetMode="External"/><Relationship Id="rId165" Type="http://schemas.openxmlformats.org/officeDocument/2006/relationships/hyperlink" Target="https://doi.org/10.1016/j.ecolecon.2016.12.033" TargetMode="External"/><Relationship Id="rId69" Type="http://schemas.openxmlformats.org/officeDocument/2006/relationships/hyperlink" Target="https://paperpile.com/c/ovIUza/XlMK+2OlF+Ykxm" TargetMode="External"/><Relationship Id="rId164" Type="http://schemas.openxmlformats.org/officeDocument/2006/relationships/hyperlink" Target="https://doi.org/10.1016/j.ecolecon.2016.12.033" TargetMode="External"/><Relationship Id="rId285" Type="http://schemas.openxmlformats.org/officeDocument/2006/relationships/hyperlink" Target="https://alliancebioversityciat.org/" TargetMode="External"/><Relationship Id="rId163" Type="http://schemas.openxmlformats.org/officeDocument/2006/relationships/hyperlink" Target="https://www.sciencedirect.com/science/article/pii/S0959378024000955" TargetMode="External"/><Relationship Id="rId284" Type="http://schemas.openxmlformats.org/officeDocument/2006/relationships/hyperlink" Target="mailto:pamela.collins@nasa.gov" TargetMode="External"/><Relationship Id="rId162" Type="http://schemas.openxmlformats.org/officeDocument/2006/relationships/hyperlink" Target="https://besjournals.onlinelibrary.wiley.com/doi/full/10.1002/pan3.10167" TargetMode="External"/><Relationship Id="rId283" Type="http://schemas.openxmlformats.org/officeDocument/2006/relationships/hyperlink" Target="https://www.met.psu.edu/" TargetMode="External"/><Relationship Id="rId169" Type="http://schemas.openxmlformats.org/officeDocument/2006/relationships/hyperlink" Target="https://paperpile.com/c/gMdJbo/HiOu0+d6CwM" TargetMode="External"/><Relationship Id="rId168" Type="http://schemas.openxmlformats.org/officeDocument/2006/relationships/hyperlink" Target="https://paperpile.com/c/gMdJbo/OpTTE" TargetMode="External"/><Relationship Id="rId167" Type="http://schemas.openxmlformats.org/officeDocument/2006/relationships/hyperlink" Target="https://paperpile.com/c/gMdJbo/vtFeE" TargetMode="External"/><Relationship Id="rId166" Type="http://schemas.openxmlformats.org/officeDocument/2006/relationships/hyperlink" Target="https://paperpile.com/c/gMdJbo/mqDuV+uaFNp+xkpd7+6Uzb7" TargetMode="External"/><Relationship Id="rId51" Type="http://schemas.openxmlformats.org/officeDocument/2006/relationships/hyperlink" Target="https://www.sciencedirect.com/science/article/pii/S0301479715303935?via%3Dihub#bib10" TargetMode="External"/><Relationship Id="rId50" Type="http://schemas.openxmlformats.org/officeDocument/2006/relationships/hyperlink" Target="http://dx.doi.org/10.1016/S0022-1694(03)00267-1" TargetMode="External"/><Relationship Id="rId53" Type="http://schemas.openxmlformats.org/officeDocument/2006/relationships/hyperlink" Target="https://paperpile.com/c/gMdJbo/gTtBt+MPMLM+TnAjI+EwxMa" TargetMode="External"/><Relationship Id="rId52" Type="http://schemas.openxmlformats.org/officeDocument/2006/relationships/hyperlink" Target="https://paperpile.com/c/ovIUza/1Ghm+fNLl+2TA9+7XOK" TargetMode="External"/><Relationship Id="rId55" Type="http://schemas.openxmlformats.org/officeDocument/2006/relationships/hyperlink" Target="https://doi.org/10.1073/pnas.1621516114" TargetMode="External"/><Relationship Id="rId161" Type="http://schemas.openxmlformats.org/officeDocument/2006/relationships/hyperlink" Target="https://www.sciencedirect.com/science/article/pii/S0301479721007374?casa_token=o8G0pMiVb_IAAAAA:TkA3MJhwzaGWDCKEVrjs5fESxFN6Y7HxyOx2q1AmVv8WquV9zoBsNXiLlwHYP-3wIbhR9BaK6g" TargetMode="External"/><Relationship Id="rId282" Type="http://schemas.openxmlformats.org/officeDocument/2006/relationships/hyperlink" Target="https://www.gob.pe/unp" TargetMode="External"/><Relationship Id="rId54" Type="http://schemas.openxmlformats.org/officeDocument/2006/relationships/hyperlink" Target="https://doi.org/10.5194/acp-21-12855-2021" TargetMode="External"/><Relationship Id="rId160" Type="http://schemas.openxmlformats.org/officeDocument/2006/relationships/hyperlink" Target="https://www.sciencedirect.com/science/article/pii/S0301479718312143?casa_token=cxfFkv6F_igAAAAA:DLaHvuw4agyahJvei9iTwgW4FjqQTycbefcbpXVP8_a1om8VP5zBymunTFWOJx00o3dxMuYCUw" TargetMode="External"/><Relationship Id="rId281" Type="http://schemas.openxmlformats.org/officeDocument/2006/relationships/hyperlink" Target="https://apps.ipcc.ch/glossary/" TargetMode="External"/><Relationship Id="rId57" Type="http://schemas.openxmlformats.org/officeDocument/2006/relationships/hyperlink" Target="https://doi.org/10.1029/2020JG006024" TargetMode="External"/><Relationship Id="rId280" Type="http://schemas.openxmlformats.org/officeDocument/2006/relationships/hyperlink" Target="https://apps.ipcc.ch/glossary/" TargetMode="External"/><Relationship Id="rId56" Type="http://schemas.openxmlformats.org/officeDocument/2006/relationships/hyperlink" Target="https://doi.org/10.1002/9781119657002.ch11" TargetMode="External"/><Relationship Id="rId159" Type="http://schemas.openxmlformats.org/officeDocument/2006/relationships/hyperlink" Target="https://www.nature.com/articles/s41559-020-1230-6" TargetMode="External"/><Relationship Id="rId59" Type="http://schemas.openxmlformats.org/officeDocument/2006/relationships/hyperlink" Target="https://doi.org/10.1038/s41558-018-0177-y" TargetMode="External"/><Relationship Id="rId154" Type="http://schemas.openxmlformats.org/officeDocument/2006/relationships/hyperlink" Target="https://paperpile.com/c/ovIUza/zrGk+iDoN+6fAo+yCO2" TargetMode="External"/><Relationship Id="rId275" Type="http://schemas.openxmlformats.org/officeDocument/2006/relationships/hyperlink" Target="https://www.nsf.gov/div/index.jsp?div=RISE" TargetMode="External"/><Relationship Id="rId58" Type="http://schemas.openxmlformats.org/officeDocument/2006/relationships/hyperlink" Target="https://doi.org/10.1029/2010WR009127" TargetMode="External"/><Relationship Id="rId153" Type="http://schemas.openxmlformats.org/officeDocument/2006/relationships/hyperlink" Target="https://paperpile.com/c/ovIUza/zrGk+iDoN+6fAo+yCO2" TargetMode="External"/><Relationship Id="rId274" Type="http://schemas.openxmlformats.org/officeDocument/2006/relationships/hyperlink" Target="https://www.nasa.gov/get-involved/globe/" TargetMode="External"/><Relationship Id="rId152" Type="http://schemas.openxmlformats.org/officeDocument/2006/relationships/hyperlink" Target="https://paperpile.com/c/ovIUza/zrGk+iDoN+6fAo+yCO2" TargetMode="External"/><Relationship Id="rId273" Type="http://schemas.openxmlformats.org/officeDocument/2006/relationships/hyperlink" Target="https://www.cbd.int/gbf/targets" TargetMode="External"/><Relationship Id="rId151" Type="http://schemas.openxmlformats.org/officeDocument/2006/relationships/hyperlink" Target="https://doi.org/10.1029/2018JD029537" TargetMode="External"/><Relationship Id="rId272" Type="http://schemas.openxmlformats.org/officeDocument/2006/relationships/image" Target="media/image5.png"/><Relationship Id="rId158" Type="http://schemas.openxmlformats.org/officeDocument/2006/relationships/hyperlink" Target="https://paperpile.com/c/ovIUza/zrGk+iDoN+6fAo+yCO2" TargetMode="External"/><Relationship Id="rId279" Type="http://schemas.openxmlformats.org/officeDocument/2006/relationships/hyperlink" Target="https://doi.org/10.1038/s41559-024-02356-1" TargetMode="External"/><Relationship Id="rId157" Type="http://schemas.openxmlformats.org/officeDocument/2006/relationships/hyperlink" Target="https://paperpile.com/c/ovIUza/zrGk+iDoN+6fAo+yCO2" TargetMode="External"/><Relationship Id="rId278" Type="http://schemas.openxmlformats.org/officeDocument/2006/relationships/hyperlink" Target="https://apps.ipcc.ch/glossary/" TargetMode="External"/><Relationship Id="rId156" Type="http://schemas.openxmlformats.org/officeDocument/2006/relationships/hyperlink" Target="https://paperpile.com/c/ovIUza/zrGk+iDoN+6fAo+yCO2" TargetMode="External"/><Relationship Id="rId277" Type="http://schemas.openxmlformats.org/officeDocument/2006/relationships/hyperlink" Target="https://new.nsf.gov/funding/opportunities/geoscience-opportunities-leadership-diversity-gold" TargetMode="External"/><Relationship Id="rId155" Type="http://schemas.openxmlformats.org/officeDocument/2006/relationships/hyperlink" Target="https://paperpile.com/c/ovIUza/zrGk+iDoN+6fAo+yCO2" TargetMode="External"/><Relationship Id="rId276" Type="http://schemas.openxmlformats.org/officeDocument/2006/relationships/hyperlink" Target="https://www.globe.gov/" TargetMode="External"/><Relationship Id="rId107" Type="http://schemas.openxmlformats.org/officeDocument/2006/relationships/hyperlink" Target="https://link.springer.com/article/10.1007/s00382-020-05133-5" TargetMode="External"/><Relationship Id="rId228" Type="http://schemas.openxmlformats.org/officeDocument/2006/relationships/hyperlink" Target="https://doi.org/10.1007/s00382-019-04751-y" TargetMode="External"/><Relationship Id="rId106" Type="http://schemas.openxmlformats.org/officeDocument/2006/relationships/hyperlink" Target="https://doi.org/10.1029/2018JD029634" TargetMode="External"/><Relationship Id="rId227" Type="http://schemas.openxmlformats.org/officeDocument/2006/relationships/hyperlink" Target="https://www.sciencedirect.com/science/article/pii/S0048969718336489?casa_token=oSJiFPgcdAYAAAAA:Js7DfKa7_T4JbahgzIGAPO0CZ2fPKZT1yC1hpZOG8glUpVcXpfS0ZzL4Y4_YYvqIDxrnqRdDjtk" TargetMode="External"/><Relationship Id="rId105" Type="http://schemas.openxmlformats.org/officeDocument/2006/relationships/hyperlink" Target="https://link.springer.com/article/10.1007/s00382-019-04728-x" TargetMode="External"/><Relationship Id="rId226" Type="http://schemas.openxmlformats.org/officeDocument/2006/relationships/hyperlink" Target="https://doi.org/10.1029/2020GL092370" TargetMode="External"/><Relationship Id="rId104" Type="http://schemas.openxmlformats.org/officeDocument/2006/relationships/hyperlink" Target="https://link.springer.com/article/10.1007/s00382-019-05033-3" TargetMode="External"/><Relationship Id="rId225" Type="http://schemas.openxmlformats.org/officeDocument/2006/relationships/hyperlink" Target="https://iopscience.iop.org/article/10.1088/1748-9326/ab402f/meta" TargetMode="External"/><Relationship Id="rId109" Type="http://schemas.openxmlformats.org/officeDocument/2006/relationships/hyperlink" Target="https://doi.org/10.1029/2020GL092370" TargetMode="External"/><Relationship Id="rId108" Type="http://schemas.openxmlformats.org/officeDocument/2006/relationships/hyperlink" Target="https://doi.org/10.1002/2017JD026526" TargetMode="External"/><Relationship Id="rId229" Type="http://schemas.openxmlformats.org/officeDocument/2006/relationships/hyperlink" Target="https://iopscience.iop.org/article/10.1088/1748-9326/abfb2e/meta" TargetMode="External"/><Relationship Id="rId220" Type="http://schemas.openxmlformats.org/officeDocument/2006/relationships/hyperlink" Target="https://agupubs.onlinelibrary.wiley.com/doi/full/10.1002/2017GL076526" TargetMode="External"/><Relationship Id="rId103" Type="http://schemas.openxmlformats.org/officeDocument/2006/relationships/hyperlink" Target="https://link.springer.com/article/10.1007/s40641-019-00130-1" TargetMode="External"/><Relationship Id="rId224" Type="http://schemas.openxmlformats.org/officeDocument/2006/relationships/hyperlink" Target="https://doi.org/10.1002/2017JD026526" TargetMode="External"/><Relationship Id="rId102" Type="http://schemas.openxmlformats.org/officeDocument/2006/relationships/hyperlink" Target="https://link.springer.com/article/10.1007/s40641-018-0110-5#ref-CR26" TargetMode="External"/><Relationship Id="rId223" Type="http://schemas.openxmlformats.org/officeDocument/2006/relationships/hyperlink" Target="https://link.springer.com/article/10.1007/s00382-020-05133-5" TargetMode="External"/><Relationship Id="rId101" Type="http://schemas.openxmlformats.org/officeDocument/2006/relationships/hyperlink" Target="https://www.nature.com/articles/nature13636" TargetMode="External"/><Relationship Id="rId222" Type="http://schemas.openxmlformats.org/officeDocument/2006/relationships/hyperlink" Target="https://www.sciencedirect.com/science/article/pii/S0301479715303935?via%3Dihub#bib10" TargetMode="External"/><Relationship Id="rId100" Type="http://schemas.openxmlformats.org/officeDocument/2006/relationships/hyperlink" Target="https://www.nature.com/articles/s41558-019-0603-9" TargetMode="External"/><Relationship Id="rId221" Type="http://schemas.openxmlformats.org/officeDocument/2006/relationships/hyperlink" Target="http://dx.doi.org/10.1016/S0022-1694(03)00267-1" TargetMode="External"/><Relationship Id="rId217" Type="http://schemas.openxmlformats.org/officeDocument/2006/relationships/hyperlink" Target="https://doi.org/10.1002/9781119657002.ch5" TargetMode="External"/><Relationship Id="rId216" Type="http://schemas.openxmlformats.org/officeDocument/2006/relationships/hyperlink" Target="https://link.springer.com/article/10.1007/s00382-022-06657-8" TargetMode="External"/><Relationship Id="rId215" Type="http://schemas.openxmlformats.org/officeDocument/2006/relationships/hyperlink" Target="https://www.nature.com/articles/nature13265" TargetMode="External"/><Relationship Id="rId214" Type="http://schemas.openxmlformats.org/officeDocument/2006/relationships/hyperlink" Target="https://iopscience.iop.org/article/10.1088/1748-9326/ab738e/meta" TargetMode="External"/><Relationship Id="rId219" Type="http://schemas.openxmlformats.org/officeDocument/2006/relationships/hyperlink" Target="https://link.springer.com/article/10.1007/s00704-011-0465-1" TargetMode="External"/><Relationship Id="rId218" Type="http://schemas.openxmlformats.org/officeDocument/2006/relationships/hyperlink" Target="https://www.sciencedirect.com/science/article/pii/S2214581820302299" TargetMode="External"/><Relationship Id="rId213" Type="http://schemas.openxmlformats.org/officeDocument/2006/relationships/hyperlink" Target="https://www.nature.com/articles/s41558-019-0512-y" TargetMode="External"/><Relationship Id="rId212" Type="http://schemas.openxmlformats.org/officeDocument/2006/relationships/hyperlink" Target="https://www.nature.com/articles/s41586-022-05690-1" TargetMode="External"/><Relationship Id="rId211" Type="http://schemas.openxmlformats.org/officeDocument/2006/relationships/hyperlink" Target="https://agupubs.onlinelibrary.wiley.com/doi/full/10.1002/2014JD022586" TargetMode="External"/><Relationship Id="rId210" Type="http://schemas.openxmlformats.org/officeDocument/2006/relationships/hyperlink" Target="https://iopscience.iop.org/article/10.1088/1748-9326/ac4c1d/meta" TargetMode="External"/><Relationship Id="rId129" Type="http://schemas.openxmlformats.org/officeDocument/2006/relationships/hyperlink" Target="https://paperpile.com/c/ovIUza/B1av+RyhY" TargetMode="External"/><Relationship Id="rId128" Type="http://schemas.openxmlformats.org/officeDocument/2006/relationships/hyperlink" Target="https://paperpile.com/c/ovIUza/B1av+RyhY" TargetMode="External"/><Relationship Id="rId249" Type="http://schemas.openxmlformats.org/officeDocument/2006/relationships/hyperlink" Target="https://gmao.gsfc.nasa.gov/seasonal/" TargetMode="External"/><Relationship Id="rId127" Type="http://schemas.openxmlformats.org/officeDocument/2006/relationships/hyperlink" Target="https://paperpile.com/c/ovIUza/Z0Ps" TargetMode="External"/><Relationship Id="rId248" Type="http://schemas.openxmlformats.org/officeDocument/2006/relationships/hyperlink" Target="https://carlos-alberto-silva.github.io/silvalab/cms4d/cms4d_workshop.html" TargetMode="External"/><Relationship Id="rId126" Type="http://schemas.openxmlformats.org/officeDocument/2006/relationships/hyperlink" Target="https://paperpile.com/c/ovIUza/Z0Ps" TargetMode="External"/><Relationship Id="rId247" Type="http://schemas.openxmlformats.org/officeDocument/2006/relationships/hyperlink" Target="https://carlos-alberto-silva.github.io/silvalab/cms4d/cms4d_workshop.html" TargetMode="External"/><Relationship Id="rId121" Type="http://schemas.openxmlformats.org/officeDocument/2006/relationships/hyperlink" Target="https://www.pnas.org/doi/full/10.1073/pnas.1712381114" TargetMode="External"/><Relationship Id="rId242" Type="http://schemas.openxmlformats.org/officeDocument/2006/relationships/hyperlink" Target="https://www.pnas.org/doi/abs/10.1073/pnas.2116626119" TargetMode="External"/><Relationship Id="rId120" Type="http://schemas.openxmlformats.org/officeDocument/2006/relationships/hyperlink" Target="https://nph.onlinelibrary.wiley.com/doi/10.1111/nph.13927" TargetMode="External"/><Relationship Id="rId241" Type="http://schemas.openxmlformats.org/officeDocument/2006/relationships/hyperlink" Target="https://www.science.org/doi/full/10.1126/science.aam5690" TargetMode="External"/><Relationship Id="rId240" Type="http://schemas.openxmlformats.org/officeDocument/2006/relationships/hyperlink" Target="https://link.springer.com/article/10.1007/s00382-019-04900-3" TargetMode="External"/><Relationship Id="rId125" Type="http://schemas.openxmlformats.org/officeDocument/2006/relationships/hyperlink" Target="https://paperpile.com/c/ovIUza/Z0Ps" TargetMode="External"/><Relationship Id="rId246" Type="http://schemas.openxmlformats.org/officeDocument/2006/relationships/hyperlink" Target="https://www.nature.com/articles/s41558-023-01776-4" TargetMode="External"/><Relationship Id="rId124" Type="http://schemas.openxmlformats.org/officeDocument/2006/relationships/hyperlink" Target="https://paperpile.com/c/ovIUza/mi2V" TargetMode="External"/><Relationship Id="rId245" Type="http://schemas.openxmlformats.org/officeDocument/2006/relationships/hyperlink" Target="https://www.pnas.org/doi/abs/10.1073/pnas.2003169118" TargetMode="External"/><Relationship Id="rId123" Type="http://schemas.openxmlformats.org/officeDocument/2006/relationships/hyperlink" Target="https://paperpile.com/c/ovIUza/mi2V" TargetMode="External"/><Relationship Id="rId244" Type="http://schemas.openxmlformats.org/officeDocument/2006/relationships/hyperlink" Target="https://doi.org/10.1073/pnas.1204651110" TargetMode="External"/><Relationship Id="rId122" Type="http://schemas.openxmlformats.org/officeDocument/2006/relationships/hyperlink" Target="https://paperpile.com/c/ovIUza/mi2V" TargetMode="External"/><Relationship Id="rId243" Type="http://schemas.openxmlformats.org/officeDocument/2006/relationships/hyperlink" Target="https://doi.org/10.1098/rstb.2012.0306" TargetMode="External"/><Relationship Id="rId95" Type="http://schemas.openxmlformats.org/officeDocument/2006/relationships/hyperlink" Target="https://doi.org/10.1038/s41467-021-25428-3" TargetMode="External"/><Relationship Id="rId94" Type="http://schemas.openxmlformats.org/officeDocument/2006/relationships/hyperlink" Target="https://doi.org/10.1073/pnas.1714597115" TargetMode="External"/><Relationship Id="rId97" Type="http://schemas.openxmlformats.org/officeDocument/2006/relationships/hyperlink" Target="https://doi.org/10.1016/j.agrformet.2018.05.015" TargetMode="External"/><Relationship Id="rId96" Type="http://schemas.openxmlformats.org/officeDocument/2006/relationships/hyperlink" Target="https://doi.org/10.1016/j.rse.2021.112620" TargetMode="External"/><Relationship Id="rId99" Type="http://schemas.openxmlformats.org/officeDocument/2006/relationships/hyperlink" Target="https://doi.org/10.1175/JCLI-D-14-00230.1" TargetMode="External"/><Relationship Id="rId98" Type="http://schemas.openxmlformats.org/officeDocument/2006/relationships/hyperlink" Target="https://doi.org/10.1111/gcb.14666" TargetMode="External"/><Relationship Id="rId91" Type="http://schemas.openxmlformats.org/officeDocument/2006/relationships/hyperlink" Target="https://doi.org/10.1111/btp.12315" TargetMode="External"/><Relationship Id="rId90" Type="http://schemas.openxmlformats.org/officeDocument/2006/relationships/hyperlink" Target="https://doi.org/10.1002/2016RG000517" TargetMode="External"/><Relationship Id="rId93" Type="http://schemas.openxmlformats.org/officeDocument/2006/relationships/hyperlink" Target="https://doi.org/10.1007/978-3-319-27422-5_6" TargetMode="External"/><Relationship Id="rId92" Type="http://schemas.openxmlformats.org/officeDocument/2006/relationships/hyperlink" Target="https://doi.org/10.1007/BF02803209" TargetMode="External"/><Relationship Id="rId118" Type="http://schemas.openxmlformats.org/officeDocument/2006/relationships/hyperlink" Target="https://www.pnas.org/doi/abs/10.1073/pnas.2003169118" TargetMode="External"/><Relationship Id="rId239" Type="http://schemas.openxmlformats.org/officeDocument/2006/relationships/hyperlink" Target="https://www.nature.com/articles/s41467-020-20482-9" TargetMode="External"/><Relationship Id="rId117" Type="http://schemas.openxmlformats.org/officeDocument/2006/relationships/hyperlink" Target="https://doi.org/10.1073/pnas.1204651110" TargetMode="External"/><Relationship Id="rId238" Type="http://schemas.openxmlformats.org/officeDocument/2006/relationships/hyperlink" Target="https://doi.org/10.1002/2015GL065063" TargetMode="External"/><Relationship Id="rId116" Type="http://schemas.openxmlformats.org/officeDocument/2006/relationships/hyperlink" Target="https://doi.org/10.1098/rstb.2012.0306" TargetMode="External"/><Relationship Id="rId237" Type="http://schemas.openxmlformats.org/officeDocument/2006/relationships/hyperlink" Target="https://doi.org/10.5194/acp-22-8639-2022" TargetMode="External"/><Relationship Id="rId115" Type="http://schemas.openxmlformats.org/officeDocument/2006/relationships/hyperlink" Target="https://www.pnas.org/doi/abs/10.1073/pnas.2116626119" TargetMode="External"/><Relationship Id="rId236" Type="http://schemas.openxmlformats.org/officeDocument/2006/relationships/hyperlink" Target="https://doi.org/10.1029/2007JD009449" TargetMode="External"/><Relationship Id="rId119" Type="http://schemas.openxmlformats.org/officeDocument/2006/relationships/hyperlink" Target="https://www.nature.com/articles/s41558-023-01776-4" TargetMode="External"/><Relationship Id="rId110" Type="http://schemas.openxmlformats.org/officeDocument/2006/relationships/hyperlink" Target="https://www.sciencedirect.com/science/article/pii/S0048969718336489?casa_token=oSJiFPgcdAYAAAAA:Js7DfKa7_T4JbahgzIGAPO0CZ2fPKZT1yC1hpZOG8glUpVcXpfS0ZzL4Y4_YYvqIDxrnqRdDjtk" TargetMode="External"/><Relationship Id="rId231" Type="http://schemas.openxmlformats.org/officeDocument/2006/relationships/hyperlink" Target="https://doi.org/10.1098/rstb.2012.0296" TargetMode="External"/><Relationship Id="rId230" Type="http://schemas.openxmlformats.org/officeDocument/2006/relationships/hyperlink" Target="https://doi.org/10.1038/s41561-023-01319-8" TargetMode="External"/><Relationship Id="rId114" Type="http://schemas.openxmlformats.org/officeDocument/2006/relationships/hyperlink" Target="https://link.springer.com/article/10.1007/s00382-022-06657-8" TargetMode="External"/><Relationship Id="rId235" Type="http://schemas.openxmlformats.org/officeDocument/2006/relationships/hyperlink" Target="https://doi.org/10.5194/acp-20-13283-2020" TargetMode="External"/><Relationship Id="rId113" Type="http://schemas.openxmlformats.org/officeDocument/2006/relationships/hyperlink" Target="https://www.nature.com/articles/nature13265" TargetMode="External"/><Relationship Id="rId234" Type="http://schemas.openxmlformats.org/officeDocument/2006/relationships/hyperlink" Target="https://doi.org/10.1073/pnas.1906091116" TargetMode="External"/><Relationship Id="rId112" Type="http://schemas.openxmlformats.org/officeDocument/2006/relationships/hyperlink" Target="https://iopscience.iop.org/article/10.1088/1748-9326/ab738e/meta" TargetMode="External"/><Relationship Id="rId233" Type="http://schemas.openxmlformats.org/officeDocument/2006/relationships/hyperlink" Target="https://doi.org/10.1002/qj.2765" TargetMode="External"/><Relationship Id="rId111" Type="http://schemas.openxmlformats.org/officeDocument/2006/relationships/hyperlink" Target="https://www.nature.com/articles/s41558-019-0512-y" TargetMode="External"/><Relationship Id="rId232" Type="http://schemas.openxmlformats.org/officeDocument/2006/relationships/hyperlink" Target="https://doi.org/10.5194/essd-15-5227-2023" TargetMode="External"/><Relationship Id="rId206" Type="http://schemas.openxmlformats.org/officeDocument/2006/relationships/hyperlink" Target="https://www.pnas.org/doi/abs/10.1073/pnas.1621516114" TargetMode="External"/><Relationship Id="rId205" Type="http://schemas.openxmlformats.org/officeDocument/2006/relationships/hyperlink" Target="https://doi.org/10.1002/2013JD021349" TargetMode="External"/><Relationship Id="rId204" Type="http://schemas.openxmlformats.org/officeDocument/2006/relationships/hyperlink" Target="https://agupubs.onlinelibrary.wiley.com/doi/full/10.1029/2018GL080516" TargetMode="External"/><Relationship Id="rId203" Type="http://schemas.openxmlformats.org/officeDocument/2006/relationships/hyperlink" Target="https://iopscience.iop.org/article/10.1088/1748-9326/ac61c4/meta" TargetMode="External"/><Relationship Id="rId209" Type="http://schemas.openxmlformats.org/officeDocument/2006/relationships/hyperlink" Target="https://nature.com/articles/srep41489#ref-CR15" TargetMode="External"/><Relationship Id="rId208" Type="http://schemas.openxmlformats.org/officeDocument/2006/relationships/hyperlink" Target="https://agupubs.onlinelibrary.wiley.com/doi/full/10.1029/2010WR009127" TargetMode="External"/><Relationship Id="rId207" Type="http://schemas.openxmlformats.org/officeDocument/2006/relationships/hyperlink" Target="https://agupubs.onlinelibrary.wiley.com/doi/abs/10.1002/9781119657002.ch11" TargetMode="External"/><Relationship Id="rId202" Type="http://schemas.openxmlformats.org/officeDocument/2006/relationships/hyperlink" Target="https://doi.org/10.1029/2018JD029634" TargetMode="External"/><Relationship Id="rId201" Type="http://schemas.openxmlformats.org/officeDocument/2006/relationships/hyperlink" Target="https://link.springer.com/article/10.1007/s00382-019-04728-x" TargetMode="External"/><Relationship Id="rId200" Type="http://schemas.openxmlformats.org/officeDocument/2006/relationships/hyperlink" Target="https://link.springer.com/article/10.1007/s00382-019-05033-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