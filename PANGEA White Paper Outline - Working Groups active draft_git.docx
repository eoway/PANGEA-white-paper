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Scoping a NASA-Sponsored Field Campaign  </w:t>
      </w:r>
    </w:p>
    <w:p w:rsidR="00000000" w:rsidDel="00000000" w:rsidP="00000000" w:rsidRDefault="00000000" w:rsidRPr="00000000" w14:paraId="00000021">
      <w:pPr>
        <w:widowControl w:val="0"/>
        <w:spacing w:before="600"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48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120" w:line="276" w:lineRule="auto"/>
        <w:ind w:left="0" w:right="0" w:firstLine="0"/>
        <w:jc w:val="center"/>
        <w:rPr>
          <w:rFonts w:ascii="Times New Roman" w:cs="Times New Roman" w:eastAsia="Times New Roman" w:hAnsi="Times New Roman"/>
          <w:b w:val="1"/>
          <w:sz w:val="20"/>
          <w:szCs w:val="20"/>
        </w:rPr>
      </w:pPr>
      <w:r w:rsidDel="00000000" w:rsidR="00000000" w:rsidRPr="00000000">
        <w:rPr>
          <w:rFonts w:ascii="Avenir" w:cs="Avenir" w:eastAsia="Avenir" w:hAnsi="Avenir"/>
          <w:b w:val="1"/>
          <w:sz w:val="20"/>
          <w:szCs w:val="20"/>
          <w:rtl w:val="0"/>
        </w:rPr>
        <w:t xml:space="preserve">Elsa</w:t>
      </w:r>
      <w:r w:rsidDel="00000000" w:rsidR="00000000" w:rsidRPr="00000000">
        <w:rPr>
          <w:rFonts w:ascii="Avenir" w:cs="Avenir" w:eastAsia="Avenir" w:hAnsi="Avenir"/>
          <w:b w:val="1"/>
          <w:sz w:val="20"/>
          <w:szCs w:val="20"/>
          <w:rtl w:val="0"/>
        </w:rPr>
        <w:t xml:space="preserve">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JPL), Isaac </w:t>
      </w:r>
      <w:ins w:author="Isaac Aguilar Rivera" w:id="0" w:date="2024-09-18T02:16:11Z">
        <w:r w:rsidDel="00000000" w:rsidR="00000000" w:rsidRPr="00000000">
          <w:rPr>
            <w:rFonts w:ascii="Avenir" w:cs="Avenir" w:eastAsia="Avenir" w:hAnsi="Avenir"/>
            <w:b w:val="1"/>
            <w:color w:val="222222"/>
            <w:sz w:val="20"/>
            <w:szCs w:val="20"/>
            <w:highlight w:val="white"/>
            <w:rtl w:val="0"/>
          </w:rPr>
          <w:t xml:space="preserve">N. </w:t>
        </w:r>
      </w:ins>
      <w:r w:rsidDel="00000000" w:rsidR="00000000" w:rsidRPr="00000000">
        <w:rPr>
          <w:rFonts w:ascii="Avenir" w:cs="Avenir" w:eastAsia="Avenir" w:hAnsi="Avenir"/>
          <w:b w:val="1"/>
          <w:color w:val="222222"/>
          <w:sz w:val="20"/>
          <w:szCs w:val="20"/>
          <w:highlight w:val="white"/>
          <w:rtl w:val="0"/>
        </w:rPr>
        <w:t xml:space="preserve">Aguilar</w:t>
      </w:r>
      <w:ins w:author="Isaac Aguilar Rivera" w:id="1" w:date="2024-09-18T02:14:56Z">
        <w:r w:rsidDel="00000000" w:rsidR="00000000" w:rsidRPr="00000000">
          <w:rPr>
            <w:rFonts w:ascii="Avenir" w:cs="Avenir" w:eastAsia="Avenir" w:hAnsi="Avenir"/>
            <w:b w:val="1"/>
            <w:color w:val="222222"/>
            <w:sz w:val="20"/>
            <w:szCs w:val="20"/>
            <w:highlight w:val="white"/>
            <w:rtl w:val="0"/>
          </w:rPr>
          <w:t xml:space="preserve"> Rivera</w:t>
        </w:r>
      </w:ins>
      <w:r w:rsidDel="00000000" w:rsidR="00000000" w:rsidRPr="00000000">
        <w:rPr>
          <w:rFonts w:ascii="Avenir" w:cs="Avenir" w:eastAsia="Avenir" w:hAnsi="Avenir"/>
          <w:b w:val="1"/>
          <w:color w:val="222222"/>
          <w:sz w:val="20"/>
          <w:szCs w:val="20"/>
          <w:highlight w:val="white"/>
          <w:rtl w:val="0"/>
        </w:rPr>
        <w:t xml:space="preserve"> (Caltech), Ane Alencar (IPAM), Adia Bey (NASA Goddard Space Flight Center, </w:t>
      </w:r>
      <w:ins w:author="Adia Bey" w:id="2" w:date="2024-09-18T13:36:04Z">
        <w:r w:rsidDel="00000000" w:rsidR="00000000" w:rsidRPr="00000000">
          <w:rPr>
            <w:rFonts w:ascii="Avenir" w:cs="Avenir" w:eastAsia="Avenir" w:hAnsi="Avenir"/>
            <w:b w:val="1"/>
            <w:color w:val="222222"/>
            <w:sz w:val="20"/>
            <w:szCs w:val="20"/>
            <w:highlight w:val="white"/>
            <w:rtl w:val="0"/>
          </w:rPr>
          <w:t xml:space="preserve">UMD</w:t>
        </w:r>
      </w:ins>
      <w:del w:author="Adia Bey" w:id="2" w:date="2024-09-18T13:36:04Z">
        <w:r w:rsidDel="00000000" w:rsidR="00000000" w:rsidRPr="00000000">
          <w:rPr>
            <w:rFonts w:ascii="Avenir" w:cs="Avenir" w:eastAsia="Avenir" w:hAnsi="Avenir"/>
            <w:b w:val="1"/>
            <w:color w:val="222222"/>
            <w:sz w:val="20"/>
            <w:szCs w:val="20"/>
            <w:highlight w:val="white"/>
            <w:rtl w:val="0"/>
          </w:rPr>
          <w:delText xml:space="preserve">GSFC</w:delText>
        </w:r>
      </w:del>
      <w:r w:rsidDel="00000000" w:rsidR="00000000" w:rsidRPr="00000000">
        <w:rPr>
          <w:rFonts w:ascii="Avenir" w:cs="Avenir" w:eastAsia="Avenir" w:hAnsi="Avenir"/>
          <w:b w:val="1"/>
          <w:color w:val="222222"/>
          <w:sz w:val="20"/>
          <w:szCs w:val="20"/>
          <w:highlight w:val="white"/>
          <w:rtl w:val="0"/>
        </w:rPr>
        <w:t xml:space="preserve">), Renato Braghiere (Caltech/JPL), Anabelle Cardoso (University of Buffalo &amp; University of Cape Town), Dana Chadwick (JPL), Ovidiu Csillik (Wake Forest), Jose Dolores (Penn State), Alejandra Echeverri Ochoa (University of Califonia-Berkeley),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Evan Gora (Cary Institute), Liane Guild (NASA Ames), Matthew Johnson (NASA Ames), </w:t>
      </w:r>
      <w:r w:rsidDel="00000000" w:rsidR="00000000" w:rsidRPr="00000000">
        <w:rPr>
          <w:rFonts w:ascii="Avenir" w:cs="Avenir" w:eastAsia="Avenir" w:hAnsi="Avenir"/>
          <w:b w:val="1"/>
          <w:color w:val="222222"/>
          <w:sz w:val="20"/>
          <w:szCs w:val="20"/>
          <w:rtl w:val="0"/>
        </w:rPr>
        <w:t xml:space="preserve">Esi Kane (</w:t>
      </w:r>
      <w:r w:rsidDel="00000000" w:rsidR="00000000" w:rsidRPr="00000000">
        <w:rPr>
          <w:rFonts w:ascii="Avenir" w:cs="Avenir" w:eastAsia="Avenir" w:hAnsi="Avenir"/>
          <w:b w:val="1"/>
          <w:color w:val="222222"/>
          <w:sz w:val="20"/>
          <w:szCs w:val="20"/>
          <w:rtl w:val="0"/>
        </w:rPr>
        <w:t xml:space="preserve">University of Energy and National Resources, Sunyani-Ghana</w:t>
      </w:r>
      <w:r w:rsidDel="00000000" w:rsidR="00000000" w:rsidRPr="00000000">
        <w:rPr>
          <w:rFonts w:ascii="Avenir" w:cs="Avenir" w:eastAsia="Avenir" w:hAnsi="Avenir"/>
          <w:b w:val="1"/>
          <w:color w:val="222222"/>
          <w:sz w:val="20"/>
          <w:szCs w:val="20"/>
          <w:rtl w:val="0"/>
        </w:rPr>
        <w:t xml:space="preserve">)</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rtl w:val="0"/>
        </w:rPr>
        <w:t xml:space="preserve">CRDPI</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Victor Maqque (University of Oklahoma, OU),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w:t>
      </w:r>
      <w:ins w:author="Helene Muller-Landau" w:id="3" w:date="2024-09-17T23:34:16Z">
        <w:r w:rsidDel="00000000" w:rsidR="00000000" w:rsidRPr="00000000">
          <w:rPr>
            <w:rFonts w:ascii="Avenir" w:cs="Avenir" w:eastAsia="Avenir" w:hAnsi="Avenir"/>
            <w:b w:val="1"/>
            <w:color w:val="222222"/>
            <w:sz w:val="20"/>
            <w:szCs w:val="20"/>
            <w:highlight w:val="white"/>
            <w:rtl w:val="0"/>
          </w:rPr>
          <w:t xml:space="preserve">C. </w:t>
        </w:r>
      </w:ins>
      <w:r w:rsidDel="00000000" w:rsidR="00000000" w:rsidRPr="00000000">
        <w:rPr>
          <w:rFonts w:ascii="Avenir" w:cs="Avenir" w:eastAsia="Avenir" w:hAnsi="Avenir"/>
          <w:b w:val="1"/>
          <w:color w:val="222222"/>
          <w:sz w:val="20"/>
          <w:szCs w:val="20"/>
          <w:highlight w:val="white"/>
          <w:rtl w:val="0"/>
        </w:rPr>
        <w:t xml:space="preserve">Muller-Landau (Smithsonian), Robinson Negrón-Juarez (LBNL),</w:t>
      </w:r>
      <w:r w:rsidDel="00000000" w:rsidR="00000000" w:rsidRPr="00000000">
        <w:rPr>
          <w:rFonts w:ascii="Avenir" w:cs="Avenir" w:eastAsia="Avenir" w:hAnsi="Avenir"/>
          <w:b w:val="1"/>
          <w:sz w:val="20"/>
          <w:szCs w:val="20"/>
          <w:rtl w:val="0"/>
        </w:rPr>
        <w:t xml:space="preserve"> Teodyl Nkuintchua (World Resources Institute),Matheus Nunes (UMD), Zoe Pierrat (JPL), Le Bienfaiteur Sagang Takougoum (UCLA), Maria J. Santos (University of Zurich), Fabian D. Schneider (Aarhus University), Marc Simard (JPL), Debjani Singh (ORNL),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Y.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25">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6">
      <w:pPr>
        <w:widowControl w:val="0"/>
        <w:spacing w:before="120" w:lineRule="auto"/>
        <w:jc w:val="center"/>
        <w:rPr>
          <w:ins w:author="Marcos Longo" w:id="4" w:date="2024-09-17T22:42:38Z"/>
          <w:rFonts w:ascii="Avenir" w:cs="Avenir" w:eastAsia="Avenir" w:hAnsi="Avenir"/>
          <w:b w:val="1"/>
          <w:sz w:val="20"/>
          <w:szCs w:val="20"/>
          <w:highlight w:val="yellow"/>
        </w:rPr>
      </w:pPr>
      <w:r w:rsidDel="00000000" w:rsidR="00000000" w:rsidRPr="00000000">
        <w:rPr>
          <w:rFonts w:ascii="Avenir" w:cs="Avenir" w:eastAsia="Avenir" w:hAnsi="Avenir"/>
          <w:b w:val="1"/>
          <w:sz w:val="20"/>
          <w:szCs w:val="20"/>
          <w:highlight w:val="yellow"/>
          <w:rtl w:val="0"/>
        </w:rPr>
        <w:t xml:space="preserve">Add working group members here!</w:t>
      </w:r>
      <w:ins w:author="Marcos Longo" w:id="4" w:date="2024-09-17T22:42:38Z">
        <w:r w:rsidDel="00000000" w:rsidR="00000000" w:rsidRPr="00000000">
          <w:rPr>
            <w:rFonts w:ascii="Avenir" w:cs="Avenir" w:eastAsia="Avenir" w:hAnsi="Avenir"/>
            <w:b w:val="1"/>
            <w:sz w:val="20"/>
            <w:szCs w:val="20"/>
            <w:highlight w:val="yellow"/>
            <w:rtl w:val="0"/>
          </w:rPr>
          <w:t xml:space="preserve"> </w:t>
        </w:r>
      </w:ins>
    </w:p>
    <w:p w:rsidR="00000000" w:rsidDel="00000000" w:rsidP="00000000" w:rsidRDefault="00000000" w:rsidRPr="00000000" w14:paraId="00000027">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before="316.8994140625"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A">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2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2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2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31">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3">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4">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color w:val="ff0000"/>
          <w:sz w:val="24"/>
          <w:szCs w:val="24"/>
          <w:highlight w:val="yellow"/>
          <w:rtl w:val="0"/>
        </w:rPr>
        <w:t xml:space="preserve">In this white paper, we </w:t>
      </w:r>
      <w:r w:rsidDel="00000000" w:rsidR="00000000" w:rsidRPr="00000000">
        <w:rPr>
          <w:rFonts w:ascii="Times New Roman" w:cs="Times New Roman" w:eastAsia="Times New Roman" w:hAnsi="Times New Roman"/>
          <w:color w:val="ff0000"/>
          <w:sz w:val="24"/>
          <w:szCs w:val="24"/>
          <w:highlight w:val="yellow"/>
          <w:rtl w:val="0"/>
        </w:rPr>
        <w:t xml:space="preserve">XXX</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Acknowledgments</w:t>
      </w:r>
      <w:r w:rsidDel="00000000" w:rsidR="00000000" w:rsidRPr="00000000">
        <w:rPr>
          <w:rtl w:val="0"/>
        </w:rPr>
      </w:r>
    </w:p>
    <w:p w:rsidR="00000000" w:rsidDel="00000000" w:rsidP="00000000" w:rsidRDefault="00000000" w:rsidRPr="00000000" w14:paraId="00000044">
      <w:pPr>
        <w:spacing w:before="120" w:line="276"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Times New Roman" w:cs="Times New Roman" w:eastAsia="Times New Roman" w:hAnsi="Times New Roman"/>
          <w:sz w:val="24"/>
          <w:szCs w:val="24"/>
          <w:rtl w:val="0"/>
        </w:rPr>
        <w:t xml:space="preserve">acknowledge additional funding support and resources beyond NASA that made this international scoping effort possible. This includes the USFS-International Program</w:t>
      </w:r>
      <w:ins w:author="Michael Keller" w:id="5" w:date="2024-09-17T20:42:05Z">
        <w:r w:rsidDel="00000000" w:rsidR="00000000" w:rsidRPr="00000000">
          <w:rPr>
            <w:rFonts w:ascii="Times New Roman" w:cs="Times New Roman" w:eastAsia="Times New Roman" w:hAnsi="Times New Roman"/>
            <w:sz w:val="24"/>
            <w:szCs w:val="24"/>
            <w:rtl w:val="0"/>
          </w:rPr>
          <w:t xml:space="preserve">s</w:t>
        </w:r>
      </w:ins>
      <w:r w:rsidDel="00000000" w:rsidR="00000000" w:rsidRPr="00000000">
        <w:rPr>
          <w:rFonts w:ascii="Times New Roman" w:cs="Times New Roman" w:eastAsia="Times New Roman" w:hAnsi="Times New Roman"/>
          <w:sz w:val="24"/>
          <w:szCs w:val="24"/>
          <w:rtl w:val="0"/>
        </w:rPr>
        <w:t xml:space="preserve">, the University of California-Los Angeles (UCLA), the Governors’ Climate and Forests Task Force (GCF-TF), the Wildlife Conservation Society, the International Institute for Tropical Agriculture,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4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PANGEA is also indebted to the many researchers and practitioners who contributed their ideas and suggestions to the marathon that is scoping a NASA Terrestrial Ecology Field Campaign. </w:t>
      </w:r>
    </w:p>
    <w:p w:rsidR="00000000" w:rsidDel="00000000" w:rsidP="00000000" w:rsidRDefault="00000000" w:rsidRPr="00000000" w14:paraId="00000046">
      <w:pPr>
        <w:widowControl w:val="0"/>
        <w:numPr>
          <w:ilvl w:val="0"/>
          <w:numId w:val="21"/>
        </w:numPr>
        <w:spacing w:after="0" w:afterAutospacing="0" w:before="120" w:lineRule="auto"/>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Yaxing Wei, Bruce Wilson, and Michele Thornton (Oak Ridge National Lab)</w:t>
      </w:r>
    </w:p>
    <w:p w:rsidR="00000000" w:rsidDel="00000000" w:rsidP="00000000" w:rsidRDefault="00000000" w:rsidRPr="00000000" w14:paraId="00000047">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Dario Papale (ICOS)</w:t>
      </w:r>
    </w:p>
    <w:p w:rsidR="00000000" w:rsidDel="00000000" w:rsidP="00000000" w:rsidRDefault="00000000" w:rsidRPr="00000000" w14:paraId="00000048">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rPr>
      </w:pPr>
      <w:commentRangeStart w:id="0"/>
      <w:r w:rsidDel="00000000" w:rsidR="00000000" w:rsidRPr="00000000">
        <w:rPr>
          <w:rFonts w:ascii="Times New Roman" w:cs="Times New Roman" w:eastAsia="Times New Roman" w:hAnsi="Times New Roman"/>
          <w:color w:val="ff0000"/>
          <w:sz w:val="24"/>
          <w:szCs w:val="24"/>
          <w:highlight w:val="white"/>
          <w:rtl w:val="0"/>
        </w:rPr>
        <w:t xml:space="preserve">Gilberto</w:t>
      </w:r>
      <w:commentRangeEnd w:id="0"/>
      <w:r w:rsidDel="00000000" w:rsidR="00000000" w:rsidRPr="00000000">
        <w:commentReference w:id="0"/>
      </w:r>
      <w:r w:rsidDel="00000000" w:rsidR="00000000" w:rsidRPr="00000000">
        <w:rPr>
          <w:rFonts w:ascii="Times New Roman" w:cs="Times New Roman" w:eastAsia="Times New Roman" w:hAnsi="Times New Roman"/>
          <w:color w:val="ff0000"/>
          <w:sz w:val="24"/>
          <w:szCs w:val="24"/>
          <w:highlight w:val="white"/>
          <w:rtl w:val="0"/>
        </w:rPr>
        <w:t xml:space="preserve"> Pastorello (AmeriFlux)</w:t>
      </w:r>
    </w:p>
    <w:p w:rsidR="00000000" w:rsidDel="00000000" w:rsidP="00000000" w:rsidRDefault="00000000" w:rsidRPr="00000000" w14:paraId="00000049">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Luiz Aragão &amp; Bruce Forsberg (LBA)</w:t>
      </w:r>
    </w:p>
    <w:p w:rsidR="00000000" w:rsidDel="00000000" w:rsidP="00000000" w:rsidRDefault="00000000" w:rsidRPr="00000000" w14:paraId="0000004A">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Stuart Davies (Smithsonian)</w:t>
      </w:r>
    </w:p>
    <w:p w:rsidR="00000000" w:rsidDel="00000000" w:rsidP="00000000" w:rsidRDefault="00000000" w:rsidRPr="00000000" w14:paraId="0000004B">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Simon Lewis (Leeds, UCL)</w:t>
      </w:r>
    </w:p>
    <w:p w:rsidR="00000000" w:rsidDel="00000000" w:rsidP="00000000" w:rsidRDefault="00000000" w:rsidRPr="00000000" w14:paraId="0000004C">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Nicolas Barbier (IRD)</w:t>
      </w:r>
    </w:p>
    <w:p w:rsidR="00000000" w:rsidDel="00000000" w:rsidP="00000000" w:rsidRDefault="00000000" w:rsidRPr="00000000" w14:paraId="0000004D">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color w:val="ff0000"/>
          <w:sz w:val="24"/>
          <w:szCs w:val="24"/>
          <w:highlight w:val="white"/>
          <w:rtl w:val="0"/>
        </w:rPr>
        <w:t xml:space="preserve">Pascal Boeckx, Marijn Bauters, Wannes Hubau (Ghent)</w:t>
      </w:r>
    </w:p>
    <w:p w:rsidR="00000000" w:rsidDel="00000000" w:rsidP="00000000" w:rsidRDefault="00000000" w:rsidRPr="00000000" w14:paraId="0000004E">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Cardo" w:cs="Cardo" w:eastAsia="Cardo" w:hAnsi="Cardo"/>
          <w:color w:val="ff0000"/>
          <w:sz w:val="24"/>
          <w:szCs w:val="24"/>
          <w:highlight w:val="white"/>
          <w:rtl w:val="0"/>
        </w:rPr>
        <w:t xml:space="preserve">Denis Sonwa (CIFOR-ICRAF → WRI)</w:t>
      </w:r>
    </w:p>
    <w:p w:rsidR="00000000" w:rsidDel="00000000" w:rsidP="00000000" w:rsidRDefault="00000000" w:rsidRPr="00000000" w14:paraId="0000004F">
      <w:pPr>
        <w:widowControl w:val="0"/>
        <w:numPr>
          <w:ilvl w:val="0"/>
          <w:numId w:val="21"/>
        </w:numPr>
        <w:spacing w:before="0" w:beforeAutospacing="0" w:lineRule="auto"/>
        <w:ind w:left="720" w:hanging="360"/>
        <w:rPr>
          <w:rFonts w:ascii="Times New Roman" w:cs="Times New Roman" w:eastAsia="Times New Roman" w:hAnsi="Times New Roman"/>
          <w:color w:val="ff0000"/>
          <w:sz w:val="24"/>
          <w:szCs w:val="24"/>
          <w:highlight w:val="white"/>
          <w:u w:val="none"/>
        </w:rPr>
      </w:pPr>
      <w:r w:rsidDel="00000000" w:rsidR="00000000" w:rsidRPr="00000000">
        <w:rPr>
          <w:rFonts w:ascii="Times New Roman" w:cs="Times New Roman" w:eastAsia="Times New Roman" w:hAnsi="Times New Roman"/>
          <w:sz w:val="24"/>
          <w:szCs w:val="24"/>
          <w:highlight w:val="yellow"/>
          <w:rtl w:val="0"/>
        </w:rPr>
        <w:t xml:space="preserve">WHO AM I MISSING??</w:t>
      </w:r>
      <w:r w:rsidDel="00000000" w:rsidR="00000000" w:rsidRPr="00000000">
        <w:rPr>
          <w:rtl w:val="0"/>
        </w:rPr>
      </w:r>
    </w:p>
    <w:p w:rsidR="00000000" w:rsidDel="00000000" w:rsidP="00000000" w:rsidRDefault="00000000" w:rsidRPr="00000000" w14:paraId="00000050">
      <w:pPr>
        <w:spacing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dedicated, hard working staff made PANGEA workshops and events possible, bringing a positive and problem solving attitude that helped bring PANGEA to life.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52">
      <w:pPr>
        <w:spacing w:before="120" w:lineRule="auto"/>
        <w:rPr>
          <w:ins w:author="Helene Muller-Landau" w:id="6" w:date="2024-09-18T12:24:03Z"/>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WHO AM I MISSING??</w:t>
      </w:r>
      <w:ins w:author="Helene Muller-Landau" w:id="6" w:date="2024-09-18T12:24:03Z">
        <w:r w:rsidDel="00000000" w:rsidR="00000000" w:rsidRPr="00000000">
          <w:rPr>
            <w:rtl w:val="0"/>
          </w:rPr>
        </w:r>
      </w:ins>
    </w:p>
    <w:p w:rsidR="00000000" w:rsidDel="00000000" w:rsidP="00000000" w:rsidRDefault="00000000" w:rsidRPr="00000000" w14:paraId="00000053">
      <w:pPr>
        <w:spacing w:before="120" w:lineRule="auto"/>
        <w:rPr>
          <w:ins w:author="Helene Muller-Landau" w:id="6" w:date="2024-09-18T12:24:03Z"/>
          <w:rFonts w:ascii="Times New Roman" w:cs="Times New Roman" w:eastAsia="Times New Roman" w:hAnsi="Times New Roman"/>
          <w:sz w:val="24"/>
          <w:szCs w:val="24"/>
          <w:highlight w:val="yellow"/>
        </w:rPr>
      </w:pPr>
      <w:ins w:author="Helene Muller-Landau" w:id="6" w:date="2024-09-18T12:24:03Z">
        <w:r w:rsidDel="00000000" w:rsidR="00000000" w:rsidRPr="00000000">
          <w:rPr>
            <w:rFonts w:ascii="Times New Roman" w:cs="Times New Roman" w:eastAsia="Times New Roman" w:hAnsi="Times New Roman"/>
            <w:sz w:val="24"/>
            <w:szCs w:val="24"/>
            <w:highlight w:val="yellow"/>
            <w:rtl w:val="0"/>
          </w:rPr>
          <w:t xml:space="preserve">Members of the Structure, Function and Diversity Working Group: </w:t>
        </w:r>
        <w:commentRangeStart w:id="1"/>
        <w:r w:rsidDel="00000000" w:rsidR="00000000" w:rsidRPr="00000000">
          <w:rPr>
            <w:rFonts w:ascii="Times New Roman" w:cs="Times New Roman" w:eastAsia="Times New Roman" w:hAnsi="Times New Roman"/>
            <w:sz w:val="24"/>
            <w:szCs w:val="24"/>
            <w:highlight w:val="yellow"/>
            <w:rtl w:val="0"/>
          </w:rPr>
          <w:t xml:space="preserve">Jesus Aguirre-Gutierrez, Loren Albert, Luciana Alves, Junior Amboko, Nicolas Barbier, Stephanie Bohlman, Jeanine Cavender-Bares, Caroline Chaves Arantes, Moses Cho, Rogelo Corona, Claudia Coronel Enríquez, KC Cushman, Stuart Davies, Laura Duncanson, Alvaro Duque, Sandra M Duran, Bassil El Masri, Josh Fisher, Evan Fricke, Evan Hockridge, Miroslav Honzak, Tommaso Jucker, Matthias Kunz, Moses Libalah, David Luther, Tim Mayer, Felicien Meunier, Paul Moorcroft, Doug Morton, Luis Fernandez Ngoula, Christopher Nytch, Jack Orebaugh, Dina Rasquinha, Nicholas Russo, Norma Salinas, Arturo Sánchez-Azofeifa, Wu Sun, Jennifer J Swenson, Nathan Swenson, Simon Tamungang, Jill Thompson, Marcelle Thompson, German Vargas G., Rodrigo Vargas G., Jiaming Wen, Michael Wimberly, Lin Xiong, Xi Yang</w:t>
        </w:r>
        <w:commentRangeEnd w:id="1"/>
        <w:r w:rsidDel="00000000" w:rsidR="00000000" w:rsidRPr="00000000">
          <w:commentReference w:id="1"/>
        </w:r>
        <w:r w:rsidDel="00000000" w:rsidR="00000000" w:rsidRPr="00000000">
          <w:rPr>
            <w:rtl w:val="0"/>
          </w:rPr>
        </w:r>
      </w:ins>
    </w:p>
    <w:p w:rsidR="00000000" w:rsidDel="00000000" w:rsidP="00000000" w:rsidRDefault="00000000" w:rsidRPr="00000000" w14:paraId="00000054">
      <w:pPr>
        <w:spacing w:before="120" w:lineRule="auto"/>
        <w:rPr>
          <w:ins w:author="Helene Muller-Landau" w:id="6" w:date="2024-09-18T12:24:03Z"/>
          <w:rFonts w:ascii="Times New Roman" w:cs="Times New Roman" w:eastAsia="Times New Roman" w:hAnsi="Times New Roman"/>
          <w:sz w:val="24"/>
          <w:szCs w:val="24"/>
          <w:highlight w:val="yellow"/>
        </w:rPr>
      </w:pPr>
      <w:ins w:author="Helene Muller-Landau" w:id="6" w:date="2024-09-18T12:24:03Z">
        <w:r w:rsidDel="00000000" w:rsidR="00000000" w:rsidRPr="00000000">
          <w:rPr>
            <w:rtl w:val="0"/>
          </w:rPr>
        </w:r>
      </w:ins>
    </w:p>
    <w:p w:rsidR="00000000" w:rsidDel="00000000" w:rsidP="00000000" w:rsidRDefault="00000000" w:rsidRPr="00000000" w14:paraId="00000055">
      <w:pPr>
        <w:spacing w:before="120" w:lineRule="auto"/>
        <w:rPr>
          <w:rFonts w:ascii="Times New Roman" w:cs="Times New Roman" w:eastAsia="Times New Roman" w:hAnsi="Times New Roman"/>
          <w:sz w:val="24"/>
          <w:szCs w:val="24"/>
          <w:highlight w:val="yellow"/>
          <w:rPrChange w:author="Helene Muller-Landau" w:id="7" w:date="2024-09-18T12:24:03Z">
            <w:rPr>
              <w:rFonts w:ascii="Times New Roman" w:cs="Times New Roman" w:eastAsia="Times New Roman" w:hAnsi="Times New Roman"/>
              <w:sz w:val="24"/>
              <w:szCs w:val="24"/>
            </w:rPr>
          </w:rPrChange>
        </w:rPr>
      </w:pPr>
      <w:r w:rsidDel="00000000" w:rsidR="00000000" w:rsidRPr="00000000">
        <w:rPr>
          <w:rtl w:val="0"/>
        </w:rPr>
      </w:r>
    </w:p>
    <w:p w:rsidR="00000000" w:rsidDel="00000000" w:rsidP="00000000" w:rsidRDefault="00000000" w:rsidRPr="00000000" w14:paraId="00000056">
      <w:pP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Climate Feedbacks &amp; Interactions Working Group: </w:t>
      </w:r>
      <w:commentRangeStart w:id="2"/>
      <w:r w:rsidDel="00000000" w:rsidR="00000000" w:rsidRPr="00000000">
        <w:rPr>
          <w:rFonts w:ascii="Times New Roman" w:cs="Times New Roman" w:eastAsia="Times New Roman" w:hAnsi="Times New Roman"/>
          <w:sz w:val="24"/>
          <w:szCs w:val="24"/>
          <w:rtl w:val="0"/>
        </w:rPr>
        <w:t xml:space="preserve">Nate McDowell, Chi Chen, Manuel Lerdau, Rogelio O. Corona-Núñez, Josh Fisher, Daniela Francis Cusack, Eric Davidson, Luiz A. T. Machado, Maricar Aguilos, Sam Rabin, Rob Spencer, zhuonan wang, ISELA JASSO, William F. Laurance, Leila Constanza Hernandez Rodriguez, Susan Laurance, Jingfeng Wang, Gabrielle De Lannoy, Gerbrand Koren, Marcos Longo, Jie Hsu, Tomas Ferreira Domingues, Carl Norlen, Jiafu Mao, Mingjie Shi, Yanlei Feng, Jonathan Wang, Amy Zanne, Emmanuel Barde Elisha, Evan Gora, Xiangzhong Luo, Marie Brigitte Makuate , Landing Mané, Denis Jean Sonwa, DEFO Louis, L. Ruby Leung, Yoshiaki Hata, Cynthia Wright, Eric Bastos Gorgens, Manh-Hung Le, Debora Regina Roberti, Kevin Njabo, Victor Aimé Kemeuze, John Adams Katikomo, Nyong Princely Awazi, Andrea, Martin Arthur Meka Zibi II, Peke Koukou Léon c'est la vie, NYAME MBIA Donald-l'or, Nkemnkeng Francoline Jong, Vanessa MAVILA, Olivier BOSELA , Akwayopanga Denis, Bakeleki Bohin Jean Marie, LONCTHI FOBASSO Carmen, Apene Derek Aziwoh , BEDIANG Cyrille Bienvenu , Susanna B Hecht, BOUNGOU MATOUMOUNA Jancy Kelly, TAHIRI HERI JONATHAN , TAYA SAAH Bertrant James , Nzanzu Mulimirwa Philémon , Regis Koumba Mouissou , MATOUMOUENE GOMA Amour MAcelvi, TENE TAYO Paul Martial, Nanda Silatsa Serge, Alain OKITO, Stella Songwe Tikeng, Ncangu Bahindwa Benjamin , Sandjo Phallin Romeal , Timothy Bonebrake, Mr.Okwiri james, AKSANTI CIZUNGU Matthieu, THIERRY MICHEL TENE, Igor Akendengué Aken, NZUTA KENGNE Clovis, Essama Essama Mathurin , MACHE Dolorès , KOHBE WANSO Emmanuel, ENECKDEM TSOPGNI Vadel, Usongo Patience Abaufei , ENOCK DJORWE, Ravinder Sehgal, Donato Ndong Ndong Nzang, Nguimalet Cyriaque Rufin, hubert yamvu, Foupouapegnigni Moihamette, BOSSIOMO MFELA Amadou, Hugues Irenge Nganiza, Mounkene Bounyahre Zacharie , WOUOKOUE TAFFO Junior Baudoin , Djosebe Azaria , Fritz Betchem , Alysson Bery, OBIANG ZOGO Robert Vancelas, Daniel Brice Knko Nkontcheu, Mbenga, Eric Bertrand Fokam, Marcel Caritá Vaz, Armand Okende, Greg Jongsma, Joost van Haren, Rui Cheng, Peter Ssimbwa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7">
      <w:pPr>
        <w:spacing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before="120" w:lineRule="auto"/>
        <w:rPr>
          <w:ins w:author="Adia Bey" w:id="9" w:date="2024-09-18T13:48:28Z"/>
          <w:rFonts w:ascii="Avenir" w:cs="Avenir" w:eastAsia="Avenir" w:hAnsi="Avenir"/>
          <w:b w:val="1"/>
          <w:sz w:val="20"/>
          <w:szCs w:val="20"/>
        </w:rPr>
      </w:pPr>
      <w:r w:rsidDel="00000000" w:rsidR="00000000" w:rsidRPr="00000000">
        <w:rPr>
          <w:rFonts w:ascii="Times New Roman" w:cs="Times New Roman" w:eastAsia="Times New Roman" w:hAnsi="Times New Roman"/>
          <w:sz w:val="24"/>
          <w:szCs w:val="24"/>
          <w:rtl w:val="0"/>
        </w:rPr>
        <w:t xml:space="preserve">Members of the MDS Working Group:</w:t>
      </w:r>
      <w:r w:rsidDel="00000000" w:rsidR="00000000" w:rsidRPr="00000000">
        <w:rPr>
          <w:rFonts w:ascii="Times New Roman" w:cs="Times New Roman" w:eastAsia="Times New Roman" w:hAnsi="Times New Roman"/>
          <w:b w:val="1"/>
          <w:sz w:val="27.959999084472656"/>
          <w:szCs w:val="27.959999084472656"/>
          <w:rtl w:val="0"/>
        </w:rPr>
        <w:t xml:space="preserve"> </w:t>
      </w:r>
      <w:commentRangeStart w:id="3"/>
      <w:commentRangeStart w:id="4"/>
      <w:commentRangeStart w:id="5"/>
      <w:commentRangeStart w:id="6"/>
      <w:r w:rsidDel="00000000" w:rsidR="00000000" w:rsidRPr="00000000">
        <w:rPr>
          <w:rFonts w:ascii="Avenir" w:cs="Avenir" w:eastAsia="Avenir" w:hAnsi="Avenir"/>
          <w:b w:val="1"/>
          <w:sz w:val="20"/>
          <w:szCs w:val="20"/>
          <w:rtl w:val="0"/>
        </w:rPr>
        <w:t xml:space="preserve">Shivani</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Fonts w:ascii="Avenir" w:cs="Avenir" w:eastAsia="Avenir" w:hAnsi="Avenir"/>
          <w:b w:val="1"/>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w:t>
      </w:r>
      <w:ins w:author="Marcos Longo" w:id="8" w:date="2024-09-18T02:28:12Z">
        <w:r w:rsidDel="00000000" w:rsidR="00000000" w:rsidRPr="00000000">
          <w:rPr>
            <w:rFonts w:ascii="Avenir" w:cs="Avenir" w:eastAsia="Avenir" w:hAnsi="Avenir"/>
            <w:b w:val="1"/>
            <w:sz w:val="20"/>
            <w:szCs w:val="20"/>
            <w:rtl w:val="0"/>
          </w:rPr>
          <w:t xml:space="preserve">Lina María Sánchez-Clavijo (Humboldt Institute), </w:t>
        </w:r>
      </w:ins>
      <w:r w:rsidDel="00000000" w:rsidR="00000000" w:rsidRPr="00000000">
        <w:rPr>
          <w:rFonts w:ascii="Avenir" w:cs="Avenir" w:eastAsia="Avenir" w:hAnsi="Avenir"/>
          <w:b w:val="1"/>
          <w:sz w:val="20"/>
          <w:szCs w:val="20"/>
          <w:rtl w:val="0"/>
        </w:rPr>
        <w:t xml:space="preserve">André Santos (LBNL), </w:t>
      </w:r>
      <w:commentRangeStart w:id="7"/>
      <w:r w:rsidDel="00000000" w:rsidR="00000000" w:rsidRPr="00000000">
        <w:rPr>
          <w:rFonts w:ascii="Avenir" w:cs="Avenir" w:eastAsia="Avenir" w:hAnsi="Avenir"/>
          <w:b w:val="1"/>
          <w:sz w:val="20"/>
          <w:szCs w:val="20"/>
          <w:rtl w:val="0"/>
        </w:rPr>
        <w:t xml:space="preserve">Rosa Maria Nascimento dos Santos</w:t>
      </w:r>
      <w:commentRangeEnd w:id="7"/>
      <w:r w:rsidDel="00000000" w:rsidR="00000000" w:rsidRPr="00000000">
        <w:commentReference w:id="7"/>
      </w:r>
      <w:r w:rsidDel="00000000" w:rsidR="00000000" w:rsidRPr="00000000">
        <w:rPr>
          <w:rFonts w:ascii="Avenir" w:cs="Avenir" w:eastAsia="Avenir" w:hAnsi="Avenir"/>
          <w:b w:val="1"/>
          <w:sz w:val="20"/>
          <w:szCs w:val="20"/>
          <w:rtl w:val="0"/>
        </w:rPr>
        <w:t xml:space="preserve"> (Amazonas State University),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ins w:author="Adia Bey" w:id="9" w:date="2024-09-18T13:48:28Z">
        <w:r w:rsidDel="00000000" w:rsidR="00000000" w:rsidRPr="00000000">
          <w:rPr>
            <w:rtl w:val="0"/>
          </w:rPr>
        </w:r>
      </w:ins>
    </w:p>
    <w:p w:rsidR="00000000" w:rsidDel="00000000" w:rsidP="00000000" w:rsidRDefault="00000000" w:rsidRPr="00000000" w14:paraId="00000059">
      <w:pPr>
        <w:spacing w:before="120" w:lineRule="auto"/>
        <w:rPr>
          <w:ins w:author="Adia Bey" w:id="9" w:date="2024-09-18T13:48:28Z"/>
          <w:rFonts w:ascii="Avenir" w:cs="Avenir" w:eastAsia="Avenir" w:hAnsi="Avenir"/>
          <w:b w:val="1"/>
          <w:sz w:val="20"/>
          <w:szCs w:val="20"/>
        </w:rPr>
      </w:pPr>
      <w:ins w:author="Adia Bey" w:id="9" w:date="2024-09-18T13:48:28Z">
        <w:r w:rsidDel="00000000" w:rsidR="00000000" w:rsidRPr="00000000">
          <w:rPr>
            <w:rtl w:val="0"/>
          </w:rPr>
        </w:r>
      </w:ins>
    </w:p>
    <w:p w:rsidR="00000000" w:rsidDel="00000000" w:rsidP="00000000" w:rsidRDefault="00000000" w:rsidRPr="00000000" w14:paraId="0000005A">
      <w:pPr>
        <w:spacing w:before="120" w:lineRule="auto"/>
        <w:rPr>
          <w:rFonts w:ascii="Avenir" w:cs="Avenir" w:eastAsia="Avenir" w:hAnsi="Avenir"/>
          <w:b w:val="1"/>
          <w:sz w:val="20"/>
          <w:szCs w:val="20"/>
        </w:rPr>
      </w:pPr>
      <w:ins w:author="Adia Bey" w:id="9" w:date="2024-09-18T13:48:28Z">
        <w:r w:rsidDel="00000000" w:rsidR="00000000" w:rsidRPr="00000000">
          <w:rPr>
            <w:rFonts w:ascii="Avenir" w:cs="Avenir" w:eastAsia="Avenir" w:hAnsi="Avenir"/>
            <w:b w:val="1"/>
            <w:sz w:val="20"/>
            <w:szCs w:val="20"/>
            <w:rtl w:val="0"/>
          </w:rPr>
          <w:t xml:space="preserve">Members of the Community Engagement and Research Applications Working Group: </w:t>
        </w:r>
      </w:ins>
      <w:r w:rsidDel="00000000" w:rsidR="00000000" w:rsidRPr="00000000">
        <w:rPr>
          <w:rtl w:val="0"/>
        </w:rPr>
      </w:r>
    </w:p>
    <w:p w:rsidR="00000000" w:rsidDel="00000000" w:rsidP="00000000" w:rsidRDefault="00000000" w:rsidRPr="00000000" w14:paraId="0000005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C">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16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 Study Domain</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23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23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9lrsqbv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30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Carbon Stocks and Fluxes</w:t>
              <w:tab/>
              <w:t xml:space="preserve">39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Biodiversity &amp; Functional Composition</w:t>
              <w:tab/>
              <w:t xml:space="preserve">42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t7zxy88u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Land-Atmosphere Interactions and Thresholds</w:t>
              <w:tab/>
              <w:t xml:space="preserve">44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46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Species Interactions and Resilience</w:t>
              <w:tab/>
              <w:t xml:space="preserve">46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Mortality, Recovery, and Management</w:t>
              <w:tab/>
              <w:t xml:space="preserve">47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Hydrological Cycle Feedbacks</w:t>
              <w:tab/>
              <w:t xml:space="preserve">49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51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53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55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56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56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58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Optimal, Baseline, and Threshold Measurements</w:t>
              <w:tab/>
              <w:t xml:space="preserve">59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Satellite Remote Sensing Observations</w:t>
              <w:tab/>
              <w:t xml:space="preserve">63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Airborne Remote Sensing Observations</w:t>
              <w:tab/>
              <w:t xml:space="preserve">64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Field Observations and Studies</w:t>
              <w:tab/>
              <w:t xml:space="preserve">67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69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72</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72</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77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78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80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81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82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82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83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84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84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86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International and Other Agreements</w:t>
              <w:tab/>
              <w:t xml:space="preserve">86</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Government agreements and MOUs</w:t>
              <w:tab/>
              <w:t xml:space="preserve">86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NASA airborne campaign Indigenous agreements, permissions, and treaties</w:t>
              <w:tab/>
              <w:t xml:space="preserve">87</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Community Engagement Strategy</w:t>
              <w:tab/>
              <w:t xml:space="preserve">87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PANGEA Partners</w:t>
              <w:tab/>
              <w:t xml:space="preserve">87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Principles</w:t>
              <w:tab/>
              <w:t xml:space="preserve">92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Engagement Strategy</w:t>
              <w:tab/>
              <w:t xml:space="preserve">95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Cost Elements</w:t>
              <w:tab/>
              <w:t xml:space="preserve">98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Co-funding Opportunities</w:t>
              <w:tab/>
              <w:t xml:space="preserve">99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Open Science - Data Management and Sharing</w:t>
              <w:tab/>
              <w:t xml:space="preserve">100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Timetable</w:t>
              <w:tab/>
              <w:t xml:space="preserve">104</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Risk and Risk Mitigation / Risk Assessment</w:t>
              <w:tab/>
              <w:t xml:space="preserve">107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108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109</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Climate Mitigation and Carbon Monitoring</w:t>
              <w:tab/>
              <w:t xml:space="preserve">109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110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112</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114</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116</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122</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122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122</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124</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125</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125</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125</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126</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Level II and III Ecoregions in PANGEA Study Region</w:t>
              <w:tab/>
              <w:t xml:space="preserve">126</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Airborne and Spaceborne Remote Sensing Systems for PANGEA</w:t>
              <w:tab/>
              <w:t xml:space="preserve">126</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Summary of PANGEA Participants</w:t>
              <w:tab/>
              <w:t xml:space="preserve">126</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Letters of Support</w:t>
              <w:tab/>
              <w:t xml:space="preserve">127</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 - Stuff that’s beyond scope that could be developed in collaboration with PANGEA</w:t>
              <w:tab/>
              <w:t xml:space="preserve">129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AC">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AD">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ind w:left="0" w:firstLine="0"/>
        <w:rPr/>
      </w:pPr>
      <w:bookmarkStart w:colFirst="0" w:colLast="0" w:name="_k34ngprcwpga" w:id="2"/>
      <w:bookmarkEnd w:id="2"/>
      <w:r w:rsidDel="00000000" w:rsidR="00000000" w:rsidRPr="00000000">
        <w:rPr>
          <w:rtl w:val="0"/>
        </w:rPr>
        <w:t xml:space="preserve">1. </w:t>
      </w:r>
      <w:commentRangeStart w:id="8"/>
      <w:r w:rsidDel="00000000" w:rsidR="00000000" w:rsidRPr="00000000">
        <w:rPr>
          <w:rtl w:val="0"/>
        </w:rPr>
        <w:t xml:space="preserve">Introduction</w:t>
      </w:r>
      <w:commentRangeEnd w:id="8"/>
      <w:r w:rsidDel="00000000" w:rsidR="00000000" w:rsidRPr="00000000">
        <w:commentReference w:id="8"/>
      </w:r>
      <w:r w:rsidDel="00000000" w:rsidR="00000000" w:rsidRPr="00000000">
        <w:rPr>
          <w:rtl w:val="0"/>
        </w:rPr>
        <w:t xml:space="preserve"> and </w:t>
      </w:r>
      <w:commentRangeStart w:id="9"/>
      <w:r w:rsidDel="00000000" w:rsidR="00000000" w:rsidRPr="00000000">
        <w:rPr>
          <w:rtl w:val="0"/>
        </w:rPr>
        <w:t xml:space="preserve">Motivation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F">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community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z w:val="22"/>
          <w:szCs w:val="22"/>
        </w:rPr>
      </w:pPr>
      <w:r w:rsidDel="00000000" w:rsidR="00000000" w:rsidRPr="00000000">
        <w:rPr>
          <w:sz w:val="22"/>
          <w:szCs w:val="22"/>
          <w:rtl w:val="0"/>
        </w:rPr>
        <w:t xml:space="preserve">PANGEA will:</w:t>
      </w:r>
    </w:p>
    <w:p w:rsidR="00000000" w:rsidDel="00000000" w:rsidP="00000000" w:rsidRDefault="00000000" w:rsidRPr="00000000" w14:paraId="000000B2">
      <w:pPr>
        <w:numPr>
          <w:ilvl w:val="0"/>
          <w:numId w:val="33"/>
        </w:numPr>
        <w:ind w:left="720" w:hanging="360"/>
        <w:rPr>
          <w:u w:val="none"/>
        </w:rPr>
      </w:pPr>
      <w:r w:rsidDel="00000000" w:rsidR="00000000" w:rsidRPr="00000000">
        <w:rPr>
          <w:b w:val="1"/>
          <w:sz w:val="22"/>
          <w:szCs w:val="22"/>
          <w:rtl w:val="0"/>
        </w:rPr>
        <w:t xml:space="preserve">answer</w:t>
      </w:r>
      <w:r w:rsidDel="00000000" w:rsidR="00000000" w:rsidRPr="00000000">
        <w:rPr>
          <w:sz w:val="22"/>
          <w:szCs w:val="22"/>
          <w:rtl w:val="0"/>
        </w:rPr>
        <w:t xml:space="preserve">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p>
    <w:p w:rsidR="00000000" w:rsidDel="00000000" w:rsidP="00000000" w:rsidRDefault="00000000" w:rsidRPr="00000000" w14:paraId="000000B3">
      <w:pPr>
        <w:numPr>
          <w:ilvl w:val="0"/>
          <w:numId w:val="33"/>
        </w:numPr>
        <w:ind w:left="720" w:hanging="360"/>
        <w:rPr>
          <w:u w:val="none"/>
        </w:rPr>
      </w:pPr>
      <w:r w:rsidDel="00000000" w:rsidR="00000000" w:rsidRPr="00000000">
        <w:rPr>
          <w:b w:val="1"/>
          <w:sz w:val="22"/>
          <w:szCs w:val="22"/>
          <w:rtl w:val="0"/>
        </w:rPr>
        <w:t xml:space="preserve">foster</w:t>
      </w:r>
      <w:r w:rsidDel="00000000" w:rsidR="00000000" w:rsidRPr="00000000">
        <w:rPr>
          <w:sz w:val="22"/>
          <w:szCs w:val="22"/>
          <w:rtl w:val="0"/>
        </w:rPr>
        <w:t xml:space="preserve">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4">
      <w:pPr>
        <w:numPr>
          <w:ilvl w:val="0"/>
          <w:numId w:val="33"/>
        </w:numPr>
        <w:ind w:left="720" w:hanging="360"/>
        <w:rPr>
          <w:u w:val="none"/>
        </w:rPr>
      </w:pPr>
      <w:r w:rsidDel="00000000" w:rsidR="00000000" w:rsidRPr="00000000">
        <w:rPr>
          <w:b w:val="1"/>
          <w:sz w:val="22"/>
          <w:szCs w:val="22"/>
          <w:rtl w:val="0"/>
        </w:rPr>
        <w:t xml:space="preserve">provide</w:t>
      </w:r>
      <w:r w:rsidDel="00000000" w:rsidR="00000000" w:rsidRPr="00000000">
        <w:rPr>
          <w:sz w:val="22"/>
          <w:szCs w:val="22"/>
          <w:rtl w:val="0"/>
        </w:rPr>
        <w:t xml:space="preserv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w:t>
      </w:r>
    </w:p>
    <w:p w:rsidR="00000000" w:rsidDel="00000000" w:rsidP="00000000" w:rsidRDefault="00000000" w:rsidRPr="00000000" w14:paraId="000000B5">
      <w:pPr>
        <w:numPr>
          <w:ilvl w:val="0"/>
          <w:numId w:val="33"/>
        </w:numPr>
        <w:ind w:left="720" w:hanging="360"/>
        <w:rPr>
          <w:u w:val="none"/>
        </w:rPr>
      </w:pPr>
      <w:r w:rsidDel="00000000" w:rsidR="00000000" w:rsidRPr="00000000">
        <w:rPr>
          <w:b w:val="1"/>
          <w:rtl w:val="0"/>
        </w:rPr>
        <w:t xml:space="preserve">establish</w:t>
      </w:r>
      <w:r w:rsidDel="00000000" w:rsidR="00000000" w:rsidRPr="00000000">
        <w:rPr>
          <w:sz w:val="22"/>
          <w:szCs w:val="22"/>
          <w:rtl w:val="0"/>
        </w:rPr>
        <w:t xml:space="preser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B6">
      <w:pPr>
        <w:spacing w:after="240" w:before="240" w:lineRule="auto"/>
        <w:rPr>
          <w:ins w:author="Paul Propster" w:id="10" w:date="2024-09-17T17:21:28Z"/>
        </w:rPr>
      </w:pPr>
      <w:r w:rsidDel="00000000" w:rsidR="00000000" w:rsidRPr="00000000">
        <w:rPr>
          <w:rtl w:val="0"/>
        </w:rPr>
        <w:t xml:space="preserve">Tropical forests account for globally significant carbon, water, and energy fluxes, and a large proportion of Earth’s biodiversity. </w:t>
      </w:r>
      <w:r w:rsidDel="00000000" w:rsidR="00000000" w:rsidRPr="00000000">
        <w:rPr>
          <w:rtl w:val="0"/>
        </w:rPr>
        <w:t xml:space="preserve">Tropical forests also store vast amounts of carbon; moist tropical forests in particular comprise about 40% of global biomass (</w:t>
      </w:r>
      <w:commentRangeStart w:id="10"/>
      <w:r w:rsidDel="00000000" w:rsidR="00000000" w:rsidRPr="00000000">
        <w:rPr>
          <w:rtl w:val="0"/>
        </w:rPr>
        <w:t xml:space="preserve">Xu et al., 2021</w:t>
      </w:r>
      <w:commentRangeEnd w:id="10"/>
      <w:r w:rsidDel="00000000" w:rsidR="00000000" w:rsidRPr="00000000">
        <w:commentReference w:id="10"/>
      </w:r>
      <w:r w:rsidDel="00000000" w:rsidR="00000000" w:rsidRPr="00000000">
        <w:rPr>
          <w:rtl w:val="0"/>
        </w:rPr>
        <w:t xml:space="preserve">) and are currently a globally important carbon sink (</w:t>
      </w:r>
      <w:hyperlink r:id="rId12">
        <w:r w:rsidDel="00000000" w:rsidR="00000000" w:rsidRPr="00000000">
          <w:rPr>
            <w:color w:val="1155cc"/>
            <w:u w:val="single"/>
            <w:rtl w:val="0"/>
          </w:rPr>
          <w:t xml:space="preserve">Pan et al., 2024</w:t>
        </w:r>
      </w:hyperlink>
      <w:r w:rsidDel="00000000" w:rsidR="00000000" w:rsidRPr="00000000">
        <w:rPr>
          <w:rtl w:val="0"/>
        </w:rPr>
        <w:t xml:space="preserve">). </w:t>
      </w:r>
      <w:r w:rsidDel="00000000" w:rsidR="00000000" w:rsidRPr="00000000">
        <w:rPr>
          <w:rtl w:val="0"/>
        </w:rPr>
        <w:t xml:space="preserve">Tropical forests also regulate climate</w:t>
      </w:r>
      <w:r w:rsidDel="00000000" w:rsidR="00000000" w:rsidRPr="00000000">
        <w:rPr>
          <w:rtl w:val="0"/>
        </w:rPr>
        <w:t xml:space="preserve"> locally, regionally, and globally. </w:t>
      </w:r>
      <w:ins w:author="Paul Propster" w:id="10" w:date="2024-09-17T17:21:28Z">
        <w:r w:rsidDel="00000000" w:rsidR="00000000" w:rsidRPr="00000000">
          <w:rPr>
            <w:rtl w:val="0"/>
          </w:rPr>
        </w:r>
      </w:ins>
    </w:p>
    <w:p w:rsidR="00000000" w:rsidDel="00000000" w:rsidP="00000000" w:rsidRDefault="00000000" w:rsidRPr="00000000" w14:paraId="000000B7">
      <w:pPr>
        <w:spacing w:after="240" w:before="240" w:lineRule="auto"/>
        <w:rPr>
          <w:ins w:author="Paul Propster" w:id="11" w:date="2024-09-17T17:22:55Z"/>
          <w:b w:val="1"/>
        </w:rPr>
      </w:pPr>
      <w:r w:rsidDel="00000000" w:rsidR="00000000" w:rsidRPr="00000000">
        <w:rPr>
          <w:b w:val="1"/>
          <w:rtl w:val="0"/>
        </w:rPr>
        <w:t xml:space="preserve">However, the biogeochemical response of tropical forests to changing climate forcing and climate extremes varies strongly across the tropics in ways that urgently require improved understanding. </w:t>
      </w:r>
      <w:ins w:author="Paul Propster" w:id="11" w:date="2024-09-17T17:22:55Z">
        <w:r w:rsidDel="00000000" w:rsidR="00000000" w:rsidRPr="00000000">
          <w:rPr>
            <w:rtl w:val="0"/>
          </w:rPr>
        </w:r>
      </w:ins>
    </w:p>
    <w:p w:rsidR="00000000" w:rsidDel="00000000" w:rsidP="00000000" w:rsidRDefault="00000000" w:rsidRPr="00000000" w14:paraId="000000B8">
      <w:pPr>
        <w:spacing w:after="240" w:before="240" w:lineRule="auto"/>
        <w:rPr/>
      </w:pP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11"/>
      <w:r w:rsidDel="00000000" w:rsidR="00000000" w:rsidRPr="00000000">
        <w:rPr>
          <w:rtl w:val="0"/>
        </w:rPr>
        <w:t xml:space="preserve">Barkhordarian et al 2019</w:t>
      </w:r>
      <w:commentRangeEnd w:id="11"/>
      <w:r w:rsidDel="00000000" w:rsidR="00000000" w:rsidRPr="00000000">
        <w:commentReference w:id="11"/>
      </w:r>
      <w:r w:rsidDel="00000000" w:rsidR="00000000" w:rsidRPr="00000000">
        <w:rPr>
          <w:rtl w:val="0"/>
        </w:rPr>
        <w:t xml:space="preserve">). Tropical tree mortality rates are rising differentially across the tropics due to increases in drought duration and severity and storm intensity (</w:t>
      </w:r>
      <w:commentRangeStart w:id="12"/>
      <w:r w:rsidDel="00000000" w:rsidR="00000000" w:rsidRPr="00000000">
        <w:rPr>
          <w:rtl w:val="0"/>
        </w:rPr>
        <w:t xml:space="preserve">Allen et al 2010</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McDowell et al 2018</w:t>
      </w:r>
      <w:commentRangeEnd w:id="13"/>
      <w:r w:rsidDel="00000000" w:rsidR="00000000" w:rsidRPr="00000000">
        <w:commentReference w:id="13"/>
      </w:r>
      <w:r w:rsidDel="00000000" w:rsidR="00000000" w:rsidRPr="00000000">
        <w:rPr>
          <w:rtl w:val="0"/>
        </w:rPr>
        <w:t xml:space="preserve">, </w:t>
      </w:r>
      <w:commentRangeStart w:id="14"/>
      <w:commentRangeStart w:id="15"/>
      <w:r w:rsidDel="00000000" w:rsidR="00000000" w:rsidRPr="00000000">
        <w:rPr>
          <w:rtl w:val="0"/>
        </w:rPr>
        <w:t xml:space="preserve">Choat et al 2012</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commentRangeStart w:id="16"/>
      <w:r w:rsidDel="00000000" w:rsidR="00000000" w:rsidRPr="00000000">
        <w:rPr>
          <w:highlight w:val="white"/>
          <w:rtl w:val="0"/>
        </w:rPr>
        <w:t xml:space="preserve">Smith et al. 2020</w:t>
      </w:r>
      <w:commentRangeEnd w:id="16"/>
      <w:r w:rsidDel="00000000" w:rsidR="00000000" w:rsidRPr="00000000">
        <w:commentReference w:id="16"/>
      </w:r>
      <w:r w:rsidDel="00000000" w:rsidR="00000000" w:rsidRPr="00000000">
        <w:rPr>
          <w:highlight w:val="white"/>
          <w:rtl w:val="0"/>
        </w:rPr>
        <w:t xml:space="preserve">, Doughty et al. 2023, </w:t>
      </w:r>
      <w:commentRangeStart w:id="17"/>
      <w:r w:rsidDel="00000000" w:rsidR="00000000" w:rsidRPr="00000000">
        <w:rPr>
          <w:highlight w:val="white"/>
          <w:rtl w:val="0"/>
        </w:rPr>
        <w:t xml:space="preserve">Winter 2024</w:t>
      </w:r>
      <w:commentRangeEnd w:id="17"/>
      <w:r w:rsidDel="00000000" w:rsidR="00000000" w:rsidRPr="00000000">
        <w:commentReference w:id="17"/>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w:t>
      </w:r>
      <w:commentRangeStart w:id="18"/>
      <w:r w:rsidDel="00000000" w:rsidR="00000000" w:rsidRPr="00000000">
        <w:rPr>
          <w:rtl w:val="0"/>
        </w:rPr>
        <w:t xml:space="preserve">DeFries et al 2004, Gibbs et al 2010a, Hosonuma et al 2012</w:t>
      </w:r>
      <w:commentRangeEnd w:id="18"/>
      <w:r w:rsidDel="00000000" w:rsidR="00000000" w:rsidRPr="00000000">
        <w:commentReference w:id="18"/>
      </w:r>
      <w:r w:rsidDel="00000000" w:rsidR="00000000" w:rsidRPr="00000000">
        <w:rPr>
          <w:rtl w:val="0"/>
        </w:rPr>
        <w:t xml:space="preserve">) have resulted in </w:t>
      </w:r>
      <w:commentRangeStart w:id="19"/>
      <w:r w:rsidDel="00000000" w:rsidR="00000000" w:rsidRPr="00000000">
        <w:rPr>
          <w:rtl w:val="0"/>
        </w:rPr>
        <w:t xml:space="preserve">some tropical forests becoming n</w:t>
      </w:r>
      <w:commentRangeEnd w:id="19"/>
      <w:r w:rsidDel="00000000" w:rsidR="00000000" w:rsidRPr="00000000">
        <w:commentReference w:id="19"/>
      </w:r>
      <w:r w:rsidDel="00000000" w:rsidR="00000000" w:rsidRPr="00000000">
        <w:rPr>
          <w:rtl w:val="0"/>
        </w:rPr>
        <w:t xml:space="preserve">et sources of carbon to the atmosphere (</w:t>
      </w:r>
      <w:commentRangeStart w:id="20"/>
      <w:r w:rsidDel="00000000" w:rsidR="00000000" w:rsidRPr="00000000">
        <w:rPr>
          <w:rtl w:val="0"/>
        </w:rPr>
        <w:t xml:space="preserve">Gatti et al 2021</w:t>
      </w:r>
      <w:commentRangeEnd w:id="20"/>
      <w:r w:rsidDel="00000000" w:rsidR="00000000" w:rsidRPr="00000000">
        <w:commentReference w:id="20"/>
      </w:r>
      <w:r w:rsidDel="00000000" w:rsidR="00000000" w:rsidRPr="00000000">
        <w:rPr>
          <w:rtl w:val="0"/>
        </w:rPr>
        <w:t xml:space="preserve">).</w:t>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1"/>
      <w:r w:rsidDel="00000000" w:rsidR="00000000" w:rsidRPr="00000000">
        <w:rPr>
          <w:rtl w:val="0"/>
        </w:rPr>
        <w:t xml:space="preserve">Brando et al. 2020</w:t>
      </w:r>
      <w:commentRangeEnd w:id="21"/>
      <w:r w:rsidDel="00000000" w:rsidR="00000000" w:rsidRPr="00000000">
        <w:commentReference w:id="21"/>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threaten many tropical species with extinction (</w:t>
      </w:r>
      <w:commentRangeStart w:id="22"/>
      <w:commentRangeStart w:id="23"/>
      <w:r w:rsidDel="00000000" w:rsidR="00000000" w:rsidRPr="00000000">
        <w:rPr>
          <w:rtl w:val="0"/>
        </w:rPr>
        <w:t xml:space="preserve">Feeley</w:t>
      </w:r>
      <w:commentRangeEnd w:id="23"/>
      <w:r w:rsidDel="00000000" w:rsidR="00000000" w:rsidRPr="00000000">
        <w:commentReference w:id="23"/>
      </w:r>
      <w:r w:rsidDel="00000000" w:rsidR="00000000" w:rsidRPr="00000000">
        <w:rPr>
          <w:rtl w:val="0"/>
        </w:rPr>
        <w:t xml:space="preserve"> et al. 2012; Barlow et al. 2016; Benitze-Lopez et al. 2017; Alroy 2017</w:t>
      </w:r>
      <w:commentRangeEnd w:id="22"/>
      <w:r w:rsidDel="00000000" w:rsidR="00000000" w:rsidRPr="00000000">
        <w:commentReference w:id="22"/>
      </w:r>
      <w:r w:rsidDel="00000000" w:rsidR="00000000" w:rsidRPr="00000000">
        <w:rPr>
          <w:rtl w:val="0"/>
        </w:rPr>
        <w:t xml:space="preserve">), and this biodiversity loss could in turn compromise tropical forest structure and function as well as goods and services </w:t>
      </w:r>
      <w:commentRangeStart w:id="24"/>
      <w:r w:rsidDel="00000000" w:rsidR="00000000" w:rsidRPr="00000000">
        <w:rPr>
          <w:rtl w:val="0"/>
        </w:rPr>
        <w:t xml:space="preserve">(Bunker et al. 2005; Peres et al. 2016)</w:t>
      </w:r>
      <w:commentRangeEnd w:id="24"/>
      <w:r w:rsidDel="00000000" w:rsidR="00000000" w:rsidRPr="00000000">
        <w:commentReference w:id="24"/>
      </w:r>
      <w:r w:rsidDel="00000000" w:rsidR="00000000" w:rsidRPr="00000000">
        <w:rPr>
          <w:rtl w:val="0"/>
        </w:rPr>
        <w:t xml:space="preserve">.  </w:t>
      </w:r>
    </w:p>
    <w:p w:rsidR="00000000" w:rsidDel="00000000" w:rsidP="00000000" w:rsidRDefault="00000000" w:rsidRPr="00000000" w14:paraId="000000B9">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3">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5"/>
      <w:r w:rsidDel="00000000" w:rsidR="00000000" w:rsidRPr="00000000">
        <w:rPr>
          <w:rtl w:val="0"/>
        </w:rPr>
        <w:t xml:space="preserve">Sjögersten et al., 2014</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rtl w:val="0"/>
        </w:rPr>
        <w:t xml:space="preserve">Peng et al., 2022</w:t>
      </w:r>
      <w:commentRangeEnd w:id="26"/>
      <w:r w:rsidDel="00000000" w:rsidR="00000000" w:rsidRPr="00000000">
        <w:commentReference w:id="26"/>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7"/>
      <w:r w:rsidDel="00000000" w:rsidR="00000000" w:rsidRPr="00000000">
        <w:rPr>
          <w:rtl w:val="0"/>
        </w:rPr>
        <w:t xml:space="preserve">Masson-Delmotte et al., 2021</w:t>
      </w:r>
      <w:commentRangeEnd w:id="27"/>
      <w:r w:rsidDel="00000000" w:rsidR="00000000" w:rsidRPr="00000000">
        <w:commentReference w:id="2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8"/>
      <w:r w:rsidDel="00000000" w:rsidR="00000000" w:rsidRPr="00000000">
        <w:rPr>
          <w:rtl w:val="0"/>
        </w:rPr>
        <w:t xml:space="preserve">GHG</w:t>
      </w:r>
      <w:commentRangeEnd w:id="28"/>
      <w:r w:rsidDel="00000000" w:rsidR="00000000" w:rsidRPr="00000000">
        <w:commentReference w:id="28"/>
      </w:r>
      <w:r w:rsidDel="00000000" w:rsidR="00000000" w:rsidRPr="00000000">
        <w:rPr>
          <w:rtl w:val="0"/>
        </w:rPr>
        <w:t xml:space="preserve">) (</w:t>
      </w:r>
      <w:commentRangeStart w:id="29"/>
      <w:r w:rsidDel="00000000" w:rsidR="00000000" w:rsidRPr="00000000">
        <w:rPr>
          <w:rtl w:val="0"/>
        </w:rPr>
        <w:t xml:space="preserve">Turner et al., 2019</w:t>
      </w:r>
      <w:commentRangeEnd w:id="29"/>
      <w:r w:rsidDel="00000000" w:rsidR="00000000" w:rsidRPr="00000000">
        <w:commentReference w:id="29"/>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30"/>
      <w:r w:rsidDel="00000000" w:rsidR="00000000" w:rsidRPr="00000000">
        <w:rPr>
          <w:rtl w:val="0"/>
        </w:rPr>
        <w:t xml:space="preserve">Saunois et al., 2020</w:t>
      </w:r>
      <w:commentRangeEnd w:id="30"/>
      <w:r w:rsidDel="00000000" w:rsidR="00000000" w:rsidRPr="00000000">
        <w:commentReference w:id="30"/>
      </w:r>
      <w:r w:rsidDel="00000000" w:rsidR="00000000" w:rsidRPr="00000000">
        <w:rPr>
          <w:rtl w:val="0"/>
        </w:rPr>
        <w:t xml:space="preserve">; </w:t>
      </w:r>
      <w:commentRangeStart w:id="31"/>
      <w:r w:rsidDel="00000000" w:rsidR="00000000" w:rsidRPr="00000000">
        <w:rPr>
          <w:rtl w:val="0"/>
        </w:rPr>
        <w:t xml:space="preserve">Peng et al., 2022</w:t>
      </w:r>
      <w:commentRangeEnd w:id="31"/>
      <w:r w:rsidDel="00000000" w:rsidR="00000000" w:rsidRPr="00000000">
        <w:commentReference w:id="31"/>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32"/>
      <w:r w:rsidDel="00000000" w:rsidR="00000000" w:rsidRPr="00000000">
        <w:rPr>
          <w:rtl w:val="0"/>
        </w:rPr>
        <w:t xml:space="preserve">Saunois et al., 2020</w:t>
      </w:r>
      <w:commentRangeEnd w:id="32"/>
      <w:r w:rsidDel="00000000" w:rsidR="00000000" w:rsidRPr="00000000">
        <w:commentReference w:id="32"/>
      </w:r>
      <w:r w:rsidDel="00000000" w:rsidR="00000000" w:rsidRPr="00000000">
        <w:rPr>
          <w:rtl w:val="0"/>
        </w:rPr>
        <w:t xml:space="preserve">, </w:t>
      </w:r>
      <w:commentRangeStart w:id="33"/>
      <w:r w:rsidDel="00000000" w:rsidR="00000000" w:rsidRPr="00000000">
        <w:rPr>
          <w:rtl w:val="0"/>
        </w:rPr>
        <w:t xml:space="preserve">2024</w:t>
      </w: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t xml:space="preserve">Current research has revealed our lack of understanding of how differences in the heterogeneity of tropical forests’ </w:t>
      </w:r>
      <w:r w:rsidDel="00000000" w:rsidR="00000000" w:rsidRPr="00000000">
        <w:rPr>
          <w:rtl w:val="0"/>
        </w:rPr>
        <w:t xml:space="preserve">species composition, structure, functional traits, and human interactions across continents control responses to climate change and other anthropogenic changes</w:t>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have produced major variation in species and </w:t>
      </w:r>
      <w:r w:rsidDel="00000000" w:rsidR="00000000" w:rsidRPr="00000000">
        <w:rPr>
          <w:rtl w:val="0"/>
        </w:rPr>
        <w:t xml:space="preserve">functional</w:t>
      </w:r>
      <w:r w:rsidDel="00000000" w:rsidR="00000000" w:rsidRPr="00000000">
        <w:rPr>
          <w:rtl w:val="0"/>
        </w:rPr>
        <w:t xml:space="preserve"> composition, structure, and biogeochemical cycling that directly affects their vulnerability and resilience. In other words,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we cannot confidently explain differences among tropical forest biomes in responses to climate forcing, nor do our current scaling tools fully reconcile differences between ground and satellite measurements in the tropics.</w:t>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ins w:author="Paul Propster" w:id="12" w:date="2024-09-17T17:30:26Z"/>
        </w:rPr>
      </w:pPr>
      <w:r w:rsidDel="00000000" w:rsidR="00000000" w:rsidRPr="00000000">
        <w:rPr>
          <w:b w:val="1"/>
          <w:rtl w:val="0"/>
        </w:rPr>
        <w:t xml:space="preserve">NASA s</w:t>
      </w:r>
      <w:r w:rsidDel="00000000" w:rsidR="00000000" w:rsidRPr="00000000">
        <w:rPr>
          <w:b w:val="1"/>
          <w:rtl w:val="0"/>
        </w:rPr>
        <w:t xml:space="preserve">atellite missions require validation in tropical forests</w:t>
      </w:r>
      <w:r w:rsidDel="00000000" w:rsidR="00000000" w:rsidRPr="00000000">
        <w:rPr>
          <w:rtl w:val="0"/>
        </w:rPr>
        <w:t xml:space="preserve">.</w:t>
      </w:r>
      <w:ins w:author="Paul Propster" w:id="12" w:date="2024-09-17T17:30:26Z">
        <w:r w:rsidDel="00000000" w:rsidR="00000000" w:rsidRPr="00000000">
          <w:rPr>
            <w:rtl w:val="0"/>
          </w:rPr>
        </w:r>
      </w:ins>
    </w:p>
    <w:p w:rsidR="00000000" w:rsidDel="00000000" w:rsidP="00000000" w:rsidRDefault="00000000" w:rsidRPr="00000000" w14:paraId="000000BE">
      <w:pPr>
        <w:ind w:left="0" w:firstLine="0"/>
        <w:rPr>
          <w:ins w:author="Paul Propster" w:id="13" w:date="2024-09-17T17:25:41Z"/>
        </w:rPr>
      </w:pPr>
      <w:r w:rsidDel="00000000" w:rsidR="00000000" w:rsidRPr="00000000">
        <w:rPr>
          <w:rtl w:val="0"/>
        </w:rPr>
        <w:t xml:space="preserve"> </w:t>
      </w:r>
      <w:ins w:author="Paul Propster" w:id="13" w:date="2024-09-17T17:25:41Z">
        <w:r w:rsidDel="00000000" w:rsidR="00000000" w:rsidRPr="00000000">
          <w:rPr>
            <w:rtl w:val="0"/>
          </w:rPr>
        </w:r>
      </w:ins>
    </w:p>
    <w:p w:rsidR="00000000" w:rsidDel="00000000" w:rsidP="00000000" w:rsidRDefault="00000000" w:rsidRPr="00000000" w14:paraId="000000BF">
      <w:pPr>
        <w:ind w:left="0" w:firstLine="0"/>
        <w:rPr/>
      </w:pPr>
      <w:r w:rsidDel="00000000" w:rsidR="00000000" w:rsidRPr="00000000">
        <w:rPr>
          <w:rtl w:val="0"/>
        </w:rPr>
        <w:t xml:space="preserve">NASA satellites play a critical role in advancing understanding of how forest ecosystems respond to environmental changes such as climate variability and land-use change. However before satellite data can be useful for scientific analysis or operational use, ground-based observations are critical to validate these measurements. Yet, the scarcity of such observations in tropical regions has led to significant challenges in improving satellite products </w:t>
      </w:r>
      <w:r w:rsidDel="00000000" w:rsidR="00000000" w:rsidRPr="00000000">
        <w:rPr>
          <w:b w:val="1"/>
          <w:rtl w:val="0"/>
        </w:rPr>
        <w:t xml:space="preserve">and interpreting scientific findings learned from these products</w:t>
      </w:r>
      <w:r w:rsidDel="00000000" w:rsidR="00000000" w:rsidRPr="00000000">
        <w:rPr>
          <w:rtl w:val="0"/>
        </w:rPr>
        <w:t xml:space="preserve">. 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commentRangeStart w:id="34"/>
      <w:r w:rsidDel="00000000" w:rsidR="00000000" w:rsidRPr="00000000">
        <w:rPr>
          <w:rtl w:val="0"/>
        </w:rPr>
        <w:t xml:space="preserve">Cho et al. 2024)</w:t>
      </w:r>
      <w:commentRangeEnd w:id="34"/>
      <w:r w:rsidDel="00000000" w:rsidR="00000000" w:rsidRPr="00000000">
        <w:commentReference w:id="34"/>
      </w:r>
      <w:r w:rsidDel="00000000" w:rsidR="00000000" w:rsidRPr="00000000">
        <w:rPr>
          <w:rtl w:val="0"/>
        </w:rPr>
        <w:t xml:space="preserve">. Importantly, these same ground-based data have provided an opportunity to improve SMAP’s soil moisture measurements in tropical forests (</w:t>
      </w:r>
      <w:commentRangeStart w:id="35"/>
      <w:r w:rsidDel="00000000" w:rsidR="00000000" w:rsidRPr="00000000">
        <w:rPr>
          <w:rtl w:val="0"/>
        </w:rPr>
        <w:t xml:space="preserve">Wang et al. 2024</w:t>
      </w:r>
      <w:commentRangeEnd w:id="35"/>
      <w:r w:rsidDel="00000000" w:rsidR="00000000" w:rsidRPr="00000000">
        <w:commentReference w:id="35"/>
      </w:r>
      <w:r w:rsidDel="00000000" w:rsidR="00000000" w:rsidRPr="00000000">
        <w:rPr>
          <w:rtl w:val="0"/>
        </w:rPr>
        <w:t xml:space="preserve">). </w:t>
      </w:r>
      <w:r w:rsidDel="00000000" w:rsidR="00000000" w:rsidRPr="00000000">
        <w:rPr>
          <w:rtl w:val="0"/>
        </w:rPr>
        <w:t xml:space="preserve">Another example is the lack of ground-based validation data for space-based CO2 measurements over the tropics, especially tropical Africa, which led to an ongoing unsettled debate about the magnitude of net biosphere exchanges over tropical Africa (Palmer et al., 2019; Gaubert et al.,</w:t>
      </w:r>
      <w:commentRangeStart w:id="36"/>
      <w:r w:rsidDel="00000000" w:rsidR="00000000" w:rsidRPr="00000000">
        <w:rPr>
          <w:rtl w:val="0"/>
        </w:rPr>
        <w:t xml:space="preserve">2023</w:t>
      </w:r>
      <w:commentRangeEnd w:id="36"/>
      <w:r w:rsidDel="00000000" w:rsidR="00000000" w:rsidRPr="00000000">
        <w:commentReference w:id="36"/>
      </w:r>
      <w:r w:rsidDel="00000000" w:rsidR="00000000" w:rsidRPr="00000000">
        <w:rPr>
          <w:rtl w:val="0"/>
        </w:rPr>
        <w:t xml:space="preserve">). </w:t>
      </w:r>
      <w:r w:rsidDel="00000000" w:rsidR="00000000" w:rsidRPr="00000000">
        <w:rPr>
          <w:rtl w:val="0"/>
        </w:rPr>
        <w:t xml:space="preserve">Reducing biases in measurements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is critical for </w:t>
      </w:r>
      <w:r w:rsidDel="00000000" w:rsidR="00000000" w:rsidRPr="00000000">
        <w:rPr>
          <w:rtl w:val="0"/>
        </w:rPr>
        <w:t xml:space="preserve">enhancing our understanding of the water cycle, carbon fluxes, and ecosystem dynamics in this globally important region.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left="0" w:firstLine="0"/>
        <w:rPr>
          <w:ins w:author="Paul Propster" w:id="14" w:date="2024-09-17T17:25:30Z"/>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commentRangeStart w:id="37"/>
      <w:commentRangeStart w:id="38"/>
      <w:r w:rsidDel="00000000" w:rsidR="00000000" w:rsidRPr="00000000">
        <w:rPr>
          <w:rtl w:val="0"/>
        </w:rPr>
        <w:t xml:space="preserve">Arora et al. 2020</w:t>
      </w:r>
      <w:commentRangeEnd w:id="37"/>
      <w:r w:rsidDel="00000000" w:rsidR="00000000" w:rsidRPr="00000000">
        <w:commentReference w:id="37"/>
      </w:r>
      <w:r w:rsidDel="00000000" w:rsidR="00000000" w:rsidRPr="00000000">
        <w:rPr>
          <w:rtl w:val="0"/>
        </w:rPr>
        <w:t xml:space="preserve">; </w:t>
      </w:r>
      <w:commentRangeStart w:id="39"/>
      <w:commentRangeStart w:id="40"/>
      <w:commentRangeStart w:id="41"/>
      <w:r w:rsidDel="00000000" w:rsidR="00000000" w:rsidRPr="00000000">
        <w:rPr>
          <w:rtl w:val="0"/>
        </w:rPr>
        <w:t xml:space="preserve">Friedlingstein et al </w:t>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t xml:space="preserve">2014; </w:t>
      </w:r>
      <w:commentRangeStart w:id="42"/>
      <w:commentRangeStart w:id="43"/>
      <w:r w:rsidDel="00000000" w:rsidR="00000000" w:rsidRPr="00000000">
        <w:rPr>
          <w:rtl w:val="0"/>
        </w:rPr>
        <w:t xml:space="preserve">Friedlingstein et al 20</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06</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 </w:t>
      </w:r>
      <w:ins w:author="Paul Propster" w:id="14" w:date="2024-09-17T17:25:30Z">
        <w:r w:rsidDel="00000000" w:rsidR="00000000" w:rsidRPr="00000000">
          <w:rPr>
            <w:rtl w:val="0"/>
          </w:rPr>
        </w:r>
      </w:ins>
    </w:p>
    <w:p w:rsidR="00000000" w:rsidDel="00000000" w:rsidP="00000000" w:rsidRDefault="00000000" w:rsidRPr="00000000" w14:paraId="000000C2">
      <w:pPr>
        <w:ind w:left="0" w:firstLine="0"/>
        <w:rPr>
          <w:ins w:author="Paul Propster" w:id="14" w:date="2024-09-17T17:25:30Z"/>
        </w:rPr>
      </w:pPr>
      <w:ins w:author="Paul Propster" w:id="14" w:date="2024-09-17T17:25:30Z">
        <w:r w:rsidDel="00000000" w:rsidR="00000000" w:rsidRPr="00000000">
          <w:rPr>
            <w:rtl w:val="0"/>
          </w:rPr>
        </w:r>
      </w:ins>
    </w:p>
    <w:p w:rsidR="00000000" w:rsidDel="00000000" w:rsidP="00000000" w:rsidRDefault="00000000" w:rsidRPr="00000000" w14:paraId="000000C3">
      <w:pPr>
        <w:ind w:left="0" w:firstLine="0"/>
        <w:rPr/>
      </w:pPr>
      <w:r w:rsidDel="00000000" w:rsidR="00000000" w:rsidRPr="00000000">
        <w:rPr>
          <w:rtl w:val="0"/>
        </w:rPr>
        <w:t xml:space="preserve">The current uncertainty in terrestrial carbon flux predictions across Earth System Models (ESMs)</w:t>
      </w:r>
      <w:ins w:author="Robinson Negron-Juarez" w:id="15" w:date="2024-09-18T14:57:16Z">
        <w:r w:rsidDel="00000000" w:rsidR="00000000" w:rsidRPr="00000000">
          <w:rPr>
            <w:rtl w:val="0"/>
          </w:rPr>
          <w:t xml:space="preserve"> (</w:t>
        </w:r>
        <w:commentRangeStart w:id="44"/>
        <w:r w:rsidDel="00000000" w:rsidR="00000000" w:rsidRPr="00000000">
          <w:rPr>
            <w:rtl w:val="0"/>
          </w:rPr>
          <w:t xml:space="preserve">Negron-Juarez et al. 2015</w:t>
        </w:r>
        <w:commentRangeEnd w:id="44"/>
        <w:r w:rsidDel="00000000" w:rsidR="00000000" w:rsidRPr="00000000">
          <w:commentReference w:id="44"/>
        </w:r>
        <w:r w:rsidDel="00000000" w:rsidR="00000000" w:rsidRPr="00000000">
          <w:rPr>
            <w:rtl w:val="0"/>
          </w:rPr>
          <w:t xml:space="preserve">)</w:t>
        </w:r>
      </w:ins>
      <w:r w:rsidDel="00000000" w:rsidR="00000000" w:rsidRPr="00000000">
        <w:rPr>
          <w:rtl w:val="0"/>
        </w:rPr>
        <w:t xml:space="preserve"> is three times greater in the tropics than at any other latitude (</w:t>
      </w:r>
      <w:commentRangeStart w:id="45"/>
      <w:commentRangeStart w:id="46"/>
      <w:commentRangeStart w:id="47"/>
      <w:r w:rsidDel="00000000" w:rsidR="00000000" w:rsidRPr="00000000">
        <w:rPr>
          <w:rtl w:val="0"/>
        </w:rPr>
        <w:t xml:space="preserve">Cavaleri et al 2015</w:t>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t xml:space="preserve">). </w:t>
      </w:r>
      <w:r w:rsidDel="00000000" w:rsidR="00000000" w:rsidRPr="00000000">
        <w:rPr>
          <w:rtl w:val="0"/>
        </w:rPr>
        <w:t xml:space="preserve">While model development between Coupled Model Intercomparison Project (CMIP) Phase 5 and Phase 6 resulted in a major step toward constraining tropical carbon flux uncertainty, these reductions were primarily linked to the inclusion of nutrient limitations in models (Friedlingstein et al., 2023). </w:t>
      </w:r>
      <w:r w:rsidDel="00000000" w:rsidR="00000000" w:rsidRPr="00000000">
        <w:rPr>
          <w:rtl w:val="0"/>
        </w:rPr>
        <w:t xml:space="preserve">Traditionally, ESMs ignore most biodiversity and represent tropical vegetation in simple and aggregated ways that directly contribute to model </w:t>
      </w:r>
      <w:r w:rsidDel="00000000" w:rsidR="00000000" w:rsidRPr="00000000">
        <w:rPr>
          <w:rtl w:val="0"/>
        </w:rPr>
        <w:t xml:space="preserve">failure to capture tropical forest responses to climate variation and disturbance </w:t>
      </w:r>
      <w:r w:rsidDel="00000000" w:rsidR="00000000" w:rsidRPr="00000000">
        <w:rPr>
          <w:rtl w:val="0"/>
        </w:rPr>
        <w:t xml:space="preserve">(</w:t>
      </w:r>
      <w:commentRangeStart w:id="48"/>
      <w:r w:rsidDel="00000000" w:rsidR="00000000" w:rsidRPr="00000000">
        <w:rPr>
          <w:rtl w:val="0"/>
        </w:rPr>
        <w:t xml:space="preserve">Levine et al. 2016</w:t>
      </w:r>
      <w:commentRangeEnd w:id="48"/>
      <w:r w:rsidDel="00000000" w:rsidR="00000000" w:rsidRPr="00000000">
        <w:commentReference w:id="48"/>
      </w:r>
      <w:r w:rsidDel="00000000" w:rsidR="00000000" w:rsidRPr="00000000">
        <w:rPr>
          <w:rtl w:val="0"/>
        </w:rPr>
        <w:t xml:space="preserve">; </w:t>
      </w:r>
      <w:commentRangeStart w:id="49"/>
      <w:r w:rsidDel="00000000" w:rsidR="00000000" w:rsidRPr="00000000">
        <w:rPr>
          <w:rtl w:val="0"/>
        </w:rPr>
        <w:t xml:space="preserve">Yang et al. 2023</w:t>
      </w:r>
      <w:commentRangeEnd w:id="49"/>
      <w:r w:rsidDel="00000000" w:rsidR="00000000" w:rsidRPr="00000000">
        <w:commentReference w:id="49"/>
      </w:r>
      <w:r w:rsidDel="00000000" w:rsidR="00000000" w:rsidRPr="00000000">
        <w:rPr>
          <w:rtl w:val="0"/>
        </w:rPr>
        <w:t xml:space="preserve">; </w:t>
      </w:r>
      <w:commentRangeStart w:id="50"/>
      <w:r w:rsidDel="00000000" w:rsidR="00000000" w:rsidRPr="00000000">
        <w:rPr>
          <w:rtl w:val="0"/>
        </w:rPr>
        <w:t xml:space="preserve">Sakchewski et al. 2016</w:t>
      </w:r>
      <w:commentRangeEnd w:id="50"/>
      <w:r w:rsidDel="00000000" w:rsidR="00000000" w:rsidRPr="00000000">
        <w:commentReference w:id="50"/>
      </w:r>
      <w:r w:rsidDel="00000000" w:rsidR="00000000" w:rsidRPr="00000000">
        <w:rPr>
          <w:rtl w:val="0"/>
        </w:rPr>
        <w:t xml:space="preserve">). Constraining this uncertainty requires improved representation of </w:t>
      </w:r>
      <w:commentRangeStart w:id="51"/>
      <w:r w:rsidDel="00000000" w:rsidR="00000000" w:rsidRPr="00000000">
        <w:rPr>
          <w:rtl w:val="0"/>
        </w:rPr>
        <w:t xml:space="preserve">ecological processes of diverse ecosystems</w:t>
      </w:r>
      <w:commentRangeEnd w:id="51"/>
      <w:r w:rsidDel="00000000" w:rsidR="00000000" w:rsidRPr="00000000">
        <w:commentReference w:id="51"/>
      </w:r>
      <w:r w:rsidDel="00000000" w:rsidR="00000000" w:rsidRPr="00000000">
        <w:rPr>
          <w:rtl w:val="0"/>
        </w:rPr>
        <w:t xml:space="preserve"> (</w:t>
      </w:r>
      <w:commentRangeStart w:id="52"/>
      <w:r w:rsidDel="00000000" w:rsidR="00000000" w:rsidRPr="00000000">
        <w:rPr>
          <w:rtl w:val="0"/>
        </w:rPr>
        <w:t xml:space="preserve">Bonan et al. 2024</w:t>
      </w:r>
      <w:commentRangeEnd w:id="52"/>
      <w:r w:rsidDel="00000000" w:rsidR="00000000" w:rsidRPr="00000000">
        <w:commentReference w:id="52"/>
      </w:r>
      <w:r w:rsidDel="00000000" w:rsidR="00000000" w:rsidRPr="00000000">
        <w:rPr>
          <w:rtl w:val="0"/>
        </w:rPr>
        <w:t xml:space="preserve">). Newer generations of terrestrial biosphere models—vegetation demography models (</w:t>
      </w:r>
      <w:commentRangeStart w:id="53"/>
      <w:r w:rsidDel="00000000" w:rsidR="00000000" w:rsidRPr="00000000">
        <w:rPr>
          <w:rtl w:val="0"/>
        </w:rPr>
        <w:t xml:space="preserve">Fisher et al. 2018</w:t>
      </w:r>
      <w:commentRangeEnd w:id="53"/>
      <w:r w:rsidDel="00000000" w:rsidR="00000000" w:rsidRPr="00000000">
        <w:commentReference w:id="53"/>
      </w:r>
      <w:r w:rsidDel="00000000" w:rsidR="00000000" w:rsidRPr="00000000">
        <w:rPr>
          <w:rtl w:val="0"/>
        </w:rPr>
        <w:t xml:space="preserve">) – such as ED and FATES – </w:t>
      </w:r>
      <w:r w:rsidDel="00000000" w:rsidR="00000000" w:rsidRPr="00000000">
        <w:rPr>
          <w:rtl w:val="0"/>
        </w:rPr>
        <w:t xml:space="preserve"> </w:t>
      </w:r>
      <w:r w:rsidDel="00000000" w:rsidR="00000000" w:rsidRPr="00000000">
        <w:rPr>
          <w:rtl w:val="0"/>
        </w:rPr>
        <w:t xml:space="preserve">include more structurally and functionally diverse forest canopies (</w:t>
      </w:r>
      <w:commentRangeStart w:id="54"/>
      <w:r w:rsidDel="00000000" w:rsidR="00000000" w:rsidRPr="00000000">
        <w:rPr>
          <w:rtl w:val="0"/>
        </w:rPr>
        <w:t xml:space="preserve">Longo et al. 2019</w:t>
      </w:r>
      <w:commentRangeEnd w:id="54"/>
      <w:r w:rsidDel="00000000" w:rsidR="00000000" w:rsidRPr="00000000">
        <w:commentReference w:id="54"/>
      </w:r>
      <w:r w:rsidDel="00000000" w:rsidR="00000000" w:rsidRPr="00000000">
        <w:rPr>
          <w:rtl w:val="0"/>
        </w:rPr>
        <w:t xml:space="preserve">; </w:t>
      </w:r>
      <w:commentRangeStart w:id="55"/>
      <w:r w:rsidDel="00000000" w:rsidR="00000000" w:rsidRPr="00000000">
        <w:rPr>
          <w:rtl w:val="0"/>
        </w:rPr>
        <w:t xml:space="preserve">Koven et al. 2020</w:t>
      </w:r>
      <w:commentRangeEnd w:id="55"/>
      <w:r w:rsidDel="00000000" w:rsidR="00000000" w:rsidRPr="00000000">
        <w:commentReference w:id="55"/>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commentRangeStart w:id="56"/>
      <w:r w:rsidDel="00000000" w:rsidR="00000000" w:rsidRPr="00000000">
        <w:rPr>
          <w:rtl w:val="0"/>
        </w:rPr>
        <w:t xml:space="preserve">Marvin et al. 2014</w:t>
      </w:r>
      <w:commentRangeEnd w:id="56"/>
      <w:r w:rsidDel="00000000" w:rsidR="00000000" w:rsidRPr="00000000">
        <w:commentReference w:id="56"/>
      </w:r>
      <w:r w:rsidDel="00000000" w:rsidR="00000000" w:rsidRPr="00000000">
        <w:rPr>
          <w:rtl w:val="0"/>
        </w:rPr>
        <w:t xml:space="preserve">). Second, existing model benchmarking systems, such as the International Land Model Benchmarking (ILAMB; </w:t>
      </w:r>
      <w:commentRangeStart w:id="57"/>
      <w:r w:rsidDel="00000000" w:rsidR="00000000" w:rsidRPr="00000000">
        <w:rPr>
          <w:rtl w:val="0"/>
        </w:rPr>
        <w:t xml:space="preserve">Collier et al. 2018</w:t>
      </w:r>
      <w:commentRangeEnd w:id="57"/>
      <w:r w:rsidDel="00000000" w:rsidR="00000000" w:rsidRPr="00000000">
        <w:commentReference w:id="57"/>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Recent advances in remote sensing provide a unique opportunity to collect data on the structure, composition, and diversity of tropical ecosystems over large areas and thereby better inform models (</w:t>
      </w:r>
      <w:commentRangeStart w:id="58"/>
      <w:r w:rsidDel="00000000" w:rsidR="00000000" w:rsidRPr="00000000">
        <w:rPr>
          <w:rtl w:val="0"/>
        </w:rPr>
        <w:t xml:space="preserve">Schimel et al. 2019</w:t>
      </w:r>
      <w:commentRangeEnd w:id="58"/>
      <w:r w:rsidDel="00000000" w:rsidR="00000000" w:rsidRPr="00000000">
        <w:commentReference w:id="58"/>
      </w:r>
      <w:r w:rsidDel="00000000" w:rsidR="00000000" w:rsidRPr="00000000">
        <w:rPr>
          <w:rtl w:val="0"/>
        </w:rPr>
        <w:t xml:space="preserve">).</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ins w:author="Paul Propster" w:id="16" w:date="2024-09-17T17:26:00Z"/>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w:t>
      </w:r>
      <w:ins w:author="Paul Propster" w:id="16" w:date="2024-09-17T17:26:00Z">
        <w:r w:rsidDel="00000000" w:rsidR="00000000" w:rsidRPr="00000000">
          <w:rPr>
            <w:rtl w:val="0"/>
          </w:rPr>
        </w:r>
      </w:ins>
    </w:p>
    <w:p w:rsidR="00000000" w:rsidDel="00000000" w:rsidP="00000000" w:rsidRDefault="00000000" w:rsidRPr="00000000" w14:paraId="000000C6">
      <w:pPr>
        <w:ind w:left="0" w:firstLine="0"/>
        <w:rPr>
          <w:ins w:author="Paul Propster" w:id="16" w:date="2024-09-17T17:26:00Z"/>
        </w:rPr>
      </w:pPr>
      <w:ins w:author="Paul Propster" w:id="16" w:date="2024-09-17T17:26:00Z">
        <w:r w:rsidDel="00000000" w:rsidR="00000000" w:rsidRPr="00000000">
          <w:rPr>
            <w:rtl w:val="0"/>
          </w:rPr>
        </w:r>
      </w:ins>
    </w:p>
    <w:p w:rsidR="00000000" w:rsidDel="00000000" w:rsidP="00000000" w:rsidRDefault="00000000" w:rsidRPr="00000000" w14:paraId="000000C7">
      <w:pPr>
        <w:ind w:left="0" w:firstLine="0"/>
        <w:rPr/>
      </w:pPr>
      <w:r w:rsidDel="00000000" w:rsidR="00000000" w:rsidRPr="00000000">
        <w:rPr>
          <w:rtl w:val="0"/>
        </w:rPr>
        <w:t xml:space="preserve">Few tropical forest countries maintain systematic repeated forest inventories because inventories are costly and require technical and management expertise. Networks of research plots provide valuable insights into forest dynamics (e.g., ForestPlots.net et al 2021; Anderson‐Teixeira et al 2014, Davies et al. 2021),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59"/>
      <w:commentRangeStart w:id="60"/>
      <w:commentRangeStart w:id="61"/>
      <w:r w:rsidDel="00000000" w:rsidR="00000000" w:rsidRPr="00000000">
        <w:rPr>
          <w:rtl w:val="0"/>
        </w:rPr>
        <w:t xml:space="preserve">(Baldocchi et al 2020, Schimel et al. 2015)</w:t>
      </w:r>
      <w:commentRangeEnd w:id="59"/>
      <w:r w:rsidDel="00000000" w:rsidR="00000000" w:rsidRPr="00000000">
        <w:commentReference w:id="59"/>
      </w:r>
      <w:commentRangeEnd w:id="60"/>
      <w:r w:rsidDel="00000000" w:rsidR="00000000" w:rsidRPr="00000000">
        <w:commentReference w:id="60"/>
      </w:r>
      <w:commentRangeEnd w:id="61"/>
      <w:r w:rsidDel="00000000" w:rsidR="00000000" w:rsidRPr="00000000">
        <w:commentReference w:id="61"/>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Earth Action Relevance: </w:t>
      </w:r>
      <w:r w:rsidDel="00000000" w:rsidR="00000000" w:rsidRPr="00000000">
        <w:rPr>
          <w:rtl w:val="0"/>
        </w:rPr>
        <w:t xml:space="preserve">Halting tropical deforestation and forest degradation and conserving and restoring tropical forests can be a cost-effective tool for mitigating climate change, with co-benefits that extend beyond carbon sequestration (e.g. </w:t>
      </w:r>
      <w:hyperlink r:id="rId14">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62"/>
      <w:r w:rsidDel="00000000" w:rsidR="00000000" w:rsidRPr="00000000">
        <w:rPr>
          <w:rtl w:val="0"/>
        </w:rPr>
        <w:t xml:space="preserve">Salati et al. 1979</w:t>
      </w:r>
      <w:commentRangeEnd w:id="62"/>
      <w:r w:rsidDel="00000000" w:rsidR="00000000" w:rsidRPr="00000000">
        <w:commentReference w:id="62"/>
      </w:r>
      <w:r w:rsidDel="00000000" w:rsidR="00000000" w:rsidRPr="00000000">
        <w:rPr>
          <w:rtl w:val="0"/>
        </w:rPr>
        <w:t xml:space="preserve">; Worden et al. 2021; </w:t>
      </w:r>
      <w:commentRangeStart w:id="63"/>
      <w:r w:rsidDel="00000000" w:rsidR="00000000" w:rsidRPr="00000000">
        <w:rPr>
          <w:rtl w:val="0"/>
        </w:rPr>
        <w:t xml:space="preserve">Worden et al. 2024</w:t>
      </w:r>
      <w:commentRangeEnd w:id="63"/>
      <w:r w:rsidDel="00000000" w:rsidR="00000000" w:rsidRPr="00000000">
        <w:commentReference w:id="63"/>
      </w:r>
      <w:r w:rsidDel="00000000" w:rsidR="00000000" w:rsidRPr="00000000">
        <w:rPr>
          <w:rtl w:val="0"/>
        </w:rPr>
        <w:t xml:space="preserve">, van der Ent et al., 2010, Staal et al., 2018). Tropical deforestation and forest degradation reduce evapotranspiration in the dry season (</w:t>
      </w:r>
      <w:commentRangeStart w:id="64"/>
      <w:r w:rsidDel="00000000" w:rsidR="00000000" w:rsidRPr="00000000">
        <w:rPr>
          <w:rtl w:val="0"/>
        </w:rPr>
        <w:t xml:space="preserve">Sampaio et al. 2007</w:t>
      </w:r>
      <w:commentRangeEnd w:id="64"/>
      <w:r w:rsidDel="00000000" w:rsidR="00000000" w:rsidRPr="00000000">
        <w:commentReference w:id="64"/>
      </w:r>
      <w:r w:rsidDel="00000000" w:rsidR="00000000" w:rsidRPr="00000000">
        <w:rPr>
          <w:rtl w:val="0"/>
        </w:rPr>
        <w:t xml:space="preserve">; </w:t>
      </w:r>
      <w:commentRangeStart w:id="65"/>
      <w:r w:rsidDel="00000000" w:rsidR="00000000" w:rsidRPr="00000000">
        <w:rPr>
          <w:rtl w:val="0"/>
        </w:rPr>
        <w:t xml:space="preserve">Longo et al. 2020</w:t>
      </w:r>
      <w:commentRangeEnd w:id="65"/>
      <w:r w:rsidDel="00000000" w:rsidR="00000000" w:rsidRPr="00000000">
        <w:commentReference w:id="65"/>
      </w:r>
      <w:r w:rsidDel="00000000" w:rsidR="00000000" w:rsidRPr="00000000">
        <w:rPr>
          <w:rtl w:val="0"/>
        </w:rPr>
        <w:t xml:space="preserve">; </w:t>
      </w:r>
      <w:commentRangeStart w:id="66"/>
      <w:r w:rsidDel="00000000" w:rsidR="00000000" w:rsidRPr="00000000">
        <w:rPr>
          <w:rtl w:val="0"/>
        </w:rPr>
        <w:t xml:space="preserve">Zemp et al., 2017</w:t>
      </w:r>
      <w:commentRangeEnd w:id="66"/>
      <w:r w:rsidDel="00000000" w:rsidR="00000000" w:rsidRPr="00000000">
        <w:commentReference w:id="66"/>
      </w:r>
      <w:r w:rsidDel="00000000" w:rsidR="00000000" w:rsidRPr="00000000">
        <w:rPr>
          <w:rtl w:val="0"/>
        </w:rPr>
        <w:t xml:space="preserve">) potentially leading to forest mortality and a positive feedback loop resulting in forest ecosystem collapse that could result in </w:t>
      </w:r>
      <w:r w:rsidDel="00000000" w:rsidR="00000000" w:rsidRPr="00000000">
        <w:rPr>
          <w:rtl w:val="0"/>
        </w:rPr>
        <w:t xml:space="preserve">tipping point</w:t>
      </w:r>
      <w:r w:rsidDel="00000000" w:rsidR="00000000" w:rsidRPr="00000000">
        <w:rPr>
          <w:rtl w:val="0"/>
        </w:rPr>
        <w:t xml:space="preserve">s (</w:t>
      </w:r>
      <w:commentRangeStart w:id="67"/>
      <w:r w:rsidDel="00000000" w:rsidR="00000000" w:rsidRPr="00000000">
        <w:rPr>
          <w:rtl w:val="0"/>
        </w:rPr>
        <w:t xml:space="preserve">Xu et al., 2022</w:t>
      </w:r>
      <w:commentRangeEnd w:id="67"/>
      <w:r w:rsidDel="00000000" w:rsidR="00000000" w:rsidRPr="00000000">
        <w:commentReference w:id="67"/>
      </w:r>
      <w:r w:rsidDel="00000000" w:rsidR="00000000" w:rsidRPr="00000000">
        <w:rPr>
          <w:rtl w:val="0"/>
        </w:rPr>
        <w:t xml:space="preserve">,Lovejoy and Nobre 2018). </w:t>
      </w:r>
      <w:r w:rsidDel="00000000" w:rsidR="00000000" w:rsidRPr="00000000">
        <w:rPr>
          <w:rtl w:val="0"/>
        </w:rPr>
        <w:t xml:space="preserve">Accelerating biodiversity loss, declining populations and changes in species composition directly impact ecosystem function and services (</w:t>
      </w:r>
      <w:commentRangeStart w:id="68"/>
      <w:r w:rsidDel="00000000" w:rsidR="00000000" w:rsidRPr="00000000">
        <w:rPr>
          <w:rtl w:val="0"/>
        </w:rPr>
        <w:t xml:space="preserve">Ceballos et al 2002 and Gaston et al 2008</w:t>
      </w:r>
      <w:commentRangeEnd w:id="68"/>
      <w:r w:rsidDel="00000000" w:rsidR="00000000" w:rsidRPr="00000000">
        <w:commentReference w:id="68"/>
      </w:r>
      <w:r w:rsidDel="00000000" w:rsidR="00000000" w:rsidRPr="00000000">
        <w:rPr>
          <w:rtl w:val="0"/>
        </w:rPr>
        <w:t xml:space="preserve">), although the full impacts of biodiversity loss are likely underestimated (</w:t>
      </w:r>
      <w:commentRangeStart w:id="69"/>
      <w:r w:rsidDel="00000000" w:rsidR="00000000" w:rsidRPr="00000000">
        <w:rPr>
          <w:rtl w:val="0"/>
        </w:rPr>
        <w:t xml:space="preserve">Dirzo et al 2014</w:t>
      </w:r>
      <w:commentRangeEnd w:id="69"/>
      <w:r w:rsidDel="00000000" w:rsidR="00000000" w:rsidRPr="00000000">
        <w:commentReference w:id="69"/>
      </w:r>
      <w:r w:rsidDel="00000000" w:rsidR="00000000" w:rsidRPr="00000000">
        <w:rPr>
          <w:rtl w:val="0"/>
        </w:rPr>
        <w:t xml:space="preserve">). Connected to all of this is the immense pressure on tropical forests from rising global demand for food, fiber, and biofuels</w:t>
      </w:r>
      <w:commentRangeStart w:id="70"/>
      <w:r w:rsidDel="00000000" w:rsidR="00000000" w:rsidRPr="00000000">
        <w:rPr>
          <w:rtl w:val="0"/>
        </w:rPr>
        <w:t xml:space="preserve"> (</w:t>
      </w:r>
      <w:commentRangeStart w:id="71"/>
      <w:r w:rsidDel="00000000" w:rsidR="00000000" w:rsidRPr="00000000">
        <w:rPr>
          <w:rtl w:val="0"/>
        </w:rPr>
        <w:t xml:space="preserve">Erb et al. 2024</w:t>
      </w:r>
      <w:commentRangeEnd w:id="71"/>
      <w:r w:rsidDel="00000000" w:rsidR="00000000" w:rsidRPr="00000000">
        <w:commentReference w:id="71"/>
      </w:r>
      <w:r w:rsidDel="00000000" w:rsidR="00000000" w:rsidRPr="00000000">
        <w:rPr>
          <w:rtl w:val="0"/>
        </w:rPr>
        <w:t xml:space="preserve">, Pendrill et al. 2022)</w:t>
      </w:r>
      <w:commentRangeEnd w:id="70"/>
      <w:r w:rsidDel="00000000" w:rsidR="00000000" w:rsidRPr="00000000">
        <w:commentReference w:id="70"/>
      </w:r>
      <w:r w:rsidDel="00000000" w:rsidR="00000000" w:rsidRPr="00000000">
        <w:rPr>
          <w:rtl w:val="0"/>
        </w:rPr>
        <w:t xml:space="preserve">. Tropical regions are expected to play a growing role in global agriculture (</w:t>
      </w:r>
      <w:commentRangeStart w:id="72"/>
      <w:r w:rsidDel="00000000" w:rsidR="00000000" w:rsidRPr="00000000">
        <w:rPr>
          <w:rtl w:val="0"/>
        </w:rPr>
        <w:t xml:space="preserve">Alexandratos &amp; Bruinsma 2012</w:t>
      </w:r>
      <w:commentRangeEnd w:id="72"/>
      <w:r w:rsidDel="00000000" w:rsidR="00000000" w:rsidRPr="00000000">
        <w:commentReference w:id="72"/>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w:t>
      </w:r>
    </w:p>
    <w:p w:rsidR="00000000" w:rsidDel="00000000" w:rsidP="00000000" w:rsidRDefault="00000000" w:rsidRPr="00000000" w14:paraId="000000CA">
      <w:pPr>
        <w:spacing w:after="240" w:before="240" w:lineRule="auto"/>
        <w:rPr>
          <w:ins w:author="Paul Propster" w:id="17" w:date="2024-09-17T17:26:11Z"/>
          <w:b w:val="1"/>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ins w:author="Paul Propster" w:id="17" w:date="2024-09-17T17:26:11Z">
        <w:r w:rsidDel="00000000" w:rsidR="00000000" w:rsidRPr="00000000">
          <w:rPr>
            <w:rtl w:val="0"/>
          </w:rPr>
        </w:r>
      </w:ins>
    </w:p>
    <w:p w:rsidR="00000000" w:rsidDel="00000000" w:rsidP="00000000" w:rsidRDefault="00000000" w:rsidRPr="00000000" w14:paraId="000000CB">
      <w:pPr>
        <w:spacing w:after="240" w:before="240" w:lineRule="auto"/>
        <w:rPr>
          <w:color w:val="ff0000"/>
          <w:highlight w:val="white"/>
        </w:rPr>
      </w:pPr>
      <w:r w:rsidDel="00000000" w:rsidR="00000000" w:rsidRPr="00000000">
        <w:rPr>
          <w:rtl w:val="0"/>
        </w:rPr>
        <w:t xml:space="preserve">Implementing PANGEA is urgent due to our limited understanding of tropical forest ecosystems. Experts </w:t>
      </w:r>
      <w:r w:rsidDel="00000000" w:rsidR="00000000" w:rsidRPr="00000000">
        <w:rPr>
          <w:rtl w:val="0"/>
        </w:rPr>
        <w:t xml:space="preserve">suggest the</w:t>
      </w:r>
      <w:r w:rsidDel="00000000" w:rsidR="00000000" w:rsidRPr="00000000">
        <w:rPr>
          <w:rtl w:val="0"/>
        </w:rPr>
        <w:t xml:space="preserve"> potential collapse of these ecosystems within decades, which could drastically impact the global carbon and water cycles, exacerbating climate change (</w:t>
      </w:r>
      <w:commentRangeStart w:id="73"/>
      <w:r w:rsidDel="00000000" w:rsidR="00000000" w:rsidRPr="00000000">
        <w:rPr>
          <w:rtl w:val="0"/>
        </w:rPr>
        <w:t xml:space="preserve">Lovejoy and Nobre 2018</w:t>
      </w:r>
      <w:commentRangeEnd w:id="73"/>
      <w:r w:rsidDel="00000000" w:rsidR="00000000" w:rsidRPr="00000000">
        <w:commentReference w:id="73"/>
      </w:r>
      <w:r w:rsidDel="00000000" w:rsidR="00000000" w:rsidRPr="00000000">
        <w:rPr>
          <w:rtl w:val="0"/>
        </w:rPr>
        <w:t xml:space="preserve">). Second, the lack of knowledge necessary to fully utilize existing and upcoming satellite data hinders progress. To fully benefit from current and future satellite missions and take effective, regionally-tailored action to mitigate these outcomes and conserve this globally important biome, immediate action is essential. PANGEA will bridge critical knowledge gaps, enabling timely advancements that directly support </w:t>
      </w:r>
      <w:r w:rsidDel="00000000" w:rsidR="00000000" w:rsidRPr="00000000">
        <w:rPr>
          <w:rtl w:val="0"/>
        </w:rPr>
        <w:t xml:space="preserve">NASA’s Carbon Cycle and Ecosystems Focus Area, in alignment with the Water and Energy Cycle and Climate Variability and Change Focus Areas, as well as </w:t>
      </w:r>
      <w:r w:rsidDel="00000000" w:rsidR="00000000" w:rsidRPr="00000000">
        <w:rPr>
          <w:rtl w:val="0"/>
        </w:rPr>
        <w:t xml:space="preserve">global climate and biodiversity commitments.</w:t>
      </w:r>
      <w:r w:rsidDel="00000000" w:rsidR="00000000" w:rsidRPr="00000000">
        <w:rPr>
          <w:rtl w:val="0"/>
        </w:rPr>
      </w:r>
    </w:p>
    <w:p w:rsidR="00000000" w:rsidDel="00000000" w:rsidP="00000000" w:rsidRDefault="00000000" w:rsidRPr="00000000" w14:paraId="000000CC">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CD">
      <w:pPr>
        <w:rPr>
          <w:b w:val="1"/>
        </w:rPr>
      </w:pPr>
      <w:r w:rsidDel="00000000" w:rsidR="00000000" w:rsidRPr="00000000">
        <w:rPr>
          <w:rtl w:val="0"/>
        </w:rPr>
        <w:t xml:space="preserve">Tropical forests have been a globally important carbon sink in recent decades,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is crucial to accurately projecting the future of the Earth system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D0">
      <w:pPr>
        <w:spacing w:line="276" w:lineRule="auto"/>
        <w:rPr>
          <w:sz w:val="14"/>
          <w:szCs w:val="14"/>
        </w:rPr>
      </w:pPr>
      <w:r w:rsidDel="00000000" w:rsidR="00000000" w:rsidRPr="00000000">
        <w:rPr>
          <w:rtl w:val="0"/>
        </w:rPr>
      </w:r>
    </w:p>
    <w:p w:rsidR="00000000" w:rsidDel="00000000" w:rsidP="00000000" w:rsidRDefault="00000000" w:rsidRPr="00000000" w14:paraId="000000D1">
      <w:pPr>
        <w:numPr>
          <w:ilvl w:val="0"/>
          <w:numId w:val="11"/>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D2">
      <w:pPr>
        <w:numPr>
          <w:ilvl w:val="0"/>
          <w:numId w:val="11"/>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D3">
      <w:pPr>
        <w:numPr>
          <w:ilvl w:val="0"/>
          <w:numId w:val="11"/>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D4">
      <w:pPr>
        <w:spacing w:line="276" w:lineRule="auto"/>
        <w:ind w:left="0" w:firstLine="0"/>
        <w:rPr>
          <w:b w:val="1"/>
        </w:rPr>
      </w:pPr>
      <w:r w:rsidDel="00000000" w:rsidR="00000000" w:rsidRPr="00000000">
        <w:rPr>
          <w:rtl w:val="0"/>
        </w:rPr>
      </w:r>
    </w:p>
    <w:p w:rsidR="00000000" w:rsidDel="00000000" w:rsidP="00000000" w:rsidRDefault="00000000" w:rsidRPr="00000000" w14:paraId="000000D5">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D6">
      <w:pPr>
        <w:numPr>
          <w:ilvl w:val="0"/>
          <w:numId w:val="4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D7">
      <w:pPr>
        <w:numPr>
          <w:ilvl w:val="0"/>
          <w:numId w:val="48"/>
        </w:numPr>
        <w:spacing w:after="120" w:before="120"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D8">
      <w:pPr>
        <w:numPr>
          <w:ilvl w:val="0"/>
          <w:numId w:val="48"/>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b w:val="1"/>
          <w:color w:val="ff0000"/>
        </w:rPr>
      </w:pPr>
      <w:r w:rsidDel="00000000" w:rsidR="00000000" w:rsidRPr="00000000">
        <w:rPr>
          <w:rtl w:val="0"/>
        </w:rPr>
        <w:t xml:space="preserve">PANGEA</w:t>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DB">
      <w:pPr>
        <w:numPr>
          <w:ilvl w:val="0"/>
          <w:numId w:val="34"/>
        </w:numPr>
        <w:spacing w:after="120" w:before="120" w:line="276" w:lineRule="auto"/>
        <w:ind w:left="720" w:hanging="360"/>
        <w:rPr/>
      </w:pPr>
      <w:r w:rsidDel="00000000" w:rsidR="00000000" w:rsidRPr="00000000">
        <w:rPr>
          <w:b w:val="1"/>
          <w:rtl w:val="0"/>
        </w:rPr>
        <w:t xml:space="preserve">Biogeochemical Cycles</w:t>
      </w:r>
      <w:r w:rsidDel="00000000" w:rsidR="00000000" w:rsidRPr="00000000">
        <w:rPr>
          <w:b w:val="1"/>
          <w:rtl w:val="0"/>
        </w:rPr>
        <w:t xml:space="preserve"> </w:t>
      </w:r>
      <w:r w:rsidDel="00000000" w:rsidR="00000000" w:rsidRPr="00000000">
        <w:rPr>
          <w:rtl w:val="0"/>
        </w:rPr>
        <w:t xml:space="preserve">encompass</w:t>
      </w:r>
      <w:r w:rsidDel="00000000" w:rsidR="00000000" w:rsidRPr="00000000">
        <w:rPr>
          <w:rtl w:val="0"/>
        </w:rPr>
        <w:t xml:space="preserve"> the movement and transformation of essential elements (e.g., carbon, nitrogen, and phosphorus) through Earth's biosphere, atmosphere, hydrosphere, and lithosphere. In tropical forests, these cycles are highly dynamic, with rapid nutrient turnover and a significant role in global carbon storage.</w:t>
      </w:r>
    </w:p>
    <w:p w:rsidR="00000000" w:rsidDel="00000000" w:rsidP="00000000" w:rsidRDefault="00000000" w:rsidRPr="00000000" w14:paraId="000000DC">
      <w:pPr>
        <w:numPr>
          <w:ilvl w:val="0"/>
          <w:numId w:val="34"/>
        </w:numPr>
        <w:spacing w:after="120" w:before="120" w:line="276" w:lineRule="auto"/>
        <w:ind w:left="720" w:hanging="360"/>
        <w:rPr/>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DD">
      <w:pPr>
        <w:numPr>
          <w:ilvl w:val="0"/>
          <w:numId w:val="34"/>
        </w:numPr>
        <w:spacing w:after="120" w:before="120" w:line="276" w:lineRule="auto"/>
        <w:ind w:left="720" w:hanging="360"/>
        <w:rPr/>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w:t>
      </w:r>
      <w:r w:rsidDel="00000000" w:rsidR="00000000" w:rsidRPr="00000000">
        <w:rPr>
          <w:rtl w:val="0"/>
        </w:rPr>
        <w:t xml:space="preserve"> the interactions between climate systems and ecosystems, where changes in one influence the other. In tropical forests, these interactions are significant, as the forests regulate carbon, water and energy cycles. Climate changes (like temperature and rainfall shifts) and land-use and land cover changes (like fires and forest degradation) can alter forest ecosystem dynamics, creating feedback loops that affect global climate stability.</w:t>
      </w:r>
      <w:r w:rsidDel="00000000" w:rsidR="00000000" w:rsidRPr="00000000">
        <w:rPr>
          <w:rtl w:val="0"/>
        </w:rPr>
      </w:r>
    </w:p>
    <w:p w:rsidR="00000000" w:rsidDel="00000000" w:rsidP="00000000" w:rsidRDefault="00000000" w:rsidRPr="00000000" w14:paraId="000000DE">
      <w:pPr>
        <w:numPr>
          <w:ilvl w:val="0"/>
          <w:numId w:val="34"/>
        </w:numPr>
        <w:spacing w:after="120" w:before="120" w:line="276" w:lineRule="auto"/>
        <w:ind w:left="720" w:hanging="360"/>
        <w:rPr/>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 use of local communities, while ecological changes impact social well-being, creating complex feedbacks between human activities and ecosystem stability.</w:t>
      </w:r>
      <w:r w:rsidDel="00000000" w:rsidR="00000000" w:rsidRPr="00000000">
        <w:rPr>
          <w:rtl w:val="0"/>
        </w:rPr>
      </w:r>
    </w:p>
    <w:p w:rsidR="00000000" w:rsidDel="00000000" w:rsidP="00000000" w:rsidRDefault="00000000" w:rsidRPr="00000000" w14:paraId="000000DF">
      <w:pPr>
        <w:numPr>
          <w:ilvl w:val="0"/>
          <w:numId w:val="34"/>
        </w:numPr>
        <w:spacing w:after="120" w:before="120" w:line="276" w:lineRule="auto"/>
        <w:ind w:left="720" w:hanging="360"/>
        <w:rPr/>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biodiversity, biogeochemical cycling, and feedbacks to climate and to social-ecological systems.</w:t>
      </w:r>
      <w:r w:rsidDel="00000000" w:rsidR="00000000" w:rsidRPr="00000000">
        <w:rPr>
          <w:rtl w:val="0"/>
        </w:rPr>
      </w:r>
    </w:p>
    <w:p w:rsidR="00000000" w:rsidDel="00000000" w:rsidP="00000000" w:rsidRDefault="00000000" w:rsidRPr="00000000" w14:paraId="000000E0">
      <w:pPr>
        <w:pStyle w:val="Heading3"/>
        <w:rPr>
          <w:color w:val="ff0000"/>
        </w:rPr>
      </w:pPr>
      <w:bookmarkStart w:colFirst="0" w:colLast="0" w:name="_w9c58goeuy6v" w:id="4"/>
      <w:bookmarkEnd w:id="4"/>
      <w:commentRangeStart w:id="74"/>
      <w:r w:rsidDel="00000000" w:rsidR="00000000" w:rsidRPr="00000000">
        <w:rPr>
          <w:rtl w:val="0"/>
        </w:rPr>
        <w:t xml:space="preserve">1.2 The urgent need for </w:t>
      </w:r>
      <w:r w:rsidDel="00000000" w:rsidR="00000000" w:rsidRPr="00000000">
        <w:rPr>
          <w:rtl w:val="0"/>
        </w:rPr>
        <w:t xml:space="preserve">PANGEA</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0E1">
      <w:pPr>
        <w:rPr>
          <w:ins w:author="Paul Propster" w:id="18" w:date="2024-09-17T17:27:23Z"/>
        </w:rPr>
      </w:pPr>
      <w:r w:rsidDel="00000000" w:rsidR="00000000" w:rsidRPr="00000000">
        <w:rPr>
          <w:rtl w:val="0"/>
        </w:rPr>
        <w:t xml:space="preserve">Implementing PANGEA is urgent for two reasons; both relate to our lack of knowledge of tropical forest ecosystems. </w:t>
      </w:r>
      <w:ins w:author="Paul Propster" w:id="18" w:date="2024-09-17T17:27:23Z">
        <w:r w:rsidDel="00000000" w:rsidR="00000000" w:rsidRPr="00000000">
          <w:rPr>
            <w:rtl w:val="0"/>
          </w:rPr>
        </w:r>
      </w:ins>
    </w:p>
    <w:p w:rsidR="00000000" w:rsidDel="00000000" w:rsidP="00000000" w:rsidRDefault="00000000" w:rsidRPr="00000000" w14:paraId="000000E2">
      <w:pPr>
        <w:rPr>
          <w:ins w:author="Paul Propster" w:id="18" w:date="2024-09-17T17:27:23Z"/>
        </w:rPr>
      </w:pPr>
      <w:ins w:author="Paul Propster" w:id="18" w:date="2024-09-17T17:27:23Z">
        <w:r w:rsidDel="00000000" w:rsidR="00000000" w:rsidRPr="00000000">
          <w:rPr>
            <w:rtl w:val="0"/>
          </w:rPr>
        </w:r>
      </w:ins>
    </w:p>
    <w:p w:rsidR="00000000" w:rsidDel="00000000" w:rsidP="00000000" w:rsidRDefault="00000000" w:rsidRPr="00000000" w14:paraId="000000E3">
      <w:pPr>
        <w:rPr>
          <w:ins w:author="Paul Propster" w:id="19" w:date="2024-09-17T17:27:39Z"/>
        </w:rPr>
      </w:pPr>
      <w:r w:rsidDel="00000000" w:rsidR="00000000" w:rsidRPr="00000000">
        <w:rPr>
          <w:rtl w:val="0"/>
        </w:rPr>
        <w:t xml:space="preserve">First, PANGEA is urgent because recent scientific results find real </w:t>
      </w:r>
      <w:r w:rsidDel="00000000" w:rsidR="00000000" w:rsidRPr="00000000">
        <w:rPr>
          <w:rtl w:val="0"/>
        </w:rPr>
        <w:t xml:space="preserve">potential for the collapse of tropical forest ecosystems in the next few decade</w:t>
      </w:r>
      <w:r w:rsidDel="00000000" w:rsidR="00000000" w:rsidRPr="00000000">
        <w:rPr>
          <w:rtl w:val="0"/>
        </w:rPr>
        <w:t xml:space="preserve">s (</w:t>
      </w:r>
      <w:commentRangeStart w:id="75"/>
      <w:r w:rsidDel="00000000" w:rsidR="00000000" w:rsidRPr="00000000">
        <w:rPr>
          <w:rtl w:val="0"/>
        </w:rPr>
        <w:t xml:space="preserve">Malhi et al. 2009</w:t>
      </w:r>
      <w:commentRangeEnd w:id="75"/>
      <w:r w:rsidDel="00000000" w:rsidR="00000000" w:rsidRPr="00000000">
        <w:commentReference w:id="75"/>
      </w:r>
      <w:r w:rsidDel="00000000" w:rsidR="00000000" w:rsidRPr="00000000">
        <w:rPr>
          <w:rtl w:val="0"/>
        </w:rPr>
        <w:t xml:space="preserve">; </w:t>
      </w:r>
      <w:commentRangeStart w:id="76"/>
      <w:r w:rsidDel="00000000" w:rsidR="00000000" w:rsidRPr="00000000">
        <w:rPr>
          <w:rtl w:val="0"/>
        </w:rPr>
        <w:t xml:space="preserve">Boulton et al. 2022</w:t>
      </w:r>
      <w:commentRangeEnd w:id="76"/>
      <w:r w:rsidDel="00000000" w:rsidR="00000000" w:rsidRPr="00000000">
        <w:commentReference w:id="76"/>
      </w:r>
      <w:r w:rsidDel="00000000" w:rsidR="00000000" w:rsidRPr="00000000">
        <w:rPr>
          <w:rtl w:val="0"/>
        </w:rPr>
        <w:t xml:space="preserve">; </w:t>
      </w:r>
      <w:commentRangeStart w:id="77"/>
      <w:r w:rsidDel="00000000" w:rsidR="00000000" w:rsidRPr="00000000">
        <w:rPr>
          <w:rtl w:val="0"/>
        </w:rPr>
        <w:t xml:space="preserve">Wunderling et al. 2022</w:t>
      </w:r>
      <w:commentRangeEnd w:id="77"/>
      <w:r w:rsidDel="00000000" w:rsidR="00000000" w:rsidRPr="00000000">
        <w:commentReference w:id="77"/>
      </w:r>
      <w:r w:rsidDel="00000000" w:rsidR="00000000" w:rsidRPr="00000000">
        <w:rPr>
          <w:rtl w:val="0"/>
        </w:rPr>
        <w:t xml:space="preserve">). Because of the importance of these ecosystems in the global carbon and water cycles, the collapse of tropical forest ecosystems would have potent effects on the whole Earth System exacerbating current trends in climate change (</w:t>
      </w:r>
      <w:commentRangeStart w:id="78"/>
      <w:r w:rsidDel="00000000" w:rsidR="00000000" w:rsidRPr="00000000">
        <w:rPr>
          <w:highlight w:val="yellow"/>
          <w:rtl w:val="0"/>
        </w:rPr>
        <w:t xml:space="preserve">Wunderling et al. 2024</w:t>
      </w:r>
      <w:commentRangeEnd w:id="78"/>
      <w:r w:rsidDel="00000000" w:rsidR="00000000" w:rsidRPr="00000000">
        <w:commentReference w:id="78"/>
      </w:r>
      <w:r w:rsidDel="00000000" w:rsidR="00000000" w:rsidRPr="00000000">
        <w:rPr>
          <w:rtl w:val="0"/>
        </w:rPr>
        <w:t xml:space="preserve">).</w:t>
      </w:r>
      <w:r w:rsidDel="00000000" w:rsidR="00000000" w:rsidRPr="00000000">
        <w:rPr>
          <w:rtl w:val="0"/>
        </w:rPr>
        <w:t xml:space="preserve"> To take effective, regionally-tailored action to mitigate these outcomes and conserve this globally important biome, action requires improved understanding of the varied ways in which different tropical forests are responding to change. </w:t>
      </w:r>
      <w:ins w:author="Paul Propster" w:id="19" w:date="2024-09-17T17:27:39Z">
        <w:r w:rsidDel="00000000" w:rsidR="00000000" w:rsidRPr="00000000">
          <w:rPr>
            <w:rtl w:val="0"/>
          </w:rPr>
        </w:r>
      </w:ins>
    </w:p>
    <w:p w:rsidR="00000000" w:rsidDel="00000000" w:rsidP="00000000" w:rsidRDefault="00000000" w:rsidRPr="00000000" w14:paraId="000000E4">
      <w:pPr>
        <w:rPr>
          <w:ins w:author="Paul Propster" w:id="19" w:date="2024-09-17T17:27:39Z"/>
        </w:rPr>
      </w:pPr>
      <w:ins w:author="Paul Propster" w:id="19" w:date="2024-09-17T17:27:39Z">
        <w:r w:rsidDel="00000000" w:rsidR="00000000" w:rsidRPr="00000000">
          <w:rPr>
            <w:rtl w:val="0"/>
          </w:rPr>
        </w:r>
      </w:ins>
    </w:p>
    <w:p w:rsidR="00000000" w:rsidDel="00000000" w:rsidP="00000000" w:rsidRDefault="00000000" w:rsidRPr="00000000" w14:paraId="000000E5">
      <w:pPr>
        <w:rPr>
          <w:ins w:author="Paul Propster" w:id="20" w:date="2024-09-17T17:28:53Z"/>
        </w:rPr>
      </w:pPr>
      <w:r w:rsidDel="00000000" w:rsidR="00000000" w:rsidRPr="00000000">
        <w:rPr>
          <w:rtl w:val="0"/>
        </w:rPr>
        <w:t xml:space="preserve">The second urgent reason for implementing PANGEA now is the lack of knowledge to adequately understand existing and forthcoming satellite data. The tropical forest biomes are woefully understudied compared to other biomes on Earth because of their inaccessibility and bec</w:t>
      </w:r>
      <w:commentRangeStart w:id="79"/>
      <w:r w:rsidDel="00000000" w:rsidR="00000000" w:rsidRPr="00000000">
        <w:rPr>
          <w:rtl w:val="0"/>
        </w:rPr>
        <w:t xml:space="preserve">a</w:t>
      </w:r>
      <w:commentRangeEnd w:id="79"/>
      <w:r w:rsidDel="00000000" w:rsidR="00000000" w:rsidRPr="00000000">
        <w:commentReference w:id="79"/>
      </w:r>
      <w:r w:rsidDel="00000000" w:rsidR="00000000" w:rsidRPr="00000000">
        <w:rPr>
          <w:rtl w:val="0"/>
        </w:rPr>
        <w:t xml:space="preserve">use much of the tropical forest area is in moderately poor or extremely poor nations that have limited resources to devote to the study of tropical forests. To fully benefit from current (e.g., EMIT, GEDI, OCO-2/3) and future (e.g, NISAR, SBG) satellite missions, we urgently need studies with field and airborne resources to understand the signals from those missions. </w:t>
      </w:r>
      <w:ins w:author="Paul Propster" w:id="20" w:date="2024-09-17T17:28:53Z">
        <w:r w:rsidDel="00000000" w:rsidR="00000000" w:rsidRPr="00000000">
          <w:rPr>
            <w:rtl w:val="0"/>
          </w:rPr>
        </w:r>
      </w:ins>
    </w:p>
    <w:p w:rsidR="00000000" w:rsidDel="00000000" w:rsidP="00000000" w:rsidRDefault="00000000" w:rsidRPr="00000000" w14:paraId="000000E6">
      <w:pPr>
        <w:rPr>
          <w:ins w:author="Paul Propster" w:id="20" w:date="2024-09-17T17:28:53Z"/>
        </w:rPr>
      </w:pPr>
      <w:ins w:author="Paul Propster" w:id="20" w:date="2024-09-17T17:28:53Z">
        <w:r w:rsidDel="00000000" w:rsidR="00000000" w:rsidRPr="00000000">
          <w:rPr>
            <w:rtl w:val="0"/>
          </w:rPr>
        </w:r>
      </w:ins>
    </w:p>
    <w:p w:rsidR="00000000" w:rsidDel="00000000" w:rsidP="00000000" w:rsidRDefault="00000000" w:rsidRPr="00000000" w14:paraId="000000E7">
      <w:pPr>
        <w:rPr>
          <w:ins w:author="Paul Propster" w:id="21" w:date="2024-09-17T17:29:03Z"/>
        </w:rPr>
      </w:pPr>
      <w:r w:rsidDel="00000000" w:rsidR="00000000" w:rsidRPr="00000000">
        <w:rPr>
          <w:rtl w:val="0"/>
        </w:rPr>
        <w:t xml:space="preserve">Immediate implementation of PANGEA as a Terrestrial Ecology Field Campaign is essential to fill knowledge gaps, and coordinate with well-timed international efforts. Delaying efforts to intensively study tropical forests will lead to a mismatch between the abundant data coming from our satellite assets and our ability to interpret those data. </w:t>
      </w:r>
      <w:ins w:author="Paul Propster" w:id="21" w:date="2024-09-17T17:29:03Z">
        <w:r w:rsidDel="00000000" w:rsidR="00000000" w:rsidRPr="00000000">
          <w:rPr>
            <w:rtl w:val="0"/>
          </w:rPr>
        </w:r>
      </w:ins>
    </w:p>
    <w:p w:rsidR="00000000" w:rsidDel="00000000" w:rsidP="00000000" w:rsidRDefault="00000000" w:rsidRPr="00000000" w14:paraId="000000E8">
      <w:pPr>
        <w:rPr>
          <w:ins w:author="Paul Propster" w:id="21" w:date="2024-09-17T17:29:03Z"/>
        </w:rPr>
      </w:pPr>
      <w:ins w:author="Paul Propster" w:id="21" w:date="2024-09-17T17:29:03Z">
        <w:r w:rsidDel="00000000" w:rsidR="00000000" w:rsidRPr="00000000">
          <w:rPr>
            <w:rtl w:val="0"/>
          </w:rPr>
        </w:r>
      </w:ins>
    </w:p>
    <w:p w:rsidR="00000000" w:rsidDel="00000000" w:rsidP="00000000" w:rsidRDefault="00000000" w:rsidRPr="00000000" w14:paraId="000000E9">
      <w:pPr>
        <w:rPr>
          <w:b w:val="1"/>
        </w:rPr>
      </w:pPr>
      <w:r w:rsidDel="00000000" w:rsidR="00000000" w:rsidRPr="00000000">
        <w:rPr>
          <w:b w:val="1"/>
          <w:rtl w:val="0"/>
        </w:rPr>
        <w:t xml:space="preserve">PANGEA will advance scientific understanding and remote sensing capabilities across thematic areas that directly address the goals of NASA’s Carbon Cycle and Ecosystems Focus Area, in alignment with the Water and Energy Cycle and Climate Variability and Change Focus Areas. </w:t>
      </w:r>
    </w:p>
    <w:p w:rsidR="00000000" w:rsidDel="00000000" w:rsidP="00000000" w:rsidRDefault="00000000" w:rsidRPr="00000000" w14:paraId="000000EA">
      <w:pPr>
        <w:rPr>
          <w:color w:val="ff0000"/>
        </w:rPr>
      </w:pPr>
      <w:r w:rsidDel="00000000" w:rsidR="00000000" w:rsidRPr="00000000">
        <w:rPr>
          <w:rtl w:val="0"/>
        </w:rPr>
      </w:r>
    </w:p>
    <w:p w:rsidR="00000000" w:rsidDel="00000000" w:rsidP="00000000" w:rsidRDefault="00000000" w:rsidRPr="00000000" w14:paraId="000000EB">
      <w:pPr>
        <w:rPr>
          <w:color w:val="ff0000"/>
        </w:rPr>
      </w:pPr>
      <w:commentRangeStart w:id="80"/>
      <w:commentRangeStart w:id="81"/>
      <w:commentRangeStart w:id="82"/>
      <w:r w:rsidDel="00000000" w:rsidR="00000000" w:rsidRPr="00000000">
        <w:rPr>
          <w:color w:val="ff0000"/>
          <w:rtl w:val="0"/>
        </w:rPr>
        <w:t xml:space="preserve">PANGEA</w:t>
      </w:r>
      <w:commentRangeEnd w:id="80"/>
      <w:r w:rsidDel="00000000" w:rsidR="00000000" w:rsidRPr="00000000">
        <w:commentReference w:id="80"/>
      </w:r>
      <w:commentRangeEnd w:id="81"/>
      <w:r w:rsidDel="00000000" w:rsidR="00000000" w:rsidRPr="00000000">
        <w:commentReference w:id="81"/>
      </w:r>
      <w:commentRangeEnd w:id="82"/>
      <w:r w:rsidDel="00000000" w:rsidR="00000000" w:rsidRPr="00000000">
        <w:commentReference w:id="82"/>
      </w:r>
      <w:r w:rsidDel="00000000" w:rsidR="00000000" w:rsidRPr="00000000">
        <w:rPr>
          <w:color w:val="ff0000"/>
          <w:rtl w:val="0"/>
        </w:rPr>
        <w:t xml:space="preserve"> [KEPT THIS WORD HERE TO PRESERVE LONG COMMENTS]</w:t>
      </w:r>
    </w:p>
    <w:p w:rsidR="00000000" w:rsidDel="00000000" w:rsidP="00000000" w:rsidRDefault="00000000" w:rsidRPr="00000000" w14:paraId="000000EC">
      <w:pPr>
        <w:pStyle w:val="Heading3"/>
        <w:rPr/>
      </w:pPr>
      <w:bookmarkStart w:colFirst="0" w:colLast="0" w:name="_brnuslawc6sg" w:id="5"/>
      <w:bookmarkEnd w:id="5"/>
      <w:r w:rsidDel="00000000" w:rsidR="00000000" w:rsidRPr="00000000">
        <w:rPr>
          <w:rtl w:val="0"/>
        </w:rPr>
        <w:t xml:space="preserve">1.3</w:t>
      </w:r>
      <w:r w:rsidDel="00000000" w:rsidR="00000000" w:rsidRPr="00000000">
        <w:rPr>
          <w:rtl w:val="0"/>
        </w:rPr>
        <w:t xml:space="preserve"> </w:t>
      </w:r>
      <w:commentRangeStart w:id="83"/>
      <w:commentRangeStart w:id="84"/>
      <w:r w:rsidDel="00000000" w:rsidR="00000000" w:rsidRPr="00000000">
        <w:rPr>
          <w:rtl w:val="0"/>
        </w:rPr>
        <w:t xml:space="preserve">Role of Remote Sensing Observations</w:t>
      </w:r>
      <w:commentRangeEnd w:id="83"/>
      <w:r w:rsidDel="00000000" w:rsidR="00000000" w:rsidRPr="00000000">
        <w:commentReference w:id="83"/>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w:t>
      </w:r>
      <w:r w:rsidDel="00000000" w:rsidR="00000000" w:rsidRPr="00000000">
        <w:rPr>
          <w:rtl w:val="0"/>
        </w:rPr>
        <w:t xml:space="preserve">In tropical forest regions, surface observations are scarce.  Few tropical forest countries have regularly repeated, systematic forest inventories.  The limited number of research sites provide critical information on biogeochemical and ecological processes, but because of the scarcity of information it is challenging to scale up to regional, biome-wide, or pantropical analysis. </w:t>
      </w:r>
      <w:commentRangeStart w:id="85"/>
      <w:r w:rsidDel="00000000" w:rsidR="00000000" w:rsidRPr="00000000">
        <w:rPr>
          <w:rtl w:val="0"/>
        </w:rPr>
        <w:t xml:space="preserve">Remote sensing, and especially satellite remote sensing are the primary source of information for regional and Pantropical studies.</w:t>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PANGEA represents a huge opportunity for advancing NASA satellite based studies of tropical forests. The previous tropical forest campaign, </w:t>
      </w:r>
      <w:r w:rsidDel="00000000" w:rsidR="00000000" w:rsidRPr="00000000">
        <w:rPr>
          <w:rtl w:val="0"/>
        </w:rPr>
        <w:t xml:space="preserve">LBA</w:t>
      </w:r>
      <w:ins w:author="Michael Keller" w:id="22" w:date="2024-09-13T16:44:54Z">
        <w:r w:rsidDel="00000000" w:rsidR="00000000" w:rsidRPr="00000000">
          <w:rPr>
            <w:rtl w:val="0"/>
          </w:rPr>
          <w:t xml:space="preserve">,</w:t>
        </w:r>
      </w:ins>
      <w:r w:rsidDel="00000000" w:rsidR="00000000" w:rsidRPr="00000000">
        <w:rPr>
          <w:rtl w:val="0"/>
        </w:rPr>
        <w:t xml:space="preserve"> began in1998 before the launch of EOS Terra and Aqua satellites. Landsat was the prime tool for monitoring deforestation (</w:t>
      </w:r>
      <w:commentRangeStart w:id="86"/>
      <w:r w:rsidDel="00000000" w:rsidR="00000000" w:rsidRPr="00000000">
        <w:rPr>
          <w:rtl w:val="0"/>
        </w:rPr>
        <w:t xml:space="preserve">Skole and Tucker 1993</w:t>
      </w:r>
      <w:commentRangeEnd w:id="86"/>
      <w:r w:rsidDel="00000000" w:rsidR="00000000" w:rsidRPr="00000000">
        <w:commentReference w:id="86"/>
      </w:r>
      <w:r w:rsidDel="00000000" w:rsidR="00000000" w:rsidRPr="00000000">
        <w:rPr>
          <w:rtl w:val="0"/>
        </w:rPr>
        <w:t xml:space="preserve">) and through the first decade of LBA research it would be applied to estimate logging (</w:t>
      </w:r>
      <w:commentRangeStart w:id="87"/>
      <w:r w:rsidDel="00000000" w:rsidR="00000000" w:rsidRPr="00000000">
        <w:rPr>
          <w:rtl w:val="0"/>
        </w:rPr>
        <w:t xml:space="preserve">Asner et al. 2005</w:t>
      </w:r>
      <w:commentRangeEnd w:id="87"/>
      <w:r w:rsidDel="00000000" w:rsidR="00000000" w:rsidRPr="00000000">
        <w:commentReference w:id="87"/>
      </w:r>
      <w:r w:rsidDel="00000000" w:rsidR="00000000" w:rsidRPr="00000000">
        <w:rPr>
          <w:rtl w:val="0"/>
        </w:rPr>
        <w:t xml:space="preserve">) and understory forest fires (</w:t>
      </w:r>
      <w:commentRangeStart w:id="88"/>
      <w:r w:rsidDel="00000000" w:rsidR="00000000" w:rsidRPr="00000000">
        <w:rPr>
          <w:rtl w:val="0"/>
        </w:rPr>
        <w:t xml:space="preserve">Morton et al. 2011</w:t>
      </w:r>
      <w:commentRangeEnd w:id="88"/>
      <w:r w:rsidDel="00000000" w:rsidR="00000000" w:rsidRPr="00000000">
        <w:commentReference w:id="88"/>
      </w:r>
      <w:r w:rsidDel="00000000" w:rsidR="00000000" w:rsidRPr="00000000">
        <w:rPr>
          <w:rtl w:val="0"/>
        </w:rPr>
        <w:t xml:space="preserve">). Remote sensing in early ecological models, </w:t>
      </w:r>
      <w:r w:rsidDel="00000000" w:rsidR="00000000" w:rsidRPr="00000000">
        <w:rPr>
          <w:rtl w:val="0"/>
        </w:rPr>
        <w:t xml:space="preserve">such as the Carnegie-Ames-Stanford (CASA) biosphere model (</w:t>
      </w:r>
      <w:commentRangeStart w:id="89"/>
      <w:r w:rsidDel="00000000" w:rsidR="00000000" w:rsidRPr="00000000">
        <w:rPr>
          <w:rtl w:val="0"/>
        </w:rPr>
        <w:t xml:space="preserve">Potter et al. 1993</w:t>
      </w:r>
      <w:commentRangeEnd w:id="89"/>
      <w:r w:rsidDel="00000000" w:rsidR="00000000" w:rsidRPr="00000000">
        <w:commentReference w:id="89"/>
      </w:r>
      <w:r w:rsidDel="00000000" w:rsidR="00000000" w:rsidRPr="00000000">
        <w:rPr>
          <w:rtl w:val="0"/>
        </w:rPr>
        <w:t xml:space="preserve">) </w:t>
      </w:r>
      <w:r w:rsidDel="00000000" w:rsidR="00000000" w:rsidRPr="00000000">
        <w:rPr>
          <w:rtl w:val="0"/>
        </w:rPr>
        <w:t xml:space="preserve">that used satellite data, were originally designed to incorporate NDVI data from polar orbiting weather satellites (AVHRR)</w:t>
      </w:r>
      <w:r w:rsidDel="00000000" w:rsidR="00000000" w:rsidRPr="00000000">
        <w:rPr>
          <w:rtl w:val="0"/>
        </w:rPr>
        <w:t xml:space="preserve"> calibrated to net primary production. </w:t>
      </w:r>
      <w:r w:rsidDel="00000000" w:rsidR="00000000" w:rsidRPr="00000000">
        <w:rPr>
          <w:rtl w:val="0"/>
        </w:rPr>
        <w:t xml:space="preserve">Among the earliest major results of LBA, was the recognition that tower-based estimates of NEE had very different seasonality than the predictions of models at the time (</w:t>
      </w:r>
      <w:commentRangeStart w:id="90"/>
      <w:r w:rsidDel="00000000" w:rsidR="00000000" w:rsidRPr="00000000">
        <w:rPr>
          <w:rtl w:val="0"/>
          <w:rPrChange w:author="Michael Keller" w:id="23" w:date="2024-09-13T17:11:51Z">
            <w:rPr>
              <w:highlight w:val="yellow"/>
            </w:rPr>
          </w:rPrChange>
        </w:rPr>
        <w:t xml:space="preserve">Saleska et al. 2003</w:t>
      </w:r>
      <w:commentRangeEnd w:id="90"/>
      <w:r w:rsidDel="00000000" w:rsidR="00000000" w:rsidRPr="00000000">
        <w:commentReference w:id="90"/>
      </w:r>
      <w:r w:rsidDel="00000000" w:rsidR="00000000" w:rsidRPr="00000000">
        <w:rPr>
          <w:rtl w:val="0"/>
        </w:rPr>
        <w:t xml:space="preserve">). Understanding this mismatch motivated new linkages with more sophisticated remote sensing data. Interpreting MODIS data led to the observation that the Amazon region has a distinct seasonal signal of green-up and brown-down (</w:t>
      </w:r>
      <w:commentRangeStart w:id="91"/>
      <w:r w:rsidDel="00000000" w:rsidR="00000000" w:rsidRPr="00000000">
        <w:rPr>
          <w:rtl w:val="0"/>
          <w:rPrChange w:author="Michael Keller" w:id="24" w:date="2024-09-13T17:12:34Z">
            <w:rPr>
              <w:highlight w:val="yellow"/>
            </w:rPr>
          </w:rPrChange>
        </w:rPr>
        <w:t xml:space="preserve">Huete et al.2006</w:t>
      </w:r>
      <w:commentRangeEnd w:id="91"/>
      <w:r w:rsidDel="00000000" w:rsidR="00000000" w:rsidRPr="00000000">
        <w:commentReference w:id="91"/>
      </w:r>
      <w:r w:rsidDel="00000000" w:rsidR="00000000" w:rsidRPr="00000000">
        <w:rPr>
          <w:rtl w:val="0"/>
        </w:rPr>
        <w:t xml:space="preserve">). Part of this signal resulted from land-use change because pastures and crops are senescent (brown) in the dry season. Forests showed a seasonal pattern of green up, however, even during droughts (</w:t>
      </w:r>
      <w:commentRangeStart w:id="92"/>
      <w:r w:rsidDel="00000000" w:rsidR="00000000" w:rsidRPr="00000000">
        <w:rPr>
          <w:rtl w:val="0"/>
        </w:rPr>
        <w:t xml:space="preserve">Saleska et al. 2007</w:t>
      </w:r>
      <w:commentRangeEnd w:id="92"/>
      <w:r w:rsidDel="00000000" w:rsidR="00000000" w:rsidRPr="00000000">
        <w:commentReference w:id="92"/>
      </w:r>
      <w:r w:rsidDel="00000000" w:rsidR="00000000" w:rsidRPr="00000000">
        <w:rPr>
          <w:rtl w:val="0"/>
        </w:rPr>
        <w:t xml:space="preserve">). Subsequent studies showed that </w:t>
      </w:r>
      <w:r w:rsidDel="00000000" w:rsidR="00000000" w:rsidRPr="00000000">
        <w:rPr>
          <w:rtl w:val="0"/>
        </w:rPr>
        <w:t xml:space="preserve"> BRDF induced artifacts </w:t>
      </w:r>
      <w:r w:rsidDel="00000000" w:rsidR="00000000" w:rsidRPr="00000000">
        <w:rPr>
          <w:rtl w:val="0"/>
        </w:rPr>
        <w:t xml:space="preserve">magnified</w:t>
      </w:r>
      <w:r w:rsidDel="00000000" w:rsidR="00000000" w:rsidRPr="00000000">
        <w:rPr>
          <w:rtl w:val="0"/>
        </w:rPr>
        <w:t xml:space="preserve"> the dry season green-up signal (Morton et al. 2014). However, after these artifacts are removed a seasonal signal remains. </w:t>
      </w:r>
      <w:r w:rsidDel="00000000" w:rsidR="00000000" w:rsidRPr="00000000">
        <w:rPr>
          <w:rtl w:val="0"/>
        </w:rPr>
        <w:t xml:space="preserve">Part of the seasonal signal is related to the annual replacement of old leaves with new leaves at the beginning of the dry season (</w:t>
      </w:r>
      <w:commentRangeStart w:id="93"/>
      <w:r w:rsidDel="00000000" w:rsidR="00000000" w:rsidRPr="00000000">
        <w:rPr>
          <w:rtl w:val="0"/>
        </w:rPr>
        <w:t xml:space="preserve">Wu et al. 2016</w:t>
      </w:r>
      <w:commentRangeEnd w:id="93"/>
      <w:r w:rsidDel="00000000" w:rsidR="00000000" w:rsidRPr="00000000">
        <w:commentReference w:id="93"/>
      </w:r>
      <w:r w:rsidDel="00000000" w:rsidR="00000000" w:rsidRPr="00000000">
        <w:rPr>
          <w:rtl w:val="0"/>
        </w:rPr>
        <w:t xml:space="preserve">). </w:t>
      </w:r>
      <w:r w:rsidDel="00000000" w:rsidR="00000000" w:rsidRPr="00000000">
        <w:rPr>
          <w:rtl w:val="0"/>
        </w:rPr>
        <w:t xml:space="preserve">Researchers</w:t>
      </w:r>
      <w:r w:rsidDel="00000000" w:rsidR="00000000" w:rsidRPr="00000000">
        <w:rPr>
          <w:rtl w:val="0"/>
        </w:rPr>
        <w:t xml:space="preserve"> are still untangling the signal of Amazon phenology that has multiple causes, including seasonal changes in the vertical distribution of leaves visible in spaceborne lidar data (IceSat GLAS) (</w:t>
      </w:r>
      <w:commentRangeStart w:id="94"/>
      <w:r w:rsidDel="00000000" w:rsidR="00000000" w:rsidRPr="00000000">
        <w:rPr>
          <w:rtl w:val="0"/>
        </w:rPr>
        <w:t xml:space="preserve">Tang &amp; Dubayah 2017</w:t>
      </w:r>
      <w:commentRangeEnd w:id="94"/>
      <w:r w:rsidDel="00000000" w:rsidR="00000000" w:rsidRPr="00000000">
        <w:commentReference w:id="94"/>
      </w:r>
      <w:r w:rsidDel="00000000" w:rsidR="00000000" w:rsidRPr="00000000">
        <w:rPr>
          <w:rtl w:val="0"/>
        </w:rPr>
        <w:t xml:space="preserve">) and variable spatial patterns of leaf replacement inferred from SIF data from TROPOMI (</w:t>
      </w:r>
      <w:commentRangeStart w:id="95"/>
      <w:r w:rsidDel="00000000" w:rsidR="00000000" w:rsidRPr="00000000">
        <w:rPr>
          <w:rtl w:val="0"/>
        </w:rPr>
        <w:t xml:space="preserve">Doughty et al. 2019</w:t>
      </w:r>
      <w:commentRangeEnd w:id="95"/>
      <w:r w:rsidDel="00000000" w:rsidR="00000000" w:rsidRPr="00000000">
        <w:commentReference w:id="95"/>
      </w:r>
      <w:r w:rsidDel="00000000" w:rsidR="00000000" w:rsidRPr="00000000">
        <w:rPr>
          <w:rtl w:val="0"/>
        </w:rPr>
        <w:t xml:space="preserve">). New technologies moving beyond </w:t>
      </w:r>
      <w:r w:rsidDel="00000000" w:rsidR="00000000" w:rsidRPr="00000000">
        <w:rPr>
          <w:i w:val="1"/>
          <w:rtl w:val="0"/>
        </w:rPr>
        <w:t xml:space="preserve">greenness </w:t>
      </w:r>
      <w:r w:rsidDel="00000000" w:rsidR="00000000" w:rsidRPr="00000000">
        <w:rPr>
          <w:rtl w:val="0"/>
        </w:rPr>
        <w:t xml:space="preserve">estimates</w:t>
      </w:r>
      <w:r w:rsidDel="00000000" w:rsidR="00000000" w:rsidRPr="00000000">
        <w:rPr>
          <w:rtl w:val="0"/>
        </w:rPr>
        <w:t xml:space="preserve"> are providing deeper insights into the function of tropical forests.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constellation of Earth observing satellites available today, those nearing launch, and those in earlier stages of implementation and planning offer many dimensions of information not previously available and not widely used in tropical forest studies. Pan-tropical forest structure and biomass can now be studied using spaceborne lidar from GEDI (</w:t>
      </w:r>
      <w:commentRangeStart w:id="96"/>
      <w:r w:rsidDel="00000000" w:rsidR="00000000" w:rsidRPr="00000000">
        <w:rPr>
          <w:rtl w:val="0"/>
        </w:rPr>
        <w:t xml:space="preserve">Dubayah et al. 2020</w:t>
      </w:r>
      <w:commentRangeEnd w:id="96"/>
      <w:r w:rsidDel="00000000" w:rsidR="00000000" w:rsidRPr="00000000">
        <w:commentReference w:id="96"/>
      </w:r>
      <w:r w:rsidDel="00000000" w:rsidR="00000000" w:rsidRPr="00000000">
        <w:rPr>
          <w:rtl w:val="0"/>
        </w:rPr>
        <w:t xml:space="preserve">) and upcoming radar missions including the NASA-ISRO NISAR mission and the ESA BIOMASS mission.  Detailed canopy chemistry can now be studied through high-fidelity spectroscopy from current missions including NASA’s EMIT mission </w:t>
      </w:r>
      <w:r w:rsidDel="00000000" w:rsidR="00000000" w:rsidRPr="00000000">
        <w:rPr>
          <w:highlight w:val="yellow"/>
          <w:rtl w:val="0"/>
        </w:rPr>
        <w:t xml:space="preserve">(REF)</w:t>
      </w:r>
      <w:r w:rsidDel="00000000" w:rsidR="00000000" w:rsidRPr="00000000">
        <w:rPr>
          <w:rtl w:val="0"/>
        </w:rPr>
        <w:t xml:space="preserve"> and Italian Space Agency PRISMA (</w:t>
      </w:r>
      <w:r w:rsidDel="00000000" w:rsidR="00000000" w:rsidRPr="00000000">
        <w:rPr>
          <w:highlight w:val="yellow"/>
          <w:rtl w:val="0"/>
        </w:rPr>
        <w:t xml:space="preserve">REF</w:t>
      </w:r>
      <w:r w:rsidDel="00000000" w:rsidR="00000000" w:rsidRPr="00000000">
        <w:rPr>
          <w:rtl w:val="0"/>
        </w:rPr>
        <w:t xml:space="preserve">) and forthcoming SBG and CHIME missions. Canopy solar induced fluorescence, a close correlate of gross primary productivity, is now measured instruments on several satellite platforms including OCO-2 and OCO-3 (</w:t>
      </w:r>
      <w:r w:rsidDel="00000000" w:rsidR="00000000" w:rsidRPr="00000000">
        <w:rPr>
          <w:highlight w:val="yellow"/>
          <w:rtl w:val="0"/>
        </w:rPr>
        <w:t xml:space="preserve">REF</w:t>
      </w:r>
      <w:r w:rsidDel="00000000" w:rsidR="00000000" w:rsidRPr="00000000">
        <w:rPr>
          <w:rtl w:val="0"/>
        </w:rPr>
        <w:t xml:space="preserve">), and TROPOMI (</w:t>
      </w:r>
      <w:r w:rsidDel="00000000" w:rsidR="00000000" w:rsidRPr="00000000">
        <w:rPr>
          <w:highlight w:val="yellow"/>
          <w:rtl w:val="0"/>
        </w:rPr>
        <w:t xml:space="preserve">REF)</w:t>
      </w:r>
      <w:r w:rsidDel="00000000" w:rsidR="00000000" w:rsidRPr="00000000">
        <w:rPr>
          <w:rtl w:val="0"/>
        </w:rPr>
        <w:t xml:space="preserve">. Land surface temperature has long been available at coarse resolution from weather satellites but is now measured at 70 m resolution from ECOSTRESS (</w:t>
      </w:r>
      <w:commentRangeStart w:id="97"/>
      <w:r w:rsidDel="00000000" w:rsidR="00000000" w:rsidRPr="00000000">
        <w:rPr>
          <w:rtl w:val="0"/>
        </w:rPr>
        <w:t xml:space="preserve">Fisher et al. 2020</w:t>
      </w:r>
      <w:commentRangeEnd w:id="97"/>
      <w:r w:rsidDel="00000000" w:rsidR="00000000" w:rsidRPr="00000000">
        <w:commentReference w:id="97"/>
      </w:r>
      <w:r w:rsidDel="00000000" w:rsidR="00000000" w:rsidRPr="00000000">
        <w:rPr>
          <w:rtl w:val="0"/>
        </w:rPr>
        <w:t xml:space="preserve">) providing new insights on </w:t>
      </w:r>
      <w:commentRangeStart w:id="98"/>
      <w:r w:rsidDel="00000000" w:rsidR="00000000" w:rsidRPr="00000000">
        <w:rPr>
          <w:highlight w:val="yellow"/>
          <w:rtl w:val="0"/>
        </w:rPr>
        <w:t xml:space="preserve">XYZ</w:t>
      </w:r>
      <w:commentRangeEnd w:id="98"/>
      <w:r w:rsidDel="00000000" w:rsidR="00000000" w:rsidRPr="00000000">
        <w:commentReference w:id="98"/>
      </w:r>
      <w:r w:rsidDel="00000000" w:rsidR="00000000" w:rsidRPr="00000000">
        <w:rPr>
          <w:rtl w:val="0"/>
        </w:rPr>
        <w:t xml:space="preserve">. Satellite observations of total column carbon dioxide (e.g. from GOSAT, OCO-2/3 and TROPOMI) and gravitational anomalies (GRACE and GRACE-FO) provide regional constraints on atmospheric carbon and water budgets. Similarly, river stages are now available from space through SWOT. High spatial and temporal resolution data on the land surface are now available from sources such as Planet and the GOES-R series of missions.  Many of these </w:t>
      </w:r>
      <w:r w:rsidDel="00000000" w:rsidR="00000000" w:rsidRPr="00000000">
        <w:rPr>
          <w:rtl w:val="0"/>
        </w:rPr>
        <w:t xml:space="preserve">sources</w:t>
      </w:r>
      <w:r w:rsidDel="00000000" w:rsidR="00000000" w:rsidRPr="00000000">
        <w:rPr>
          <w:rtl w:val="0"/>
        </w:rPr>
        <w:t xml:space="preserve"> of information have barely been employed for tropical forest studies.</w:t>
      </w:r>
    </w:p>
    <w:p w:rsidR="00000000" w:rsidDel="00000000" w:rsidP="00000000" w:rsidRDefault="00000000" w:rsidRPr="00000000" w14:paraId="000000F2">
      <w:pPr>
        <w:rPr>
          <w:color w:val="444746"/>
        </w:rPr>
      </w:pPr>
      <w:r w:rsidDel="00000000" w:rsidR="00000000" w:rsidRPr="00000000">
        <w:rPr>
          <w:rtl w:val="0"/>
        </w:rPr>
      </w:r>
    </w:p>
    <w:p w:rsidR="00000000" w:rsidDel="00000000" w:rsidP="00000000" w:rsidRDefault="00000000" w:rsidRPr="00000000" w14:paraId="000000F3">
      <w:pPr>
        <w:rPr>
          <w:ins w:author="Paul Propster" w:id="25" w:date="2024-09-17T17:29:45Z"/>
        </w:rPr>
      </w:pPr>
      <w:r w:rsidDel="00000000" w:rsidR="00000000" w:rsidRPr="00000000">
        <w:rPr>
          <w:rtl w:val="0"/>
        </w:rPr>
        <w:t xml:space="preserve">The knowledge gaps that PANGEA will address cannot be answered without pan-tropical satellite observations, integrative analyses, and models. </w:t>
      </w:r>
      <w:ins w:author="Paul Propster" w:id="25" w:date="2024-09-17T17:29:45Z">
        <w:r w:rsidDel="00000000" w:rsidR="00000000" w:rsidRPr="00000000">
          <w:rPr>
            <w:rtl w:val="0"/>
          </w:rPr>
        </w:r>
      </w:ins>
    </w:p>
    <w:p w:rsidR="00000000" w:rsidDel="00000000" w:rsidP="00000000" w:rsidRDefault="00000000" w:rsidRPr="00000000" w14:paraId="000000F4">
      <w:pPr>
        <w:rPr>
          <w:ins w:author="Paul Propster" w:id="25" w:date="2024-09-17T17:29:45Z"/>
        </w:rPr>
      </w:pPr>
      <w:ins w:author="Paul Propster" w:id="25" w:date="2024-09-17T17:29:45Z">
        <w:r w:rsidDel="00000000" w:rsidR="00000000" w:rsidRPr="00000000">
          <w:rPr>
            <w:rtl w:val="0"/>
          </w:rPr>
        </w:r>
      </w:ins>
    </w:p>
    <w:p w:rsidR="00000000" w:rsidDel="00000000" w:rsidP="00000000" w:rsidRDefault="00000000" w:rsidRPr="00000000" w14:paraId="000000F5">
      <w:pPr>
        <w:rPr>
          <w:ins w:author="Paul Propster" w:id="26" w:date="2024-09-17T17:29:49Z"/>
        </w:rPr>
      </w:pPr>
      <w:r w:rsidDel="00000000" w:rsidR="00000000" w:rsidRPr="00000000">
        <w:rPr>
          <w:rtl w:val="0"/>
        </w:rPr>
        <w:t xml:space="preserve">However, </w:t>
      </w: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ins w:author="Paul Propster" w:id="26" w:date="2024-09-17T17:29:49Z">
        <w:r w:rsidDel="00000000" w:rsidR="00000000" w:rsidRPr="00000000">
          <w:rPr>
            <w:rtl w:val="0"/>
          </w:rPr>
        </w:r>
      </w:ins>
    </w:p>
    <w:p w:rsidR="00000000" w:rsidDel="00000000" w:rsidP="00000000" w:rsidRDefault="00000000" w:rsidRPr="00000000" w14:paraId="000000F6">
      <w:pPr>
        <w:rPr>
          <w:ins w:author="Paul Propster" w:id="26" w:date="2024-09-17T17:29:49Z"/>
        </w:rPr>
      </w:pPr>
      <w:ins w:author="Paul Propster" w:id="26" w:date="2024-09-17T17:29:49Z">
        <w:r w:rsidDel="00000000" w:rsidR="00000000" w:rsidRPr="00000000">
          <w:rPr>
            <w:rtl w:val="0"/>
          </w:rPr>
        </w:r>
      </w:ins>
    </w:p>
    <w:p w:rsidR="00000000" w:rsidDel="00000000" w:rsidP="00000000" w:rsidRDefault="00000000" w:rsidRPr="00000000" w14:paraId="000000F7">
      <w:pPr>
        <w:rPr/>
      </w:pPr>
      <w:r w:rsidDel="00000000" w:rsidR="00000000" w:rsidRPr="00000000">
        <w:rPr>
          <w:rtl w:val="0"/>
        </w:rPr>
        <w:t xml:space="preserve">Scale mismatches exist for desired retrievals from nearly all of these satellites. For example, differences need </w:t>
      </w:r>
      <w:r w:rsidDel="00000000" w:rsidR="00000000" w:rsidRPr="00000000">
        <w:rPr>
          <w:rtl w:val="0"/>
        </w:rPr>
        <w:t xml:space="preserve">reconciliation</w:t>
      </w:r>
      <w:r w:rsidDel="00000000" w:rsidR="00000000" w:rsidRPr="00000000">
        <w:rPr>
          <w:rtl w:val="0"/>
        </w:rPr>
        <w:t xml:space="preserve"> between the approximately 1 km footprint of tower-based eddy covariance fluxes and </w:t>
      </w:r>
      <w:commentRangeStart w:id="99"/>
      <w:r w:rsidDel="00000000" w:rsidR="00000000" w:rsidRPr="00000000">
        <w:rPr>
          <w:rtl w:val="0"/>
        </w:rPr>
        <w:t xml:space="preserve">x-20 km </w:t>
      </w:r>
      <w:commentRangeEnd w:id="99"/>
      <w:r w:rsidDel="00000000" w:rsidR="00000000" w:rsidRPr="00000000">
        <w:commentReference w:id="99"/>
      </w:r>
      <w:r w:rsidDel="00000000" w:rsidR="00000000" w:rsidRPr="00000000">
        <w:rPr>
          <w:rtl w:val="0"/>
        </w:rPr>
        <w:t xml:space="preserve">satellite retrievals of gross primary productivity, methane fluxes, and ecosystem respiration. Similarly, leaf- and organismal-scale measures of biodiversity like functional traits and structural attributes scale non-linearly to 30-60 m pixels that incorporate multiple species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F8">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w:t>
      </w:r>
      <w:commentRangeStart w:id="100"/>
      <w:r w:rsidDel="00000000" w:rsidR="00000000" w:rsidRPr="00000000">
        <w:rPr>
          <w:rtl w:val="0"/>
        </w:rPr>
        <w:t xml:space="preserve">We see great opportunities for numerical models that represent processes that mediate forest diversity, </w:t>
      </w:r>
      <w:r w:rsidDel="00000000" w:rsidR="00000000" w:rsidRPr="00000000">
        <w:rPr>
          <w:highlight w:val="yellow"/>
          <w:rtl w:val="0"/>
        </w:rPr>
        <w:t xml:space="preserve">and</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commentRangeEnd w:id="100"/>
      <w:r w:rsidDel="00000000" w:rsidR="00000000" w:rsidRPr="00000000">
        <w:commentReference w:id="100"/>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t xml:space="preserve">Information gathered from satellites has important limitations over the tropics. Cloud cover can be an important limitation for optical sensors in moist and wet tropical forests (e.g., OCO-2/3). In addition, the enormous biodiversity of tropical forests may be studied from space but it is unlikely that spaceborne observations will soon supplant species inventories from ground-based studies. Non-plant taxa are unlikely to ever be revealed by satellite 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observe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p w:rsidR="00000000" w:rsidDel="00000000" w:rsidP="00000000" w:rsidRDefault="00000000" w:rsidRPr="00000000" w14:paraId="000000FA">
      <w:pPr>
        <w:pStyle w:val="Heading3"/>
        <w:rPr/>
      </w:pPr>
      <w:bookmarkStart w:colFirst="0" w:colLast="0" w:name="_2wktbz9csd51" w:id="6"/>
      <w:bookmarkEnd w:id="6"/>
      <w:commentRangeStart w:id="101"/>
      <w:r w:rsidDel="00000000" w:rsidR="00000000" w:rsidRPr="00000000">
        <w:rPr>
          <w:rtl w:val="0"/>
        </w:rPr>
        <w:t xml:space="preserve">1.4 The PANGEA Terrestrial Ecology Field Campaign</w:t>
      </w:r>
      <w:commentRangeEnd w:id="101"/>
      <w:r w:rsidDel="00000000" w:rsidR="00000000" w:rsidRPr="00000000">
        <w:commentReference w:id="101"/>
      </w:r>
      <w:r w:rsidDel="00000000" w:rsidR="00000000" w:rsidRPr="00000000">
        <w:rPr>
          <w:rtl w:val="0"/>
        </w:rPr>
      </w:r>
    </w:p>
    <w:p w:rsidR="00000000" w:rsidDel="00000000" w:rsidP="00000000" w:rsidRDefault="00000000" w:rsidRPr="00000000" w14:paraId="000000FB">
      <w:pPr>
        <w:rPr>
          <w:color w:val="ff0000"/>
          <w:highlight w:val="yellow"/>
        </w:rPr>
      </w:pPr>
      <w:r w:rsidDel="00000000" w:rsidR="00000000" w:rsidRPr="00000000">
        <w:rPr>
          <w:color w:val="ff0000"/>
          <w:highlight w:val="yellow"/>
          <w:rtl w:val="0"/>
        </w:rPr>
        <w:t xml:space="preserve">[Specifically outline what PANGEA is and is not] - section that explicitly defines what NASA PANGEA covers</w:t>
      </w:r>
    </w:p>
    <w:p w:rsidR="00000000" w:rsidDel="00000000" w:rsidP="00000000" w:rsidRDefault="00000000" w:rsidRPr="00000000" w14:paraId="000000FC">
      <w:pPr>
        <w:rPr/>
      </w:pPr>
      <w:r w:rsidDel="00000000" w:rsidR="00000000" w:rsidRPr="00000000">
        <w:rPr>
          <w:rtl w:val="0"/>
        </w:rPr>
        <w:t xml:space="preserve">PANGEA leverages Terrestrial Ecology investment for its core resources. The Optimal, Baseline, and Threshold measurements defined in </w:t>
      </w:r>
      <w:r w:rsidDel="00000000" w:rsidR="00000000" w:rsidRPr="00000000">
        <w:rPr>
          <w:i w:val="1"/>
          <w:highlight w:val="yellow"/>
          <w:rtl w:val="0"/>
        </w:rPr>
        <w:t xml:space="preserve">Section 6.2</w:t>
      </w:r>
      <w:r w:rsidDel="00000000" w:rsidR="00000000" w:rsidRPr="00000000">
        <w:rPr>
          <w:rtl w:val="0"/>
        </w:rPr>
        <w:t xml:space="preserve"> represent stand-alone NASA campaigns with no dependencies. However, given the urgency and importance of the topic, and such widespread interest from the community, there is strong potential to augment or even exceed NASA’s contributions (see </w:t>
      </w:r>
      <w:r w:rsidDel="00000000" w:rsidR="00000000" w:rsidRPr="00000000">
        <w:rPr>
          <w:i w:val="1"/>
          <w:rtl w:val="0"/>
        </w:rPr>
        <w:t xml:space="preserve">Section 7.6 </w:t>
      </w:r>
      <w:r w:rsidDel="00000000" w:rsidR="00000000" w:rsidRPr="00000000">
        <w:rPr>
          <w:rtl w:val="0"/>
        </w:rPr>
        <w:t xml:space="preserve">for more details). We derive the </w:t>
      </w:r>
      <w:commentRangeStart w:id="102"/>
      <w:r w:rsidDel="00000000" w:rsidR="00000000" w:rsidRPr="00000000">
        <w:rPr>
          <w:b w:val="1"/>
          <w:rtl w:val="0"/>
        </w:rPr>
        <w:t xml:space="preserve">Optimal</w:t>
      </w:r>
      <w:commentRangeEnd w:id="102"/>
      <w:r w:rsidDel="00000000" w:rsidR="00000000" w:rsidRPr="00000000">
        <w:commentReference w:id="102"/>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w:t>
      </w:r>
    </w:p>
    <w:p w:rsidR="00000000" w:rsidDel="00000000" w:rsidP="00000000" w:rsidRDefault="00000000" w:rsidRPr="00000000" w14:paraId="000000FD">
      <w:pPr>
        <w:numPr>
          <w:ilvl w:val="0"/>
          <w:numId w:val="6"/>
        </w:numPr>
        <w:spacing w:after="120" w:before="120" w:lineRule="auto"/>
        <w:ind w:left="720" w:hanging="360"/>
        <w:rPr>
          <w:u w:val="none"/>
        </w:rPr>
      </w:pPr>
      <w:commentRangeStart w:id="103"/>
      <w:r w:rsidDel="00000000" w:rsidR="00000000" w:rsidRPr="00000000">
        <w:rPr>
          <w:b w:val="1"/>
          <w:rtl w:val="0"/>
        </w:rPr>
        <w:t xml:space="preserve">Optimal</w:t>
      </w:r>
      <w:commentRangeEnd w:id="103"/>
      <w:r w:rsidDel="00000000" w:rsidR="00000000" w:rsidRPr="00000000">
        <w:commentReference w:id="103"/>
      </w:r>
      <w:r w:rsidDel="00000000" w:rsidR="00000000" w:rsidRPr="00000000">
        <w:rPr>
          <w:b w:val="1"/>
          <w:rtl w:val="0"/>
        </w:rPr>
        <w:t xml:space="preserve">: </w:t>
      </w:r>
      <w:r w:rsidDel="00000000" w:rsidR="00000000" w:rsidRPr="00000000">
        <w:rPr>
          <w:rtl w:val="0"/>
        </w:rPr>
        <w:t xml:space="preserve">measurements that capture the dry season onset and the dry season end for more than 2 African and more than 2 American landscapes. </w:t>
      </w:r>
    </w:p>
    <w:p w:rsidR="00000000" w:rsidDel="00000000" w:rsidP="00000000" w:rsidRDefault="00000000" w:rsidRPr="00000000" w14:paraId="000000FE">
      <w:pPr>
        <w:numPr>
          <w:ilvl w:val="0"/>
          <w:numId w:val="6"/>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dry season onset and the dry season end for only 2 African and 2 American landscapes. </w:t>
      </w:r>
    </w:p>
    <w:p w:rsidR="00000000" w:rsidDel="00000000" w:rsidP="00000000" w:rsidRDefault="00000000" w:rsidRPr="00000000" w14:paraId="000000FF">
      <w:pPr>
        <w:numPr>
          <w:ilvl w:val="0"/>
          <w:numId w:val="6"/>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African landscapes, relying on existing data, planned missions in the American tropics, commercial data-buys, and deployable drones, to utilize satellite data over the Americas for comparisons. </w:t>
      </w:r>
    </w:p>
    <w:p w:rsidR="00000000" w:rsidDel="00000000" w:rsidP="00000000" w:rsidRDefault="00000000" w:rsidRPr="00000000" w14:paraId="00000100">
      <w:pPr>
        <w:rPr/>
      </w:pPr>
      <w:r w:rsidDel="00000000" w:rsidR="00000000" w:rsidRPr="00000000">
        <w:rPr>
          <w:rtl w:val="0"/>
        </w:rPr>
        <w:t xml:space="preserve">The proposed airborne data (e.g., VSWIR, lidar, SAR, carbon fluxes) has only been collected in a few locations across the tropics to date, at different points in time, by different organizations, and with differing methods. PANGEA allows for direct comparisons and evaluations of the role of tropical forest heterogeneity in ecosystem dynamics. </w:t>
      </w:r>
      <w:r w:rsidDel="00000000" w:rsidR="00000000" w:rsidRPr="00000000">
        <w:rPr>
          <w:rtl w:val="0"/>
        </w:rPr>
        <w:t xml:space="preserve">These data include CARAFE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w:t>
      </w:r>
      <w:r w:rsidDel="00000000" w:rsidR="00000000" w:rsidRPr="00000000">
        <w:rPr>
          <w:rtl w:val="0"/>
        </w:rPr>
        <w:t xml:space="preserve">VSWIR reflectance and small footprint lidar </w:t>
      </w:r>
      <w:r w:rsidDel="00000000" w:rsidR="00000000" w:rsidRPr="00000000">
        <w:rPr>
          <w:rtl w:val="0"/>
        </w:rPr>
        <w:t xml:space="preserve">to measure canopy leaf traits, vegetation structure, thus allowing us to model functionally distinct forest types, and SAR data to measure inundation and disturbance dynamics. PANGEA integrates these with ground measurements and Indigenous and Local Ecological Knowledge on floristic, faunal, and phylogenetic diversity, species interactions, disturbance dynamics, land-use activities, and hydrological and meteorological dynamics. These ground and airborne measurements will advance process based understanding, the calibration and validation of satellite remote sensing datasets and products, and constrain model uncertainty, including by advancing remote sensing data-model integration to generalize mapping capabilities across the tropics, and model carbon, water, and energy fluxes to examine the stability of tropical forests under future climate projections.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partnership with local institutions, PANGEA will prioritize training, capacity building, and education that prepares the next generation to continue this work well after the PANGEA campaign. While the potential applications resulting from PANGEA science are many, the PANGEA campaign will focus on supporting monitoring capabilities to advance: </w:t>
      </w:r>
    </w:p>
    <w:p w:rsidR="00000000" w:rsidDel="00000000" w:rsidP="00000000" w:rsidRDefault="00000000" w:rsidRPr="00000000" w14:paraId="00000103">
      <w:pPr>
        <w:numPr>
          <w:ilvl w:val="0"/>
          <w:numId w:val="1"/>
        </w:numPr>
        <w:spacing w:after="120" w:before="120" w:lineRule="auto"/>
        <w:ind w:left="720" w:hanging="360"/>
        <w:rPr>
          <w:u w:val="none"/>
        </w:rPr>
      </w:pPr>
      <w:r w:rsidDel="00000000" w:rsidR="00000000" w:rsidRPr="00000000">
        <w:rPr>
          <w:rtl w:val="0"/>
        </w:rPr>
        <w:t xml:space="preserve">Climate mitigation and carbon monitoring</w:t>
      </w:r>
    </w:p>
    <w:p w:rsidR="00000000" w:rsidDel="00000000" w:rsidP="00000000" w:rsidRDefault="00000000" w:rsidRPr="00000000" w14:paraId="00000104">
      <w:pPr>
        <w:numPr>
          <w:ilvl w:val="0"/>
          <w:numId w:val="1"/>
        </w:numPr>
        <w:spacing w:after="120" w:before="120" w:lineRule="auto"/>
        <w:ind w:left="720" w:hanging="360"/>
        <w:rPr>
          <w:u w:val="none"/>
        </w:rPr>
      </w:pPr>
      <w:r w:rsidDel="00000000" w:rsidR="00000000" w:rsidRPr="00000000">
        <w:rPr>
          <w:rtl w:val="0"/>
        </w:rPr>
        <w:t xml:space="preserve">Biodiversity conservation</w:t>
      </w:r>
    </w:p>
    <w:p w:rsidR="00000000" w:rsidDel="00000000" w:rsidP="00000000" w:rsidRDefault="00000000" w:rsidRPr="00000000" w14:paraId="00000105">
      <w:pPr>
        <w:numPr>
          <w:ilvl w:val="0"/>
          <w:numId w:val="1"/>
        </w:numPr>
        <w:spacing w:after="120" w:before="120" w:lineRule="auto"/>
        <w:ind w:left="720" w:hanging="360"/>
        <w:rPr>
          <w:u w:val="none"/>
        </w:rPr>
      </w:pPr>
      <w:r w:rsidDel="00000000" w:rsidR="00000000" w:rsidRPr="00000000">
        <w:rPr>
          <w:rtl w:val="0"/>
        </w:rPr>
        <w:t xml:space="preserve">Sustainable agriculture and livelihood improvement </w:t>
      </w:r>
    </w:p>
    <w:p w:rsidR="00000000" w:rsidDel="00000000" w:rsidP="00000000" w:rsidRDefault="00000000" w:rsidRPr="00000000" w14:paraId="00000106">
      <w:pPr>
        <w:rPr/>
      </w:pPr>
      <w:r w:rsidDel="00000000" w:rsidR="00000000" w:rsidRPr="00000000">
        <w:rPr>
          <w:rtl w:val="0"/>
        </w:rPr>
        <w:t xml:space="preserve">PANGEA will work in close coordination with many partners already </w:t>
      </w:r>
    </w:p>
    <w:p w:rsidR="00000000" w:rsidDel="00000000" w:rsidP="00000000" w:rsidRDefault="00000000" w:rsidRPr="00000000" w14:paraId="00000107">
      <w:pPr>
        <w:rPr>
          <w:color w:val="ff0000"/>
        </w:rPr>
      </w:pPr>
      <w:r w:rsidDel="00000000" w:rsidR="00000000" w:rsidRPr="00000000">
        <w:rPr>
          <w:rtl w:val="0"/>
        </w:rPr>
      </w:r>
    </w:p>
    <w:p w:rsidR="00000000" w:rsidDel="00000000" w:rsidP="00000000" w:rsidRDefault="00000000" w:rsidRPr="00000000" w14:paraId="00000108">
      <w:pPr>
        <w:rPr>
          <w:color w:val="ff0000"/>
        </w:rPr>
      </w:pPr>
      <w:r w:rsidDel="00000000" w:rsidR="00000000" w:rsidRPr="00000000">
        <w:rPr>
          <w:rtl w:val="0"/>
        </w:rPr>
      </w:r>
    </w:p>
    <w:p w:rsidR="00000000" w:rsidDel="00000000" w:rsidP="00000000" w:rsidRDefault="00000000" w:rsidRPr="00000000" w14:paraId="00000109">
      <w:pPr>
        <w:numPr>
          <w:ilvl w:val="0"/>
          <w:numId w:val="9"/>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10A">
      <w:pPr>
        <w:numPr>
          <w:ilvl w:val="1"/>
          <w:numId w:val="9"/>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10B">
      <w:pPr>
        <w:numPr>
          <w:ilvl w:val="2"/>
          <w:numId w:val="9"/>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10C">
      <w:pPr>
        <w:numPr>
          <w:ilvl w:val="2"/>
          <w:numId w:val="9"/>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10D">
      <w:pPr>
        <w:numPr>
          <w:ilvl w:val="2"/>
          <w:numId w:val="9"/>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10E">
      <w:pPr>
        <w:numPr>
          <w:ilvl w:val="1"/>
          <w:numId w:val="9"/>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10F">
      <w:pPr>
        <w:numPr>
          <w:ilvl w:val="1"/>
          <w:numId w:val="9"/>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110">
      <w:pPr>
        <w:numPr>
          <w:ilvl w:val="2"/>
          <w:numId w:val="9"/>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111">
      <w:pPr>
        <w:numPr>
          <w:ilvl w:val="2"/>
          <w:numId w:val="9"/>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112">
      <w:pPr>
        <w:numPr>
          <w:ilvl w:val="0"/>
          <w:numId w:val="9"/>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113">
      <w:pPr>
        <w:numPr>
          <w:ilvl w:val="0"/>
          <w:numId w:val="9"/>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14">
      <w:pPr>
        <w:pStyle w:val="Heading3"/>
        <w:rPr/>
      </w:pPr>
      <w:bookmarkStart w:colFirst="0" w:colLast="0" w:name="_szwuuhpl6jrs" w:id="7"/>
      <w:bookmarkEnd w:id="7"/>
      <w:r w:rsidDel="00000000" w:rsidR="00000000" w:rsidRPr="00000000">
        <w:rPr>
          <w:rtl w:val="0"/>
        </w:rPr>
        <w:t xml:space="preserve">1.5 PANGEA Study Domain</w:t>
      </w:r>
    </w:p>
    <w:p w:rsidR="00000000" w:rsidDel="00000000" w:rsidP="00000000" w:rsidRDefault="00000000" w:rsidRPr="00000000" w14:paraId="00000115">
      <w:pPr>
        <w:ind w:left="0" w:firstLine="0"/>
        <w:rPr/>
      </w:pPr>
      <w:r w:rsidDel="00000000" w:rsidR="00000000" w:rsidRPr="00000000">
        <w:rPr>
          <w:rtl w:val="0"/>
        </w:rPr>
        <w:t xml:space="preserve">PANGEA will include a core and extended domain (</w:t>
      </w:r>
      <w:r w:rsidDel="00000000" w:rsidR="00000000" w:rsidRPr="00000000">
        <w:rPr>
          <w:highlight w:val="yellow"/>
          <w:rtl w:val="0"/>
        </w:rPr>
        <w:t xml:space="preserve">Figure X</w:t>
      </w:r>
      <w:r w:rsidDel="00000000" w:rsidR="00000000" w:rsidRPr="00000000">
        <w:rPr>
          <w:rtl w:val="0"/>
        </w:rPr>
        <w:t xml:space="preserve">). The extended domain will encompass pantropical forests, and will be prioritized for satellite remote sensing and modeling analyses. PANGEA’s </w:t>
      </w:r>
      <w:r w:rsidDel="00000000" w:rsidR="00000000" w:rsidRPr="00000000">
        <w:rPr>
          <w:rtl w:val="0"/>
        </w:rPr>
        <w:t xml:space="preserve">core domain will focus on tropical biomes in Africa and the Americas. </w:t>
      </w:r>
      <w:r w:rsidDel="00000000" w:rsidR="00000000" w:rsidRPr="00000000">
        <w:rPr>
          <w:rtl w:val="0"/>
        </w:rPr>
        <w:t xml:space="preserve">Both the core and extended domains will encompass moist tropical forests, including flooded forests, wetlands, peatlands, and mangroves in lowland tropical forests, and highland tropical forests where possible. </w:t>
      </w:r>
      <w:r w:rsidDel="00000000" w:rsidR="00000000" w:rsidRPr="00000000">
        <w:rPr>
          <w:rtl w:val="0"/>
        </w:rPr>
        <w:t xml:space="preserve">The PANGEA study region covers the major ecosystems and landscapes found in the tropics and </w:t>
      </w:r>
      <w:r w:rsidDel="00000000" w:rsidR="00000000" w:rsidRPr="00000000">
        <w:rPr>
          <w:rtl w:val="0"/>
        </w:rPr>
        <w:t xml:space="preserve">the spatial scale required to address the primary questions in the 5 science themes (see </w:t>
      </w:r>
      <w:r w:rsidDel="00000000" w:rsidR="00000000" w:rsidRPr="00000000">
        <w:rPr>
          <w:i w:val="1"/>
          <w:highlight w:val="yellow"/>
          <w:rtl w:val="0"/>
        </w:rPr>
        <w:t xml:space="preserve">Section 2</w:t>
      </w:r>
      <w:r w:rsidDel="00000000" w:rsidR="00000000" w:rsidRPr="00000000">
        <w:rPr>
          <w:rtl w:val="0"/>
        </w:rPr>
        <w:t xml:space="preserve">). The extended domain will enable the </w:t>
      </w:r>
      <w:r w:rsidDel="00000000" w:rsidR="00000000" w:rsidRPr="00000000">
        <w:rPr>
          <w:rtl w:val="0"/>
        </w:rPr>
        <w:t xml:space="preserve">inclusion of </w:t>
      </w:r>
      <w:r w:rsidDel="00000000" w:rsidR="00000000" w:rsidRPr="00000000">
        <w:rPr>
          <w:rtl w:val="0"/>
        </w:rPr>
        <w:t xml:space="preserve">existing datasets</w:t>
      </w:r>
      <w:r w:rsidDel="00000000" w:rsidR="00000000" w:rsidRPr="00000000">
        <w:rPr>
          <w:rtl w:val="0"/>
        </w:rPr>
        <w:t xml:space="preserve"> and opportunistic collection in Asia and Australia. The focus of PANGEA’s c</w:t>
      </w:r>
      <w:r w:rsidDel="00000000" w:rsidR="00000000" w:rsidRPr="00000000">
        <w:rPr>
          <w:rtl w:val="0"/>
        </w:rPr>
        <w:t xml:space="preserve">oordinated ground, tower, drone, and aircraft measurements </w:t>
      </w:r>
      <w:r w:rsidDel="00000000" w:rsidR="00000000" w:rsidRPr="00000000">
        <w:rPr>
          <w:rtl w:val="0"/>
        </w:rPr>
        <w:t xml:space="preserve">will be at landscapes in the core domain (see </w:t>
      </w:r>
      <w:r w:rsidDel="00000000" w:rsidR="00000000" w:rsidRPr="00000000">
        <w:rPr>
          <w:i w:val="1"/>
          <w:highlight w:val="yellow"/>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PANGEA’s Optimal </w:t>
      </w:r>
      <w:r w:rsidDel="00000000" w:rsidR="00000000" w:rsidRPr="00000000">
        <w:rPr>
          <w:rtl w:val="0"/>
        </w:rPr>
        <w:t xml:space="preserve">Investigation</w:t>
      </w:r>
      <w:r w:rsidDel="00000000" w:rsidR="00000000" w:rsidRPr="00000000">
        <w:rPr>
          <w:rtl w:val="0"/>
        </w:rPr>
        <w:t xml:space="preserve"> will include a minimum of two priority landscapes in Africa and two priority landscapes in the Americas. The Baseline Investigation will include exactly two landscapes on each continent, while PANGEA’s Threshold Investigation will include two landscapes in Africa only. The Threshold Investigation will rely on existing data, planned missions in the American tropics, commercial data-buys, and deployable drones, to utilize satellite data over the Americas for comparisons. </w:t>
      </w:r>
      <w:r w:rsidDel="00000000" w:rsidR="00000000" w:rsidRPr="00000000">
        <w:rPr>
          <w:rtl w:val="0"/>
        </w:rPr>
        <w:t xml:space="preserve">The location of these primary research areas will be based on opportunities to conduct integrated research across science themes, the existence of ongoing or planned research funded by NASA, as well as relationships and ongoing activities conducted by local and international partner agencies and organizations. </w:t>
      </w:r>
      <w:r w:rsidDel="00000000" w:rsidR="00000000" w:rsidRPr="00000000">
        <w:rPr>
          <w:rtl w:val="0"/>
        </w:rPr>
        <w:t xml:space="preserve">See </w:t>
      </w:r>
      <w:r w:rsidDel="00000000" w:rsidR="00000000" w:rsidRPr="00000000">
        <w:rPr>
          <w:i w:val="1"/>
          <w:highlight w:val="yellow"/>
          <w:rtl w:val="0"/>
        </w:rPr>
        <w:t xml:space="preserve">Section 6 </w:t>
      </w:r>
      <w:r w:rsidDel="00000000" w:rsidR="00000000" w:rsidRPr="00000000">
        <w:rPr>
          <w:rtl w:val="0"/>
        </w:rPr>
        <w:t xml:space="preserve">for more information the PANGEA </w:t>
      </w:r>
      <w:r w:rsidDel="00000000" w:rsidR="00000000" w:rsidRPr="00000000">
        <w:rPr>
          <w:rtl w:val="0"/>
        </w:rPr>
        <w:t xml:space="preserve">Research</w:t>
      </w:r>
      <w:r w:rsidDel="00000000" w:rsidR="00000000" w:rsidRPr="00000000">
        <w:rPr>
          <w:rtl w:val="0"/>
        </w:rPr>
        <w:t xml:space="preserve"> Strategy and Study Design. </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b w:val="1"/>
          <w:rtl w:val="0"/>
        </w:rPr>
        <w:t xml:space="preserve">Note: </w:t>
      </w:r>
      <w:r w:rsidDel="00000000" w:rsidR="00000000" w:rsidRPr="00000000">
        <w:rPr>
          <w:rtl w:val="0"/>
        </w:rPr>
        <w:t xml:space="preserve">A variability analysis will be included in the final white paper, highlighting key geographic domains that vary with respect to biotic, abiotic, and disturbance dynamics. </w:t>
      </w: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commentRangeStart w:id="104"/>
      <w:r w:rsidDel="00000000" w:rsidR="00000000" w:rsidRPr="00000000">
        <w:rPr/>
        <w:drawing>
          <wp:inline distB="114300" distT="114300" distL="114300" distR="114300">
            <wp:extent cx="5886450" cy="3238500"/>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886450" cy="3238500"/>
                    </a:xfrm>
                    <a:prstGeom prst="rect"/>
                    <a:ln/>
                  </pic:spPr>
                </pic:pic>
              </a:graphicData>
            </a:graphic>
          </wp:inline>
        </w:drawing>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 core (solid purple lines) and extended (dashed black line) domains. O: Optimal, B: Baseline, T: Threshold.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11B">
      <w:pPr>
        <w:pStyle w:val="Heading3"/>
        <w:rPr/>
      </w:pPr>
      <w:bookmarkStart w:colFirst="0" w:colLast="0" w:name="_fhtmlkbo44h7" w:id="8"/>
      <w:bookmarkEnd w:id="8"/>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commentRangeStart w:id="105"/>
      <w:r w:rsidDel="00000000" w:rsidR="00000000" w:rsidRPr="00000000">
        <w:rPr>
          <w:highlight w:val="yellow"/>
          <w:rtl w:val="0"/>
        </w:rPr>
        <w:t xml:space="preserve">Asrar et al. BAMS v 82, pp.1309-1330, 2001</w:t>
      </w:r>
      <w:commentRangeEnd w:id="105"/>
      <w:r w:rsidDel="00000000" w:rsidR="00000000" w:rsidRPr="00000000">
        <w:commentReference w:id="105"/>
      </w:r>
      <w:r w:rsidDel="00000000" w:rsidR="00000000" w:rsidRPr="00000000">
        <w:rPr>
          <w:rtl w:val="0"/>
        </w:rPr>
        <w:t xml:space="preserve">). The Terrestrial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It is also important to note that there is real risk that a campaign like PANGEA could perpetuate parachute and flyover science (</w:t>
      </w:r>
      <w:commentRangeStart w:id="106"/>
      <w:r w:rsidDel="00000000" w:rsidR="00000000" w:rsidRPr="00000000">
        <w:rPr>
          <w:rtl w:val="0"/>
        </w:rPr>
        <w:t xml:space="preserve">Culotta et al. 2024</w:t>
      </w:r>
      <w:commentRangeEnd w:id="106"/>
      <w:r w:rsidDel="00000000" w:rsidR="00000000" w:rsidRPr="00000000">
        <w:commentReference w:id="106"/>
      </w:r>
      <w:r w:rsidDel="00000000" w:rsidR="00000000" w:rsidRPr="00000000">
        <w:rPr>
          <w:rtl w:val="0"/>
        </w:rPr>
        <w:t xml:space="preserve">). Recognizing the deep imprint of colonialism on tropical forest research, PANGEA takes an interwoven approach to equitable and ethical engagement with researchers, governments, institutions, and Indigenous Peoples and Local Communities (IPLCs). Several sections describe PANGEA’s approach to community engagement (Section 7.4), an inclusive organizational structure (Section 7.1), Earth Action (Section 8), capacity building (Section 9), data management (Section 7.7), and international agreements (Section 7.3). </w:t>
      </w:r>
    </w:p>
    <w:p w:rsidR="00000000" w:rsidDel="00000000" w:rsidP="00000000" w:rsidRDefault="00000000" w:rsidRPr="00000000" w14:paraId="0000011F">
      <w:pPr>
        <w:pStyle w:val="Heading3"/>
        <w:rPr/>
      </w:pPr>
      <w:bookmarkStart w:colFirst="0" w:colLast="0" w:name="_y12nbecmffi8" w:id="9"/>
      <w:bookmarkEnd w:id="9"/>
      <w:r w:rsidDel="00000000" w:rsidR="00000000" w:rsidRPr="00000000">
        <w:rPr>
          <w:rtl w:val="0"/>
        </w:rPr>
        <w:t xml:space="preserve">1.7 Earth Science to Action </w:t>
      </w:r>
    </w:p>
    <w:p w:rsidR="00000000" w:rsidDel="00000000" w:rsidP="00000000" w:rsidRDefault="00000000" w:rsidRPr="00000000" w14:paraId="00000120">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consequently climate feedbacks in the tropics drive urgency to apply insights from the frontiers of NASA Earth Science to support climate mitigation, adaptation, and resilience, biodiversity conservation, food security, water security, and human health around the planet. Since the inception of the Earth Science Enterprise Applications program in 2001 (</w:t>
      </w:r>
      <w:commentRangeStart w:id="107"/>
      <w:commentRangeStart w:id="108"/>
      <w:r w:rsidDel="00000000" w:rsidR="00000000" w:rsidRPr="00000000">
        <w:rPr>
          <w:rtl w:val="0"/>
        </w:rPr>
        <w:t xml:space="preserve">ESE Strategic Plan</w:t>
      </w:r>
      <w:commentRangeEnd w:id="107"/>
      <w:r w:rsidDel="00000000" w:rsidR="00000000" w:rsidRPr="00000000">
        <w:commentReference w:id="107"/>
      </w:r>
      <w:commentRangeEnd w:id="108"/>
      <w:r w:rsidDel="00000000" w:rsidR="00000000" w:rsidRPr="00000000">
        <w:commentReference w:id="108"/>
      </w:r>
      <w:r w:rsidDel="00000000" w:rsidR="00000000" w:rsidRPr="00000000">
        <w:rPr>
          <w:rtl w:val="0"/>
        </w:rPr>
        <w:t xml:space="preserve">) to the launch of the Earth Science to Action strategy in 2024 </w:t>
      </w:r>
      <w:commentRangeStart w:id="109"/>
      <w:r w:rsidDel="00000000" w:rsidR="00000000" w:rsidRPr="00000000">
        <w:rPr>
          <w:rtl w:val="0"/>
        </w:rPr>
        <w:t xml:space="preserve">(ES2A Strategic Plan)</w:t>
      </w:r>
      <w:commentRangeEnd w:id="109"/>
      <w:r w:rsidDel="00000000" w:rsidR="00000000" w:rsidRPr="00000000">
        <w:commentReference w:id="109"/>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commentRangeStart w:id="110"/>
      <w:r w:rsidDel="00000000" w:rsidR="00000000" w:rsidRPr="00000000">
        <w:rPr>
          <w:rtl w:val="0"/>
        </w:rPr>
        <w:t xml:space="preserve">Decadal Survey</w:t>
      </w:r>
      <w:commentRangeEnd w:id="110"/>
      <w:r w:rsidDel="00000000" w:rsidR="00000000" w:rsidRPr="00000000">
        <w:commentReference w:id="110"/>
      </w:r>
      <w:r w:rsidDel="00000000" w:rsidR="00000000" w:rsidRPr="00000000">
        <w:rPr>
          <w:rtl w:val="0"/>
        </w:rPr>
        <w:t xml:space="preserve">). </w:t>
      </w:r>
      <w:r w:rsidDel="00000000" w:rsidR="00000000" w:rsidRPr="00000000">
        <w:rPr>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25">
      <w:pPr>
        <w:numPr>
          <w:ilvl w:val="0"/>
          <w:numId w:val="20"/>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26">
      <w:pPr>
        <w:numPr>
          <w:ilvl w:val="0"/>
          <w:numId w:val="20"/>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27">
      <w:pPr>
        <w:numPr>
          <w:ilvl w:val="0"/>
          <w:numId w:val="20"/>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p>
    <w:p w:rsidR="00000000" w:rsidDel="00000000" w:rsidP="00000000" w:rsidRDefault="00000000" w:rsidRPr="00000000" w14:paraId="00000128">
      <w:pPr>
        <w:shd w:fill="ffffff" w:val="clear"/>
        <w:ind w:left="3080" w:firstLine="0"/>
        <w:rPr>
          <w:color w:val="ff0000"/>
        </w:rPr>
      </w:pPr>
      <w:r w:rsidDel="00000000" w:rsidR="00000000" w:rsidRPr="00000000">
        <w:rPr>
          <w:rtl w:val="0"/>
        </w:rPr>
      </w:r>
    </w:p>
    <w:p w:rsidR="00000000" w:rsidDel="00000000" w:rsidP="00000000" w:rsidRDefault="00000000" w:rsidRPr="00000000" w14:paraId="00000129">
      <w:pPr>
        <w:rPr>
          <w:color w:val="ff0000"/>
        </w:rPr>
      </w:pPr>
      <w:commentRangeStart w:id="111"/>
      <w:r w:rsidDel="00000000" w:rsidR="00000000" w:rsidRPr="00000000">
        <w:rPr>
          <w:color w:val="ff0000"/>
          <w:rtl w:val="0"/>
        </w:rPr>
        <w:t xml:space="preserve">Text Box A. NASA Earth Science to Action “Service” in the Tropics</w:t>
      </w:r>
    </w:p>
    <w:p w:rsidR="00000000" w:rsidDel="00000000" w:rsidP="00000000" w:rsidRDefault="00000000" w:rsidRPr="00000000" w14:paraId="0000012A">
      <w:pPr>
        <w:numPr>
          <w:ilvl w:val="0"/>
          <w:numId w:val="23"/>
        </w:numPr>
        <w:ind w:left="720" w:hanging="360"/>
        <w:rPr>
          <w:color w:val="ff0000"/>
          <w:u w:val="none"/>
        </w:rPr>
      </w:pPr>
      <w:r w:rsidDel="00000000" w:rsidR="00000000" w:rsidRPr="00000000">
        <w:rPr>
          <w:color w:val="ff0000"/>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b w:val="1"/>
          <w:color w:val="ff0000"/>
          <w:rtl w:val="0"/>
        </w:rPr>
        <w:t xml:space="preserve">self-sustaining operations</w:t>
      </w:r>
      <w:r w:rsidDel="00000000" w:rsidR="00000000" w:rsidRPr="00000000">
        <w:rPr>
          <w:color w:val="ff0000"/>
          <w:rtl w:val="0"/>
        </w:rPr>
        <w:t xml:space="preserve">. CATHALAC continues as a SERVIR network affiliate, using Earth observations and models in providing maps and information products to the region. </w:t>
      </w:r>
      <w:commentRangeEnd w:id="111"/>
      <w:r w:rsidDel="00000000" w:rsidR="00000000" w:rsidRPr="00000000">
        <w:commentReference w:id="111"/>
      </w:r>
      <w:r w:rsidDel="00000000" w:rsidR="00000000" w:rsidRPr="00000000">
        <w:rPr>
          <w:rtl w:val="0"/>
        </w:rPr>
      </w:r>
    </w:p>
    <w:p w:rsidR="00000000" w:rsidDel="00000000" w:rsidP="00000000" w:rsidRDefault="00000000" w:rsidRPr="00000000" w14:paraId="0000012B">
      <w:pPr>
        <w:pStyle w:val="Heading2"/>
        <w:rPr>
          <w:i w:val="1"/>
        </w:rPr>
      </w:pPr>
      <w:bookmarkStart w:colFirst="0" w:colLast="0" w:name="_67ufwhve0n98" w:id="10"/>
      <w:bookmarkEnd w:id="10"/>
      <w:r w:rsidDel="00000000" w:rsidR="00000000" w:rsidRPr="00000000">
        <w:rPr>
          <w:rtl w:val="0"/>
        </w:rPr>
        <w:t xml:space="preserve">2. </w:t>
      </w:r>
      <w:commentRangeStart w:id="112"/>
      <w:r w:rsidDel="00000000" w:rsidR="00000000" w:rsidRPr="00000000">
        <w:rPr>
          <w:rtl w:val="0"/>
        </w:rPr>
        <w:t xml:space="preserve">PANGEA</w:t>
      </w:r>
      <w:commentRangeEnd w:id="112"/>
      <w:r w:rsidDel="00000000" w:rsidR="00000000" w:rsidRPr="00000000">
        <w:commentReference w:id="112"/>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2D">
      <w:pPr>
        <w:pStyle w:val="Heading3"/>
        <w:rPr>
          <w:color w:val="ff0000"/>
          <w:highlight w:val="white"/>
        </w:rPr>
      </w:pPr>
      <w:bookmarkStart w:colFirst="0" w:colLast="0" w:name="_ykkfx91lnxr" w:id="11"/>
      <w:bookmarkEnd w:id="11"/>
      <w:r w:rsidDel="00000000" w:rsidR="00000000" w:rsidRPr="00000000">
        <w:rPr>
          <w:rtl w:val="0"/>
        </w:rPr>
        <w:t xml:space="preserve">2.1 </w:t>
      </w:r>
      <w:commentRangeStart w:id="113"/>
      <w:r w:rsidDel="00000000" w:rsidR="00000000" w:rsidRPr="00000000">
        <w:rPr>
          <w:rtl w:val="0"/>
        </w:rPr>
        <w:t xml:space="preserve">Biogeochemical</w:t>
      </w:r>
      <w:commentRangeEnd w:id="113"/>
      <w:r w:rsidDel="00000000" w:rsidR="00000000" w:rsidRPr="00000000">
        <w:commentReference w:id="113"/>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E">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2F">
      <w:pPr>
        <w:keepNext w:val="1"/>
        <w:widowControl w:val="0"/>
        <w:rPr>
          <w:b w:val="1"/>
          <w:i w:val="1"/>
        </w:rPr>
      </w:pPr>
      <w:r w:rsidDel="00000000" w:rsidR="00000000" w:rsidRPr="00000000">
        <w:rPr>
          <w:rtl w:val="0"/>
        </w:rPr>
      </w:r>
    </w:p>
    <w:p w:rsidR="00000000" w:rsidDel="00000000" w:rsidP="00000000" w:rsidRDefault="00000000" w:rsidRPr="00000000" w14:paraId="00000130">
      <w:pPr>
        <w:keepNext w:val="1"/>
        <w:widowControl w:val="0"/>
        <w:rPr/>
      </w:pPr>
      <w:commentRangeStart w:id="114"/>
      <w:commentRangeStart w:id="115"/>
      <w:commentRangeStart w:id="116"/>
      <w:commentRangeStart w:id="117"/>
      <w:r w:rsidDel="00000000" w:rsidR="00000000" w:rsidRPr="00000000">
        <w:rPr>
          <w:rtl w:val="0"/>
        </w:rPr>
        <w:t xml:space="preserve">The</w:t>
      </w:r>
      <w:commentRangeEnd w:id="114"/>
      <w:r w:rsidDel="00000000" w:rsidR="00000000" w:rsidRPr="00000000">
        <w:commentReference w:id="114"/>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18"/>
      <w:r w:rsidDel="00000000" w:rsidR="00000000" w:rsidRPr="00000000">
        <w:rPr>
          <w:rtl w:val="0"/>
        </w:rPr>
        <w:t xml:space="preserve">net ecosystem exchange</w:t>
      </w:r>
      <w:commentRangeEnd w:id="118"/>
      <w:r w:rsidDel="00000000" w:rsidR="00000000" w:rsidRPr="00000000">
        <w:commentReference w:id="118"/>
      </w:r>
      <w:r w:rsidDel="00000000" w:rsidR="00000000" w:rsidRPr="00000000">
        <w:rPr>
          <w:rtl w:val="0"/>
        </w:rPr>
        <w:t xml:space="preserve"> estimated at</w:t>
      </w:r>
      <w:commentRangeStart w:id="119"/>
      <w:r w:rsidDel="00000000" w:rsidR="00000000" w:rsidRPr="00000000">
        <w:rPr>
          <w:rtl w:val="0"/>
        </w:rPr>
        <w:t xml:space="preserve"> 3.3</w:t>
      </w:r>
      <w:commentRangeEnd w:id="119"/>
      <w:r w:rsidDel="00000000" w:rsidR="00000000" w:rsidRPr="00000000">
        <w:commentReference w:id="119"/>
      </w:r>
      <w:commentRangeStart w:id="120"/>
      <w:r w:rsidDel="00000000" w:rsidR="00000000" w:rsidRPr="00000000">
        <w:rPr>
          <w:rtl w:val="0"/>
        </w:rPr>
        <w:t xml:space="preserve"> GtC</w:t>
      </w:r>
      <w:commentRangeEnd w:id="120"/>
      <w:r w:rsidDel="00000000" w:rsidR="00000000" w:rsidRPr="00000000">
        <w:commentReference w:id="120"/>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commentRangeEnd w:id="115"/>
      <w:r w:rsidDel="00000000" w:rsidR="00000000" w:rsidRPr="00000000">
        <w:commentReference w:id="115"/>
      </w:r>
      <w:commentRangeEnd w:id="116"/>
      <w:r w:rsidDel="00000000" w:rsidR="00000000" w:rsidRPr="00000000">
        <w:commentReference w:id="116"/>
      </w:r>
      <w:commentRangeEnd w:id="117"/>
      <w:r w:rsidDel="00000000" w:rsidR="00000000" w:rsidRPr="00000000">
        <w:commentReference w:id="117"/>
      </w:r>
      <w:r w:rsidDel="00000000" w:rsidR="00000000" w:rsidRPr="00000000">
        <w:rPr>
          <w:rtl w:val="0"/>
        </w:rPr>
        <w:t xml:space="preserve">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t>
      </w:r>
      <w:commentRangeStart w:id="121"/>
      <w:r w:rsidDel="00000000" w:rsidR="00000000" w:rsidRPr="00000000">
        <w:rPr>
          <w:rtl w:val="0"/>
        </w:rPr>
        <w:t xml:space="preserve">Friedlingstein et al., 2023</w:t>
      </w:r>
      <w:commentRangeEnd w:id="121"/>
      <w:r w:rsidDel="00000000" w:rsidR="00000000" w:rsidRPr="00000000">
        <w:commentReference w:id="121"/>
      </w:r>
      <w:r w:rsidDel="00000000" w:rsidR="00000000" w:rsidRPr="00000000">
        <w:rPr>
          <w:rtl w:val="0"/>
        </w:rPr>
        <w:t xml:space="preserve">). </w:t>
      </w:r>
      <w:r w:rsidDel="00000000" w:rsidR="00000000" w:rsidRPr="00000000">
        <w:rPr>
          <w:rtl w:val="0"/>
        </w:rPr>
        <w:t xml:space="preserve">Furthermore, tropical landscapes are a controlling factor of atmospheric global CO</w:t>
      </w:r>
      <w:r w:rsidDel="00000000" w:rsidR="00000000" w:rsidRPr="00000000">
        <w:rPr>
          <w:vertAlign w:val="subscript"/>
          <w:rtl w:val="0"/>
        </w:rPr>
        <w:t xml:space="preserve">2</w:t>
      </w:r>
      <w:r w:rsidDel="00000000" w:rsidR="00000000" w:rsidRPr="00000000">
        <w:rPr>
          <w:rtl w:val="0"/>
        </w:rPr>
        <w:t xml:space="preserve"> interannual variability (Ahlström et al., 2015; Friedlingstein et al., 2023), implying vulnerability of the tropical carbon sink to future climate change.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22"/>
      <w:r w:rsidDel="00000000" w:rsidR="00000000" w:rsidRPr="00000000">
        <w:rPr>
          <w:rtl w:val="0"/>
        </w:rPr>
        <w:t xml:space="preserve">Pan et al. 2024</w:t>
      </w:r>
      <w:commentRangeEnd w:id="122"/>
      <w:r w:rsidDel="00000000" w:rsidR="00000000" w:rsidRPr="00000000">
        <w:commentReference w:id="122"/>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23"/>
      <w:r w:rsidDel="00000000" w:rsidR="00000000" w:rsidRPr="00000000">
        <w:rPr>
          <w:rtl w:val="0"/>
        </w:rPr>
        <w:t xml:space="preserve">Saunois et al., 2024</w:t>
      </w:r>
      <w:commentRangeEnd w:id="123"/>
      <w:r w:rsidDel="00000000" w:rsidR="00000000" w:rsidRPr="00000000">
        <w:commentReference w:id="123"/>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24"/>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24"/>
      <w:r w:rsidDel="00000000" w:rsidR="00000000" w:rsidRPr="00000000">
        <w:commentReference w:id="124"/>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r w:rsidDel="00000000" w:rsidR="00000000" w:rsidRPr="00000000">
        <w:rPr>
          <w:rtl w:val="0"/>
        </w:rPr>
        <w:t xml:space="preserve"> </w:t>
      </w:r>
    </w:p>
    <w:p w:rsidR="00000000" w:rsidDel="00000000" w:rsidP="00000000" w:rsidRDefault="00000000" w:rsidRPr="00000000" w14:paraId="00000131">
      <w:pPr>
        <w:keepNext w:val="1"/>
        <w:widowControl w:val="0"/>
        <w:rPr/>
      </w:pPr>
      <w:r w:rsidDel="00000000" w:rsidR="00000000" w:rsidRPr="00000000">
        <w:rPr>
          <w:rtl w:val="0"/>
        </w:rPr>
      </w:r>
    </w:p>
    <w:p w:rsidR="00000000" w:rsidDel="00000000" w:rsidP="00000000" w:rsidRDefault="00000000" w:rsidRPr="00000000" w14:paraId="00000132">
      <w:pPr>
        <w:keepNext w:val="1"/>
        <w:widowControl w:val="0"/>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25"/>
      <w:r w:rsidDel="00000000" w:rsidR="00000000" w:rsidRPr="00000000">
        <w:rPr>
          <w:rtl w:val="0"/>
        </w:rPr>
        <w:t xml:space="preserve">Liu et al., 2016</w:t>
      </w:r>
      <w:commentRangeEnd w:id="125"/>
      <w:r w:rsidDel="00000000" w:rsidR="00000000" w:rsidRPr="00000000">
        <w:commentReference w:id="125"/>
      </w:r>
      <w:r w:rsidDel="00000000" w:rsidR="00000000" w:rsidRPr="00000000">
        <w:rPr>
          <w:rtl w:val="0"/>
        </w:rPr>
        <w:t xml:space="preserve">;</w:t>
      </w:r>
      <w:commentRangeStart w:id="126"/>
      <w:r w:rsidDel="00000000" w:rsidR="00000000" w:rsidRPr="00000000">
        <w:rPr>
          <w:rtl w:val="0"/>
        </w:rPr>
        <w:t xml:space="preserve"> Lunt et al., 2019</w:t>
      </w:r>
      <w:commentRangeEnd w:id="126"/>
      <w:r w:rsidDel="00000000" w:rsidR="00000000" w:rsidRPr="00000000">
        <w:commentReference w:id="126"/>
      </w:r>
      <w:r w:rsidDel="00000000" w:rsidR="00000000" w:rsidRPr="00000000">
        <w:rPr>
          <w:rtl w:val="0"/>
        </w:rPr>
        <w:t xml:space="preserve">; </w:t>
      </w:r>
      <w:commentRangeStart w:id="127"/>
      <w:r w:rsidDel="00000000" w:rsidR="00000000" w:rsidRPr="00000000">
        <w:rPr>
          <w:rtl w:val="0"/>
        </w:rPr>
        <w:t xml:space="preserve">Crowell et al., 2019</w:t>
      </w:r>
      <w:commentRangeEnd w:id="127"/>
      <w:r w:rsidDel="00000000" w:rsidR="00000000" w:rsidRPr="00000000">
        <w:commentReference w:id="127"/>
      </w:r>
      <w:r w:rsidDel="00000000" w:rsidR="00000000" w:rsidRPr="00000000">
        <w:rPr>
          <w:rtl w:val="0"/>
        </w:rPr>
        <w:t xml:space="preserve">; </w:t>
      </w:r>
      <w:commentRangeStart w:id="128"/>
      <w:r w:rsidDel="00000000" w:rsidR="00000000" w:rsidRPr="00000000">
        <w:rPr>
          <w:rtl w:val="0"/>
        </w:rPr>
        <w:t xml:space="preserve">Palmer et al., 2019</w:t>
      </w:r>
      <w:commentRangeEnd w:id="128"/>
      <w:r w:rsidDel="00000000" w:rsidR="00000000" w:rsidRPr="00000000">
        <w:commentReference w:id="128"/>
      </w:r>
      <w:r w:rsidDel="00000000" w:rsidR="00000000" w:rsidRPr="00000000">
        <w:rPr>
          <w:rtl w:val="0"/>
        </w:rPr>
        <w:t xml:space="preserve">; </w:t>
      </w:r>
      <w:commentRangeStart w:id="129"/>
      <w:r w:rsidDel="00000000" w:rsidR="00000000" w:rsidRPr="00000000">
        <w:rPr>
          <w:rtl w:val="0"/>
        </w:rPr>
        <w:t xml:space="preserve">Yang et al., 2021</w:t>
      </w:r>
      <w:commentRangeEnd w:id="129"/>
      <w:r w:rsidDel="00000000" w:rsidR="00000000" w:rsidRPr="00000000">
        <w:commentReference w:id="129"/>
      </w:r>
      <w:r w:rsidDel="00000000" w:rsidR="00000000" w:rsidRPr="00000000">
        <w:rPr>
          <w:rtl w:val="0"/>
        </w:rPr>
        <w:t xml:space="preserve">; </w:t>
      </w:r>
      <w:r w:rsidDel="00000000" w:rsidR="00000000" w:rsidRPr="00000000">
        <w:rPr>
          <w:rtl w:val="0"/>
        </w:rPr>
        <w:t xml:space="preserve">Liu et al., 2020; Gaubert et al., 2023; </w:t>
      </w:r>
      <w:commentRangeStart w:id="130"/>
      <w:r w:rsidDel="00000000" w:rsidR="00000000" w:rsidRPr="00000000">
        <w:rPr>
          <w:rtl w:val="0"/>
        </w:rPr>
        <w:t xml:space="preserve">Wang et al., 2023; Liu et al., 2024</w:t>
      </w:r>
      <w:r w:rsidDel="00000000" w:rsidR="00000000" w:rsidRPr="00000000">
        <w:rPr>
          <w:sz w:val="16"/>
          <w:szCs w:val="16"/>
          <w:rtl w:val="0"/>
        </w:rPr>
        <w:t xml:space="preserve"> </w:t>
      </w:r>
      <w:r w:rsidDel="00000000" w:rsidR="00000000" w:rsidRPr="00000000">
        <w:rPr>
          <w:rtl w:val="0"/>
        </w:rPr>
        <w:t xml:space="preserve">; Byrne et al., 2023</w:t>
      </w:r>
      <w:commentRangeEnd w:id="130"/>
      <w:r w:rsidDel="00000000" w:rsidR="00000000" w:rsidRPr="00000000">
        <w:commentReference w:id="130"/>
      </w:r>
      <w:r w:rsidDel="00000000" w:rsidR="00000000" w:rsidRPr="00000000">
        <w:rPr>
          <w:sz w:val="16"/>
          <w:szCs w:val="16"/>
          <w:rtl w:val="0"/>
        </w:rPr>
        <w:t xml:space="preserve"> </w:t>
      </w:r>
      <w:r w:rsidDel="00000000" w:rsidR="00000000" w:rsidRPr="00000000">
        <w:rPr>
          <w:rtl w:val="0"/>
        </w:rPr>
        <w:t xml:space="preserve">). These studies have made critical breakthroughs in understanding the spatiotemporal distributions of regional carbon budgets and how climate, hydrology, and vegetation characteristics impact the tropical carbon budget across multiple temporal scales. Simultaneously, these studies have also revealed observational gaps that limit our full understanding of the tropical carbon cycle. The most recent OCO-2 top-down model intercomparison project (MIP), based on 14 models, has revealed the complex spatial distributions of sources and sinks across the tropical continents: net carbon sources over the northeast Amazon and northern tropical Africa, contrasted with net carbon sinks over western Amazon and the Congo basin (Bryne et al., 2023). The net biosphere exchange over tropical South America is close to carbon neutral (Liu et al., 2024), while tropical African terrestrial biosphere is a net carbon source.</w:t>
      </w:r>
    </w:p>
    <w:p w:rsidR="00000000" w:rsidDel="00000000" w:rsidP="00000000" w:rsidRDefault="00000000" w:rsidRPr="00000000" w14:paraId="00000133">
      <w:pPr>
        <w:spacing w:after="240" w:before="240" w:line="276.00000545454543" w:lineRule="auto"/>
        <w:rPr/>
      </w:pPr>
      <w:r w:rsidDel="00000000" w:rsidR="00000000" w:rsidRPr="00000000">
        <w:rPr>
          <w:rtl w:val="0"/>
        </w:rPr>
        <w:t xml:space="preserve">However, the lack of a comprehensive validation dataset for the tropics has fueled debate around satellite-based inversion results. For instance, GOSAT and OCO-2 atmospheric inversion results consistently show a significant carbon source in northern tropical Africa (Palmer et al., 2019), driven by considerable carbon releases during the dry season, when these satellites have better observational coverage of the region. On the other hand, a recent study using an emergent constraint approach — which combined four instances of aircraft measurements with satellite-based inversions — suggested that northern tropical Africa is close to carbon neutral (Gaubert et al., 2023). These apparently conflicting findings underscore the urgent need for validation data to resolve such discrepancies. Until these datasets are available, the utility of satellite-based inversions for national carbon inventory quantifications will remain limited.</w:t>
      </w:r>
    </w:p>
    <w:p w:rsidR="00000000" w:rsidDel="00000000" w:rsidP="00000000" w:rsidRDefault="00000000" w:rsidRPr="00000000" w14:paraId="00000134">
      <w:pPr>
        <w:spacing w:after="240" w:before="240" w:line="276.00000545454543" w:lineRule="auto"/>
        <w:rPr/>
      </w:pPr>
      <w:r w:rsidDel="00000000" w:rsidR="00000000" w:rsidRPr="00000000">
        <w:rPr>
          <w:rtl w:val="0"/>
        </w:rPr>
        <w:t xml:space="preserve">Despite the debate surrounding mean flux estimates based on OCO-2/3 and GOSAT, these satellite observations have provided new insights into the seasonal cycles and interannual variability of the tropical carbon cycle (</w:t>
      </w:r>
      <w:commentRangeStart w:id="131"/>
      <w:r w:rsidDel="00000000" w:rsidR="00000000" w:rsidRPr="00000000">
        <w:rPr>
          <w:rtl w:val="0"/>
        </w:rPr>
        <w:t xml:space="preserve">Lei et al., 2024; Philip et al., 2022; Liu et al., 2017; 2024; Wang et al., 2023</w:t>
      </w:r>
      <w:commentRangeEnd w:id="131"/>
      <w:r w:rsidDel="00000000" w:rsidR="00000000" w:rsidRPr="00000000">
        <w:commentReference w:id="131"/>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(Lei et al., 2024; </w:t>
      </w:r>
      <w:commentRangeStart w:id="132"/>
      <w:r w:rsidDel="00000000" w:rsidR="00000000" w:rsidRPr="00000000">
        <w:rPr>
          <w:rtl w:val="0"/>
        </w:rPr>
        <w:t xml:space="preserve">Philip et al., 2020</w:t>
      </w:r>
      <w:commentRangeEnd w:id="132"/>
      <w:r w:rsidDel="00000000" w:rsidR="00000000" w:rsidRPr="00000000">
        <w:commentReference w:id="132"/>
      </w:r>
      <w:r w:rsidDel="00000000" w:rsidR="00000000" w:rsidRPr="00000000">
        <w:rPr>
          <w:rtl w:val="0"/>
        </w:rPr>
        <w:t xml:space="preserve">). Satellite observations have also greatly improved the process-level understanding of the tropical carbon cycle's response to interannual climate variability (Liu et al., 2017; 2024; Wang et al., 2023). For example, Wang et al. (2023) showed that variability in total water storage drives the spatial heterogeneity of the Amazon's carbon cycle response to the 2015-2016 drought, while temperature plays a more important role in influencing carbon flux variability across the entire tropical region. More holistic measurements from the PANGEA mission will further enhance our understanding of the tropical carbon cycle. These comprehensive datasets, incorporating measurements from multiple platforms and technologies, will help resolve current uncertainties and deepen our knowledge of how tropical carbon flux dynamics respond to both short-term climate anomalies and long-term environmental changes.</w:t>
      </w: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33"/>
      <w:r w:rsidDel="00000000" w:rsidR="00000000" w:rsidRPr="00000000">
        <w:rPr>
          <w:rtl w:val="0"/>
        </w:rPr>
        <w:t xml:space="preserve">Parker et al., 2018</w:t>
      </w:r>
      <w:commentRangeEnd w:id="133"/>
      <w:r w:rsidDel="00000000" w:rsidR="00000000" w:rsidRPr="00000000">
        <w:commentReference w:id="133"/>
      </w:r>
      <w:r w:rsidDel="00000000" w:rsidR="00000000" w:rsidRPr="00000000">
        <w:rPr>
          <w:rtl w:val="0"/>
        </w:rPr>
        <w:t xml:space="preserve">; </w:t>
      </w:r>
      <w:commentRangeStart w:id="134"/>
      <w:r w:rsidDel="00000000" w:rsidR="00000000" w:rsidRPr="00000000">
        <w:rPr>
          <w:rtl w:val="0"/>
        </w:rPr>
        <w:t xml:space="preserve">Ma et al., 2021</w:t>
      </w:r>
      <w:commentRangeEnd w:id="134"/>
      <w:r w:rsidDel="00000000" w:rsidR="00000000" w:rsidRPr="00000000">
        <w:commentReference w:id="134"/>
      </w:r>
      <w:r w:rsidDel="00000000" w:rsidR="00000000" w:rsidRPr="00000000">
        <w:rPr>
          <w:rtl w:val="0"/>
        </w:rPr>
        <w:t xml:space="preserve">; </w:t>
      </w:r>
      <w:commentRangeStart w:id="135"/>
      <w:r w:rsidDel="00000000" w:rsidR="00000000" w:rsidRPr="00000000">
        <w:rPr>
          <w:rtl w:val="0"/>
        </w:rPr>
        <w:t xml:space="preserve">Feng et al., 2022</w:t>
      </w:r>
      <w:commentRangeEnd w:id="135"/>
      <w:r w:rsidDel="00000000" w:rsidR="00000000" w:rsidRPr="00000000">
        <w:commentReference w:id="135"/>
      </w:r>
      <w:r w:rsidDel="00000000" w:rsidR="00000000" w:rsidRPr="00000000">
        <w:rPr>
          <w:rtl w:val="0"/>
        </w:rPr>
        <w:t xml:space="preserve">; </w:t>
      </w:r>
      <w:commentRangeStart w:id="136"/>
      <w:r w:rsidDel="00000000" w:rsidR="00000000" w:rsidRPr="00000000">
        <w:rPr>
          <w:rtl w:val="0"/>
        </w:rPr>
        <w:t xml:space="preserve">Yu et al., 2023</w:t>
      </w:r>
      <w:commentRangeEnd w:id="136"/>
      <w:r w:rsidDel="00000000" w:rsidR="00000000" w:rsidRPr="00000000">
        <w:commentReference w:id="136"/>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 </w:t>
      </w:r>
      <w:r w:rsidDel="00000000" w:rsidR="00000000" w:rsidRPr="00000000">
        <w:rPr>
          <w:rtl w:val="0"/>
        </w:rPr>
        <w:t xml:space="preserve">These major findings are a result of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data</w:t>
      </w:r>
      <w:ins w:author="Liane S. Guild" w:id="27" w:date="2024-09-13T21:29:24Z">
        <w:r w:rsidDel="00000000" w:rsidR="00000000" w:rsidRPr="00000000">
          <w:rPr>
            <w:rtl w:val="0"/>
          </w:rPr>
          <w:t xml:space="preserve">,</w:t>
        </w:r>
      </w:ins>
      <w:r w:rsidDel="00000000" w:rsidR="00000000" w:rsidRPr="00000000">
        <w:rPr>
          <w:rtl w:val="0"/>
        </w:rPr>
        <w:t xml:space="preserve">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growth rate (Feng et al., 2022).</w:t>
      </w:r>
      <w:r w:rsidDel="00000000" w:rsidR="00000000" w:rsidRPr="00000000">
        <w:rPr>
          <w:rtl w:val="0"/>
        </w:rPr>
        <w:t xml:space="preserve"> </w:t>
      </w:r>
    </w:p>
    <w:p w:rsidR="00000000" w:rsidDel="00000000" w:rsidP="00000000" w:rsidRDefault="00000000" w:rsidRPr="00000000" w14:paraId="00000136">
      <w:pPr>
        <w:spacing w:after="240" w:before="240" w:lineRule="auto"/>
        <w:ind w:left="0" w:firstLine="0"/>
        <w:rPr>
          <w:color w:val="ff0000"/>
        </w:rPr>
      </w:pPr>
      <w:r w:rsidDel="00000000" w:rsidR="00000000" w:rsidRPr="00000000">
        <w:rPr>
          <w:rtl w:val="0"/>
        </w:rPr>
        <w:t xml:space="preserve">Tropical carbon stocks and fluxes vary enormously in space and time (</w:t>
      </w:r>
      <w:commentRangeStart w:id="137"/>
      <w:r w:rsidDel="00000000" w:rsidR="00000000" w:rsidRPr="00000000">
        <w:rPr>
          <w:rtl w:val="0"/>
        </w:rPr>
        <w:t xml:space="preserve">Sullivan</w:t>
      </w:r>
      <w:commentRangeEnd w:id="137"/>
      <w:r w:rsidDel="00000000" w:rsidR="00000000" w:rsidRPr="00000000">
        <w:commentReference w:id="137"/>
      </w:r>
      <w:r w:rsidDel="00000000" w:rsidR="00000000" w:rsidRPr="00000000">
        <w:rPr>
          <w:rtl w:val="0"/>
        </w:rPr>
        <w:t xml:space="preserve"> et al. 2020, </w:t>
      </w:r>
      <w:commentRangeStart w:id="138"/>
      <w:r w:rsidDel="00000000" w:rsidR="00000000" w:rsidRPr="00000000">
        <w:rPr>
          <w:rtl w:val="0"/>
        </w:rPr>
        <w:t xml:space="preserve">Xu </w:t>
      </w:r>
      <w:commentRangeEnd w:id="138"/>
      <w:r w:rsidDel="00000000" w:rsidR="00000000" w:rsidRPr="00000000">
        <w:commentReference w:id="138"/>
      </w:r>
      <w:r w:rsidDel="00000000" w:rsidR="00000000" w:rsidRPr="00000000">
        <w:rPr>
          <w:rtl w:val="0"/>
        </w:rPr>
        <w:t xml:space="preserve">et al. 2021, </w:t>
      </w:r>
      <w:commentRangeStart w:id="139"/>
      <w:r w:rsidDel="00000000" w:rsidR="00000000" w:rsidRPr="00000000">
        <w:rPr>
          <w:rtl w:val="0"/>
        </w:rPr>
        <w:t xml:space="preserve">Muller</w:t>
      </w:r>
      <w:commentRangeEnd w:id="139"/>
      <w:r w:rsidDel="00000000" w:rsidR="00000000" w:rsidRPr="00000000">
        <w:commentReference w:id="139"/>
      </w:r>
      <w:r w:rsidDel="00000000" w:rsidR="00000000" w:rsidRPr="00000000">
        <w:rPr>
          <w:rtl w:val="0"/>
        </w:rPr>
        <w:t xml:space="preserve">-Landau et al. 2021, </w:t>
      </w:r>
      <w:commentRangeStart w:id="140"/>
      <w:r w:rsidDel="00000000" w:rsidR="00000000" w:rsidRPr="00000000">
        <w:rPr>
          <w:rtl w:val="0"/>
        </w:rPr>
        <w:t xml:space="preserve">Wang </w:t>
      </w:r>
      <w:commentRangeEnd w:id="140"/>
      <w:r w:rsidDel="00000000" w:rsidR="00000000" w:rsidRPr="00000000">
        <w:commentReference w:id="140"/>
      </w:r>
      <w:r w:rsidDel="00000000" w:rsidR="00000000" w:rsidRPr="00000000">
        <w:rPr>
          <w:rtl w:val="0"/>
        </w:rPr>
        <w:t xml:space="preserve">et al. 2023). Intact, disturbed, and regrowing forests differ dramatically in their ability to uptake carbon, with strong variation geographically and within each group. From 1990 to 2019, regrowing tropical forests increased in area, resulting in a 29±8% increase in their ability to sequester carbon, while intact forest areas shrank, directly reducing their ability to store carbon by 31±7% (</w:t>
      </w:r>
      <w:commentRangeStart w:id="141"/>
      <w:r w:rsidDel="00000000" w:rsidR="00000000" w:rsidRPr="00000000">
        <w:rPr>
          <w:rtl w:val="0"/>
        </w:rPr>
        <w:t xml:space="preserve">Pan et al. 2024</w:t>
      </w:r>
      <w:commentRangeEnd w:id="141"/>
      <w:r w:rsidDel="00000000" w:rsidR="00000000" w:rsidRPr="00000000">
        <w:commentReference w:id="141"/>
      </w:r>
      <w:r w:rsidDel="00000000" w:rsidR="00000000" w:rsidRPr="00000000">
        <w:rPr>
          <w:rtl w:val="0"/>
        </w:rPr>
        <w:t xml:space="preserve">). </w:t>
      </w:r>
      <w:r w:rsidDel="00000000" w:rsidR="00000000" w:rsidRPr="00000000">
        <w:rPr>
          <w:rtl w:val="0"/>
        </w:rPr>
        <w:t xml:space="preserve">The tropical carbon sink has </w:t>
      </w:r>
      <w:r w:rsidDel="00000000" w:rsidR="00000000" w:rsidRPr="00000000">
        <w:rPr>
          <w:rtl w:val="0"/>
        </w:rPr>
        <w:t xml:space="preserve">weakened in recent years, a trend widely attributed to climate and </w:t>
      </w:r>
      <w:commentRangeStart w:id="142"/>
      <w:r w:rsidDel="00000000" w:rsidR="00000000" w:rsidRPr="00000000">
        <w:rPr>
          <w:rtl w:val="0"/>
        </w:rPr>
        <w:t xml:space="preserve">land-use chang</w:t>
      </w:r>
      <w:commentRangeEnd w:id="142"/>
      <w:r w:rsidDel="00000000" w:rsidR="00000000" w:rsidRPr="00000000">
        <w:commentReference w:id="142"/>
      </w:r>
      <w:r w:rsidDel="00000000" w:rsidR="00000000" w:rsidRPr="00000000">
        <w:rPr>
          <w:rtl w:val="0"/>
        </w:rPr>
        <w:t xml:space="preserve">e (</w:t>
      </w:r>
      <w:commentRangeStart w:id="143"/>
      <w:r w:rsidDel="00000000" w:rsidR="00000000" w:rsidRPr="00000000">
        <w:rPr>
          <w:rtl w:val="0"/>
        </w:rPr>
        <w:t xml:space="preserve">Hubau</w:t>
      </w:r>
      <w:commentRangeEnd w:id="143"/>
      <w:r w:rsidDel="00000000" w:rsidR="00000000" w:rsidRPr="00000000">
        <w:commentReference w:id="143"/>
      </w:r>
      <w:r w:rsidDel="00000000" w:rsidR="00000000" w:rsidRPr="00000000">
        <w:rPr>
          <w:rtl w:val="0"/>
        </w:rPr>
        <w:t xml:space="preserve"> et al. 2020; Pan et al. 2024)</w:t>
      </w:r>
      <w:r w:rsidDel="00000000" w:rsidR="00000000" w:rsidRPr="00000000">
        <w:rPr>
          <w:rtl w:val="0"/>
        </w:rPr>
        <w:t xml:space="preserve">. Critically, tropical forests differ in their sensitivity to extreme events and responses to climate and land-use change, with some evidence suggesting a more rapidly weakening carbon sink in the Amazon compared to Central Africa (</w:t>
      </w:r>
      <w:commentRangeStart w:id="144"/>
      <w:r w:rsidDel="00000000" w:rsidR="00000000" w:rsidRPr="00000000">
        <w:rPr>
          <w:rtl w:val="0"/>
        </w:rPr>
        <w:t xml:space="preserve">Bennett et al. 2015, </w:t>
      </w:r>
      <w:r w:rsidDel="00000000" w:rsidR="00000000" w:rsidRPr="00000000">
        <w:rPr>
          <w:highlight w:val="yellow"/>
          <w:rtl w:val="0"/>
        </w:rPr>
        <w:t xml:space="preserve">Poorter et al. 2016, Verbesselt et al. 2016, Liu et al. 2017, Hubau et al. 2020 </w:t>
      </w:r>
      <w:commentRangeEnd w:id="144"/>
      <w:r w:rsidDel="00000000" w:rsidR="00000000" w:rsidRPr="00000000">
        <w:commentReference w:id="144"/>
      </w:r>
      <w:r w:rsidDel="00000000" w:rsidR="00000000" w:rsidRPr="00000000">
        <w:rPr>
          <w:rtl w:val="0"/>
        </w:rPr>
        <w:t xml:space="preserve">). </w:t>
      </w:r>
      <w:commentRangeStart w:id="145"/>
      <w:r w:rsidDel="00000000" w:rsidR="00000000" w:rsidRPr="00000000">
        <w:rPr>
          <w:rtl w:val="0"/>
        </w:rPr>
        <w:t xml:space="preserve">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w:t>
      </w:r>
      <w:commentRangeStart w:id="146"/>
      <w:r w:rsidDel="00000000" w:rsidR="00000000" w:rsidRPr="00000000">
        <w:rPr>
          <w:highlight w:val="yellow"/>
          <w:rtl w:val="0"/>
        </w:rPr>
        <w:t xml:space="preserve">Malhi et al. 2014, Marvin et al. 2014, Schimel et al. 2019, Hughes et al. 2021, Chapman et al. 2024</w:t>
      </w:r>
      <w:commentRangeEnd w:id="146"/>
      <w:r w:rsidDel="00000000" w:rsidR="00000000" w:rsidRPr="00000000">
        <w:commentReference w:id="146"/>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7">
      <w:pPr>
        <w:spacing w:after="240" w:before="240" w:lineRule="auto"/>
        <w:ind w:left="0" w:firstLine="0"/>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plant species composition  drive wide variation in rates of photosynthesis, respiration, tree mortality, woody productivity, and carbon flux across the tropics (Sullivan et al. 2020; Muller-Landau et al. 2021; </w:t>
      </w:r>
      <w:commentRangeStart w:id="147"/>
      <w:r w:rsidDel="00000000" w:rsidR="00000000" w:rsidRPr="00000000">
        <w:rPr>
          <w:rtl w:val="0"/>
        </w:rPr>
        <w:t xml:space="preserve">Wang et al . 2023</w:t>
      </w:r>
      <w:commentRangeEnd w:id="147"/>
      <w:r w:rsidDel="00000000" w:rsidR="00000000" w:rsidRPr="00000000">
        <w:commentReference w:id="147"/>
      </w:r>
      <w:r w:rsidDel="00000000" w:rsidR="00000000" w:rsidRPr="00000000">
        <w:rPr>
          <w:rtl w:val="0"/>
        </w:rPr>
        <w:t xml:space="preserve">).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w:t>
      </w:r>
      <w:commentRangeEnd w:id="145"/>
      <w:r w:rsidDel="00000000" w:rsidR="00000000" w:rsidRPr="00000000">
        <w:commentReference w:id="145"/>
      </w:r>
      <w:r w:rsidDel="00000000" w:rsidR="00000000" w:rsidRPr="00000000">
        <w:rPr>
          <w:rtl w:val="0"/>
        </w:rPr>
        <w:t xml:space="preserve">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dense, evergreen forests with high productivity and large carbon stocks</w:t>
      </w:r>
      <w:del w:author="Helene Muller-Landau" w:id="28" w:date="2024-09-16T12:10:05Z">
        <w:r w:rsidDel="00000000" w:rsidR="00000000" w:rsidRPr="00000000">
          <w:rPr>
            <w:rtl w:val="0"/>
          </w:rPr>
          <w:delText xml:space="preserve">,</w:delText>
        </w:r>
      </w:del>
      <w:r w:rsidDel="00000000" w:rsidR="00000000" w:rsidRPr="00000000">
        <w:rPr>
          <w:rtl w:val="0"/>
        </w:rPr>
        <w:t xml:space="preserve"> </w:t>
      </w:r>
      <w:del w:author="Helene Muller-Landau" w:id="29" w:date="2024-09-16T12:09:56Z">
        <w:commentRangeStart w:id="148"/>
        <w:r w:rsidDel="00000000" w:rsidR="00000000" w:rsidRPr="00000000">
          <w:rPr>
            <w:rtl w:val="0"/>
          </w:rPr>
          <w:delText xml:space="preserve">yet inundated areas are sources of CH</w:delText>
        </w:r>
        <w:r w:rsidDel="00000000" w:rsidR="00000000" w:rsidRPr="00000000">
          <w:rPr>
            <w:vertAlign w:val="subscript"/>
            <w:rtl w:val="0"/>
          </w:rPr>
          <w:delText xml:space="preserve">4</w:delText>
        </w:r>
        <w:r w:rsidDel="00000000" w:rsidR="00000000" w:rsidRPr="00000000">
          <w:rPr>
            <w:rtl w:val="0"/>
          </w:rPr>
          <w:delText xml:space="preserve"> flux, </w:delText>
        </w:r>
      </w:del>
      <w:commentRangeEnd w:id="148"/>
      <w:r w:rsidDel="00000000" w:rsidR="00000000" w:rsidRPr="00000000">
        <w:commentReference w:id="148"/>
      </w:r>
      <w:r w:rsidDel="00000000" w:rsidR="00000000" w:rsidRPr="00000000">
        <w:rPr>
          <w:rtl w:val="0"/>
        </w:rPr>
        <w:t xml:space="preserve">while areas with seasonal or lower rainfall harbor partially or fully deciduous forests with more seasonal variation in carbon fluxes and relatively lower productivity and carbon stocks (</w:t>
      </w:r>
      <w:commentRangeStart w:id="149"/>
      <w:r w:rsidDel="00000000" w:rsidR="00000000" w:rsidRPr="00000000">
        <w:rPr>
          <w:rtl w:val="0"/>
        </w:rPr>
        <w:t xml:space="preserve">Malhi et al., 20</w:t>
      </w:r>
      <w:commentRangeEnd w:id="149"/>
      <w:r w:rsidDel="00000000" w:rsidR="00000000" w:rsidRPr="00000000">
        <w:commentReference w:id="149"/>
      </w:r>
      <w:r w:rsidDel="00000000" w:rsidR="00000000" w:rsidRPr="00000000">
        <w:rPr>
          <w:rtl w:val="0"/>
        </w:rPr>
        <w:t xml:space="preserve">02; </w:t>
      </w:r>
      <w:commentRangeStart w:id="150"/>
      <w:r w:rsidDel="00000000" w:rsidR="00000000" w:rsidRPr="00000000">
        <w:rPr>
          <w:rtl w:val="0"/>
        </w:rPr>
        <w:t xml:space="preserve">Bonan et al., 2008</w:t>
      </w:r>
      <w:commentRangeEnd w:id="150"/>
      <w:r w:rsidDel="00000000" w:rsidR="00000000" w:rsidRPr="00000000">
        <w:commentReference w:id="150"/>
      </w:r>
      <w:r w:rsidDel="00000000" w:rsidR="00000000" w:rsidRPr="00000000">
        <w:rPr>
          <w:rtl w:val="0"/>
        </w:rPr>
        <w:t xml:space="preserve">; Muller-Landau et al. 2021). </w:t>
      </w:r>
      <w:r w:rsidDel="00000000" w:rsidR="00000000" w:rsidRPr="00000000">
        <w:rPr>
          <w:rtl w:val="0"/>
        </w:rPr>
        <w:t xml:space="preserve">Temperature also affects forest carbon cycling, both directly and in interaction with water availability (</w:t>
      </w:r>
      <w:commentRangeStart w:id="151"/>
      <w:r w:rsidDel="00000000" w:rsidR="00000000" w:rsidRPr="00000000">
        <w:rPr>
          <w:rtl w:val="0"/>
        </w:rPr>
        <w:t xml:space="preserve">Taylor et al. 201</w:t>
      </w:r>
      <w:commentRangeEnd w:id="151"/>
      <w:r w:rsidDel="00000000" w:rsidR="00000000" w:rsidRPr="00000000">
        <w:commentReference w:id="151"/>
      </w:r>
      <w:r w:rsidDel="00000000" w:rsidR="00000000" w:rsidRPr="00000000">
        <w:rPr>
          <w:rtl w:val="0"/>
        </w:rPr>
        <w:t xml:space="preserve">7; Muller-Landau et al. 2021). </w:t>
      </w:r>
      <w:r w:rsidDel="00000000" w:rsidR="00000000" w:rsidRPr="00000000">
        <w:rPr>
          <w:rtl w:val="0"/>
        </w:rPr>
        <w:t xml:space="preserve">Tropical forests also exhibit enormous variation in </w:t>
      </w:r>
      <w:r w:rsidDel="00000000" w:rsidR="00000000" w:rsidRPr="00000000">
        <w:rPr>
          <w:rtl w:val="0"/>
        </w:rPr>
        <w:t xml:space="preserve">geomorphology, and thus in soil physical properties and soil fertility (</w:t>
      </w:r>
      <w:commentRangeStart w:id="152"/>
      <w:r w:rsidDel="00000000" w:rsidR="00000000" w:rsidRPr="00000000">
        <w:rPr>
          <w:rtl w:val="0"/>
        </w:rPr>
        <w:t xml:space="preserve">Townsend et al. 2008</w:t>
      </w:r>
      <w:commentRangeEnd w:id="152"/>
      <w:r w:rsidDel="00000000" w:rsidR="00000000" w:rsidRPr="00000000">
        <w:commentReference w:id="152"/>
      </w:r>
      <w:r w:rsidDel="00000000" w:rsidR="00000000" w:rsidRPr="00000000">
        <w:rPr>
          <w:rtl w:val="0"/>
        </w:rPr>
        <w:t xml:space="preserve">). Geomorphological variables are often correlated, making it more difficult to tease apart their relationships with productivity and biomass. For example, across the Amazon Basin, lower soil fertility is often associated with deeper, more stable, well-aggregated, and well-drained soils (</w:t>
      </w:r>
      <w:commentRangeStart w:id="153"/>
      <w:r w:rsidDel="00000000" w:rsidR="00000000" w:rsidRPr="00000000">
        <w:rPr>
          <w:rtl w:val="0"/>
        </w:rPr>
        <w:t xml:space="preserve">Quesada et al., 2010</w:t>
      </w:r>
      <w:commentRangeEnd w:id="153"/>
      <w:r w:rsidDel="00000000" w:rsidR="00000000" w:rsidRPr="00000000">
        <w:commentReference w:id="153"/>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8">
      <w:pPr>
        <w:spacing w:after="240" w:lineRule="auto"/>
        <w:rPr/>
      </w:pPr>
      <w:commentRangeStart w:id="154"/>
      <w:commentRangeStart w:id="155"/>
      <w:commentRangeStart w:id="156"/>
      <w:commentRangeStart w:id="157"/>
      <w:r w:rsidDel="00000000" w:rsidR="00000000" w:rsidRPr="00000000">
        <w:rPr>
          <w:rtl w:val="0"/>
        </w:rPr>
        <w:t xml:space="preserve">A large proportion</w:t>
      </w:r>
      <w:commentRangeEnd w:id="154"/>
      <w:r w:rsidDel="00000000" w:rsidR="00000000" w:rsidRPr="00000000">
        <w:commentReference w:id="154"/>
      </w:r>
      <w:commentRangeEnd w:id="155"/>
      <w:r w:rsidDel="00000000" w:rsidR="00000000" w:rsidRPr="00000000">
        <w:commentReference w:id="155"/>
      </w:r>
      <w:commentRangeEnd w:id="156"/>
      <w:r w:rsidDel="00000000" w:rsidR="00000000" w:rsidRPr="00000000">
        <w:commentReference w:id="156"/>
      </w:r>
      <w:commentRangeEnd w:id="157"/>
      <w:r w:rsidDel="00000000" w:rsidR="00000000" w:rsidRPr="00000000">
        <w:commentReference w:id="157"/>
      </w:r>
      <w:r w:rsidDel="00000000" w:rsidR="00000000" w:rsidRPr="00000000">
        <w:rPr>
          <w:rtl w:val="0"/>
        </w:rPr>
        <w:t xml:space="preserve"> of tropical forests are permanently or seasonally flooded wetlands, which include forested peatlands, swamps, and floodplains (</w:t>
      </w:r>
      <w:commentRangeStart w:id="158"/>
      <w:r w:rsidDel="00000000" w:rsidR="00000000" w:rsidRPr="00000000">
        <w:rPr>
          <w:rtl w:val="0"/>
        </w:rPr>
        <w:t xml:space="preserve">Aselmann and Crutzen, 1989</w:t>
      </w:r>
      <w:commentRangeEnd w:id="158"/>
      <w:r w:rsidDel="00000000" w:rsidR="00000000" w:rsidRPr="00000000">
        <w:commentReference w:id="158"/>
      </w:r>
      <w:r w:rsidDel="00000000" w:rsidR="00000000" w:rsidRPr="00000000">
        <w:rPr>
          <w:rtl w:val="0"/>
        </w:rPr>
        <w:t xml:space="preserve">). For instance, Amazon River floodplain forests represent areas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59"/>
      <w:r w:rsidDel="00000000" w:rsidR="00000000" w:rsidRPr="00000000">
        <w:rPr>
          <w:rtl w:val="0"/>
        </w:rPr>
        <w:t xml:space="preserve">Richey et al., 2002</w:t>
      </w:r>
      <w:commentRangeEnd w:id="159"/>
      <w:r w:rsidDel="00000000" w:rsidR="00000000" w:rsidRPr="00000000">
        <w:commentReference w:id="159"/>
      </w:r>
      <w:r w:rsidDel="00000000" w:rsidR="00000000" w:rsidRPr="00000000">
        <w:rPr>
          <w:rtl w:val="0"/>
        </w:rPr>
        <w:t xml:space="preserve">; </w:t>
      </w:r>
      <w:commentRangeStart w:id="160"/>
      <w:r w:rsidDel="00000000" w:rsidR="00000000" w:rsidRPr="00000000">
        <w:rPr>
          <w:rtl w:val="0"/>
        </w:rPr>
        <w:t xml:space="preserve">Goulding et al., 2003</w:t>
      </w:r>
      <w:commentRangeEnd w:id="160"/>
      <w:r w:rsidDel="00000000" w:rsidR="00000000" w:rsidRPr="00000000">
        <w:commentReference w:id="160"/>
      </w:r>
      <w:r w:rsidDel="00000000" w:rsidR="00000000" w:rsidRPr="00000000">
        <w:rPr>
          <w:rtl w:val="0"/>
        </w:rPr>
        <w:t xml:space="preserve">). Further, the Amazon floodplain represents the greatest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 source in the tropics and rivals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from the Arctic (</w:t>
      </w:r>
      <w:commentRangeStart w:id="161"/>
      <w:r w:rsidDel="00000000" w:rsidR="00000000" w:rsidRPr="00000000">
        <w:rPr>
          <w:rtl w:val="0"/>
        </w:rPr>
        <w:t xml:space="preserve">Pangala et al., 2017</w:t>
      </w:r>
      <w:commentRangeEnd w:id="161"/>
      <w:r w:rsidDel="00000000" w:rsidR="00000000" w:rsidRPr="00000000">
        <w:commentReference w:id="161"/>
      </w:r>
      <w:r w:rsidDel="00000000" w:rsidR="00000000" w:rsidRPr="00000000">
        <w:rPr>
          <w:rtl w:val="0"/>
        </w:rPr>
        <w:t xml:space="preserve">). In addition to the </w:t>
      </w:r>
      <w:r w:rsidDel="00000000" w:rsidR="00000000" w:rsidRPr="00000000">
        <w:rPr>
          <w:rtl w:val="0"/>
        </w:rPr>
        <w:t xml:space="preserve">significant</w:t>
      </w:r>
      <w:r w:rsidDel="00000000" w:rsidR="00000000" w:rsidRPr="00000000">
        <w:rPr>
          <w:rtl w:val="0"/>
        </w:rPr>
        <w:t xml:space="preserve"> ebullitive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 from inundated soil and vegetation, Amazon floodplain tree stems are also </w:t>
      </w:r>
      <w:r w:rsidDel="00000000" w:rsidR="00000000" w:rsidRPr="00000000">
        <w:rPr>
          <w:rtl w:val="0"/>
        </w:rPr>
        <w:t xml:space="preserve">contributing</w:t>
      </w:r>
      <w:r w:rsidDel="00000000" w:rsidR="00000000" w:rsidRPr="00000000">
        <w:rPr>
          <w:rtl w:val="0"/>
        </w:rPr>
        <w:t xml:space="preserve"> non-ebulitive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commentRangeStart w:id="162"/>
      <w:r w:rsidDel="00000000" w:rsidR="00000000" w:rsidRPr="00000000">
        <w:rPr>
          <w:rtl w:val="0"/>
        </w:rPr>
        <w:t xml:space="preserve">Pangala et al., 2017</w:t>
      </w:r>
      <w:commentRangeEnd w:id="162"/>
      <w:r w:rsidDel="00000000" w:rsidR="00000000" w:rsidRPr="00000000">
        <w:commentReference w:id="162"/>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w:t>
      </w:r>
      <w:commentRangeStart w:id="163"/>
      <w:r w:rsidDel="00000000" w:rsidR="00000000" w:rsidRPr="00000000">
        <w:rPr>
          <w:rtl w:val="0"/>
        </w:rPr>
        <w:t xml:space="preserve">Sjögersten et al., 2014</w:t>
      </w:r>
      <w:commentRangeEnd w:id="163"/>
      <w:r w:rsidDel="00000000" w:rsidR="00000000" w:rsidRPr="00000000">
        <w:commentReference w:id="163"/>
      </w:r>
      <w:r w:rsidDel="00000000" w:rsidR="00000000" w:rsidRPr="00000000">
        <w:rPr>
          <w:rtl w:val="0"/>
        </w:rPr>
        <w:t xml:space="preserve">; </w:t>
      </w:r>
      <w:commentRangeStart w:id="164"/>
      <w:r w:rsidDel="00000000" w:rsidR="00000000" w:rsidRPr="00000000">
        <w:rPr>
          <w:rtl w:val="0"/>
        </w:rPr>
        <w:t xml:space="preserve">Helfter et al., 2021</w:t>
      </w:r>
      <w:commentRangeEnd w:id="164"/>
      <w:r w:rsidDel="00000000" w:rsidR="00000000" w:rsidRPr="00000000">
        <w:commentReference w:id="164"/>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65"/>
      <w:r w:rsidDel="00000000" w:rsidR="00000000" w:rsidRPr="00000000">
        <w:rPr>
          <w:rtl w:val="0"/>
        </w:rPr>
        <w:t xml:space="preserve">Saunois et al., 2020</w:t>
      </w:r>
      <w:commentRangeEnd w:id="165"/>
      <w:r w:rsidDel="00000000" w:rsidR="00000000" w:rsidRPr="00000000">
        <w:commentReference w:id="165"/>
      </w:r>
      <w:r w:rsidDel="00000000" w:rsidR="00000000" w:rsidRPr="00000000">
        <w:rPr>
          <w:rtl w:val="0"/>
        </w:rPr>
        <w:t xml:space="preserve">, </w:t>
      </w:r>
      <w:commentRangeStart w:id="166"/>
      <w:r w:rsidDel="00000000" w:rsidR="00000000" w:rsidRPr="00000000">
        <w:rPr>
          <w:rtl w:val="0"/>
        </w:rPr>
        <w:t xml:space="preserve">Peng et al., 2022</w:t>
      </w:r>
      <w:commentRangeEnd w:id="166"/>
      <w:r w:rsidDel="00000000" w:rsidR="00000000" w:rsidRPr="00000000">
        <w:commentReference w:id="166"/>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67"/>
      <w:r w:rsidDel="00000000" w:rsidR="00000000" w:rsidRPr="00000000">
        <w:rPr>
          <w:rtl w:val="0"/>
        </w:rPr>
        <w:t xml:space="preserve">Masson-Delmotte et al., 2021</w:t>
      </w:r>
      <w:commentRangeEnd w:id="167"/>
      <w:r w:rsidDel="00000000" w:rsidR="00000000" w:rsidRPr="00000000">
        <w:commentReference w:id="167"/>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68"/>
      <w:r w:rsidDel="00000000" w:rsidR="00000000" w:rsidRPr="00000000">
        <w:rPr>
          <w:rtl w:val="0"/>
        </w:rPr>
        <w:t xml:space="preserve">Turner et al., 2019</w:t>
      </w:r>
      <w:commentRangeEnd w:id="168"/>
      <w:r w:rsidDel="00000000" w:rsidR="00000000" w:rsidRPr="00000000">
        <w:commentReference w:id="168"/>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w:t>
      </w:r>
      <w:commentRangeStart w:id="169"/>
      <w:r w:rsidDel="00000000" w:rsidR="00000000" w:rsidRPr="00000000">
        <w:rPr>
          <w:rtl w:val="0"/>
        </w:rPr>
        <w:t xml:space="preserve">Tollefson, 2022</w:t>
      </w:r>
      <w:commentRangeEnd w:id="169"/>
      <w:r w:rsidDel="00000000" w:rsidR="00000000" w:rsidRPr="00000000">
        <w:commentReference w:id="169"/>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70"/>
      <w:r w:rsidDel="00000000" w:rsidR="00000000" w:rsidRPr="00000000">
        <w:rPr>
          <w:rtl w:val="0"/>
        </w:rPr>
        <w:t xml:space="preserve">Saunois et al., 2020</w:t>
      </w:r>
      <w:commentRangeEnd w:id="170"/>
      <w:r w:rsidDel="00000000" w:rsidR="00000000" w:rsidRPr="00000000">
        <w:commentReference w:id="170"/>
      </w:r>
      <w:r w:rsidDel="00000000" w:rsidR="00000000" w:rsidRPr="00000000">
        <w:rPr>
          <w:rtl w:val="0"/>
        </w:rPr>
        <w:t xml:space="preserve">).</w:t>
      </w:r>
    </w:p>
    <w:p w:rsidR="00000000" w:rsidDel="00000000" w:rsidP="00000000" w:rsidRDefault="00000000" w:rsidRPr="00000000" w14:paraId="00000139">
      <w:pPr>
        <w:spacing w:after="240" w:lineRule="auto"/>
        <w:rPr>
          <w:color w:val="ff0000"/>
          <w:highlight w:val="yellow"/>
        </w:rPr>
      </w:pPr>
      <w:commentRangeStart w:id="171"/>
      <w:r w:rsidDel="00000000" w:rsidR="00000000" w:rsidRPr="00000000">
        <w:rPr>
          <w:color w:val="ff0000"/>
          <w:highlight w:val="yellow"/>
          <w:rtl w:val="0"/>
        </w:rPr>
        <w:t xml:space="preserve">[Peatlands paragraph]</w:t>
      </w:r>
      <w:commentRangeEnd w:id="171"/>
      <w:r w:rsidDel="00000000" w:rsidR="00000000" w:rsidRPr="00000000">
        <w:commentReference w:id="171"/>
      </w:r>
      <w:r w:rsidDel="00000000" w:rsidR="00000000" w:rsidRPr="00000000">
        <w:rPr>
          <w:rtl w:val="0"/>
        </w:rPr>
      </w:r>
    </w:p>
    <w:p w:rsidR="00000000" w:rsidDel="00000000" w:rsidP="00000000" w:rsidRDefault="00000000" w:rsidRPr="00000000" w14:paraId="0000013A">
      <w:pPr>
        <w:spacing w:after="240" w:lineRule="auto"/>
        <w:rPr>
          <w:ins w:author="Helene Muller-Landau" w:id="30" w:date="2024-09-16T15:56:51Z"/>
          <w:color w:val="ff0000"/>
        </w:rPr>
      </w:pPr>
      <w:r w:rsidDel="00000000" w:rsidR="00000000" w:rsidRPr="00000000">
        <w:rPr>
          <w:color w:val="ff0000"/>
          <w:rtl w:val="0"/>
        </w:rPr>
        <w:t xml:space="preserve">[briefly mention biodiversity as segue into Section 2.2] </w:t>
      </w:r>
      <w:ins w:author="Helene Muller-Landau" w:id="30" w:date="2024-09-16T15:56:51Z">
        <w:r w:rsidDel="00000000" w:rsidR="00000000" w:rsidRPr="00000000">
          <w:rPr>
            <w:rtl w:val="0"/>
          </w:rPr>
        </w:r>
      </w:ins>
    </w:p>
    <w:p w:rsidR="00000000" w:rsidDel="00000000" w:rsidP="00000000" w:rsidRDefault="00000000" w:rsidRPr="00000000" w14:paraId="0000013B">
      <w:pPr>
        <w:spacing w:after="240" w:lineRule="auto"/>
        <w:rPr/>
      </w:pPr>
      <w:r w:rsidDel="00000000" w:rsidR="00000000" w:rsidRPr="00000000">
        <w:rPr>
          <w:color w:val="ff0000"/>
          <w:rtl w:val="0"/>
        </w:rPr>
        <w:t xml:space="preserve">This environmental heterogeneity is conducive for a rich this biodiversity of tropical forests, which might introduce some variability in their response to disturbances, such as logging or fire (</w:t>
      </w:r>
      <w:commentRangeStart w:id="172"/>
      <w:r w:rsidDel="00000000" w:rsidR="00000000" w:rsidRPr="00000000">
        <w:rPr>
          <w:color w:val="ff0000"/>
          <w:rtl w:val="0"/>
        </w:rPr>
        <w:t xml:space="preserve">Phillips et al., 2004</w:t>
      </w:r>
      <w:commentRangeEnd w:id="172"/>
      <w:r w:rsidDel="00000000" w:rsidR="00000000" w:rsidRPr="00000000">
        <w:commentReference w:id="172"/>
      </w:r>
      <w:r w:rsidDel="00000000" w:rsidR="00000000" w:rsidRPr="00000000">
        <w:rPr>
          <w:color w:val="ff0000"/>
          <w:rtl w:val="0"/>
        </w:rPr>
        <w:t xml:space="preserve">). Different species and forest communities may vary in their capacity to store carbon, recover from disturbances.</w:t>
      </w:r>
      <w:r w:rsidDel="00000000" w:rsidR="00000000" w:rsidRPr="00000000">
        <w:rPr>
          <w:rtl w:val="0"/>
        </w:rPr>
        <w:t xml:space="preserve"> </w:t>
      </w:r>
    </w:p>
    <w:p w:rsidR="00000000" w:rsidDel="00000000" w:rsidP="00000000" w:rsidRDefault="00000000" w:rsidRPr="00000000" w14:paraId="0000013C">
      <w:pPr>
        <w:spacing w:after="240" w:lineRule="auto"/>
        <w:rPr/>
      </w:pPr>
      <w:r w:rsidDel="00000000" w:rsidR="00000000" w:rsidRPr="00000000">
        <w:rPr>
          <w:rtl w:val="0"/>
        </w:rPr>
        <w:t xml:space="preserve">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3D">
      <w:pPr>
        <w:pStyle w:val="Heading3"/>
        <w:rPr/>
      </w:pPr>
      <w:bookmarkStart w:colFirst="0" w:colLast="0" w:name="_h53zsa9y2giw" w:id="12"/>
      <w:bookmarkEnd w:id="12"/>
      <w:commentRangeStart w:id="173"/>
      <w:commentRangeStart w:id="174"/>
      <w:r w:rsidDel="00000000" w:rsidR="00000000" w:rsidRPr="00000000">
        <w:rPr>
          <w:rtl w:val="0"/>
        </w:rPr>
        <w:t xml:space="preserve">2.2 </w:t>
      </w:r>
      <w:commentRangeStart w:id="175"/>
      <w:commentRangeStart w:id="176"/>
      <w:r w:rsidDel="00000000" w:rsidR="00000000" w:rsidRPr="00000000">
        <w:rPr>
          <w:rtl w:val="0"/>
        </w:rPr>
        <w:t xml:space="preserve">Biodiversity</w:t>
      </w:r>
      <w:commentRangeEnd w:id="173"/>
      <w:r w:rsidDel="00000000" w:rsidR="00000000" w:rsidRPr="00000000">
        <w:commentReference w:id="173"/>
      </w:r>
      <w:commentRangeEnd w:id="174"/>
      <w:r w:rsidDel="00000000" w:rsidR="00000000" w:rsidRPr="00000000">
        <w:commentReference w:id="174"/>
      </w:r>
      <w:commentRangeEnd w:id="175"/>
      <w:r w:rsidDel="00000000" w:rsidR="00000000" w:rsidRPr="00000000">
        <w:commentReference w:id="175"/>
      </w:r>
      <w:commentRangeEnd w:id="176"/>
      <w:r w:rsidDel="00000000" w:rsidR="00000000" w:rsidRPr="00000000">
        <w:commentReference w:id="176"/>
      </w:r>
      <w:r w:rsidDel="00000000" w:rsidR="00000000" w:rsidRPr="00000000">
        <w:rPr>
          <w:rtl w:val="0"/>
        </w:rPr>
      </w:r>
    </w:p>
    <w:p w:rsidR="00000000" w:rsidDel="00000000" w:rsidP="00000000" w:rsidRDefault="00000000" w:rsidRPr="00000000" w14:paraId="0000013E">
      <w:pPr>
        <w:rPr>
          <w:b w:val="1"/>
          <w:i w:val="1"/>
        </w:rPr>
      </w:pPr>
      <w:r w:rsidDel="00000000" w:rsidR="00000000" w:rsidRPr="00000000">
        <w:rPr>
          <w:b w:val="1"/>
          <w:i w:val="1"/>
          <w:rtl w:val="0"/>
        </w:rPr>
        <w:t xml:space="preserve">This PANGEA science theme will investigate how tropical </w:t>
      </w:r>
      <w:r w:rsidDel="00000000" w:rsidR="00000000" w:rsidRPr="00000000">
        <w:rPr>
          <w:b w:val="1"/>
          <w:i w:val="1"/>
          <w:rtl w:val="0"/>
        </w:rPr>
        <w:t xml:space="preserve">biodiversity </w:t>
      </w:r>
      <w:r w:rsidDel="00000000" w:rsidR="00000000" w:rsidRPr="00000000">
        <w:rPr>
          <w:b w:val="1"/>
          <w:i w:val="1"/>
          <w:rtl w:val="0"/>
        </w:rPr>
        <w:t xml:space="preserve">varies spatially at local, regional, and continental scales, how it shapes ecosystem function and responses to climate and anthropogenic change, and how it thereby contributes to heterogeneity in forest resilience and feedbacks to global climate and socio-ecological systems.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commentRangeStart w:id="177"/>
      <w:r w:rsidDel="00000000" w:rsidR="00000000" w:rsidRPr="00000000">
        <w:rPr>
          <w:rtl w:val="0"/>
        </w:rPr>
        <w:t xml:space="preserve">Tropical </w:t>
      </w:r>
      <w:commentRangeEnd w:id="177"/>
      <w:r w:rsidDel="00000000" w:rsidR="00000000" w:rsidRPr="00000000">
        <w:commentReference w:id="177"/>
      </w:r>
      <w:r w:rsidDel="00000000" w:rsidR="00000000" w:rsidRPr="00000000">
        <w:rPr>
          <w:rtl w:val="0"/>
        </w:rPr>
        <w:t xml:space="preserve">biomes are the most biodiverse on Earth. 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forests are home to more than half of Earth’s described species diversity</w:t>
      </w:r>
      <w:r w:rsidDel="00000000" w:rsidR="00000000" w:rsidRPr="00000000">
        <w:rPr>
          <w:rtl w:val="0"/>
        </w:rPr>
        <w:t xml:space="preserve">, even though they encompass only about one-fifth of terrestrial areas and many tropical species remain undocumented </w:t>
      </w:r>
      <w:r w:rsidDel="00000000" w:rsidR="00000000" w:rsidRPr="00000000">
        <w:rPr>
          <w:rtl w:val="0"/>
        </w:rPr>
        <w:t xml:space="preserve">(</w:t>
      </w:r>
      <w:commentRangeStart w:id="178"/>
      <w:commentRangeStart w:id="179"/>
      <w:r w:rsidDel="00000000" w:rsidR="00000000" w:rsidRPr="00000000">
        <w:rPr>
          <w:highlight w:val="yellow"/>
          <w:rtl w:val="0"/>
        </w:rPr>
        <w:t xml:space="preserve">Lewis</w:t>
      </w:r>
      <w:commentRangeEnd w:id="178"/>
      <w:r w:rsidDel="00000000" w:rsidR="00000000" w:rsidRPr="00000000">
        <w:commentReference w:id="178"/>
      </w:r>
      <w:commentRangeEnd w:id="179"/>
      <w:r w:rsidDel="00000000" w:rsidR="00000000" w:rsidRPr="00000000">
        <w:commentReference w:id="179"/>
      </w:r>
      <w:r w:rsidDel="00000000" w:rsidR="00000000" w:rsidRPr="00000000">
        <w:rPr>
          <w:highlight w:val="yellow"/>
          <w:rtl w:val="0"/>
        </w:rPr>
        <w:t xml:space="preserve"> et al. 2015, Barlow et al. 2018, Dinerstein et al. 2017, Pillay et al. 2022; Gatti et al. 2022</w:t>
      </w:r>
      <w:r w:rsidDel="00000000" w:rsidR="00000000" w:rsidRPr="00000000">
        <w:rPr>
          <w:rtl w:val="0"/>
        </w:rPr>
        <w:t xml:space="preserve">). The high total number of species found in tropical forests (high gamma diversity) reflects both extraordinarily high numbers of species within sites (alpha diversity), as well as substantial turnover of species among sites (beta diversity) (</w:t>
      </w:r>
      <w:commentRangeStart w:id="180"/>
      <w:r w:rsidDel="00000000" w:rsidR="00000000" w:rsidRPr="00000000">
        <w:rPr>
          <w:rtl w:val="0"/>
        </w:rPr>
        <w:t xml:space="preserve">Condit et al. 2002, Basset et al. 2012, Jenkins et al. 2013, Slik et al. 2015</w:t>
      </w:r>
      <w:commentRangeEnd w:id="180"/>
      <w:r w:rsidDel="00000000" w:rsidR="00000000" w:rsidRPr="00000000">
        <w:commentReference w:id="180"/>
      </w:r>
      <w:r w:rsidDel="00000000" w:rsidR="00000000" w:rsidRPr="00000000">
        <w:rPr>
          <w:rtl w:val="0"/>
        </w:rPr>
        <w:t xml:space="preserve">). At small scales, among-site compositional variation largely reflects environmental filtering and stochasticity (</w:t>
      </w:r>
      <w:commentRangeStart w:id="181"/>
      <w:r w:rsidDel="00000000" w:rsidR="00000000" w:rsidRPr="00000000">
        <w:rPr>
          <w:rtl w:val="0"/>
        </w:rPr>
        <w:t xml:space="preserve">Condit et al. 2002, Fyllas et al. 2009, Condit et al. 2013, Asner et al. 2014, Chadwick and Asner 2018</w:t>
      </w:r>
      <w:commentRangeEnd w:id="181"/>
      <w:r w:rsidDel="00000000" w:rsidR="00000000" w:rsidRPr="00000000">
        <w:commentReference w:id="181"/>
      </w:r>
      <w:r w:rsidDel="00000000" w:rsidR="00000000" w:rsidRPr="00000000">
        <w:rPr>
          <w:rtl w:val="0"/>
        </w:rPr>
        <w:t xml:space="preserve">). At the largest scales, the divergent evolutionary histories of different tropical continents has resulted in very different species assemblages and phylogenetic composition </w:t>
      </w:r>
      <w:commentRangeStart w:id="182"/>
      <w:r w:rsidDel="00000000" w:rsidR="00000000" w:rsidRPr="00000000">
        <w:rPr>
          <w:rtl w:val="0"/>
        </w:rPr>
        <w:t xml:space="preserve">(Slik et al. 2018)</w:t>
      </w:r>
      <w:commentRangeEnd w:id="182"/>
      <w:r w:rsidDel="00000000" w:rsidR="00000000" w:rsidRPr="00000000">
        <w:commentReference w:id="182"/>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commentRangeStart w:id="183"/>
      <w:r w:rsidDel="00000000" w:rsidR="00000000" w:rsidRPr="00000000">
        <w:rPr>
          <w:rtl w:val="0"/>
        </w:rPr>
        <w:t xml:space="preserve">Fyllas et al. 2009, Condit et al. 2013, Slot and Winter 2017, Ruger et al. 2018, Homeier et al. 2021</w:t>
      </w:r>
      <w:commentRangeEnd w:id="183"/>
      <w:r w:rsidDel="00000000" w:rsidR="00000000" w:rsidRPr="00000000">
        <w:commentReference w:id="183"/>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commentRangeStart w:id="184"/>
      <w:r w:rsidDel="00000000" w:rsidR="00000000" w:rsidRPr="00000000">
        <w:rPr>
          <w:rtl w:val="0"/>
        </w:rPr>
        <w:t xml:space="preserve">Tropical </w:t>
      </w:r>
      <w:commentRangeEnd w:id="184"/>
      <w:r w:rsidDel="00000000" w:rsidR="00000000" w:rsidRPr="00000000">
        <w:commentReference w:id="184"/>
      </w:r>
      <w:r w:rsidDel="00000000" w:rsidR="00000000" w:rsidRPr="00000000">
        <w:rPr>
          <w:rtl w:val="0"/>
        </w:rPr>
        <w:t xml:space="preserve">biodiversity is critically important to the functioning of tropical ecosystems and their feedbacks to the earth system (</w:t>
      </w:r>
      <w:commentRangeStart w:id="185"/>
      <w:r w:rsidDel="00000000" w:rsidR="00000000" w:rsidRPr="00000000">
        <w:rPr>
          <w:rtl w:val="0"/>
        </w:rPr>
        <w:t xml:space="preserve">Cardinale et al. 2012, Dirzo et al. 2012, Sakschewski et al. 2016, Berzaghi et al. 2018, Schmitt et al. 2020</w:t>
      </w:r>
      <w:commentRangeEnd w:id="185"/>
      <w:r w:rsidDel="00000000" w:rsidR="00000000" w:rsidRPr="00000000">
        <w:commentReference w:id="185"/>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commentRangeStart w:id="186"/>
      <w:r w:rsidDel="00000000" w:rsidR="00000000" w:rsidRPr="00000000">
        <w:rPr>
          <w:rtl w:val="0"/>
        </w:rPr>
        <w:t xml:space="preserve">Dirzo et al. 2014</w:t>
      </w:r>
      <w:commentRangeEnd w:id="186"/>
      <w:r w:rsidDel="00000000" w:rsidR="00000000" w:rsidRPr="00000000">
        <w:commentReference w:id="186"/>
      </w:r>
      <w:r w:rsidDel="00000000" w:rsidR="00000000" w:rsidRPr="00000000">
        <w:rPr>
          <w:rtl w:val="0"/>
        </w:rPr>
        <w:t xml:space="preserve">; </w:t>
      </w:r>
      <w:commentRangeStart w:id="187"/>
      <w:r w:rsidDel="00000000" w:rsidR="00000000" w:rsidRPr="00000000">
        <w:rPr>
          <w:rtl w:val="0"/>
        </w:rPr>
        <w:t xml:space="preserve">Del-Claro &amp; Dirzo 2021</w:t>
      </w:r>
      <w:commentRangeEnd w:id="187"/>
      <w:r w:rsidDel="00000000" w:rsidR="00000000" w:rsidRPr="00000000">
        <w:commentReference w:id="187"/>
      </w:r>
      <w:r w:rsidDel="00000000" w:rsidR="00000000" w:rsidRPr="00000000">
        <w:rPr>
          <w:rtl w:val="0"/>
        </w:rPr>
        <w:t xml:space="preserve">). The wide variation in structure and function among tropical forests is closely linked to variation in biodiversity, reflecting not only the influences of abiotic environmental factors on biodiversity, structure, and function, but also feedbacks </w:t>
      </w:r>
      <w:r w:rsidDel="00000000" w:rsidR="00000000" w:rsidRPr="00000000">
        <w:rPr>
          <w:i w:val="1"/>
          <w:rtl w:val="0"/>
        </w:rPr>
        <w:t xml:space="preserve">between </w:t>
      </w:r>
      <w:r w:rsidDel="00000000" w:rsidR="00000000" w:rsidRPr="00000000">
        <w:rPr>
          <w:rtl w:val="0"/>
        </w:rPr>
        <w:t xml:space="preserve">biodiversity and structure and function (Muller-Landau et al. 2021). The species and functional composition of woody plants is particularly important in shaping forest structure and function, which in turn affects microclimates, habitat, and food resources for animals and microbes.</w:t>
      </w:r>
    </w:p>
    <w:p w:rsidR="00000000" w:rsidDel="00000000" w:rsidP="00000000" w:rsidRDefault="00000000" w:rsidRPr="00000000" w14:paraId="00000143">
      <w:pPr>
        <w:spacing w:after="240" w:before="240" w:lineRule="auto"/>
        <w:ind w:firstLine="20"/>
        <w:rPr/>
      </w:pPr>
      <w:r w:rsidDel="00000000" w:rsidR="00000000" w:rsidRPr="00000000">
        <w:rPr>
          <w:rtl w:val="0"/>
        </w:rPr>
        <w:t xml:space="preserve">Leaf phenological strategy is an important aspect of plant functional trait variation in tropical forests, which plays a major role in stand-level productivity, responses to climate variation, and the seasonal availability of food resources for animals and microbes </w:t>
      </w:r>
      <w:commentRangeStart w:id="188"/>
      <w:r w:rsidDel="00000000" w:rsidR="00000000" w:rsidRPr="00000000">
        <w:rPr>
          <w:rtl w:val="0"/>
        </w:rPr>
        <w:t xml:space="preserve">(Hutyra et al. 2007; Christoffersen et al. 2014; Xu et al. 2016; Wu et al. 2017; Longo et al. 2018; Manoli et al. 2018)</w:t>
      </w:r>
      <w:commentRangeEnd w:id="188"/>
      <w:r w:rsidDel="00000000" w:rsidR="00000000" w:rsidRPr="00000000">
        <w:commentReference w:id="188"/>
      </w:r>
      <w:r w:rsidDel="00000000" w:rsidR="00000000" w:rsidRPr="00000000">
        <w:rPr>
          <w:rtl w:val="0"/>
        </w:rPr>
        <w:t xml:space="preserve">. Tropical trees and lianas display a large diversity of leaf phenological strategies, from evergreen to deciduous, with variation in the duration, timing, and completeness of deciduousness, and whether deciduousness is obligate or facultative (</w:t>
      </w:r>
      <w:commentRangeStart w:id="189"/>
      <w:r w:rsidDel="00000000" w:rsidR="00000000" w:rsidRPr="00000000">
        <w:rPr>
          <w:rtl w:val="0"/>
        </w:rPr>
        <w:t xml:space="preserve">Borchert 1994; Eamus 1999; Kushwaha and Singh 2005; Williams et al. 2008; Kearsley et al. 2024</w:t>
      </w:r>
      <w:commentRangeEnd w:id="189"/>
      <w:r w:rsidDel="00000000" w:rsidR="00000000" w:rsidRPr="00000000">
        <w:commentReference w:id="189"/>
      </w:r>
      <w:r w:rsidDel="00000000" w:rsidR="00000000" w:rsidRPr="00000000">
        <w:rPr>
          <w:rtl w:val="0"/>
        </w:rPr>
        <w:t xml:space="preserve">). Leaf lifespans and the seasonal timing of leaf production also vary widely, with implications for seasonal variation in leaf quality and photosynthetic capacity (</w:t>
      </w:r>
      <w:commentRangeStart w:id="190"/>
      <w:r w:rsidDel="00000000" w:rsidR="00000000" w:rsidRPr="00000000">
        <w:rPr>
          <w:rtl w:val="0"/>
        </w:rPr>
        <w:t xml:space="preserve">Wu et al. 2016; Lopes et al. 2016; Wu et al. 2017; Albert et al. 2018)</w:t>
      </w:r>
      <w:commentRangeEnd w:id="190"/>
      <w:r w:rsidDel="00000000" w:rsidR="00000000" w:rsidRPr="00000000">
        <w:commentReference w:id="190"/>
      </w:r>
      <w:r w:rsidDel="00000000" w:rsidR="00000000" w:rsidRPr="00000000">
        <w:rPr>
          <w:rtl w:val="0"/>
        </w:rPr>
        <w:t xml:space="preserve">. The relative abundance of different phenological strategies varies systematically among tropical forests in relation to climate, geomorphology, soils, and other factors (e.g.,</w:t>
      </w:r>
      <w:commentRangeStart w:id="191"/>
      <w:r w:rsidDel="00000000" w:rsidR="00000000" w:rsidRPr="00000000">
        <w:rPr>
          <w:rtl w:val="0"/>
        </w:rPr>
        <w:t xml:space="preserve"> Condit et al. 2000</w:t>
      </w:r>
      <w:commentRangeEnd w:id="191"/>
      <w:r w:rsidDel="00000000" w:rsidR="00000000" w:rsidRPr="00000000">
        <w:commentReference w:id="191"/>
      </w:r>
      <w:r w:rsidDel="00000000" w:rsidR="00000000" w:rsidRPr="00000000">
        <w:rPr>
          <w:rtl w:val="0"/>
        </w:rPr>
        <w:t xml:space="preserve">), and contributes importantly to strong stand-level variation in leaf phenology among sites (</w:t>
      </w:r>
      <w:commentRangeStart w:id="192"/>
      <w:r w:rsidDel="00000000" w:rsidR="00000000" w:rsidRPr="00000000">
        <w:rPr>
          <w:rtl w:val="0"/>
        </w:rPr>
        <w:t xml:space="preserve">Bohlman 2010; Guan et al. 2015; Fisher et al. 2020; Fadrique et al. 2021</w:t>
      </w:r>
      <w:commentRangeEnd w:id="192"/>
      <w:r w:rsidDel="00000000" w:rsidR="00000000" w:rsidRPr="00000000">
        <w:commentReference w:id="192"/>
      </w:r>
      <w:r w:rsidDel="00000000" w:rsidR="00000000" w:rsidRPr="00000000">
        <w:rPr>
          <w:rtl w:val="0"/>
        </w:rPr>
        <w:t xml:space="preserve">; </w:t>
      </w:r>
      <w:commentRangeStart w:id="193"/>
      <w:r w:rsidDel="00000000" w:rsidR="00000000" w:rsidRPr="00000000">
        <w:rPr>
          <w:rtl w:val="0"/>
        </w:rPr>
        <w:t xml:space="preserve">Yang et al. 2021</w:t>
      </w:r>
      <w:commentRangeEnd w:id="193"/>
      <w:r w:rsidDel="00000000" w:rsidR="00000000" w:rsidRPr="00000000">
        <w:commentReference w:id="193"/>
      </w:r>
      <w:r w:rsidDel="00000000" w:rsidR="00000000" w:rsidRPr="00000000">
        <w:rPr>
          <w:rtl w:val="0"/>
        </w:rPr>
        <w:t xml:space="preserve">). Leaf phenology also varies substantially among years within sites, contributing to interannual variation in forest function (</w:t>
      </w:r>
      <w:commentRangeStart w:id="194"/>
      <w:r w:rsidDel="00000000" w:rsidR="00000000" w:rsidRPr="00000000">
        <w:rPr>
          <w:rtl w:val="0"/>
        </w:rPr>
        <w:t xml:space="preserve">Pau et al. 2010; Detto et al. 2018; Lamjiak et al. 2021)</w:t>
      </w:r>
      <w:commentRangeEnd w:id="194"/>
      <w:r w:rsidDel="00000000" w:rsidR="00000000" w:rsidRPr="00000000">
        <w:commentReference w:id="194"/>
      </w:r>
      <w:r w:rsidDel="00000000" w:rsidR="00000000" w:rsidRPr="00000000">
        <w:rPr>
          <w:rtl w:val="0"/>
        </w:rPr>
        <w:t xml:space="preserve">. Year-to-year variation in leaf phenology on short time scales is due mainly to responses of plants to climate variation, though it can also arise from temporal shifts in species composition and abundance due to disturbances, succession, or other factors, which become increasingly important at longer timescales. Climate drivers of leaf phenology include water availability and light. Many tropical trees, species, and stands “green up” at times of year when they receive the most light (fewer clouds), even if more light is accompanied by drier conditions (</w:t>
      </w:r>
      <w:commentRangeStart w:id="195"/>
      <w:r w:rsidDel="00000000" w:rsidR="00000000" w:rsidRPr="00000000">
        <w:rPr>
          <w:rtl w:val="0"/>
        </w:rPr>
        <w:t xml:space="preserve">Wright and van Schaik 1994; Lopes et al. 2016; Wagner et al. 2017; Li et al. 2021</w:t>
      </w:r>
      <w:commentRangeEnd w:id="195"/>
      <w:r w:rsidDel="00000000" w:rsidR="00000000" w:rsidRPr="00000000">
        <w:commentReference w:id="195"/>
      </w:r>
      <w:r w:rsidDel="00000000" w:rsidR="00000000" w:rsidRPr="00000000">
        <w:rPr>
          <w:rtl w:val="0"/>
        </w:rPr>
        <w:t xml:space="preserve">). </w:t>
      </w:r>
    </w:p>
    <w:p w:rsidR="00000000" w:rsidDel="00000000" w:rsidP="00000000" w:rsidRDefault="00000000" w:rsidRPr="00000000" w14:paraId="00000144">
      <w:pPr>
        <w:spacing w:after="240" w:before="240" w:lineRule="auto"/>
        <w:rPr/>
      </w:pPr>
      <w:r w:rsidDel="00000000" w:rsidR="00000000" w:rsidRPr="00000000">
        <w:rPr>
          <w:rtl w:val="0"/>
        </w:rPr>
        <w:t xml:space="preserve">Tropical forest structure and function is also strongly influenced by other dimensions of woody plant functional trait composition, including the fast-slow axes of plant life history, adult stature, and self-supporting vs. climbing strategies to reach the canopy. The fast-slow axis extends from plant species with fast resource acquisition and processing, fast growth, high resource needs, high mortality rates, and low shade-tolerance to species with slow resource acquisition and processing, slow growth, low resource needs, low mortality rates, and high shade-tolerance (</w:t>
      </w:r>
      <w:commentRangeStart w:id="196"/>
      <w:r w:rsidDel="00000000" w:rsidR="00000000" w:rsidRPr="00000000">
        <w:rPr>
          <w:rtl w:val="0"/>
        </w:rPr>
        <w:t xml:space="preserve">Reich 2014, Ruger et al. 2018</w:t>
      </w:r>
      <w:commentRangeEnd w:id="196"/>
      <w:r w:rsidDel="00000000" w:rsidR="00000000" w:rsidRPr="00000000">
        <w:commentReference w:id="196"/>
      </w:r>
      <w:r w:rsidDel="00000000" w:rsidR="00000000" w:rsidRPr="00000000">
        <w:rPr>
          <w:rtl w:val="0"/>
        </w:rPr>
        <w:t xml:space="preserve">). Variation in functional composition among stands thus relates to forest successional status, woody productivity, and woody residence time. The fast-slow axis encompasses variation in leaf traits such as leaf mass per area (LMA) and leaf nutrient content that can be measured with hyperspectral imaging, enabling quantification of this dimension of plant functional composition from remote sensing (</w:t>
      </w:r>
      <w:commentRangeStart w:id="197"/>
      <w:r w:rsidDel="00000000" w:rsidR="00000000" w:rsidRPr="00000000">
        <w:rPr>
          <w:rtl w:val="0"/>
        </w:rPr>
        <w:t xml:space="preserve">Asner et al. 2016</w:t>
      </w:r>
      <w:commentRangeEnd w:id="197"/>
      <w:r w:rsidDel="00000000" w:rsidR="00000000" w:rsidRPr="00000000">
        <w:commentReference w:id="197"/>
      </w:r>
      <w:r w:rsidDel="00000000" w:rsidR="00000000" w:rsidRPr="00000000">
        <w:rPr>
          <w:rtl w:val="0"/>
        </w:rPr>
        <w:t xml:space="preserve">, </w:t>
      </w:r>
      <w:commentRangeStart w:id="198"/>
      <w:r w:rsidDel="00000000" w:rsidR="00000000" w:rsidRPr="00000000">
        <w:rPr>
          <w:rtl w:val="0"/>
        </w:rPr>
        <w:t xml:space="preserve">Chadwick &amp; Asner 2016</w:t>
      </w:r>
      <w:commentRangeEnd w:id="198"/>
      <w:r w:rsidDel="00000000" w:rsidR="00000000" w:rsidRPr="00000000">
        <w:commentReference w:id="198"/>
      </w:r>
      <w:r w:rsidDel="00000000" w:rsidR="00000000" w:rsidRPr="00000000">
        <w:rPr>
          <w:rtl w:val="0"/>
        </w:rPr>
        <w:t xml:space="preserve">). Recent work has also explored functional diversity and redundancy trends using multispectral imagery (</w:t>
      </w:r>
      <w:commentRangeStart w:id="199"/>
      <w:r w:rsidDel="00000000" w:rsidR="00000000" w:rsidRPr="00000000">
        <w:rPr>
          <w:rtl w:val="0"/>
        </w:rPr>
        <w:t xml:space="preserve">Aguirre‐Gutiérrez et al 2021</w:t>
      </w:r>
      <w:commentRangeEnd w:id="199"/>
      <w:r w:rsidDel="00000000" w:rsidR="00000000" w:rsidRPr="00000000">
        <w:commentReference w:id="199"/>
      </w:r>
      <w:r w:rsidDel="00000000" w:rsidR="00000000" w:rsidRPr="00000000">
        <w:rPr>
          <w:rtl w:val="0"/>
        </w:rPr>
        <w:t xml:space="preserve">). </w:t>
      </w:r>
    </w:p>
    <w:p w:rsidR="00000000" w:rsidDel="00000000" w:rsidP="00000000" w:rsidRDefault="00000000" w:rsidRPr="00000000" w14:paraId="00000145">
      <w:pPr>
        <w:spacing w:after="240" w:before="240" w:lineRule="auto"/>
        <w:rPr>
          <w:color w:val="ff0000"/>
        </w:rPr>
      </w:pPr>
      <w:r w:rsidDel="00000000" w:rsidR="00000000" w:rsidRPr="00000000">
        <w:rPr>
          <w:rtl w:val="0"/>
        </w:rPr>
        <w:t xml:space="preserve">Another major axis of variation among tropical trees is adult stature, which ranges from small shrubs to giant emergent trees above the main canopy (</w:t>
      </w:r>
      <w:commentRangeStart w:id="200"/>
      <w:r w:rsidDel="00000000" w:rsidR="00000000" w:rsidRPr="00000000">
        <w:rPr>
          <w:rtl w:val="0"/>
        </w:rPr>
        <w:t xml:space="preserve">Ruger et al. 2018</w:t>
      </w:r>
      <w:commentRangeEnd w:id="200"/>
      <w:r w:rsidDel="00000000" w:rsidR="00000000" w:rsidRPr="00000000">
        <w:commentReference w:id="200"/>
      </w:r>
      <w:r w:rsidDel="00000000" w:rsidR="00000000" w:rsidRPr="00000000">
        <w:rPr>
          <w:rtl w:val="0"/>
        </w:rPr>
        <w:t xml:space="preserve">, </w:t>
      </w:r>
      <w:commentRangeStart w:id="201"/>
      <w:r w:rsidDel="00000000" w:rsidR="00000000" w:rsidRPr="00000000">
        <w:rPr>
          <w:rtl w:val="0"/>
        </w:rPr>
        <w:t xml:space="preserve">Maynard </w:t>
      </w:r>
      <w:commentRangeEnd w:id="201"/>
      <w:r w:rsidDel="00000000" w:rsidR="00000000" w:rsidRPr="00000000">
        <w:commentReference w:id="201"/>
      </w:r>
      <w:r w:rsidDel="00000000" w:rsidR="00000000" w:rsidRPr="00000000">
        <w:rPr>
          <w:rtl w:val="0"/>
        </w:rPr>
        <w:t xml:space="preserve">et al. 2022). Forest carbon stocks, structure, and productivity are intimately related to the relative abundances of trees of different sizes, which in turn depends on functional composition with respect to this axis. Lidar can provide information on canopy height and even tree size distributions, thus providing information on this dimension of plant functional variation (</w:t>
      </w:r>
      <w:commentRangeStart w:id="202"/>
      <w:r w:rsidDel="00000000" w:rsidR="00000000" w:rsidRPr="00000000">
        <w:rPr>
          <w:rtl w:val="0"/>
        </w:rPr>
        <w:t xml:space="preserve">Stark et al. 2012</w:t>
      </w:r>
      <w:commentRangeEnd w:id="202"/>
      <w:r w:rsidDel="00000000" w:rsidR="00000000" w:rsidRPr="00000000">
        <w:commentReference w:id="202"/>
      </w:r>
      <w:r w:rsidDel="00000000" w:rsidR="00000000" w:rsidRPr="00000000">
        <w:rPr>
          <w:rtl w:val="0"/>
        </w:rPr>
        <w:t xml:space="preserve">). </w:t>
      </w:r>
      <w:commentRangeStart w:id="203"/>
      <w:r w:rsidDel="00000000" w:rsidR="00000000" w:rsidRPr="00000000">
        <w:rPr>
          <w:color w:val="ff0000"/>
          <w:rtl w:val="0"/>
        </w:rPr>
        <w:t xml:space="preserve">Finally, tropical woody plants may be self-supporting like trees and shrubs, or be structural parasites like lianas (woody vines) that rely on other plants for support (</w:t>
      </w:r>
      <w:commentRangeStart w:id="204"/>
      <w:r w:rsidDel="00000000" w:rsidR="00000000" w:rsidRPr="00000000">
        <w:rPr>
          <w:color w:val="ff0000"/>
          <w:rtl w:val="0"/>
        </w:rPr>
        <w:t xml:space="preserve">Muller-Landau and Pacala 2020</w:t>
      </w:r>
      <w:commentRangeEnd w:id="204"/>
      <w:r w:rsidDel="00000000" w:rsidR="00000000" w:rsidRPr="00000000">
        <w:commentReference w:id="204"/>
      </w:r>
      <w:r w:rsidDel="00000000" w:rsidR="00000000" w:rsidRPr="00000000">
        <w:rPr>
          <w:color w:val="ff0000"/>
          <w:rtl w:val="0"/>
        </w:rPr>
        <w:t xml:space="preserve">). Lianas reduce tree growth and increase tree mortality, and thereby alter forest structure and function (</w:t>
      </w:r>
      <w:commentRangeStart w:id="205"/>
      <w:r w:rsidDel="00000000" w:rsidR="00000000" w:rsidRPr="00000000">
        <w:rPr>
          <w:color w:val="ff0000"/>
          <w:rtl w:val="0"/>
        </w:rPr>
        <w:t xml:space="preserve">Estrada-Villegas et al. 2022</w:t>
      </w:r>
      <w:commentRangeEnd w:id="205"/>
      <w:r w:rsidDel="00000000" w:rsidR="00000000" w:rsidRPr="00000000">
        <w:commentReference w:id="205"/>
      </w:r>
      <w:r w:rsidDel="00000000" w:rsidR="00000000" w:rsidRPr="00000000">
        <w:rPr>
          <w:color w:val="ff0000"/>
          <w:rtl w:val="0"/>
        </w:rPr>
        <w:t xml:space="preserve">). Higher liana abundance leads to slower carbon accumulation in secondary forests, lower woody productivity, lower forest stature, and lower biomass carbon stocks (</w:t>
      </w:r>
      <w:commentRangeStart w:id="206"/>
      <w:r w:rsidDel="00000000" w:rsidR="00000000" w:rsidRPr="00000000">
        <w:rPr>
          <w:color w:val="ff0000"/>
          <w:rtl w:val="0"/>
        </w:rPr>
        <w:t xml:space="preserve">van der Heijden et al. 2015</w:t>
      </w:r>
      <w:commentRangeEnd w:id="206"/>
      <w:r w:rsidDel="00000000" w:rsidR="00000000" w:rsidRPr="00000000">
        <w:commentReference w:id="206"/>
      </w:r>
      <w:r w:rsidDel="00000000" w:rsidR="00000000" w:rsidRPr="00000000">
        <w:rPr>
          <w:color w:val="ff0000"/>
          <w:rtl w:val="0"/>
        </w:rPr>
        <w:t xml:space="preserve">). Liana abundance varies widely among tropical forests in relation to climate, disturbance history, and other factors (</w:t>
      </w:r>
      <w:commentRangeStart w:id="207"/>
      <w:r w:rsidDel="00000000" w:rsidR="00000000" w:rsidRPr="00000000">
        <w:rPr>
          <w:color w:val="ff0000"/>
          <w:rtl w:val="0"/>
        </w:rPr>
        <w:t xml:space="preserve">Dewalt et al. 2015</w:t>
      </w:r>
      <w:commentRangeEnd w:id="207"/>
      <w:r w:rsidDel="00000000" w:rsidR="00000000" w:rsidRPr="00000000">
        <w:commentReference w:id="207"/>
      </w:r>
      <w:r w:rsidDel="00000000" w:rsidR="00000000" w:rsidRPr="00000000">
        <w:rPr>
          <w:color w:val="ff0000"/>
          <w:rtl w:val="0"/>
        </w:rPr>
        <w:t xml:space="preserve">), and is on average increasing, for reasons that remain unclear (</w:t>
      </w:r>
      <w:commentRangeStart w:id="208"/>
      <w:r w:rsidDel="00000000" w:rsidR="00000000" w:rsidRPr="00000000">
        <w:rPr>
          <w:color w:val="ff0000"/>
          <w:rtl w:val="0"/>
        </w:rPr>
        <w:t xml:space="preserve">Schnitzer and Bongers 2011</w:t>
      </w:r>
      <w:commentRangeEnd w:id="208"/>
      <w:r w:rsidDel="00000000" w:rsidR="00000000" w:rsidRPr="00000000">
        <w:commentReference w:id="208"/>
      </w:r>
      <w:r w:rsidDel="00000000" w:rsidR="00000000" w:rsidRPr="00000000">
        <w:rPr>
          <w:color w:val="ff0000"/>
          <w:rtl w:val="0"/>
        </w:rPr>
        <w:t xml:space="preserve">, </w:t>
      </w:r>
      <w:commentRangeStart w:id="209"/>
      <w:r w:rsidDel="00000000" w:rsidR="00000000" w:rsidRPr="00000000">
        <w:rPr>
          <w:color w:val="ff0000"/>
          <w:rtl w:val="0"/>
        </w:rPr>
        <w:t xml:space="preserve">Rueda-Trujillo et al. 2024</w:t>
      </w:r>
      <w:commentRangeEnd w:id="209"/>
      <w:r w:rsidDel="00000000" w:rsidR="00000000" w:rsidRPr="00000000">
        <w:commentReference w:id="209"/>
      </w:r>
      <w:r w:rsidDel="00000000" w:rsidR="00000000" w:rsidRPr="00000000">
        <w:rPr>
          <w:color w:val="ff0000"/>
          <w:rtl w:val="0"/>
        </w:rPr>
        <w:t xml:space="preserve">). Lianas differ from trees in their leaf angles and in the distributions of their leaf traits, making it possible to quantify liana abundance with remote sensing (</w:t>
      </w:r>
      <w:commentRangeStart w:id="210"/>
      <w:r w:rsidDel="00000000" w:rsidR="00000000" w:rsidRPr="00000000">
        <w:rPr>
          <w:color w:val="ff0000"/>
          <w:rtl w:val="0"/>
        </w:rPr>
        <w:t xml:space="preserve">van der Heijden et al. 2022</w:t>
      </w:r>
      <w:commentRangeEnd w:id="210"/>
      <w:r w:rsidDel="00000000" w:rsidR="00000000" w:rsidRPr="00000000">
        <w:commentReference w:id="210"/>
      </w:r>
      <w:r w:rsidDel="00000000" w:rsidR="00000000" w:rsidRPr="00000000">
        <w:rPr>
          <w:color w:val="ff0000"/>
          <w:rtl w:val="0"/>
        </w:rPr>
        <w:t xml:space="preserve">). </w:t>
      </w:r>
    </w:p>
    <w:p w:rsidR="00000000" w:rsidDel="00000000" w:rsidP="00000000" w:rsidRDefault="00000000" w:rsidRPr="00000000" w14:paraId="00000146">
      <w:pPr>
        <w:spacing w:after="240" w:before="240" w:lineRule="auto"/>
        <w:rPr>
          <w:color w:val="ff0000"/>
        </w:rPr>
      </w:pPr>
      <w:r w:rsidDel="00000000" w:rsidR="00000000" w:rsidRPr="00000000">
        <w:rPr>
          <w:color w:val="ff0000"/>
          <w:rtl w:val="0"/>
        </w:rPr>
        <w:t xml:space="preserve">Competition among plants</w:t>
      </w:r>
      <w:r w:rsidDel="00000000" w:rsidR="00000000" w:rsidRPr="00000000">
        <w:rPr>
          <w:color w:val="ff0000"/>
          <w:rtl w:val="0"/>
        </w:rPr>
        <w:t xml:space="preserve"> is also a driver of natural disturbance, particularly in tropical forests where lianas (woody vines) are abundant. Increasing CO</w:t>
      </w:r>
      <w:r w:rsidDel="00000000" w:rsidR="00000000" w:rsidRPr="00000000">
        <w:rPr>
          <w:color w:val="ff0000"/>
          <w:vertAlign w:val="subscript"/>
          <w:rtl w:val="0"/>
        </w:rPr>
        <w:t xml:space="preserve">2</w:t>
      </w:r>
      <w:r w:rsidDel="00000000" w:rsidR="00000000" w:rsidRPr="00000000">
        <w:rPr>
          <w:color w:val="ff0000"/>
          <w:rtl w:val="0"/>
        </w:rPr>
        <w:t xml:space="preserve"> concentrations appear to be increasing tree growth (</w:t>
      </w:r>
      <w:commentRangeStart w:id="211"/>
      <w:r w:rsidDel="00000000" w:rsidR="00000000" w:rsidRPr="00000000">
        <w:rPr>
          <w:color w:val="ff0000"/>
          <w:rtl w:val="0"/>
        </w:rPr>
        <w:t xml:space="preserve">Phillips et al. 2009</w:t>
      </w:r>
      <w:commentRangeEnd w:id="211"/>
      <w:r w:rsidDel="00000000" w:rsidR="00000000" w:rsidRPr="00000000">
        <w:commentReference w:id="211"/>
      </w:r>
      <w:r w:rsidDel="00000000" w:rsidR="00000000" w:rsidRPr="00000000">
        <w:rPr>
          <w:color w:val="ff0000"/>
          <w:rtl w:val="0"/>
        </w:rPr>
        <w:t xml:space="preserve">,</w:t>
      </w:r>
      <w:commentRangeStart w:id="212"/>
      <w:r w:rsidDel="00000000" w:rsidR="00000000" w:rsidRPr="00000000">
        <w:rPr>
          <w:color w:val="ff0000"/>
          <w:rtl w:val="0"/>
        </w:rPr>
        <w:t xml:space="preserve"> Brienen et al. 2015</w:t>
      </w:r>
      <w:commentRangeEnd w:id="212"/>
      <w:r w:rsidDel="00000000" w:rsidR="00000000" w:rsidRPr="00000000">
        <w:commentReference w:id="212"/>
      </w:r>
      <w:r w:rsidDel="00000000" w:rsidR="00000000" w:rsidRPr="00000000">
        <w:rPr>
          <w:color w:val="ff0000"/>
          <w:rtl w:val="0"/>
        </w:rPr>
        <w:t xml:space="preserve">), which is expected to increase tree mortality rates by increasing tree competition and favoring fast-growing tree species (</w:t>
      </w:r>
      <w:commentRangeStart w:id="213"/>
      <w:r w:rsidDel="00000000" w:rsidR="00000000" w:rsidRPr="00000000">
        <w:rPr>
          <w:color w:val="ff0000"/>
          <w:rtl w:val="0"/>
        </w:rPr>
        <w:t xml:space="preserve">Bugmann and Bigler 2011</w:t>
      </w:r>
      <w:commentRangeEnd w:id="213"/>
      <w:r w:rsidDel="00000000" w:rsidR="00000000" w:rsidRPr="00000000">
        <w:commentReference w:id="213"/>
      </w:r>
      <w:r w:rsidDel="00000000" w:rsidR="00000000" w:rsidRPr="00000000">
        <w:rPr>
          <w:color w:val="ff0000"/>
          <w:rtl w:val="0"/>
        </w:rPr>
        <w:t xml:space="preserve">, </w:t>
      </w:r>
      <w:commentRangeStart w:id="214"/>
      <w:r w:rsidDel="00000000" w:rsidR="00000000" w:rsidRPr="00000000">
        <w:rPr>
          <w:color w:val="ff0000"/>
          <w:rtl w:val="0"/>
        </w:rPr>
        <w:t xml:space="preserve">McDowell et al. 2018</w:t>
      </w:r>
      <w:commentRangeEnd w:id="214"/>
      <w:r w:rsidDel="00000000" w:rsidR="00000000" w:rsidRPr="00000000">
        <w:commentReference w:id="214"/>
      </w:r>
      <w:r w:rsidDel="00000000" w:rsidR="00000000" w:rsidRPr="00000000">
        <w:rPr>
          <w:color w:val="ff0000"/>
          <w:rtl w:val="0"/>
        </w:rPr>
        <w:t xml:space="preserve">). Simultaneously, there is widespread evidence of increase liana abundances in tropical forests (</w:t>
      </w:r>
      <w:commentRangeStart w:id="215"/>
      <w:r w:rsidDel="00000000" w:rsidR="00000000" w:rsidRPr="00000000">
        <w:rPr>
          <w:color w:val="ff0000"/>
          <w:rtl w:val="0"/>
        </w:rPr>
        <w:t xml:space="preserve">Phillips et al. 2002</w:t>
      </w:r>
      <w:commentRangeEnd w:id="215"/>
      <w:r w:rsidDel="00000000" w:rsidR="00000000" w:rsidRPr="00000000">
        <w:commentReference w:id="215"/>
      </w:r>
      <w:r w:rsidDel="00000000" w:rsidR="00000000" w:rsidRPr="00000000">
        <w:rPr>
          <w:color w:val="ff0000"/>
          <w:rtl w:val="0"/>
        </w:rPr>
        <w:t xml:space="preserve">, </w:t>
      </w:r>
      <w:commentRangeStart w:id="216"/>
      <w:r w:rsidDel="00000000" w:rsidR="00000000" w:rsidRPr="00000000">
        <w:rPr>
          <w:color w:val="ff0000"/>
          <w:rtl w:val="0"/>
        </w:rPr>
        <w:t xml:space="preserve">Schnitzer and Bongers 2011</w:t>
      </w:r>
      <w:commentRangeEnd w:id="216"/>
      <w:r w:rsidDel="00000000" w:rsidR="00000000" w:rsidRPr="00000000">
        <w:commentReference w:id="216"/>
      </w:r>
      <w:r w:rsidDel="00000000" w:rsidR="00000000" w:rsidRPr="00000000">
        <w:rPr>
          <w:color w:val="ff0000"/>
          <w:rtl w:val="0"/>
        </w:rPr>
        <w:t xml:space="preserve">,</w:t>
      </w:r>
      <w:commentRangeStart w:id="217"/>
      <w:r w:rsidDel="00000000" w:rsidR="00000000" w:rsidRPr="00000000">
        <w:rPr>
          <w:color w:val="ff0000"/>
          <w:rtl w:val="0"/>
        </w:rPr>
        <w:t xml:space="preserve"> Rueda-Trujillo et al. 2024</w:t>
      </w:r>
      <w:commentRangeEnd w:id="217"/>
      <w:r w:rsidDel="00000000" w:rsidR="00000000" w:rsidRPr="00000000">
        <w:commentReference w:id="217"/>
      </w:r>
      <w:r w:rsidDel="00000000" w:rsidR="00000000" w:rsidRPr="00000000">
        <w:rPr>
          <w:color w:val="ff0000"/>
          <w:rtl w:val="0"/>
        </w:rPr>
        <w:t xml:space="preserve">), due in part to increasing disturbance rates (</w:t>
      </w:r>
      <w:commentRangeStart w:id="218"/>
      <w:r w:rsidDel="00000000" w:rsidR="00000000" w:rsidRPr="00000000">
        <w:rPr>
          <w:color w:val="ff0000"/>
          <w:rtl w:val="0"/>
        </w:rPr>
        <w:t xml:space="preserve">Schnitzer and Bongers 2011</w:t>
      </w:r>
      <w:commentRangeEnd w:id="218"/>
      <w:r w:rsidDel="00000000" w:rsidR="00000000" w:rsidRPr="00000000">
        <w:commentReference w:id="218"/>
      </w:r>
      <w:r w:rsidDel="00000000" w:rsidR="00000000" w:rsidRPr="00000000">
        <w:rPr>
          <w:color w:val="ff0000"/>
          <w:rtl w:val="0"/>
        </w:rPr>
        <w:t xml:space="preserve">, </w:t>
      </w:r>
      <w:commentRangeStart w:id="219"/>
      <w:r w:rsidDel="00000000" w:rsidR="00000000" w:rsidRPr="00000000">
        <w:rPr>
          <w:color w:val="ff0000"/>
          <w:rtl w:val="0"/>
        </w:rPr>
        <w:t xml:space="preserve">Schnitzer et al. 2021</w:t>
      </w:r>
      <w:commentRangeEnd w:id="219"/>
      <w:r w:rsidDel="00000000" w:rsidR="00000000" w:rsidRPr="00000000">
        <w:commentReference w:id="219"/>
      </w:r>
      <w:r w:rsidDel="00000000" w:rsidR="00000000" w:rsidRPr="00000000">
        <w:rPr>
          <w:color w:val="ff0000"/>
          <w:rtl w:val="0"/>
        </w:rPr>
        <w:t xml:space="preserve">). Lianas reduce forest carbon storage by decreasing tree growth and increasing tree mortality rates (</w:t>
      </w:r>
      <w:commentRangeStart w:id="220"/>
      <w:r w:rsidDel="00000000" w:rsidR="00000000" w:rsidRPr="00000000">
        <w:rPr>
          <w:color w:val="ff0000"/>
          <w:rtl w:val="0"/>
        </w:rPr>
        <w:t xml:space="preserve">van der Heijden et al. 2013</w:t>
      </w:r>
      <w:commentRangeEnd w:id="220"/>
      <w:r w:rsidDel="00000000" w:rsidR="00000000" w:rsidRPr="00000000">
        <w:commentReference w:id="220"/>
      </w:r>
      <w:r w:rsidDel="00000000" w:rsidR="00000000" w:rsidRPr="00000000">
        <w:rPr>
          <w:color w:val="ff0000"/>
          <w:rtl w:val="0"/>
        </w:rPr>
        <w:t xml:space="preserve">, </w:t>
      </w:r>
      <w:commentRangeStart w:id="221"/>
      <w:r w:rsidDel="00000000" w:rsidR="00000000" w:rsidRPr="00000000">
        <w:rPr>
          <w:color w:val="ff0000"/>
          <w:rtl w:val="0"/>
        </w:rPr>
        <w:t xml:space="preserve">2015</w:t>
      </w:r>
      <w:commentRangeEnd w:id="221"/>
      <w:r w:rsidDel="00000000" w:rsidR="00000000" w:rsidRPr="00000000">
        <w:commentReference w:id="221"/>
      </w:r>
      <w:r w:rsidDel="00000000" w:rsidR="00000000" w:rsidRPr="00000000">
        <w:rPr>
          <w:color w:val="ff0000"/>
          <w:rtl w:val="0"/>
        </w:rPr>
        <w:t xml:space="preserve">, </w:t>
      </w:r>
      <w:commentRangeStart w:id="222"/>
      <w:r w:rsidDel="00000000" w:rsidR="00000000" w:rsidRPr="00000000">
        <w:rPr>
          <w:color w:val="ff0000"/>
          <w:rtl w:val="0"/>
        </w:rPr>
        <w:t xml:space="preserve">Visser et al. 2018</w:t>
      </w:r>
      <w:commentRangeEnd w:id="222"/>
      <w:r w:rsidDel="00000000" w:rsidR="00000000" w:rsidRPr="00000000">
        <w:commentReference w:id="222"/>
      </w:r>
      <w:r w:rsidDel="00000000" w:rsidR="00000000" w:rsidRPr="00000000">
        <w:rPr>
          <w:color w:val="ff0000"/>
          <w:rtl w:val="0"/>
        </w:rPr>
        <w:t xml:space="preserve">), thereby producing a positive feedback loop between liana proliferation and forest disturbance rates. The effects of lianas are clear, but increased mortality associated with greater tree-on-tree competition and CO</w:t>
      </w:r>
      <w:r w:rsidDel="00000000" w:rsidR="00000000" w:rsidRPr="00000000">
        <w:rPr>
          <w:color w:val="ff0000"/>
          <w:vertAlign w:val="subscript"/>
          <w:rtl w:val="0"/>
        </w:rPr>
        <w:t xml:space="preserve">2</w:t>
      </w:r>
      <w:r w:rsidDel="00000000" w:rsidR="00000000" w:rsidRPr="00000000">
        <w:rPr>
          <w:color w:val="ff0000"/>
          <w:rtl w:val="0"/>
        </w:rPr>
        <w:t xml:space="preserve"> fertilization is uncertain and more challenging to demonstrate (</w:t>
      </w:r>
      <w:commentRangeStart w:id="223"/>
      <w:r w:rsidDel="00000000" w:rsidR="00000000" w:rsidRPr="00000000">
        <w:rPr>
          <w:color w:val="ff0000"/>
          <w:rtl w:val="0"/>
        </w:rPr>
        <w:t xml:space="preserve">Bugmann and Bigler 2011</w:t>
      </w:r>
      <w:commentRangeEnd w:id="223"/>
      <w:r w:rsidDel="00000000" w:rsidR="00000000" w:rsidRPr="00000000">
        <w:commentReference w:id="223"/>
      </w:r>
      <w:r w:rsidDel="00000000" w:rsidR="00000000" w:rsidRPr="00000000">
        <w:rPr>
          <w:color w:val="ff0000"/>
          <w:rtl w:val="0"/>
        </w:rPr>
        <w:t xml:space="preserve">, </w:t>
      </w:r>
      <w:commentRangeStart w:id="224"/>
      <w:r w:rsidDel="00000000" w:rsidR="00000000" w:rsidRPr="00000000">
        <w:rPr>
          <w:color w:val="ff0000"/>
          <w:rtl w:val="0"/>
        </w:rPr>
        <w:t xml:space="preserve">Rozendaal et al. 2020</w:t>
      </w:r>
      <w:commentRangeEnd w:id="224"/>
      <w:r w:rsidDel="00000000" w:rsidR="00000000" w:rsidRPr="00000000">
        <w:commentReference w:id="224"/>
      </w:r>
      <w:r w:rsidDel="00000000" w:rsidR="00000000" w:rsidRPr="00000000">
        <w:rPr>
          <w:color w:val="ff0000"/>
          <w:rtl w:val="0"/>
        </w:rPr>
        <w:t xml:space="preserve">).</w:t>
      </w:r>
      <w:commentRangeEnd w:id="203"/>
      <w:r w:rsidDel="00000000" w:rsidR="00000000" w:rsidRPr="00000000">
        <w:commentReference w:id="203"/>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Understanding the influence of functional diversity on ecosystem functioning, such as carbon sequestration and storage, is critical in the face of climate change, since it remains uncertain whether or not tropical forests will remain a carbon sink </w:t>
      </w:r>
      <w:r w:rsidDel="00000000" w:rsidR="00000000" w:rsidRPr="00000000">
        <w:rPr>
          <w:highlight w:val="white"/>
          <w:rtl w:val="0"/>
        </w:rPr>
        <w:t xml:space="preserve">(Arora et al., 2020; Brienen et al., 2015; Hubau et al., 2020; Sabatini et al., 2019)</w:t>
      </w:r>
      <w:r w:rsidDel="00000000" w:rsidR="00000000" w:rsidRPr="00000000">
        <w:rPr>
          <w:rtl w:val="0"/>
        </w:rPr>
        <w:t xml:space="preserve">. </w:t>
      </w:r>
      <w:r w:rsidDel="00000000" w:rsidR="00000000" w:rsidRPr="00000000">
        <w:rPr>
          <w:rtl w:val="0"/>
        </w:rPr>
        <w:t xml:space="preserve">High biodiversity may help mitigate negative effects of climate change through increased ecosystem stability and resilience (</w:t>
      </w:r>
      <w:commentRangeStart w:id="225"/>
      <w:r w:rsidDel="00000000" w:rsidR="00000000" w:rsidRPr="00000000">
        <w:rPr>
          <w:rtl w:val="0"/>
        </w:rPr>
        <w:t xml:space="preserve">Schmitt et al. 2020</w:t>
      </w:r>
      <w:commentRangeEnd w:id="225"/>
      <w:r w:rsidDel="00000000" w:rsidR="00000000" w:rsidRPr="00000000">
        <w:commentReference w:id="225"/>
      </w:r>
      <w:r w:rsidDel="00000000" w:rsidR="00000000" w:rsidRPr="00000000">
        <w:rPr>
          <w:rtl w:val="0"/>
        </w:rPr>
        <w:t xml:space="preserve">), but changing climate regimes could also negatively impact levels of biodiversity that might feedback on climate through decreased carbon sequestration (</w:t>
      </w:r>
      <w:commentRangeStart w:id="226"/>
      <w:r w:rsidDel="00000000" w:rsidR="00000000" w:rsidRPr="00000000">
        <w:rPr>
          <w:rtl w:val="0"/>
        </w:rPr>
        <w:t xml:space="preserve">Thomas et al. 2004</w:t>
      </w:r>
      <w:commentRangeEnd w:id="226"/>
      <w:r w:rsidDel="00000000" w:rsidR="00000000" w:rsidRPr="00000000">
        <w:commentReference w:id="226"/>
      </w:r>
      <w:r w:rsidDel="00000000" w:rsidR="00000000" w:rsidRPr="00000000">
        <w:rPr>
          <w:rtl w:val="0"/>
        </w:rPr>
        <w:t xml:space="preserve">; </w:t>
      </w:r>
      <w:commentRangeStart w:id="227"/>
      <w:r w:rsidDel="00000000" w:rsidR="00000000" w:rsidRPr="00000000">
        <w:rPr>
          <w:rtl w:val="0"/>
        </w:rPr>
        <w:t xml:space="preserve">Cavanaugh et al. 2014</w:t>
      </w:r>
      <w:commentRangeEnd w:id="227"/>
      <w:r w:rsidDel="00000000" w:rsidR="00000000" w:rsidRPr="00000000">
        <w:commentReference w:id="227"/>
      </w:r>
      <w:r w:rsidDel="00000000" w:rsidR="00000000" w:rsidRPr="00000000">
        <w:rPr>
          <w:rtl w:val="0"/>
        </w:rPr>
        <w:t xml:space="preserve">). </w:t>
      </w:r>
      <w:commentRangeStart w:id="228"/>
      <w:r w:rsidDel="00000000" w:rsidR="00000000" w:rsidRPr="00000000">
        <w:rPr>
          <w:highlight w:val="white"/>
          <w:rtl w:val="0"/>
        </w:rPr>
        <w:t xml:space="preserve">In a review of 258 studies of naturally assembled communities, van der Plas (</w:t>
      </w:r>
      <w:hyperlink r:id="rId16">
        <w:r w:rsidDel="00000000" w:rsidR="00000000" w:rsidRPr="00000000">
          <w:rPr>
            <w:highlight w:val="white"/>
            <w:u w:val="single"/>
            <w:rtl w:val="0"/>
          </w:rPr>
          <w:t xml:space="preserve">2019</w:t>
        </w:r>
      </w:hyperlink>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S</w:t>
      </w:r>
      <w:r w:rsidDel="00000000" w:rsidR="00000000" w:rsidRPr="00000000">
        <w:rPr>
          <w:rtl w:val="0"/>
        </w:rPr>
        <w:t xml:space="preserve">everal possible mechanisms for this phenomenon exist that need to be tested outside of experimental set-ups and in tropical forests. </w:t>
      </w:r>
      <w:r w:rsidDel="00000000" w:rsidR="00000000" w:rsidRPr="00000000">
        <w:rPr>
          <w:rtl w:val="0"/>
        </w:rPr>
        <w:t xml:space="preserve">Furthermore, although the tropics host immense tree species diversity, </w:t>
      </w:r>
      <w:commentRangeEnd w:id="228"/>
      <w:r w:rsidDel="00000000" w:rsidR="00000000" w:rsidRPr="00000000">
        <w:commentReference w:id="228"/>
      </w:r>
      <w:r w:rsidDel="00000000" w:rsidR="00000000" w:rsidRPr="00000000">
        <w:rPr>
          <w:rtl w:val="0"/>
        </w:rPr>
        <w:t xml:space="preserve">most species are rare. In fact, based on forest inventory plot data, 2% of species comprise 50% of the tropical trees in the Americas (n = 174 species), Africa (n = 77 species), and Southeast Asia (n = 172 species) (</w:t>
      </w:r>
      <w:commentRangeStart w:id="229"/>
      <w:r w:rsidDel="00000000" w:rsidR="00000000" w:rsidRPr="00000000">
        <w:rPr>
          <w:rtl w:val="0"/>
        </w:rPr>
        <w:t xml:space="preserve">Cooper et al. 2024</w:t>
      </w:r>
      <w:commentRangeEnd w:id="229"/>
      <w:r w:rsidDel="00000000" w:rsidR="00000000" w:rsidRPr="00000000">
        <w:commentReference w:id="229"/>
      </w:r>
      <w:r w:rsidDel="00000000" w:rsidR="00000000" w:rsidRPr="00000000">
        <w:rPr>
          <w:rtl w:val="0"/>
        </w:rPr>
        <w:t xml:space="preserve">). </w:t>
      </w:r>
      <w:r w:rsidDel="00000000" w:rsidR="00000000" w:rsidRPr="00000000">
        <w:rPr>
          <w:rtl w:val="0"/>
        </w:rPr>
        <w:t xml:space="preserve">Characterizing</w:t>
      </w:r>
      <w:r w:rsidDel="00000000" w:rsidR="00000000" w:rsidRPr="00000000">
        <w:rPr>
          <w:rtl w:val="0"/>
        </w:rPr>
        <w:t xml:space="preserve"> the functional diversity of these hyperdominant species is tractable and within the scope of PANGEA. </w:t>
      </w:r>
      <w:r w:rsidDel="00000000" w:rsidR="00000000" w:rsidRPr="00000000">
        <w:rPr>
          <w:rtl w:val="0"/>
        </w:rPr>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both via these mutualistic interactions, as well as through antagonistic interactions including herbivory and disease</w:t>
      </w:r>
      <w:commentRangeStart w:id="230"/>
      <w:r w:rsidDel="00000000" w:rsidR="00000000" w:rsidRPr="00000000">
        <w:rPr>
          <w:rtl w:val="0"/>
        </w:rPr>
        <w:t xml:space="preserve"> (Dirzo et al. 2014)</w:t>
      </w:r>
      <w:commentRangeEnd w:id="230"/>
      <w:r w:rsidDel="00000000" w:rsidR="00000000" w:rsidRPr="00000000">
        <w:commentReference w:id="230"/>
      </w:r>
      <w:r w:rsidDel="00000000" w:rsidR="00000000" w:rsidRPr="00000000">
        <w:rPr>
          <w:rtl w:val="0"/>
        </w:rPr>
        <w:t xml:space="preserve">. Megafauna like elephants (found in Africa, but not the Americas) have particularly important effects in determining forest structure due to their browsing and physical disturbance, as well as their redistribution of nutrients across the landscape (</w:t>
      </w:r>
      <w:commentRangeStart w:id="231"/>
      <w:r w:rsidDel="00000000" w:rsidR="00000000" w:rsidRPr="00000000">
        <w:rPr>
          <w:rtl w:val="0"/>
        </w:rPr>
        <w:t xml:space="preserve">Berzaghi et al. 2018</w:t>
      </w:r>
      <w:ins w:author="Marcos Longo" w:id="31" w:date="2024-09-16T21:43:08Z">
        <w:commentRangeEnd w:id="231"/>
        <w:r w:rsidDel="00000000" w:rsidR="00000000" w:rsidRPr="00000000">
          <w:commentReference w:id="231"/>
        </w:r>
        <w:commentRangeStart w:id="232"/>
        <w:r w:rsidDel="00000000" w:rsidR="00000000" w:rsidRPr="00000000">
          <w:rPr>
            <w:rtl w:val="0"/>
          </w:rPr>
          <w:t xml:space="preserve">, 2019</w:t>
        </w:r>
      </w:ins>
      <w:commentRangeEnd w:id="232"/>
      <w:r w:rsidDel="00000000" w:rsidR="00000000" w:rsidRPr="00000000">
        <w:commentReference w:id="232"/>
      </w:r>
      <w:r w:rsidDel="00000000" w:rsidR="00000000" w:rsidRPr="00000000">
        <w:rPr>
          <w:rtl w:val="0"/>
        </w:rPr>
        <w:t xml:space="preserve">), and dispersal of large seed, high wood density tree species (</w:t>
      </w:r>
      <w:commentRangeStart w:id="233"/>
      <w:r w:rsidDel="00000000" w:rsidR="00000000" w:rsidRPr="00000000">
        <w:rPr>
          <w:rtl w:val="0"/>
        </w:rPr>
        <w:t xml:space="preserve">Campos-Arceiz &amp; Blake 2011</w:t>
      </w:r>
      <w:commentRangeEnd w:id="233"/>
      <w:r w:rsidDel="00000000" w:rsidR="00000000" w:rsidRPr="00000000">
        <w:commentReference w:id="233"/>
      </w:r>
      <w:r w:rsidDel="00000000" w:rsidR="00000000" w:rsidRPr="00000000">
        <w:rPr>
          <w:rtl w:val="0"/>
        </w:rPr>
        <w:t xml:space="preserve">). Experimental vertebrate exclosures resulted in an increase in understory plant density and seedling abundance (</w:t>
      </w:r>
      <w:commentRangeStart w:id="234"/>
      <w:r w:rsidDel="00000000" w:rsidR="00000000" w:rsidRPr="00000000">
        <w:rPr>
          <w:rtl w:val="0"/>
        </w:rPr>
        <w:t xml:space="preserve">Beck et al. 2013; </w:t>
      </w:r>
      <w:r w:rsidDel="00000000" w:rsidR="00000000" w:rsidRPr="00000000">
        <w:rPr>
          <w:highlight w:val="white"/>
          <w:rtl w:val="0"/>
        </w:rPr>
        <w:t xml:space="preserve">Camargo-Sanabria et al. 2015; </w:t>
      </w:r>
      <w:r w:rsidDel="00000000" w:rsidR="00000000" w:rsidRPr="00000000">
        <w:rPr>
          <w:rtl w:val="0"/>
        </w:rPr>
        <w:t xml:space="preserve">Kurten and Carson 2015</w:t>
      </w:r>
      <w:commentRangeEnd w:id="234"/>
      <w:r w:rsidDel="00000000" w:rsidR="00000000" w:rsidRPr="00000000">
        <w:commentReference w:id="234"/>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commentRangeStart w:id="235"/>
      <w:r w:rsidDel="00000000" w:rsidR="00000000" w:rsidRPr="00000000">
        <w:rPr>
          <w:rtl w:val="0"/>
        </w:rPr>
        <w:t xml:space="preserve">Muller-Landau and Hardesty 2005)</w:t>
      </w:r>
      <w:commentRangeEnd w:id="235"/>
      <w:r w:rsidDel="00000000" w:rsidR="00000000" w:rsidRPr="00000000">
        <w:commentReference w:id="235"/>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has the potential to shift plant species composition and carbon cycle dynamics </w:t>
      </w:r>
      <w:r w:rsidDel="00000000" w:rsidR="00000000" w:rsidRPr="00000000">
        <w:rPr>
          <w:rtl w:val="0"/>
        </w:rPr>
        <w:t xml:space="preserve">(</w:t>
      </w:r>
      <w:commentRangeStart w:id="236"/>
      <w:r w:rsidDel="00000000" w:rsidR="00000000" w:rsidRPr="00000000">
        <w:rPr>
          <w:rtl w:val="0"/>
        </w:rPr>
        <w:t xml:space="preserve">Wunderly 1997</w:t>
      </w:r>
      <w:commentRangeEnd w:id="236"/>
      <w:r w:rsidDel="00000000" w:rsidR="00000000" w:rsidRPr="00000000">
        <w:commentReference w:id="236"/>
      </w:r>
      <w:r w:rsidDel="00000000" w:rsidR="00000000" w:rsidRPr="00000000">
        <w:rPr>
          <w:rtl w:val="0"/>
        </w:rPr>
        <w:t xml:space="preserve">, </w:t>
      </w:r>
      <w:commentRangeStart w:id="237"/>
      <w:r w:rsidDel="00000000" w:rsidR="00000000" w:rsidRPr="00000000">
        <w:rPr>
          <w:rtl w:val="0"/>
        </w:rPr>
        <w:t xml:space="preserve">Estrada-Villegas et al. 2023</w:t>
      </w:r>
      <w:commentRangeEnd w:id="237"/>
      <w:r w:rsidDel="00000000" w:rsidR="00000000" w:rsidRPr="00000000">
        <w:commentReference w:id="237"/>
      </w:r>
      <w:r w:rsidDel="00000000" w:rsidR="00000000" w:rsidRPr="00000000">
        <w:rPr>
          <w:rtl w:val="0"/>
        </w:rPr>
        <w:t xml:space="preserve">). Because plant species dispersed by large vertebrates tend to have larger seeds and higher wood densities, some have argued that defaunation will ultimate lead to a shift towards lower forest carbon stocks, although debate continues (</w:t>
      </w:r>
      <w:commentRangeStart w:id="238"/>
      <w:r w:rsidDel="00000000" w:rsidR="00000000" w:rsidRPr="00000000">
        <w:rPr>
          <w:rtl w:val="0"/>
        </w:rPr>
        <w:t xml:space="preserve">Brodie and Gibbs 2009; Jansen et al. 2010; Bello et al. 2015; Osturi et al. 2016; Peres et al. 2016</w:t>
      </w:r>
      <w:commentRangeEnd w:id="238"/>
      <w:r w:rsidDel="00000000" w:rsidR="00000000" w:rsidRPr="00000000">
        <w:commentReference w:id="238"/>
      </w:r>
      <w:r w:rsidDel="00000000" w:rsidR="00000000" w:rsidRPr="00000000">
        <w:rPr>
          <w:rtl w:val="0"/>
        </w:rPr>
        <w:t xml:space="preserve">). Among sites in Panama, increased defaunation was associated with compositional shifts in the seedling layer including more abiotically dispersed species and more lianas (</w:t>
      </w:r>
      <w:commentRangeStart w:id="239"/>
      <w:r w:rsidDel="00000000" w:rsidR="00000000" w:rsidRPr="00000000">
        <w:rPr>
          <w:rtl w:val="0"/>
        </w:rPr>
        <w:t xml:space="preserve">Wright et al. 2007; Kurten et al. 2015</w:t>
      </w:r>
      <w:commentRangeEnd w:id="239"/>
      <w:r w:rsidDel="00000000" w:rsidR="00000000" w:rsidRPr="00000000">
        <w:commentReference w:id="239"/>
      </w:r>
      <w:r w:rsidDel="00000000" w:rsidR="00000000" w:rsidRPr="00000000">
        <w:rPr>
          <w:rtl w:val="0"/>
        </w:rPr>
        <w:t xml:space="preserve">). In general, defaunation tends to increase the dominance of some plant species, and decrease plant diversity (</w:t>
      </w:r>
      <w:commentRangeStart w:id="240"/>
      <w:r w:rsidDel="00000000" w:rsidR="00000000" w:rsidRPr="00000000">
        <w:rPr>
          <w:rtl w:val="0"/>
        </w:rPr>
        <w:t xml:space="preserve">Kurten 2013</w:t>
      </w:r>
      <w:commentRangeEnd w:id="240"/>
      <w:r w:rsidDel="00000000" w:rsidR="00000000" w:rsidRPr="00000000">
        <w:commentReference w:id="240"/>
      </w:r>
      <w:r w:rsidDel="00000000" w:rsidR="00000000" w:rsidRPr="00000000">
        <w:rPr>
          <w:rtl w:val="0"/>
        </w:rPr>
        <w:t xml:space="preserve">). Other changes in animal communities, whether due to anthropogenic pressures via hunting, habitat alteration and fragmentation, or changing climate, also have the potential to shift plant communities via these interactions. </w:t>
      </w:r>
    </w:p>
    <w:p w:rsidR="00000000" w:rsidDel="00000000" w:rsidP="00000000" w:rsidRDefault="00000000" w:rsidRPr="00000000" w14:paraId="0000014A">
      <w:pPr>
        <w:pStyle w:val="Heading3"/>
        <w:spacing w:after="240" w:before="240" w:lineRule="auto"/>
        <w:rPr/>
      </w:pPr>
      <w:bookmarkStart w:colFirst="0" w:colLast="0" w:name="_d4p9lrsqbv12" w:id="13"/>
      <w:bookmarkEnd w:id="13"/>
      <w:r w:rsidDel="00000000" w:rsidR="00000000" w:rsidRPr="00000000">
        <w:rPr>
          <w:rtl w:val="0"/>
        </w:rPr>
        <w:t xml:space="preserve">2.3 </w:t>
      </w:r>
      <w:commentRangeStart w:id="241"/>
      <w:commentRangeStart w:id="242"/>
      <w:commentRangeStart w:id="243"/>
      <w:commentRangeStart w:id="244"/>
      <w:commentRangeStart w:id="245"/>
      <w:r w:rsidDel="00000000" w:rsidR="00000000" w:rsidRPr="00000000">
        <w:rPr>
          <w:rtl w:val="0"/>
        </w:rPr>
        <w:t xml:space="preserve">Climate</w:t>
      </w:r>
      <w:commentRangeEnd w:id="241"/>
      <w:r w:rsidDel="00000000" w:rsidR="00000000" w:rsidRPr="00000000">
        <w:commentReference w:id="241"/>
      </w:r>
      <w:commentRangeEnd w:id="242"/>
      <w:r w:rsidDel="00000000" w:rsidR="00000000" w:rsidRPr="00000000">
        <w:commentReference w:id="242"/>
      </w:r>
      <w:commentRangeEnd w:id="243"/>
      <w:r w:rsidDel="00000000" w:rsidR="00000000" w:rsidRPr="00000000">
        <w:commentReference w:id="243"/>
      </w:r>
      <w:commentRangeEnd w:id="244"/>
      <w:r w:rsidDel="00000000" w:rsidR="00000000" w:rsidRPr="00000000">
        <w:commentReference w:id="244"/>
      </w:r>
      <w:commentRangeEnd w:id="245"/>
      <w:r w:rsidDel="00000000" w:rsidR="00000000" w:rsidRPr="00000000">
        <w:commentReference w:id="245"/>
      </w:r>
      <w:r w:rsidDel="00000000" w:rsidR="00000000" w:rsidRPr="00000000">
        <w:rPr>
          <w:rtl w:val="0"/>
        </w:rPr>
        <w:t xml:space="preserve"> Interactions and Feedbacks</w:t>
      </w:r>
    </w:p>
    <w:p w:rsidR="00000000" w:rsidDel="00000000" w:rsidP="00000000" w:rsidRDefault="00000000" w:rsidRPr="00000000" w14:paraId="0000014B">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determine whether tropical forests will act as a future carbon sink or source. </w:t>
      </w:r>
    </w:p>
    <w:p w:rsidR="00000000" w:rsidDel="00000000" w:rsidP="00000000" w:rsidRDefault="00000000" w:rsidRPr="00000000" w14:paraId="0000014C">
      <w:pPr>
        <w:spacing w:after="240" w:before="240" w:lineRule="auto"/>
        <w:rPr/>
      </w:pPr>
      <w:r w:rsidDel="00000000" w:rsidR="00000000" w:rsidRPr="00000000">
        <w:rPr>
          <w:rtl w:val="0"/>
        </w:rPr>
        <w:t xml:space="preserve">Tropical rainforest land-atmosphere interactions play key roles in modulating climate conditions both locally and regionally. T</w:t>
      </w:r>
      <w:r w:rsidDel="00000000" w:rsidR="00000000" w:rsidRPr="00000000">
        <w:rPr>
          <w:rtl w:val="0"/>
        </w:rPr>
        <w:t xml:space="preserve">ropical forest moisture recycling </w:t>
      </w:r>
      <w:r w:rsidDel="00000000" w:rsidR="00000000" w:rsidRPr="00000000">
        <w:rPr>
          <w:rtl w:val="0"/>
        </w:rPr>
        <w:t xml:space="preserve">provides large proportions of atmospheric moisture for rainfall locally and in areas downwind, and in some regions,</w:t>
      </w:r>
      <w:r w:rsidDel="00000000" w:rsidR="00000000" w:rsidRPr="00000000">
        <w:rPr>
          <w:rtl w:val="0"/>
        </w:rPr>
        <w:t xml:space="preserve"> influences the onset and timing of their own rainy seasons </w:t>
      </w:r>
      <w:r w:rsidDel="00000000" w:rsidR="00000000" w:rsidRPr="00000000">
        <w:rPr>
          <w:rtl w:val="0"/>
        </w:rPr>
        <w:t xml:space="preserve">(</w:t>
      </w:r>
      <w:hyperlink r:id="rId17">
        <w:r w:rsidDel="00000000" w:rsidR="00000000" w:rsidRPr="00000000">
          <w:rPr>
            <w:color w:val="1155cc"/>
            <w:u w:val="single"/>
            <w:rtl w:val="0"/>
          </w:rPr>
          <w:t xml:space="preserve">Wright et al., 2017</w:t>
        </w:r>
      </w:hyperlink>
      <w:r w:rsidDel="00000000" w:rsidR="00000000" w:rsidRPr="00000000">
        <w:rPr>
          <w:rtl w:val="0"/>
        </w:rPr>
        <w:t xml:space="preserve">, </w:t>
      </w:r>
      <w:hyperlink r:id="rId18">
        <w:r w:rsidDel="00000000" w:rsidR="00000000" w:rsidRPr="00000000">
          <w:rPr>
            <w:color w:val="1155cc"/>
            <w:u w:val="single"/>
            <w:rtl w:val="0"/>
          </w:rPr>
          <w:t xml:space="preserve">Sori et al., 2022</w:t>
        </w:r>
      </w:hyperlink>
      <w:r w:rsidDel="00000000" w:rsidR="00000000" w:rsidRPr="00000000">
        <w:rPr>
          <w:rtl w:val="0"/>
        </w:rPr>
        <w:t xml:space="preserve">, </w:t>
      </w:r>
      <w:hyperlink r:id="rId19">
        <w:r w:rsidDel="00000000" w:rsidR="00000000" w:rsidRPr="00000000">
          <w:rPr>
            <w:color w:val="1155cc"/>
            <w:u w:val="single"/>
            <w:rtl w:val="0"/>
          </w:rPr>
          <w:t xml:space="preserve">Worden et al., 2021</w:t>
        </w:r>
      </w:hyperlink>
      <w:r w:rsidDel="00000000" w:rsidR="00000000" w:rsidRPr="00000000">
        <w:rPr>
          <w:rtl w:val="0"/>
        </w:rPr>
        <w:t xml:space="preserve">, </w:t>
      </w:r>
      <w:hyperlink r:id="rId20">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1">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46"/>
      <w:r w:rsidDel="00000000" w:rsidR="00000000" w:rsidRPr="00000000">
        <w:rPr>
          <w:rtl w:val="0"/>
        </w:rPr>
        <w:t xml:space="preserve">Dirmeyer et al., 2009</w:t>
      </w:r>
      <w:commentRangeEnd w:id="246"/>
      <w:r w:rsidDel="00000000" w:rsidR="00000000" w:rsidRPr="00000000">
        <w:commentReference w:id="246"/>
      </w:r>
      <w:r w:rsidDel="00000000" w:rsidR="00000000" w:rsidRPr="00000000">
        <w:rPr>
          <w:rtl w:val="0"/>
        </w:rPr>
        <w:t xml:space="preserve">, </w:t>
      </w:r>
      <w:commentRangeStart w:id="247"/>
      <w:r w:rsidDel="00000000" w:rsidR="00000000" w:rsidRPr="00000000">
        <w:rPr>
          <w:rtl w:val="0"/>
        </w:rPr>
        <w:t xml:space="preserve">Zemp et al., 2017</w:t>
      </w:r>
      <w:commentRangeEnd w:id="247"/>
      <w:r w:rsidDel="00000000" w:rsidR="00000000" w:rsidRPr="00000000">
        <w:commentReference w:id="247"/>
      </w:r>
      <w:r w:rsidDel="00000000" w:rsidR="00000000" w:rsidRPr="00000000">
        <w:rPr>
          <w:rtl w:val="0"/>
        </w:rPr>
        <w:t xml:space="preserve">, </w:t>
      </w:r>
      <w:commentRangeStart w:id="248"/>
      <w:r w:rsidDel="00000000" w:rsidR="00000000" w:rsidRPr="00000000">
        <w:rPr>
          <w:rtl w:val="0"/>
        </w:rPr>
        <w:t xml:space="preserve">Nyasulu et al., 2024</w:t>
      </w:r>
      <w:commentRangeEnd w:id="248"/>
      <w:r w:rsidDel="00000000" w:rsidR="00000000" w:rsidRPr="00000000">
        <w:commentReference w:id="248"/>
      </w:r>
      <w:r w:rsidDel="00000000" w:rsidR="00000000" w:rsidRPr="00000000">
        <w:rPr>
          <w:rtl w:val="0"/>
        </w:rPr>
        <w:t xml:space="preserve">). Additionally, emitted biogenic volatile organic compounds influence cloud formation and albedo, affecting the amount and quality of light available for vegetation (</w:t>
      </w:r>
      <w:hyperlink r:id="rId22">
        <w:r w:rsidDel="00000000" w:rsidR="00000000" w:rsidRPr="00000000">
          <w:rPr>
            <w:color w:val="1155cc"/>
            <w:u w:val="single"/>
            <w:rtl w:val="0"/>
          </w:rPr>
          <w:t xml:space="preserve">Artaxo et al., 2022</w:t>
        </w:r>
      </w:hyperlink>
      <w:r w:rsidDel="00000000" w:rsidR="00000000" w:rsidRPr="00000000">
        <w:rPr>
          <w:rtl w:val="0"/>
        </w:rPr>
        <w:t xml:space="preserve">). </w:t>
      </w:r>
      <w:r w:rsidDel="00000000" w:rsidR="00000000" w:rsidRPr="00000000">
        <w:rPr>
          <w:highlight w:val="white"/>
          <w:rtl w:val="0"/>
        </w:rPr>
        <w:t xml:space="preserve">Tropical forests also alter surface properties, </w:t>
      </w:r>
      <w:r w:rsidDel="00000000" w:rsidR="00000000" w:rsidRPr="00000000">
        <w:rPr>
          <w:rtl w:val="0"/>
        </w:rPr>
        <w:t xml:space="preserve">including land surface albedo, latent and sensible heat fluxes, and roughness, which in turn exert biophysical climate feedbacks </w:t>
      </w:r>
      <w:hyperlink r:id="rId23">
        <w:r w:rsidDel="00000000" w:rsidR="00000000" w:rsidRPr="00000000">
          <w:rPr>
            <w:rtl w:val="0"/>
          </w:rPr>
          <w:t xml:space="preserve">(</w:t>
        </w:r>
      </w:hyperlink>
      <w:commentRangeStart w:id="249"/>
      <w:hyperlink r:id="rId24">
        <w:r w:rsidDel="00000000" w:rsidR="00000000" w:rsidRPr="00000000">
          <w:rPr>
            <w:rtl w:val="0"/>
          </w:rPr>
          <w:t xml:space="preserve">Bonan, 2008</w:t>
        </w:r>
      </w:hyperlink>
      <w:commentRangeEnd w:id="249"/>
      <w:r w:rsidDel="00000000" w:rsidR="00000000" w:rsidRPr="00000000">
        <w:commentReference w:id="249"/>
      </w:r>
      <w:hyperlink r:id="rId25">
        <w:r w:rsidDel="00000000" w:rsidR="00000000" w:rsidRPr="00000000">
          <w:rPr>
            <w:rtl w:val="0"/>
          </w:rPr>
          <w:t xml:space="preserve">; </w:t>
        </w:r>
      </w:hyperlink>
      <w:commentRangeStart w:id="250"/>
      <w:hyperlink r:id="rId26">
        <w:r w:rsidDel="00000000" w:rsidR="00000000" w:rsidRPr="00000000">
          <w:rPr>
            <w:rtl w:val="0"/>
          </w:rPr>
          <w:t xml:space="preserve">Chen et al., 2020</w:t>
        </w:r>
      </w:hyperlink>
      <w:commentRangeEnd w:id="250"/>
      <w:r w:rsidDel="00000000" w:rsidR="00000000" w:rsidRPr="00000000">
        <w:commentReference w:id="250"/>
      </w:r>
      <w:hyperlink r:id="rId27">
        <w:r w:rsidDel="00000000" w:rsidR="00000000" w:rsidRPr="00000000">
          <w:rPr>
            <w:rtl w:val="0"/>
          </w:rPr>
          <w:t xml:space="preserve">; </w:t>
        </w:r>
      </w:hyperlink>
      <w:commentRangeStart w:id="251"/>
      <w:hyperlink r:id="rId28">
        <w:r w:rsidDel="00000000" w:rsidR="00000000" w:rsidRPr="00000000">
          <w:rPr>
            <w:rtl w:val="0"/>
          </w:rPr>
          <w:t xml:space="preserve">Lee et al., 2011</w:t>
        </w:r>
      </w:hyperlink>
      <w:commentRangeEnd w:id="251"/>
      <w:r w:rsidDel="00000000" w:rsidR="00000000" w:rsidRPr="00000000">
        <w:commentReference w:id="251"/>
      </w:r>
      <w:hyperlink r:id="rId29">
        <w:r w:rsidDel="00000000" w:rsidR="00000000" w:rsidRPr="00000000">
          <w:rPr>
            <w:rtl w:val="0"/>
          </w:rPr>
          <w:t xml:space="preserve">)</w:t>
        </w:r>
      </w:hyperlink>
      <w:r w:rsidDel="00000000" w:rsidR="00000000" w:rsidRPr="00000000">
        <w:rPr>
          <w:rtl w:val="0"/>
        </w:rPr>
        <w:t xml:space="preserve">. For example, belowground rooting systems and soil texture regulate soil moisture </w:t>
      </w:r>
      <w:hyperlink r:id="rId30">
        <w:r w:rsidDel="00000000" w:rsidR="00000000" w:rsidRPr="00000000">
          <w:rPr>
            <w:rtl w:val="0"/>
          </w:rPr>
          <w:t xml:space="preserve">(</w:t>
        </w:r>
      </w:hyperlink>
      <w:commentRangeStart w:id="252"/>
      <w:hyperlink r:id="rId31">
        <w:r w:rsidDel="00000000" w:rsidR="00000000" w:rsidRPr="00000000">
          <w:rPr>
            <w:rtl w:val="0"/>
          </w:rPr>
          <w:t xml:space="preserve">Fan et al., 2017</w:t>
        </w:r>
      </w:hyperlink>
      <w:commentRangeEnd w:id="252"/>
      <w:r w:rsidDel="00000000" w:rsidR="00000000" w:rsidRPr="00000000">
        <w:commentReference w:id="252"/>
      </w:r>
      <w:hyperlink r:id="rId32">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33">
        <w:r w:rsidDel="00000000" w:rsidR="00000000" w:rsidRPr="00000000">
          <w:rPr>
            <w:rtl w:val="0"/>
          </w:rPr>
          <w:t xml:space="preserve">(</w:t>
        </w:r>
      </w:hyperlink>
      <w:commentRangeStart w:id="253"/>
      <w:hyperlink r:id="rId34">
        <w:r w:rsidDel="00000000" w:rsidR="00000000" w:rsidRPr="00000000">
          <w:rPr>
            <w:rtl w:val="0"/>
          </w:rPr>
          <w:t xml:space="preserve">Seneviratne et al., 2010</w:t>
        </w:r>
      </w:hyperlink>
      <w:commentRangeEnd w:id="253"/>
      <w:r w:rsidDel="00000000" w:rsidR="00000000" w:rsidRPr="00000000">
        <w:commentReference w:id="253"/>
      </w:r>
      <w:hyperlink r:id="rId35">
        <w:r w:rsidDel="00000000" w:rsidR="00000000" w:rsidRPr="00000000">
          <w:rPr>
            <w:rtl w:val="0"/>
          </w:rPr>
          <w:t xml:space="preserve">; </w:t>
        </w:r>
      </w:hyperlink>
      <w:commentRangeStart w:id="254"/>
      <w:hyperlink r:id="rId36">
        <w:r w:rsidDel="00000000" w:rsidR="00000000" w:rsidRPr="00000000">
          <w:rPr>
            <w:rtl w:val="0"/>
          </w:rPr>
          <w:t xml:space="preserve">Zhou et al., 2021</w:t>
        </w:r>
      </w:hyperlink>
      <w:commentRangeEnd w:id="254"/>
      <w:r w:rsidDel="00000000" w:rsidR="00000000" w:rsidRPr="00000000">
        <w:commentReference w:id="254"/>
      </w:r>
      <w:hyperlink r:id="rId3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4D">
      <w:pPr>
        <w:spacing w:after="240" w:before="240"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38">
        <w:r w:rsidDel="00000000" w:rsidR="00000000" w:rsidRPr="00000000">
          <w:rPr>
            <w:color w:val="1155cc"/>
            <w:u w:val="single"/>
            <w:rtl w:val="0"/>
          </w:rPr>
          <w:t xml:space="preserve">Andrews et al., 2024</w:t>
        </w:r>
      </w:hyperlink>
      <w:r w:rsidDel="00000000" w:rsidR="00000000" w:rsidRPr="00000000">
        <w:rPr>
          <w:rtl w:val="0"/>
        </w:rPr>
        <w:t xml:space="preserve">, </w:t>
      </w:r>
      <w:hyperlink r:id="rId39">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40">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41">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42">
        <w:r w:rsidDel="00000000" w:rsidR="00000000" w:rsidRPr="00000000">
          <w:rPr>
            <w:color w:val="1155cc"/>
            <w:u w:val="single"/>
            <w:rtl w:val="0"/>
          </w:rPr>
          <w:t xml:space="preserve">Alsdorf et al., 2016</w:t>
        </w:r>
      </w:hyperlink>
      <w:r w:rsidDel="00000000" w:rsidR="00000000" w:rsidRPr="00000000">
        <w:rPr>
          <w:rtl w:val="0"/>
        </w:rPr>
        <w:t xml:space="preserve">, </w:t>
      </w:r>
      <w:hyperlink r:id="rId43">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lower oxygen availability, reduce photosynthesis, and decrease water conductance (</w:t>
      </w:r>
      <w:hyperlink r:id="rId44">
        <w:r w:rsidDel="00000000" w:rsidR="00000000" w:rsidRPr="00000000">
          <w:rPr>
            <w:color w:val="1155cc"/>
            <w:u w:val="single"/>
            <w:rtl w:val="0"/>
          </w:rPr>
          <w:t xml:space="preserve">Parolin et al., 2004a,</w:t>
        </w:r>
      </w:hyperlink>
      <w:r w:rsidDel="00000000" w:rsidR="00000000" w:rsidRPr="00000000">
        <w:rPr>
          <w:rtl w:val="0"/>
        </w:rPr>
        <w:t xml:space="preserve"> </w:t>
      </w:r>
      <w:hyperlink r:id="rId45">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255"/>
      <w:r w:rsidDel="00000000" w:rsidR="00000000" w:rsidRPr="00000000">
        <w:rPr>
          <w:rtl w:val="0"/>
        </w:rPr>
        <w:t xml:space="preserve">Hawes and Peres 2016</w:t>
      </w:r>
      <w:commentRangeEnd w:id="255"/>
      <w:r w:rsidDel="00000000" w:rsidR="00000000" w:rsidRPr="00000000">
        <w:commentReference w:id="255"/>
      </w:r>
      <w:r w:rsidDel="00000000" w:rsidR="00000000" w:rsidRPr="00000000">
        <w:rPr>
          <w:rtl w:val="0"/>
        </w:rPr>
        <w:t xml:space="preserve">) and support conditions for microorganisms to produce CH</w:t>
      </w:r>
      <w:r w:rsidDel="00000000" w:rsidR="00000000" w:rsidRPr="00000000">
        <w:rPr>
          <w:vertAlign w:val="subscript"/>
          <w:rtl w:val="0"/>
        </w:rPr>
        <w:t xml:space="preserve">4</w:t>
      </w:r>
      <w:r w:rsidDel="00000000" w:rsidR="00000000" w:rsidRPr="00000000">
        <w:rPr>
          <w:rtl w:val="0"/>
        </w:rPr>
        <w:t xml:space="preserve">. Indirectly, rainfall can also influence local nutrient cycles via wet nutrient deposition onto forest canopies (Bauters et al.,</w:t>
      </w:r>
      <w:hyperlink r:id="rId46">
        <w:r w:rsidDel="00000000" w:rsidR="00000000" w:rsidRPr="00000000">
          <w:rPr>
            <w:color w:val="1155cc"/>
            <w:u w:val="single"/>
            <w:rtl w:val="0"/>
          </w:rPr>
          <w:t xml:space="preserve"> 2018</w:t>
        </w:r>
      </w:hyperlink>
      <w:r w:rsidDel="00000000" w:rsidR="00000000" w:rsidRPr="00000000">
        <w:rPr>
          <w:rtl w:val="0"/>
        </w:rPr>
        <w:t xml:space="preserve">, </w:t>
      </w:r>
      <w:hyperlink r:id="rId47">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56"/>
      <w:r w:rsidDel="00000000" w:rsidR="00000000" w:rsidRPr="00000000">
        <w:rPr>
          <w:rtl w:val="0"/>
        </w:rPr>
        <w:t xml:space="preserve">Philippon et al., 2019</w:t>
      </w:r>
      <w:commentRangeEnd w:id="256"/>
      <w:r w:rsidDel="00000000" w:rsidR="00000000" w:rsidRPr="00000000">
        <w:commentReference w:id="256"/>
      </w:r>
      <w:r w:rsidDel="00000000" w:rsidR="00000000" w:rsidRPr="00000000">
        <w:rPr>
          <w:rtl w:val="0"/>
        </w:rPr>
        <w:t xml:space="preserve">, </w:t>
      </w:r>
      <w:hyperlink r:id="rId48">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49">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50">
        <w:r w:rsidDel="00000000" w:rsidR="00000000" w:rsidRPr="00000000">
          <w:rPr>
            <w:color w:val="1155cc"/>
            <w:u w:val="single"/>
            <w:rtl w:val="0"/>
          </w:rPr>
          <w:t xml:space="preserve">Binks et al.,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E">
      <w:pPr>
        <w:spacing w:line="276" w:lineRule="auto"/>
        <w:rPr/>
      </w:pPr>
      <w:r w:rsidDel="00000000" w:rsidR="00000000" w:rsidRPr="00000000">
        <w:rPr>
          <w:rtl w:val="0"/>
        </w:rPr>
        <w:t xml:space="preserve">As a result of tightly coupled land-atmosphere interactions in tropical forests, anthropogenic disturbances can alter local and regional climate conditions. Deforestation and degradation have significant surface warming effects due to decreases in evaporative cooling </w:t>
      </w:r>
      <w:hyperlink r:id="rId51">
        <w:r w:rsidDel="00000000" w:rsidR="00000000" w:rsidRPr="00000000">
          <w:rPr>
            <w:rtl w:val="0"/>
          </w:rPr>
          <w:t xml:space="preserve">(</w:t>
        </w:r>
      </w:hyperlink>
      <w:commentRangeStart w:id="257"/>
      <w:hyperlink r:id="rId52">
        <w:r w:rsidDel="00000000" w:rsidR="00000000" w:rsidRPr="00000000">
          <w:rPr>
            <w:rtl w:val="0"/>
          </w:rPr>
          <w:t xml:space="preserve">Devaraju et al., 2018</w:t>
        </w:r>
      </w:hyperlink>
      <w:commentRangeEnd w:id="257"/>
      <w:r w:rsidDel="00000000" w:rsidR="00000000" w:rsidRPr="00000000">
        <w:commentReference w:id="257"/>
      </w:r>
      <w:hyperlink r:id="rId53">
        <w:r w:rsidDel="00000000" w:rsidR="00000000" w:rsidRPr="00000000">
          <w:rPr>
            <w:rtl w:val="0"/>
          </w:rPr>
          <w:t xml:space="preserve">; </w:t>
        </w:r>
      </w:hyperlink>
      <w:commentRangeStart w:id="258"/>
      <w:hyperlink r:id="rId54">
        <w:r w:rsidDel="00000000" w:rsidR="00000000" w:rsidRPr="00000000">
          <w:rPr>
            <w:rtl w:val="0"/>
          </w:rPr>
          <w:t xml:space="preserve">Li et al., 2015</w:t>
        </w:r>
      </w:hyperlink>
      <w:commentRangeEnd w:id="258"/>
      <w:r w:rsidDel="00000000" w:rsidR="00000000" w:rsidRPr="00000000">
        <w:commentReference w:id="258"/>
      </w:r>
      <w:hyperlink r:id="rId55">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declined forest cover fraction</w:t>
      </w:r>
      <w:r w:rsidDel="00000000" w:rsidR="00000000" w:rsidRPr="00000000">
        <w:rPr>
          <w:rtl w:val="0"/>
        </w:rPr>
        <w:t xml:space="preserve"> </w:t>
      </w:r>
      <w:hyperlink r:id="rId56">
        <w:r w:rsidDel="00000000" w:rsidR="00000000" w:rsidRPr="00000000">
          <w:rPr>
            <w:rtl w:val="0"/>
          </w:rPr>
          <w:t xml:space="preserve">(</w:t>
        </w:r>
      </w:hyperlink>
      <w:commentRangeStart w:id="259"/>
      <w:hyperlink r:id="rId57">
        <w:r w:rsidDel="00000000" w:rsidR="00000000" w:rsidRPr="00000000">
          <w:rPr>
            <w:rtl w:val="0"/>
          </w:rPr>
          <w:t xml:space="preserve">Alkama &amp; Cescatti, 2016</w:t>
        </w:r>
      </w:hyperlink>
      <w:commentRangeEnd w:id="259"/>
      <w:r w:rsidDel="00000000" w:rsidR="00000000" w:rsidRPr="00000000">
        <w:commentReference w:id="259"/>
      </w:r>
      <w:hyperlink r:id="rId58">
        <w:r w:rsidDel="00000000" w:rsidR="00000000" w:rsidRPr="00000000">
          <w:rPr>
            <w:rtl w:val="0"/>
          </w:rPr>
          <w:t xml:space="preserve">)</w:t>
        </w:r>
      </w:hyperlink>
      <w:r w:rsidDel="00000000" w:rsidR="00000000" w:rsidRPr="00000000">
        <w:rPr>
          <w:rtl w:val="0"/>
        </w:rPr>
        <w:t xml:space="preserve">. Interestingly, forest gain and loss may have asymmetric effects on land surface temperature </w:t>
      </w:r>
      <w:hyperlink r:id="rId59">
        <w:r w:rsidDel="00000000" w:rsidR="00000000" w:rsidRPr="00000000">
          <w:rPr>
            <w:rtl w:val="0"/>
          </w:rPr>
          <w:t xml:space="preserve">(</w:t>
        </w:r>
      </w:hyperlink>
      <w:commentRangeStart w:id="260"/>
      <w:hyperlink r:id="rId60">
        <w:r w:rsidDel="00000000" w:rsidR="00000000" w:rsidRPr="00000000">
          <w:rPr>
            <w:rtl w:val="0"/>
          </w:rPr>
          <w:t xml:space="preserve">Su et al., 2023</w:t>
        </w:r>
      </w:hyperlink>
      <w:commentRangeEnd w:id="260"/>
      <w:r w:rsidDel="00000000" w:rsidR="00000000" w:rsidRPr="00000000">
        <w:commentReference w:id="260"/>
      </w:r>
      <w:hyperlink r:id="rId61">
        <w:r w:rsidDel="00000000" w:rsidR="00000000" w:rsidRPr="00000000">
          <w:rPr>
            <w:rtl w:val="0"/>
          </w:rPr>
          <w:t xml:space="preserve">; </w:t>
        </w:r>
      </w:hyperlink>
      <w:commentRangeStart w:id="261"/>
      <w:hyperlink r:id="rId62">
        <w:r w:rsidDel="00000000" w:rsidR="00000000" w:rsidRPr="00000000">
          <w:rPr>
            <w:rtl w:val="0"/>
          </w:rPr>
          <w:t xml:space="preserve">Zhang et al., 2024</w:t>
        </w:r>
      </w:hyperlink>
      <w:commentRangeEnd w:id="261"/>
      <w:r w:rsidDel="00000000" w:rsidR="00000000" w:rsidRPr="00000000">
        <w:commentReference w:id="261"/>
      </w:r>
      <w:hyperlink r:id="rId63">
        <w:r w:rsidDel="00000000" w:rsidR="00000000" w:rsidRPr="00000000">
          <w:rPr>
            <w:rtl w:val="0"/>
          </w:rPr>
          <w:t xml:space="preserve">)</w:t>
        </w:r>
      </w:hyperlink>
      <w:r w:rsidDel="00000000" w:rsidR="00000000" w:rsidRPr="00000000">
        <w:rPr>
          <w:rtl w:val="0"/>
        </w:rPr>
        <w:t xml:space="preserve">. Higher temperatures can subsequently increase tree respiration, which may reduce net primary productivity (NPP) and change how tropical forests cycle carbon </w:t>
      </w:r>
      <w:hyperlink r:id="rId64">
        <w:r w:rsidDel="00000000" w:rsidR="00000000" w:rsidRPr="00000000">
          <w:rPr>
            <w:rtl w:val="0"/>
          </w:rPr>
          <w:t xml:space="preserve">(</w:t>
        </w:r>
      </w:hyperlink>
      <w:commentRangeStart w:id="262"/>
      <w:hyperlink r:id="rId65">
        <w:r w:rsidDel="00000000" w:rsidR="00000000" w:rsidRPr="00000000">
          <w:rPr>
            <w:rtl w:val="0"/>
          </w:rPr>
          <w:t xml:space="preserve">Choury et al., 2022</w:t>
        </w:r>
      </w:hyperlink>
      <w:commentRangeEnd w:id="262"/>
      <w:r w:rsidDel="00000000" w:rsidR="00000000" w:rsidRPr="00000000">
        <w:commentReference w:id="262"/>
      </w:r>
      <w:hyperlink r:id="rId66">
        <w:r w:rsidDel="00000000" w:rsidR="00000000" w:rsidRPr="00000000">
          <w:rPr>
            <w:rtl w:val="0"/>
          </w:rPr>
          <w:t xml:space="preserve">; </w:t>
        </w:r>
      </w:hyperlink>
      <w:commentRangeStart w:id="263"/>
      <w:hyperlink r:id="rId67">
        <w:r w:rsidDel="00000000" w:rsidR="00000000" w:rsidRPr="00000000">
          <w:rPr>
            <w:rtl w:val="0"/>
          </w:rPr>
          <w:t xml:space="preserve">Das et al., 2023</w:t>
        </w:r>
      </w:hyperlink>
      <w:commentRangeEnd w:id="263"/>
      <w:r w:rsidDel="00000000" w:rsidR="00000000" w:rsidRPr="00000000">
        <w:commentReference w:id="263"/>
      </w:r>
      <w:hyperlink r:id="rId68">
        <w:r w:rsidDel="00000000" w:rsidR="00000000" w:rsidRPr="00000000">
          <w:rPr>
            <w:rtl w:val="0"/>
          </w:rPr>
          <w:t xml:space="preserve">; </w:t>
        </w:r>
      </w:hyperlink>
      <w:commentRangeStart w:id="264"/>
      <w:hyperlink r:id="rId69">
        <w:r w:rsidDel="00000000" w:rsidR="00000000" w:rsidRPr="00000000">
          <w:rPr>
            <w:rtl w:val="0"/>
          </w:rPr>
          <w:t xml:space="preserve">Liu et al., 2017</w:t>
        </w:r>
      </w:hyperlink>
      <w:commentRangeEnd w:id="264"/>
      <w:r w:rsidDel="00000000" w:rsidR="00000000" w:rsidRPr="00000000">
        <w:commentReference w:id="264"/>
      </w:r>
      <w:hyperlink r:id="rId70">
        <w:r w:rsidDel="00000000" w:rsidR="00000000" w:rsidRPr="00000000">
          <w:rPr>
            <w:rtl w:val="0"/>
          </w:rPr>
          <w:t xml:space="preserve">; </w:t>
        </w:r>
      </w:hyperlink>
      <w:commentRangeStart w:id="265"/>
      <w:hyperlink r:id="rId71">
        <w:r w:rsidDel="00000000" w:rsidR="00000000" w:rsidRPr="00000000">
          <w:rPr>
            <w:rtl w:val="0"/>
          </w:rPr>
          <w:t xml:space="preserve">Lloyd et al., 2023</w:t>
        </w:r>
      </w:hyperlink>
      <w:commentRangeEnd w:id="265"/>
      <w:r w:rsidDel="00000000" w:rsidR="00000000" w:rsidRPr="00000000">
        <w:commentReference w:id="265"/>
      </w:r>
      <w:hyperlink r:id="rId72">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7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74">
        <w:r w:rsidDel="00000000" w:rsidR="00000000" w:rsidRPr="00000000">
          <w:rPr>
            <w:color w:val="1155cc"/>
            <w:u w:val="single"/>
            <w:rtl w:val="0"/>
          </w:rPr>
          <w:t xml:space="preserve">Costa et al., 2003</w:t>
        </w:r>
      </w:hyperlink>
      <w:r w:rsidDel="00000000" w:rsidR="00000000" w:rsidRPr="00000000">
        <w:rPr>
          <w:rtl w:val="0"/>
        </w:rPr>
        <w:t xml:space="preserve">, </w:t>
      </w:r>
      <w:hyperlink r:id="rId75">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w:t>
      </w:r>
    </w:p>
    <w:p w:rsidR="00000000" w:rsidDel="00000000" w:rsidP="00000000" w:rsidRDefault="00000000" w:rsidRPr="00000000" w14:paraId="0000014F">
      <w:pPr>
        <w:spacing w:after="240" w:before="240" w:line="276" w:lineRule="auto"/>
        <w:ind w:left="0" w:firstLine="0"/>
        <w:rPr/>
      </w:pPr>
      <w:r w:rsidDel="00000000" w:rsidR="00000000" w:rsidRPr="00000000">
        <w:rPr>
          <w:rtl w:val="0"/>
        </w:rPr>
        <w:t xml:space="preserve">Tropical rainfall magnitude and patterns are also tightly linked to LCLUC activities (</w:t>
      </w:r>
      <w:hyperlink r:id="rId76">
        <w:r w:rsidDel="00000000" w:rsidR="00000000" w:rsidRPr="00000000">
          <w:rPr>
            <w:color w:val="1155cc"/>
            <w:u w:val="single"/>
            <w:rtl w:val="0"/>
          </w:rPr>
          <w:t xml:space="preserve">Xu et al., 2022</w:t>
        </w:r>
      </w:hyperlink>
      <w:r w:rsidDel="00000000" w:rsidR="00000000" w:rsidRPr="00000000">
        <w:rPr>
          <w:rtl w:val="0"/>
        </w:rPr>
        <w:t xml:space="preserve">, </w:t>
      </w:r>
      <w:hyperlink r:id="rId77">
        <w:r w:rsidDel="00000000" w:rsidR="00000000" w:rsidRPr="00000000">
          <w:rPr>
            <w:color w:val="1155cc"/>
            <w:u w:val="single"/>
            <w:rtl w:val="0"/>
          </w:rPr>
          <w:t xml:space="preserve">Bell et al., 2015</w:t>
        </w:r>
      </w:hyperlink>
      <w:r w:rsidDel="00000000" w:rsidR="00000000" w:rsidRPr="00000000">
        <w:rPr>
          <w:rtl w:val="0"/>
        </w:rPr>
        <w:t xml:space="preserve">, </w:t>
      </w:r>
      <w:hyperlink r:id="rId78">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79">
        <w:r w:rsidDel="00000000" w:rsidR="00000000" w:rsidRPr="00000000">
          <w:rPr>
            <w:rtl w:val="0"/>
          </w:rPr>
          <w:t xml:space="preserve">(</w:t>
        </w:r>
      </w:hyperlink>
      <w:commentRangeStart w:id="266"/>
      <w:hyperlink r:id="rId80">
        <w:r w:rsidDel="00000000" w:rsidR="00000000" w:rsidRPr="00000000">
          <w:rPr>
            <w:rtl w:val="0"/>
          </w:rPr>
          <w:t xml:space="preserve">Khanna et al., 2017</w:t>
        </w:r>
      </w:hyperlink>
      <w:commentRangeEnd w:id="266"/>
      <w:r w:rsidDel="00000000" w:rsidR="00000000" w:rsidRPr="00000000">
        <w:commentReference w:id="266"/>
      </w:r>
      <w:r w:rsidDel="00000000" w:rsidR="00000000" w:rsidRPr="00000000">
        <w:rPr>
          <w:rtl w:val="0"/>
        </w:rPr>
        <w:t xml:space="preserve">; </w:t>
      </w:r>
      <w:commentRangeStart w:id="267"/>
      <w:hyperlink r:id="rId81">
        <w:r w:rsidDel="00000000" w:rsidR="00000000" w:rsidRPr="00000000">
          <w:rPr>
            <w:rtl w:val="0"/>
          </w:rPr>
          <w:t xml:space="preserve">Lawrence &amp; Vandecar, 2014</w:t>
        </w:r>
      </w:hyperlink>
      <w:commentRangeEnd w:id="267"/>
      <w:r w:rsidDel="00000000" w:rsidR="00000000" w:rsidRPr="00000000">
        <w:commentReference w:id="267"/>
      </w:r>
      <w:hyperlink r:id="rId82">
        <w:r w:rsidDel="00000000" w:rsidR="00000000" w:rsidRPr="00000000">
          <w:rPr>
            <w:rtl w:val="0"/>
          </w:rPr>
          <w:t xml:space="preserve">; </w:t>
        </w:r>
      </w:hyperlink>
      <w:commentRangeStart w:id="268"/>
      <w:hyperlink r:id="rId83">
        <w:r w:rsidDel="00000000" w:rsidR="00000000" w:rsidRPr="00000000">
          <w:rPr>
            <w:rtl w:val="0"/>
          </w:rPr>
          <w:t xml:space="preserve">Leite-Filho et al., 2021</w:t>
        </w:r>
      </w:hyperlink>
      <w:commentRangeEnd w:id="268"/>
      <w:r w:rsidDel="00000000" w:rsidR="00000000" w:rsidRPr="00000000">
        <w:commentReference w:id="268"/>
      </w:r>
      <w:hyperlink r:id="rId84">
        <w:r w:rsidDel="00000000" w:rsidR="00000000" w:rsidRPr="00000000">
          <w:rPr>
            <w:rtl w:val="0"/>
          </w:rPr>
          <w:t xml:space="preserve">; </w:t>
        </w:r>
      </w:hyperlink>
      <w:commentRangeStart w:id="269"/>
      <w:hyperlink r:id="rId85">
        <w:r w:rsidDel="00000000" w:rsidR="00000000" w:rsidRPr="00000000">
          <w:rPr>
            <w:rtl w:val="0"/>
          </w:rPr>
          <w:t xml:space="preserve">Smith et al., 2023</w:t>
        </w:r>
      </w:hyperlink>
      <w:commentRangeEnd w:id="269"/>
      <w:r w:rsidDel="00000000" w:rsidR="00000000" w:rsidRPr="00000000">
        <w:commentReference w:id="269"/>
      </w:r>
      <w:hyperlink r:id="rId86">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87">
        <w:r w:rsidDel="00000000" w:rsidR="00000000" w:rsidRPr="00000000">
          <w:rPr>
            <w:rtl w:val="0"/>
          </w:rPr>
          <w:t xml:space="preserve">(</w:t>
        </w:r>
      </w:hyperlink>
      <w:commentRangeStart w:id="270"/>
      <w:hyperlink r:id="rId88">
        <w:r w:rsidDel="00000000" w:rsidR="00000000" w:rsidRPr="00000000">
          <w:rPr>
            <w:rtl w:val="0"/>
          </w:rPr>
          <w:t xml:space="preserve">Mahmood et al., 2014</w:t>
        </w:r>
      </w:hyperlink>
      <w:commentRangeEnd w:id="270"/>
      <w:r w:rsidDel="00000000" w:rsidR="00000000" w:rsidRPr="00000000">
        <w:commentReference w:id="270"/>
      </w:r>
      <w:hyperlink r:id="rId89">
        <w:r w:rsidDel="00000000" w:rsidR="00000000" w:rsidRPr="00000000">
          <w:rPr>
            <w:rtl w:val="0"/>
          </w:rPr>
          <w:t xml:space="preserve">; </w:t>
        </w:r>
      </w:hyperlink>
      <w:commentRangeStart w:id="271"/>
      <w:hyperlink r:id="rId90">
        <w:r w:rsidDel="00000000" w:rsidR="00000000" w:rsidRPr="00000000">
          <w:rPr>
            <w:rtl w:val="0"/>
          </w:rPr>
          <w:t xml:space="preserve">Snyder, 2010</w:t>
        </w:r>
      </w:hyperlink>
      <w:commentRangeEnd w:id="271"/>
      <w:r w:rsidDel="00000000" w:rsidR="00000000" w:rsidRPr="00000000">
        <w:commentReference w:id="271"/>
      </w:r>
      <w:hyperlink r:id="rId91">
        <w:r w:rsidDel="00000000" w:rsidR="00000000" w:rsidRPr="00000000">
          <w:rPr>
            <w:rtl w:val="0"/>
          </w:rPr>
          <w:t xml:space="preserve">)</w:t>
        </w:r>
      </w:hyperlink>
      <w:r w:rsidDel="00000000" w:rsidR="00000000" w:rsidRPr="00000000">
        <w:rPr>
          <w:rtl w:val="0"/>
        </w:rPr>
        <w:t xml:space="preserve"> and cross-continental nutrient cycles </w:t>
      </w:r>
      <w:hyperlink r:id="rId92">
        <w:r w:rsidDel="00000000" w:rsidR="00000000" w:rsidRPr="00000000">
          <w:rPr>
            <w:rtl w:val="0"/>
          </w:rPr>
          <w:t xml:space="preserve">(</w:t>
        </w:r>
      </w:hyperlink>
      <w:commentRangeStart w:id="272"/>
      <w:hyperlink r:id="rId93">
        <w:r w:rsidDel="00000000" w:rsidR="00000000" w:rsidRPr="00000000">
          <w:rPr>
            <w:rtl w:val="0"/>
          </w:rPr>
          <w:t xml:space="preserve">Li et al., 2021</w:t>
        </w:r>
      </w:hyperlink>
      <w:commentRangeEnd w:id="272"/>
      <w:r w:rsidDel="00000000" w:rsidR="00000000" w:rsidRPr="00000000">
        <w:commentReference w:id="272"/>
      </w:r>
      <w:hyperlink r:id="rId94">
        <w:r w:rsidDel="00000000" w:rsidR="00000000" w:rsidRPr="00000000">
          <w:rPr>
            <w:rtl w:val="0"/>
          </w:rPr>
          <w:t xml:space="preserve">,</w:t>
        </w:r>
      </w:hyperlink>
      <w:r w:rsidDel="00000000" w:rsidR="00000000" w:rsidRPr="00000000">
        <w:rPr>
          <w:rtl w:val="0"/>
        </w:rPr>
        <w:t xml:space="preserve"> </w:t>
      </w:r>
      <w:hyperlink r:id="rId95">
        <w:r w:rsidDel="00000000" w:rsidR="00000000" w:rsidRPr="00000000">
          <w:rPr>
            <w:color w:val="1155cc"/>
            <w:u w:val="single"/>
            <w:rtl w:val="0"/>
          </w:rPr>
          <w:t xml:space="preserve">Barkley et al., 2019</w:t>
        </w:r>
      </w:hyperlink>
      <w:hyperlink r:id="rId96">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97">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98">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ins w:author="Liane S. Guild" w:id="32" w:date="2024-09-13T22:16:23Z">
        <w:r w:rsidDel="00000000" w:rsidR="00000000" w:rsidRPr="00000000">
          <w:rPr>
            <w:rtl w:val="0"/>
          </w:rPr>
          <w:t xml:space="preserve"> </w:t>
        </w:r>
      </w:ins>
      <w:r w:rsidDel="00000000" w:rsidR="00000000" w:rsidRPr="00000000">
        <w:rPr>
          <w:rtl w:val="0"/>
        </w:rPr>
        <w:t xml:space="preserve">(</w:t>
      </w:r>
      <w:hyperlink r:id="rId99">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00">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50">
      <w:pPr>
        <w:spacing w:after="240" w:before="240" w:line="276" w:lineRule="auto"/>
        <w:rPr/>
      </w:pPr>
      <w:r w:rsidDel="00000000" w:rsidR="00000000" w:rsidRPr="00000000">
        <w:rPr>
          <w:rtl w:val="0"/>
        </w:rPr>
        <w:t xml:space="preserve">Tropical climate systems are also changing in other important ways. C</w:t>
      </w:r>
      <w:r w:rsidDel="00000000" w:rsidR="00000000" w:rsidRPr="00000000">
        <w:rPr>
          <w:rtl w:val="0"/>
        </w:rPr>
        <w:t xml:space="preserve">hanges in sea surface temperature (SST) patterns can alter cross-equatorial (</w:t>
      </w:r>
      <w:hyperlink r:id="rId101">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2">
        <w:r w:rsidDel="00000000" w:rsidR="00000000" w:rsidRPr="00000000">
          <w:rPr>
            <w:color w:val="1155cc"/>
            <w:u w:val="single"/>
            <w:rtl w:val="0"/>
          </w:rPr>
          <w:t xml:space="preserve">Zhou et al., 2019</w:t>
        </w:r>
      </w:hyperlink>
      <w:r w:rsidDel="00000000" w:rsidR="00000000" w:rsidRPr="00000000">
        <w:rPr>
          <w:rtl w:val="0"/>
        </w:rPr>
        <w:t xml:space="preserve">). This affects tropical precipitation and moisture patterns via changes to the intertropical convergence zone (ITCZ; </w:t>
      </w:r>
      <w:hyperlink r:id="rId103">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4">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5">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06">
        <w:r w:rsidDel="00000000" w:rsidR="00000000" w:rsidRPr="00000000">
          <w:rPr>
            <w:color w:val="1155cc"/>
            <w:u w:val="single"/>
            <w:rtl w:val="0"/>
          </w:rPr>
          <w:t xml:space="preserve">Cook and Vizy 2019</w:t>
        </w:r>
      </w:hyperlink>
      <w:r w:rsidDel="00000000" w:rsidR="00000000" w:rsidRPr="00000000">
        <w:rPr>
          <w:rtl w:val="0"/>
        </w:rPr>
        <w:t xml:space="preserve">, </w:t>
      </w:r>
      <w:hyperlink r:id="rId107">
        <w:r w:rsidDel="00000000" w:rsidR="00000000" w:rsidRPr="00000000">
          <w:rPr>
            <w:color w:val="1155cc"/>
            <w:u w:val="single"/>
            <w:rtl w:val="0"/>
          </w:rPr>
          <w:t xml:space="preserve">Creese et al., 2019</w:t>
        </w:r>
      </w:hyperlink>
      <w:r w:rsidDel="00000000" w:rsidR="00000000" w:rsidRPr="00000000">
        <w:rPr>
          <w:rtl w:val="0"/>
        </w:rPr>
        <w:t xml:space="preserve">, </w:t>
      </w:r>
      <w:hyperlink r:id="rId108">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also alter tropical convection and induce climate variability (</w:t>
      </w:r>
      <w:hyperlink r:id="rId109">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10">
        <w:r w:rsidDel="00000000" w:rsidR="00000000" w:rsidRPr="00000000">
          <w:rPr>
            <w:color w:val="1155cc"/>
            <w:u w:val="single"/>
            <w:rtl w:val="0"/>
          </w:rPr>
          <w:t xml:space="preserve">Dias et al., 2017</w:t>
        </w:r>
      </w:hyperlink>
      <w:r w:rsidDel="00000000" w:rsidR="00000000" w:rsidRPr="00000000">
        <w:rPr>
          <w:rtl w:val="0"/>
        </w:rPr>
        <w:t xml:space="preserve">, </w:t>
      </w:r>
      <w:commentRangeStart w:id="273"/>
      <w:r w:rsidDel="00000000" w:rsidR="00000000" w:rsidRPr="00000000">
        <w:rPr>
          <w:rtl w:val="0"/>
        </w:rPr>
        <w:t xml:space="preserve">Gu and Adler, 2018</w:t>
      </w:r>
      <w:commentRangeEnd w:id="273"/>
      <w:r w:rsidDel="00000000" w:rsidR="00000000" w:rsidRPr="00000000">
        <w:commentReference w:id="273"/>
      </w:r>
      <w:r w:rsidDel="00000000" w:rsidR="00000000" w:rsidRPr="00000000">
        <w:rPr>
          <w:rtl w:val="0"/>
        </w:rPr>
        <w:t xml:space="preserve">). As a result, tropical forests can experience significant changes in their water cycle over a variety of time scales, including droughts (</w:t>
      </w:r>
      <w:commentRangeStart w:id="274"/>
      <w:r w:rsidDel="00000000" w:rsidR="00000000" w:rsidRPr="00000000">
        <w:rPr>
          <w:rtl w:val="0"/>
        </w:rPr>
        <w:t xml:space="preserve">Marengo et al., 2016</w:t>
      </w:r>
      <w:commentRangeEnd w:id="274"/>
      <w:r w:rsidDel="00000000" w:rsidR="00000000" w:rsidRPr="00000000">
        <w:commentReference w:id="274"/>
      </w:r>
      <w:r w:rsidDel="00000000" w:rsidR="00000000" w:rsidRPr="00000000">
        <w:rPr>
          <w:rtl w:val="0"/>
        </w:rPr>
        <w:t xml:space="preserve">, </w:t>
      </w:r>
      <w:hyperlink r:id="rId111">
        <w:r w:rsidDel="00000000" w:rsidR="00000000" w:rsidRPr="00000000">
          <w:rPr>
            <w:color w:val="1155cc"/>
            <w:u w:val="single"/>
            <w:rtl w:val="0"/>
          </w:rPr>
          <w:t xml:space="preserve">Ndehedehe et al., 2018</w:t>
        </w:r>
      </w:hyperlink>
      <w:r w:rsidDel="00000000" w:rsidR="00000000" w:rsidRPr="00000000">
        <w:rPr>
          <w:rtl w:val="0"/>
        </w:rPr>
        <w:t xml:space="preserve">, </w:t>
      </w:r>
      <w:commentRangeStart w:id="275"/>
      <w:r w:rsidDel="00000000" w:rsidR="00000000" w:rsidRPr="00000000">
        <w:rPr>
          <w:rtl w:val="0"/>
        </w:rPr>
        <w:t xml:space="preserve">Jiménez-Muñoz et al., 2016</w:t>
      </w:r>
      <w:commentRangeEnd w:id="275"/>
      <w:r w:rsidDel="00000000" w:rsidR="00000000" w:rsidRPr="00000000">
        <w:commentReference w:id="275"/>
      </w:r>
      <w:r w:rsidDel="00000000" w:rsidR="00000000" w:rsidRPr="00000000">
        <w:rPr>
          <w:rtl w:val="0"/>
        </w:rPr>
        <w:t xml:space="preserve">) , increases in dry season lengths and intensity (</w:t>
      </w:r>
      <w:hyperlink r:id="rId112">
        <w:r w:rsidDel="00000000" w:rsidR="00000000" w:rsidRPr="00000000">
          <w:rPr>
            <w:color w:val="1155cc"/>
            <w:u w:val="single"/>
            <w:rtl w:val="0"/>
          </w:rPr>
          <w:t xml:space="preserve">Jiang et al., 2019</w:t>
        </w:r>
      </w:hyperlink>
      <w:r w:rsidDel="00000000" w:rsidR="00000000" w:rsidRPr="00000000">
        <w:rPr>
          <w:rtl w:val="0"/>
        </w:rPr>
        <w:t xml:space="preserve">, </w:t>
      </w:r>
      <w:hyperlink r:id="rId113">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76"/>
      <w:r w:rsidDel="00000000" w:rsidR="00000000" w:rsidRPr="00000000">
        <w:rPr>
          <w:rtl w:val="0"/>
        </w:rPr>
        <w:t xml:space="preserve">Yin et al., 2014</w:t>
      </w:r>
      <w:commentRangeEnd w:id="276"/>
      <w:r w:rsidDel="00000000" w:rsidR="00000000" w:rsidRPr="00000000">
        <w:commentReference w:id="276"/>
      </w:r>
      <w:r w:rsidDel="00000000" w:rsidR="00000000" w:rsidRPr="00000000">
        <w:rPr>
          <w:rtl w:val="0"/>
        </w:rPr>
        <w:t xml:space="preserve">), decadal-scale declines in rainfall (</w:t>
      </w:r>
      <w:hyperlink r:id="rId114">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and cyclonic storms (</w:t>
      </w:r>
      <w:commentRangeStart w:id="277"/>
      <w:r w:rsidDel="00000000" w:rsidR="00000000" w:rsidRPr="00000000">
        <w:rPr>
          <w:rtl w:val="0"/>
        </w:rPr>
        <w:t xml:space="preserve">Taylor et al., 2018</w:t>
      </w:r>
      <w:commentRangeEnd w:id="277"/>
      <w:r w:rsidDel="00000000" w:rsidR="00000000" w:rsidRPr="00000000">
        <w:commentReference w:id="277"/>
      </w:r>
      <w:r w:rsidDel="00000000" w:rsidR="00000000" w:rsidRPr="00000000">
        <w:rPr>
          <w:rtl w:val="0"/>
        </w:rPr>
        <w:t xml:space="preserve">, </w:t>
      </w:r>
      <w:hyperlink r:id="rId115">
        <w:r w:rsidDel="00000000" w:rsidR="00000000" w:rsidRPr="00000000">
          <w:rPr>
            <w:color w:val="1155cc"/>
            <w:u w:val="single"/>
            <w:rtl w:val="0"/>
          </w:rPr>
          <w:t xml:space="preserve">Rehbein and Ambrizzi 2023</w:t>
        </w:r>
      </w:hyperlink>
      <w:r w:rsidDel="00000000" w:rsidR="00000000" w:rsidRPr="00000000">
        <w:rPr>
          <w:rtl w:val="0"/>
        </w:rPr>
        <w:t xml:space="preserve">, </w:t>
      </w:r>
      <w:commentRangeStart w:id="278"/>
      <w:r w:rsidDel="00000000" w:rsidR="00000000" w:rsidRPr="00000000">
        <w:rPr>
          <w:rtl w:val="0"/>
        </w:rPr>
        <w:t xml:space="preserve">Balaguru et al., 2018</w:t>
      </w:r>
      <w:commentRangeEnd w:id="278"/>
      <w:r w:rsidDel="00000000" w:rsidR="00000000" w:rsidRPr="00000000">
        <w:commentReference w:id="278"/>
      </w:r>
      <w:r w:rsidDel="00000000" w:rsidR="00000000" w:rsidRPr="00000000">
        <w:rPr>
          <w:rtl w:val="0"/>
        </w:rPr>
        <w:t xml:space="preserve">). This can alter </w:t>
      </w:r>
      <w:r w:rsidDel="00000000" w:rsidR="00000000" w:rsidRPr="00000000">
        <w:rPr>
          <w:rtl w:val="0"/>
        </w:rPr>
        <w:t xml:space="preserve">ecosystem structure and function in many ways, including higher tree mortality rates, loss of canopy cover, and subsequent changes in species composition and ecosystem processes  </w:t>
      </w:r>
      <w:hyperlink r:id="rId116">
        <w:r w:rsidDel="00000000" w:rsidR="00000000" w:rsidRPr="00000000">
          <w:rPr>
            <w:color w:val="1155cc"/>
            <w:u w:val="single"/>
            <w:rtl w:val="0"/>
          </w:rPr>
          <w:t xml:space="preserve">(</w:t>
        </w:r>
      </w:hyperlink>
      <w:commentRangeStart w:id="279"/>
      <w:hyperlink r:id="rId117">
        <w:r w:rsidDel="00000000" w:rsidR="00000000" w:rsidRPr="00000000">
          <w:rPr>
            <w:color w:val="1155cc"/>
            <w:u w:val="single"/>
            <w:rtl w:val="0"/>
          </w:rPr>
          <w:t xml:space="preserve">Uriarte et al. 2019,</w:t>
        </w:r>
      </w:hyperlink>
      <w:commentRangeEnd w:id="279"/>
      <w:r w:rsidDel="00000000" w:rsidR="00000000" w:rsidRPr="00000000">
        <w:commentReference w:id="279"/>
      </w:r>
      <w:hyperlink r:id="rId118">
        <w:r w:rsidDel="00000000" w:rsidR="00000000" w:rsidRPr="00000000">
          <w:rPr>
            <w:color w:val="1155cc"/>
            <w:u w:val="single"/>
            <w:rtl w:val="0"/>
          </w:rPr>
          <w:t xml:space="preserve"> Liu et al., 2017).</w:t>
        </w:r>
      </w:hyperlink>
      <w:r w:rsidDel="00000000" w:rsidR="00000000" w:rsidRPr="00000000">
        <w:rPr>
          <w:rtl w:val="0"/>
        </w:rPr>
        <w:t xml:space="preserve"> However, tropical forests are showing different responses to changes in their water cycle. For example, Central African tropical forests appear less responsive to drought conditions compared to the Amazon rainforests (</w:t>
      </w:r>
      <w:hyperlink r:id="rId119">
        <w:r w:rsidDel="00000000" w:rsidR="00000000" w:rsidRPr="00000000">
          <w:rPr>
            <w:color w:val="1155cc"/>
            <w:u w:val="single"/>
            <w:rtl w:val="0"/>
          </w:rPr>
          <w:t xml:space="preserve">Tao et al., 2022</w:t>
        </w:r>
      </w:hyperlink>
      <w:r w:rsidDel="00000000" w:rsidR="00000000" w:rsidRPr="00000000">
        <w:rPr>
          <w:rtl w:val="0"/>
        </w:rPr>
        <w:t xml:space="preserve">, </w:t>
      </w:r>
      <w:hyperlink r:id="rId120">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21">
        <w:r w:rsidDel="00000000" w:rsidR="00000000" w:rsidRPr="00000000">
          <w:rPr>
            <w:color w:val="1155cc"/>
            <w:u w:val="single"/>
            <w:rtl w:val="0"/>
          </w:rPr>
          <w:t xml:space="preserve">Saatchi et al., 2012</w:t>
        </w:r>
      </w:hyperlink>
      <w:r w:rsidDel="00000000" w:rsidR="00000000" w:rsidRPr="00000000">
        <w:rPr>
          <w:rtl w:val="0"/>
        </w:rPr>
        <w:t xml:space="preserve">, </w:t>
      </w:r>
      <w:hyperlink r:id="rId122">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3">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51">
      <w:pPr>
        <w:spacing w:after="240" w:before="240" w:lineRule="auto"/>
        <w:rPr/>
      </w:pPr>
      <w:r w:rsidDel="00000000" w:rsidR="00000000" w:rsidRPr="00000000">
        <w:rPr>
          <w:rtl w:val="0"/>
        </w:rPr>
        <w:t xml:space="preserve">Due to climate change and projected increases in the intensity and frequency of extreme events, vegetation temperature and water thresholds are being tested (</w:t>
      </w:r>
      <w:hyperlink r:id="rId124">
        <w:r w:rsidDel="00000000" w:rsidR="00000000" w:rsidRPr="00000000">
          <w:rPr>
            <w:color w:val="1155cc"/>
            <w:u w:val="single"/>
            <w:rtl w:val="0"/>
          </w:rPr>
          <w:t xml:space="preserve">Esquivel-Muelbert et al., 2019</w:t>
        </w:r>
      </w:hyperlink>
      <w:r w:rsidDel="00000000" w:rsidR="00000000" w:rsidRPr="00000000">
        <w:rPr>
          <w:rtl w:val="0"/>
        </w:rPr>
        <w:t xml:space="preserve">). </w:t>
      </w:r>
      <w:r w:rsidDel="00000000" w:rsidR="00000000" w:rsidRPr="00000000">
        <w:rPr>
          <w:rtl w:val="0"/>
        </w:rPr>
        <w:t xml:space="preserve">Reductions in moisture recycling can exacerbate drying in both local and nonlocal regions (</w:t>
      </w:r>
      <w:commentRangeStart w:id="280"/>
      <w:r w:rsidDel="00000000" w:rsidR="00000000" w:rsidRPr="00000000">
        <w:rPr>
          <w:rtl w:val="0"/>
        </w:rPr>
        <w:t xml:space="preserve">Zemp et al., 2017</w:t>
      </w:r>
      <w:commentRangeEnd w:id="280"/>
      <w:r w:rsidDel="00000000" w:rsidR="00000000" w:rsidRPr="00000000">
        <w:commentReference w:id="280"/>
      </w:r>
      <w:r w:rsidDel="00000000" w:rsidR="00000000" w:rsidRPr="00000000">
        <w:rPr>
          <w:rtl w:val="0"/>
        </w:rPr>
        <w:t xml:space="preserve">), and delay the rainy season onsets (</w:t>
      </w:r>
      <w:ins w:author="Robinson Negron-Juarez" w:id="33" w:date="2024-09-18T05:03:38Z">
        <w:commentRangeStart w:id="281"/>
        <w:r w:rsidDel="00000000" w:rsidR="00000000" w:rsidRPr="00000000">
          <w:rPr>
            <w:rtl w:val="0"/>
          </w:rPr>
          <w:t xml:space="preserve">Marengo et al. 2011</w:t>
        </w:r>
        <w:commentRangeEnd w:id="281"/>
        <w:r w:rsidDel="00000000" w:rsidR="00000000" w:rsidRPr="00000000">
          <w:commentReference w:id="281"/>
        </w:r>
        <w:r w:rsidDel="00000000" w:rsidR="00000000" w:rsidRPr="00000000">
          <w:rPr>
            <w:rtl w:val="0"/>
          </w:rPr>
          <w:t xml:space="preserve">, </w:t>
        </w:r>
      </w:ins>
      <w:hyperlink r:id="rId125">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82"/>
      <w:r w:rsidDel="00000000" w:rsidR="00000000" w:rsidRPr="00000000">
        <w:rPr>
          <w:rtl w:val="0"/>
        </w:rPr>
        <w:t xml:space="preserve">Flores et al., 2024</w:t>
      </w:r>
      <w:commentRangeEnd w:id="282"/>
      <w:r w:rsidDel="00000000" w:rsidR="00000000" w:rsidRPr="00000000">
        <w:commentReference w:id="282"/>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CO2, may alter vegetation response </w:t>
      </w:r>
      <w:hyperlink r:id="rId126">
        <w:r w:rsidDel="00000000" w:rsidR="00000000" w:rsidRPr="00000000">
          <w:rPr>
            <w:color w:val="1155cc"/>
            <w:u w:val="single"/>
            <w:rtl w:val="0"/>
          </w:rPr>
          <w:t xml:space="preserve">(</w:t>
        </w:r>
      </w:hyperlink>
      <w:commentRangeStart w:id="283"/>
      <w:hyperlink r:id="rId127">
        <w:r w:rsidDel="00000000" w:rsidR="00000000" w:rsidRPr="00000000">
          <w:rPr>
            <w:color w:val="1155cc"/>
            <w:u w:val="single"/>
            <w:rtl w:val="0"/>
          </w:rPr>
          <w:t xml:space="preserve">Doughty et al., 2023</w:t>
        </w:r>
      </w:hyperlink>
      <w:commentRangeEnd w:id="283"/>
      <w:r w:rsidDel="00000000" w:rsidR="00000000" w:rsidRPr="00000000">
        <w:commentReference w:id="283"/>
      </w:r>
      <w:hyperlink r:id="rId128">
        <w:r w:rsidDel="00000000" w:rsidR="00000000" w:rsidRPr="00000000">
          <w:rPr>
            <w:color w:val="1155cc"/>
            <w:u w:val="single"/>
            <w:rtl w:val="0"/>
          </w:rPr>
          <w:t xml:space="preserve">,</w:t>
        </w:r>
      </w:hyperlink>
      <w:commentRangeStart w:id="284"/>
      <w:hyperlink r:id="rId129">
        <w:r w:rsidDel="00000000" w:rsidR="00000000" w:rsidRPr="00000000">
          <w:rPr>
            <w:color w:val="1155cc"/>
            <w:u w:val="single"/>
            <w:rtl w:val="0"/>
          </w:rPr>
          <w:t xml:space="preserve"> Smith et al., 2020</w:t>
        </w:r>
      </w:hyperlink>
      <w:commentRangeEnd w:id="284"/>
      <w:r w:rsidDel="00000000" w:rsidR="00000000" w:rsidRPr="00000000">
        <w:commentReference w:id="284"/>
      </w:r>
      <w:r w:rsidDel="00000000" w:rsidR="00000000" w:rsidRPr="00000000">
        <w:rPr>
          <w:rtl w:val="0"/>
        </w:rPr>
        <w:t xml:space="preserve">).</w:t>
      </w:r>
      <w:r w:rsidDel="00000000" w:rsidR="00000000" w:rsidRPr="00000000">
        <w:rPr>
          <w:rtl w:val="0"/>
        </w:rPr>
        <w:t xml:space="preserve"> For example, African forests, particularly those in West Africa, are often exposed to higher temperatures and may be more adapted to heat stress compared to the relatively cooler, more humid regions of Southeast Asia (</w:t>
      </w:r>
      <w:hyperlink r:id="rId130">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w:t>
      </w:r>
      <w:commentRangeStart w:id="285"/>
      <w:r w:rsidDel="00000000" w:rsidR="00000000" w:rsidRPr="00000000">
        <w:rPr>
          <w:rtl w:val="0"/>
        </w:rPr>
        <w:t xml:space="preserve">under extreme conditions</w:t>
      </w:r>
      <w:commentRangeEnd w:id="285"/>
      <w:r w:rsidDel="00000000" w:rsidR="00000000" w:rsidRPr="00000000">
        <w:commentReference w:id="285"/>
      </w:r>
      <w:r w:rsidDel="00000000" w:rsidR="00000000" w:rsidRPr="00000000">
        <w:rPr>
          <w:rtl w:val="0"/>
        </w:rPr>
        <w:t xml:space="preserve">. Overall, exceeding these climate thresholds could lead to subsequent shifts to alternative states, such as savannas, which are less capable of supporting globally important tropical forest ecosystem services </w:t>
      </w:r>
      <w:hyperlink r:id="rId131">
        <w:r w:rsidDel="00000000" w:rsidR="00000000" w:rsidRPr="00000000">
          <w:rPr>
            <w:rtl w:val="0"/>
          </w:rPr>
          <w:t xml:space="preserve">(</w:t>
        </w:r>
      </w:hyperlink>
      <w:commentRangeStart w:id="286"/>
      <w:hyperlink r:id="rId132">
        <w:r w:rsidDel="00000000" w:rsidR="00000000" w:rsidRPr="00000000">
          <w:rPr>
            <w:rtl w:val="0"/>
          </w:rPr>
          <w:t xml:space="preserve">Aguirre-Gutiérrez et al., 2020</w:t>
        </w:r>
      </w:hyperlink>
      <w:commentRangeEnd w:id="286"/>
      <w:r w:rsidDel="00000000" w:rsidR="00000000" w:rsidRPr="00000000">
        <w:commentReference w:id="286"/>
      </w:r>
      <w:hyperlink r:id="rId133">
        <w:r w:rsidDel="00000000" w:rsidR="00000000" w:rsidRPr="00000000">
          <w:rPr>
            <w:rtl w:val="0"/>
          </w:rPr>
          <w:t xml:space="preserve">; Flores et al., 2024; </w:t>
        </w:r>
      </w:hyperlink>
      <w:commentRangeStart w:id="287"/>
      <w:hyperlink r:id="rId134">
        <w:r w:rsidDel="00000000" w:rsidR="00000000" w:rsidRPr="00000000">
          <w:rPr>
            <w:rtl w:val="0"/>
          </w:rPr>
          <w:t xml:space="preserve">Nobre et al., 2016</w:t>
        </w:r>
      </w:hyperlink>
      <w:commentRangeEnd w:id="287"/>
      <w:r w:rsidDel="00000000" w:rsidR="00000000" w:rsidRPr="00000000">
        <w:commentReference w:id="287"/>
      </w:r>
      <w:hyperlink r:id="rId135">
        <w:r w:rsidDel="00000000" w:rsidR="00000000" w:rsidRPr="00000000">
          <w:rPr>
            <w:rtl w:val="0"/>
          </w:rPr>
          <w:t xml:space="preserve">; </w:t>
        </w:r>
      </w:hyperlink>
      <w:commentRangeStart w:id="288"/>
      <w:hyperlink r:id="rId136">
        <w:r w:rsidDel="00000000" w:rsidR="00000000" w:rsidRPr="00000000">
          <w:rPr>
            <w:rtl w:val="0"/>
          </w:rPr>
          <w:t xml:space="preserve">Scheffer et al., 2001</w:t>
        </w:r>
      </w:hyperlink>
      <w:commentRangeEnd w:id="288"/>
      <w:r w:rsidDel="00000000" w:rsidR="00000000" w:rsidRPr="00000000">
        <w:commentReference w:id="288"/>
      </w:r>
      <w:hyperlink r:id="rId13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2">
      <w:pPr>
        <w:pStyle w:val="Heading3"/>
        <w:rPr/>
      </w:pPr>
      <w:bookmarkStart w:colFirst="0" w:colLast="0" w:name="_thgadem9pj58" w:id="14"/>
      <w:bookmarkEnd w:id="14"/>
      <w:commentRangeStart w:id="289"/>
      <w:r w:rsidDel="00000000" w:rsidR="00000000" w:rsidRPr="00000000">
        <w:rPr>
          <w:rtl w:val="0"/>
        </w:rPr>
        <w:t xml:space="preserve">2</w:t>
      </w:r>
      <w:commentRangeEnd w:id="289"/>
      <w:r w:rsidDel="00000000" w:rsidR="00000000" w:rsidRPr="00000000">
        <w:commentReference w:id="289"/>
      </w:r>
      <w:r w:rsidDel="00000000" w:rsidR="00000000" w:rsidRPr="00000000">
        <w:rPr>
          <w:rtl w:val="0"/>
        </w:rPr>
        <w:t xml:space="preserve">.4 </w:t>
      </w:r>
      <w:r w:rsidDel="00000000" w:rsidR="00000000" w:rsidRPr="00000000">
        <w:rPr>
          <w:rtl w:val="0"/>
        </w:rPr>
        <w:t xml:space="preserve">Social</w:t>
      </w:r>
      <w:r w:rsidDel="00000000" w:rsidR="00000000" w:rsidRPr="00000000">
        <w:rPr>
          <w:rtl w:val="0"/>
        </w:rPr>
        <w:t xml:space="preserve">-Ecological Systems</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Tropical forests are important not only for biodiversity, carbon storage, and climate regulation but also for food security, cultural diversity, and the livelihoods of millions of people. Tropical forests are of particular importance to Indigenous Peoples and Local Communities (IPLCs), whose lives and cultures have long shaped and been shaped by forests.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integrates social and ecological data into existing and new models to capture the feedbacks within social-ecological systems under different economic, cultural, environmental, and governance conditions.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Social-ecological systems in the tropics have been shaped by complex interactions between a diversity of actors who differ in their values, capacities, and goals</w:t>
      </w:r>
      <w:commentRangeStart w:id="290"/>
      <w:r w:rsidDel="00000000" w:rsidR="00000000" w:rsidRPr="00000000">
        <w:rPr>
          <w:rtl w:val="0"/>
        </w:rPr>
        <w:t xml:space="preserve"> that influence their relationships with nature</w:t>
      </w:r>
      <w:commentRangeEnd w:id="290"/>
      <w:r w:rsidDel="00000000" w:rsidR="00000000" w:rsidRPr="00000000">
        <w:commentReference w:id="290"/>
      </w:r>
      <w:r w:rsidDel="00000000" w:rsidR="00000000" w:rsidRPr="00000000">
        <w:rPr>
          <w:rtl w:val="0"/>
        </w:rPr>
        <w:t xml:space="preserve"> (</w:t>
      </w:r>
      <w:r w:rsidDel="00000000" w:rsidR="00000000" w:rsidRPr="00000000">
        <w:rPr>
          <w:highlight w:val="yellow"/>
          <w:rtl w:val="0"/>
        </w:rPr>
        <w:t xml:space="preserve">Meyfroidt et al., 2018, 2022</w:t>
      </w:r>
      <w:r w:rsidDel="00000000" w:rsidR="00000000" w:rsidRPr="00000000">
        <w:rPr>
          <w:rtl w:val="0"/>
        </w:rPr>
        <w:t xml:space="preserve">). Despite their critical role in climate regulation, biodiversity conservation, and provision of essential benefits to human well-being, tropical ecosystems are increasingly threatened by environmental changes and overexploitation (Koellner et al. </w:t>
      </w:r>
      <w:commentRangeStart w:id="291"/>
      <w:r w:rsidDel="00000000" w:rsidR="00000000" w:rsidRPr="00000000">
        <w:rPr>
          <w:rtl w:val="0"/>
        </w:rPr>
        <w:t xml:space="preserve">2008</w:t>
      </w:r>
      <w:commentRangeEnd w:id="291"/>
      <w:r w:rsidDel="00000000" w:rsidR="00000000" w:rsidRPr="00000000">
        <w:commentReference w:id="291"/>
      </w:r>
      <w:r w:rsidDel="00000000" w:rsidR="00000000" w:rsidRPr="00000000">
        <w:rPr>
          <w:rtl w:val="0"/>
        </w:rPr>
        <w:t xml:space="preserve">), leading to shifts in species composition, altered ecosystem function, reduced resilience, and diminished productivity (Siyum, 2020). These shifts have local to planetary scale impacts (Houghton and Castanho, 2022, </w:t>
      </w:r>
      <w:commentRangeStart w:id="292"/>
      <w:r w:rsidDel="00000000" w:rsidR="00000000" w:rsidRPr="00000000">
        <w:rPr>
          <w:rtl w:val="0"/>
        </w:rPr>
        <w:t xml:space="preserve">Mendoza-Ponce et al., 202</w:t>
      </w:r>
      <w:commentRangeEnd w:id="292"/>
      <w:r w:rsidDel="00000000" w:rsidR="00000000" w:rsidRPr="00000000">
        <w:commentReference w:id="292"/>
      </w: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commentRangeStart w:id="293"/>
      <w:commentRangeStart w:id="294"/>
      <w:commentRangeStart w:id="295"/>
      <w:r w:rsidDel="00000000" w:rsidR="00000000" w:rsidRPr="00000000">
        <w:rPr>
          <w:rtl w:val="0"/>
        </w:rPr>
        <w:t xml:space="preserve">Several conceptual frameworks</w:t>
      </w:r>
      <w:commentRangeEnd w:id="293"/>
      <w:r w:rsidDel="00000000" w:rsidR="00000000" w:rsidRPr="00000000">
        <w:commentReference w:id="293"/>
      </w:r>
      <w:commentRangeEnd w:id="294"/>
      <w:r w:rsidDel="00000000" w:rsidR="00000000" w:rsidRPr="00000000">
        <w:commentReference w:id="294"/>
      </w:r>
      <w:commentRangeEnd w:id="295"/>
      <w:r w:rsidDel="00000000" w:rsidR="00000000" w:rsidRPr="00000000">
        <w:commentReference w:id="295"/>
      </w:r>
      <w:r w:rsidDel="00000000" w:rsidR="00000000" w:rsidRPr="00000000">
        <w:rPr>
          <w:rtl w:val="0"/>
        </w:rPr>
        <w:t xml:space="preserve"> have been developed to understand the relationships between and within social and ecological systems. Prominent approaches include the Club of Rome report (Meadows et al, </w:t>
      </w:r>
      <w:commentRangeStart w:id="296"/>
      <w:r w:rsidDel="00000000" w:rsidR="00000000" w:rsidRPr="00000000">
        <w:rPr>
          <w:rtl w:val="0"/>
        </w:rPr>
        <w:t xml:space="preserve">1972</w:t>
      </w:r>
      <w:commentRangeEnd w:id="296"/>
      <w:r w:rsidDel="00000000" w:rsidR="00000000" w:rsidRPr="00000000">
        <w:commentReference w:id="296"/>
      </w:r>
      <w:r w:rsidDel="00000000" w:rsidR="00000000" w:rsidRPr="00000000">
        <w:rPr>
          <w:rtl w:val="0"/>
        </w:rPr>
        <w:t xml:space="preserve">), the sustainable livelihoods framework (Scoones, </w:t>
      </w:r>
      <w:commentRangeStart w:id="297"/>
      <w:r w:rsidDel="00000000" w:rsidR="00000000" w:rsidRPr="00000000">
        <w:rPr>
          <w:rtl w:val="0"/>
        </w:rPr>
        <w:t xml:space="preserve">1998</w:t>
      </w:r>
      <w:commentRangeEnd w:id="297"/>
      <w:r w:rsidDel="00000000" w:rsidR="00000000" w:rsidRPr="00000000">
        <w:commentReference w:id="297"/>
      </w:r>
      <w:r w:rsidDel="00000000" w:rsidR="00000000" w:rsidRPr="00000000">
        <w:rPr>
          <w:rtl w:val="0"/>
        </w:rPr>
        <w:t xml:space="preserve">), and various models of social-ecological systems (Anderies et al., </w:t>
      </w:r>
      <w:commentRangeStart w:id="298"/>
      <w:r w:rsidDel="00000000" w:rsidR="00000000" w:rsidRPr="00000000">
        <w:rPr>
          <w:rtl w:val="0"/>
        </w:rPr>
        <w:t xml:space="preserve">2004</w:t>
      </w:r>
      <w:commentRangeEnd w:id="298"/>
      <w:r w:rsidDel="00000000" w:rsidR="00000000" w:rsidRPr="00000000">
        <w:commentReference w:id="298"/>
      </w:r>
      <w:r w:rsidDel="00000000" w:rsidR="00000000" w:rsidRPr="00000000">
        <w:rPr>
          <w:rtl w:val="0"/>
        </w:rPr>
        <w:t xml:space="preserve">; Folke, </w:t>
      </w:r>
      <w:commentRangeStart w:id="299"/>
      <w:r w:rsidDel="00000000" w:rsidR="00000000" w:rsidRPr="00000000">
        <w:rPr>
          <w:rtl w:val="0"/>
        </w:rPr>
        <w:t xml:space="preserve">2006</w:t>
      </w:r>
      <w:commentRangeEnd w:id="299"/>
      <w:r w:rsidDel="00000000" w:rsidR="00000000" w:rsidRPr="00000000">
        <w:commentReference w:id="299"/>
      </w:r>
      <w:r w:rsidDel="00000000" w:rsidR="00000000" w:rsidRPr="00000000">
        <w:rPr>
          <w:rtl w:val="0"/>
        </w:rPr>
        <w:t xml:space="preserve">; Ostrom, </w:t>
      </w:r>
      <w:commentRangeStart w:id="300"/>
      <w:r w:rsidDel="00000000" w:rsidR="00000000" w:rsidRPr="00000000">
        <w:rPr>
          <w:rtl w:val="0"/>
        </w:rPr>
        <w:t xml:space="preserve">2009</w:t>
      </w:r>
      <w:commentRangeEnd w:id="300"/>
      <w:r w:rsidDel="00000000" w:rsidR="00000000" w:rsidRPr="00000000">
        <w:commentReference w:id="300"/>
      </w:r>
      <w:r w:rsidDel="00000000" w:rsidR="00000000" w:rsidRPr="00000000">
        <w:rPr>
          <w:rtl w:val="0"/>
        </w:rPr>
        <w:t xml:space="preserve">). Other frameworks focus on coupled human-nature systems (Liu et al., </w:t>
      </w:r>
      <w:commentRangeStart w:id="301"/>
      <w:r w:rsidDel="00000000" w:rsidR="00000000" w:rsidRPr="00000000">
        <w:rPr>
          <w:rtl w:val="0"/>
        </w:rPr>
        <w:t xml:space="preserve">2007</w:t>
      </w:r>
      <w:commentRangeEnd w:id="301"/>
      <w:r w:rsidDel="00000000" w:rsidR="00000000" w:rsidRPr="00000000">
        <w:commentReference w:id="301"/>
      </w:r>
      <w:r w:rsidDel="00000000" w:rsidR="00000000" w:rsidRPr="00000000">
        <w:rPr>
          <w:rtl w:val="0"/>
        </w:rPr>
        <w:t xml:space="preserve">), socionature (Swyngedouw 1999), ecosystem services (Costanza et al., </w:t>
      </w:r>
      <w:commentRangeStart w:id="302"/>
      <w:r w:rsidDel="00000000" w:rsidR="00000000" w:rsidRPr="00000000">
        <w:rPr>
          <w:rtl w:val="0"/>
        </w:rPr>
        <w:t xml:space="preserve">2017</w:t>
      </w:r>
      <w:commentRangeEnd w:id="302"/>
      <w:r w:rsidDel="00000000" w:rsidR="00000000" w:rsidRPr="00000000">
        <w:commentReference w:id="302"/>
      </w:r>
      <w:r w:rsidDel="00000000" w:rsidR="00000000" w:rsidRPr="00000000">
        <w:rPr>
          <w:rtl w:val="0"/>
        </w:rPr>
        <w:t xml:space="preserve">; Daily, </w:t>
      </w:r>
      <w:commentRangeStart w:id="303"/>
      <w:r w:rsidDel="00000000" w:rsidR="00000000" w:rsidRPr="00000000">
        <w:rPr>
          <w:rtl w:val="0"/>
        </w:rPr>
        <w:t xml:space="preserve">1997</w:t>
      </w:r>
      <w:commentRangeEnd w:id="303"/>
      <w:r w:rsidDel="00000000" w:rsidR="00000000" w:rsidRPr="00000000">
        <w:commentReference w:id="303"/>
      </w:r>
      <w:r w:rsidDel="00000000" w:rsidR="00000000" w:rsidRPr="00000000">
        <w:rPr>
          <w:rtl w:val="0"/>
        </w:rPr>
        <w:t xml:space="preserve">), nature’s contributions to people (Díaz et al., </w:t>
      </w:r>
      <w:commentRangeStart w:id="304"/>
      <w:r w:rsidDel="00000000" w:rsidR="00000000" w:rsidRPr="00000000">
        <w:rPr>
          <w:rtl w:val="0"/>
        </w:rPr>
        <w:t xml:space="preserve">2018</w:t>
      </w:r>
      <w:commentRangeEnd w:id="304"/>
      <w:r w:rsidDel="00000000" w:rsidR="00000000" w:rsidRPr="00000000">
        <w:commentReference w:id="304"/>
      </w:r>
      <w:r w:rsidDel="00000000" w:rsidR="00000000" w:rsidRPr="00000000">
        <w:rPr>
          <w:rtl w:val="0"/>
        </w:rPr>
        <w:t xml:space="preserve">; Pascual et al., </w:t>
      </w:r>
      <w:commentRangeStart w:id="305"/>
      <w:r w:rsidDel="00000000" w:rsidR="00000000" w:rsidRPr="00000000">
        <w:rPr>
          <w:rtl w:val="0"/>
        </w:rPr>
        <w:t xml:space="preserve">2017</w:t>
      </w:r>
      <w:commentRangeEnd w:id="305"/>
      <w:r w:rsidDel="00000000" w:rsidR="00000000" w:rsidRPr="00000000">
        <w:commentReference w:id="305"/>
      </w:r>
      <w:r w:rsidDel="00000000" w:rsidR="00000000" w:rsidRPr="00000000">
        <w:rPr>
          <w:rtl w:val="0"/>
        </w:rPr>
        <w:t xml:space="preserve">), and social-ecological co-benefits (Levis et al, </w:t>
      </w:r>
      <w:commentRangeStart w:id="306"/>
      <w:r w:rsidDel="00000000" w:rsidR="00000000" w:rsidRPr="00000000">
        <w:rPr>
          <w:rtl w:val="0"/>
        </w:rPr>
        <w:t xml:space="preserve">2024</w:t>
      </w:r>
      <w:commentRangeEnd w:id="306"/>
      <w:r w:rsidDel="00000000" w:rsidR="00000000" w:rsidRPr="00000000">
        <w:commentReference w:id="306"/>
      </w:r>
      <w:r w:rsidDel="00000000" w:rsidR="00000000" w:rsidRPr="00000000">
        <w:rPr>
          <w:rtl w:val="0"/>
        </w:rPr>
        <w:t xml:space="preserve">). While these frameworks may differ in their definitions (Colding &amp; Barthel, </w:t>
      </w:r>
      <w:commentRangeStart w:id="307"/>
      <w:r w:rsidDel="00000000" w:rsidR="00000000" w:rsidRPr="00000000">
        <w:rPr>
          <w:rtl w:val="0"/>
        </w:rPr>
        <w:t xml:space="preserve">2019</w:t>
      </w:r>
      <w:commentRangeEnd w:id="307"/>
      <w:r w:rsidDel="00000000" w:rsidR="00000000" w:rsidRPr="00000000">
        <w:commentReference w:id="307"/>
      </w:r>
      <w:r w:rsidDel="00000000" w:rsidR="00000000" w:rsidRPr="00000000">
        <w:rPr>
          <w:rtl w:val="0"/>
        </w:rPr>
        <w:t xml:space="preserve">), they converge on key principles and variables that describe the social-ecological system, facilitating comparability often through the use of remote sensing, field-based surveys, and ancillary data. Adopting a systems perspective that integrates human and environmental processes, interactions, and </w:t>
      </w:r>
      <w:r w:rsidDel="00000000" w:rsidR="00000000" w:rsidRPr="00000000">
        <w:rPr>
          <w:rtl w:val="0"/>
        </w:rPr>
        <w:t xml:space="preserve">fe</w:t>
      </w:r>
      <w:r w:rsidDel="00000000" w:rsidR="00000000" w:rsidRPr="00000000">
        <w:rPr>
          <w:rtl w:val="0"/>
        </w:rPr>
        <w:t xml:space="preserve">edbacks is critical for assessing the sustainability of natural systems (Ostrom, </w:t>
      </w:r>
      <w:commentRangeStart w:id="308"/>
      <w:r w:rsidDel="00000000" w:rsidR="00000000" w:rsidRPr="00000000">
        <w:rPr>
          <w:rtl w:val="0"/>
        </w:rPr>
        <w:t xml:space="preserve">2009</w:t>
      </w:r>
      <w:commentRangeEnd w:id="308"/>
      <w:r w:rsidDel="00000000" w:rsidR="00000000" w:rsidRPr="00000000">
        <w:commentReference w:id="308"/>
      </w:r>
      <w:r w:rsidDel="00000000" w:rsidR="00000000" w:rsidRPr="00000000">
        <w:rPr>
          <w:rtl w:val="0"/>
        </w:rPr>
        <w:t xml:space="preserve">), and charting effective solutions for a more resilient planet.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w:t>
      </w:r>
      <w:r w:rsidDel="00000000" w:rsidR="00000000" w:rsidRPr="00000000">
        <w:rPr>
          <w:rtl w:val="0"/>
        </w:rPr>
        <w:t xml:space="preserve"> tropical social-ecological systems, feedbacks play a critical role in maintaining resilience and guiding the trajectory of these systems (Dearing, et al. 2010). </w:t>
      </w:r>
      <w:r w:rsidDel="00000000" w:rsidR="00000000" w:rsidRPr="00000000">
        <w:rPr>
          <w:rtl w:val="0"/>
        </w:rPr>
        <w:t xml:space="preserve">C</w:t>
      </w:r>
      <w:r w:rsidDel="00000000" w:rsidR="00000000" w:rsidRPr="00000000">
        <w:rPr>
          <w:rtl w:val="0"/>
        </w:rPr>
        <w:t xml:space="preserve">hanging social-ecological systems dynamics in tropical forests are driven by a combination of direct and indirect forces (Lambin &amp; Geist 2002, Lambin et al. 2003) including, deforestation and degradation, restoration and reforestation, international policy initiatives, market forces, agriculture and commodity crop expansion, infrastructure development, and local and Indigenous forest management (</w:t>
      </w:r>
      <w:r w:rsidDel="00000000" w:rsidR="00000000" w:rsidRPr="00000000">
        <w:rPr>
          <w:highlight w:val="yellow"/>
          <w:rtl w:val="0"/>
        </w:rPr>
        <w:t xml:space="preserve">Potapov et al. 2022, Lapola et al. 2023, Bourgoin et al. 2024, Crouzeilles et al. 2017, Jackovak et al. 2021, </w:t>
      </w:r>
      <w:commentRangeStart w:id="309"/>
      <w:r w:rsidDel="00000000" w:rsidR="00000000" w:rsidRPr="00000000">
        <w:rPr>
          <w:highlight w:val="yellow"/>
          <w:rtl w:val="0"/>
        </w:rPr>
        <w:t xml:space="preserve">Getti et al. 2023</w:t>
      </w:r>
      <w:commentRangeEnd w:id="309"/>
      <w:r w:rsidDel="00000000" w:rsidR="00000000" w:rsidRPr="00000000">
        <w:commentReference w:id="309"/>
      </w:r>
      <w:r w:rsidDel="00000000" w:rsidR="00000000" w:rsidRPr="00000000">
        <w:rPr>
          <w:highlight w:val="yellow"/>
          <w:rtl w:val="0"/>
        </w:rPr>
        <w:t xml:space="preserve">; Lambin et al. 2018, Grass et al. 2020, Koh &amp; Wilcove 2008; </w:t>
      </w:r>
      <w:r w:rsidDel="00000000" w:rsidR="00000000" w:rsidRPr="00000000">
        <w:rPr>
          <w:highlight w:val="yellow"/>
          <w:rtl w:val="0"/>
        </w:rPr>
        <w:t xml:space="preserve">Bennett et al. 2018</w:t>
      </w:r>
      <w:r w:rsidDel="00000000" w:rsidR="00000000" w:rsidRPr="00000000">
        <w:rPr>
          <w:highlight w:val="yellow"/>
          <w:rtl w:val="0"/>
        </w:rPr>
        <w:t xml:space="preserve">; Geist &amp; Lambin 2002; Shapiro et al. 2023; Tyukavina et al. 2018; Garrett et al. 2018; </w:t>
      </w:r>
      <w:commentRangeStart w:id="310"/>
      <w:r w:rsidDel="00000000" w:rsidR="00000000" w:rsidRPr="00000000">
        <w:rPr>
          <w:highlight w:val="yellow"/>
          <w:rtl w:val="0"/>
        </w:rPr>
        <w:t xml:space="preserve">Robbins et al. 2015</w:t>
      </w:r>
      <w:commentRangeEnd w:id="310"/>
      <w:r w:rsidDel="00000000" w:rsidR="00000000" w:rsidRPr="00000000">
        <w:commentReference w:id="310"/>
      </w:r>
      <w:r w:rsidDel="00000000" w:rsidR="00000000" w:rsidRPr="00000000">
        <w:rPr>
          <w:highlight w:val="yellow"/>
          <w:rtl w:val="0"/>
        </w:rPr>
        <w:t xml:space="preserve">, Lambin et al. 2003; Wiersum 1997, Michon et al. 2007, Sze et al. 2022, 2024; Fent et al. 2019; Bennett et al. 2018</w:t>
      </w:r>
      <w:r w:rsidDel="00000000" w:rsidR="00000000" w:rsidRPr="00000000">
        <w:rPr>
          <w:rtl w:val="0"/>
        </w:rPr>
        <w:t xml:space="preserve">). </w:t>
      </w:r>
      <w:r w:rsidDel="00000000" w:rsidR="00000000" w:rsidRPr="00000000">
        <w:rPr>
          <w:rtl w:val="0"/>
        </w:rPr>
        <w:t xml:space="preserve">Each of these interacts with changing climate dynamics to impact carbon stocks, hydrological regimes, seasonality, phenology, ecosystem function, plant-animal interactions, species composition and biodiversity, fire regimes, food security, and local livelihoods (</w:t>
      </w:r>
      <w:r w:rsidDel="00000000" w:rsidR="00000000" w:rsidRPr="00000000">
        <w:rPr>
          <w:highlight w:val="yellow"/>
          <w:rtl w:val="0"/>
        </w:rPr>
        <w:t xml:space="preserve">Liu et al. 2017; Hubau et al. 2020; Bennett et al. 2021; Staal et al. 2018; </w:t>
      </w:r>
      <w:commentRangeStart w:id="311"/>
      <w:r w:rsidDel="00000000" w:rsidR="00000000" w:rsidRPr="00000000">
        <w:rPr>
          <w:highlight w:val="yellow"/>
          <w:rtl w:val="0"/>
        </w:rPr>
        <w:t xml:space="preserve">Karam et al. 2023</w:t>
      </w:r>
      <w:commentRangeEnd w:id="311"/>
      <w:r w:rsidDel="00000000" w:rsidR="00000000" w:rsidRPr="00000000">
        <w:commentReference w:id="311"/>
      </w:r>
      <w:r w:rsidDel="00000000" w:rsidR="00000000" w:rsidRPr="00000000">
        <w:rPr>
          <w:highlight w:val="yellow"/>
          <w:rtl w:val="0"/>
        </w:rPr>
        <w:t xml:space="preserve">;</w:t>
      </w:r>
      <w:commentRangeStart w:id="312"/>
      <w:r w:rsidDel="00000000" w:rsidR="00000000" w:rsidRPr="00000000">
        <w:rPr>
          <w:highlight w:val="yellow"/>
          <w:rtl w:val="0"/>
        </w:rPr>
        <w:t xml:space="preserve"> Wolh et al. 2012</w:t>
      </w:r>
      <w:commentRangeEnd w:id="312"/>
      <w:r w:rsidDel="00000000" w:rsidR="00000000" w:rsidRPr="00000000">
        <w:commentReference w:id="312"/>
      </w:r>
      <w:r w:rsidDel="00000000" w:rsidR="00000000" w:rsidRPr="00000000">
        <w:rPr>
          <w:highlight w:val="yellow"/>
          <w:rtl w:val="0"/>
        </w:rPr>
        <w:t xml:space="preserve">; </w:t>
      </w:r>
      <w:commentRangeStart w:id="313"/>
      <w:r w:rsidDel="00000000" w:rsidR="00000000" w:rsidRPr="00000000">
        <w:rPr>
          <w:highlight w:val="yellow"/>
          <w:rtl w:val="0"/>
        </w:rPr>
        <w:t xml:space="preserve">Fu et al. 2013; Couralet et al. 2013; Koltunov et al 2009</w:t>
      </w:r>
      <w:commentRangeEnd w:id="313"/>
      <w:r w:rsidDel="00000000" w:rsidR="00000000" w:rsidRPr="00000000">
        <w:commentReference w:id="313"/>
      </w:r>
      <w:r w:rsidDel="00000000" w:rsidR="00000000" w:rsidRPr="00000000">
        <w:rPr>
          <w:highlight w:val="yellow"/>
          <w:rtl w:val="0"/>
        </w:rPr>
        <w:t xml:space="preserve">; Ordway &amp; Asner 2020; Aguirre-Gutiérrez et al. 2022; </w:t>
      </w:r>
      <w:commentRangeStart w:id="314"/>
      <w:r w:rsidDel="00000000" w:rsidR="00000000" w:rsidRPr="00000000">
        <w:rPr>
          <w:highlight w:val="yellow"/>
          <w:rtl w:val="0"/>
        </w:rPr>
        <w:t xml:space="preserve">Schmitz et al. 2018</w:t>
      </w:r>
      <w:commentRangeEnd w:id="314"/>
      <w:r w:rsidDel="00000000" w:rsidR="00000000" w:rsidRPr="00000000">
        <w:commentReference w:id="314"/>
      </w:r>
      <w:r w:rsidDel="00000000" w:rsidR="00000000" w:rsidRPr="00000000">
        <w:rPr>
          <w:highlight w:val="yellow"/>
          <w:rtl w:val="0"/>
        </w:rPr>
        <w:t xml:space="preserve">; </w:t>
      </w:r>
      <w:commentRangeStart w:id="315"/>
      <w:r w:rsidDel="00000000" w:rsidR="00000000" w:rsidRPr="00000000">
        <w:rPr>
          <w:highlight w:val="yellow"/>
          <w:rtl w:val="0"/>
        </w:rPr>
        <w:t xml:space="preserve">Oliver &amp; Moorcroft 2014</w:t>
      </w:r>
      <w:commentRangeEnd w:id="315"/>
      <w:r w:rsidDel="00000000" w:rsidR="00000000" w:rsidRPr="00000000">
        <w:commentReference w:id="315"/>
      </w:r>
      <w:r w:rsidDel="00000000" w:rsidR="00000000" w:rsidRPr="00000000">
        <w:rPr>
          <w:highlight w:val="yellow"/>
          <w:rtl w:val="0"/>
        </w:rPr>
        <w:t xml:space="preserve">; Asner et al. 2010; Tyukavina et al. 2022, </w:t>
      </w:r>
      <w:commentRangeStart w:id="316"/>
      <w:r w:rsidDel="00000000" w:rsidR="00000000" w:rsidRPr="00000000">
        <w:rPr>
          <w:highlight w:val="yellow"/>
          <w:rtl w:val="0"/>
        </w:rPr>
        <w:t xml:space="preserve">Williamson et al. 2024</w:t>
      </w:r>
      <w:commentRangeEnd w:id="316"/>
      <w:r w:rsidDel="00000000" w:rsidR="00000000" w:rsidRPr="00000000">
        <w:commentReference w:id="316"/>
      </w:r>
      <w:r w:rsidDel="00000000" w:rsidR="00000000" w:rsidRPr="00000000">
        <w:rPr>
          <w:highlight w:val="yellow"/>
          <w:rtl w:val="0"/>
        </w:rPr>
        <w:t xml:space="preserve">; </w:t>
      </w:r>
      <w:commentRangeStart w:id="317"/>
      <w:r w:rsidDel="00000000" w:rsidR="00000000" w:rsidRPr="00000000">
        <w:rPr>
          <w:highlight w:val="yellow"/>
          <w:rtl w:val="0"/>
        </w:rPr>
        <w:t xml:space="preserve">Flachsbarth et al. 2015; Sanchez et al. 2000; Whitfield et al. 2019</w:t>
      </w:r>
      <w:commentRangeEnd w:id="317"/>
      <w:r w:rsidDel="00000000" w:rsidR="00000000" w:rsidRPr="00000000">
        <w:commentReference w:id="317"/>
      </w:r>
      <w:r w:rsidDel="00000000" w:rsidR="00000000" w:rsidRPr="00000000">
        <w:rPr>
          <w:highlight w:val="yellow"/>
          <w:rtl w:val="0"/>
        </w:rPr>
        <w:t xml:space="preserve">; Sonwa et al. 2012</w:t>
      </w:r>
      <w:r w:rsidDel="00000000" w:rsidR="00000000" w:rsidRPr="00000000">
        <w:rPr>
          <w:rtl w:val="0"/>
        </w:rPr>
        <w:t xml:space="preserve">). While these drivers are similar across the tropics, place-specific political, economic, cultural, and management conditions influence the response, resiliency, and adaptations of tropical forests and local communities to global change dynamics (Liu et al. 2017; Hubau et al. 2020; Saatchi et al. 2021; Geist &amp; Lambin 2002; Bennett et al. 2018; </w:t>
      </w:r>
      <w:commentRangeStart w:id="318"/>
      <w:r w:rsidDel="00000000" w:rsidR="00000000" w:rsidRPr="00000000">
        <w:rPr>
          <w:rtl w:val="0"/>
        </w:rPr>
        <w:t xml:space="preserve">Turner 2014</w:t>
      </w:r>
      <w:commentRangeEnd w:id="318"/>
      <w:r w:rsidDel="00000000" w:rsidR="00000000" w:rsidRPr="00000000">
        <w:commentReference w:id="318"/>
      </w: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Tropical forests are also regions of cultural and biological diversity, home to a vast array of ecosystems and communities of people that have coexisted for millennia (</w:t>
      </w:r>
      <w:commentRangeStart w:id="319"/>
      <w:r w:rsidDel="00000000" w:rsidR="00000000" w:rsidRPr="00000000">
        <w:rPr>
          <w:rtl w:val="0"/>
        </w:rPr>
        <w:t xml:space="preserve">Nobre et al. 2021</w:t>
      </w:r>
      <w:commentRangeEnd w:id="319"/>
      <w:r w:rsidDel="00000000" w:rsidR="00000000" w:rsidRPr="00000000">
        <w:commentReference w:id="319"/>
      </w:r>
      <w:r w:rsidDel="00000000" w:rsidR="00000000" w:rsidRPr="00000000">
        <w:rPr>
          <w:rtl w:val="0"/>
        </w:rPr>
        <w:t xml:space="preserve">). Small-scale and subsistence agriculture, which has traditionally been practiced sustainably by many Indigenous and local communities, is now often driven to unsustainable levels. Additionally, the expansion of commercial agriculture, driven by growing global demands for commodities like beef, palm oil, soy, chocolate (cocoa), and coffee, has led to widespread deforestation and habitat fragmentation, severely impacting biodiversity and ecosystem functions (</w:t>
      </w:r>
      <w:r w:rsidDel="00000000" w:rsidR="00000000" w:rsidRPr="00000000">
        <w:rPr>
          <w:highlight w:val="yellow"/>
          <w:rtl w:val="0"/>
        </w:rPr>
        <w:t xml:space="preserve">Curtis et al. </w:t>
      </w:r>
      <w:r w:rsidDel="00000000" w:rsidR="00000000" w:rsidRPr="00000000">
        <w:rPr>
          <w:rtl w:val="0"/>
        </w:rPr>
        <w:t xml:space="preserve">2018, </w:t>
      </w:r>
      <w:commentRangeStart w:id="320"/>
      <w:r w:rsidDel="00000000" w:rsidR="00000000" w:rsidRPr="00000000">
        <w:rPr>
          <w:rtl w:val="0"/>
        </w:rPr>
        <w:t xml:space="preserve">Haddad et al. 2024</w:t>
      </w:r>
      <w:commentRangeEnd w:id="320"/>
      <w:r w:rsidDel="00000000" w:rsidR="00000000" w:rsidRPr="00000000">
        <w:commentReference w:id="320"/>
      </w:r>
      <w:r w:rsidDel="00000000" w:rsidR="00000000" w:rsidRPr="00000000">
        <w:rPr>
          <w:rtl w:val="0"/>
        </w:rPr>
        <w:t xml:space="preserve">).</w:t>
      </w:r>
      <w:r w:rsidDel="00000000" w:rsidR="00000000" w:rsidRPr="00000000">
        <w:rPr>
          <w:rtl w:val="0"/>
        </w:rPr>
        <w:t xml:space="preserve"> In the Amazon, traditional management practices are increasingly being complemented or replaced by industrial soybean cultivation and cattle ranching (Barlow et al. </w:t>
      </w:r>
      <w:commentRangeStart w:id="321"/>
      <w:r w:rsidDel="00000000" w:rsidR="00000000" w:rsidRPr="00000000">
        <w:rPr>
          <w:rtl w:val="0"/>
        </w:rPr>
        <w:t xml:space="preserve">2018</w:t>
      </w:r>
      <w:commentRangeEnd w:id="321"/>
      <w:r w:rsidDel="00000000" w:rsidR="00000000" w:rsidRPr="00000000">
        <w:commentReference w:id="321"/>
      </w:r>
      <w:r w:rsidDel="00000000" w:rsidR="00000000" w:rsidRPr="00000000">
        <w:rPr>
          <w:rtl w:val="0"/>
        </w:rPr>
        <w:t xml:space="preserve">, Londres et al </w:t>
      </w:r>
      <w:commentRangeStart w:id="322"/>
      <w:r w:rsidDel="00000000" w:rsidR="00000000" w:rsidRPr="00000000">
        <w:rPr>
          <w:rtl w:val="0"/>
        </w:rPr>
        <w:t xml:space="preserve">2023</w:t>
      </w:r>
      <w:commentRangeEnd w:id="322"/>
      <w:r w:rsidDel="00000000" w:rsidR="00000000" w:rsidRPr="00000000">
        <w:commentReference w:id="322"/>
      </w:r>
      <w:r w:rsidDel="00000000" w:rsidR="00000000" w:rsidRPr="00000000">
        <w:rPr>
          <w:rtl w:val="0"/>
        </w:rPr>
        <w:t xml:space="preserve">). Land-use intensification for soy cultivation is altering biogeochemical (e.g., nitrogen and phosphorus) and water cycles and fire frequency and intensity. </w:t>
      </w:r>
      <w:r w:rsidDel="00000000" w:rsidR="00000000" w:rsidRPr="00000000">
        <w:rPr>
          <w:rtl w:val="0"/>
        </w:rPr>
        <w:t xml:space="preserve">Cattle ranching for beef production in the Amazon is a significant driver of deforestation in the tropics, with vast tracts of forest cleared annually (</w:t>
      </w:r>
      <w:r w:rsidDel="00000000" w:rsidR="00000000" w:rsidRPr="00000000">
        <w:rPr>
          <w:highlight w:val="yellow"/>
          <w:rtl w:val="0"/>
        </w:rPr>
        <w:t xml:space="preserve">Mapbiomas 2023</w:t>
      </w:r>
      <w:r w:rsidDel="00000000" w:rsidR="00000000" w:rsidRPr="00000000">
        <w:rPr>
          <w:rtl w:val="0"/>
        </w:rPr>
        <w:t xml:space="preserve">).</w:t>
      </w:r>
      <w:r w:rsidDel="00000000" w:rsidR="00000000" w:rsidRPr="00000000">
        <w:rPr>
          <w:rtl w:val="0"/>
        </w:rPr>
        <w:t xml:space="preserve"> These impacts </w:t>
      </w:r>
      <w:r w:rsidDel="00000000" w:rsidR="00000000" w:rsidRPr="00000000">
        <w:rPr>
          <w:rtl w:val="0"/>
        </w:rPr>
        <w:t xml:space="preserve">not only contribute to </w:t>
      </w:r>
      <w:r w:rsidDel="00000000" w:rsidR="00000000" w:rsidRPr="00000000">
        <w:rPr>
          <w:rtl w:val="0"/>
        </w:rPr>
        <w:t xml:space="preserve">major and irreversible losses </w:t>
      </w:r>
      <w:r w:rsidDel="00000000" w:rsidR="00000000" w:rsidRPr="00000000">
        <w:rPr>
          <w:rtl w:val="0"/>
        </w:rPr>
        <w:t xml:space="preserve">of biodiversity, they alter the global carbon cycle, exacerbating climate change (</w:t>
      </w:r>
      <w:r w:rsidDel="00000000" w:rsidR="00000000" w:rsidRPr="00000000">
        <w:rPr>
          <w:highlight w:val="yellow"/>
          <w:rtl w:val="0"/>
        </w:rPr>
        <w:t xml:space="preserve">Nobre et al. 2016</w:t>
      </w:r>
      <w:r w:rsidDel="00000000" w:rsidR="00000000" w:rsidRPr="00000000">
        <w:rPr>
          <w:rtl w:val="0"/>
        </w:rPr>
        <w:t xml:space="preserve">).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w:t>
      </w:r>
      <w:r w:rsidDel="00000000" w:rsidR="00000000" w:rsidRPr="00000000">
        <w:rPr>
          <w:rtl w:val="0"/>
        </w:rPr>
        <w:t xml:space="preserve"> Similar large-scale clearing has resulted from oil palm expansion in Southeast Asia (</w:t>
      </w:r>
      <w:r w:rsidDel="00000000" w:rsidR="00000000" w:rsidRPr="00000000">
        <w:rPr>
          <w:highlight w:val="yellow"/>
          <w:rtl w:val="0"/>
        </w:rPr>
        <w:t xml:space="preserve">REF</w:t>
      </w:r>
      <w:r w:rsidDel="00000000" w:rsidR="00000000" w:rsidRPr="00000000">
        <w:rPr>
          <w:rtl w:val="0"/>
        </w:rPr>
        <w:t xml:space="preserve">). However, Central Africa sits in contrast to these other two regions, with land-use change and deforestation primarily resulting from small-scale rotational agriculture to meet food security and local livelihood needs (Tyukavina et al. 2018; Shapiro et al. 2023), and timber harvesting (</w:t>
      </w:r>
      <w:r w:rsidDel="00000000" w:rsidR="00000000" w:rsidRPr="00000000">
        <w:rPr>
          <w:highlight w:val="yellow"/>
          <w:rtl w:val="0"/>
        </w:rPr>
        <w:t xml:space="preserve">REF</w:t>
      </w:r>
      <w:r w:rsidDel="00000000" w:rsidR="00000000" w:rsidRPr="00000000">
        <w:rPr>
          <w:rtl w:val="0"/>
        </w:rPr>
        <w:t xml:space="preserve">). Different patterns and intensities of land-use and change likely have distinct feedbacks on vegetation dynamics and the tropical carbon cycle, although this remains severely understudied. </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These human activities create complex feedbacks between social and ecological systems, resulting in a cascade of environmental and social impacts (</w:t>
      </w:r>
      <w:r w:rsidDel="00000000" w:rsidR="00000000" w:rsidRPr="00000000">
        <w:rPr>
          <w:highlight w:val="yellow"/>
          <w:rtl w:val="0"/>
        </w:rPr>
        <w:t xml:space="preserve">REF</w:t>
      </w:r>
      <w:r w:rsidDel="00000000" w:rsidR="00000000" w:rsidRPr="00000000">
        <w:rPr>
          <w:rtl w:val="0"/>
        </w:rPr>
        <w:t xml:space="preserve">). </w:t>
      </w:r>
      <w:r w:rsidDel="00000000" w:rsidR="00000000" w:rsidRPr="00000000">
        <w:rPr>
          <w:rtl w:val="0"/>
        </w:rPr>
        <w:t xml:space="preserve">A better understanding of the diverse social-ecological feedbacks across tropical geographies and communities can improve our understanding of tropical heterogeneity and inform the development of place-based and culturally sensitive management plans and policies </w:t>
      </w:r>
      <w:r w:rsidDel="00000000" w:rsidR="00000000" w:rsidRPr="00000000">
        <w:rPr>
          <w:rtl w:val="0"/>
        </w:rPr>
        <w:t xml:space="preserve">while supporting the livelihoods and cultures of the people who depend on them</w:t>
      </w:r>
      <w:r w:rsidDel="00000000" w:rsidR="00000000" w:rsidRPr="00000000">
        <w:rPr>
          <w:rtl w:val="0"/>
        </w:rPr>
        <w:t xml:space="preserve">.</w:t>
      </w:r>
      <w:r w:rsidDel="00000000" w:rsidR="00000000" w:rsidRPr="00000000">
        <w:rPr>
          <w:rtl w:val="0"/>
        </w:rPr>
        <w:t xml:space="preserve"> Recent research efforts, for example, are focused increasingly on understanding and scaling </w:t>
      </w:r>
      <w:r w:rsidDel="00000000" w:rsidR="00000000" w:rsidRPr="00000000">
        <w:rPr>
          <w:rtl w:val="0"/>
        </w:rPr>
        <w:t xml:space="preserve">social-ecological ‘hope spots’ (</w:t>
      </w:r>
      <w:commentRangeStart w:id="323"/>
      <w:r w:rsidDel="00000000" w:rsidR="00000000" w:rsidRPr="00000000">
        <w:rPr>
          <w:rtl w:val="0"/>
        </w:rPr>
        <w:t xml:space="preserve">Levis, et al. 2024</w:t>
      </w:r>
      <w:commentRangeEnd w:id="323"/>
      <w:r w:rsidDel="00000000" w:rsidR="00000000" w:rsidRPr="00000000">
        <w:commentReference w:id="323"/>
      </w:r>
      <w:r w:rsidDel="00000000" w:rsidR="00000000" w:rsidRPr="00000000">
        <w:rPr>
          <w:rtl w:val="0"/>
        </w:rPr>
        <w:t xml:space="preserve">). Hope spots reimagine conservation as a process that integrates both ecological and cultural dimensions, recognizing that </w:t>
      </w:r>
      <w:r w:rsidDel="00000000" w:rsidR="00000000" w:rsidRPr="00000000">
        <w:rPr>
          <w:rtl w:val="0"/>
        </w:rPr>
        <w:t xml:space="preserve">Indigenous peoples and local communities </w:t>
      </w:r>
      <w:r w:rsidDel="00000000" w:rsidR="00000000" w:rsidRPr="00000000">
        <w:rPr>
          <w:rtl w:val="0"/>
        </w:rPr>
        <w:t xml:space="preserve">have long influenced biodiversity through land management practices. The case of the Upper Xingu, located in the Brazilian Amazon’s arc of deforestation, demonstrates the power of such integration (</w:t>
      </w:r>
      <w:r w:rsidDel="00000000" w:rsidR="00000000" w:rsidRPr="00000000">
        <w:rPr>
          <w:highlight w:val="yellow"/>
          <w:rtl w:val="0"/>
        </w:rPr>
        <w:t xml:space="preserve">REF</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Rather than degrading ecosystems, these practices have created resilient systems that benefit both nature and people.</w:t>
      </w:r>
      <w:r w:rsidDel="00000000" w:rsidR="00000000" w:rsidRPr="00000000">
        <w:rPr>
          <w:rtl w:val="0"/>
        </w:rPr>
        <w:t xml:space="preserve"> By engaging Indigenous knowledge alongside remote sensing technologies, the Upper Xingu hope spot offers a model for how conservation can benefit from Two-Eyed Seeing or the integration of Indigenous knowledge and Western science. </w:t>
      </w: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rtl w:val="0"/>
        </w:rPr>
        <w:t xml:space="preserve">PANGEA will advance research on social-ecological feedbacks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highlight w:val="yellow"/>
          <w:rtl w:val="0"/>
        </w:rPr>
        <w:t xml:space="preserve">Leclère et al., 2020</w:t>
      </w:r>
      <w:r w:rsidDel="00000000" w:rsidR="00000000" w:rsidRPr="00000000">
        <w:rPr>
          <w:rtl w:val="0"/>
        </w:rPr>
        <w:t xml:space="preserve">). Accurate predictions are needed to identify potential tipping points, where small changes could lead to irreversible damage, and to design interventions that might prevent or mitigate such outcomes (</w:t>
      </w:r>
      <w:r w:rsidDel="00000000" w:rsidR="00000000" w:rsidRPr="00000000">
        <w:rPr>
          <w:highlight w:val="yellow"/>
          <w:rtl w:val="0"/>
        </w:rPr>
        <w:t xml:space="preserve">Staal et al., 2020, Liu et al., 2024, Flores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activities will also </w:t>
      </w:r>
      <w:r w:rsidDel="00000000" w:rsidR="00000000" w:rsidRPr="00000000">
        <w:rPr>
          <w:rtl w:val="0"/>
        </w:rPr>
        <w:t xml:space="preserve">empower local communities and decision-makers with the information they need to govern these ecosystems effectively. Tropical regions are home to many Indigenous and local communities whose livelihoods are intimately tied to the health of their surrounding environment. By understanding the feedbacks between human activities and ecosystem health, people can make more informed decisions about land-use, resource management, and conservation efforts that align with both ecological sustainability and their socio-economic needs (</w:t>
      </w:r>
      <w:commentRangeStart w:id="324"/>
      <w:r w:rsidDel="00000000" w:rsidR="00000000" w:rsidRPr="00000000">
        <w:rPr>
          <w:highlight w:val="yellow"/>
          <w:rtl w:val="0"/>
        </w:rPr>
        <w:t xml:space="preserve">Aguiar et al., 2020</w:t>
      </w:r>
      <w:commentRangeEnd w:id="324"/>
      <w:r w:rsidDel="00000000" w:rsidR="00000000" w:rsidRPr="00000000">
        <w:commentReference w:id="324"/>
      </w:r>
      <w:r w:rsidDel="00000000" w:rsidR="00000000" w:rsidRPr="00000000">
        <w:rPr>
          <w:rtl w:val="0"/>
        </w:rPr>
        <w:t xml:space="preserve">). Decision-makers at regional and national levels can also use this information to craft policies that balance development goals with the conservation of biodiversity and ecosystem services, ensuring that the benefits of these ecosystems are equitably shared and sustained for future generations (</w:t>
      </w:r>
      <w:commentRangeStart w:id="325"/>
      <w:r w:rsidDel="00000000" w:rsidR="00000000" w:rsidRPr="00000000">
        <w:rPr>
          <w:highlight w:val="yellow"/>
          <w:rtl w:val="0"/>
        </w:rPr>
        <w:t xml:space="preserve">Pörtner et al., 2021</w:t>
      </w:r>
      <w:commentRangeEnd w:id="325"/>
      <w:r w:rsidDel="00000000" w:rsidR="00000000" w:rsidRPr="00000000">
        <w:commentReference w:id="325"/>
      </w:r>
      <w:r w:rsidDel="00000000" w:rsidR="00000000" w:rsidRPr="00000000">
        <w:rPr>
          <w:rtl w:val="0"/>
        </w:rPr>
        <w:t xml:space="preserve">). Ultimately, the ability to predict and manage the complex feedbacks in tropical ecosystems is key to fostering both environmental and social resilience in these critical regions.</w:t>
      </w:r>
      <w:r w:rsidDel="00000000" w:rsidR="00000000" w:rsidRPr="00000000">
        <w:rPr>
          <w:rtl w:val="0"/>
        </w:rPr>
        <w:t xml:space="preserve"> </w:t>
      </w:r>
    </w:p>
    <w:p w:rsidR="00000000" w:rsidDel="00000000" w:rsidP="00000000" w:rsidRDefault="00000000" w:rsidRPr="00000000" w14:paraId="0000015F">
      <w:pPr>
        <w:pStyle w:val="Heading3"/>
        <w:rPr/>
      </w:pPr>
      <w:bookmarkStart w:colFirst="0" w:colLast="0" w:name="_7i4li2ka6ozf" w:id="15"/>
      <w:bookmarkEnd w:id="15"/>
      <w:commentRangeStart w:id="326"/>
      <w:r w:rsidDel="00000000" w:rsidR="00000000" w:rsidRPr="00000000">
        <w:rPr>
          <w:rtl w:val="0"/>
        </w:rPr>
        <w:t xml:space="preserve">2.5</w:t>
      </w:r>
      <w:commentRangeEnd w:id="326"/>
      <w:r w:rsidDel="00000000" w:rsidR="00000000" w:rsidRPr="00000000">
        <w:commentReference w:id="326"/>
      </w:r>
      <w:r w:rsidDel="00000000" w:rsidR="00000000" w:rsidRPr="00000000">
        <w:rPr>
          <w:rtl w:val="0"/>
        </w:rPr>
        <w:t xml:space="preserve"> </w:t>
      </w:r>
      <w:commentRangeStart w:id="327"/>
      <w:r w:rsidDel="00000000" w:rsidR="00000000" w:rsidRPr="00000000">
        <w:rPr>
          <w:rtl w:val="0"/>
        </w:rPr>
        <w:t xml:space="preserve">Disturbance </w:t>
      </w:r>
      <w:commentRangeEnd w:id="327"/>
      <w:r w:rsidDel="00000000" w:rsidR="00000000" w:rsidRPr="00000000">
        <w:commentReference w:id="327"/>
      </w:r>
      <w:commentRangeStart w:id="328"/>
      <w:r w:rsidDel="00000000" w:rsidR="00000000" w:rsidRPr="00000000">
        <w:rPr>
          <w:rtl w:val="0"/>
        </w:rPr>
        <w:t xml:space="preserve">Dynamics</w:t>
      </w:r>
      <w:commentRangeEnd w:id="328"/>
      <w:r w:rsidDel="00000000" w:rsidR="00000000" w:rsidRPr="00000000">
        <w:commentReference w:id="328"/>
      </w:r>
      <w:r w:rsidDel="00000000" w:rsidR="00000000" w:rsidRPr="00000000">
        <w:rPr>
          <w:rtl w:val="0"/>
        </w:rPr>
      </w:r>
    </w:p>
    <w:p w:rsidR="00000000" w:rsidDel="00000000" w:rsidP="00000000" w:rsidRDefault="00000000" w:rsidRPr="00000000" w14:paraId="00000160">
      <w:pPr>
        <w:rPr>
          <w:b w:val="1"/>
          <w:i w:val="1"/>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t xml:space="preserve">There are two primary modes of forest disturbance: (1) direct human disturbance resulting from human action, such as deforestation, degradation, and fire, and (2) natural disturbance that is largely associated with water stress, storms, and biotic agents, and is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highlight w:val="yellow"/>
          <w:rtl w:val="0"/>
        </w:rPr>
        <w:t xml:space="preserve">Espírito-Santo et al. 2014</w:t>
      </w:r>
      <w:r w:rsidDel="00000000" w:rsidR="00000000" w:rsidRPr="00000000">
        <w:rPr>
          <w:rtl w:val="0"/>
        </w:rPr>
        <w:t xml:space="preserve">,</w:t>
      </w:r>
      <w:commentRangeStart w:id="329"/>
      <w:r w:rsidDel="00000000" w:rsidR="00000000" w:rsidRPr="00000000">
        <w:rPr>
          <w:rtl w:val="0"/>
        </w:rPr>
        <w:t xml:space="preserve">Qin et al. 2021</w:t>
      </w:r>
      <w:commentRangeEnd w:id="329"/>
      <w:r w:rsidDel="00000000" w:rsidR="00000000" w:rsidRPr="00000000">
        <w:commentReference w:id="329"/>
      </w:r>
      <w:r w:rsidDel="00000000" w:rsidR="00000000" w:rsidRPr="00000000">
        <w:rPr>
          <w:rtl w:val="0"/>
        </w:rPr>
        <w:t xml:space="preserve"> ),</w:t>
      </w:r>
      <w:r w:rsidDel="00000000" w:rsidR="00000000" w:rsidRPr="00000000">
        <w:rPr>
          <w:rtl w:val="0"/>
        </w:rPr>
        <w:t xml:space="preserve"> but they have distinct spatial distributions, intensities, frequencies, and consequences for tropical forests. </w:t>
      </w:r>
    </w:p>
    <w:p w:rsidR="00000000" w:rsidDel="00000000" w:rsidP="00000000" w:rsidRDefault="00000000" w:rsidRPr="00000000" w14:paraId="00000162">
      <w:pPr>
        <w:spacing w:after="240" w:before="240" w:lineRule="auto"/>
        <w:rPr>
          <w:color w:val="ff0000"/>
        </w:rPr>
      </w:pPr>
      <w:r w:rsidDel="00000000" w:rsidR="00000000" w:rsidRPr="00000000">
        <w:rPr>
          <w:rtl w:val="0"/>
        </w:rPr>
        <w:t xml:space="preserve">The primary risk to tropical forest persistence and function is direction human disturbance.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animal extirpation, and conversion of land to non-forested ecosystems (</w:t>
      </w:r>
      <w:commentRangeStart w:id="330"/>
      <w:r w:rsidDel="00000000" w:rsidR="00000000" w:rsidRPr="00000000">
        <w:rPr>
          <w:rtl w:val="0"/>
        </w:rPr>
        <w:t xml:space="preserve">Lewis 2005</w:t>
      </w:r>
      <w:commentRangeEnd w:id="330"/>
      <w:r w:rsidDel="00000000" w:rsidR="00000000" w:rsidRPr="00000000">
        <w:commentReference w:id="330"/>
      </w:r>
      <w:r w:rsidDel="00000000" w:rsidR="00000000" w:rsidRPr="00000000">
        <w:rPr>
          <w:rtl w:val="0"/>
        </w:rPr>
        <w:t xml:space="preserve">, </w:t>
      </w:r>
      <w:commentRangeStart w:id="331"/>
      <w:r w:rsidDel="00000000" w:rsidR="00000000" w:rsidRPr="00000000">
        <w:rPr>
          <w:rtl w:val="0"/>
        </w:rPr>
        <w:t xml:space="preserve">Gibson et al. 2011</w:t>
      </w:r>
      <w:commentRangeEnd w:id="331"/>
      <w:r w:rsidDel="00000000" w:rsidR="00000000" w:rsidRPr="00000000">
        <w:commentReference w:id="331"/>
      </w:r>
      <w:r w:rsidDel="00000000" w:rsidR="00000000" w:rsidRPr="00000000">
        <w:rPr>
          <w:rtl w:val="0"/>
        </w:rPr>
        <w:t xml:space="preserve">, </w:t>
      </w:r>
      <w:commentRangeStart w:id="332"/>
      <w:r w:rsidDel="00000000" w:rsidR="00000000" w:rsidRPr="00000000">
        <w:rPr>
          <w:rtl w:val="0"/>
        </w:rPr>
        <w:t xml:space="preserve">Wearn et al. 2012</w:t>
      </w:r>
      <w:commentRangeEnd w:id="332"/>
      <w:r w:rsidDel="00000000" w:rsidR="00000000" w:rsidRPr="00000000">
        <w:commentReference w:id="332"/>
      </w:r>
      <w:r w:rsidDel="00000000" w:rsidR="00000000" w:rsidRPr="00000000">
        <w:rPr>
          <w:rtl w:val="0"/>
        </w:rPr>
        <w:t xml:space="preserve">, </w:t>
      </w:r>
      <w:commentRangeStart w:id="333"/>
      <w:r w:rsidDel="00000000" w:rsidR="00000000" w:rsidRPr="00000000">
        <w:rPr>
          <w:rtl w:val="0"/>
        </w:rPr>
        <w:t xml:space="preserve">Brodie et al. 2014</w:t>
      </w:r>
      <w:commentRangeEnd w:id="333"/>
      <w:r w:rsidDel="00000000" w:rsidR="00000000" w:rsidRPr="00000000">
        <w:commentReference w:id="333"/>
      </w:r>
      <w:r w:rsidDel="00000000" w:rsidR="00000000" w:rsidRPr="00000000">
        <w:rPr>
          <w:rtl w:val="0"/>
        </w:rPr>
        <w:t xml:space="preserve">, </w:t>
      </w:r>
      <w:commentRangeStart w:id="334"/>
      <w:r w:rsidDel="00000000" w:rsidR="00000000" w:rsidRPr="00000000">
        <w:rPr>
          <w:rtl w:val="0"/>
        </w:rPr>
        <w:t xml:space="preserve">Silva Junior et al. 2020</w:t>
      </w:r>
      <w:commentRangeEnd w:id="334"/>
      <w:r w:rsidDel="00000000" w:rsidR="00000000" w:rsidRPr="00000000">
        <w:commentReference w:id="334"/>
      </w:r>
      <w:r w:rsidDel="00000000" w:rsidR="00000000" w:rsidRPr="00000000">
        <w:rPr>
          <w:rtl w:val="0"/>
        </w:rPr>
        <w:t xml:space="preserve">, </w:t>
      </w:r>
      <w:commentRangeStart w:id="335"/>
      <w:r w:rsidDel="00000000" w:rsidR="00000000" w:rsidRPr="00000000">
        <w:rPr>
          <w:rtl w:val="0"/>
        </w:rPr>
        <w:t xml:space="preserve">Brando et al. 2024</w:t>
      </w:r>
      <w:commentRangeEnd w:id="335"/>
      <w:r w:rsidDel="00000000" w:rsidR="00000000" w:rsidRPr="00000000">
        <w:commentReference w:id="335"/>
      </w:r>
      <w:r w:rsidDel="00000000" w:rsidR="00000000" w:rsidRPr="00000000">
        <w:rPr>
          <w:rtl w:val="0"/>
        </w:rPr>
        <w:t xml:space="preserve">, </w:t>
      </w:r>
      <w:commentRangeStart w:id="336"/>
      <w:r w:rsidDel="00000000" w:rsidR="00000000" w:rsidRPr="00000000">
        <w:rPr>
          <w:rtl w:val="0"/>
        </w:rPr>
        <w:t xml:space="preserve">Flores et al. 2024</w:t>
      </w:r>
      <w:commentRangeEnd w:id="336"/>
      <w:r w:rsidDel="00000000" w:rsidR="00000000" w:rsidRPr="00000000">
        <w:commentReference w:id="336"/>
      </w:r>
      <w:r w:rsidDel="00000000" w:rsidR="00000000" w:rsidRPr="00000000">
        <w:rPr>
          <w:rtl w:val="0"/>
        </w:rPr>
        <w:t xml:space="preserve">). Satellite remote sensing has revolutionized rapid detection and quantification of direct human disturbance and deeper understanding of the drivers (see </w:t>
      </w:r>
      <w:r w:rsidDel="00000000" w:rsidR="00000000" w:rsidRPr="00000000">
        <w:rPr>
          <w:i w:val="1"/>
          <w:rtl w:val="0"/>
        </w:rPr>
        <w:t xml:space="preserve">Section 2.4 </w:t>
      </w:r>
      <w:r w:rsidDel="00000000" w:rsidR="00000000" w:rsidRPr="00000000">
        <w:rPr>
          <w:rtl w:val="0"/>
        </w:rPr>
        <w:t xml:space="preserve">for details). Deforestation and land cover change is now actively being mapped in high spatial resolution across the tropics and in association with specific industries and practices driving these trends (</w:t>
      </w:r>
      <w:commentRangeStart w:id="337"/>
      <w:r w:rsidDel="00000000" w:rsidR="00000000" w:rsidRPr="00000000">
        <w:rPr>
          <w:rtl w:val="0"/>
        </w:rPr>
        <w:t xml:space="preserve">Curtis et al. 2018</w:t>
      </w:r>
      <w:commentRangeEnd w:id="337"/>
      <w:r w:rsidDel="00000000" w:rsidR="00000000" w:rsidRPr="00000000">
        <w:commentReference w:id="337"/>
      </w:r>
      <w:r w:rsidDel="00000000" w:rsidR="00000000" w:rsidRPr="00000000">
        <w:rPr>
          <w:rtl w:val="0"/>
        </w:rPr>
        <w:t xml:space="preserve">, </w:t>
      </w:r>
      <w:commentRangeStart w:id="338"/>
      <w:r w:rsidDel="00000000" w:rsidR="00000000" w:rsidRPr="00000000">
        <w:rPr>
          <w:rtl w:val="0"/>
        </w:rPr>
        <w:t xml:space="preserve">Maxwell et al. 2019</w:t>
      </w:r>
      <w:commentRangeEnd w:id="338"/>
      <w:r w:rsidDel="00000000" w:rsidR="00000000" w:rsidRPr="00000000">
        <w:commentReference w:id="338"/>
      </w:r>
      <w:r w:rsidDel="00000000" w:rsidR="00000000" w:rsidRPr="00000000">
        <w:rPr>
          <w:rtl w:val="0"/>
        </w:rPr>
        <w:t xml:space="preserve">, </w:t>
      </w:r>
      <w:commentRangeStart w:id="339"/>
      <w:r w:rsidDel="00000000" w:rsidR="00000000" w:rsidRPr="00000000">
        <w:rPr>
          <w:rtl w:val="0"/>
        </w:rPr>
        <w:t xml:space="preserve">Longo et al. 2020</w:t>
      </w:r>
      <w:commentRangeEnd w:id="339"/>
      <w:r w:rsidDel="00000000" w:rsidR="00000000" w:rsidRPr="00000000">
        <w:commentReference w:id="339"/>
      </w:r>
      <w:r w:rsidDel="00000000" w:rsidR="00000000" w:rsidRPr="00000000">
        <w:rPr>
          <w:rtl w:val="0"/>
        </w:rPr>
        <w:t xml:space="preserve">, </w:t>
      </w:r>
      <w:commentRangeStart w:id="340"/>
      <w:r w:rsidDel="00000000" w:rsidR="00000000" w:rsidRPr="00000000">
        <w:rPr>
          <w:rtl w:val="0"/>
        </w:rPr>
        <w:t xml:space="preserve">Qin et al. 2021</w:t>
      </w:r>
      <w:commentRangeEnd w:id="340"/>
      <w:r w:rsidDel="00000000" w:rsidR="00000000" w:rsidRPr="00000000">
        <w:commentReference w:id="340"/>
      </w:r>
      <w:r w:rsidDel="00000000" w:rsidR="00000000" w:rsidRPr="00000000">
        <w:rPr>
          <w:rtl w:val="0"/>
        </w:rPr>
        <w:t xml:space="preserve">, </w:t>
      </w:r>
      <w:commentRangeStart w:id="341"/>
      <w:r w:rsidDel="00000000" w:rsidR="00000000" w:rsidRPr="00000000">
        <w:rPr>
          <w:rtl w:val="0"/>
        </w:rPr>
        <w:t xml:space="preserve">Harris et al. 2021</w:t>
      </w:r>
      <w:commentRangeEnd w:id="341"/>
      <w:r w:rsidDel="00000000" w:rsidR="00000000" w:rsidRPr="00000000">
        <w:commentReference w:id="341"/>
      </w:r>
      <w:r w:rsidDel="00000000" w:rsidR="00000000" w:rsidRPr="00000000">
        <w:rPr>
          <w:rtl w:val="0"/>
        </w:rPr>
        <w:t xml:space="preserve">, </w:t>
      </w:r>
      <w:commentRangeStart w:id="342"/>
      <w:r w:rsidDel="00000000" w:rsidR="00000000" w:rsidRPr="00000000">
        <w:rPr>
          <w:rtl w:val="0"/>
        </w:rPr>
        <w:t xml:space="preserve">Lapola et al. 2023</w:t>
      </w:r>
      <w:commentRangeEnd w:id="342"/>
      <w:r w:rsidDel="00000000" w:rsidR="00000000" w:rsidRPr="00000000">
        <w:commentReference w:id="342"/>
      </w:r>
      <w:r w:rsidDel="00000000" w:rsidR="00000000" w:rsidRPr="00000000">
        <w:rPr>
          <w:rtl w:val="0"/>
        </w:rPr>
        <w:t xml:space="preserve">, </w:t>
      </w:r>
      <w:commentRangeStart w:id="343"/>
      <w:r w:rsidDel="00000000" w:rsidR="00000000" w:rsidRPr="00000000">
        <w:rPr>
          <w:rtl w:val="0"/>
        </w:rPr>
        <w:t xml:space="preserve">McGregor et al. 2024</w:t>
      </w:r>
      <w:commentRangeEnd w:id="343"/>
      <w:r w:rsidDel="00000000" w:rsidR="00000000" w:rsidRPr="00000000">
        <w:commentReference w:id="343"/>
      </w:r>
      <w:r w:rsidDel="00000000" w:rsidR="00000000" w:rsidRPr="00000000">
        <w:rPr>
          <w:rtl w:val="0"/>
        </w:rPr>
        <w:t xml:space="preserve">). With the advent of small-satellite arrays (e.g., PlanetScope), it is now also possible to quantify both deforestation and degradation within days-to-months (</w:t>
      </w:r>
      <w:commentRangeStart w:id="344"/>
      <w:r w:rsidDel="00000000" w:rsidR="00000000" w:rsidRPr="00000000">
        <w:rPr>
          <w:rtl w:val="0"/>
        </w:rPr>
        <w:t xml:space="preserve">Welsink et al. 2023</w:t>
      </w:r>
      <w:commentRangeEnd w:id="344"/>
      <w:r w:rsidDel="00000000" w:rsidR="00000000" w:rsidRPr="00000000">
        <w:commentReference w:id="344"/>
      </w:r>
      <w:r w:rsidDel="00000000" w:rsidR="00000000" w:rsidRPr="00000000">
        <w:rPr>
          <w:rtl w:val="0"/>
        </w:rPr>
        <w:t xml:space="preserve">, </w:t>
      </w:r>
      <w:commentRangeStart w:id="345"/>
      <w:r w:rsidDel="00000000" w:rsidR="00000000" w:rsidRPr="00000000">
        <w:rPr>
          <w:rtl w:val="0"/>
        </w:rPr>
        <w:t xml:space="preserve">Dalagnol et al. 2023</w:t>
      </w:r>
      <w:commentRangeEnd w:id="345"/>
      <w:r w:rsidDel="00000000" w:rsidR="00000000" w:rsidRPr="00000000">
        <w:commentReference w:id="345"/>
      </w:r>
      <w:r w:rsidDel="00000000" w:rsidR="00000000" w:rsidRPr="00000000">
        <w:rPr>
          <w:rtl w:val="0"/>
        </w:rPr>
        <w:t xml:space="preserve">). These advances have demonstrated that degradation contributes as much, or more, than deforestation to total tropical forest disturbance regimes (</w:t>
      </w:r>
      <w:commentRangeStart w:id="346"/>
      <w:r w:rsidDel="00000000" w:rsidR="00000000" w:rsidRPr="00000000">
        <w:rPr>
          <w:rtl w:val="0"/>
        </w:rPr>
        <w:t xml:space="preserve">Maxwell et al. 2019</w:t>
      </w:r>
      <w:commentRangeEnd w:id="346"/>
      <w:r w:rsidDel="00000000" w:rsidR="00000000" w:rsidRPr="00000000">
        <w:commentReference w:id="346"/>
      </w:r>
      <w:r w:rsidDel="00000000" w:rsidR="00000000" w:rsidRPr="00000000">
        <w:rPr>
          <w:rtl w:val="0"/>
        </w:rPr>
        <w:t xml:space="preserve">, </w:t>
      </w:r>
      <w:commentRangeStart w:id="347"/>
      <w:r w:rsidDel="00000000" w:rsidR="00000000" w:rsidRPr="00000000">
        <w:rPr>
          <w:rtl w:val="0"/>
        </w:rPr>
        <w:t xml:space="preserve">Qin et al. 2021</w:t>
      </w:r>
      <w:commentRangeEnd w:id="347"/>
      <w:r w:rsidDel="00000000" w:rsidR="00000000" w:rsidRPr="00000000">
        <w:commentReference w:id="347"/>
      </w:r>
      <w:r w:rsidDel="00000000" w:rsidR="00000000" w:rsidRPr="00000000">
        <w:rPr>
          <w:rtl w:val="0"/>
        </w:rPr>
        <w:t xml:space="preserve">), highlighting the importance of high-resolution and high-frequency data for understanding and monitoring these dynamics. </w:t>
      </w:r>
      <w:r w:rsidDel="00000000" w:rsidR="00000000" w:rsidRPr="00000000">
        <w:rPr>
          <w:color w:val="ff0000"/>
          <w:rtl w:val="0"/>
        </w:rPr>
        <w:t xml:space="preserve">However, like essentially all aspects of tropical forest science, we know much more about the effects of degradation and deforestation in American tropical forests than in other regions.</w:t>
      </w:r>
    </w:p>
    <w:p w:rsidR="00000000" w:rsidDel="00000000" w:rsidP="00000000" w:rsidRDefault="00000000" w:rsidRPr="00000000" w14:paraId="00000163">
      <w:pPr>
        <w:spacing w:after="240" w:before="240" w:lineRule="auto"/>
        <w:rPr/>
      </w:pPr>
      <w:r w:rsidDel="00000000" w:rsidR="00000000" w:rsidRPr="00000000">
        <w:rPr>
          <w:rtl w:val="0"/>
        </w:rPr>
        <w:t xml:space="preserve">Fire dynamics often interact with deforestation and degradation in moist tropical forests, where naturally ignited fires are essentially non-existent, and human-ignited fires are common practice (</w:t>
      </w:r>
      <w:commentRangeStart w:id="348"/>
      <w:r w:rsidDel="00000000" w:rsidR="00000000" w:rsidRPr="00000000">
        <w:rPr>
          <w:rtl w:val="0"/>
        </w:rPr>
        <w:t xml:space="preserve">Brando et al. 2019</w:t>
      </w:r>
      <w:commentRangeEnd w:id="348"/>
      <w:r w:rsidDel="00000000" w:rsidR="00000000" w:rsidRPr="00000000">
        <w:commentReference w:id="348"/>
      </w:r>
      <w:r w:rsidDel="00000000" w:rsidR="00000000" w:rsidRPr="00000000">
        <w:rPr>
          <w:rtl w:val="0"/>
        </w:rPr>
        <w:t xml:space="preserve">). From 2003-2018, an estimated 41 ± 14% of all forest loss in primary humid tropical forests was fire-related, although this varied considerably between continents (</w:t>
      </w:r>
      <w:commentRangeStart w:id="349"/>
      <w:r w:rsidDel="00000000" w:rsidR="00000000" w:rsidRPr="00000000">
        <w:rPr>
          <w:rtl w:val="0"/>
        </w:rPr>
        <w:t xml:space="preserve">van Wees et al. 2020</w:t>
      </w:r>
      <w:commentRangeEnd w:id="349"/>
      <w:r w:rsidDel="00000000" w:rsidR="00000000" w:rsidRPr="00000000">
        <w:commentReference w:id="349"/>
      </w:r>
      <w:r w:rsidDel="00000000" w:rsidR="00000000" w:rsidRPr="00000000">
        <w:rPr>
          <w:rtl w:val="0"/>
        </w:rPr>
        <w:t xml:space="preserve">). Of all tropical fire-related forest loss during this period, 69% occurred in the tropical Americas, 22% in Southeast Asia, and only 8% in sub-Saharan Africa. However, significant decreases in the fraction of fire-related forest loss were found in the Amazon and Indonesia, where high deforestation rates peaked in the early 2000s, as fire-related forest loss increased in tropical forests in Africa. Satellite and ground measurements have revealed the widespread effects of fires and their major contributions to pantropical carbon cycling (</w:t>
      </w:r>
      <w:commentRangeStart w:id="350"/>
      <w:r w:rsidDel="00000000" w:rsidR="00000000" w:rsidRPr="00000000">
        <w:rPr>
          <w:rtl w:val="0"/>
        </w:rPr>
        <w:t xml:space="preserve">Cochrane 2001</w:t>
      </w:r>
      <w:commentRangeEnd w:id="350"/>
      <w:r w:rsidDel="00000000" w:rsidR="00000000" w:rsidRPr="00000000">
        <w:commentReference w:id="350"/>
      </w:r>
      <w:r w:rsidDel="00000000" w:rsidR="00000000" w:rsidRPr="00000000">
        <w:rPr>
          <w:rtl w:val="0"/>
        </w:rPr>
        <w:t xml:space="preserve">, </w:t>
      </w:r>
      <w:commentRangeStart w:id="351"/>
      <w:r w:rsidDel="00000000" w:rsidR="00000000" w:rsidRPr="00000000">
        <w:rPr>
          <w:rtl w:val="0"/>
        </w:rPr>
        <w:t xml:space="preserve">Berenguer et al. 2021</w:t>
      </w:r>
      <w:commentRangeEnd w:id="351"/>
      <w:r w:rsidDel="00000000" w:rsidR="00000000" w:rsidRPr="00000000">
        <w:commentReference w:id="351"/>
      </w:r>
      <w:r w:rsidDel="00000000" w:rsidR="00000000" w:rsidRPr="00000000">
        <w:rPr>
          <w:rtl w:val="0"/>
        </w:rPr>
        <w:t xml:space="preserve">). Human-ignited fires commonly spread into the understory of intact tropical forests where they directly cause tree mortality and indirectly make forests more susceptible to subsequent wind-caused disturbance (</w:t>
      </w:r>
      <w:commentRangeStart w:id="352"/>
      <w:r w:rsidDel="00000000" w:rsidR="00000000" w:rsidRPr="00000000">
        <w:rPr>
          <w:rtl w:val="0"/>
        </w:rPr>
        <w:t xml:space="preserve">Barlow et al. 2003</w:t>
      </w:r>
      <w:commentRangeEnd w:id="352"/>
      <w:r w:rsidDel="00000000" w:rsidR="00000000" w:rsidRPr="00000000">
        <w:commentReference w:id="352"/>
      </w:r>
      <w:r w:rsidDel="00000000" w:rsidR="00000000" w:rsidRPr="00000000">
        <w:rPr>
          <w:rtl w:val="0"/>
        </w:rPr>
        <w:t xml:space="preserve">, </w:t>
      </w:r>
      <w:commentRangeStart w:id="353"/>
      <w:r w:rsidDel="00000000" w:rsidR="00000000" w:rsidRPr="00000000">
        <w:rPr>
          <w:rtl w:val="0"/>
        </w:rPr>
        <w:t xml:space="preserve">Brando et al. 2014</w:t>
      </w:r>
      <w:commentRangeEnd w:id="353"/>
      <w:r w:rsidDel="00000000" w:rsidR="00000000" w:rsidRPr="00000000">
        <w:commentReference w:id="353"/>
      </w:r>
      <w:r w:rsidDel="00000000" w:rsidR="00000000" w:rsidRPr="00000000">
        <w:rPr>
          <w:rtl w:val="0"/>
        </w:rPr>
        <w:t xml:space="preserve">, </w:t>
      </w:r>
      <w:commentRangeStart w:id="354"/>
      <w:r w:rsidDel="00000000" w:rsidR="00000000" w:rsidRPr="00000000">
        <w:rPr>
          <w:rtl w:val="0"/>
        </w:rPr>
        <w:t xml:space="preserve">Silvério et al. 2019</w:t>
      </w:r>
      <w:commentRangeEnd w:id="354"/>
      <w:r w:rsidDel="00000000" w:rsidR="00000000" w:rsidRPr="00000000">
        <w:commentReference w:id="354"/>
      </w:r>
      <w:r w:rsidDel="00000000" w:rsidR="00000000" w:rsidRPr="00000000">
        <w:rPr>
          <w:rtl w:val="0"/>
        </w:rPr>
        <w:t xml:space="preserve">, </w:t>
      </w:r>
      <w:commentRangeStart w:id="355"/>
      <w:r w:rsidDel="00000000" w:rsidR="00000000" w:rsidRPr="00000000">
        <w:rPr>
          <w:rtl w:val="0"/>
        </w:rPr>
        <w:t xml:space="preserve">Berenguer et al. 2021</w:t>
      </w:r>
      <w:commentRangeEnd w:id="355"/>
      <w:r w:rsidDel="00000000" w:rsidR="00000000" w:rsidRPr="00000000">
        <w:commentReference w:id="355"/>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commentRangeStart w:id="356"/>
      <w:r w:rsidDel="00000000" w:rsidR="00000000" w:rsidRPr="00000000">
        <w:rPr>
          <w:rtl w:val="0"/>
        </w:rPr>
        <w:t xml:space="preserve">Alencar et al. 2009</w:t>
      </w:r>
      <w:commentRangeEnd w:id="356"/>
      <w:r w:rsidDel="00000000" w:rsidR="00000000" w:rsidRPr="00000000">
        <w:commentReference w:id="356"/>
      </w:r>
      <w:r w:rsidDel="00000000" w:rsidR="00000000" w:rsidRPr="00000000">
        <w:rPr>
          <w:rtl w:val="0"/>
        </w:rPr>
        <w:t xml:space="preserve">, </w:t>
      </w:r>
      <w:commentRangeStart w:id="357"/>
      <w:r w:rsidDel="00000000" w:rsidR="00000000" w:rsidRPr="00000000">
        <w:rPr>
          <w:rtl w:val="0"/>
        </w:rPr>
        <w:t xml:space="preserve">Brando et al. 2014</w:t>
      </w:r>
      <w:commentRangeEnd w:id="357"/>
      <w:r w:rsidDel="00000000" w:rsidR="00000000" w:rsidRPr="00000000">
        <w:commentReference w:id="357"/>
      </w:r>
      <w:r w:rsidDel="00000000" w:rsidR="00000000" w:rsidRPr="00000000">
        <w:rPr>
          <w:rtl w:val="0"/>
        </w:rPr>
        <w:t xml:space="preserve">, </w:t>
      </w:r>
      <w:commentRangeStart w:id="358"/>
      <w:r w:rsidDel="00000000" w:rsidR="00000000" w:rsidRPr="00000000">
        <w:rPr>
          <w:rtl w:val="0"/>
        </w:rPr>
        <w:t xml:space="preserve">2019</w:t>
      </w:r>
      <w:commentRangeEnd w:id="358"/>
      <w:r w:rsidDel="00000000" w:rsidR="00000000" w:rsidRPr="00000000">
        <w:commentReference w:id="358"/>
      </w:r>
      <w:r w:rsidDel="00000000" w:rsidR="00000000" w:rsidRPr="00000000">
        <w:rPr>
          <w:rtl w:val="0"/>
        </w:rPr>
        <w:t xml:space="preserve">). </w:t>
      </w:r>
    </w:p>
    <w:p w:rsidR="00000000" w:rsidDel="00000000" w:rsidP="00000000" w:rsidRDefault="00000000" w:rsidRPr="00000000" w14:paraId="00000164">
      <w:pPr>
        <w:spacing w:after="240" w:before="240" w:lineRule="auto"/>
        <w:rPr/>
      </w:pP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relative to deforestation and forest degradation (although defaunation remains essentially impossible to detect using remote sensing). Nearly all natural disturbances occur at small spatiotemporal scales, with over 98% of biomass mortality in the Amazon attributable to events less than 0.1 ha in area (</w:t>
      </w:r>
      <w:commentRangeStart w:id="359"/>
      <w:r w:rsidDel="00000000" w:rsidR="00000000" w:rsidRPr="00000000">
        <w:rPr>
          <w:rtl w:val="0"/>
        </w:rPr>
        <w:t xml:space="preserve">Espírito-Santo et al. 2014</w:t>
      </w:r>
      <w:commentRangeEnd w:id="359"/>
      <w:r w:rsidDel="00000000" w:rsidR="00000000" w:rsidRPr="00000000">
        <w:commentReference w:id="359"/>
      </w:r>
      <w:r w:rsidDel="00000000" w:rsidR="00000000" w:rsidRPr="00000000">
        <w:rPr>
          <w:rtl w:val="0"/>
        </w:rPr>
        <w:t xml:space="preserve">). </w:t>
      </w:r>
      <w:r w:rsidDel="00000000" w:rsidR="00000000" w:rsidRPr="00000000">
        <w:rPr>
          <w:rtl w:val="0"/>
        </w:rPr>
        <w:t xml:space="preserve">Although natural disturbance events are typically small, they 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commentRangeStart w:id="360"/>
      <w:r w:rsidDel="00000000" w:rsidR="00000000" w:rsidRPr="00000000">
        <w:rPr>
          <w:rtl w:val="0"/>
        </w:rPr>
        <w:t xml:space="preserve">Galbraith et al. 2013</w:t>
      </w:r>
      <w:commentRangeEnd w:id="360"/>
      <w:r w:rsidDel="00000000" w:rsidR="00000000" w:rsidRPr="00000000">
        <w:commentReference w:id="360"/>
      </w:r>
      <w:r w:rsidDel="00000000" w:rsidR="00000000" w:rsidRPr="00000000">
        <w:rPr>
          <w:rtl w:val="0"/>
        </w:rPr>
        <w:t xml:space="preserve">, </w:t>
      </w:r>
      <w:commentRangeStart w:id="361"/>
      <w:r w:rsidDel="00000000" w:rsidR="00000000" w:rsidRPr="00000000">
        <w:rPr>
          <w:rtl w:val="0"/>
        </w:rPr>
        <w:t xml:space="preserve">Espírito-Santo et al. 2014</w:t>
      </w:r>
      <w:commentRangeEnd w:id="361"/>
      <w:r w:rsidDel="00000000" w:rsidR="00000000" w:rsidRPr="00000000">
        <w:commentReference w:id="361"/>
      </w:r>
      <w:r w:rsidDel="00000000" w:rsidR="00000000" w:rsidRPr="00000000">
        <w:rPr>
          <w:rtl w:val="0"/>
        </w:rPr>
        <w:t xml:space="preserve">). However, natural disturbances vary tremendously in space and time (</w:t>
      </w:r>
      <w:commentRangeStart w:id="362"/>
      <w:r w:rsidDel="00000000" w:rsidR="00000000" w:rsidRPr="00000000">
        <w:rPr>
          <w:rtl w:val="0"/>
        </w:rPr>
        <w:t xml:space="preserve">Galbraith et al. 2013</w:t>
      </w:r>
      <w:commentRangeEnd w:id="362"/>
      <w:r w:rsidDel="00000000" w:rsidR="00000000" w:rsidRPr="00000000">
        <w:commentReference w:id="362"/>
      </w:r>
      <w:r w:rsidDel="00000000" w:rsidR="00000000" w:rsidRPr="00000000">
        <w:rPr>
          <w:rtl w:val="0"/>
        </w:rPr>
        <w:t xml:space="preserve">, </w:t>
      </w:r>
      <w:commentRangeStart w:id="363"/>
      <w:r w:rsidDel="00000000" w:rsidR="00000000" w:rsidRPr="00000000">
        <w:rPr>
          <w:rtl w:val="0"/>
        </w:rPr>
        <w:t xml:space="preserve">Sullivan et al. 2020</w:t>
      </w:r>
      <w:commentRangeEnd w:id="363"/>
      <w:r w:rsidDel="00000000" w:rsidR="00000000" w:rsidRPr="00000000">
        <w:commentReference w:id="363"/>
      </w:r>
      <w:r w:rsidDel="00000000" w:rsidR="00000000" w:rsidRPr="00000000">
        <w:rPr>
          <w:rtl w:val="0"/>
        </w:rPr>
        <w:t xml:space="preserve">, </w:t>
      </w:r>
      <w:commentRangeStart w:id="364"/>
      <w:r w:rsidDel="00000000" w:rsidR="00000000" w:rsidRPr="00000000">
        <w:rPr>
          <w:rtl w:val="0"/>
        </w:rPr>
        <w:t xml:space="preserve">Hubau et al. 2020</w:t>
      </w:r>
      <w:commentRangeEnd w:id="364"/>
      <w:r w:rsidDel="00000000" w:rsidR="00000000" w:rsidRPr="00000000">
        <w:commentReference w:id="364"/>
      </w:r>
      <w:r w:rsidDel="00000000" w:rsidR="00000000" w:rsidRPr="00000000">
        <w:rPr>
          <w:rtl w:val="0"/>
        </w:rPr>
        <w:t xml:space="preserve">, </w:t>
      </w:r>
      <w:commentRangeStart w:id="365"/>
      <w:r w:rsidDel="00000000" w:rsidR="00000000" w:rsidRPr="00000000">
        <w:rPr>
          <w:rtl w:val="0"/>
        </w:rPr>
        <w:t xml:space="preserve">Dalagnol et al. 2021</w:t>
      </w:r>
      <w:commentRangeEnd w:id="365"/>
      <w:r w:rsidDel="00000000" w:rsidR="00000000" w:rsidRPr="00000000">
        <w:commentReference w:id="365"/>
      </w:r>
      <w:r w:rsidDel="00000000" w:rsidR="00000000" w:rsidRPr="00000000">
        <w:rPr>
          <w:rtl w:val="0"/>
        </w:rPr>
        <w:t xml:space="preserve">, </w:t>
      </w:r>
      <w:commentRangeStart w:id="366"/>
      <w:r w:rsidDel="00000000" w:rsidR="00000000" w:rsidRPr="00000000">
        <w:rPr>
          <w:rtl w:val="0"/>
        </w:rPr>
        <w:t xml:space="preserve">Csillik et al. 2024</w:t>
      </w:r>
      <w:commentRangeEnd w:id="366"/>
      <w:r w:rsidDel="00000000" w:rsidR="00000000" w:rsidRPr="00000000">
        <w:commentReference w:id="366"/>
      </w:r>
      <w:r w:rsidDel="00000000" w:rsidR="00000000" w:rsidRPr="00000000">
        <w:rPr>
          <w:rtl w:val="0"/>
        </w:rPr>
        <w:t xml:space="preserve">), with distinct drivers in different regions and strong evidence that natural disturbance regimes are shifting with climate change (</w:t>
      </w:r>
      <w:commentRangeStart w:id="367"/>
      <w:r w:rsidDel="00000000" w:rsidR="00000000" w:rsidRPr="00000000">
        <w:rPr>
          <w:rtl w:val="0"/>
        </w:rPr>
        <w:t xml:space="preserve">Gloor et al. 2013</w:t>
      </w:r>
      <w:commentRangeEnd w:id="367"/>
      <w:r w:rsidDel="00000000" w:rsidR="00000000" w:rsidRPr="00000000">
        <w:commentReference w:id="367"/>
      </w:r>
      <w:r w:rsidDel="00000000" w:rsidR="00000000" w:rsidRPr="00000000">
        <w:rPr>
          <w:rtl w:val="0"/>
        </w:rPr>
        <w:t xml:space="preserve">, </w:t>
      </w:r>
      <w:commentRangeStart w:id="368"/>
      <w:r w:rsidDel="00000000" w:rsidR="00000000" w:rsidRPr="00000000">
        <w:rPr>
          <w:rtl w:val="0"/>
        </w:rPr>
        <w:t xml:space="preserve">McDowell et al. 2018</w:t>
      </w:r>
      <w:commentRangeEnd w:id="368"/>
      <w:r w:rsidDel="00000000" w:rsidR="00000000" w:rsidRPr="00000000">
        <w:commentReference w:id="368"/>
      </w:r>
      <w:r w:rsidDel="00000000" w:rsidR="00000000" w:rsidRPr="00000000">
        <w:rPr>
          <w:rtl w:val="0"/>
        </w:rPr>
        <w:t xml:space="preserve">, </w:t>
      </w:r>
      <w:commentRangeStart w:id="369"/>
      <w:r w:rsidDel="00000000" w:rsidR="00000000" w:rsidRPr="00000000">
        <w:rPr>
          <w:rtl w:val="0"/>
        </w:rPr>
        <w:t xml:space="preserve">Gora et al. 2020a</w:t>
      </w:r>
      <w:commentRangeEnd w:id="369"/>
      <w:r w:rsidDel="00000000" w:rsidR="00000000" w:rsidRPr="00000000">
        <w:commentReference w:id="369"/>
      </w:r>
      <w:r w:rsidDel="00000000" w:rsidR="00000000" w:rsidRPr="00000000">
        <w:rPr>
          <w:rtl w:val="0"/>
        </w:rPr>
        <w:t xml:space="preserve">, </w:t>
      </w:r>
      <w:commentRangeStart w:id="370"/>
      <w:r w:rsidDel="00000000" w:rsidR="00000000" w:rsidRPr="00000000">
        <w:rPr>
          <w:rtl w:val="0"/>
        </w:rPr>
        <w:t xml:space="preserve">Sullivan et al. 2020</w:t>
      </w:r>
      <w:commentRangeEnd w:id="370"/>
      <w:r w:rsidDel="00000000" w:rsidR="00000000" w:rsidRPr="00000000">
        <w:commentReference w:id="370"/>
      </w:r>
      <w:r w:rsidDel="00000000" w:rsidR="00000000" w:rsidRPr="00000000">
        <w:rPr>
          <w:rtl w:val="0"/>
        </w:rPr>
        <w:t xml:space="preserve">, </w:t>
      </w:r>
      <w:commentRangeStart w:id="371"/>
      <w:r w:rsidDel="00000000" w:rsidR="00000000" w:rsidRPr="00000000">
        <w:rPr>
          <w:rtl w:val="0"/>
        </w:rPr>
        <w:t xml:space="preserve">Gora and Esquivel-Muelbert 2021</w:t>
      </w:r>
      <w:commentRangeEnd w:id="371"/>
      <w:r w:rsidDel="00000000" w:rsidR="00000000" w:rsidRPr="00000000">
        <w:commentReference w:id="371"/>
      </w:r>
      <w:r w:rsidDel="00000000" w:rsidR="00000000" w:rsidRPr="00000000">
        <w:rPr>
          <w:rtl w:val="0"/>
        </w:rPr>
        <w:t xml:space="preserve">, </w:t>
      </w:r>
      <w:commentRangeStart w:id="372"/>
      <w:r w:rsidDel="00000000" w:rsidR="00000000" w:rsidRPr="00000000">
        <w:rPr>
          <w:rtl w:val="0"/>
        </w:rPr>
        <w:t xml:space="preserve">Fang et al. 2022</w:t>
      </w:r>
      <w:commentRangeEnd w:id="372"/>
      <w:r w:rsidDel="00000000" w:rsidR="00000000" w:rsidRPr="00000000">
        <w:commentReference w:id="372"/>
      </w:r>
      <w:r w:rsidDel="00000000" w:rsidR="00000000" w:rsidRPr="00000000">
        <w:rPr>
          <w:rtl w:val="0"/>
        </w:rPr>
        <w:t xml:space="preserve">). Given their </w:t>
      </w:r>
      <w:commentRangeStart w:id="373"/>
      <w:r w:rsidDel="00000000" w:rsidR="00000000" w:rsidRPr="00000000">
        <w:rPr>
          <w:rtl w:val="0"/>
        </w:rPr>
        <w:t xml:space="preserve">tremendous </w:t>
      </w:r>
      <w:commentRangeEnd w:id="373"/>
      <w:r w:rsidDel="00000000" w:rsidR="00000000" w:rsidRPr="00000000">
        <w:commentReference w:id="373"/>
      </w:r>
      <w:r w:rsidDel="00000000" w:rsidR="00000000" w:rsidRPr="00000000">
        <w:rPr>
          <w:rtl w:val="0"/>
        </w:rPr>
        <w:t xml:space="preserve">contributions to tropical forest carbon cycle dynamics, even small changes in natural disturbance regimes would have a tremendous impact on tropical forest function and the global carbon budget.</w:t>
      </w:r>
    </w:p>
    <w:p w:rsidR="00000000" w:rsidDel="00000000" w:rsidP="00000000" w:rsidRDefault="00000000" w:rsidRPr="00000000" w14:paraId="00000165">
      <w:pPr>
        <w:spacing w:after="240" w:before="240" w:lineRule="auto"/>
        <w:rPr/>
      </w:pPr>
      <w:r w:rsidDel="00000000" w:rsidR="00000000" w:rsidRPr="00000000">
        <w:rPr>
          <w:rtl w:val="0"/>
        </w:rPr>
        <w:t xml:space="preserve">Drought and storm events are major drivers of natural disturbance in tropical forests. Atmospheric water stress associated with high temperatures and vapor pressure deficits has been increasing the past several decades (</w:t>
      </w:r>
      <w:commentRangeStart w:id="374"/>
      <w:r w:rsidDel="00000000" w:rsidR="00000000" w:rsidRPr="00000000">
        <w:rPr>
          <w:rtl w:val="0"/>
        </w:rPr>
        <w:t xml:space="preserve">Fang et al. 2022</w:t>
      </w:r>
      <w:commentRangeEnd w:id="374"/>
      <w:r w:rsidDel="00000000" w:rsidR="00000000" w:rsidRPr="00000000">
        <w:commentReference w:id="374"/>
      </w:r>
      <w:r w:rsidDel="00000000" w:rsidR="00000000" w:rsidRPr="00000000">
        <w:rPr>
          <w:rtl w:val="0"/>
        </w:rPr>
        <w:t xml:space="preserve">), and periodic droughts are occurring with increasing severity and frequency (</w:t>
      </w:r>
      <w:commentRangeStart w:id="375"/>
      <w:r w:rsidDel="00000000" w:rsidR="00000000" w:rsidRPr="00000000">
        <w:rPr>
          <w:rtl w:val="0"/>
        </w:rPr>
        <w:t xml:space="preserve">Boiser et al. 2015</w:t>
      </w:r>
      <w:commentRangeEnd w:id="375"/>
      <w:r w:rsidDel="00000000" w:rsidR="00000000" w:rsidRPr="00000000">
        <w:commentReference w:id="375"/>
      </w:r>
      <w:r w:rsidDel="00000000" w:rsidR="00000000" w:rsidRPr="00000000">
        <w:rPr>
          <w:rtl w:val="0"/>
        </w:rPr>
        <w:t xml:space="preserve">, </w:t>
      </w:r>
      <w:commentRangeStart w:id="376"/>
      <w:r w:rsidDel="00000000" w:rsidR="00000000" w:rsidRPr="00000000">
        <w:rPr>
          <w:rtl w:val="0"/>
        </w:rPr>
        <w:t xml:space="preserve">Duffy et al. 2015</w:t>
      </w:r>
      <w:commentRangeEnd w:id="376"/>
      <w:r w:rsidDel="00000000" w:rsidR="00000000" w:rsidRPr="00000000">
        <w:commentReference w:id="376"/>
      </w:r>
      <w:r w:rsidDel="00000000" w:rsidR="00000000" w:rsidRPr="00000000">
        <w:rPr>
          <w:rtl w:val="0"/>
        </w:rPr>
        <w:t xml:space="preserve">, </w:t>
      </w:r>
      <w:commentRangeStart w:id="377"/>
      <w:r w:rsidDel="00000000" w:rsidR="00000000" w:rsidRPr="00000000">
        <w:rPr>
          <w:rtl w:val="0"/>
        </w:rPr>
        <w:t xml:space="preserve">Trenberth et al. 2014</w:t>
      </w:r>
      <w:commentRangeEnd w:id="377"/>
      <w:r w:rsidDel="00000000" w:rsidR="00000000" w:rsidRPr="00000000">
        <w:commentReference w:id="377"/>
      </w:r>
      <w:r w:rsidDel="00000000" w:rsidR="00000000" w:rsidRPr="00000000">
        <w:rPr>
          <w:rtl w:val="0"/>
        </w:rPr>
        <w:t xml:space="preserve">). Drought related water stress is associated with increases in tree mortality and decreases in tree growth detectable with both forest inventory plots and satellite remote sensing (</w:t>
      </w:r>
      <w:commentRangeStart w:id="378"/>
      <w:r w:rsidDel="00000000" w:rsidR="00000000" w:rsidRPr="00000000">
        <w:rPr>
          <w:rtl w:val="0"/>
        </w:rPr>
        <w:t xml:space="preserve">Phillips et al. 2009</w:t>
      </w:r>
      <w:commentRangeEnd w:id="378"/>
      <w:r w:rsidDel="00000000" w:rsidR="00000000" w:rsidRPr="00000000">
        <w:commentReference w:id="378"/>
      </w:r>
      <w:r w:rsidDel="00000000" w:rsidR="00000000" w:rsidRPr="00000000">
        <w:rPr>
          <w:rtl w:val="0"/>
        </w:rPr>
        <w:t xml:space="preserve">, </w:t>
      </w:r>
      <w:commentRangeStart w:id="379"/>
      <w:r w:rsidDel="00000000" w:rsidR="00000000" w:rsidRPr="00000000">
        <w:rPr>
          <w:rtl w:val="0"/>
        </w:rPr>
        <w:t xml:space="preserve">Saatchi et al. 2013</w:t>
      </w:r>
      <w:commentRangeEnd w:id="379"/>
      <w:r w:rsidDel="00000000" w:rsidR="00000000" w:rsidRPr="00000000">
        <w:commentReference w:id="379"/>
      </w:r>
      <w:r w:rsidDel="00000000" w:rsidR="00000000" w:rsidRPr="00000000">
        <w:rPr>
          <w:rtl w:val="0"/>
        </w:rPr>
        <w:t xml:space="preserve">, </w:t>
      </w:r>
      <w:commentRangeStart w:id="380"/>
      <w:r w:rsidDel="00000000" w:rsidR="00000000" w:rsidRPr="00000000">
        <w:rPr>
          <w:rtl w:val="0"/>
        </w:rPr>
        <w:t xml:space="preserve">Qie et al. 2017</w:t>
      </w:r>
      <w:commentRangeEnd w:id="380"/>
      <w:r w:rsidDel="00000000" w:rsidR="00000000" w:rsidRPr="00000000">
        <w:commentReference w:id="380"/>
      </w:r>
      <w:r w:rsidDel="00000000" w:rsidR="00000000" w:rsidRPr="00000000">
        <w:rPr>
          <w:rtl w:val="0"/>
        </w:rPr>
        <w:t xml:space="preserve">, </w:t>
      </w:r>
      <w:commentRangeStart w:id="381"/>
      <w:r w:rsidDel="00000000" w:rsidR="00000000" w:rsidRPr="00000000">
        <w:rPr>
          <w:rtl w:val="0"/>
        </w:rPr>
        <w:t xml:space="preserve">Hammond et al. 2022</w:t>
      </w:r>
      <w:commentRangeEnd w:id="381"/>
      <w:r w:rsidDel="00000000" w:rsidR="00000000" w:rsidRPr="00000000">
        <w:commentReference w:id="381"/>
      </w:r>
      <w:r w:rsidDel="00000000" w:rsidR="00000000" w:rsidRPr="00000000">
        <w:rPr>
          <w:rtl w:val="0"/>
        </w:rPr>
        <w:t xml:space="preserve">, </w:t>
      </w:r>
      <w:commentRangeStart w:id="382"/>
      <w:r w:rsidDel="00000000" w:rsidR="00000000" w:rsidRPr="00000000">
        <w:rPr>
          <w:rtl w:val="0"/>
        </w:rPr>
        <w:t xml:space="preserve">Bauman et al. 2022</w:t>
      </w:r>
      <w:commentRangeEnd w:id="382"/>
      <w:r w:rsidDel="00000000" w:rsidR="00000000" w:rsidRPr="00000000">
        <w:commentReference w:id="382"/>
      </w:r>
      <w:r w:rsidDel="00000000" w:rsidR="00000000" w:rsidRPr="00000000">
        <w:rPr>
          <w:rtl w:val="0"/>
        </w:rPr>
        <w:t xml:space="preserve">, </w:t>
      </w:r>
      <w:commentRangeStart w:id="383"/>
      <w:r w:rsidDel="00000000" w:rsidR="00000000" w:rsidRPr="00000000">
        <w:rPr>
          <w:rtl w:val="0"/>
        </w:rPr>
        <w:t xml:space="preserve">Bennett et al. 2023</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Chen et al. 2024</w:t>
      </w:r>
      <w:commentRangeEnd w:id="384"/>
      <w:r w:rsidDel="00000000" w:rsidR="00000000" w:rsidRPr="00000000">
        <w:commentReference w:id="384"/>
      </w:r>
      <w:r w:rsidDel="00000000" w:rsidR="00000000" w:rsidRPr="00000000">
        <w:rPr>
          <w:rtl w:val="0"/>
        </w:rPr>
        <w:t xml:space="preserve">). Detailed physiological and anatomical work has revealed much about the mechanisms underlying forest resilience to water stress (</w:t>
      </w:r>
      <w:commentRangeStart w:id="385"/>
      <w:r w:rsidDel="00000000" w:rsidR="00000000" w:rsidRPr="00000000">
        <w:rPr>
          <w:rtl w:val="0"/>
        </w:rPr>
        <w:t xml:space="preserve">McDowell et al. 2008</w:t>
      </w:r>
      <w:commentRangeEnd w:id="385"/>
      <w:r w:rsidDel="00000000" w:rsidR="00000000" w:rsidRPr="00000000">
        <w:commentReference w:id="385"/>
      </w:r>
      <w:r w:rsidDel="00000000" w:rsidR="00000000" w:rsidRPr="00000000">
        <w:rPr>
          <w:rtl w:val="0"/>
        </w:rPr>
        <w:t xml:space="preserve">, </w:t>
      </w:r>
      <w:commentRangeStart w:id="386"/>
      <w:r w:rsidDel="00000000" w:rsidR="00000000" w:rsidRPr="00000000">
        <w:rPr>
          <w:rtl w:val="0"/>
        </w:rPr>
        <w:t xml:space="preserve">McDowell 2011</w:t>
      </w:r>
      <w:commentRangeEnd w:id="386"/>
      <w:r w:rsidDel="00000000" w:rsidR="00000000" w:rsidRPr="00000000">
        <w:commentReference w:id="386"/>
      </w:r>
      <w:r w:rsidDel="00000000" w:rsidR="00000000" w:rsidRPr="00000000">
        <w:rPr>
          <w:rtl w:val="0"/>
        </w:rPr>
        <w:t xml:space="preserve">,</w:t>
      </w:r>
      <w:commentRangeStart w:id="387"/>
      <w:r w:rsidDel="00000000" w:rsidR="00000000" w:rsidRPr="00000000">
        <w:rPr>
          <w:rtl w:val="0"/>
        </w:rPr>
        <w:t xml:space="preserve"> Trugman et al. 2018</w:t>
      </w:r>
      <w:commentRangeEnd w:id="387"/>
      <w:r w:rsidDel="00000000" w:rsidR="00000000" w:rsidRPr="00000000">
        <w:commentReference w:id="387"/>
      </w:r>
      <w:r w:rsidDel="00000000" w:rsidR="00000000" w:rsidRPr="00000000">
        <w:rPr>
          <w:rtl w:val="0"/>
        </w:rPr>
        <w:t xml:space="preserve">, </w:t>
      </w:r>
      <w:commentRangeStart w:id="388"/>
      <w:r w:rsidDel="00000000" w:rsidR="00000000" w:rsidRPr="00000000">
        <w:rPr>
          <w:rtl w:val="0"/>
        </w:rPr>
        <w:t xml:space="preserve">Smith-Martin et al. 2023</w:t>
      </w:r>
      <w:commentRangeEnd w:id="388"/>
      <w:r w:rsidDel="00000000" w:rsidR="00000000" w:rsidRPr="00000000">
        <w:commentReference w:id="388"/>
      </w:r>
      <w:r w:rsidDel="00000000" w:rsidR="00000000" w:rsidRPr="00000000">
        <w:rPr>
          <w:rtl w:val="0"/>
        </w:rPr>
        <w:t xml:space="preserve">, </w:t>
      </w:r>
      <w:commentRangeStart w:id="389"/>
      <w:r w:rsidDel="00000000" w:rsidR="00000000" w:rsidRPr="00000000">
        <w:rPr>
          <w:rtl w:val="0"/>
        </w:rPr>
        <w:t xml:space="preserve">Tavares et al. 2023</w:t>
      </w:r>
      <w:commentRangeEnd w:id="389"/>
      <w:r w:rsidDel="00000000" w:rsidR="00000000" w:rsidRPr="00000000">
        <w:commentReference w:id="389"/>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commentRangeStart w:id="390"/>
      <w:r w:rsidDel="00000000" w:rsidR="00000000" w:rsidRPr="00000000">
        <w:rPr>
          <w:rtl w:val="0"/>
        </w:rPr>
        <w:t xml:space="preserve">Bennett et al. 2023</w:t>
      </w:r>
      <w:commentRangeEnd w:id="390"/>
      <w:r w:rsidDel="00000000" w:rsidR="00000000" w:rsidRPr="00000000">
        <w:commentReference w:id="390"/>
      </w:r>
      <w:r w:rsidDel="00000000" w:rsidR="00000000" w:rsidRPr="00000000">
        <w:rPr>
          <w:rtl w:val="0"/>
        </w:rPr>
        <w:t xml:space="preserve">), but only a marginal effect in African tropical forests (</w:t>
      </w:r>
      <w:commentRangeStart w:id="391"/>
      <w:r w:rsidDel="00000000" w:rsidR="00000000" w:rsidRPr="00000000">
        <w:rPr>
          <w:rtl w:val="0"/>
        </w:rPr>
        <w:t xml:space="preserve">Bennett et al. 2021</w:t>
      </w:r>
      <w:commentRangeEnd w:id="391"/>
      <w:r w:rsidDel="00000000" w:rsidR="00000000" w:rsidRPr="00000000">
        <w:commentReference w:id="391"/>
      </w:r>
      <w:r w:rsidDel="00000000" w:rsidR="00000000" w:rsidRPr="00000000">
        <w:rPr>
          <w:rtl w:val="0"/>
        </w:rPr>
        <w:t xml:space="preserve">) and</w:t>
      </w:r>
      <w:commentRangeStart w:id="392"/>
      <w:r w:rsidDel="00000000" w:rsidR="00000000" w:rsidRPr="00000000">
        <w:rPr>
          <w:rtl w:val="0"/>
        </w:rPr>
        <w:t xml:space="preserve"> caused </w:t>
      </w:r>
      <w:commentRangeEnd w:id="392"/>
      <w:r w:rsidDel="00000000" w:rsidR="00000000" w:rsidRPr="00000000">
        <w:commentReference w:id="392"/>
      </w:r>
      <w:r w:rsidDel="00000000" w:rsidR="00000000" w:rsidRPr="00000000">
        <w:rPr>
          <w:rtl w:val="0"/>
        </w:rPr>
        <w:t xml:space="preserve">a substantial increase in GPP in central Panama (</w:t>
      </w:r>
      <w:commentRangeStart w:id="393"/>
      <w:r w:rsidDel="00000000" w:rsidR="00000000" w:rsidRPr="00000000">
        <w:rPr>
          <w:rtl w:val="0"/>
        </w:rPr>
        <w:t xml:space="preserve">Detto and Pacala 2022</w:t>
      </w:r>
      <w:commentRangeEnd w:id="393"/>
      <w:r w:rsidDel="00000000" w:rsidR="00000000" w:rsidRPr="00000000">
        <w:commentReference w:id="393"/>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66">
      <w:pPr>
        <w:spacing w:after="240" w:before="240" w:lineRule="auto"/>
        <w:rPr/>
      </w:pPr>
      <w:r w:rsidDel="00000000" w:rsidR="00000000" w:rsidRPr="00000000">
        <w:rPr>
          <w:rtl w:val="0"/>
        </w:rPr>
        <w:t xml:space="preserve">[</w:t>
      </w:r>
      <w:r w:rsidDel="00000000" w:rsidR="00000000" w:rsidRPr="00000000">
        <w:rPr>
          <w:color w:val="ff0000"/>
          <w:rtl w:val="0"/>
        </w:rPr>
        <w:t xml:space="preserve">extreme temps</w:t>
      </w:r>
      <w:r w:rsidDel="00000000" w:rsidR="00000000" w:rsidRPr="00000000">
        <w:rPr>
          <w:rtl w:val="0"/>
        </w:rPr>
        <w:t xml:space="preserve">]</w:t>
      </w:r>
    </w:p>
    <w:p w:rsidR="00000000" w:rsidDel="00000000" w:rsidP="00000000" w:rsidRDefault="00000000" w:rsidRPr="00000000" w14:paraId="00000167">
      <w:pPr>
        <w:spacing w:after="240" w:before="240" w:lineRule="auto"/>
        <w:rPr/>
      </w:pPr>
      <w:r w:rsidDel="00000000" w:rsidR="00000000" w:rsidRPr="00000000">
        <w:rPr>
          <w:rtl w:val="0"/>
        </w:rPr>
        <w:t xml:space="preserve">Cyclonic storms (hurricanes and typhoons) are increasing in intensity and are a dominant form of disturbance in </w:t>
      </w:r>
      <w:r w:rsidDel="00000000" w:rsidR="00000000" w:rsidRPr="00000000">
        <w:rPr>
          <w:rtl w:val="0"/>
        </w:rPr>
        <w:t xml:space="preserve">tropical forests</w:t>
      </w:r>
      <w:r w:rsidDel="00000000" w:rsidR="00000000" w:rsidRPr="00000000">
        <w:rPr>
          <w:rtl w:val="0"/>
        </w:rPr>
        <w:t xml:space="preserve"> 10° north and south of the equator (</w:t>
      </w:r>
      <w:commentRangeStart w:id="394"/>
      <w:r w:rsidDel="00000000" w:rsidR="00000000" w:rsidRPr="00000000">
        <w:rPr>
          <w:rtl w:val="0"/>
        </w:rPr>
        <w:t xml:space="preserve">Hoyos et al. 2006</w:t>
      </w:r>
      <w:commentRangeEnd w:id="394"/>
      <w:r w:rsidDel="00000000" w:rsidR="00000000" w:rsidRPr="00000000">
        <w:commentReference w:id="394"/>
      </w:r>
      <w:r w:rsidDel="00000000" w:rsidR="00000000" w:rsidRPr="00000000">
        <w:rPr>
          <w:rtl w:val="0"/>
        </w:rPr>
        <w:t xml:space="preserve">,</w:t>
      </w:r>
      <w:r w:rsidDel="00000000" w:rsidR="00000000" w:rsidRPr="00000000">
        <w:rPr>
          <w:rtl w:val="0"/>
        </w:rPr>
        <w:t xml:space="preserve"> </w:t>
      </w:r>
      <w:commentRangeStart w:id="395"/>
      <w:r w:rsidDel="00000000" w:rsidR="00000000" w:rsidRPr="00000000">
        <w:rPr>
          <w:rtl w:val="0"/>
        </w:rPr>
        <w:t xml:space="preserve">Lugo 2008</w:t>
      </w:r>
      <w:commentRangeEnd w:id="395"/>
      <w:r w:rsidDel="00000000" w:rsidR="00000000" w:rsidRPr="00000000">
        <w:commentReference w:id="395"/>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local and mesoscale convective storms are dominant drivers of tree mortality and forest biomass dynamics (</w:t>
      </w:r>
      <w:commentRangeStart w:id="396"/>
      <w:r w:rsidDel="00000000" w:rsidR="00000000" w:rsidRPr="00000000">
        <w:rPr>
          <w:rtl w:val="0"/>
        </w:rPr>
        <w:t xml:space="preserve">Chambers et al. 2013</w:t>
      </w:r>
      <w:commentRangeEnd w:id="396"/>
      <w:r w:rsidDel="00000000" w:rsidR="00000000" w:rsidRPr="00000000">
        <w:commentReference w:id="396"/>
      </w:r>
      <w:r w:rsidDel="00000000" w:rsidR="00000000" w:rsidRPr="00000000">
        <w:rPr>
          <w:rtl w:val="0"/>
        </w:rPr>
        <w:t xml:space="preserve">, </w:t>
      </w:r>
      <w:commentRangeStart w:id="397"/>
      <w:r w:rsidDel="00000000" w:rsidR="00000000" w:rsidRPr="00000000">
        <w:rPr>
          <w:rtl w:val="0"/>
        </w:rPr>
        <w:t xml:space="preserve">Negrón-Juárez et al. 2018</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Gora et al. 2020a</w:t>
      </w:r>
      <w:commentRangeEnd w:id="398"/>
      <w:r w:rsidDel="00000000" w:rsidR="00000000" w:rsidRPr="00000000">
        <w:commentReference w:id="398"/>
      </w:r>
      <w:r w:rsidDel="00000000" w:rsidR="00000000" w:rsidRPr="00000000">
        <w:rPr>
          <w:rtl w:val="0"/>
        </w:rPr>
        <w:t xml:space="preserve">, </w:t>
      </w:r>
      <w:commentRangeStart w:id="399"/>
      <w:r w:rsidDel="00000000" w:rsidR="00000000" w:rsidRPr="00000000">
        <w:rPr>
          <w:rtl w:val="0"/>
        </w:rPr>
        <w:t xml:space="preserve">2021</w:t>
      </w:r>
      <w:commentRangeEnd w:id="399"/>
      <w:r w:rsidDel="00000000" w:rsidR="00000000" w:rsidRPr="00000000">
        <w:commentReference w:id="399"/>
      </w:r>
      <w:r w:rsidDel="00000000" w:rsidR="00000000" w:rsidRPr="00000000">
        <w:rPr>
          <w:rtl w:val="0"/>
        </w:rPr>
        <w:t xml:space="preserve">). Specifically, </w:t>
      </w:r>
      <w:commentRangeStart w:id="400"/>
      <w:r w:rsidDel="00000000" w:rsidR="00000000" w:rsidRPr="00000000">
        <w:rPr>
          <w:rtl w:val="0"/>
        </w:rPr>
        <w:t xml:space="preserve">temporal variation in storm activity predicts canopy disturbance rates (</w:t>
      </w:r>
      <w:commentRangeStart w:id="401"/>
      <w:r w:rsidDel="00000000" w:rsidR="00000000" w:rsidRPr="00000000">
        <w:rPr>
          <w:rtl w:val="0"/>
        </w:rPr>
        <w:t xml:space="preserve">Araujo et al. 2021</w:t>
      </w:r>
      <w:commentRangeEnd w:id="401"/>
      <w:r w:rsidDel="00000000" w:rsidR="00000000" w:rsidRPr="00000000">
        <w:commentReference w:id="401"/>
      </w:r>
      <w:r w:rsidDel="00000000" w:rsidR="00000000" w:rsidRPr="00000000">
        <w:rPr>
          <w:rtl w:val="0"/>
        </w:rPr>
        <w:t xml:space="preserve">) </w:t>
      </w:r>
      <w:commentRangeEnd w:id="400"/>
      <w:r w:rsidDel="00000000" w:rsidR="00000000" w:rsidRPr="00000000">
        <w:commentReference w:id="400"/>
      </w:r>
      <w:r w:rsidDel="00000000" w:rsidR="00000000" w:rsidRPr="00000000">
        <w:rPr>
          <w:rtl w:val="0"/>
        </w:rPr>
        <w:t xml:space="preserve">and spatial variation in storm activity is a strong correlate of spatial variation in forest biomass, biomass mortality rates, and species composition (</w:t>
      </w:r>
      <w:commentRangeStart w:id="402"/>
      <w:r w:rsidDel="00000000" w:rsidR="00000000" w:rsidRPr="00000000">
        <w:rPr>
          <w:rtl w:val="0"/>
        </w:rPr>
        <w:t xml:space="preserve">Gora et al. 2020a</w:t>
      </w:r>
      <w:commentRangeEnd w:id="402"/>
      <w:r w:rsidDel="00000000" w:rsidR="00000000" w:rsidRPr="00000000">
        <w:commentReference w:id="402"/>
      </w:r>
      <w:r w:rsidDel="00000000" w:rsidR="00000000" w:rsidRPr="00000000">
        <w:rPr>
          <w:rtl w:val="0"/>
        </w:rPr>
        <w:t xml:space="preserve">, </w:t>
      </w:r>
      <w:commentRangeStart w:id="403"/>
      <w:r w:rsidDel="00000000" w:rsidR="00000000" w:rsidRPr="00000000">
        <w:rPr>
          <w:rtl w:val="0"/>
        </w:rPr>
        <w:t xml:space="preserve">Gorgens et al. 2021</w:t>
      </w:r>
      <w:commentRangeEnd w:id="403"/>
      <w:r w:rsidDel="00000000" w:rsidR="00000000" w:rsidRPr="00000000">
        <w:commentReference w:id="403"/>
      </w:r>
      <w:r w:rsidDel="00000000" w:rsidR="00000000" w:rsidRPr="00000000">
        <w:rPr>
          <w:rtl w:val="0"/>
        </w:rPr>
        <w:t xml:space="preserve">, </w:t>
      </w:r>
      <w:commentRangeStart w:id="404"/>
      <w:r w:rsidDel="00000000" w:rsidR="00000000" w:rsidRPr="00000000">
        <w:rPr>
          <w:rtl w:val="0"/>
        </w:rPr>
        <w:t xml:space="preserve">de Lima et al. 2023</w:t>
      </w:r>
      <w:commentRangeEnd w:id="404"/>
      <w:r w:rsidDel="00000000" w:rsidR="00000000" w:rsidRPr="00000000">
        <w:commentReference w:id="404"/>
      </w:r>
      <w:r w:rsidDel="00000000" w:rsidR="00000000" w:rsidRPr="00000000">
        <w:rPr>
          <w:rtl w:val="0"/>
        </w:rPr>
        <w:t xml:space="preserve">, </w:t>
      </w:r>
      <w:commentRangeStart w:id="405"/>
      <w:r w:rsidDel="00000000" w:rsidR="00000000" w:rsidRPr="00000000">
        <w:rPr>
          <w:rtl w:val="0"/>
        </w:rPr>
        <w:t xml:space="preserve">Feng et al. 2023</w:t>
      </w:r>
      <w:commentRangeEnd w:id="405"/>
      <w:r w:rsidDel="00000000" w:rsidR="00000000" w:rsidRPr="00000000">
        <w:commentReference w:id="405"/>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commentRangeStart w:id="406"/>
      <w:r w:rsidDel="00000000" w:rsidR="00000000" w:rsidRPr="00000000">
        <w:rPr>
          <w:rtl w:val="0"/>
        </w:rPr>
        <w:t xml:space="preserve">Gorgens et al. 2021</w:t>
      </w:r>
      <w:commentRangeEnd w:id="406"/>
      <w:r w:rsidDel="00000000" w:rsidR="00000000" w:rsidRPr="00000000">
        <w:commentReference w:id="406"/>
      </w:r>
      <w:r w:rsidDel="00000000" w:rsidR="00000000" w:rsidRPr="00000000">
        <w:rPr>
          <w:rtl w:val="0"/>
        </w:rPr>
        <w:t xml:space="preserve">). 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commentRangeStart w:id="407"/>
      <w:r w:rsidDel="00000000" w:rsidR="00000000" w:rsidRPr="00000000">
        <w:rPr>
          <w:rtl w:val="0"/>
        </w:rPr>
        <w:t xml:space="preserve">Taylor et al. 2018</w:t>
      </w:r>
      <w:commentRangeEnd w:id="407"/>
      <w:r w:rsidDel="00000000" w:rsidR="00000000" w:rsidRPr="00000000">
        <w:commentReference w:id="407"/>
      </w:r>
      <w:r w:rsidDel="00000000" w:rsidR="00000000" w:rsidRPr="00000000">
        <w:rPr>
          <w:rtl w:val="0"/>
        </w:rPr>
        <w:t xml:space="preserve">, </w:t>
      </w:r>
      <w:commentRangeStart w:id="408"/>
      <w:r w:rsidDel="00000000" w:rsidR="00000000" w:rsidRPr="00000000">
        <w:rPr>
          <w:rtl w:val="0"/>
        </w:rPr>
        <w:t xml:space="preserve">Raghavendra et al. 2018</w:t>
      </w:r>
      <w:commentRangeEnd w:id="408"/>
      <w:r w:rsidDel="00000000" w:rsidR="00000000" w:rsidRPr="00000000">
        <w:commentReference w:id="408"/>
      </w:r>
      <w:r w:rsidDel="00000000" w:rsidR="00000000" w:rsidRPr="00000000">
        <w:rPr>
          <w:rtl w:val="0"/>
        </w:rPr>
        <w:t xml:space="preserve">, </w:t>
      </w:r>
      <w:commentRangeStart w:id="409"/>
      <w:r w:rsidDel="00000000" w:rsidR="00000000" w:rsidRPr="00000000">
        <w:rPr>
          <w:rtl w:val="0"/>
        </w:rPr>
        <w:t xml:space="preserve">Lavigne et al. 2019</w:t>
      </w:r>
      <w:commentRangeEnd w:id="409"/>
      <w:r w:rsidDel="00000000" w:rsidR="00000000" w:rsidRPr="00000000">
        <w:commentReference w:id="409"/>
      </w:r>
      <w:r w:rsidDel="00000000" w:rsidR="00000000" w:rsidRPr="00000000">
        <w:rPr>
          <w:rtl w:val="0"/>
        </w:rPr>
        <w:t xml:space="preserve">, </w:t>
      </w:r>
      <w:commentRangeStart w:id="410"/>
      <w:r w:rsidDel="00000000" w:rsidR="00000000" w:rsidRPr="00000000">
        <w:rPr>
          <w:rtl w:val="0"/>
        </w:rPr>
        <w:t xml:space="preserve">Harel and Price 2020</w:t>
      </w:r>
      <w:commentRangeEnd w:id="410"/>
      <w:r w:rsidDel="00000000" w:rsidR="00000000" w:rsidRPr="00000000">
        <w:commentReference w:id="410"/>
      </w:r>
      <w:r w:rsidDel="00000000" w:rsidR="00000000" w:rsidRPr="00000000">
        <w:rPr>
          <w:rtl w:val="0"/>
        </w:rPr>
        <w:t xml:space="preserve">). </w:t>
      </w:r>
    </w:p>
    <w:p w:rsidR="00000000" w:rsidDel="00000000" w:rsidP="00000000" w:rsidRDefault="00000000" w:rsidRPr="00000000" w14:paraId="00000168">
      <w:pPr>
        <w:spacing w:after="240" w:before="240" w:lineRule="auto"/>
        <w:rPr>
          <w:color w:val="ff0000"/>
        </w:rPr>
      </w:pPr>
      <w:r w:rsidDel="00000000" w:rsidR="00000000" w:rsidRPr="00000000">
        <w:rPr>
          <w:rtl w:val="0"/>
        </w:rPr>
        <w:t xml:space="preserve">The patterns and processes underlying disturbance dynamics are among the largest sources of uncertainty for the future of the global carbon budget (</w:t>
      </w:r>
      <w:commentRangeStart w:id="411"/>
      <w:r w:rsidDel="00000000" w:rsidR="00000000" w:rsidRPr="00000000">
        <w:rPr>
          <w:rtl w:val="0"/>
        </w:rPr>
        <w:t xml:space="preserve">Pugh et al. 2020</w:t>
      </w:r>
      <w:commentRangeEnd w:id="411"/>
      <w:r w:rsidDel="00000000" w:rsidR="00000000" w:rsidRPr="00000000">
        <w:commentReference w:id="411"/>
      </w:r>
      <w:r w:rsidDel="00000000" w:rsidR="00000000" w:rsidRPr="00000000">
        <w:rPr>
          <w:rtl w:val="0"/>
        </w:rPr>
        <w:t xml:space="preserve">). Information about these disturbances is primarily from American tropical forests. This geographic bias is highly problematic as the sparse, existing data suggest that disturbance regimes and forest responses to these disturbances are distinct from other continents (</w:t>
      </w:r>
      <w:commentRangeStart w:id="412"/>
      <w:r w:rsidDel="00000000" w:rsidR="00000000" w:rsidRPr="00000000">
        <w:rPr>
          <w:rtl w:val="0"/>
        </w:rPr>
        <w:t xml:space="preserve">Hubau et al. 2020</w:t>
      </w:r>
      <w:commentRangeEnd w:id="412"/>
      <w:r w:rsidDel="00000000" w:rsidR="00000000" w:rsidRPr="00000000">
        <w:commentReference w:id="412"/>
      </w:r>
      <w:r w:rsidDel="00000000" w:rsidR="00000000" w:rsidRPr="00000000">
        <w:rPr>
          <w:rtl w:val="0"/>
        </w:rPr>
        <w:t xml:space="preserve">, </w:t>
      </w:r>
      <w:commentRangeStart w:id="413"/>
      <w:r w:rsidDel="00000000" w:rsidR="00000000" w:rsidRPr="00000000">
        <w:rPr>
          <w:rtl w:val="0"/>
        </w:rPr>
        <w:t xml:space="preserve">Bennett et al. 2021</w:t>
      </w:r>
      <w:commentRangeEnd w:id="413"/>
      <w:r w:rsidDel="00000000" w:rsidR="00000000" w:rsidRPr="00000000">
        <w:commentReference w:id="413"/>
      </w:r>
      <w:r w:rsidDel="00000000" w:rsidR="00000000" w:rsidRPr="00000000">
        <w:rPr>
          <w:rtl w:val="0"/>
        </w:rPr>
        <w:t xml:space="preserve">, </w:t>
      </w:r>
      <w:commentRangeStart w:id="414"/>
      <w:r w:rsidDel="00000000" w:rsidR="00000000" w:rsidRPr="00000000">
        <w:rPr>
          <w:rtl w:val="0"/>
        </w:rPr>
        <w:t xml:space="preserve">2023</w:t>
      </w:r>
      <w:commentRangeEnd w:id="414"/>
      <w:r w:rsidDel="00000000" w:rsidR="00000000" w:rsidRPr="00000000">
        <w:commentReference w:id="414"/>
      </w:r>
      <w:r w:rsidDel="00000000" w:rsidR="00000000" w:rsidRPr="00000000">
        <w:rPr>
          <w:rtl w:val="0"/>
        </w:rPr>
        <w:t xml:space="preserve">). PANGEA will advance mechanistic understanding of these disturbances, how they are regulated by social-ecological systems (</w:t>
      </w:r>
      <w:r w:rsidDel="00000000" w:rsidR="00000000" w:rsidRPr="00000000">
        <w:rPr>
          <w:i w:val="1"/>
          <w:rtl w:val="0"/>
        </w:rPr>
        <w:t xml:space="preserve">Section 2.4</w:t>
      </w:r>
      <w:r w:rsidDel="00000000" w:rsidR="00000000" w:rsidRPr="00000000">
        <w:rPr>
          <w:rtl w:val="0"/>
        </w:rPr>
        <w:t xml:space="preserve">), and how their effects are modulated by local biodiversity (</w:t>
      </w:r>
      <w:r w:rsidDel="00000000" w:rsidR="00000000" w:rsidRPr="00000000">
        <w:rPr>
          <w:i w:val="1"/>
          <w:rtl w:val="0"/>
        </w:rPr>
        <w:t xml:space="preserve">Section 2.2</w:t>
      </w:r>
      <w:r w:rsidDel="00000000" w:rsidR="00000000" w:rsidRPr="00000000">
        <w:rPr>
          <w:rtl w:val="0"/>
        </w:rPr>
        <w:t xml:space="preserve">) to predict the future trajectory of tropical forests and their contributions to the Earth system (</w:t>
      </w:r>
      <w:r w:rsidDel="00000000" w:rsidR="00000000" w:rsidRPr="00000000">
        <w:rPr>
          <w:i w:val="1"/>
          <w:rtl w:val="0"/>
        </w:rPr>
        <w:t xml:space="preserve">Sections 2.1 and 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pStyle w:val="Heading2"/>
        <w:rPr/>
      </w:pPr>
      <w:bookmarkStart w:colFirst="0" w:colLast="0" w:name="_6b0x02s8q4vm" w:id="16"/>
      <w:bookmarkEnd w:id="16"/>
      <w:r w:rsidDel="00000000" w:rsidR="00000000" w:rsidRPr="00000000">
        <w:rPr>
          <w:rtl w:val="0"/>
        </w:rPr>
        <w:t xml:space="preserve">3. </w:t>
      </w:r>
      <w:commentRangeStart w:id="415"/>
      <w:r w:rsidDel="00000000" w:rsidR="00000000" w:rsidRPr="00000000">
        <w:rPr>
          <w:rtl w:val="0"/>
        </w:rPr>
        <w:t xml:space="preserve">Knowledge Gaps &amp; Questions</w:t>
      </w:r>
      <w:commentRangeEnd w:id="415"/>
      <w:r w:rsidDel="00000000" w:rsidR="00000000" w:rsidRPr="00000000">
        <w:commentReference w:id="415"/>
      </w:r>
      <w:r w:rsidDel="00000000" w:rsidR="00000000" w:rsidRPr="00000000">
        <w:rPr>
          <w:rtl w:val="0"/>
        </w:rPr>
      </w:r>
    </w:p>
    <w:p w:rsidR="00000000" w:rsidDel="00000000" w:rsidP="00000000" w:rsidRDefault="00000000" w:rsidRPr="00000000" w14:paraId="0000016A">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below and referenced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B">
      <w:pPr>
        <w:pStyle w:val="Heading3"/>
        <w:rPr/>
      </w:pPr>
      <w:bookmarkStart w:colFirst="0" w:colLast="0" w:name="_9e0eno19l2od" w:id="17"/>
      <w:bookmarkEnd w:id="17"/>
      <w:r w:rsidDel="00000000" w:rsidR="00000000" w:rsidRPr="00000000">
        <w:rPr>
          <w:rtl w:val="0"/>
        </w:rPr>
        <w:t xml:space="preserve">3.1 </w:t>
      </w:r>
      <w:commentRangeStart w:id="416"/>
      <w:r w:rsidDel="00000000" w:rsidR="00000000" w:rsidRPr="00000000">
        <w:rPr>
          <w:rtl w:val="0"/>
        </w:rPr>
        <w:t xml:space="preserve">Pattern</w:t>
      </w:r>
      <w:commentRangeEnd w:id="416"/>
      <w:r w:rsidDel="00000000" w:rsidR="00000000" w:rsidRPr="00000000">
        <w:commentReference w:id="416"/>
      </w:r>
      <w:r w:rsidDel="00000000" w:rsidR="00000000" w:rsidRPr="00000000">
        <w:rPr>
          <w:rtl w:val="0"/>
        </w:rPr>
        <w:t xml:space="preserve"> </w:t>
      </w:r>
    </w:p>
    <w:p w:rsidR="00000000" w:rsidDel="00000000" w:rsidP="00000000" w:rsidRDefault="00000000" w:rsidRPr="00000000" w14:paraId="0000016C">
      <w:pPr>
        <w:pStyle w:val="Heading4"/>
        <w:rPr>
          <w:highlight w:val="white"/>
        </w:rPr>
      </w:pPr>
      <w:bookmarkStart w:colFirst="0" w:colLast="0" w:name="_cgd5hbhz72sq" w:id="18"/>
      <w:bookmarkEnd w:id="18"/>
      <w:r w:rsidDel="00000000" w:rsidR="00000000" w:rsidRPr="00000000">
        <w:rPr>
          <w:rtl w:val="0"/>
        </w:rPr>
        <w:t xml:space="preserve">3.1.1 Carbon Stocks and Fluxes</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Tropical carbon stocks and fluxes vary enormously in space and time (Sullivan et al. 2020, Xu et al. 2021, Muller-Landau et al. 2021, Wang et al. 2023). Variation in geomorphology, climatic conditions, human activities, water and nutrient availability, and plant species composition, and phenology drive wide variation in rates of photosynthesis, respiration, tree mortality, woody productivity, and carbon flux across the tropics (Sullivan et al. 2020; Muller-Landau et al. 2021; Wang et al</w:t>
      </w:r>
      <w:del w:author="Michelle Wong" w:id="34" w:date="2024-09-18T14:00:41Z">
        <w:r w:rsidDel="00000000" w:rsidR="00000000" w:rsidRPr="00000000">
          <w:rPr>
            <w:rtl w:val="0"/>
          </w:rPr>
          <w:delText xml:space="preserve"> </w:delText>
        </w:r>
      </w:del>
      <w:r w:rsidDel="00000000" w:rsidR="00000000" w:rsidRPr="00000000">
        <w:rPr>
          <w:rtl w:val="0"/>
        </w:rPr>
        <w:t xml:space="preserve">. 2023).</w:t>
      </w:r>
      <w:r w:rsidDel="00000000" w:rsidR="00000000" w:rsidRPr="00000000">
        <w:rPr>
          <w:rtl w:val="0"/>
        </w:rPr>
        <w:t xml:space="preserve"> As a result, tropical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(Malhi et al. 2014, Marvin et al. 2014, Schimel et al. 2019, Hughes et al. 2021, Chapman et al. 2024).</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Critically, tropical forests appear to vary in their carbon sink strength response to extreme events and longer-term climate and land-use change trends. However, long-term trend data of tropical carbon stocks and </w:t>
      </w:r>
      <w:del w:author="Helene Muller-Landau" w:id="35" w:date="2024-09-17T12:45:14Z">
        <w:r w:rsidDel="00000000" w:rsidR="00000000" w:rsidRPr="00000000">
          <w:rPr>
            <w:rtl w:val="0"/>
          </w:rPr>
          <w:delText xml:space="preserve"> </w:delText>
        </w:r>
      </w:del>
      <w:r w:rsidDel="00000000" w:rsidR="00000000" w:rsidRPr="00000000">
        <w:rPr>
          <w:rtl w:val="0"/>
        </w:rPr>
        <w:t xml:space="preserve">fluxes is rare and attribution of drivers to the temporal trends remains unknown. </w:t>
      </w:r>
      <w:r w:rsidDel="00000000" w:rsidR="00000000" w:rsidRPr="00000000">
        <w:rPr>
          <w:highlight w:val="white"/>
          <w:rtl w:val="0"/>
        </w:rPr>
        <w:t xml:space="preserve">Despite advances in satellite remote sensing, higher temporal resolution of carbon, energy, and water fluxes are still critical for going beyond stocks to understand how fluxes respond to environmental drivers and extreme events. In particular, fluxes from respiration, methane emissions, and lateral flows of carbon, have been shown to be substantial in tropical forests (</w:t>
      </w:r>
      <w:r w:rsidDel="00000000" w:rsidR="00000000" w:rsidRPr="00000000">
        <w:rPr>
          <w:highlight w:val="yellow"/>
          <w:rtl w:val="0"/>
        </w:rPr>
        <w:t xml:space="preserve">REFS</w:t>
      </w:r>
      <w:r w:rsidDel="00000000" w:rsidR="00000000" w:rsidRPr="00000000">
        <w:rPr>
          <w:highlight w:val="white"/>
          <w:rtl w:val="0"/>
        </w:rPr>
        <w:t xml:space="preserve">). T</w:t>
      </w:r>
      <w:r w:rsidDel="00000000" w:rsidR="00000000" w:rsidRPr="00000000">
        <w:rPr>
          <w:rtl w:val="0"/>
        </w:rPr>
        <w:t xml:space="preserve">he observational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commentRangeStart w:id="417"/>
      <w:r w:rsidDel="00000000" w:rsidR="00000000" w:rsidRPr="00000000">
        <w:rPr>
          <w:rtl w:val="0"/>
        </w:rPr>
        <w:t xml:space="preserve">Johnson et al., 2022</w:t>
      </w:r>
      <w:commentRangeEnd w:id="417"/>
      <w:r w:rsidDel="00000000" w:rsidR="00000000" w:rsidRPr="00000000">
        <w:commentReference w:id="417"/>
      </w:r>
      <w:r w:rsidDel="00000000" w:rsidR="00000000" w:rsidRPr="00000000">
        <w:rPr>
          <w:rtl w:val="0"/>
        </w:rPr>
        <w:t xml:space="preserve">; </w:t>
      </w:r>
      <w:commentRangeStart w:id="418"/>
      <w:r w:rsidDel="00000000" w:rsidR="00000000" w:rsidRPr="00000000">
        <w:rPr>
          <w:rtl w:val="0"/>
        </w:rPr>
        <w:t xml:space="preserve">Melack et al., 2022</w:t>
      </w:r>
      <w:commentRangeEnd w:id="418"/>
      <w:r w:rsidDel="00000000" w:rsidR="00000000" w:rsidRPr="00000000">
        <w:commentReference w:id="418"/>
      </w:r>
      <w:r w:rsidDel="00000000" w:rsidR="00000000" w:rsidRPr="00000000">
        <w:rPr>
          <w:rtl w:val="0"/>
        </w:rPr>
        <w:t xml:space="preserve">; </w:t>
      </w:r>
      <w:commentRangeStart w:id="419"/>
      <w:r w:rsidDel="00000000" w:rsidR="00000000" w:rsidRPr="00000000">
        <w:rPr>
          <w:rtl w:val="0"/>
        </w:rPr>
        <w:t xml:space="preserve">Stanley et al., 2023</w:t>
      </w:r>
      <w:commentRangeEnd w:id="419"/>
      <w:r w:rsidDel="00000000" w:rsidR="00000000" w:rsidRPr="00000000">
        <w:commentReference w:id="419"/>
      </w:r>
      <w:r w:rsidDel="00000000" w:rsidR="00000000" w:rsidRPr="00000000">
        <w:rPr>
          <w:rtl w:val="0"/>
        </w:rPr>
        <w:t xml:space="preserve">). Tropical forest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The lack of flux observations for use in mechanistic model development and statistical upscaling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commentRangeStart w:id="420"/>
      <w:r w:rsidDel="00000000" w:rsidR="00000000" w:rsidRPr="00000000">
        <w:rPr>
          <w:rtl w:val="0"/>
        </w:rPr>
        <w:t xml:space="preserve">Ganesan et al., 2019</w:t>
      </w:r>
      <w:commentRangeEnd w:id="420"/>
      <w:r w:rsidDel="00000000" w:rsidR="00000000" w:rsidRPr="00000000">
        <w:commentReference w:id="420"/>
      </w:r>
      <w:r w:rsidDel="00000000" w:rsidR="00000000" w:rsidRPr="00000000">
        <w:rPr>
          <w:rtl w:val="0"/>
        </w:rPr>
        <w:t xml:space="preserve">; </w:t>
      </w:r>
      <w:commentRangeStart w:id="421"/>
      <w:r w:rsidDel="00000000" w:rsidR="00000000" w:rsidRPr="00000000">
        <w:rPr>
          <w:rtl w:val="0"/>
        </w:rPr>
        <w:t xml:space="preserve">Rosentreter et al., 2021</w:t>
      </w:r>
      <w:commentRangeEnd w:id="421"/>
      <w:r w:rsidDel="00000000" w:rsidR="00000000" w:rsidRPr="00000000">
        <w:commentReference w:id="421"/>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422"/>
      <w:r w:rsidDel="00000000" w:rsidR="00000000" w:rsidRPr="00000000">
        <w:rPr>
          <w:rtl w:val="0"/>
        </w:rPr>
        <w:t xml:space="preserve">Melton et al., 2013</w:t>
      </w:r>
      <w:commentRangeEnd w:id="422"/>
      <w:r w:rsidDel="00000000" w:rsidR="00000000" w:rsidRPr="00000000">
        <w:commentReference w:id="422"/>
      </w:r>
      <w:r w:rsidDel="00000000" w:rsidR="00000000" w:rsidRPr="00000000">
        <w:rPr>
          <w:rtl w:val="0"/>
        </w:rPr>
        <w:t xml:space="preserve">; </w:t>
      </w:r>
      <w:commentRangeStart w:id="423"/>
      <w:r w:rsidDel="00000000" w:rsidR="00000000" w:rsidRPr="00000000">
        <w:rPr>
          <w:rtl w:val="0"/>
        </w:rPr>
        <w:t xml:space="preserve">Bloom et al., 2017</w:t>
      </w:r>
      <w:commentRangeEnd w:id="423"/>
      <w:r w:rsidDel="00000000" w:rsidR="00000000" w:rsidRPr="00000000">
        <w:commentReference w:id="423"/>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highlight w:val="yellow"/>
          <w:rtl w:val="0"/>
        </w:rPr>
        <w:t xml:space="preserve">Melack et al., 2022</w:t>
      </w:r>
      <w:r w:rsidDel="00000000" w:rsidR="00000000" w:rsidRPr="00000000">
        <w:rPr>
          <w:rtl w:val="0"/>
        </w:rPr>
        <w:t xml:space="preserve">). Much of this difference is driven by the lack of fine-scale measurements detailing the drivers of wetland and aquatic emissions (Melack et al., 2022) and the threefold difference in wetland/inundation extents applied in individual models (Peng et al., 2022). </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Disturbance regimes</w:t>
      </w:r>
      <w:r w:rsidDel="00000000" w:rsidR="00000000" w:rsidRPr="00000000">
        <w:rPr>
          <w:rtl w:val="0"/>
        </w:rPr>
        <w:t xml:space="preserve"> play a crucial role in shaping tropical forest dynamics, influencing tree mortality, biomass turnover, and carbon cycling. The effects of drought, storms, increasing temperatures, and deforestation are highly variable among ecosystems and can impact tree mortality, respiration, methane emissions and more. However, there is a severe lack of intercomparison between different tropical </w:t>
      </w:r>
      <w:r w:rsidDel="00000000" w:rsidR="00000000" w:rsidRPr="00000000">
        <w:rPr>
          <w:rtl w:val="0"/>
        </w:rPr>
        <w:t xml:space="preserve">ecosystems, despite strong evidence that different forests exhibit distinct responses to disturbance and experience distinct disturbance regimes</w:t>
      </w:r>
      <w:r w:rsidDel="00000000" w:rsidR="00000000" w:rsidRPr="00000000">
        <w:rPr>
          <w:rtl w:val="0"/>
        </w:rPr>
        <w:t xml:space="preserve">. Current research is geographically biased towards American tropical forests, underscoring a need for more research efforts in African tropical forests and beyond. Moreover, d</w:t>
      </w:r>
      <w:r w:rsidDel="00000000" w:rsidR="00000000" w:rsidRPr="00000000">
        <w:rPr>
          <w:rtl w:val="0"/>
        </w:rPr>
        <w:t xml:space="preserve">isturbances are typically studied in isolation and interactions among disturbances are poorly understood. Yet the reality is that tropical forests are facing multiple interacting and changing agents of disturbance. The few studies that have investigated interactions among disturbances typically find that their effects are multiplicative, rather than additive, meaning that we need to explicitly quantify their interactions to understand their effects. Examples include drought amplifying the effects of fire (</w:t>
      </w:r>
      <w:commentRangeStart w:id="424"/>
      <w:r w:rsidDel="00000000" w:rsidR="00000000" w:rsidRPr="00000000">
        <w:rPr>
          <w:rtl w:val="0"/>
        </w:rPr>
        <w:t xml:space="preserve">Brando et al. 2014</w:t>
      </w:r>
      <w:commentRangeEnd w:id="424"/>
      <w:r w:rsidDel="00000000" w:rsidR="00000000" w:rsidRPr="00000000">
        <w:commentReference w:id="424"/>
      </w:r>
      <w:r w:rsidDel="00000000" w:rsidR="00000000" w:rsidRPr="00000000">
        <w:rPr>
          <w:rtl w:val="0"/>
        </w:rPr>
        <w:t xml:space="preserve">), deforestation amplifying the effects of wind </w:t>
      </w:r>
      <w:commentRangeStart w:id="425"/>
      <w:r w:rsidDel="00000000" w:rsidR="00000000" w:rsidRPr="00000000">
        <w:rPr>
          <w:rtl w:val="0"/>
        </w:rPr>
        <w:t xml:space="preserve">(Schwartz et al. 2017)</w:t>
      </w:r>
      <w:commentRangeEnd w:id="425"/>
      <w:r w:rsidDel="00000000" w:rsidR="00000000" w:rsidRPr="00000000">
        <w:commentReference w:id="425"/>
      </w:r>
      <w:r w:rsidDel="00000000" w:rsidR="00000000" w:rsidRPr="00000000">
        <w:rPr>
          <w:rtl w:val="0"/>
        </w:rPr>
        <w:t xml:space="preserve">, and lianas amplifying the effects of lightning (</w:t>
      </w:r>
      <w:commentRangeStart w:id="426"/>
      <w:r w:rsidDel="00000000" w:rsidR="00000000" w:rsidRPr="00000000">
        <w:rPr>
          <w:rtl w:val="0"/>
        </w:rPr>
        <w:t xml:space="preserve">Gora et al. 2023</w:t>
      </w:r>
      <w:commentRangeEnd w:id="426"/>
      <w:r w:rsidDel="00000000" w:rsidR="00000000" w:rsidRPr="00000000">
        <w:commentReference w:id="426"/>
      </w:r>
      <w:r w:rsidDel="00000000" w:rsidR="00000000" w:rsidRPr="00000000">
        <w:rPr>
          <w:rtl w:val="0"/>
        </w:rPr>
        <w:t xml:space="preserve">). Concurrent quantification of the effects of all types of disturbance across variation in forest composition, climate, and edaphic factors is needed to understand these interactions and the consequences for forest carbon cycling. </w:t>
      </w:r>
      <w:r w:rsidDel="00000000" w:rsidR="00000000" w:rsidRPr="00000000">
        <w:rPr>
          <w:b w:val="1"/>
          <w:highlight w:val="white"/>
          <w:rtl w:val="0"/>
        </w:rPr>
        <w:t xml:space="preserve">Effectively and accurately using satellite measurements to map and monitor spatial and temporal variation in carbon stocks and fluxes and disturbances over the tropics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37"/>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74">
      <w:pPr>
        <w:numPr>
          <w:ilvl w:val="0"/>
          <w:numId w:val="37"/>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75">
      <w:pPr>
        <w:numPr>
          <w:ilvl w:val="0"/>
          <w:numId w:val="37"/>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tropical forests vary in their </w:t>
      </w:r>
      <w:commentRangeStart w:id="427"/>
      <w:r w:rsidDel="00000000" w:rsidR="00000000" w:rsidRPr="00000000">
        <w:rPr>
          <w:b w:val="1"/>
          <w:i w:val="1"/>
          <w:rtl w:val="0"/>
        </w:rPr>
        <w:t xml:space="preserve">disturbance regimes</w:t>
      </w:r>
      <w:commentRangeEnd w:id="427"/>
      <w:r w:rsidDel="00000000" w:rsidR="00000000" w:rsidRPr="00000000">
        <w:commentReference w:id="427"/>
      </w:r>
      <w:r w:rsidDel="00000000" w:rsidR="00000000" w:rsidRPr="00000000">
        <w:rPr>
          <w:i w:val="1"/>
          <w:rtl w:val="0"/>
        </w:rPr>
        <w:t xml:space="preserve">?  </w:t>
      </w:r>
    </w:p>
    <w:p w:rsidR="00000000" w:rsidDel="00000000" w:rsidP="00000000" w:rsidRDefault="00000000" w:rsidRPr="00000000" w14:paraId="00000176">
      <w:pPr>
        <w:numPr>
          <w:ilvl w:val="0"/>
          <w:numId w:val="37"/>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77">
      <w:pPr>
        <w:spacing w:before="240" w:lineRule="auto"/>
        <w:rPr>
          <w:color w:val="ff0000"/>
          <w:highlight w:val="white"/>
        </w:rPr>
      </w:pPr>
      <w:commentRangeStart w:id="428"/>
      <w:r w:rsidDel="00000000" w:rsidR="00000000" w:rsidRPr="00000000">
        <w:rPr>
          <w:rtl w:val="0"/>
        </w:rPr>
        <w:t xml:space="preserve">PANGEA </w:t>
      </w:r>
      <w:commentRangeEnd w:id="428"/>
      <w:r w:rsidDel="00000000" w:rsidR="00000000" w:rsidRPr="00000000">
        <w:commentReference w:id="428"/>
      </w:r>
      <w:r w:rsidDel="00000000" w:rsidR="00000000" w:rsidRPr="00000000">
        <w:rPr>
          <w:rtl w:val="0"/>
        </w:rPr>
        <w:t xml:space="preserve">will leverage</w:t>
      </w:r>
      <w:r w:rsidDel="00000000" w:rsidR="00000000" w:rsidRPr="00000000">
        <w:rPr>
          <w:rtl w:val="0"/>
        </w:rPr>
        <w:t xml:space="preserve"> polar-orbiting satellite sensors like the</w:t>
      </w:r>
      <w:r w:rsidDel="00000000" w:rsidR="00000000" w:rsidRPr="00000000">
        <w:rPr>
          <w:b w:val="1"/>
          <w:rtl w:val="0"/>
        </w:rPr>
        <w:t xml:space="preserve"> Orbiting Carbon Observatory (OCO-2/3), TROPOMI, Carbon Mapper</w:t>
      </w:r>
      <w:r w:rsidDel="00000000" w:rsidR="00000000" w:rsidRPr="00000000">
        <w:rPr>
          <w:rtl w:val="0"/>
        </w:rPr>
        <w:t xml:space="preserve">, and geostationary satellites like </w:t>
      </w:r>
      <w:r w:rsidDel="00000000" w:rsidR="00000000" w:rsidRPr="00000000">
        <w:rPr>
          <w:b w:val="1"/>
          <w:highlight w:val="white"/>
          <w:rtl w:val="0"/>
        </w:rPr>
        <w:t xml:space="preserve">GOES-R</w:t>
      </w:r>
      <w:r w:rsidDel="00000000" w:rsidR="00000000" w:rsidRPr="00000000">
        <w:rPr>
          <w:highlight w:val="white"/>
          <w:rtl w:val="0"/>
        </w:rPr>
        <w:t xml:space="preserve">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ins w:author="Junjie Liu" w:id="36" w:date="2024-09-18T03:49:13Z">
        <w:r w:rsidDel="00000000" w:rsidR="00000000" w:rsidRPr="00000000">
          <w:rPr>
            <w:rtl w:val="0"/>
          </w:rPr>
          <w:t xml:space="preserve">natural net biosphere exchanges </w:t>
        </w:r>
      </w:ins>
      <w:r w:rsidDel="00000000" w:rsidR="00000000" w:rsidRPr="00000000">
        <w:rPr>
          <w:rtl w:val="0"/>
        </w:rPr>
        <w:t xml:space="preserve">and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highlight w:val="white"/>
          <w:rtl w:val="0"/>
        </w:rPr>
        <w:t xml:space="preserve">emissions, terrestrial GPP, and ecosystem respiration (</w:t>
      </w:r>
      <w:commentRangeStart w:id="429"/>
      <w:commentRangeStart w:id="430"/>
      <w:r w:rsidDel="00000000" w:rsidR="00000000" w:rsidRPr="00000000">
        <w:rPr>
          <w:highlight w:val="yellow"/>
          <w:rtl w:val="0"/>
        </w:rPr>
        <w:t xml:space="preserve">OCO &amp; TROPOMI REFS needed</w:t>
      </w:r>
      <w:commentRangeEnd w:id="429"/>
      <w:r w:rsidDel="00000000" w:rsidR="00000000" w:rsidRPr="00000000">
        <w:commentReference w:id="429"/>
      </w:r>
      <w:commentRangeEnd w:id="430"/>
      <w:r w:rsidDel="00000000" w:rsidR="00000000" w:rsidRPr="00000000">
        <w:commentReference w:id="430"/>
      </w:r>
      <w:r w:rsidDel="00000000" w:rsidR="00000000" w:rsidRPr="00000000">
        <w:rPr>
          <w:highlight w:val="white"/>
          <w:rtl w:val="0"/>
        </w:rPr>
        <w:t xml:space="preserve">; </w:t>
      </w:r>
      <w:ins w:author="Junjie Liu" w:id="37" w:date="2024-09-18T03:58:41Z">
        <w:commentRangeStart w:id="431"/>
        <w:r w:rsidDel="00000000" w:rsidR="00000000" w:rsidRPr="00000000">
          <w:rPr>
            <w:highlight w:val="white"/>
            <w:rtl w:val="0"/>
          </w:rPr>
          <w:t xml:space="preserve">Crisp et al., 2017</w:t>
        </w:r>
        <w:commentRangeEnd w:id="431"/>
        <w:r w:rsidDel="00000000" w:rsidR="00000000" w:rsidRPr="00000000">
          <w:commentReference w:id="431"/>
        </w:r>
        <w:r w:rsidDel="00000000" w:rsidR="00000000" w:rsidRPr="00000000">
          <w:rPr>
            <w:highlight w:val="white"/>
            <w:rtl w:val="0"/>
          </w:rPr>
          <w:t xml:space="preserve">; </w:t>
        </w:r>
        <w:commentRangeStart w:id="432"/>
        <w:r w:rsidDel="00000000" w:rsidR="00000000" w:rsidRPr="00000000">
          <w:rPr>
            <w:highlight w:val="white"/>
            <w:rtl w:val="0"/>
          </w:rPr>
          <w:t xml:space="preserve">Lorente et al., 2021</w:t>
        </w:r>
        <w:commentRangeEnd w:id="432"/>
        <w:r w:rsidDel="00000000" w:rsidR="00000000" w:rsidRPr="00000000">
          <w:commentReference w:id="432"/>
        </w:r>
        <w:r w:rsidDel="00000000" w:rsidR="00000000" w:rsidRPr="00000000">
          <w:rPr>
            <w:highlight w:val="white"/>
            <w:rtl w:val="0"/>
          </w:rPr>
          <w:t xml:space="preserve">; </w:t>
        </w:r>
      </w:ins>
      <w:commentRangeStart w:id="433"/>
      <w:r w:rsidDel="00000000" w:rsidR="00000000" w:rsidRPr="00000000">
        <w:rPr>
          <w:highlight w:val="white"/>
          <w:rtl w:val="0"/>
        </w:rPr>
        <w:t xml:space="preserve">Khan et al. 2021</w:t>
      </w:r>
      <w:commentRangeEnd w:id="433"/>
      <w:r w:rsidDel="00000000" w:rsidR="00000000" w:rsidRPr="00000000">
        <w:commentReference w:id="433"/>
      </w:r>
      <w:r w:rsidDel="00000000" w:rsidR="00000000" w:rsidRPr="00000000">
        <w:rPr>
          <w:highlight w:val="white"/>
          <w:rtl w:val="0"/>
        </w:rPr>
        <w:t xml:space="preserve">; </w:t>
      </w:r>
      <w:commentRangeStart w:id="434"/>
      <w:r w:rsidDel="00000000" w:rsidR="00000000" w:rsidRPr="00000000">
        <w:rPr>
          <w:highlight w:val="white"/>
          <w:rtl w:val="0"/>
        </w:rPr>
        <w:t xml:space="preserve">Ranjbar et al. 2023</w:t>
      </w:r>
      <w:commentRangeEnd w:id="434"/>
      <w:r w:rsidDel="00000000" w:rsidR="00000000" w:rsidRPr="00000000">
        <w:commentReference w:id="434"/>
      </w:r>
      <w:r w:rsidDel="00000000" w:rsidR="00000000" w:rsidRPr="00000000">
        <w:rPr>
          <w:highlight w:val="white"/>
          <w:rtl w:val="0"/>
        </w:rPr>
        <w:t xml:space="preserve">). Inundation from NISAR and BIOMASS will support tropical forest wetland mapping and will be integrated with measures of surface water flows from SWOT, enabling direct measurements of lateral carbon fluxes from tropical systems.</w:t>
      </w:r>
      <w:ins w:author="Junjie Liu" w:id="38" w:date="2024-09-18T03:54:23Z">
        <w:r w:rsidDel="00000000" w:rsidR="00000000" w:rsidRPr="00000000">
          <w:rPr>
            <w:highlight w:val="white"/>
            <w:rtl w:val="0"/>
          </w:rPr>
          <w:t xml:space="preserve"> Additionally, CO2 and CH4 concentration measurements by PANGEA will fill a critical validation gap in OCO-⅔  and TROPOMI missions. The TCCON network that is routinely used to validate the column CO2 and CH4 measurements from these missions has no site over Africa, which has contributed to the ongoing debates about the magnitude of sources and sinks derived from these missions. </w:t>
        </w:r>
      </w:ins>
      <w:del w:author="Junjie Liu" w:id="38" w:date="2024-09-18T03:54:23Z">
        <w:r w:rsidDel="00000000" w:rsidR="00000000" w:rsidRPr="00000000">
          <w:rPr>
            <w:color w:val="ff0000"/>
            <w:highlight w:val="white"/>
            <w:rtl w:val="0"/>
          </w:rPr>
          <w:delText xml:space="preserve"> </w:delText>
        </w:r>
      </w:del>
      <w:ins w:author="Junjie Liu" w:id="39" w:date="2024-09-18T03:49:57Z">
        <w:r w:rsidDel="00000000" w:rsidR="00000000" w:rsidRPr="00000000">
          <w:rPr>
            <w:color w:val="ff0000"/>
            <w:highlight w:val="white"/>
            <w:rtl w:val="0"/>
          </w:rPr>
          <w:t xml:space="preserve"> </w:t>
        </w:r>
      </w:ins>
      <w:r w:rsidDel="00000000" w:rsidR="00000000" w:rsidRPr="00000000">
        <w:rPr>
          <w:color w:val="ff0000"/>
          <w:highlight w:val="white"/>
          <w:rtl w:val="0"/>
        </w:rPr>
        <w:t xml:space="preserve">[info here on validation needs for OCO-2/3 and TROPOMI]</w:t>
      </w:r>
      <w:r w:rsidDel="00000000" w:rsidR="00000000" w:rsidRPr="00000000">
        <w:rPr>
          <w:color w:val="ff0000"/>
          <w:highlight w:val="white"/>
          <w:rtl w:val="0"/>
        </w:rPr>
        <w:t xml:space="preserve"> </w:t>
      </w:r>
    </w:p>
    <w:p w:rsidR="00000000" w:rsidDel="00000000" w:rsidP="00000000" w:rsidRDefault="00000000" w:rsidRPr="00000000" w14:paraId="00000178">
      <w:pPr>
        <w:spacing w:before="240" w:lineRule="auto"/>
        <w:rPr>
          <w:color w:val="ff0000"/>
          <w:highlight w:val="white"/>
        </w:rPr>
      </w:pPr>
      <w:r w:rsidDel="00000000" w:rsidR="00000000" w:rsidRPr="00000000">
        <w:rPr>
          <w:rtl w:val="0"/>
        </w:rPr>
      </w:r>
    </w:p>
    <w:p w:rsidR="00000000" w:rsidDel="00000000" w:rsidP="00000000" w:rsidRDefault="00000000" w:rsidRPr="00000000" w14:paraId="00000179">
      <w:pPr>
        <w:spacing w:before="240" w:lineRule="auto"/>
        <w:rPr>
          <w:color w:val="ff0000"/>
          <w:highlight w:val="white"/>
        </w:rPr>
      </w:pPr>
      <w:commentRangeStart w:id="435"/>
      <w:r w:rsidDel="00000000" w:rsidR="00000000" w:rsidRPr="00000000">
        <w:rPr>
          <w:color w:val="ff0000"/>
          <w:highlight w:val="white"/>
          <w:rtl w:val="0"/>
        </w:rPr>
        <w:t xml:space="preserve">To overcome complexities in the main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flux drivers (e.g., meteorology, hydrology, biomass, vegetation type, soil moisture, edaphic factors, aquatic constituents/quality, etc.) and the persistent cloud coverage in the tropics inhibiting our understanding of tropical forest GHG fluxes, PANGEA will acquire airborne and in situ measurements coincident with ground-based observations to improve regional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model capabilities and emission budget estimates.</w:t>
      </w:r>
      <w:commentRangeEnd w:id="435"/>
      <w:r w:rsidDel="00000000" w:rsidR="00000000" w:rsidRPr="00000000">
        <w:commentReference w:id="435"/>
      </w:r>
      <w:r w:rsidDel="00000000" w:rsidR="00000000" w:rsidRPr="00000000">
        <w:rPr>
          <w:rtl w:val="0"/>
        </w:rPr>
      </w:r>
    </w:p>
    <w:p w:rsidR="00000000" w:rsidDel="00000000" w:rsidP="00000000" w:rsidRDefault="00000000" w:rsidRPr="00000000" w14:paraId="0000017A">
      <w:pPr>
        <w:spacing w:before="240" w:lineRule="auto"/>
        <w:rPr/>
      </w:pPr>
      <w:r w:rsidDel="00000000" w:rsidR="00000000" w:rsidRPr="00000000">
        <w:rPr>
          <w:rtl w:val="0"/>
        </w:rPr>
        <w:t xml:space="preserve">Understanding and scaling processes linked to heterogeneous carbon stocks and fluxes from forests also requires ground and airborne observations. PANGEA will prioritize landscapes that have eddy covariance flux towers wherever possible, and extend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with chambers. Eddy covariance flux measurements are one of the few ways to measure the ecosystem-scale exchange of carbon, water, and energy across time (hours to decades) and space (leaves to communities) (Baldocchi 2020). Long-term eddy covariance flux measurements, inclusive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and ecosystem respiration, also enable direct monitoring of changing forcings, including warming temperatures, shifting rainfall regimes and soil moisture, rising atmospheric 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436"/>
      <w:r w:rsidDel="00000000" w:rsidR="00000000" w:rsidRPr="00000000">
        <w:rPr>
          <w:rtl w:val="0"/>
        </w:rPr>
        <w:t xml:space="preserve">Keenan et al., 2013</w:t>
      </w:r>
      <w:commentRangeEnd w:id="436"/>
      <w:r w:rsidDel="00000000" w:rsidR="00000000" w:rsidRPr="00000000">
        <w:commentReference w:id="436"/>
      </w:r>
      <w:r w:rsidDel="00000000" w:rsidR="00000000" w:rsidRPr="00000000">
        <w:rPr>
          <w:rtl w:val="0"/>
        </w:rPr>
        <w:t xml:space="preserve">; </w:t>
      </w:r>
      <w:commentRangeStart w:id="437"/>
      <w:r w:rsidDel="00000000" w:rsidR="00000000" w:rsidRPr="00000000">
        <w:rPr>
          <w:rtl w:val="0"/>
        </w:rPr>
        <w:t xml:space="preserve">Keenan et al., 2014</w:t>
      </w:r>
      <w:commentRangeEnd w:id="437"/>
      <w:r w:rsidDel="00000000" w:rsidR="00000000" w:rsidRPr="00000000">
        <w:commentReference w:id="437"/>
      </w:r>
      <w:r w:rsidDel="00000000" w:rsidR="00000000" w:rsidRPr="00000000">
        <w:rPr>
          <w:rtl w:val="0"/>
        </w:rPr>
        <w:t xml:space="preserve">; Stocker et al., 2018; Fernández</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Martínez et al., 2014; Magnani et al., 2007; Balzarolo et al., 2016</w:t>
      </w:r>
      <w:del w:author="Michelle Wong" w:id="40" w:date="2024-09-18T14:14:52Z">
        <w:r w:rsidDel="00000000" w:rsidR="00000000" w:rsidRPr="00000000">
          <w:rPr>
            <w:rtl w:val="0"/>
          </w:rPr>
          <w:delText xml:space="preserve">; Keenan et al., 2014</w:delText>
        </w:r>
      </w:del>
      <w:r w:rsidDel="00000000" w:rsidR="00000000" w:rsidRPr="00000000">
        <w:rPr>
          <w:rtl w:val="0"/>
        </w:rPr>
        <w:t xml:space="preserve">; Chen, Dirmeyer, Guo, &amp; Schultz, 2018; Luyssaert et al., 2007; Thornton et al., 2002</w:t>
      </w:r>
      <w:r w:rsidDel="00000000" w:rsidR="00000000" w:rsidRPr="00000000">
        <w:rPr>
          <w:rtl w:val="0"/>
        </w:rPr>
        <w:t xml:space="preserve">). The long-term data and ability to capture extreme events facilitated critical findings during LBA, revealing the previously unknown late dry-season increases in GPP (Doughty and Goulden 2008, Saleska et al. 2003).</w:t>
      </w:r>
    </w:p>
    <w:p w:rsidR="00000000" w:rsidDel="00000000" w:rsidP="00000000" w:rsidRDefault="00000000" w:rsidRPr="00000000" w14:paraId="0000017B">
      <w:pPr>
        <w:spacing w:before="240" w:lineRule="auto"/>
        <w:rPr>
          <w:b w:val="1"/>
          <w:color w:val="ff0000"/>
          <w:highlight w:val="white"/>
        </w:rPr>
      </w:pPr>
      <w:r w:rsidDel="00000000" w:rsidR="00000000" w:rsidRPr="00000000">
        <w:rPr>
          <w:rtl w:val="0"/>
        </w:rPr>
        <w:t xml:space="preserve">Eddy covariance towers capture areas ranging from tens to hundreds of meters. For this reason, they play a critical role in ground-truthing remote sensing measurements. Despite the advances and growing number of planned eddy covariance flux towers in the tropics, they are still underrepresented globally (Schimel et al., 2015) due to the high cost of installation and maintenance, making scaling a must. Only one, recently built, flux tower exists in Central Africa (Sibret et al. 2022). While there have been about 21 towers across the Amazon, most flux tower data ended around 2014, and they are geographically biased towards the lower precipitation and lower soil fertility gradient in the central Amazon (</w:t>
      </w:r>
      <w:r w:rsidDel="00000000" w:rsidR="00000000" w:rsidRPr="00000000">
        <w:rPr>
          <w:highlight w:val="yellow"/>
          <w:rtl w:val="0"/>
        </w:rPr>
        <w:t xml:space="preserve">REFS</w:t>
      </w:r>
      <w:r w:rsidDel="00000000" w:rsidR="00000000" w:rsidRPr="00000000">
        <w:rPr>
          <w:rtl w:val="0"/>
        </w:rPr>
        <w:t xml:space="preserve">). This leads to discrepancies in both our understanding of environmental drivers of variation, and also our ability to predict how fluxes will respond to large perturbations. For example, models project that about half the precipitation within the Amazon Basin comes from evapotranspiration carried via trade winds to the Andes (</w:t>
      </w:r>
      <w:commentRangeStart w:id="438"/>
      <w:r w:rsidDel="00000000" w:rsidR="00000000" w:rsidRPr="00000000">
        <w:rPr>
          <w:rtl w:val="0"/>
        </w:rPr>
        <w:t xml:space="preserve">van der Ent et al. 2010</w:t>
      </w:r>
      <w:commentRangeEnd w:id="438"/>
      <w:r w:rsidDel="00000000" w:rsidR="00000000" w:rsidRPr="00000000">
        <w:commentReference w:id="438"/>
      </w:r>
      <w:r w:rsidDel="00000000" w:rsidR="00000000" w:rsidRPr="00000000">
        <w:rPr>
          <w:rtl w:val="0"/>
        </w:rPr>
        <w:t xml:space="preserve">), but towers in the western Amazon to ground-truth these estimates have been lacking, making it difficult to model future precipitation (</w:t>
      </w:r>
      <w:r w:rsidDel="00000000" w:rsidR="00000000" w:rsidRPr="00000000">
        <w:rPr>
          <w:highlight w:val="yellow"/>
          <w:rtl w:val="0"/>
        </w:rPr>
        <w:t xml:space="preserve">REF</w:t>
      </w:r>
      <w:r w:rsidDel="00000000" w:rsidR="00000000" w:rsidRPr="00000000">
        <w:rPr>
          <w:rtl w:val="0"/>
        </w:rPr>
        <w:t xml:space="preserve">). PANGEA’s advances in process understanding and airborne observations will reconcile the scale mismatch between flux tower footprint measurements and spaceborne observations, extending their capabilities to larger spatial areas. </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highlight w:val="white"/>
        </w:rPr>
      </w:pPr>
      <w:r w:rsidDel="00000000" w:rsidR="00000000" w:rsidRPr="00000000">
        <w:rPr>
          <w:rtl w:val="0"/>
        </w:rPr>
        <w:t xml:space="preserve">Satellite remote sensing also makes it possible to map </w:t>
      </w:r>
      <w:r w:rsidDel="00000000" w:rsidR="00000000" w:rsidRPr="00000000">
        <w:rPr>
          <w:highlight w:val="white"/>
          <w:rtl w:val="0"/>
        </w:rPr>
        <w:t xml:space="preserve">annual forest-related emissions and removals from changes in biomass at a range of spatial resolutions (</w:t>
      </w:r>
      <w:r w:rsidDel="00000000" w:rsidR="00000000" w:rsidRPr="00000000">
        <w:rPr>
          <w:highlight w:val="white"/>
          <w:rtl w:val="0"/>
        </w:rPr>
        <w:t xml:space="preserve">e.g., 4m - 10km</w:t>
      </w:r>
      <w:r w:rsidDel="00000000" w:rsidR="00000000" w:rsidRPr="00000000">
        <w:rPr>
          <w:highlight w:val="white"/>
          <w:rtl w:val="0"/>
        </w:rPr>
        <w:t xml:space="preserve">) (</w:t>
      </w:r>
      <w:commentRangeStart w:id="439"/>
      <w:r w:rsidDel="00000000" w:rsidR="00000000" w:rsidRPr="00000000">
        <w:rPr>
          <w:highlight w:val="white"/>
          <w:rtl w:val="0"/>
        </w:rPr>
        <w:t xml:space="preserve">Harris et al 2021</w:t>
      </w:r>
      <w:commentRangeEnd w:id="439"/>
      <w:r w:rsidDel="00000000" w:rsidR="00000000" w:rsidRPr="00000000">
        <w:commentReference w:id="439"/>
      </w:r>
      <w:r w:rsidDel="00000000" w:rsidR="00000000" w:rsidRPr="00000000">
        <w:rPr>
          <w:highlight w:val="white"/>
          <w:rtl w:val="0"/>
        </w:rPr>
        <w:t xml:space="preserve">; </w:t>
      </w:r>
      <w:commentRangeStart w:id="440"/>
      <w:r w:rsidDel="00000000" w:rsidR="00000000" w:rsidRPr="00000000">
        <w:rPr>
          <w:highlight w:val="white"/>
          <w:rtl w:val="0"/>
        </w:rPr>
        <w:t xml:space="preserve">Xu et al 2021</w:t>
      </w:r>
      <w:commentRangeEnd w:id="440"/>
      <w:r w:rsidDel="00000000" w:rsidR="00000000" w:rsidRPr="00000000">
        <w:commentReference w:id="440"/>
      </w:r>
      <w:r w:rsidDel="00000000" w:rsidR="00000000" w:rsidRPr="00000000">
        <w:rPr>
          <w:highlight w:val="white"/>
          <w:rtl w:val="0"/>
        </w:rPr>
        <w:t xml:space="preserve">; </w:t>
      </w:r>
      <w:commentRangeStart w:id="441"/>
      <w:r w:rsidDel="00000000" w:rsidR="00000000" w:rsidRPr="00000000">
        <w:rPr>
          <w:highlight w:val="white"/>
          <w:rtl w:val="0"/>
        </w:rPr>
        <w:t xml:space="preserve">Csillik et al 2019</w:t>
      </w:r>
      <w:commentRangeEnd w:id="441"/>
      <w:r w:rsidDel="00000000" w:rsidR="00000000" w:rsidRPr="00000000">
        <w:commentReference w:id="441"/>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carbon stocks, as well as the magnitude of fluxes, require spatial maps of tropical forest biomass generated by integrating ground-based inventory plots with airborne and satellite data using statistical relationships. Forest plot-derived carbon stocks, based on allometry, can miss variation due to the lack of species-specific allometric equations, buttressed trees, and errors with missing woody biomass in branches. Terrestrial lidar offers opportunities for more accurate ground data, but is labor-intensive to process. 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w:t>
      </w:r>
      <w:r w:rsidDel="00000000" w:rsidR="00000000" w:rsidRPr="00000000">
        <w:rPr>
          <w:highlight w:val="white"/>
          <w:rtl w:val="0"/>
        </w:rPr>
        <w:t xml:space="preserve">PANGEA will prioritize collocating landscapes with GEO-TREES sites and support upscaling efforts using </w:t>
      </w:r>
      <w:r w:rsidDel="00000000" w:rsidR="00000000" w:rsidRPr="00000000">
        <w:rPr>
          <w:b w:val="1"/>
          <w:highlight w:val="white"/>
          <w:rtl w:val="0"/>
        </w:rPr>
        <w:t xml:space="preserve">GEDI, NISAR, BIOMASS</w:t>
      </w:r>
      <w:r w:rsidDel="00000000" w:rsidR="00000000" w:rsidRPr="00000000">
        <w:rPr>
          <w:highlight w:val="white"/>
          <w:rtl w:val="0"/>
        </w:rPr>
        <w:t xml:space="preserve">, and </w:t>
      </w:r>
      <w:r w:rsidDel="00000000" w:rsidR="00000000" w:rsidRPr="00000000">
        <w:rPr>
          <w:b w:val="1"/>
          <w:highlight w:val="white"/>
          <w:rtl w:val="0"/>
        </w:rPr>
        <w:t xml:space="preserve">EDGE*</w:t>
      </w:r>
      <w:commentRangeStart w:id="442"/>
      <w:r w:rsidDel="00000000" w:rsidR="00000000" w:rsidRPr="00000000">
        <w:rPr>
          <w:highlight w:val="white"/>
          <w:rtl w:val="0"/>
        </w:rPr>
        <w:t xml:space="preserve">.</w:t>
      </w:r>
      <w:commentRangeEnd w:id="442"/>
      <w:r w:rsidDel="00000000" w:rsidR="00000000" w:rsidRPr="00000000">
        <w:commentReference w:id="442"/>
      </w:r>
      <w:r w:rsidDel="00000000" w:rsidR="00000000" w:rsidRPr="00000000">
        <w:rPr>
          <w:highlight w:val="white"/>
          <w:rtl w:val="0"/>
        </w:rPr>
        <w:t xml:space="preserve"> </w:t>
      </w:r>
    </w:p>
    <w:p w:rsidR="00000000" w:rsidDel="00000000" w:rsidP="00000000" w:rsidRDefault="00000000" w:rsidRPr="00000000" w14:paraId="0000017E">
      <w:pPr>
        <w:rPr>
          <w:highlight w:val="white"/>
        </w:rPr>
      </w:pPr>
      <w:r w:rsidDel="00000000" w:rsidR="00000000" w:rsidRPr="00000000">
        <w:rPr>
          <w:rtl w:val="0"/>
        </w:rPr>
      </w:r>
    </w:p>
    <w:p w:rsidR="00000000" w:rsidDel="00000000" w:rsidP="00000000" w:rsidRDefault="00000000" w:rsidRPr="00000000" w14:paraId="0000017F">
      <w:pPr>
        <w:rPr>
          <w:highlight w:val="white"/>
        </w:rPr>
      </w:pPr>
      <w:r w:rsidDel="00000000" w:rsidR="00000000" w:rsidRPr="00000000">
        <w:rPr>
          <w:rtl w:val="0"/>
        </w:rPr>
        <w:t xml:space="preserve">Finally, tropical forest leaf phenology can be quantified with field observations of focal trees, litter traps, phenocams, drone-based or airborne imaging, and satellite remote sensing (e.g., </w:t>
      </w:r>
      <w:commentRangeStart w:id="443"/>
      <w:r w:rsidDel="00000000" w:rsidR="00000000" w:rsidRPr="00000000">
        <w:rPr>
          <w:rtl w:val="0"/>
        </w:rPr>
        <w:t xml:space="preserve">Williams et al. 2008, Detto et al. 2018; Park et al. 2019; Yang et al. 2021; Albertson et al. 2023</w:t>
      </w:r>
      <w:commentRangeEnd w:id="443"/>
      <w:r w:rsidDel="00000000" w:rsidR="00000000" w:rsidRPr="00000000">
        <w:commentReference w:id="443"/>
      </w:r>
      <w:r w:rsidDel="00000000" w:rsidR="00000000" w:rsidRPr="00000000">
        <w:rPr>
          <w:rtl w:val="0"/>
        </w:rPr>
        <w:t xml:space="preserve">). Satellite remote sensing using </w:t>
      </w:r>
      <w:r w:rsidDel="00000000" w:rsidR="00000000" w:rsidRPr="00000000">
        <w:rPr>
          <w:b w:val="1"/>
          <w:rtl w:val="0"/>
        </w:rPr>
        <w:t xml:space="preserve">Landsat, Sentinel-2 </w:t>
      </w:r>
      <w:r w:rsidDel="00000000" w:rsidR="00000000" w:rsidRPr="00000000">
        <w:rPr>
          <w:rtl w:val="0"/>
        </w:rPr>
        <w:t xml:space="preserve">and </w:t>
      </w:r>
      <w:r w:rsidDel="00000000" w:rsidR="00000000" w:rsidRPr="00000000">
        <w:rPr>
          <w:b w:val="1"/>
          <w:rtl w:val="0"/>
        </w:rPr>
        <w:t xml:space="preserve">Planet </w:t>
      </w:r>
      <w:r w:rsidDel="00000000" w:rsidR="00000000" w:rsidRPr="00000000">
        <w:rPr>
          <w:rtl w:val="0"/>
        </w:rPr>
        <w:t xml:space="preserve">has greatly expanded the geographic area for which tropical forest phenology data are available, enabling mapping of stand-level phenology over large areas, and analyses of its relationship with climate (</w:t>
      </w:r>
      <w:commentRangeStart w:id="444"/>
      <w:r w:rsidDel="00000000" w:rsidR="00000000" w:rsidRPr="00000000">
        <w:rPr>
          <w:rtl w:val="0"/>
        </w:rPr>
        <w:t xml:space="preserve">Guan et al. 2015; Yang et al. 2021; Wang et al. 2023</w:t>
      </w:r>
      <w:commentRangeEnd w:id="444"/>
      <w:r w:rsidDel="00000000" w:rsidR="00000000" w:rsidRPr="00000000">
        <w:commentReference w:id="444"/>
      </w:r>
      <w:r w:rsidDel="00000000" w:rsidR="00000000" w:rsidRPr="00000000">
        <w:rPr>
          <w:rtl w:val="0"/>
        </w:rPr>
        <w:t xml:space="preserve">). However, high cloud cover and sensor artifacts complicate satellite-based studies of tropical forest phenology (</w:t>
      </w:r>
      <w:commentRangeStart w:id="445"/>
      <w:r w:rsidDel="00000000" w:rsidR="00000000" w:rsidRPr="00000000">
        <w:rPr>
          <w:rtl w:val="0"/>
        </w:rPr>
        <w:t xml:space="preserve">Chambers et al. 2007; Chirabi et al. 2021)</w:t>
      </w:r>
      <w:commentRangeEnd w:id="445"/>
      <w:r w:rsidDel="00000000" w:rsidR="00000000" w:rsidRPr="00000000">
        <w:commentReference w:id="445"/>
      </w:r>
      <w:r w:rsidDel="00000000" w:rsidR="00000000" w:rsidRPr="00000000">
        <w:rPr>
          <w:rtl w:val="0"/>
        </w:rPr>
        <w:t xml:space="preserve">, which also mainly provide information on overstory phenology, although lidar approaches have been used to glean data on understory phenology as well (</w:t>
      </w:r>
      <w:commentRangeStart w:id="446"/>
      <w:r w:rsidDel="00000000" w:rsidR="00000000" w:rsidRPr="00000000">
        <w:rPr>
          <w:rtl w:val="0"/>
        </w:rPr>
        <w:t xml:space="preserve">Tang and Dubayah 2017</w:t>
      </w:r>
      <w:commentRangeEnd w:id="446"/>
      <w:r w:rsidDel="00000000" w:rsidR="00000000" w:rsidRPr="00000000">
        <w:commentReference w:id="446"/>
      </w:r>
      <w:r w:rsidDel="00000000" w:rsidR="00000000" w:rsidRPr="00000000">
        <w:rPr>
          <w:rtl w:val="0"/>
        </w:rPr>
        <w:t xml:space="preserve">). PANGEA ground, tower-based PhenoCams, and high-repeat UAV RGB and lidar measurements will address knowledge gaps related to the divergent leaf phenological responses of individual species and functional types, which requires data linked to individual plants of known species identity, a link that is difficult to make for most satellite remote sensing (but see </w:t>
      </w:r>
      <w:commentRangeStart w:id="447"/>
      <w:r w:rsidDel="00000000" w:rsidR="00000000" w:rsidRPr="00000000">
        <w:rPr>
          <w:rtl w:val="0"/>
        </w:rPr>
        <w:t xml:space="preserve">Bush et al. 2020</w:t>
      </w:r>
      <w:commentRangeEnd w:id="447"/>
      <w:r w:rsidDel="00000000" w:rsidR="00000000" w:rsidRPr="00000000">
        <w:commentReference w:id="447"/>
      </w:r>
      <w:r w:rsidDel="00000000" w:rsidR="00000000" w:rsidRPr="00000000">
        <w:rPr>
          <w:rtl w:val="0"/>
        </w:rPr>
        <w:t xml:space="preserve">)</w:t>
      </w:r>
      <w:commentRangeStart w:id="448"/>
      <w:r w:rsidDel="00000000" w:rsidR="00000000" w:rsidRPr="00000000">
        <w:rPr>
          <w:rtl w:val="0"/>
        </w:rPr>
        <w:t xml:space="preserve">. </w:t>
      </w:r>
      <w:commentRangeEnd w:id="448"/>
      <w:r w:rsidDel="00000000" w:rsidR="00000000" w:rsidRPr="00000000">
        <w:commentReference w:id="448"/>
      </w:r>
      <w:r w:rsidDel="00000000" w:rsidR="00000000" w:rsidRPr="00000000">
        <w:rPr>
          <w:rtl w:val="0"/>
        </w:rPr>
      </w:r>
    </w:p>
    <w:p w:rsidR="00000000" w:rsidDel="00000000" w:rsidP="00000000" w:rsidRDefault="00000000" w:rsidRPr="00000000" w14:paraId="00000180">
      <w:pPr>
        <w:pStyle w:val="Heading4"/>
        <w:rPr/>
      </w:pPr>
      <w:bookmarkStart w:colFirst="0" w:colLast="0" w:name="_kp2ymoaiuwn1" w:id="19"/>
      <w:bookmarkEnd w:id="19"/>
      <w:r w:rsidDel="00000000" w:rsidR="00000000" w:rsidRPr="00000000">
        <w:rPr>
          <w:rtl w:val="0"/>
        </w:rPr>
        <w:t xml:space="preserve">3.1.2 Biodiversity &amp; Functional Composition</w:t>
      </w:r>
    </w:p>
    <w:p w:rsidR="00000000" w:rsidDel="00000000" w:rsidP="00000000" w:rsidRDefault="00000000" w:rsidRPr="00000000" w14:paraId="00000181">
      <w:pPr>
        <w:rPr/>
      </w:pPr>
      <w:r w:rsidDel="00000000" w:rsidR="00000000" w:rsidRPr="00000000">
        <w:rPr>
          <w:rtl w:val="0"/>
        </w:rPr>
        <w:t xml:space="preserve">Given the enormous biodiversity in the tropics and major geographic differences in biodiversity within and among tropical continents, </w:t>
      </w:r>
      <w:r w:rsidDel="00000000" w:rsidR="00000000" w:rsidRPr="00000000">
        <w:rPr>
          <w:rtl w:val="0"/>
        </w:rPr>
        <w:t xml:space="preserve">understanding the interactions between </w:t>
      </w:r>
      <w:r w:rsidDel="00000000" w:rsidR="00000000" w:rsidRPr="00000000">
        <w:rPr>
          <w:rtl w:val="0"/>
        </w:rPr>
        <w:t xml:space="preserve">and carbon cycle dynamics is critical. Despite this complexity, tropical forests are often represented as a single biome and a small number of plant functional types in global Earth system models, generally ignoring differences between tropical continents and differences in species and functional diversity within </w:t>
      </w:r>
      <w:r w:rsidDel="00000000" w:rsidR="00000000" w:rsidRPr="00000000">
        <w:rPr>
          <w:rtl w:val="0"/>
        </w:rPr>
        <w:t xml:space="preserve">continents due in large part to the lack of data and knowledge to inform better representation (</w:t>
      </w:r>
      <w:commentRangeStart w:id="449"/>
      <w:r w:rsidDel="00000000" w:rsidR="00000000" w:rsidRPr="00000000">
        <w:rPr>
          <w:rtl w:val="0"/>
        </w:rPr>
        <w:t xml:space="preserve">Zhou et al. 2021, Wei et al. 2022</w:t>
      </w:r>
      <w:commentRangeEnd w:id="449"/>
      <w:r w:rsidDel="00000000" w:rsidR="00000000" w:rsidRPr="00000000">
        <w:commentReference w:id="449"/>
      </w:r>
      <w:r w:rsidDel="00000000" w:rsidR="00000000" w:rsidRPr="00000000">
        <w:rPr>
          <w:rtl w:val="0"/>
        </w:rPr>
        <w:t xml:space="preserve">). Biodiversity varies significantly between tropical continents, not just due to climatic differences, but also due to their evolutionary past. Continents hav</w:t>
      </w:r>
      <w:r w:rsidDel="00000000" w:rsidR="00000000" w:rsidRPr="00000000">
        <w:rPr>
          <w:rtl w:val="0"/>
        </w:rPr>
        <w:t xml:space="preserve">e shifted over deep time, and plant lineages and species interactions have radiated and adapted leading to phylogenetic differences linked to the paleoclimatic and geologic history of our planet (</w:t>
      </w:r>
      <w:commentRangeStart w:id="450"/>
      <w:commentRangeStart w:id="451"/>
      <w:r w:rsidDel="00000000" w:rsidR="00000000" w:rsidRPr="00000000">
        <w:rPr>
          <w:rtl w:val="0"/>
        </w:rPr>
        <w:t xml:space="preserve">Corlett</w:t>
      </w:r>
      <w:commentRangeEnd w:id="450"/>
      <w:r w:rsidDel="00000000" w:rsidR="00000000" w:rsidRPr="00000000">
        <w:commentReference w:id="450"/>
      </w:r>
      <w:commentRangeEnd w:id="451"/>
      <w:r w:rsidDel="00000000" w:rsidR="00000000" w:rsidRPr="00000000">
        <w:commentReference w:id="451"/>
      </w:r>
      <w:r w:rsidDel="00000000" w:rsidR="00000000" w:rsidRPr="00000000">
        <w:rPr>
          <w:rtl w:val="0"/>
        </w:rPr>
        <w:t xml:space="preserve"> &amp; Primack 2006, Slik et al. 2018). This leads to important differences in species diversity and composition (Raven et al. 2020). However, whether the relationships of biodiversity with ecosystem structure, productivity and function vary in strength and scale-dependence within and among continents is poorly understood.</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Mapping, monitoring and understanding changes in biodiversity and its role in the Earth system under climate change is critically important. The advent of new and forthcoming spaceborne sensors (e.g., imaging spectroscopy, radar, lidar) will be crucial in helping to fill important data and knowledge gaps by providing spatially explicit and continuous data at spatial scales otherwise unattainable, including in remote regions that are hard to reach. </w:t>
      </w:r>
      <w:commentRangeStart w:id="452"/>
      <w:r w:rsidDel="00000000" w:rsidR="00000000" w:rsidRPr="00000000">
        <w:rPr>
          <w:rtl w:val="0"/>
        </w:rPr>
        <w:t xml:space="preserve">Understanding and monitoring biodiversity still requires ground measurements, as remotely sensed biodiversity variables do not replace understanding of functional and genetic composition, species-interactions, or species discovery, and they are unable to parse the phenotypic and genetic components of functional variability (</w:t>
      </w:r>
      <w:commentRangeStart w:id="453"/>
      <w:r w:rsidDel="00000000" w:rsidR="00000000" w:rsidRPr="00000000">
        <w:rPr>
          <w:rtl w:val="0"/>
        </w:rPr>
        <w:t xml:space="preserve">Cavender-Bares et al., 2022</w:t>
      </w:r>
      <w:commentRangeEnd w:id="453"/>
      <w:r w:rsidDel="00000000" w:rsidR="00000000" w:rsidRPr="00000000">
        <w:commentReference w:id="453"/>
      </w:r>
      <w:r w:rsidDel="00000000" w:rsidR="00000000" w:rsidRPr="00000000">
        <w:rPr>
          <w:rtl w:val="0"/>
        </w:rPr>
        <w:t xml:space="preserve">). </w:t>
      </w:r>
      <w:commentRangeEnd w:id="452"/>
      <w:r w:rsidDel="00000000" w:rsidR="00000000" w:rsidRPr="00000000">
        <w:commentReference w:id="452"/>
      </w:r>
      <w:r w:rsidDel="00000000" w:rsidR="00000000" w:rsidRPr="00000000">
        <w:rPr>
          <w:rtl w:val="0"/>
        </w:rPr>
        <w:t xml:space="preserve">However, combining several remote sensing tools in combination with ground measurements (e.g., trait measurements, animal movement, bioacoustics, and Indigenous Ecological Knowledge) can yield novel insights into the structural and functional diversity of tropical forest ecosystems, and reveal new insights into how the taxonomic, functional and phylogenetic components of biodiversity are linked to changes in the environment. Leveraging this integrated approach, </w:t>
      </w:r>
      <w:r w:rsidDel="00000000" w:rsidR="00000000" w:rsidRPr="00000000">
        <w:rPr>
          <w:rtl w:val="0"/>
        </w:rPr>
        <w:t xml:space="preserve">PANGEA is well positioned to address knowledge gaps related to patterns of biodiversity by answering the following questions</w:t>
      </w:r>
      <w:commentRangeStart w:id="454"/>
      <w:r w:rsidDel="00000000" w:rsidR="00000000" w:rsidRPr="00000000">
        <w:rPr>
          <w:rtl w:val="0"/>
        </w:rPr>
        <w:t xml:space="preserve">: </w:t>
      </w:r>
      <w:commentRangeEnd w:id="454"/>
      <w:r w:rsidDel="00000000" w:rsidR="00000000" w:rsidRPr="00000000">
        <w:commentReference w:id="454"/>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41"/>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86">
      <w:pPr>
        <w:numPr>
          <w:ilvl w:val="0"/>
          <w:numId w:val="41"/>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87">
      <w:pPr>
        <w:numPr>
          <w:ilvl w:val="0"/>
          <w:numId w:val="41"/>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88">
      <w:pPr>
        <w:spacing w:before="240" w:lineRule="auto"/>
        <w:rPr/>
      </w:pP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advance calibration and validation and algorithm development supporting the </w:t>
      </w:r>
      <w:r w:rsidDel="00000000" w:rsidR="00000000" w:rsidRPr="00000000">
        <w:rPr>
          <w:b w:val="1"/>
          <w:rtl w:val="0"/>
        </w:rPr>
        <w:t xml:space="preserve">SBG </w:t>
      </w:r>
      <w:r w:rsidDel="00000000" w:rsidR="00000000" w:rsidRPr="00000000">
        <w:rPr>
          <w:rtl w:val="0"/>
        </w:rPr>
        <w:t xml:space="preserve">mission. Imaging spectroscopy has led to major advances in taxonomic, functional and phylogenetic diversity mapping of tropical forests (</w:t>
      </w:r>
      <w:commentRangeStart w:id="455"/>
      <w:r w:rsidDel="00000000" w:rsidR="00000000" w:rsidRPr="00000000">
        <w:rPr>
          <w:rtl w:val="0"/>
        </w:rPr>
        <w:t xml:space="preserve">Feret and Asner, 2011</w:t>
      </w:r>
      <w:commentRangeEnd w:id="455"/>
      <w:r w:rsidDel="00000000" w:rsidR="00000000" w:rsidRPr="00000000">
        <w:commentReference w:id="455"/>
      </w:r>
      <w:r w:rsidDel="00000000" w:rsidR="00000000" w:rsidRPr="00000000">
        <w:rPr>
          <w:rtl w:val="0"/>
        </w:rPr>
        <w:t xml:space="preserve">; </w:t>
      </w:r>
      <w:commentRangeStart w:id="456"/>
      <w:r w:rsidDel="00000000" w:rsidR="00000000" w:rsidRPr="00000000">
        <w:rPr>
          <w:rtl w:val="0"/>
        </w:rPr>
        <w:t xml:space="preserve">Asner et al., 2014</w:t>
      </w:r>
      <w:commentRangeEnd w:id="456"/>
      <w:r w:rsidDel="00000000" w:rsidR="00000000" w:rsidRPr="00000000">
        <w:commentReference w:id="456"/>
      </w:r>
      <w:r w:rsidDel="00000000" w:rsidR="00000000" w:rsidRPr="00000000">
        <w:rPr>
          <w:rtl w:val="0"/>
        </w:rPr>
        <w:t xml:space="preserve"> ;</w:t>
      </w:r>
      <w:commentRangeStart w:id="457"/>
      <w:r w:rsidDel="00000000" w:rsidR="00000000" w:rsidRPr="00000000">
        <w:rPr>
          <w:rtl w:val="0"/>
        </w:rPr>
        <w:t xml:space="preserve"> Asner et al., 2017</w:t>
      </w:r>
      <w:commentRangeEnd w:id="457"/>
      <w:r w:rsidDel="00000000" w:rsidR="00000000" w:rsidRPr="00000000">
        <w:commentReference w:id="457"/>
      </w:r>
      <w:r w:rsidDel="00000000" w:rsidR="00000000" w:rsidRPr="00000000">
        <w:rPr>
          <w:rtl w:val="0"/>
        </w:rPr>
        <w:t xml:space="preserve">). Still, understanding of phenotypic variability within and among tropical forest regions and covariation with differences in ecosystem function remains severely lacking. The enormous variation in tropical forests can lead to high uncertainties in distinguishing tree species using purely remote sensing tools, and requires in situ data collection to calibrate local models for upscaling physiological, morphological and reproductive characteristics of each species, clade, or functional group. Several studies have shown that the combination of extensive field sampling with airborne imaging spectroscopy and lidar is a powerful tool for estimating plant functional traits at the individual-tree level to estimate the functional composition and diversity of tropical forest ecosystems (</w:t>
      </w:r>
      <w:commentRangeStart w:id="458"/>
      <w:r w:rsidDel="00000000" w:rsidR="00000000" w:rsidRPr="00000000">
        <w:rPr>
          <w:rtl w:val="0"/>
        </w:rPr>
        <w:t xml:space="preserve">Asner</w:t>
      </w:r>
      <w:ins w:author="Michelle Wong" w:id="41" w:date="2024-09-18T03:40:10Z">
        <w:commentRangeEnd w:id="458"/>
        <w:r w:rsidDel="00000000" w:rsidR="00000000" w:rsidRPr="00000000">
          <w:commentReference w:id="458"/>
        </w:r>
        <w:r w:rsidDel="00000000" w:rsidR="00000000" w:rsidRPr="00000000">
          <w:rPr>
            <w:rtl w:val="0"/>
          </w:rPr>
          <w:t xml:space="preserve"> et al.</w:t>
        </w:r>
      </w:ins>
      <w:r w:rsidDel="00000000" w:rsidR="00000000" w:rsidRPr="00000000">
        <w:rPr>
          <w:rtl w:val="0"/>
        </w:rPr>
        <w:t xml:space="preserve">, 2017, Chadwick &amp; Asner 2020, Ordway et al. 2022). Additionally, spectral methods have been used to characterize differences in species communities in terms of beta diversity, i.e., the spatial turnover in species composition (</w:t>
      </w:r>
      <w:r w:rsidDel="00000000" w:rsidR="00000000" w:rsidRPr="00000000">
        <w:rPr>
          <w:rtl w:val="0"/>
        </w:rPr>
        <w:t xml:space="preserve">Feret &amp; Asner 2014, Draper et al. 2018, Draper et al. 2020</w:t>
      </w:r>
      <w:r w:rsidDel="00000000" w:rsidR="00000000" w:rsidRPr="00000000">
        <w:rPr>
          <w:rtl w:val="0"/>
        </w:rPr>
        <w:t xml:space="preserve">). PANGEA will employ similar methods by collecting coincident ground and airborne measurements to extend these types of mapping capabilities more broadly across the tropics and evaluate scaling capabilities from airborne to spaceborne resolutions across functional composition and disturbance gradients.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Another dimension of </w:t>
      </w:r>
      <w:commentRangeStart w:id="459"/>
      <w:r w:rsidDel="00000000" w:rsidR="00000000" w:rsidRPr="00000000">
        <w:rPr>
          <w:rtl w:val="0"/>
        </w:rPr>
        <w:t xml:space="preserve">ecosystem diversity is forest structural complexity</w:t>
      </w:r>
      <w:commentRangeEnd w:id="459"/>
      <w:r w:rsidDel="00000000" w:rsidR="00000000" w:rsidRPr="00000000">
        <w:commentReference w:id="459"/>
      </w:r>
      <w:r w:rsidDel="00000000" w:rsidR="00000000" w:rsidRPr="00000000">
        <w:rPr>
          <w:rtl w:val="0"/>
        </w:rPr>
        <w:t xml:space="preserve">,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460"/>
      <w:r w:rsidDel="00000000" w:rsidR="00000000" w:rsidRPr="00000000">
        <w:rPr>
          <w:rtl w:val="0"/>
        </w:rPr>
        <w:t xml:space="preserve">Coverdale and Davies, 2023</w:t>
      </w:r>
      <w:commentRangeEnd w:id="460"/>
      <w:r w:rsidDel="00000000" w:rsidR="00000000" w:rsidRPr="00000000">
        <w:commentReference w:id="460"/>
      </w:r>
      <w:r w:rsidDel="00000000" w:rsidR="00000000" w:rsidRPr="00000000">
        <w:rPr>
          <w:rtl w:val="0"/>
        </w:rPr>
        <w:t xml:space="preserve">). More complex forests often support higher plant species diversity due to architectural diversity among species (</w:t>
      </w:r>
      <w:commentRangeStart w:id="461"/>
      <w:r w:rsidDel="00000000" w:rsidR="00000000" w:rsidRPr="00000000">
        <w:rPr>
          <w:rtl w:val="0"/>
        </w:rPr>
        <w:t xml:space="preserve">Kent</w:t>
      </w:r>
      <w:commentRangeEnd w:id="461"/>
      <w:r w:rsidDel="00000000" w:rsidR="00000000" w:rsidRPr="00000000">
        <w:commentReference w:id="461"/>
      </w:r>
      <w:r w:rsidDel="00000000" w:rsidR="00000000" w:rsidRPr="00000000">
        <w:rPr>
          <w:rtl w:val="0"/>
        </w:rPr>
        <w:t xml:space="preserve"> et al., 2015; </w:t>
      </w:r>
      <w:commentRangeStart w:id="462"/>
      <w:r w:rsidDel="00000000" w:rsidR="00000000" w:rsidRPr="00000000">
        <w:rPr>
          <w:rtl w:val="0"/>
        </w:rPr>
        <w:t xml:space="preserve">Milodowski </w:t>
      </w:r>
      <w:commentRangeEnd w:id="462"/>
      <w:r w:rsidDel="00000000" w:rsidR="00000000" w:rsidRPr="00000000">
        <w:commentReference w:id="462"/>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 PANGEA will characterize forest structural diversity and 3D complexity using terrestrial and UAV-based, airborne, and spaceborne lidar (</w:t>
      </w:r>
      <w:r w:rsidDel="00000000" w:rsidR="00000000" w:rsidRPr="00000000">
        <w:rPr>
          <w:b w:val="1"/>
          <w:rtl w:val="0"/>
        </w:rPr>
        <w:t xml:space="preserve">GEDI, EDGE*</w:t>
      </w:r>
      <w:r w:rsidDel="00000000" w:rsidR="00000000" w:rsidRPr="00000000">
        <w:rPr>
          <w:rtl w:val="0"/>
        </w:rPr>
        <w:t xml:space="preserve">) at individual-tree to ecosystem scales (e.g. </w:t>
      </w:r>
      <w:commentRangeStart w:id="463"/>
      <w:commentRangeStart w:id="464"/>
      <w:r w:rsidDel="00000000" w:rsidR="00000000" w:rsidRPr="00000000">
        <w:rPr>
          <w:rtl w:val="0"/>
        </w:rPr>
        <w:t xml:space="preserve">Decuyper</w:t>
      </w:r>
      <w:commentRangeEnd w:id="463"/>
      <w:r w:rsidDel="00000000" w:rsidR="00000000" w:rsidRPr="00000000">
        <w:commentReference w:id="463"/>
      </w:r>
      <w:commentRangeEnd w:id="464"/>
      <w:r w:rsidDel="00000000" w:rsidR="00000000" w:rsidRPr="00000000">
        <w:commentReference w:id="464"/>
      </w:r>
      <w:r w:rsidDel="00000000" w:rsidR="00000000" w:rsidRPr="00000000">
        <w:rPr>
          <w:rtl w:val="0"/>
        </w:rPr>
        <w:t xml:space="preserve"> et al. 2018, </w:t>
      </w:r>
      <w:r w:rsidDel="00000000" w:rsidR="00000000" w:rsidRPr="00000000">
        <w:rPr>
          <w:rtl w:val="0"/>
        </w:rPr>
        <w:t xml:space="preserve">Terryn et al. 2022</w:t>
      </w:r>
      <w:r w:rsidDel="00000000" w:rsidR="00000000" w:rsidRPr="00000000">
        <w:rPr>
          <w:rtl w:val="0"/>
        </w:rPr>
        <w:t xml:space="preserve">, </w:t>
      </w:r>
      <w:r w:rsidDel="00000000" w:rsidR="00000000" w:rsidRPr="00000000">
        <w:rPr>
          <w:rtl w:val="0"/>
        </w:rPr>
        <w:t xml:space="preserve">Schneider et al. 2019</w:t>
      </w:r>
      <w:r w:rsidDel="00000000" w:rsidR="00000000" w:rsidRPr="00000000">
        <w:rPr>
          <w:rtl w:val="0"/>
        </w:rPr>
        <w:t xml:space="preserve">, </w:t>
      </w:r>
      <w:r w:rsidDel="00000000" w:rsidR="00000000" w:rsidRPr="00000000">
        <w:rPr>
          <w:rtl w:val="0"/>
        </w:rPr>
        <w:t xml:space="preserve">Ferraz et al. 2016</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Schneider et al. 2020,</w:t>
      </w:r>
      <w:r w:rsidDel="00000000" w:rsidR="00000000" w:rsidRPr="00000000">
        <w:rPr>
          <w:rtl w:val="0"/>
        </w:rPr>
        <w:t xml:space="preserve"> </w:t>
      </w:r>
      <w:r w:rsidDel="00000000" w:rsidR="00000000" w:rsidRPr="00000000">
        <w:rPr>
          <w:rtl w:val="0"/>
        </w:rPr>
        <w:t xml:space="preserve">De Conto et al.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18B">
      <w:pPr>
        <w:pStyle w:val="Heading4"/>
        <w:spacing w:after="240" w:before="240" w:lineRule="auto"/>
        <w:rPr/>
      </w:pPr>
      <w:bookmarkStart w:colFirst="0" w:colLast="0" w:name="_9at7zxy88upp" w:id="20"/>
      <w:bookmarkEnd w:id="20"/>
      <w:r w:rsidDel="00000000" w:rsidR="00000000" w:rsidRPr="00000000">
        <w:rPr>
          <w:rtl w:val="0"/>
        </w:rPr>
        <w:t xml:space="preserve">3.1.3 </w:t>
      </w:r>
      <w:r w:rsidDel="00000000" w:rsidR="00000000" w:rsidRPr="00000000">
        <w:rPr>
          <w:rtl w:val="0"/>
        </w:rPr>
        <w:t xml:space="preserve">Land-Atmosphere Interactions and Thresholds</w:t>
      </w:r>
    </w:p>
    <w:p w:rsidR="00000000" w:rsidDel="00000000" w:rsidP="00000000" w:rsidRDefault="00000000" w:rsidRPr="00000000" w14:paraId="0000018C">
      <w:pPr>
        <w:rPr/>
      </w:pPr>
      <w:r w:rsidDel="00000000" w:rsidR="00000000" w:rsidRPr="00000000">
        <w:rPr>
          <w:rtl w:val="0"/>
        </w:rPr>
        <w:t xml:space="preserve">Characterizing patterns of functional trait distributions and functional composition at large spatial scales and across gradients will offer unprecedented opportunities to evaluate </w:t>
      </w:r>
      <w:r w:rsidDel="00000000" w:rsidR="00000000" w:rsidRPr="00000000">
        <w:rPr>
          <w:rtl w:val="0"/>
        </w:rPr>
        <w:t xml:space="preserve">important vegetation trait-tradeoffs linked to growth and hydraulic strategies, thermal tolerance, and critical thresholds. Plant- and ecosystem-scale t</w:t>
      </w:r>
      <w:r w:rsidDel="00000000" w:rsidR="00000000" w:rsidRPr="00000000">
        <w:rPr>
          <w:rtl w:val="0"/>
        </w:rPr>
        <w:t xml:space="preserve">hermal and hydraulic tolerances and thresholds remain major open questions as do </w:t>
      </w:r>
      <w:commentRangeStart w:id="465"/>
      <w:r w:rsidDel="00000000" w:rsidR="00000000" w:rsidRPr="00000000">
        <w:rPr>
          <w:rtl w:val="0"/>
        </w:rPr>
        <w:t xml:space="preserve">fire-related ecosystem scale thresholds, for example linked to live fuel moisture content and soil moisture</w:t>
      </w:r>
      <w:commentRangeEnd w:id="465"/>
      <w:r w:rsidDel="00000000" w:rsidR="00000000" w:rsidRPr="00000000">
        <w:commentReference w:id="465"/>
      </w:r>
      <w:r w:rsidDel="00000000" w:rsidR="00000000" w:rsidRPr="00000000">
        <w:rPr>
          <w:rtl w:val="0"/>
        </w:rPr>
        <w:t xml:space="preserve">. Variability in vegetation thermal and water content also directly influences important land-atmosphere interactions. </w:t>
      </w:r>
    </w:p>
    <w:p w:rsidR="00000000" w:rsidDel="00000000" w:rsidP="00000000" w:rsidRDefault="00000000" w:rsidRPr="00000000" w14:paraId="0000018D">
      <w:pPr>
        <w:spacing w:after="240" w:before="240" w:lineRule="auto"/>
        <w:rPr/>
      </w:pPr>
      <w:r w:rsidDel="00000000" w:rsidR="00000000" w:rsidRPr="00000000">
        <w:rPr>
          <w:rtl w:val="0"/>
        </w:rPr>
        <w:t xml:space="preserve">The impacts of changes in climate feedbacks remains highly uncertain pantropically. Though transport pathways for recycled atmospheric moisture, consequences of deforestation on moisture recycling, and potential thresholds for transition </w:t>
      </w:r>
      <w:r w:rsidDel="00000000" w:rsidR="00000000" w:rsidRPr="00000000">
        <w:rPr>
          <w:rtl w:val="0"/>
        </w:rPr>
        <w:t xml:space="preserve">have been extensively investigated in the Amazon, there are few if any such studies for Central Africa</w:t>
      </w:r>
      <w:r w:rsidDel="00000000" w:rsidR="00000000" w:rsidRPr="00000000">
        <w:rPr>
          <w:rtl w:val="0"/>
        </w:rPr>
        <w:t xml:space="preserve">r (</w:t>
      </w:r>
      <w:commentRangeStart w:id="466"/>
      <w:r w:rsidDel="00000000" w:rsidR="00000000" w:rsidRPr="00000000">
        <w:rPr>
          <w:rtl w:val="0"/>
        </w:rPr>
        <w:t xml:space="preserve">Staal et al., 2023</w:t>
      </w:r>
      <w:commentRangeEnd w:id="466"/>
      <w:r w:rsidDel="00000000" w:rsidR="00000000" w:rsidRPr="00000000">
        <w:commentReference w:id="466"/>
      </w:r>
      <w:r w:rsidDel="00000000" w:rsidR="00000000" w:rsidRPr="00000000">
        <w:rPr>
          <w:rtl w:val="0"/>
        </w:rPr>
        <w:t xml:space="preserve">, </w:t>
      </w:r>
      <w:commentRangeStart w:id="467"/>
      <w:r w:rsidDel="00000000" w:rsidR="00000000" w:rsidRPr="00000000">
        <w:rPr>
          <w:rtl w:val="0"/>
        </w:rPr>
        <w:t xml:space="preserve">Zemp et al., 2017</w:t>
      </w:r>
      <w:commentRangeEnd w:id="467"/>
      <w:r w:rsidDel="00000000" w:rsidR="00000000" w:rsidRPr="00000000">
        <w:commentReference w:id="467"/>
      </w:r>
      <w:r w:rsidDel="00000000" w:rsidR="00000000" w:rsidRPr="00000000">
        <w:rPr>
          <w:rtl w:val="0"/>
        </w:rPr>
        <w:t xml:space="preserve">, </w:t>
      </w:r>
      <w:commentRangeStart w:id="468"/>
      <w:r w:rsidDel="00000000" w:rsidR="00000000" w:rsidRPr="00000000">
        <w:rPr>
          <w:rtl w:val="0"/>
        </w:rPr>
        <w:t xml:space="preserve">Xu et al., 2022</w:t>
      </w:r>
      <w:commentRangeEnd w:id="468"/>
      <w:r w:rsidDel="00000000" w:rsidR="00000000" w:rsidRPr="00000000">
        <w:commentReference w:id="468"/>
      </w:r>
      <w:r w:rsidDel="00000000" w:rsidR="00000000" w:rsidRPr="00000000">
        <w:rPr>
          <w:rtl w:val="0"/>
        </w:rPr>
        <w:t xml:space="preserve">, </w:t>
      </w:r>
      <w:commentRangeStart w:id="469"/>
      <w:r w:rsidDel="00000000" w:rsidR="00000000" w:rsidRPr="00000000">
        <w:rPr>
          <w:rtl w:val="0"/>
        </w:rPr>
        <w:t xml:space="preserve">Flores et al., 2024</w:t>
      </w:r>
      <w:commentRangeEnd w:id="469"/>
      <w:r w:rsidDel="00000000" w:rsidR="00000000" w:rsidRPr="00000000">
        <w:commentReference w:id="469"/>
      </w:r>
      <w:r w:rsidDel="00000000" w:rsidR="00000000" w:rsidRPr="00000000">
        <w:rPr>
          <w:rtl w:val="0"/>
        </w:rPr>
        <w:t xml:space="preserve">, </w:t>
      </w:r>
      <w:commentRangeStart w:id="470"/>
      <w:r w:rsidDel="00000000" w:rsidR="00000000" w:rsidRPr="00000000">
        <w:rPr>
          <w:rtl w:val="0"/>
        </w:rPr>
        <w:t xml:space="preserve">Theeuwen et al., 2023</w:t>
      </w:r>
      <w:commentRangeEnd w:id="470"/>
      <w:r w:rsidDel="00000000" w:rsidR="00000000" w:rsidRPr="00000000">
        <w:commentReference w:id="470"/>
      </w:r>
      <w:r w:rsidDel="00000000" w:rsidR="00000000" w:rsidRPr="00000000">
        <w:rPr>
          <w:rtl w:val="0"/>
        </w:rPr>
        <w:t xml:space="preserve">, </w:t>
      </w:r>
      <w:commentRangeStart w:id="471"/>
      <w:r w:rsidDel="00000000" w:rsidR="00000000" w:rsidRPr="00000000">
        <w:rPr>
          <w:rtl w:val="0"/>
        </w:rPr>
        <w:t xml:space="preserve">Baker and Spracklen 2022</w:t>
      </w:r>
      <w:commentRangeEnd w:id="471"/>
      <w:r w:rsidDel="00000000" w:rsidR="00000000" w:rsidRPr="00000000">
        <w:commentReference w:id="471"/>
      </w:r>
      <w:r w:rsidDel="00000000" w:rsidR="00000000" w:rsidRPr="00000000">
        <w:rPr>
          <w:rtl w:val="0"/>
        </w:rPr>
        <w:t xml:space="preserve">, </w:t>
      </w:r>
      <w:commentRangeStart w:id="472"/>
      <w:r w:rsidDel="00000000" w:rsidR="00000000" w:rsidRPr="00000000">
        <w:rPr>
          <w:rtl w:val="0"/>
        </w:rPr>
        <w:t xml:space="preserve">Te Wierik et al., 2022</w:t>
      </w:r>
      <w:commentRangeEnd w:id="472"/>
      <w:r w:rsidDel="00000000" w:rsidR="00000000" w:rsidRPr="00000000">
        <w:commentReference w:id="472"/>
      </w:r>
      <w:r w:rsidDel="00000000" w:rsidR="00000000" w:rsidRPr="00000000">
        <w:rPr>
          <w:rtl w:val="0"/>
        </w:rPr>
        <w:t xml:space="preserve">, </w:t>
      </w:r>
      <w:commentRangeStart w:id="473"/>
      <w:r w:rsidDel="00000000" w:rsidR="00000000" w:rsidRPr="00000000">
        <w:rPr>
          <w:rtl w:val="0"/>
        </w:rPr>
        <w:t xml:space="preserve">Nyasulu et al., 2024</w:t>
      </w:r>
      <w:commentRangeEnd w:id="473"/>
      <w:r w:rsidDel="00000000" w:rsidR="00000000" w:rsidRPr="00000000">
        <w:commentReference w:id="473"/>
      </w:r>
      <w:r w:rsidDel="00000000" w:rsidR="00000000" w:rsidRPr="00000000">
        <w:rPr>
          <w:rtl w:val="0"/>
        </w:rPr>
        <w:t xml:space="preserve">, </w:t>
      </w:r>
      <w:commentRangeStart w:id="474"/>
      <w:r w:rsidDel="00000000" w:rsidR="00000000" w:rsidRPr="00000000">
        <w:rPr>
          <w:rtl w:val="0"/>
        </w:rPr>
        <w:t xml:space="preserve">van der Ent et al., 2010</w:t>
      </w:r>
      <w:commentRangeEnd w:id="474"/>
      <w:r w:rsidDel="00000000" w:rsidR="00000000" w:rsidRPr="00000000">
        <w:commentReference w:id="474"/>
      </w:r>
      <w:r w:rsidDel="00000000" w:rsidR="00000000" w:rsidRPr="00000000">
        <w:rPr>
          <w:rtl w:val="0"/>
        </w:rPr>
        <w:t xml:space="preserve">). However, based on recent evidence, Central African tropical forests appear to rely more heavily on moisture recycling to provide atmospheric moisture for rainfall than the Amazon (</w:t>
      </w:r>
      <w:commentRangeStart w:id="475"/>
      <w:r w:rsidDel="00000000" w:rsidR="00000000" w:rsidRPr="00000000">
        <w:rPr>
          <w:rtl w:val="0"/>
        </w:rPr>
        <w:t xml:space="preserve">Worden et al., 2021</w:t>
      </w:r>
      <w:commentRangeEnd w:id="475"/>
      <w:r w:rsidDel="00000000" w:rsidR="00000000" w:rsidRPr="00000000">
        <w:commentReference w:id="475"/>
      </w:r>
      <w:r w:rsidDel="00000000" w:rsidR="00000000" w:rsidRPr="00000000">
        <w:rPr>
          <w:rtl w:val="0"/>
        </w:rPr>
        <w:t xml:space="preserve">, </w:t>
      </w:r>
      <w:commentRangeStart w:id="476"/>
      <w:r w:rsidDel="00000000" w:rsidR="00000000" w:rsidRPr="00000000">
        <w:rPr>
          <w:rtl w:val="0"/>
        </w:rPr>
        <w:t xml:space="preserve">Baker and Spracklen 2022</w:t>
      </w:r>
      <w:commentRangeEnd w:id="476"/>
      <w:r w:rsidDel="00000000" w:rsidR="00000000" w:rsidRPr="00000000">
        <w:commentReference w:id="476"/>
      </w:r>
      <w:r w:rsidDel="00000000" w:rsidR="00000000" w:rsidRPr="00000000">
        <w:rPr>
          <w:rtl w:val="0"/>
        </w:rPr>
        <w:t xml:space="preserve">). In addition, variability in regional and cross-continental climate conditions and cloudiness (e.g., </w:t>
      </w:r>
      <w:commentRangeStart w:id="477"/>
      <w:r w:rsidDel="00000000" w:rsidR="00000000" w:rsidRPr="00000000">
        <w:rPr>
          <w:rtl w:val="0"/>
        </w:rPr>
        <w:t xml:space="preserve">Phillipon et al., 2018</w:t>
      </w:r>
      <w:commentRangeEnd w:id="477"/>
      <w:r w:rsidDel="00000000" w:rsidR="00000000" w:rsidRPr="00000000">
        <w:commentReference w:id="477"/>
      </w:r>
      <w:r w:rsidDel="00000000" w:rsidR="00000000" w:rsidRPr="00000000">
        <w:rPr>
          <w:rtl w:val="0"/>
        </w:rPr>
        <w:t xml:space="preserve">, </w:t>
      </w:r>
      <w:commentRangeStart w:id="478"/>
      <w:r w:rsidDel="00000000" w:rsidR="00000000" w:rsidRPr="00000000">
        <w:rPr>
          <w:rtl w:val="0"/>
        </w:rPr>
        <w:t xml:space="preserve">Pohl et al., 2022</w:t>
      </w:r>
      <w:commentRangeEnd w:id="478"/>
      <w:r w:rsidDel="00000000" w:rsidR="00000000" w:rsidRPr="00000000">
        <w:commentReference w:id="478"/>
      </w:r>
      <w:r w:rsidDel="00000000" w:rsidR="00000000" w:rsidRPr="00000000">
        <w:rPr>
          <w:rtl w:val="0"/>
        </w:rPr>
        <w:t xml:space="preserve">, </w:t>
      </w:r>
      <w:commentRangeStart w:id="479"/>
      <w:r w:rsidDel="00000000" w:rsidR="00000000" w:rsidRPr="00000000">
        <w:rPr>
          <w:rtl w:val="0"/>
        </w:rPr>
        <w:t xml:space="preserve">Martins et al., 2018</w:t>
      </w:r>
      <w:commentRangeEnd w:id="479"/>
      <w:r w:rsidDel="00000000" w:rsidR="00000000" w:rsidRPr="00000000">
        <w:commentReference w:id="479"/>
      </w:r>
      <w:r w:rsidDel="00000000" w:rsidR="00000000" w:rsidRPr="00000000">
        <w:rPr>
          <w:rtl w:val="0"/>
        </w:rPr>
        <w:t xml:space="preserve">, </w:t>
      </w:r>
      <w:commentRangeStart w:id="480"/>
      <w:r w:rsidDel="00000000" w:rsidR="00000000" w:rsidRPr="00000000">
        <w:rPr>
          <w:rtl w:val="0"/>
        </w:rPr>
        <w:t xml:space="preserve">Chakraborty et al., 2019</w:t>
      </w:r>
      <w:commentRangeEnd w:id="480"/>
      <w:r w:rsidDel="00000000" w:rsidR="00000000" w:rsidRPr="00000000">
        <w:commentReference w:id="480"/>
      </w:r>
      <w:r w:rsidDel="00000000" w:rsidR="00000000" w:rsidRPr="00000000">
        <w:rPr>
          <w:rtl w:val="0"/>
        </w:rPr>
        <w:t xml:space="preserve">, </w:t>
      </w:r>
      <w:commentRangeStart w:id="481"/>
      <w:r w:rsidDel="00000000" w:rsidR="00000000" w:rsidRPr="00000000">
        <w:rPr>
          <w:rtl w:val="0"/>
        </w:rPr>
        <w:t xml:space="preserve">Jonard et al., 2022</w:t>
      </w:r>
      <w:commentRangeEnd w:id="481"/>
      <w:r w:rsidDel="00000000" w:rsidR="00000000" w:rsidRPr="00000000">
        <w:commentReference w:id="481"/>
      </w:r>
      <w:r w:rsidDel="00000000" w:rsidR="00000000" w:rsidRPr="00000000">
        <w:rPr>
          <w:rtl w:val="0"/>
        </w:rPr>
        <w:t xml:space="preserve">), as well as the magnitude, type, and location of anthropogenic disturbances (for example, large-scale deforestation within the southeastern Amazon versus massive biomass burning in semi-arid regions directly north and south of Central African forests) necessitates regionally-specific investigations of how changing environmental conditions affect carbon fluxes via climate feedbacks (</w:t>
      </w:r>
      <w:commentRangeStart w:id="482"/>
      <w:r w:rsidDel="00000000" w:rsidR="00000000" w:rsidRPr="00000000">
        <w:rPr>
          <w:rtl w:val="0"/>
        </w:rPr>
        <w:t xml:space="preserve">Braghiere et al., 2020</w:t>
      </w:r>
      <w:commentRangeEnd w:id="482"/>
      <w:r w:rsidDel="00000000" w:rsidR="00000000" w:rsidRPr="00000000">
        <w:commentReference w:id="482"/>
      </w:r>
      <w:r w:rsidDel="00000000" w:rsidR="00000000" w:rsidRPr="00000000">
        <w:rPr>
          <w:rtl w:val="0"/>
        </w:rPr>
        <w:t xml:space="preserve">, </w:t>
      </w:r>
      <w:commentRangeStart w:id="483"/>
      <w:r w:rsidDel="00000000" w:rsidR="00000000" w:rsidRPr="00000000">
        <w:rPr>
          <w:rtl w:val="0"/>
        </w:rPr>
        <w:t xml:space="preserve">Durand et al., 2021</w:t>
      </w:r>
      <w:commentRangeEnd w:id="483"/>
      <w:r w:rsidDel="00000000" w:rsidR="00000000" w:rsidRPr="00000000">
        <w:commentReference w:id="483"/>
      </w:r>
      <w:r w:rsidDel="00000000" w:rsidR="00000000" w:rsidRPr="00000000">
        <w:rPr>
          <w:rtl w:val="0"/>
        </w:rPr>
        <w:t xml:space="preserve">, </w:t>
      </w:r>
      <w:commentRangeStart w:id="484"/>
      <w:r w:rsidDel="00000000" w:rsidR="00000000" w:rsidRPr="00000000">
        <w:rPr>
          <w:rtl w:val="0"/>
        </w:rPr>
        <w:t xml:space="preserve">Adebiyi and Zuidema 2016</w:t>
      </w:r>
      <w:commentRangeEnd w:id="484"/>
      <w:r w:rsidDel="00000000" w:rsidR="00000000" w:rsidRPr="00000000">
        <w:commentReference w:id="484"/>
      </w:r>
      <w:r w:rsidDel="00000000" w:rsidR="00000000" w:rsidRPr="00000000">
        <w:rPr>
          <w:rtl w:val="0"/>
        </w:rPr>
        <w:t xml:space="preserve">). </w:t>
      </w:r>
    </w:p>
    <w:p w:rsidR="00000000" w:rsidDel="00000000" w:rsidP="00000000" w:rsidRDefault="00000000" w:rsidRPr="00000000" w14:paraId="0000018E">
      <w:pPr>
        <w:spacing w:after="240" w:before="240" w:lineRule="auto"/>
        <w:rPr/>
      </w:pPr>
      <w:r w:rsidDel="00000000" w:rsidR="00000000" w:rsidRPr="00000000">
        <w:rPr>
          <w:rtl w:val="0"/>
        </w:rPr>
        <w:t xml:space="preserve">Hydroclimatic conditions in tropical forests vary significantly along </w:t>
      </w:r>
      <w:r w:rsidDel="00000000" w:rsidR="00000000" w:rsidRPr="00000000">
        <w:rPr>
          <w:rtl w:val="0"/>
        </w:rPr>
        <w:t xml:space="preserve">disturbance gradients</w:t>
      </w:r>
      <w:r w:rsidDel="00000000" w:rsidR="00000000" w:rsidRPr="00000000">
        <w:rPr>
          <w:rtl w:val="0"/>
        </w:rPr>
        <w:t xml:space="preserve">, from intact forests to heavily fragmented landscapes (</w:t>
      </w:r>
      <w:commentRangeStart w:id="485"/>
      <w:r w:rsidDel="00000000" w:rsidR="00000000" w:rsidRPr="00000000">
        <w:rPr>
          <w:rtl w:val="0"/>
        </w:rPr>
        <w:t xml:space="preserve">Gutierrez-Cori et al., 2021</w:t>
      </w:r>
      <w:commentRangeEnd w:id="485"/>
      <w:r w:rsidDel="00000000" w:rsidR="00000000" w:rsidRPr="00000000">
        <w:commentReference w:id="485"/>
      </w:r>
      <w:r w:rsidDel="00000000" w:rsidR="00000000" w:rsidRPr="00000000">
        <w:rPr>
          <w:rtl w:val="0"/>
        </w:rPr>
        <w:t xml:space="preserve">), and are unique across tropical regions as they are heavily shaped by local climate and disturbance histories. The effects of these disturbances can happen at small spatial scales or be hard to measure, such as changes in local winds (</w:t>
      </w:r>
      <w:commentRangeStart w:id="486"/>
      <w:r w:rsidDel="00000000" w:rsidR="00000000" w:rsidRPr="00000000">
        <w:rPr>
          <w:rtl w:val="0"/>
        </w:rPr>
        <w:t xml:space="preserve">Staal et al., 2020</w:t>
      </w:r>
      <w:commentRangeEnd w:id="486"/>
      <w:r w:rsidDel="00000000" w:rsidR="00000000" w:rsidRPr="00000000">
        <w:commentReference w:id="486"/>
      </w:r>
      <w:r w:rsidDel="00000000" w:rsidR="00000000" w:rsidRPr="00000000">
        <w:rPr>
          <w:rtl w:val="0"/>
        </w:rPr>
        <w:t xml:space="preserve">). Additionally, they can depend on the geographic distribution and spatial extent of deforestation (Butt et al., 2023), on background climate conditions, or interact with other factors such as climate change or natural fluctuations (Staal et al., 2020). The role of these disturbances pushing tropical regions past water and temperature thresholds is thus highly uncertain. To address knowledge gaps related to hydroclimate thresholds and land-atmosphere interactions, PANGEA will answer the following questions: </w:t>
      </w:r>
    </w:p>
    <w:p w:rsidR="00000000" w:rsidDel="00000000" w:rsidP="00000000" w:rsidRDefault="00000000" w:rsidRPr="00000000" w14:paraId="0000018F">
      <w:pPr>
        <w:numPr>
          <w:ilvl w:val="0"/>
          <w:numId w:val="41"/>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commentRangeStart w:id="487"/>
      <w:r w:rsidDel="00000000" w:rsidR="00000000" w:rsidRPr="00000000">
        <w:rPr>
          <w:i w:val="1"/>
          <w:highlight w:val="white"/>
          <w:rtl w:val="0"/>
        </w:rPr>
        <w:t xml:space="preserve">changes </w:t>
      </w:r>
      <w:commentRangeEnd w:id="487"/>
      <w:r w:rsidDel="00000000" w:rsidR="00000000" w:rsidRPr="00000000">
        <w:commentReference w:id="487"/>
      </w:r>
      <w:r w:rsidDel="00000000" w:rsidR="00000000" w:rsidRPr="00000000">
        <w:rPr>
          <w:i w:val="1"/>
          <w:highlight w:val="white"/>
          <w:rtl w:val="0"/>
        </w:rPr>
        <w:t xml:space="preserve">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90">
      <w:pPr>
        <w:numPr>
          <w:ilvl w:val="0"/>
          <w:numId w:val="41"/>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91">
      <w:pPr>
        <w:spacing w:after="240" w:before="240" w:lineRule="auto"/>
        <w:ind w:left="0" w:firstLine="0"/>
        <w:rPr/>
      </w:pPr>
      <w:r w:rsidDel="00000000" w:rsidR="00000000" w:rsidRPr="00000000">
        <w:rPr>
          <w:rtl w:val="0"/>
        </w:rPr>
        <w:t xml:space="preserve">PANGEA will leverage satellites including </w:t>
      </w:r>
      <w:r w:rsidDel="00000000" w:rsidR="00000000" w:rsidRPr="00000000">
        <w:rPr>
          <w:b w:val="1"/>
          <w:rtl w:val="0"/>
        </w:rPr>
        <w:t xml:space="preserve">SMAP, SMOS, NISAR, AMSR-E, EMIT, 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w:t>
      </w:r>
      <w:ins w:author="Helene Muller-Landau" w:id="42" w:date="2024-09-18T03:25:07Z">
        <w:r w:rsidDel="00000000" w:rsidR="00000000" w:rsidRPr="00000000">
          <w:rPr>
            <w:rtl w:val="0"/>
          </w:rPr>
          <w:t xml:space="preserve">to </w:t>
        </w:r>
      </w:ins>
      <w:r w:rsidDel="00000000" w:rsidR="00000000" w:rsidRPr="00000000">
        <w:rPr>
          <w:rtl w:val="0"/>
        </w:rPr>
        <w:t xml:space="preserve">measure soil moisture, canopy water content, hydraulic traits, and thermal stress. </w:t>
      </w:r>
      <w:r w:rsidDel="00000000" w:rsidR="00000000" w:rsidRPr="00000000">
        <w:rPr>
          <w:rtl w:val="0"/>
        </w:rPr>
        <w:t xml:space="preserve">To more accurately characterize differences in land-atmosphere interactions and hydroclimatic thresholds across tropical forests, PANGEA will build on measurements used to </w:t>
      </w:r>
      <w:ins w:author="Helene Muller-Landau" w:id="43" w:date="2024-09-18T03:25:21Z">
        <w:r w:rsidDel="00000000" w:rsidR="00000000" w:rsidRPr="00000000">
          <w:rPr>
            <w:rtl w:val="0"/>
          </w:rPr>
          <w:t xml:space="preserve">address </w:t>
        </w:r>
      </w:ins>
      <w:r w:rsidDel="00000000" w:rsidR="00000000" w:rsidRPr="00000000">
        <w:rPr>
          <w:rtl w:val="0"/>
        </w:rPr>
        <w:t xml:space="preserve">previous questions. Additional ground measurements will include meteorological and weather station data, soil moisture, canopy ecophysiological measurements, and</w:t>
      </w:r>
      <w:commentRangeStart w:id="488"/>
      <w:r w:rsidDel="00000000" w:rsidR="00000000" w:rsidRPr="00000000">
        <w:rPr>
          <w:rtl w:val="0"/>
        </w:rPr>
        <w:t xml:space="preserve"> live fuel</w:t>
      </w:r>
      <w:commentRangeEnd w:id="488"/>
      <w:r w:rsidDel="00000000" w:rsidR="00000000" w:rsidRPr="00000000">
        <w:commentReference w:id="488"/>
      </w:r>
      <w:r w:rsidDel="00000000" w:rsidR="00000000" w:rsidRPr="00000000">
        <w:rPr>
          <w:rtl w:val="0"/>
        </w:rPr>
        <w:t xml:space="preserve"> moisture. Recent ground-based observations revealed that the Soil Moisture Active Passive (SMAP) satellite exhibits strong biases in tropical ecosystems (</w:t>
      </w:r>
      <w:commentRangeStart w:id="489"/>
      <w:r w:rsidDel="00000000" w:rsidR="00000000" w:rsidRPr="00000000">
        <w:rPr>
          <w:rtl w:val="0"/>
        </w:rPr>
        <w:t xml:space="preserve">Cho et al. 2024)</w:t>
      </w:r>
      <w:commentRangeEnd w:id="489"/>
      <w:r w:rsidDel="00000000" w:rsidR="00000000" w:rsidRPr="00000000">
        <w:commentReference w:id="489"/>
      </w:r>
      <w:r w:rsidDel="00000000" w:rsidR="00000000" w:rsidRPr="00000000">
        <w:rPr>
          <w:rtl w:val="0"/>
        </w:rPr>
        <w:t xml:space="preserve">. Ground-based data from PANGEA will further improve SMAP’s soil moisture </w:t>
      </w:r>
      <w:commentRangeStart w:id="490"/>
      <w:r w:rsidDel="00000000" w:rsidR="00000000" w:rsidRPr="00000000">
        <w:rPr>
          <w:rtl w:val="0"/>
        </w:rPr>
        <w:t xml:space="preserve">measurements </w:t>
      </w:r>
      <w:commentRangeEnd w:id="490"/>
      <w:r w:rsidDel="00000000" w:rsidR="00000000" w:rsidRPr="00000000">
        <w:commentReference w:id="490"/>
      </w:r>
      <w:r w:rsidDel="00000000" w:rsidR="00000000" w:rsidRPr="00000000">
        <w:rPr>
          <w:rtl w:val="0"/>
        </w:rPr>
        <w:t xml:space="preserve">in tropical forests, building on work by </w:t>
      </w:r>
      <w:commentRangeStart w:id="491"/>
      <w:r w:rsidDel="00000000" w:rsidR="00000000" w:rsidRPr="00000000">
        <w:rPr>
          <w:rtl w:val="0"/>
        </w:rPr>
        <w:t xml:space="preserve">Wang et al. 2024</w:t>
      </w:r>
      <w:commentRangeEnd w:id="491"/>
      <w:r w:rsidDel="00000000" w:rsidR="00000000" w:rsidRPr="00000000">
        <w:commentReference w:id="491"/>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2">
      <w:pPr>
        <w:spacing w:after="240" w:before="240" w:lineRule="auto"/>
        <w:ind w:left="0" w:firstLine="0"/>
        <w:rPr>
          <w:color w:val="ff0000"/>
          <w:highlight w:val="white"/>
        </w:rPr>
      </w:pPr>
      <w:r w:rsidDel="00000000" w:rsidR="00000000" w:rsidRPr="00000000">
        <w:rPr>
          <w:rtl w:val="0"/>
        </w:rPr>
        <w:t xml:space="preserve">R</w:t>
      </w:r>
      <w:r w:rsidDel="00000000" w:rsidR="00000000" w:rsidRPr="00000000">
        <w:rPr>
          <w:rtl w:val="0"/>
        </w:rPr>
        <w:t xml:space="preserve">etrievals of canopy water content from airborne VSWIR data have illustrated ecologically meaningful patterns related to water stress in </w:t>
      </w:r>
      <w:r w:rsidDel="00000000" w:rsidR="00000000" w:rsidRPr="00000000">
        <w:rPr>
          <w:rtl w:val="0"/>
        </w:rPr>
        <w:t xml:space="preserve">mediterranean</w:t>
      </w:r>
      <w:r w:rsidDel="00000000" w:rsidR="00000000" w:rsidRPr="00000000">
        <w:rPr>
          <w:rtl w:val="0"/>
        </w:rPr>
        <w:t xml:space="preserve"> systems (e.g, </w:t>
      </w:r>
      <w:commentRangeStart w:id="492"/>
      <w:r w:rsidDel="00000000" w:rsidR="00000000" w:rsidRPr="00000000">
        <w:rPr>
          <w:rtl w:val="0"/>
        </w:rPr>
        <w:t xml:space="preserve">Brodrick et al. 2019</w:t>
      </w:r>
      <w:commentRangeEnd w:id="492"/>
      <w:r w:rsidDel="00000000" w:rsidR="00000000" w:rsidRPr="00000000">
        <w:commentReference w:id="492"/>
      </w:r>
      <w:r w:rsidDel="00000000" w:rsidR="00000000" w:rsidRPr="00000000">
        <w:rPr>
          <w:rtl w:val="0"/>
        </w:rPr>
        <w:t xml:space="preserve">; </w:t>
      </w:r>
      <w:commentRangeStart w:id="493"/>
      <w:r w:rsidDel="00000000" w:rsidR="00000000" w:rsidRPr="00000000">
        <w:rPr>
          <w:rtl w:val="0"/>
        </w:rPr>
        <w:t xml:space="preserve">Paz-Kagan &amp; Asner 2017</w:t>
      </w:r>
      <w:commentRangeEnd w:id="493"/>
      <w:r w:rsidDel="00000000" w:rsidR="00000000" w:rsidRPr="00000000">
        <w:commentReference w:id="493"/>
      </w:r>
      <w:r w:rsidDel="00000000" w:rsidR="00000000" w:rsidRPr="00000000">
        <w:rPr>
          <w:rtl w:val="0"/>
        </w:rPr>
        <w:t xml:space="preserve">), however, much work is needed to evaluate these patterns </w:t>
      </w:r>
      <w:ins w:author="Helene Muller-Landau" w:id="44" w:date="2024-09-18T03:27:05Z">
        <w:r w:rsidDel="00000000" w:rsidR="00000000" w:rsidRPr="00000000">
          <w:rPr>
            <w:rtl w:val="0"/>
          </w:rPr>
          <w:t xml:space="preserve">in the</w:t>
        </w:r>
      </w:ins>
      <w:del w:author="Helene Muller-Landau" w:id="44" w:date="2024-09-18T03:27:05Z">
        <w:r w:rsidDel="00000000" w:rsidR="00000000" w:rsidRPr="00000000">
          <w:rPr>
            <w:rtl w:val="0"/>
          </w:rPr>
          <w:delText xml:space="preserve">int eh</w:delText>
        </w:r>
      </w:del>
      <w:r w:rsidDel="00000000" w:rsidR="00000000" w:rsidRPr="00000000">
        <w:rPr>
          <w:rtl w:val="0"/>
        </w:rPr>
        <w:t xml:space="preserve"> tropics. Work using spaceborne VOD measurements revealed that leaf surface water, not plant water stress, was the main driver of diurnal variation in tropical forest canopy water content (</w:t>
      </w:r>
      <w:commentRangeStart w:id="494"/>
      <w:r w:rsidDel="00000000" w:rsidR="00000000" w:rsidRPr="00000000">
        <w:rPr>
          <w:rtl w:val="0"/>
        </w:rPr>
        <w:t xml:space="preserve">Xu et al 2021</w:t>
      </w:r>
      <w:commentRangeEnd w:id="494"/>
      <w:r w:rsidDel="00000000" w:rsidR="00000000" w:rsidRPr="00000000">
        <w:commentReference w:id="494"/>
      </w:r>
      <w:r w:rsidDel="00000000" w:rsidR="00000000" w:rsidRPr="00000000">
        <w:rPr>
          <w:rtl w:val="0"/>
        </w:rPr>
        <w:t xml:space="preserve">). Far more work is required to fully leverage these sensors in the tropics before mapping of plant water content and stress is possible. PANGEA will collect canopy leaf-level ecophysiological measurements, as well as tower</w:t>
      </w:r>
      <w:ins w:author="Helene Muller-Landau" w:id="45" w:date="2024-09-18T03:27:29Z">
        <w:r w:rsidDel="00000000" w:rsidR="00000000" w:rsidRPr="00000000">
          <w:rPr>
            <w:rtl w:val="0"/>
          </w:rPr>
          <w:t xml:space="preserve">-</w:t>
        </w:r>
      </w:ins>
      <w:del w:author="Helene Muller-Landau" w:id="45" w:date="2024-09-18T03:27:29Z">
        <w:r w:rsidDel="00000000" w:rsidR="00000000" w:rsidRPr="00000000">
          <w:rPr>
            <w:rtl w:val="0"/>
          </w:rPr>
          <w:delText xml:space="preserve"> </w:delText>
        </w:r>
      </w:del>
      <w:r w:rsidDel="00000000" w:rsidR="00000000" w:rsidRPr="00000000">
        <w:rPr>
          <w:rtl w:val="0"/>
        </w:rPr>
        <w:t xml:space="preserve">based VOD retrieval methods using GNSS microwave signals (</w:t>
      </w:r>
      <w:commentRangeStart w:id="495"/>
      <w:r w:rsidDel="00000000" w:rsidR="00000000" w:rsidRPr="00000000">
        <w:rPr>
          <w:rtl w:val="0"/>
        </w:rPr>
        <w:t xml:space="preserve">Humphrey &amp; Frankenberg 2023</w:t>
      </w:r>
      <w:commentRangeEnd w:id="495"/>
      <w:r w:rsidDel="00000000" w:rsidR="00000000" w:rsidRPr="00000000">
        <w:commentReference w:id="495"/>
      </w:r>
      <w:r w:rsidDel="00000000" w:rsidR="00000000" w:rsidRPr="00000000">
        <w:rPr>
          <w:rtl w:val="0"/>
        </w:rPr>
        <w:t xml:space="preserve">) to monitor diurnal and seasonal changes across gradients. </w:t>
      </w:r>
      <w:r w:rsidDel="00000000" w:rsidR="00000000" w:rsidRPr="00000000">
        <w:rPr>
          <w:rtl w:val="0"/>
        </w:rPr>
      </w:r>
    </w:p>
    <w:p w:rsidR="00000000" w:rsidDel="00000000" w:rsidP="00000000" w:rsidRDefault="00000000" w:rsidRPr="00000000" w14:paraId="00000193">
      <w:pPr>
        <w:spacing w:after="240" w:before="240" w:lineRule="auto"/>
        <w:ind w:left="0" w:firstLine="0"/>
        <w:rPr>
          <w:i w:val="1"/>
          <w:color w:val="ff0000"/>
        </w:rPr>
      </w:pPr>
      <w:r w:rsidDel="00000000" w:rsidR="00000000" w:rsidRPr="00000000">
        <w:rPr>
          <w:i w:val="1"/>
          <w:color w:val="ff0000"/>
          <w:highlight w:val="white"/>
          <w:rtl w:val="0"/>
        </w:rPr>
        <w:t xml:space="preserve">Integrate human dimensions into knowledge gaps above - emphasize feedbacks and how that will impact ag production, agroforestry production, non-timber forest products - difference in [farmer] adaptation / resilience strategies emerging in response to different feedbacks between biophysical changes and socio, cultural, political context?</w:t>
      </w:r>
      <w:r w:rsidDel="00000000" w:rsidR="00000000" w:rsidRPr="00000000">
        <w:rPr>
          <w:rtl w:val="0"/>
        </w:rPr>
      </w:r>
    </w:p>
    <w:p w:rsidR="00000000" w:rsidDel="00000000" w:rsidP="00000000" w:rsidRDefault="00000000" w:rsidRPr="00000000" w14:paraId="00000194">
      <w:pPr>
        <w:pStyle w:val="Heading3"/>
        <w:rPr/>
      </w:pPr>
      <w:bookmarkStart w:colFirst="0" w:colLast="0" w:name="_ci41fcynf7lz" w:id="21"/>
      <w:bookmarkEnd w:id="21"/>
      <w:r w:rsidDel="00000000" w:rsidR="00000000" w:rsidRPr="00000000">
        <w:rPr>
          <w:rtl w:val="0"/>
        </w:rPr>
        <w:t xml:space="preserve">3.2 </w:t>
      </w:r>
      <w:commentRangeStart w:id="496"/>
      <w:r w:rsidDel="00000000" w:rsidR="00000000" w:rsidRPr="00000000">
        <w:rPr>
          <w:rtl w:val="0"/>
        </w:rPr>
        <w:t xml:space="preserve">Process</w:t>
      </w:r>
      <w:commentRangeEnd w:id="496"/>
      <w:r w:rsidDel="00000000" w:rsidR="00000000" w:rsidRPr="00000000">
        <w:commentReference w:id="496"/>
      </w:r>
      <w:r w:rsidDel="00000000" w:rsidR="00000000" w:rsidRPr="00000000">
        <w:rPr>
          <w:rtl w:val="0"/>
        </w:rPr>
        <w:t xml:space="preserve"> </w:t>
      </w:r>
    </w:p>
    <w:p w:rsidR="00000000" w:rsidDel="00000000" w:rsidP="00000000" w:rsidRDefault="00000000" w:rsidRPr="00000000" w14:paraId="00000195">
      <w:pPr>
        <w:pStyle w:val="Heading4"/>
        <w:rPr/>
      </w:pPr>
      <w:bookmarkStart w:colFirst="0" w:colLast="0" w:name="_gbd8t2yjn8ur" w:id="22"/>
      <w:bookmarkEnd w:id="22"/>
      <w:r w:rsidDel="00000000" w:rsidR="00000000" w:rsidRPr="00000000">
        <w:rPr>
          <w:rtl w:val="0"/>
        </w:rPr>
        <w:t xml:space="preserve">3.2.1 </w:t>
      </w:r>
      <w:commentRangeStart w:id="497"/>
      <w:r w:rsidDel="00000000" w:rsidR="00000000" w:rsidRPr="00000000">
        <w:rPr>
          <w:rtl w:val="0"/>
        </w:rPr>
        <w:t xml:space="preserve">Species </w:t>
      </w:r>
      <w:commentRangeEnd w:id="497"/>
      <w:r w:rsidDel="00000000" w:rsidR="00000000" w:rsidRPr="00000000">
        <w:commentReference w:id="497"/>
      </w:r>
      <w:r w:rsidDel="00000000" w:rsidR="00000000" w:rsidRPr="00000000">
        <w:rPr>
          <w:rtl w:val="0"/>
        </w:rPr>
        <w:t xml:space="preserve">Interactions and Resilience</w:t>
      </w:r>
    </w:p>
    <w:p w:rsidR="00000000" w:rsidDel="00000000" w:rsidP="00000000" w:rsidRDefault="00000000" w:rsidRPr="00000000" w14:paraId="00000196">
      <w:pPr>
        <w:spacing w:after="240" w:before="240" w:lineRule="auto"/>
        <w:rPr/>
      </w:pPr>
      <w:r w:rsidDel="00000000" w:rsidR="00000000" w:rsidRPr="00000000">
        <w:rPr>
          <w:rtl w:val="0"/>
        </w:rPr>
        <w:t xml:space="preserve">Beyond variation in plant b</w:t>
      </w:r>
      <w:r w:rsidDel="00000000" w:rsidR="00000000" w:rsidRPr="00000000">
        <w:rPr>
          <w:rtl w:val="0"/>
        </w:rPr>
        <w:t xml:space="preserve">iodiversity, there is enormous variation in the biodiversity of non-plant taxa within and between tropical continents, resulting in important differences in species interactions (e.g., seed dispersal, pollination, browsing) that undoubtedly influence variation in carbon stocks and fluxes. Although we know that animals matter, there is very limited research </w:t>
      </w:r>
      <w:ins w:author="Michelle Wong" w:id="46" w:date="2024-09-18T02:03:55Z">
        <w:r w:rsidDel="00000000" w:rsidR="00000000" w:rsidRPr="00000000">
          <w:rPr>
            <w:rtl w:val="0"/>
          </w:rPr>
          <w:t xml:space="preserve">to </w:t>
        </w:r>
      </w:ins>
      <w:r w:rsidDel="00000000" w:rsidR="00000000" w:rsidRPr="00000000">
        <w:rPr>
          <w:rtl w:val="0"/>
        </w:rPr>
        <w:t xml:space="preserve">determine how much, and in what direction for </w:t>
      </w:r>
      <w:ins w:author="Helene Muller-Landau" w:id="47" w:date="2024-09-18T03:28:49Z">
        <w:r w:rsidDel="00000000" w:rsidR="00000000" w:rsidRPr="00000000">
          <w:rPr>
            <w:rtl w:val="0"/>
          </w:rPr>
          <w:t xml:space="preserve">carbon stocks and fluxes of </w:t>
        </w:r>
      </w:ins>
      <w:r w:rsidDel="00000000" w:rsidR="00000000" w:rsidRPr="00000000">
        <w:rPr>
          <w:rtl w:val="0"/>
        </w:rPr>
        <w:t xml:space="preserve">intact and regenerating forest</w:t>
      </w:r>
      <w:ins w:author="Helene Muller-Landau" w:id="48" w:date="2024-09-18T03:28:58Z">
        <w:r w:rsidDel="00000000" w:rsidR="00000000" w:rsidRPr="00000000">
          <w:rPr>
            <w:rtl w:val="0"/>
          </w:rPr>
          <w:t xml:space="preserve">s</w:t>
        </w:r>
      </w:ins>
      <w:del w:author="Helene Muller-Landau" w:id="48" w:date="2024-09-18T03:28:58Z">
        <w:r w:rsidDel="00000000" w:rsidR="00000000" w:rsidRPr="00000000">
          <w:rPr>
            <w:rtl w:val="0"/>
          </w:rPr>
          <w:delText xml:space="preserve"> carbon stocks and fluxes</w:delText>
        </w:r>
      </w:del>
      <w:r w:rsidDel="00000000" w:rsidR="00000000" w:rsidRPr="00000000">
        <w:rPr>
          <w:rtl w:val="0"/>
        </w:rPr>
        <w:t xml:space="preserve">. </w:t>
      </w:r>
      <w:commentRangeStart w:id="498"/>
      <w:r w:rsidDel="00000000" w:rsidR="00000000" w:rsidRPr="00000000">
        <w:rPr>
          <w:rtl w:val="0"/>
        </w:rPr>
        <w:t xml:space="preserve">We expect the form of the relationship </w:t>
      </w:r>
      <w:ins w:author="Helene Muller-Landau" w:id="49" w:date="2024-09-18T03:29:42Z">
        <w:r w:rsidDel="00000000" w:rsidR="00000000" w:rsidRPr="00000000">
          <w:rPr>
            <w:rtl w:val="0"/>
          </w:rPr>
          <w:t xml:space="preserve">of </w:t>
        </w:r>
      </w:ins>
      <w:del w:author="Helene Muller-Landau" w:id="49" w:date="2024-09-18T03:29:42Z">
        <w:r w:rsidDel="00000000" w:rsidR="00000000" w:rsidRPr="00000000">
          <w:rPr>
            <w:rtl w:val="0"/>
          </w:rPr>
          <w:delText xml:space="preserve">between </w:delText>
        </w:r>
      </w:del>
      <w:r w:rsidDel="00000000" w:rsidR="00000000" w:rsidRPr="00000000">
        <w:rPr>
          <w:rtl w:val="0"/>
        </w:rPr>
        <w:t xml:space="preserve">biodiversity </w:t>
      </w:r>
      <w:ins w:author="Helene Muller-Landau" w:id="50" w:date="2024-09-18T03:29:46Z">
        <w:r w:rsidDel="00000000" w:rsidR="00000000" w:rsidRPr="00000000">
          <w:rPr>
            <w:rtl w:val="0"/>
          </w:rPr>
          <w:t xml:space="preserve">with</w:t>
        </w:r>
      </w:ins>
      <w:del w:author="Helene Muller-Landau" w:id="50" w:date="2024-09-18T03:29:46Z">
        <w:r w:rsidDel="00000000" w:rsidR="00000000" w:rsidRPr="00000000">
          <w:rPr>
            <w:rtl w:val="0"/>
          </w:rPr>
          <w:delText xml:space="preserve">and </w:delText>
        </w:r>
      </w:del>
      <w:r w:rsidDel="00000000" w:rsidR="00000000" w:rsidRPr="00000000">
        <w:rPr>
          <w:rtl w:val="0"/>
        </w:rPr>
        <w:t xml:space="preserve">ecosystem structure, productivity and functionality to vary in strength and scale dependence</w:t>
      </w:r>
      <w:commentRangeEnd w:id="498"/>
      <w:r w:rsidDel="00000000" w:rsidR="00000000" w:rsidRPr="00000000">
        <w:commentReference w:id="498"/>
      </w:r>
      <w:r w:rsidDel="00000000" w:rsidR="00000000" w:rsidRPr="00000000">
        <w:rPr>
          <w:rtl w:val="0"/>
        </w:rPr>
        <w:t xml:space="preserve">, but knowledge of these patterns, and more importantly the underlying mechanisms, remain highly uncertain. </w:t>
      </w:r>
    </w:p>
    <w:p w:rsidR="00000000" w:rsidDel="00000000" w:rsidP="00000000" w:rsidRDefault="00000000" w:rsidRPr="00000000" w14:paraId="00000197">
      <w:pPr>
        <w:spacing w:after="240" w:before="240" w:lineRule="auto"/>
        <w:rPr/>
      </w:pPr>
      <w:r w:rsidDel="00000000" w:rsidR="00000000" w:rsidRPr="00000000">
        <w:rPr>
          <w:rtl w:val="0"/>
        </w:rPr>
        <w:t xml:space="preserve">PANGEA is well poised to leverage advances in remote sensing capabilities alongside a revolution in measurement technologies, and machine learning and AI for scaling biodiversity-driven processes. These include imaging spectroscopy, DNA sequencing, camera trap image recognition, animal tracking capabilities, and bioacoustics sensors. This is also an important opportunity to evaluate how Indigenous and local ecological knowledge (IEK and LEK) can reinforce and support remote sensing analyses of biodiversity and processes. For example, how can mapping Indigenous ecological knowledge make the invisible, visible? At the same time, understanding the limits of remote sensing in these complex, highly diverse systems is in many ways just as important as advancing remote sensing capabilities through the type of data-integration approach PANGEA will take. To address these knowledge gaps, PANGEA </w:t>
      </w:r>
      <w:r w:rsidDel="00000000" w:rsidR="00000000" w:rsidRPr="00000000">
        <w:rPr>
          <w:rtl w:val="0"/>
        </w:rPr>
        <w:t xml:space="preserve">will answer the following questions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8">
      <w:pPr>
        <w:numPr>
          <w:ilvl w:val="0"/>
          <w:numId w:val="41"/>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99">
      <w:pPr>
        <w:numPr>
          <w:ilvl w:val="0"/>
          <w:numId w:val="41"/>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9A">
      <w:pPr>
        <w:numPr>
          <w:ilvl w:val="0"/>
          <w:numId w:val="41"/>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are the </w:t>
      </w:r>
      <w:r w:rsidDel="00000000" w:rsidR="00000000" w:rsidRPr="00000000">
        <w:rPr>
          <w:b w:val="1"/>
          <w:i w:val="1"/>
          <w:rtl w:val="0"/>
        </w:rPr>
        <w:t xml:space="preserve">species interactions</w:t>
      </w:r>
      <w:r w:rsidDel="00000000" w:rsidR="00000000" w:rsidRPr="00000000">
        <w:rPr>
          <w:i w:val="1"/>
          <w:rtl w:val="0"/>
        </w:rPr>
        <w:t xml:space="preserve"> underpinning tropical forest function to climate and land-use change?</w:t>
      </w:r>
    </w:p>
    <w:p w:rsidR="00000000" w:rsidDel="00000000" w:rsidP="00000000" w:rsidRDefault="00000000" w:rsidRPr="00000000" w14:paraId="0000019B">
      <w:pPr>
        <w:numPr>
          <w:ilvl w:val="0"/>
          <w:numId w:val="41"/>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Similar to previous questions, </w:t>
      </w: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to characterize structural diversity, all of which will rely on aircraft measurements for scaling. Measurements and information from Indigenous and Local Ecological Knowledge (IEK, LEK), animal movement tracking, bioacoustics sensors, camera traps, and environmental DNA sequencing will be utilized to advance understanding of the role of biodiversity and species interactions in carbon stocks and fluxes across gradients of diversity (plant and animal species diversity), carbon stocks and fluxes, and abiotic conditions. PANGEA will advance scaling methods to integrate these data, evaluating what biological processes and biodiversity metrics are scalable, as well as what temporal and spatial frequencies matter for both ground and satellite measurements.  </w:t>
      </w:r>
    </w:p>
    <w:p w:rsidR="00000000" w:rsidDel="00000000" w:rsidP="00000000" w:rsidRDefault="00000000" w:rsidRPr="00000000" w14:paraId="0000019D">
      <w:pPr>
        <w:pStyle w:val="Heading4"/>
        <w:rPr/>
      </w:pPr>
      <w:bookmarkStart w:colFirst="0" w:colLast="0" w:name="_mm51igahwi84" w:id="23"/>
      <w:bookmarkEnd w:id="23"/>
      <w:r w:rsidDel="00000000" w:rsidR="00000000" w:rsidRPr="00000000">
        <w:rPr>
          <w:rtl w:val="0"/>
        </w:rPr>
        <w:t xml:space="preserve">3.2.2 Mortality, Recovery, and Management</w:t>
      </w:r>
    </w:p>
    <w:p w:rsidR="00000000" w:rsidDel="00000000" w:rsidP="00000000" w:rsidRDefault="00000000" w:rsidRPr="00000000" w14:paraId="0000019E">
      <w:pPr>
        <w:rPr>
          <w:highlight w:val="white"/>
        </w:rPr>
      </w:pPr>
      <w:r w:rsidDel="00000000" w:rsidR="00000000" w:rsidRPr="00000000">
        <w:rPr>
          <w:rtl w:val="0"/>
        </w:rPr>
        <w:t xml:space="preserve">Changing disturbance regimes, including drought, fires, storms, and land-use change, are reshaping tropical forests. </w:t>
      </w:r>
      <w:del w:author="Helene Muller-Landau" w:id="51" w:date="2024-09-18T03:44:58Z">
        <w:r w:rsidDel="00000000" w:rsidR="00000000" w:rsidRPr="00000000">
          <w:rPr>
            <w:highlight w:val="white"/>
            <w:rtl w:val="0"/>
          </w:rPr>
          <w:delText xml:space="preserve">We know that t</w:delText>
        </w:r>
      </w:del>
      <w:ins w:author="Helene Muller-Landau" w:id="51" w:date="2024-09-18T03:44:58Z">
        <w:r w:rsidDel="00000000" w:rsidR="00000000" w:rsidRPr="00000000">
          <w:rPr>
            <w:highlight w:val="white"/>
            <w:rtl w:val="0"/>
          </w:rPr>
          <w:t xml:space="preserve">T</w:t>
        </w:r>
      </w:ins>
      <w:r w:rsidDel="00000000" w:rsidR="00000000" w:rsidRPr="00000000">
        <w:rPr>
          <w:highlight w:val="white"/>
          <w:rtl w:val="0"/>
        </w:rPr>
        <w:t xml:space="preserve">ropical regions </w:t>
      </w:r>
      <w:del w:author="Helene Muller-Landau" w:id="52" w:date="2024-09-18T03:45:26Z">
        <w:r w:rsidDel="00000000" w:rsidR="00000000" w:rsidRPr="00000000">
          <w:rPr>
            <w:highlight w:val="white"/>
            <w:rtl w:val="0"/>
          </w:rPr>
          <w:delText xml:space="preserve">respond </w:delText>
        </w:r>
      </w:del>
      <w:r w:rsidDel="00000000" w:rsidR="00000000" w:rsidRPr="00000000">
        <w:rPr>
          <w:highlight w:val="white"/>
          <w:rtl w:val="0"/>
        </w:rPr>
        <w:t xml:space="preserve">differ</w:t>
      </w:r>
      <w:ins w:author="Helene Muller-Landau" w:id="53" w:date="2024-09-18T03:45:30Z">
        <w:r w:rsidDel="00000000" w:rsidR="00000000" w:rsidRPr="00000000">
          <w:rPr>
            <w:highlight w:val="white"/>
            <w:rtl w:val="0"/>
          </w:rPr>
          <w:t xml:space="preserve"> in their responses </w:t>
        </w:r>
      </w:ins>
      <w:r w:rsidDel="00000000" w:rsidR="00000000" w:rsidRPr="00000000">
        <w:rPr>
          <w:highlight w:val="white"/>
          <w:rtl w:val="0"/>
        </w:rPr>
        <w:t xml:space="preserve">en</w:t>
      </w:r>
      <w:del w:author="Helene Muller-Landau" w:id="54" w:date="2024-09-18T03:45:37Z">
        <w:r w:rsidDel="00000000" w:rsidR="00000000" w:rsidRPr="00000000">
          <w:rPr>
            <w:highlight w:val="white"/>
            <w:rtl w:val="0"/>
          </w:rPr>
          <w:delText xml:space="preserve">t</w:delText>
        </w:r>
      </w:del>
      <w:r w:rsidDel="00000000" w:rsidR="00000000" w:rsidRPr="00000000">
        <w:rPr>
          <w:highlight w:val="white"/>
          <w:rtl w:val="0"/>
        </w:rPr>
        <w:t xml:space="preserve">ly to similar disturbance events. For example, measurements from the Orbiting Carbon Observatory-2 (OCO-2) satellite indicate that while the South American, African, and Asian tropics all exhibited net carbon emissions following the 2015 El Niño event, each region responded differently to the impacts of the El Niño and via different mechanisms (</w:t>
      </w:r>
      <w:commentRangeStart w:id="499"/>
      <w:r w:rsidDel="00000000" w:rsidR="00000000" w:rsidRPr="00000000">
        <w:rPr>
          <w:highlight w:val="yellow"/>
          <w:rtl w:val="0"/>
        </w:rPr>
        <w:t xml:space="preserve">Liu et al. 2017</w:t>
      </w:r>
      <w:r w:rsidDel="00000000" w:rsidR="00000000" w:rsidRPr="00000000">
        <w:rPr>
          <w:highlight w:val="white"/>
          <w:rtl w:val="0"/>
        </w:rPr>
        <w:t xml:space="preserve">)</w:t>
      </w:r>
      <w:commentRangeEnd w:id="499"/>
      <w:r w:rsidDel="00000000" w:rsidR="00000000" w:rsidRPr="00000000">
        <w:commentReference w:id="499"/>
      </w:r>
      <w:r w:rsidDel="00000000" w:rsidR="00000000" w:rsidRPr="00000000">
        <w:rPr>
          <w:highlight w:val="white"/>
          <w:rtl w:val="0"/>
        </w:rPr>
        <w:t xml:space="preserve">. </w:t>
      </w:r>
      <w:ins w:author="Helene Muller-Landau" w:id="55" w:date="2024-09-18T03:46:00Z">
        <w:r w:rsidDel="00000000" w:rsidR="00000000" w:rsidRPr="00000000">
          <w:rPr>
            <w:highlight w:val="white"/>
            <w:rtl w:val="0"/>
          </w:rPr>
          <w:t xml:space="preserve">Such</w:t>
        </w:r>
      </w:ins>
      <w:del w:author="Helene Muller-Landau" w:id="55" w:date="2024-09-18T03:46:00Z">
        <w:r w:rsidDel="00000000" w:rsidR="00000000" w:rsidRPr="00000000">
          <w:rPr>
            <w:highlight w:val="white"/>
            <w:rtl w:val="0"/>
          </w:rPr>
          <w:delText xml:space="preserve">These </w:delText>
        </w:r>
      </w:del>
      <w:ins w:author="Helene Muller-Landau" w:id="55" w:date="2024-09-18T03:46:00Z">
        <w:r w:rsidDel="00000000" w:rsidR="00000000" w:rsidRPr="00000000">
          <w:rPr>
            <w:highlight w:val="white"/>
            <w:rtl w:val="0"/>
          </w:rPr>
          <w:t xml:space="preserve"> </w:t>
        </w:r>
      </w:ins>
      <w:r w:rsidDel="00000000" w:rsidR="00000000" w:rsidRPr="00000000">
        <w:rPr>
          <w:highlight w:val="white"/>
          <w:rtl w:val="0"/>
        </w:rPr>
        <w:t xml:space="preserve">differences </w:t>
      </w:r>
      <w:ins w:author="Helene Muller-Landau" w:id="56" w:date="2024-09-18T03:46:12Z">
        <w:r w:rsidDel="00000000" w:rsidR="00000000" w:rsidRPr="00000000">
          <w:rPr>
            <w:highlight w:val="white"/>
            <w:rtl w:val="0"/>
          </w:rPr>
          <w:t xml:space="preserve">are associated with </w:t>
        </w:r>
      </w:ins>
      <w:del w:author="Helene Muller-Landau" w:id="56" w:date="2024-09-18T03:46:12Z">
        <w:r w:rsidDel="00000000" w:rsidR="00000000" w:rsidRPr="00000000">
          <w:rPr>
            <w:highlight w:val="white"/>
            <w:rtl w:val="0"/>
          </w:rPr>
          <w:delText xml:space="preserve">largely determine </w:delText>
        </w:r>
      </w:del>
      <w:r w:rsidDel="00000000" w:rsidR="00000000" w:rsidRPr="00000000">
        <w:rPr>
          <w:highlight w:val="white"/>
          <w:rtl w:val="0"/>
        </w:rPr>
        <w:t xml:space="preserve">variation in forest resilience to both human action and climate change. </w:t>
      </w:r>
      <w:r w:rsidDel="00000000" w:rsidR="00000000" w:rsidRPr="00000000">
        <w:rPr>
          <w:highlight w:val="white"/>
          <w:rtl w:val="0"/>
        </w:rPr>
        <w:t xml:space="preserve">However, the mechanisms underlying differences in forest vulnerability to shifting disturbance regimes remain elusive. Advancing understanding of distinct ecosystem responses to dynamics requires integrated data on tree mortality, carbon- and water-use efficiency, and post-disturbance recovery rates spanning disturbance regimes, patterns of functional composition, and land-use. </w:t>
      </w:r>
    </w:p>
    <w:p w:rsidR="00000000" w:rsidDel="00000000" w:rsidP="00000000" w:rsidRDefault="00000000" w:rsidRPr="00000000" w14:paraId="0000019F">
      <w:pPr>
        <w:rPr>
          <w:highlight w:val="white"/>
        </w:rPr>
      </w:pPr>
      <w:r w:rsidDel="00000000" w:rsidR="00000000" w:rsidRPr="00000000">
        <w:rPr>
          <w:rtl w:val="0"/>
        </w:rPr>
      </w:r>
    </w:p>
    <w:p w:rsidR="00000000" w:rsidDel="00000000" w:rsidP="00000000" w:rsidRDefault="00000000" w:rsidRPr="00000000" w14:paraId="000001A0">
      <w:pPr>
        <w:rPr>
          <w:del w:author="Helene Muller-Landau" w:id="63" w:date="2024-09-18T03:52:25Z"/>
        </w:rPr>
      </w:pPr>
      <w:ins w:author="Helene Muller-Landau" w:id="57" w:date="2024-09-18T03:47:07Z">
        <w:r w:rsidDel="00000000" w:rsidR="00000000" w:rsidRPr="00000000">
          <w:rPr>
            <w:highlight w:val="white"/>
            <w:rtl w:val="0"/>
          </w:rPr>
          <w:t xml:space="preserve">Fundamentally, we lack l</w:t>
        </w:r>
      </w:ins>
      <w:del w:author="Helene Muller-Landau" w:id="57" w:date="2024-09-18T03:47:07Z">
        <w:commentRangeStart w:id="500"/>
        <w:r w:rsidDel="00000000" w:rsidR="00000000" w:rsidRPr="00000000">
          <w:rPr>
            <w:rtl w:val="0"/>
          </w:rPr>
          <w:delText xml:space="preserve">L</w:delText>
        </w:r>
      </w:del>
      <w:r w:rsidDel="00000000" w:rsidR="00000000" w:rsidRPr="00000000">
        <w:rPr>
          <w:rtl w:val="0"/>
        </w:rPr>
        <w:t xml:space="preserve">arge-scale quantification of the drivers of tree mortality, as well as attribution to increased tree mortality, across different continents</w:t>
      </w:r>
      <w:del w:author="Helene Muller-Landau" w:id="58" w:date="2024-09-18T03:47:20Z">
        <w:r w:rsidDel="00000000" w:rsidR="00000000" w:rsidRPr="00000000">
          <w:rPr>
            <w:rtl w:val="0"/>
          </w:rPr>
          <w:delText xml:space="preserve"> remain unknown</w:delText>
        </w:r>
      </w:del>
      <w:r w:rsidDel="00000000" w:rsidR="00000000" w:rsidRPr="00000000">
        <w:rPr>
          <w:rtl w:val="0"/>
        </w:rPr>
        <w:t xml:space="preserve">. </w:t>
      </w:r>
      <w:del w:author="Helene Muller-Landau" w:id="59" w:date="2024-09-18T03:48:05Z">
        <w:r w:rsidDel="00000000" w:rsidR="00000000" w:rsidRPr="00000000">
          <w:rPr>
            <w:rtl w:val="0"/>
          </w:rPr>
          <w:delText xml:space="preserve">Storm caused tree mortality patterns are rarely quantified and storm disturbance data from African tropical forests are nearly non-existent. </w:delText>
        </w:r>
      </w:del>
      <w:r w:rsidDel="00000000" w:rsidR="00000000" w:rsidRPr="00000000">
        <w:rPr>
          <w:rtl w:val="0"/>
        </w:rPr>
        <w:t xml:space="preserve">Although w</w:t>
      </w:r>
      <w:r w:rsidDel="00000000" w:rsidR="00000000" w:rsidRPr="00000000">
        <w:rPr>
          <w:rtl w:val="0"/>
        </w:rPr>
        <w:t xml:space="preserve">e know what </w:t>
      </w:r>
      <w:r w:rsidDel="00000000" w:rsidR="00000000" w:rsidRPr="00000000">
        <w:rPr>
          <w:i w:val="1"/>
          <w:rtl w:val="0"/>
        </w:rPr>
        <w:t xml:space="preserve">can </w:t>
      </w:r>
      <w:r w:rsidDel="00000000" w:rsidR="00000000" w:rsidRPr="00000000">
        <w:rPr>
          <w:rtl w:val="0"/>
        </w:rPr>
        <w:t xml:space="preserve">kill trees, we know surprisingly little </w:t>
      </w:r>
      <w:r w:rsidDel="00000000" w:rsidR="00000000" w:rsidRPr="00000000">
        <w:rPr>
          <w:rtl w:val="0"/>
        </w:rPr>
        <w:t xml:space="preserve">about what </w:t>
      </w:r>
      <w:r w:rsidDel="00000000" w:rsidR="00000000" w:rsidRPr="00000000">
        <w:rPr>
          <w:i w:val="1"/>
          <w:rtl w:val="0"/>
        </w:rPr>
        <w:t xml:space="preserve">actually </w:t>
      </w:r>
      <w:r w:rsidDel="00000000" w:rsidR="00000000" w:rsidRPr="00000000">
        <w:rPr>
          <w:rtl w:val="0"/>
        </w:rPr>
        <w:t xml:space="preserve">kills trees</w:t>
      </w:r>
      <w:r w:rsidDel="00000000" w:rsidR="00000000" w:rsidRPr="00000000">
        <w:rPr>
          <w:rtl w:val="0"/>
        </w:rPr>
        <w:t xml:space="preserve">. </w:t>
      </w:r>
      <w:r w:rsidDel="00000000" w:rsidR="00000000" w:rsidRPr="00000000">
        <w:rPr>
          <w:rtl w:val="0"/>
        </w:rPr>
        <w:t xml:space="preserve">For example, </w:t>
      </w:r>
      <w:del w:author="Helene Muller-Landau" w:id="60" w:date="2024-09-18T03:50:32Z">
        <w:r w:rsidDel="00000000" w:rsidR="00000000" w:rsidRPr="00000000">
          <w:rPr>
            <w:rtl w:val="0"/>
          </w:rPr>
          <w:delText xml:space="preserve">although large-scale blowdowns </w:delText>
        </w:r>
      </w:del>
      <w:ins w:author="Helene Muller-Landau" w:id="60" w:date="2024-09-18T03:50:32Z">
        <w:del w:author="Helene Muller-Landau" w:id="60" w:date="2024-09-18T03:50:32Z">
          <w:r w:rsidDel="00000000" w:rsidR="00000000" w:rsidRPr="00000000">
            <w:rPr>
              <w:rtl w:val="0"/>
            </w:rPr>
            <w:delText xml:space="preserve">can be and have been quantified with coarse-resolution satellite imagery</w:delText>
          </w:r>
        </w:del>
      </w:ins>
      <w:del w:author="Helene Muller-Landau" w:id="60" w:date="2024-09-18T03:50:32Z">
        <w:r w:rsidDel="00000000" w:rsidR="00000000" w:rsidRPr="00000000">
          <w:rPr>
            <w:rtl w:val="0"/>
          </w:rPr>
          <w:delText xml:space="preserve">are relatively well-studied (</w:delText>
        </w:r>
        <w:commentRangeStart w:id="501"/>
        <w:r w:rsidDel="00000000" w:rsidR="00000000" w:rsidRPr="00000000">
          <w:rPr>
            <w:rtl w:val="0"/>
          </w:rPr>
          <w:delText xml:space="preserve">Negrón‐Juárez et al. 2010</w:delText>
        </w:r>
        <w:commentRangeEnd w:id="501"/>
        <w:r w:rsidDel="00000000" w:rsidR="00000000" w:rsidRPr="00000000">
          <w:commentReference w:id="501"/>
        </w:r>
        <w:r w:rsidDel="00000000" w:rsidR="00000000" w:rsidRPr="00000000">
          <w:rPr>
            <w:rtl w:val="0"/>
          </w:rPr>
          <w:delText xml:space="preserve">, </w:delText>
        </w:r>
        <w:commentRangeStart w:id="502"/>
        <w:r w:rsidDel="00000000" w:rsidR="00000000" w:rsidRPr="00000000">
          <w:rPr>
            <w:rtl w:val="0"/>
          </w:rPr>
          <w:delText xml:space="preserve">Feng et al. 2023</w:delText>
        </w:r>
        <w:commentRangeEnd w:id="502"/>
        <w:r w:rsidDel="00000000" w:rsidR="00000000" w:rsidRPr="00000000">
          <w:commentReference w:id="502"/>
        </w:r>
        <w:r w:rsidDel="00000000" w:rsidR="00000000" w:rsidRPr="00000000">
          <w:rPr>
            <w:rtl w:val="0"/>
          </w:rPr>
          <w:delText xml:space="preserve">), </w:delText>
        </w:r>
      </w:del>
      <w:ins w:author="Helene Muller-Landau" w:id="60" w:date="2024-09-18T03:50:32Z">
        <w:r w:rsidDel="00000000" w:rsidR="00000000" w:rsidRPr="00000000">
          <w:rPr>
            <w:rtl w:val="0"/>
          </w:rPr>
          <w:t xml:space="preserve">we knw little about </w:t>
        </w:r>
      </w:ins>
      <w:r w:rsidDel="00000000" w:rsidR="00000000" w:rsidRPr="00000000">
        <w:rPr>
          <w:rtl w:val="0"/>
        </w:rPr>
        <w:t xml:space="preserve">small-scale storm events (&lt;0.1 ha) that represent nearly all of storm-caused disturbance (</w:t>
      </w:r>
      <w:commentRangeStart w:id="503"/>
      <w:r w:rsidDel="00000000" w:rsidR="00000000" w:rsidRPr="00000000">
        <w:rPr>
          <w:rtl w:val="0"/>
        </w:rPr>
        <w:t xml:space="preserve">Espírito-Santo et al. 2014</w:t>
      </w:r>
      <w:commentRangeEnd w:id="503"/>
      <w:r w:rsidDel="00000000" w:rsidR="00000000" w:rsidRPr="00000000">
        <w:commentReference w:id="503"/>
      </w:r>
      <w:r w:rsidDel="00000000" w:rsidR="00000000" w:rsidRPr="00000000">
        <w:rPr>
          <w:rtl w:val="0"/>
        </w:rPr>
        <w:t xml:space="preserve">, </w:t>
      </w:r>
      <w:commentRangeStart w:id="504"/>
      <w:r w:rsidDel="00000000" w:rsidR="00000000" w:rsidRPr="00000000">
        <w:rPr>
          <w:rtl w:val="0"/>
        </w:rPr>
        <w:t xml:space="preserve">Negrón-Juárez et al. 2018</w:t>
      </w:r>
      <w:commentRangeEnd w:id="504"/>
      <w:r w:rsidDel="00000000" w:rsidR="00000000" w:rsidRPr="00000000">
        <w:commentReference w:id="504"/>
      </w:r>
      <w:r w:rsidDel="00000000" w:rsidR="00000000" w:rsidRPr="00000000">
        <w:rPr>
          <w:rtl w:val="0"/>
        </w:rPr>
        <w:t xml:space="preserve">) </w:t>
      </w:r>
      <w:ins w:author="Helene Muller-Landau" w:id="61" w:date="2024-09-18T03:51:45Z">
        <w:r w:rsidDel="00000000" w:rsidR="00000000" w:rsidRPr="00000000">
          <w:rPr>
            <w:rtl w:val="0"/>
          </w:rPr>
          <w:t xml:space="preserve">because they </w:t>
        </w:r>
      </w:ins>
      <w:r w:rsidDel="00000000" w:rsidR="00000000" w:rsidRPr="00000000">
        <w:rPr>
          <w:rtl w:val="0"/>
        </w:rPr>
        <w:t xml:space="preserve">are too small to be reliably detected with contemporary satellite methods (</w:t>
      </w:r>
      <w:commentRangeStart w:id="505"/>
      <w:r w:rsidDel="00000000" w:rsidR="00000000" w:rsidRPr="00000000">
        <w:rPr>
          <w:rtl w:val="0"/>
        </w:rPr>
        <w:t xml:space="preserve">Cushman et al. 2021</w:t>
      </w:r>
      <w:commentRangeEnd w:id="505"/>
      <w:r w:rsidDel="00000000" w:rsidR="00000000" w:rsidRPr="00000000">
        <w:commentReference w:id="505"/>
      </w:r>
      <w:r w:rsidDel="00000000" w:rsidR="00000000" w:rsidRPr="00000000">
        <w:rPr>
          <w:rtl w:val="0"/>
        </w:rPr>
        <w:t xml:space="preserve">) and cannot be reliably attributed using traditional forest plot methods because of their long census intervals. </w:t>
      </w:r>
      <w:del w:author="Helene Muller-Landau" w:id="62" w:date="2024-09-18T03:52:14Z">
        <w:r w:rsidDel="00000000" w:rsidR="00000000" w:rsidRPr="00000000">
          <w:rPr>
            <w:rtl w:val="0"/>
          </w:rPr>
          <w:delText xml:space="preserve">Moreover, these disturbances are highly aggregated in space and time (</w:delText>
        </w:r>
        <w:commentRangeStart w:id="506"/>
        <w:r w:rsidDel="00000000" w:rsidR="00000000" w:rsidRPr="00000000">
          <w:rPr>
            <w:rtl w:val="0"/>
          </w:rPr>
          <w:delText xml:space="preserve">Negrón‐Juárez et al. 2010</w:delText>
        </w:r>
        <w:commentRangeEnd w:id="506"/>
        <w:r w:rsidDel="00000000" w:rsidR="00000000" w:rsidRPr="00000000">
          <w:commentReference w:id="506"/>
        </w:r>
        <w:r w:rsidDel="00000000" w:rsidR="00000000" w:rsidRPr="00000000">
          <w:rPr>
            <w:rtl w:val="0"/>
          </w:rPr>
          <w:delText xml:space="preserve">, </w:delText>
        </w:r>
        <w:commentRangeStart w:id="507"/>
        <w:r w:rsidDel="00000000" w:rsidR="00000000" w:rsidRPr="00000000">
          <w:rPr>
            <w:rtl w:val="0"/>
          </w:rPr>
          <w:delText xml:space="preserve">Araujo et al. 2021</w:delText>
        </w:r>
        <w:commentRangeEnd w:id="507"/>
        <w:r w:rsidDel="00000000" w:rsidR="00000000" w:rsidRPr="00000000">
          <w:commentReference w:id="507"/>
        </w:r>
        <w:r w:rsidDel="00000000" w:rsidR="00000000" w:rsidRPr="00000000">
          <w:rPr>
            <w:rtl w:val="0"/>
          </w:rPr>
          <w:delText xml:space="preserve">, </w:delText>
        </w:r>
        <w:commentRangeStart w:id="508"/>
        <w:r w:rsidDel="00000000" w:rsidR="00000000" w:rsidRPr="00000000">
          <w:rPr>
            <w:rtl w:val="0"/>
          </w:rPr>
          <w:delText xml:space="preserve">Gora et al. 2021</w:delText>
        </w:r>
        <w:commentRangeEnd w:id="508"/>
        <w:r w:rsidDel="00000000" w:rsidR="00000000" w:rsidRPr="00000000">
          <w:commentReference w:id="508"/>
        </w:r>
        <w:r w:rsidDel="00000000" w:rsidR="00000000" w:rsidRPr="00000000">
          <w:rPr>
            <w:rtl w:val="0"/>
          </w:rPr>
          <w:delText xml:space="preserve">), meaning that hundreds or thousands of hectares of study are needed to precisely quantify temporal trends in storm-caused disturbance at even a single site (</w:delText>
        </w:r>
        <w:commentRangeStart w:id="509"/>
        <w:r w:rsidDel="00000000" w:rsidR="00000000" w:rsidRPr="00000000">
          <w:rPr>
            <w:rtl w:val="0"/>
          </w:rPr>
          <w:delText xml:space="preserve">McMahon et al. 2019</w:delText>
        </w:r>
        <w:commentRangeEnd w:id="509"/>
        <w:r w:rsidDel="00000000" w:rsidR="00000000" w:rsidRPr="00000000">
          <w:commentReference w:id="509"/>
        </w:r>
        <w:r w:rsidDel="00000000" w:rsidR="00000000" w:rsidRPr="00000000">
          <w:rPr>
            <w:rtl w:val="0"/>
          </w:rPr>
          <w:delText xml:space="preserve">). </w:delText>
        </w:r>
      </w:del>
      <w:r w:rsidDel="00000000" w:rsidR="00000000" w:rsidRPr="00000000">
        <w:rPr>
          <w:rtl w:val="0"/>
        </w:rPr>
        <w:t xml:space="preserve">Corresponding with the lack of data on patterns of storm-caused mortality, data describing the mechanisms underlying tree vulnerability to storm-associated winds and lightning are also limited (</w:t>
      </w:r>
      <w:commentRangeStart w:id="510"/>
      <w:r w:rsidDel="00000000" w:rsidR="00000000" w:rsidRPr="00000000">
        <w:rPr>
          <w:rtl w:val="0"/>
        </w:rPr>
        <w:t xml:space="preserve">Gora et al. 2017</w:t>
      </w:r>
      <w:commentRangeEnd w:id="510"/>
      <w:r w:rsidDel="00000000" w:rsidR="00000000" w:rsidRPr="00000000">
        <w:commentReference w:id="510"/>
      </w:r>
      <w:r w:rsidDel="00000000" w:rsidR="00000000" w:rsidRPr="00000000">
        <w:rPr>
          <w:rtl w:val="0"/>
        </w:rPr>
        <w:t xml:space="preserve">, </w:t>
      </w:r>
      <w:commentRangeStart w:id="511"/>
      <w:r w:rsidDel="00000000" w:rsidR="00000000" w:rsidRPr="00000000">
        <w:rPr>
          <w:rtl w:val="0"/>
        </w:rPr>
        <w:t xml:space="preserve">2020b</w:t>
      </w:r>
      <w:commentRangeEnd w:id="511"/>
      <w:r w:rsidDel="00000000" w:rsidR="00000000" w:rsidRPr="00000000">
        <w:commentReference w:id="511"/>
      </w:r>
      <w:r w:rsidDel="00000000" w:rsidR="00000000" w:rsidRPr="00000000">
        <w:rPr>
          <w:rtl w:val="0"/>
        </w:rPr>
        <w:t xml:space="preserve">, </w:t>
      </w:r>
      <w:commentRangeStart w:id="512"/>
      <w:r w:rsidDel="00000000" w:rsidR="00000000" w:rsidRPr="00000000">
        <w:rPr>
          <w:rtl w:val="0"/>
        </w:rPr>
        <w:t xml:space="preserve">Jackson et al. 2019</w:t>
      </w:r>
      <w:commentRangeEnd w:id="512"/>
      <w:r w:rsidDel="00000000" w:rsidR="00000000" w:rsidRPr="00000000">
        <w:commentReference w:id="512"/>
      </w:r>
      <w:r w:rsidDel="00000000" w:rsidR="00000000" w:rsidRPr="00000000">
        <w:rPr>
          <w:rtl w:val="0"/>
        </w:rPr>
        <w:t xml:space="preserve">, </w:t>
      </w:r>
      <w:commentRangeStart w:id="513"/>
      <w:r w:rsidDel="00000000" w:rsidR="00000000" w:rsidRPr="00000000">
        <w:rPr>
          <w:rtl w:val="0"/>
        </w:rPr>
        <w:t xml:space="preserve">2021a</w:t>
      </w:r>
      <w:commentRangeEnd w:id="513"/>
      <w:r w:rsidDel="00000000" w:rsidR="00000000" w:rsidRPr="00000000">
        <w:commentReference w:id="513"/>
      </w:r>
      <w:r w:rsidDel="00000000" w:rsidR="00000000" w:rsidRPr="00000000">
        <w:rPr>
          <w:rtl w:val="0"/>
        </w:rPr>
        <w:t xml:space="preserve">,</w:t>
      </w:r>
      <w:commentRangeStart w:id="514"/>
      <w:r w:rsidDel="00000000" w:rsidR="00000000" w:rsidRPr="00000000">
        <w:rPr>
          <w:rtl w:val="0"/>
        </w:rPr>
        <w:t xml:space="preserve"> 2021b</w:t>
      </w:r>
      <w:commentRangeEnd w:id="514"/>
      <w:r w:rsidDel="00000000" w:rsidR="00000000" w:rsidRPr="00000000">
        <w:commentReference w:id="514"/>
      </w:r>
      <w:r w:rsidDel="00000000" w:rsidR="00000000" w:rsidRPr="00000000">
        <w:rPr>
          <w:rtl w:val="0"/>
        </w:rPr>
        <w:t xml:space="preserve">, </w:t>
      </w:r>
      <w:commentRangeStart w:id="515"/>
      <w:r w:rsidDel="00000000" w:rsidR="00000000" w:rsidRPr="00000000">
        <w:rPr>
          <w:rtl w:val="0"/>
        </w:rPr>
        <w:t xml:space="preserve">Feng et al. 2023</w:t>
      </w:r>
      <w:commentRangeEnd w:id="515"/>
      <w:r w:rsidDel="00000000" w:rsidR="00000000" w:rsidRPr="00000000">
        <w:commentReference w:id="515"/>
      </w:r>
      <w:r w:rsidDel="00000000" w:rsidR="00000000" w:rsidRPr="00000000">
        <w:rPr>
          <w:rtl w:val="0"/>
        </w:rPr>
        <w:t xml:space="preserve">). </w:t>
      </w:r>
      <w:del w:author="Helene Muller-Landau" w:id="63" w:date="2024-09-18T03:52:25Z">
        <w:r w:rsidDel="00000000" w:rsidR="00000000" w:rsidRPr="00000000">
          <w:rPr>
            <w:rtl w:val="0"/>
          </w:rPr>
          <w:delText xml:space="preserve">There is tremendous potential to advance understanding of storm-caused and other disturbance dynamics by integrating high-resolution, high-frequency, and large-scale quantification </w:delText>
        </w:r>
      </w:del>
    </w:p>
    <w:p w:rsidR="00000000" w:rsidDel="00000000" w:rsidP="00000000" w:rsidRDefault="00000000" w:rsidRPr="00000000" w14:paraId="000001A1">
      <w:pPr>
        <w:rPr>
          <w:del w:author="Helene Muller-Landau" w:id="63" w:date="2024-09-18T03:52:25Z"/>
        </w:rPr>
      </w:pPr>
      <w:del w:author="Helene Muller-Landau" w:id="63" w:date="2024-09-18T03:52:25Z">
        <w:r w:rsidDel="00000000" w:rsidR="00000000" w:rsidRPr="00000000">
          <w:rPr>
            <w:rtl w:val="0"/>
          </w:rPr>
        </w:r>
      </w:del>
    </w:p>
    <w:p w:rsidR="00000000" w:rsidDel="00000000" w:rsidP="00000000" w:rsidRDefault="00000000" w:rsidRPr="00000000" w14:paraId="000001A2">
      <w:pPr>
        <w:rPr>
          <w:del w:author="Helene Muller-Landau" w:id="63" w:date="2024-09-18T03:52:25Z"/>
        </w:rPr>
      </w:pPr>
      <w:del w:author="Helene Muller-Landau" w:id="63" w:date="2024-09-18T03:52:25Z">
        <w:r w:rsidDel="00000000" w:rsidR="00000000" w:rsidRPr="00000000">
          <w:rPr>
            <w:rtl w:val="0"/>
          </w:rPr>
        </w:r>
      </w:del>
    </w:p>
    <w:p w:rsidR="00000000" w:rsidDel="00000000" w:rsidP="00000000" w:rsidRDefault="00000000" w:rsidRPr="00000000" w14:paraId="000001A3">
      <w:pPr>
        <w:rPr/>
      </w:pPr>
      <w:del w:author="Helene Muller-Landau" w:id="63" w:date="2024-09-18T03:52:25Z">
        <w:r w:rsidDel="00000000" w:rsidR="00000000" w:rsidRPr="00000000">
          <w:rPr>
            <w:rtl w:val="0"/>
          </w:rPr>
          <w:delText xml:space="preserve">Specifically</w:delText>
        </w:r>
      </w:del>
      <w:ins w:author="Helene Muller-Landau" w:id="63" w:date="2024-09-18T03:52:25Z">
        <w:r w:rsidDel="00000000" w:rsidR="00000000" w:rsidRPr="00000000">
          <w:rPr>
            <w:rtl w:val="0"/>
          </w:rPr>
          <w:t xml:space="preserve">Overall</w:t>
        </w:r>
      </w:ins>
      <w:r w:rsidDel="00000000" w:rsidR="00000000" w:rsidRPr="00000000">
        <w:rPr>
          <w:rtl w:val="0"/>
        </w:rPr>
        <w:t xml:space="preserve">, the relative contributions of natural agents of disturbance to trends in biomass turnover or tree death remains poorly understood (</w:t>
      </w:r>
      <w:commentRangeStart w:id="516"/>
      <w:r w:rsidDel="00000000" w:rsidR="00000000" w:rsidRPr="00000000">
        <w:rPr>
          <w:rtl w:val="0"/>
        </w:rPr>
        <w:t xml:space="preserve">McDowell et al. 2018</w:t>
      </w:r>
      <w:commentRangeEnd w:id="516"/>
      <w:r w:rsidDel="00000000" w:rsidR="00000000" w:rsidRPr="00000000">
        <w:commentReference w:id="516"/>
      </w:r>
      <w:r w:rsidDel="00000000" w:rsidR="00000000" w:rsidRPr="00000000">
        <w:rPr>
          <w:rtl w:val="0"/>
        </w:rPr>
        <w:t xml:space="preserve">, </w:t>
      </w:r>
      <w:commentRangeStart w:id="517"/>
      <w:r w:rsidDel="00000000" w:rsidR="00000000" w:rsidRPr="00000000">
        <w:rPr>
          <w:rtl w:val="0"/>
        </w:rPr>
        <w:t xml:space="preserve">Gora and Esquivel-Muelbert 2021</w:t>
      </w:r>
      <w:commentRangeEnd w:id="517"/>
      <w:r w:rsidDel="00000000" w:rsidR="00000000" w:rsidRPr="00000000">
        <w:commentReference w:id="517"/>
      </w:r>
      <w:r w:rsidDel="00000000" w:rsidR="00000000" w:rsidRPr="00000000">
        <w:rPr>
          <w:rtl w:val="0"/>
        </w:rPr>
        <w:t xml:space="preserve">), particularly with respect to how these vary over space and time. This substantial knowledge gap hinders our ability to explain divergent trends of tree mortality across tropical continents (</w:t>
      </w:r>
      <w:commentRangeStart w:id="518"/>
      <w:r w:rsidDel="00000000" w:rsidR="00000000" w:rsidRPr="00000000">
        <w:rPr>
          <w:rtl w:val="0"/>
        </w:rPr>
        <w:t xml:space="preserve">Hubau et al. 2020</w:t>
      </w:r>
      <w:commentRangeEnd w:id="518"/>
      <w:r w:rsidDel="00000000" w:rsidR="00000000" w:rsidRPr="00000000">
        <w:commentReference w:id="518"/>
      </w:r>
      <w:r w:rsidDel="00000000" w:rsidR="00000000" w:rsidRPr="00000000">
        <w:rPr>
          <w:rtl w:val="0"/>
        </w:rPr>
        <w:t xml:space="preserve">, </w:t>
      </w:r>
      <w:commentRangeStart w:id="519"/>
      <w:r w:rsidDel="00000000" w:rsidR="00000000" w:rsidRPr="00000000">
        <w:rPr>
          <w:rtl w:val="0"/>
        </w:rPr>
        <w:t xml:space="preserve">Bennett et al. 2021</w:t>
      </w:r>
      <w:commentRangeEnd w:id="519"/>
      <w:r w:rsidDel="00000000" w:rsidR="00000000" w:rsidRPr="00000000">
        <w:commentReference w:id="519"/>
      </w:r>
      <w:r w:rsidDel="00000000" w:rsidR="00000000" w:rsidRPr="00000000">
        <w:rPr>
          <w:rtl w:val="0"/>
        </w:rPr>
        <w:t xml:space="preserve">), or the long-term consequences. Because most natural disturbance events are small in scale </w:t>
      </w:r>
      <w:commentRangeStart w:id="520"/>
      <w:r w:rsidDel="00000000" w:rsidR="00000000" w:rsidRPr="00000000">
        <w:rPr>
          <w:rtl w:val="0"/>
        </w:rPr>
        <w:t xml:space="preserve">(Espírito-Santo et al. 2014</w:t>
      </w:r>
      <w:commentRangeEnd w:id="520"/>
      <w:r w:rsidDel="00000000" w:rsidR="00000000" w:rsidRPr="00000000">
        <w:commentReference w:id="520"/>
      </w:r>
      <w:r w:rsidDel="00000000" w:rsidR="00000000" w:rsidRPr="00000000">
        <w:rPr>
          <w:rtl w:val="0"/>
        </w:rPr>
        <w:t xml:space="preserve">), addressing this knowledge gap requires agent-attributed and high-resolution, high-frequency data on tree mortality at scale (&gt;10km), including the relative role of carbon-use efficiency and water-use efficiency in mortality associated with drought and extreme heat events</w:t>
      </w:r>
      <w:commentRangeEnd w:id="500"/>
      <w:r w:rsidDel="00000000" w:rsidR="00000000" w:rsidRPr="00000000">
        <w:commentReference w:id="500"/>
      </w:r>
      <w:r w:rsidDel="00000000" w:rsidR="00000000" w:rsidRPr="00000000">
        <w:rPr>
          <w:rtl w:val="0"/>
        </w:rPr>
        <w:t xml:space="preserve">. To understand how these trends vary over space and time, these measurements need to be continued for several years and replicated across </w:t>
      </w:r>
      <w:ins w:author="Helene Muller-Landau" w:id="64" w:date="2024-09-18T03:49:46Z">
        <w:r w:rsidDel="00000000" w:rsidR="00000000" w:rsidRPr="00000000">
          <w:rPr>
            <w:rtl w:val="0"/>
          </w:rPr>
          <w:t xml:space="preserve">multiple </w:t>
        </w:r>
      </w:ins>
      <w:del w:author="Helene Muller-Landau" w:id="64" w:date="2024-09-18T03:49:46Z">
        <w:r w:rsidDel="00000000" w:rsidR="00000000" w:rsidRPr="00000000">
          <w:rPr>
            <w:rtl w:val="0"/>
          </w:rPr>
          <w:delText xml:space="preserve">several </w:delText>
        </w:r>
      </w:del>
      <w:r w:rsidDel="00000000" w:rsidR="00000000" w:rsidRPr="00000000">
        <w:rPr>
          <w:rtl w:val="0"/>
        </w:rPr>
        <w:t xml:space="preserve">sites. </w:t>
      </w:r>
    </w:p>
    <w:p w:rsidR="00000000" w:rsidDel="00000000" w:rsidP="00000000" w:rsidRDefault="00000000" w:rsidRPr="00000000" w14:paraId="000001A4">
      <w:pPr>
        <w:rPr/>
      </w:pPr>
      <w:r w:rsidDel="00000000" w:rsidR="00000000" w:rsidRPr="00000000">
        <w:rPr>
          <w:rtl w:val="0"/>
        </w:rPr>
        <w:t xml:space="preserve">PANGEA addresses these knowledge gaps by asking: </w:t>
      </w:r>
    </w:p>
    <w:p w:rsidR="00000000" w:rsidDel="00000000" w:rsidP="00000000" w:rsidRDefault="00000000" w:rsidRPr="00000000" w14:paraId="000001A5">
      <w:pPr>
        <w:numPr>
          <w:ilvl w:val="0"/>
          <w:numId w:val="41"/>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impacting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A6">
      <w:pPr>
        <w:numPr>
          <w:ilvl w:val="0"/>
          <w:numId w:val="41"/>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tl w:val="0"/>
        </w:rPr>
        <w:t xml:space="preserve">Given recent successes quantifying fine-scale degradation from space (e.g., </w:t>
      </w:r>
      <w:commentRangeStart w:id="521"/>
      <w:r w:rsidDel="00000000" w:rsidR="00000000" w:rsidRPr="00000000">
        <w:rPr>
          <w:highlight w:val="yellow"/>
          <w:rtl w:val="0"/>
        </w:rPr>
        <w:t xml:space="preserve">Dalagnol et al. 2023</w:t>
      </w:r>
      <w:commentRangeEnd w:id="521"/>
      <w:r w:rsidDel="00000000" w:rsidR="00000000" w:rsidRPr="00000000">
        <w:commentReference w:id="521"/>
      </w:r>
      <w:r w:rsidDel="00000000" w:rsidR="00000000" w:rsidRPr="00000000">
        <w:rPr>
          <w:rtl w:val="0"/>
        </w:rPr>
        <w:t xml:space="preserve">), it is likely possible to integrate multiple sources of satellite remote sensing to advance monitoring of tree mortality and natural disturbance regimes from space. However, we still need high-quality, validated, field data at scale to produce the training datasets required for developing these methods. PANGEA will integrate ground-based inventories, and drone and aircraft RGB and lidar measurements with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 </w:t>
      </w:r>
      <w:r w:rsidDel="00000000" w:rsidR="00000000" w:rsidRPr="00000000">
        <w:rPr>
          <w:rtl w:val="0"/>
        </w:rPr>
        <w:t xml:space="preserve">and </w:t>
      </w:r>
      <w:r w:rsidDel="00000000" w:rsidR="00000000" w:rsidRPr="00000000">
        <w:rPr>
          <w:b w:val="1"/>
          <w:rtl w:val="0"/>
        </w:rPr>
        <w:t xml:space="preserve">Sentinel-1 and 2 </w:t>
      </w:r>
      <w:r w:rsidDel="00000000" w:rsidR="00000000" w:rsidRPr="00000000">
        <w:rPr>
          <w:rtl w:val="0"/>
        </w:rPr>
        <w:t xml:space="preserve">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w:t>
      </w:r>
    </w:p>
    <w:p w:rsidR="00000000" w:rsidDel="00000000" w:rsidP="00000000" w:rsidRDefault="00000000" w:rsidRPr="00000000" w14:paraId="000001A8">
      <w:pPr>
        <w:rPr>
          <w:highlight w:val="white"/>
        </w:rPr>
      </w:pPr>
      <w:r w:rsidDel="00000000" w:rsidR="00000000" w:rsidRPr="00000000">
        <w:rPr>
          <w:rtl w:val="0"/>
        </w:rPr>
        <w:t xml:space="preserve">In addition to the need for improved understanding of tree-level responses to disturbance</w:t>
      </w:r>
      <w:r w:rsidDel="00000000" w:rsidR="00000000" w:rsidRPr="00000000">
        <w:rPr>
          <w:rtl w:val="0"/>
        </w:rPr>
        <w:t xml:space="preserve">, there is a need to improve understanding of how forest stands recover from disturbance, particularly in terms of post-disturbance recovery time scales and rates.</w:t>
      </w:r>
      <w:r w:rsidDel="00000000" w:rsidR="00000000" w:rsidRPr="00000000">
        <w:rPr>
          <w:rtl w:val="0"/>
        </w:rPr>
        <w:t xml:space="preserve"> As climate change leads to more natural disturbances, the cycle of damage and regrowth of trees –the disturbance regime– is expected to occur more frequently, reshaping the forest dynamics and eventually posing a real threat of </w:t>
      </w:r>
      <w:ins w:author="Helene Muller-Landau" w:id="65" w:date="2024-09-18T03:54:00Z">
        <w:r w:rsidDel="00000000" w:rsidR="00000000" w:rsidRPr="00000000">
          <w:rPr>
            <w:rtl w:val="0"/>
          </w:rPr>
          <w:t xml:space="preserve">passing </w:t>
        </w:r>
      </w:ins>
      <w:del w:author="Helene Muller-Landau" w:id="65" w:date="2024-09-18T03:54:00Z">
        <w:r w:rsidDel="00000000" w:rsidR="00000000" w:rsidRPr="00000000">
          <w:rPr>
            <w:rtl w:val="0"/>
          </w:rPr>
          <w:delText xml:space="preserve">reaching </w:delText>
        </w:r>
      </w:del>
      <w:r w:rsidDel="00000000" w:rsidR="00000000" w:rsidRPr="00000000">
        <w:rPr>
          <w:rtl w:val="0"/>
        </w:rPr>
        <w:t xml:space="preserve">ecological tipping points. On the other hand, recovering tropical secondary and degraded forests now cover about 10% of the tropical forest area and have a large carbon sink potential (</w:t>
      </w:r>
      <w:commentRangeStart w:id="522"/>
      <w:r w:rsidDel="00000000" w:rsidR="00000000" w:rsidRPr="00000000">
        <w:rPr>
          <w:rtl w:val="0"/>
        </w:rPr>
        <w:t xml:space="preserve">Heinrich et al. 2023</w:t>
      </w:r>
      <w:commentRangeEnd w:id="522"/>
      <w:r w:rsidDel="00000000" w:rsidR="00000000" w:rsidRPr="00000000">
        <w:commentReference w:id="522"/>
      </w:r>
      <w:r w:rsidDel="00000000" w:rsidR="00000000" w:rsidRPr="00000000">
        <w:rPr>
          <w:rtl w:val="0"/>
        </w:rPr>
        <w:t xml:space="preserve">). Hence, understanding the regrowth rates of disturbed forests is essential for monitoring long-term carbon dynamics and predicting the long-term carbon sequestration potential of the tropics as a whole, as well as their role in climate change mitigation. By incorporating constraints on recovery, models could better simulate forest regrowth with the complex interactions between species composition, forest structure, and environmental factors, which ultimately would enhance their ability to project future shifts in carbon stock under an altered disturbance regime and inform conservation and restoration efforts (</w:t>
      </w:r>
      <w:commentRangeStart w:id="523"/>
      <w:r w:rsidDel="00000000" w:rsidR="00000000" w:rsidRPr="00000000">
        <w:rPr>
          <w:rtl w:val="0"/>
        </w:rPr>
        <w:t xml:space="preserve">Hérault and Piponiot, 2018</w:t>
      </w:r>
      <w:commentRangeEnd w:id="523"/>
      <w:r w:rsidDel="00000000" w:rsidR="00000000" w:rsidRPr="00000000">
        <w:commentReference w:id="523"/>
      </w:r>
      <w:r w:rsidDel="00000000" w:rsidR="00000000" w:rsidRPr="00000000">
        <w:rPr>
          <w:rtl w:val="0"/>
        </w:rPr>
        <w:t xml:space="preserve">; </w:t>
      </w:r>
      <w:commentRangeStart w:id="524"/>
      <w:r w:rsidDel="00000000" w:rsidR="00000000" w:rsidRPr="00000000">
        <w:rPr>
          <w:rtl w:val="0"/>
        </w:rPr>
        <w:t xml:space="preserve">de Paula et al. 2015</w:t>
      </w:r>
      <w:commentRangeEnd w:id="524"/>
      <w:r w:rsidDel="00000000" w:rsidR="00000000" w:rsidRPr="00000000">
        <w:commentReference w:id="524"/>
      </w:r>
      <w:r w:rsidDel="00000000" w:rsidR="00000000" w:rsidRPr="00000000">
        <w:rPr>
          <w:rtl w:val="0"/>
        </w:rPr>
        <w:t xml:space="preserve">; </w:t>
      </w:r>
      <w:commentRangeStart w:id="525"/>
      <w:r w:rsidDel="00000000" w:rsidR="00000000" w:rsidRPr="00000000">
        <w:rPr>
          <w:rtl w:val="0"/>
        </w:rPr>
        <w:t xml:space="preserve">Shi et al. 2024</w:t>
      </w:r>
      <w:commentRangeEnd w:id="525"/>
      <w:r w:rsidDel="00000000" w:rsidR="00000000" w:rsidRPr="00000000">
        <w:commentReference w:id="525"/>
      </w:r>
      <w:r w:rsidDel="00000000" w:rsidR="00000000" w:rsidRPr="00000000">
        <w:rPr>
          <w:rtl w:val="0"/>
        </w:rPr>
        <w:t xml:space="preserve">; </w:t>
      </w:r>
      <w:commentRangeStart w:id="526"/>
      <w:r w:rsidDel="00000000" w:rsidR="00000000" w:rsidRPr="00000000">
        <w:rPr>
          <w:rtl w:val="0"/>
        </w:rPr>
        <w:t xml:space="preserve">Zhang et al. 2022</w:t>
      </w:r>
      <w:commentRangeEnd w:id="526"/>
      <w:r w:rsidDel="00000000" w:rsidR="00000000" w:rsidRPr="00000000">
        <w:commentReference w:id="526"/>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addresses this need and knowledge gap by answer</w:t>
      </w:r>
      <w:ins w:author="Helene Muller-Landau" w:id="66" w:date="2024-09-18T03:54:34Z">
        <w:r w:rsidDel="00000000" w:rsidR="00000000" w:rsidRPr="00000000">
          <w:rPr>
            <w:rtl w:val="0"/>
          </w:rPr>
          <w:t xml:space="preserve">ing</w:t>
        </w:r>
      </w:ins>
      <w:r w:rsidDel="00000000" w:rsidR="00000000" w:rsidRPr="00000000">
        <w:rPr>
          <w:rtl w:val="0"/>
        </w:rPr>
        <w:t xml:space="preserve"> the following question: </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numPr>
          <w:ilvl w:val="0"/>
          <w:numId w:val="41"/>
        </w:numPr>
        <w:ind w:left="720" w:hanging="360"/>
        <w:rPr>
          <w:i w:val="1"/>
        </w:rPr>
      </w:pPr>
      <w:r w:rsidDel="00000000" w:rsidR="00000000" w:rsidRPr="00000000">
        <w:rPr>
          <w:b w:val="1"/>
          <w:i w:val="1"/>
          <w:rtl w:val="0"/>
        </w:rPr>
        <w:t xml:space="preserve">Q16. </w:t>
      </w:r>
      <w:r w:rsidDel="00000000" w:rsidR="00000000" w:rsidRPr="00000000">
        <w:rPr>
          <w:i w:val="1"/>
          <w:rtl w:val="0"/>
        </w:rPr>
        <w:t xml:space="preserve">How do disturbance type and intensity - </w:t>
      </w:r>
      <w:commentRangeStart w:id="527"/>
      <w:r w:rsidDel="00000000" w:rsidR="00000000" w:rsidRPr="00000000">
        <w:rPr>
          <w:i w:val="1"/>
          <w:rtl w:val="0"/>
        </w:rPr>
        <w:t xml:space="preserve">including different patterns of land use</w:t>
      </w:r>
      <w:commentRangeEnd w:id="527"/>
      <w:r w:rsidDel="00000000" w:rsidR="00000000" w:rsidRPr="00000000">
        <w:commentReference w:id="527"/>
      </w:r>
      <w:r w:rsidDel="00000000" w:rsidR="00000000" w:rsidRPr="00000000">
        <w:rPr>
          <w:i w:val="1"/>
          <w:rtl w:val="0"/>
        </w:rPr>
        <w:t xml:space="preserve"> - influence </w:t>
      </w:r>
      <w:r w:rsidDel="00000000" w:rsidR="00000000" w:rsidRPr="00000000">
        <w:rPr>
          <w:b w:val="1"/>
          <w:i w:val="1"/>
          <w:rtl w:val="0"/>
        </w:rPr>
        <w:t xml:space="preserve">post-disturbance recovery time scales </w:t>
      </w:r>
      <w:r w:rsidDel="00000000" w:rsidR="00000000" w:rsidRPr="00000000">
        <w:rPr>
          <w:i w:val="1"/>
          <w:rtl w:val="0"/>
        </w:rPr>
        <w:t xml:space="preserve">of forest structure, composition, and function?</w:t>
      </w:r>
    </w:p>
    <w:p w:rsidR="00000000" w:rsidDel="00000000" w:rsidP="00000000" w:rsidRDefault="00000000" w:rsidRPr="00000000" w14:paraId="000001AB">
      <w:pPr>
        <w:spacing w:before="240" w:lineRule="auto"/>
        <w:rPr/>
      </w:pPr>
      <w:r w:rsidDel="00000000" w:rsidR="00000000" w:rsidRPr="00000000">
        <w:rPr>
          <w:rtl w:val="0"/>
        </w:rPr>
        <w:t xml:space="preserve">Much research has focused on patterns and drivers of deforestation and forest degradation (</w:t>
      </w:r>
      <w:commentRangeStart w:id="528"/>
      <w:r w:rsidDel="00000000" w:rsidR="00000000" w:rsidRPr="00000000">
        <w:rPr>
          <w:rtl w:val="0"/>
        </w:rPr>
        <w:t xml:space="preserve">REF</w:t>
      </w:r>
      <w:commentRangeEnd w:id="528"/>
      <w:r w:rsidDel="00000000" w:rsidR="00000000" w:rsidRPr="00000000">
        <w:commentReference w:id="528"/>
      </w:r>
      <w:r w:rsidDel="00000000" w:rsidR="00000000" w:rsidRPr="00000000">
        <w:rPr>
          <w:rtl w:val="0"/>
        </w:rPr>
        <w:t xml:space="preserve">). Far less research has examined the drivers of forest resilience (but see </w:t>
      </w:r>
      <w:commentRangeStart w:id="529"/>
      <w:r w:rsidDel="00000000" w:rsidR="00000000" w:rsidRPr="00000000">
        <w:rPr>
          <w:rtl w:val="0"/>
        </w:rPr>
        <w:t xml:space="preserve">REF</w:t>
      </w:r>
      <w:commentRangeEnd w:id="529"/>
      <w:r w:rsidDel="00000000" w:rsidR="00000000" w:rsidRPr="00000000">
        <w:commentReference w:id="529"/>
      </w:r>
      <w:r w:rsidDel="00000000" w:rsidR="00000000" w:rsidRPr="00000000">
        <w:rPr>
          <w:rtl w:val="0"/>
        </w:rPr>
        <w:t xml:space="preserve">). This requires targeted methodological efforts to advance understanding of complex social-ecological systems dynamics to uncover why deforestation and degradation is </w:t>
      </w:r>
      <w:r w:rsidDel="00000000" w:rsidR="00000000" w:rsidRPr="00000000">
        <w:rPr>
          <w:i w:val="1"/>
          <w:rtl w:val="0"/>
        </w:rPr>
        <w:t xml:space="preserve">not</w:t>
      </w:r>
      <w:r w:rsidDel="00000000" w:rsidR="00000000" w:rsidRPr="00000000">
        <w:rPr>
          <w:rtl w:val="0"/>
        </w:rPr>
        <w:t xml:space="preserve"> occurring. </w:t>
      </w:r>
      <w:r w:rsidDel="00000000" w:rsidR="00000000" w:rsidRPr="00000000">
        <w:rPr>
          <w:rtl w:val="0"/>
        </w:rPr>
        <w:t xml:space="preserve">Understanding drivers of forest resilience also requires advances in mapping forest gain to be able to monitor and understand where human activities (e.g., shifting from intensive cropping systems to agroforestry systems) and management (e.g., Indigenous stewardship) result in restoration or increased resilience of systems relative to adjacent areas. Extending this type of work beyond protected areas is critical to understand these dynamics </w:t>
      </w:r>
      <w:ins w:author="Helene Muller-Landau" w:id="67" w:date="2024-09-18T03:55:08Z">
        <w:r w:rsidDel="00000000" w:rsidR="00000000" w:rsidRPr="00000000">
          <w:rPr>
            <w:rtl w:val="0"/>
          </w:rPr>
          <w:t xml:space="preserve">in </w:t>
        </w:r>
      </w:ins>
      <w:r w:rsidDel="00000000" w:rsidR="00000000" w:rsidRPr="00000000">
        <w:rPr>
          <w:rtl w:val="0"/>
        </w:rPr>
        <w:t xml:space="preserve">broader landscape mosaics which hold most forested lands. </w:t>
      </w:r>
      <w:r w:rsidDel="00000000" w:rsidR="00000000" w:rsidRPr="00000000">
        <w:rPr>
          <w:rtl w:val="0"/>
        </w:rPr>
        <w:t xml:space="preserve">Emerging research is starting to address which factors contribute to ‘</w:t>
      </w:r>
      <w:r w:rsidDel="00000000" w:rsidR="00000000" w:rsidRPr="00000000">
        <w:rPr>
          <w:i w:val="1"/>
          <w:rtl w:val="0"/>
        </w:rPr>
        <w:t xml:space="preserve">avoided deforestation’ </w:t>
      </w:r>
      <w:ins w:author="Helene Muller-Landau" w:id="68" w:date="2024-09-18T03:55:22Z">
        <w:r w:rsidDel="00000000" w:rsidR="00000000" w:rsidRPr="00000000">
          <w:rPr>
            <w:i w:val="1"/>
            <w:rtl w:val="0"/>
          </w:rPr>
          <w:t xml:space="preserve">with </w:t>
        </w:r>
      </w:ins>
      <w:del w:author="Helene Muller-Landau" w:id="68" w:date="2024-09-18T03:55:22Z">
        <w:r w:rsidDel="00000000" w:rsidR="00000000" w:rsidRPr="00000000">
          <w:rPr>
            <w:rtl w:val="0"/>
          </w:rPr>
          <w:delText xml:space="preserve">in </w:delText>
        </w:r>
      </w:del>
      <w:r w:rsidDel="00000000" w:rsidR="00000000" w:rsidRPr="00000000">
        <w:rPr>
          <w:rtl w:val="0"/>
        </w:rPr>
        <w:t xml:space="preserve">the aim of finding local, regional and global scale examples of social-ecological processes that enable forest resilience (e.g. </w:t>
      </w:r>
      <w:commentRangeStart w:id="530"/>
      <w:r w:rsidDel="00000000" w:rsidR="00000000" w:rsidRPr="00000000">
        <w:rPr>
          <w:rtl w:val="0"/>
        </w:rPr>
        <w:t xml:space="preserve">REF</w:t>
      </w:r>
      <w:commentRangeEnd w:id="530"/>
      <w:r w:rsidDel="00000000" w:rsidR="00000000" w:rsidRPr="00000000">
        <w:commentReference w:id="530"/>
      </w:r>
      <w:r w:rsidDel="00000000" w:rsidR="00000000" w:rsidRPr="00000000">
        <w:rPr>
          <w:rtl w:val="0"/>
        </w:rPr>
        <w:t xml:space="preserve">). ‘Avoided deforestation’ analyses are a very important way forward to understand the options for land use, intensity and delivery of the livelihoods tha tropical forests support locally and globally. Traditional land use and land cover pattern description and modeling efforts enable to identify options for current and future land use based on a combination of remote sensing and in situ data, individual choices, economic and land price information and protection and development policies. Yet, despite the many </w:t>
      </w:r>
      <w:r w:rsidDel="00000000" w:rsidR="00000000" w:rsidRPr="00000000">
        <w:rPr>
          <w:rtl w:val="0"/>
        </w:rPr>
        <w:t xml:space="preserve">benefits of 'avoided</w:t>
      </w:r>
      <w:r w:rsidDel="00000000" w:rsidR="00000000" w:rsidRPr="00000000">
        <w:rPr>
          <w:rtl w:val="0"/>
        </w:rPr>
        <w:t xml:space="preserve"> deforestation’ interventions that enable forest resilience and co-benefits (</w:t>
      </w:r>
      <w:commentRangeStart w:id="531"/>
      <w:r w:rsidDel="00000000" w:rsidR="00000000" w:rsidRPr="00000000">
        <w:rPr>
          <w:rtl w:val="0"/>
        </w:rPr>
        <w:t xml:space="preserve">REF</w:t>
      </w:r>
      <w:commentRangeEnd w:id="531"/>
      <w:r w:rsidDel="00000000" w:rsidR="00000000" w:rsidRPr="00000000">
        <w:commentReference w:id="531"/>
      </w:r>
      <w:r w:rsidDel="00000000" w:rsidR="00000000" w:rsidRPr="00000000">
        <w:rPr>
          <w:rtl w:val="0"/>
        </w:rPr>
        <w:t xml:space="preserve">), many have resulted in leakages (</w:t>
      </w:r>
      <w:commentRangeStart w:id="532"/>
      <w:r w:rsidDel="00000000" w:rsidR="00000000" w:rsidRPr="00000000">
        <w:rPr>
          <w:rtl w:val="0"/>
        </w:rPr>
        <w:t xml:space="preserve">REF</w:t>
      </w:r>
      <w:commentRangeEnd w:id="532"/>
      <w:r w:rsidDel="00000000" w:rsidR="00000000" w:rsidRPr="00000000">
        <w:commentReference w:id="532"/>
      </w:r>
      <w:r w:rsidDel="00000000" w:rsidR="00000000" w:rsidRPr="00000000">
        <w:rPr>
          <w:rtl w:val="0"/>
        </w:rPr>
        <w:t xml:space="preserve">), i.e. resulted in higher than expected deforestation in other geographies. In the tropics, a recent analyses has shown that these leakages occur within a 10km buffer of protected areas (</w:t>
      </w:r>
      <w:commentRangeStart w:id="533"/>
      <w:r w:rsidDel="00000000" w:rsidR="00000000" w:rsidRPr="00000000">
        <w:rPr>
          <w:rtl w:val="0"/>
        </w:rPr>
        <w:t xml:space="preserve">REF</w:t>
      </w:r>
      <w:commentRangeEnd w:id="533"/>
      <w:r w:rsidDel="00000000" w:rsidR="00000000" w:rsidRPr="00000000">
        <w:commentReference w:id="533"/>
      </w:r>
      <w:r w:rsidDel="00000000" w:rsidR="00000000" w:rsidRPr="00000000">
        <w:rPr>
          <w:rtl w:val="0"/>
        </w:rPr>
        <w:t xml:space="preserve">), but also can be transnational (</w:t>
      </w:r>
      <w:commentRangeStart w:id="534"/>
      <w:r w:rsidDel="00000000" w:rsidR="00000000" w:rsidRPr="00000000">
        <w:rPr>
          <w:rtl w:val="0"/>
        </w:rPr>
        <w:t xml:space="preserve">REF</w:t>
      </w:r>
      <w:commentRangeEnd w:id="534"/>
      <w:r w:rsidDel="00000000" w:rsidR="00000000" w:rsidRPr="00000000">
        <w:commentReference w:id="534"/>
      </w:r>
      <w:r w:rsidDel="00000000" w:rsidR="00000000" w:rsidRPr="00000000">
        <w:rPr>
          <w:rtl w:val="0"/>
        </w:rPr>
        <w:t xml:space="preserve">). Leakages can be typically detected using change detection techniques, less trivial, however, is attribution of leakages to processes in vicinity or telecoupled across regions (</w:t>
      </w:r>
      <w:commentRangeStart w:id="535"/>
      <w:r w:rsidDel="00000000" w:rsidR="00000000" w:rsidRPr="00000000">
        <w:rPr>
          <w:rtl w:val="0"/>
        </w:rPr>
        <w:t xml:space="preserve">REF</w:t>
      </w:r>
      <w:commentRangeEnd w:id="535"/>
      <w:r w:rsidDel="00000000" w:rsidR="00000000" w:rsidRPr="00000000">
        <w:commentReference w:id="535"/>
      </w:r>
      <w:r w:rsidDel="00000000" w:rsidR="00000000" w:rsidRPr="00000000">
        <w:rPr>
          <w:rtl w:val="0"/>
        </w:rPr>
        <w:t xml:space="preserve">), but also the potential cascading effects and alternative options to counteract leakages (e.g. </w:t>
      </w:r>
      <w:commentRangeStart w:id="536"/>
      <w:r w:rsidDel="00000000" w:rsidR="00000000" w:rsidRPr="00000000">
        <w:rPr>
          <w:rtl w:val="0"/>
        </w:rPr>
        <w:t xml:space="preserve">REF</w:t>
      </w:r>
      <w:commentRangeEnd w:id="536"/>
      <w:r w:rsidDel="00000000" w:rsidR="00000000" w:rsidRPr="00000000">
        <w:commentReference w:id="536"/>
      </w:r>
      <w:r w:rsidDel="00000000" w:rsidR="00000000" w:rsidRPr="00000000">
        <w:rPr>
          <w:rtl w:val="0"/>
        </w:rPr>
        <w:t xml:space="preserve">) and learn from scaling interventions aimed at conservation and restoration (e.g. </w:t>
      </w:r>
      <w:commentRangeStart w:id="537"/>
      <w:r w:rsidDel="00000000" w:rsidR="00000000" w:rsidRPr="00000000">
        <w:rPr>
          <w:rtl w:val="0"/>
        </w:rPr>
        <w:t xml:space="preserve">REF</w:t>
      </w:r>
      <w:commentRangeEnd w:id="537"/>
      <w:r w:rsidDel="00000000" w:rsidR="00000000" w:rsidRPr="00000000">
        <w:commentReference w:id="537"/>
      </w:r>
      <w:r w:rsidDel="00000000" w:rsidR="00000000" w:rsidRPr="00000000">
        <w:rPr>
          <w:rtl w:val="0"/>
        </w:rPr>
        <w:t xml:space="preserve">), and in particular how social-ecological processes and feedbacks, including governance (</w:t>
      </w:r>
      <w:commentRangeStart w:id="538"/>
      <w:r w:rsidDel="00000000" w:rsidR="00000000" w:rsidRPr="00000000">
        <w:rPr>
          <w:rtl w:val="0"/>
        </w:rPr>
        <w:t xml:space="preserve">REF</w:t>
      </w:r>
      <w:commentRangeEnd w:id="538"/>
      <w:r w:rsidDel="00000000" w:rsidR="00000000" w:rsidRPr="00000000">
        <w:commentReference w:id="538"/>
      </w:r>
      <w:r w:rsidDel="00000000" w:rsidR="00000000" w:rsidRPr="00000000">
        <w:rPr>
          <w:rtl w:val="0"/>
        </w:rPr>
        <w:t xml:space="preserve">), affect future adoption of strategies (</w:t>
      </w:r>
      <w:commentRangeStart w:id="539"/>
      <w:r w:rsidDel="00000000" w:rsidR="00000000" w:rsidRPr="00000000">
        <w:rPr>
          <w:rtl w:val="0"/>
        </w:rPr>
        <w:t xml:space="preserve">REF</w:t>
      </w:r>
      <w:commentRangeEnd w:id="539"/>
      <w:r w:rsidDel="00000000" w:rsidR="00000000" w:rsidRPr="00000000">
        <w:commentReference w:id="539"/>
      </w:r>
      <w:r w:rsidDel="00000000" w:rsidR="00000000" w:rsidRPr="00000000">
        <w:rPr>
          <w:rtl w:val="0"/>
        </w:rPr>
        <w:t xml:space="preserve">). </w:t>
      </w:r>
      <w:r w:rsidDel="00000000" w:rsidR="00000000" w:rsidRPr="00000000">
        <w:rPr>
          <w:rtl w:val="0"/>
        </w:rPr>
        <w:t xml:space="preserve">[</w:t>
      </w:r>
      <w:r w:rsidDel="00000000" w:rsidR="00000000" w:rsidRPr="00000000">
        <w:rPr>
          <w:color w:val="ff0000"/>
          <w:rtl w:val="0"/>
        </w:rPr>
        <w:t xml:space="preserve">1-2 sentences on these approaches</w:t>
      </w:r>
      <w:r w:rsidDel="00000000" w:rsidR="00000000" w:rsidRPr="00000000">
        <w:rPr>
          <w:rtl w:val="0"/>
        </w:rPr>
        <w:t xml:space="preserve">]. PANGEA will build on this small but growing body of work, for example research led by the Rights &amp; Resources Initiative in collaboration with the GATC and Woodwell Climate Research Center that quantified the carbon uptake potential on lands held by Indigenous peoples and local communities in 24 countries across the tropics (</w:t>
      </w:r>
      <w:commentRangeStart w:id="540"/>
      <w:r w:rsidDel="00000000" w:rsidR="00000000" w:rsidRPr="00000000">
        <w:rPr>
          <w:rtl w:val="0"/>
        </w:rPr>
        <w:t xml:space="preserve">research report</w:t>
      </w:r>
      <w:commentRangeEnd w:id="540"/>
      <w:r w:rsidDel="00000000" w:rsidR="00000000" w:rsidRPr="00000000">
        <w:commentReference w:id="540"/>
      </w:r>
      <w:r w:rsidDel="00000000" w:rsidR="00000000" w:rsidRPr="00000000">
        <w:rPr>
          <w:rtl w:val="0"/>
        </w:rPr>
        <w:t xml:space="preserve">, </w:t>
      </w:r>
      <w:commentRangeStart w:id="541"/>
      <w:r w:rsidDel="00000000" w:rsidR="00000000" w:rsidRPr="00000000">
        <w:rPr>
          <w:rtl w:val="0"/>
        </w:rPr>
        <w:t xml:space="preserve">policy brief</w:t>
      </w:r>
      <w:commentRangeEnd w:id="541"/>
      <w:r w:rsidDel="00000000" w:rsidR="00000000" w:rsidRPr="00000000">
        <w:commentReference w:id="541"/>
      </w:r>
      <w:r w:rsidDel="00000000" w:rsidR="00000000" w:rsidRPr="00000000">
        <w:rPr>
          <w:rtl w:val="0"/>
        </w:rPr>
        <w:t xml:space="preserve">). To address this knowledge gap, PANGEA will answer the following question: </w:t>
      </w:r>
    </w:p>
    <w:p w:rsidR="00000000" w:rsidDel="00000000" w:rsidP="00000000" w:rsidRDefault="00000000" w:rsidRPr="00000000" w14:paraId="000001AC">
      <w:pPr>
        <w:rPr>
          <w:color w:val="ff0000"/>
        </w:rPr>
      </w:pPr>
      <w:r w:rsidDel="00000000" w:rsidR="00000000" w:rsidRPr="00000000">
        <w:rPr>
          <w:rtl w:val="0"/>
        </w:rPr>
      </w:r>
    </w:p>
    <w:p w:rsidR="00000000" w:rsidDel="00000000" w:rsidP="00000000" w:rsidRDefault="00000000" w:rsidRPr="00000000" w14:paraId="000001AD">
      <w:pPr>
        <w:numPr>
          <w:ilvl w:val="0"/>
          <w:numId w:val="41"/>
        </w:numPr>
        <w:ind w:left="720" w:hanging="360"/>
        <w:rPr>
          <w:i w:val="1"/>
        </w:rPr>
      </w:pPr>
      <w:r w:rsidDel="00000000" w:rsidR="00000000" w:rsidRPr="00000000">
        <w:rPr>
          <w:b w:val="1"/>
          <w:i w:val="1"/>
          <w:highlight w:val="white"/>
          <w:rtl w:val="0"/>
        </w:rPr>
        <w:t xml:space="preserve">Q17. </w:t>
      </w:r>
      <w:r w:rsidDel="00000000" w:rsidR="00000000" w:rsidRPr="00000000">
        <w:rPr>
          <w:i w:val="1"/>
          <w:highlight w:val="white"/>
          <w:rtl w:val="0"/>
        </w:rPr>
        <w:t xml:space="preserve">What </w:t>
      </w:r>
      <w:r w:rsidDel="00000000" w:rsidR="00000000" w:rsidRPr="00000000">
        <w:rPr>
          <w:b w:val="1"/>
          <w:i w:val="1"/>
          <w:highlight w:val="white"/>
          <w:rtl w:val="0"/>
        </w:rPr>
        <w:t xml:space="preserve">human activities and management practices </w:t>
      </w:r>
      <w:r w:rsidDel="00000000" w:rsidR="00000000" w:rsidRPr="00000000">
        <w:rPr>
          <w:i w:val="1"/>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AE">
      <w:pPr>
        <w:spacing w:after="240" w:before="240" w:lineRule="auto"/>
        <w:rPr>
          <w:highlight w:val="white"/>
          <w:u w:val="single"/>
        </w:rPr>
      </w:pPr>
      <w:r w:rsidDel="00000000" w:rsidR="00000000" w:rsidRPr="00000000">
        <w:rPr>
          <w:highlight w:val="white"/>
          <w:rtl w:val="0"/>
        </w:rPr>
        <w:t xml:space="preserve">PANGEA will leverage ongoing efforts to detect human activities, such as for </w:t>
      </w:r>
      <w:r w:rsidDel="00000000" w:rsidR="00000000" w:rsidRPr="00000000">
        <w:rPr>
          <w:highlight w:val="white"/>
          <w:rtl w:val="0"/>
        </w:rPr>
        <w:t xml:space="preserve">example</w:t>
      </w:r>
      <w:r w:rsidDel="00000000" w:rsidR="00000000" w:rsidRPr="00000000">
        <w:rPr>
          <w:highlight w:val="white"/>
          <w:rtl w:val="0"/>
        </w:rPr>
        <w:t xml:space="preserve">  a set of innovations that enable detection, mapping and monitoring natural resources needed to enable livelihoods and human well being (</w:t>
      </w:r>
      <w:commentRangeStart w:id="542"/>
      <w:r w:rsidDel="00000000" w:rsidR="00000000" w:rsidRPr="00000000">
        <w:rPr>
          <w:highlight w:val="white"/>
          <w:rtl w:val="0"/>
        </w:rPr>
        <w:t xml:space="preserve">REF</w:t>
      </w:r>
      <w:commentRangeEnd w:id="542"/>
      <w:r w:rsidDel="00000000" w:rsidR="00000000" w:rsidRPr="00000000">
        <w:commentReference w:id="542"/>
      </w:r>
      <w:r w:rsidDel="00000000" w:rsidR="00000000" w:rsidRPr="00000000">
        <w:rPr>
          <w:highlight w:val="white"/>
          <w:rtl w:val="0"/>
        </w:rPr>
        <w:t xml:space="preserve">). Further, to address the diversity of practices across actors in tropical systems as well as different options for management, PANGEA will build on existing global categorization of management regimes (</w:t>
      </w:r>
      <w:commentRangeStart w:id="543"/>
      <w:r w:rsidDel="00000000" w:rsidR="00000000" w:rsidRPr="00000000">
        <w:rPr>
          <w:highlight w:val="white"/>
          <w:rtl w:val="0"/>
        </w:rPr>
        <w:t xml:space="preserve">REF</w:t>
      </w:r>
      <w:commentRangeEnd w:id="543"/>
      <w:r w:rsidDel="00000000" w:rsidR="00000000" w:rsidRPr="00000000">
        <w:commentReference w:id="543"/>
      </w:r>
      <w:r w:rsidDel="00000000" w:rsidR="00000000" w:rsidRPr="00000000">
        <w:rPr>
          <w:highlight w:val="white"/>
          <w:rtl w:val="0"/>
        </w:rPr>
        <w:t xml:space="preserve">) to</w:t>
      </w:r>
      <w:r w:rsidDel="00000000" w:rsidR="00000000" w:rsidRPr="00000000">
        <w:rPr>
          <w:highlight w:val="white"/>
          <w:rtl w:val="0"/>
        </w:rPr>
        <w:t xml:space="preserve">gether</w:t>
      </w:r>
      <w:r w:rsidDel="00000000" w:rsidR="00000000" w:rsidRPr="00000000">
        <w:rPr>
          <w:highlight w:val="white"/>
          <w:rtl w:val="0"/>
        </w:rPr>
        <w:t xml:space="preserve"> with local context information on diversity of implementation options for these different regimes, as well as recent approaches on how to extract socio-economic information from satellite data (Yeh et al., 2020</w:t>
      </w:r>
      <w:commentRangeStart w:id="544"/>
      <w:r w:rsidDel="00000000" w:rsidR="00000000" w:rsidRPr="00000000">
        <w:rPr>
          <w:highlight w:val="white"/>
          <w:rtl w:val="0"/>
        </w:rPr>
        <w:t xml:space="preserve">F</w:t>
      </w:r>
      <w:commentRangeEnd w:id="544"/>
      <w:r w:rsidDel="00000000" w:rsidR="00000000" w:rsidRPr="00000000">
        <w:commentReference w:id="544"/>
      </w:r>
      <w:r w:rsidDel="00000000" w:rsidR="00000000" w:rsidRPr="00000000">
        <w:rPr>
          <w:highlight w:val="white"/>
          <w:rtl w:val="0"/>
        </w:rPr>
        <w:t xml:space="preserve">), which together with in situ and other auxiliary data can not only enable PANGEA to define tropical social-ecological system components and causal diagrams, fundamental to examine whether SES feedbacks deliver and support the resilience of tropical carbon sink and other ecosystem processes. </w:t>
      </w: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highlight w:val="white"/>
          <w:rtl w:val="0"/>
        </w:rPr>
        <w:t xml:space="preserve">By addressing these questions, PANGEA will advance mechanistic understanding of tree mortality, in turn supporting model development efforts, understanding of future carbon sequestration capacity, and guiding science-based restoration efforts.</w:t>
      </w:r>
      <w:r w:rsidDel="00000000" w:rsidR="00000000" w:rsidRPr="00000000">
        <w:rPr>
          <w:rtl w:val="0"/>
        </w:rPr>
      </w:r>
    </w:p>
    <w:p w:rsidR="00000000" w:rsidDel="00000000" w:rsidP="00000000" w:rsidRDefault="00000000" w:rsidRPr="00000000" w14:paraId="000001B0">
      <w:pPr>
        <w:pStyle w:val="Heading4"/>
        <w:rPr/>
      </w:pPr>
      <w:bookmarkStart w:colFirst="0" w:colLast="0" w:name="_4tl1u2jvakd3" w:id="24"/>
      <w:bookmarkEnd w:id="24"/>
      <w:r w:rsidDel="00000000" w:rsidR="00000000" w:rsidRPr="00000000">
        <w:rPr>
          <w:rtl w:val="0"/>
        </w:rPr>
        <w:t xml:space="preserve">3.3.3 Hydrological Cycle Feedbacks</w:t>
      </w:r>
    </w:p>
    <w:p w:rsidR="00000000" w:rsidDel="00000000" w:rsidP="00000000" w:rsidRDefault="00000000" w:rsidRPr="00000000" w14:paraId="000001B1">
      <w:pPr>
        <w:rPr>
          <w:color w:val="ff0000"/>
        </w:rPr>
      </w:pPr>
      <w:r w:rsidDel="00000000" w:rsidR="00000000" w:rsidRPr="00000000">
        <w:rPr>
          <w:rtl w:val="0"/>
        </w:rPr>
        <w:t xml:space="preserve">Human activities in the form of agriculture, cattle ranching, and </w:t>
      </w:r>
      <w:r w:rsidDel="00000000" w:rsidR="00000000" w:rsidRPr="00000000">
        <w:rPr>
          <w:rtl w:val="0"/>
        </w:rPr>
        <w:t xml:space="preserve">fire, interact with climate change to exert significant feedbacks on terrestrial hydrological cycles (</w:t>
      </w:r>
      <w:commentRangeStart w:id="545"/>
      <w:r w:rsidDel="00000000" w:rsidR="00000000" w:rsidRPr="00000000">
        <w:rPr>
          <w:rtl w:val="0"/>
        </w:rPr>
        <w:t xml:space="preserve">Li et al., 2022</w:t>
      </w:r>
      <w:commentRangeEnd w:id="545"/>
      <w:r w:rsidDel="00000000" w:rsidR="00000000" w:rsidRPr="00000000">
        <w:commentReference w:id="545"/>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commentRangeStart w:id="546"/>
      <w:r w:rsidDel="00000000" w:rsidR="00000000" w:rsidRPr="00000000">
        <w:rPr>
          <w:rtl w:val="0"/>
        </w:rPr>
        <w:t xml:space="preserve">Ndehedehe et al., 2022</w:t>
      </w:r>
      <w:commentRangeEnd w:id="546"/>
      <w:r w:rsidDel="00000000" w:rsidR="00000000" w:rsidRPr="00000000">
        <w:commentReference w:id="546"/>
      </w:r>
      <w:r w:rsidDel="00000000" w:rsidR="00000000" w:rsidRPr="00000000">
        <w:rPr>
          <w:rtl w:val="0"/>
        </w:rPr>
        <w:t xml:space="preserve">, </w:t>
      </w:r>
      <w:commentRangeStart w:id="547"/>
      <w:r w:rsidDel="00000000" w:rsidR="00000000" w:rsidRPr="00000000">
        <w:rPr>
          <w:rtl w:val="0"/>
        </w:rPr>
        <w:t xml:space="preserve">Bogning et al., 2022</w:t>
      </w:r>
      <w:commentRangeEnd w:id="547"/>
      <w:r w:rsidDel="00000000" w:rsidR="00000000" w:rsidRPr="00000000">
        <w:commentReference w:id="547"/>
      </w:r>
      <w:r w:rsidDel="00000000" w:rsidR="00000000" w:rsidRPr="00000000">
        <w:rPr>
          <w:rtl w:val="0"/>
        </w:rPr>
        <w:t xml:space="preserve">, </w:t>
      </w:r>
      <w:commentRangeStart w:id="548"/>
      <w:r w:rsidDel="00000000" w:rsidR="00000000" w:rsidRPr="00000000">
        <w:rPr>
          <w:rtl w:val="0"/>
        </w:rPr>
        <w:t xml:space="preserve">Oliveira et al., 2021</w:t>
      </w:r>
      <w:commentRangeEnd w:id="548"/>
      <w:r w:rsidDel="00000000" w:rsidR="00000000" w:rsidRPr="00000000">
        <w:commentReference w:id="548"/>
      </w:r>
      <w:r w:rsidDel="00000000" w:rsidR="00000000" w:rsidRPr="00000000">
        <w:rPr>
          <w:rtl w:val="0"/>
        </w:rPr>
        <w:t xml:space="preserve">), as well as changes in convective development or atmospheric boundary layer dynamic and thermodynamic conditions (</w:t>
      </w:r>
      <w:commentRangeStart w:id="549"/>
      <w:r w:rsidDel="00000000" w:rsidR="00000000" w:rsidRPr="00000000">
        <w:rPr>
          <w:rtl w:val="0"/>
        </w:rPr>
        <w:t xml:space="preserve">Taylor et al., 2022</w:t>
      </w:r>
      <w:commentRangeEnd w:id="549"/>
      <w:r w:rsidDel="00000000" w:rsidR="00000000" w:rsidRPr="00000000">
        <w:commentReference w:id="549"/>
      </w:r>
      <w:r w:rsidDel="00000000" w:rsidR="00000000" w:rsidRPr="00000000">
        <w:rPr>
          <w:rtl w:val="0"/>
        </w:rPr>
        <w:t xml:space="preserve">, </w:t>
      </w:r>
      <w:commentRangeStart w:id="550"/>
      <w:r w:rsidDel="00000000" w:rsidR="00000000" w:rsidRPr="00000000">
        <w:rPr>
          <w:rtl w:val="0"/>
        </w:rPr>
        <w:t xml:space="preserve">Commar et al., 2023</w:t>
      </w:r>
      <w:commentRangeEnd w:id="550"/>
      <w:r w:rsidDel="00000000" w:rsidR="00000000" w:rsidRPr="00000000">
        <w:commentReference w:id="550"/>
      </w:r>
      <w:r w:rsidDel="00000000" w:rsidR="00000000" w:rsidRPr="00000000">
        <w:rPr>
          <w:rtl w:val="0"/>
        </w:rPr>
        <w:t xml:space="preserve">, </w:t>
      </w:r>
      <w:commentRangeStart w:id="551"/>
      <w:r w:rsidDel="00000000" w:rsidR="00000000" w:rsidRPr="00000000">
        <w:rPr>
          <w:rtl w:val="0"/>
        </w:rPr>
        <w:t xml:space="preserve">Sierra et al., 2023</w:t>
      </w:r>
      <w:commentRangeEnd w:id="551"/>
      <w:r w:rsidDel="00000000" w:rsidR="00000000" w:rsidRPr="00000000">
        <w:commentReference w:id="551"/>
      </w:r>
      <w:r w:rsidDel="00000000" w:rsidR="00000000" w:rsidRPr="00000000">
        <w:rPr>
          <w:rtl w:val="0"/>
        </w:rPr>
        <w:t xml:space="preserve">, </w:t>
      </w:r>
      <w:commentRangeStart w:id="552"/>
      <w:r w:rsidDel="00000000" w:rsidR="00000000" w:rsidRPr="00000000">
        <w:rPr>
          <w:rtl w:val="0"/>
        </w:rPr>
        <w:t xml:space="preserve">Wright et al., 2017</w:t>
      </w:r>
      <w:commentRangeEnd w:id="552"/>
      <w:r w:rsidDel="00000000" w:rsidR="00000000" w:rsidRPr="00000000">
        <w:commentReference w:id="552"/>
      </w:r>
      <w:r w:rsidDel="00000000" w:rsidR="00000000" w:rsidRPr="00000000">
        <w:rPr>
          <w:rtl w:val="0"/>
        </w:rPr>
        <w:t xml:space="preserve">,</w:t>
      </w:r>
      <w:commentRangeStart w:id="553"/>
      <w:r w:rsidDel="00000000" w:rsidR="00000000" w:rsidRPr="00000000">
        <w:rPr>
          <w:rtl w:val="0"/>
        </w:rPr>
        <w:t xml:space="preserve"> Leite-Filho et al., 2019</w:t>
      </w:r>
      <w:commentRangeEnd w:id="553"/>
      <w:r w:rsidDel="00000000" w:rsidR="00000000" w:rsidRPr="00000000">
        <w:commentReference w:id="553"/>
      </w:r>
      <w:r w:rsidDel="00000000" w:rsidR="00000000" w:rsidRPr="00000000">
        <w:rPr>
          <w:rtl w:val="0"/>
        </w:rPr>
        <w:t xml:space="preserve">, </w:t>
      </w:r>
      <w:commentRangeStart w:id="554"/>
      <w:r w:rsidDel="00000000" w:rsidR="00000000" w:rsidRPr="00000000">
        <w:rPr>
          <w:rtl w:val="0"/>
        </w:rPr>
        <w:t xml:space="preserve">Jiang et al., 2019</w:t>
      </w:r>
      <w:commentRangeEnd w:id="554"/>
      <w:r w:rsidDel="00000000" w:rsidR="00000000" w:rsidRPr="00000000">
        <w:commentReference w:id="554"/>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commentRangeStart w:id="555"/>
      <w:r w:rsidDel="00000000" w:rsidR="00000000" w:rsidRPr="00000000">
        <w:rPr>
          <w:rtl w:val="0"/>
        </w:rPr>
        <w:t xml:space="preserve">Taylor et al. 2018</w:t>
      </w:r>
      <w:commentRangeEnd w:id="555"/>
      <w:r w:rsidDel="00000000" w:rsidR="00000000" w:rsidRPr="00000000">
        <w:commentReference w:id="555"/>
      </w:r>
      <w:r w:rsidDel="00000000" w:rsidR="00000000" w:rsidRPr="00000000">
        <w:rPr>
          <w:rtl w:val="0"/>
        </w:rPr>
        <w:t xml:space="preserve">, </w:t>
      </w:r>
      <w:commentRangeStart w:id="556"/>
      <w:r w:rsidDel="00000000" w:rsidR="00000000" w:rsidRPr="00000000">
        <w:rPr>
          <w:rtl w:val="0"/>
        </w:rPr>
        <w:t xml:space="preserve">Raghavendra et al. 2018</w:t>
      </w:r>
      <w:commentRangeEnd w:id="556"/>
      <w:r w:rsidDel="00000000" w:rsidR="00000000" w:rsidRPr="00000000">
        <w:commentReference w:id="556"/>
      </w:r>
      <w:r w:rsidDel="00000000" w:rsidR="00000000" w:rsidRPr="00000000">
        <w:rPr>
          <w:rtl w:val="0"/>
        </w:rPr>
        <w:t xml:space="preserve">, </w:t>
      </w:r>
      <w:commentRangeStart w:id="557"/>
      <w:r w:rsidDel="00000000" w:rsidR="00000000" w:rsidRPr="00000000">
        <w:rPr>
          <w:rtl w:val="0"/>
        </w:rPr>
        <w:t xml:space="preserve">Lavigne et al. 2019</w:t>
      </w:r>
      <w:commentRangeEnd w:id="557"/>
      <w:r w:rsidDel="00000000" w:rsidR="00000000" w:rsidRPr="00000000">
        <w:commentReference w:id="557"/>
      </w:r>
      <w:r w:rsidDel="00000000" w:rsidR="00000000" w:rsidRPr="00000000">
        <w:rPr>
          <w:rtl w:val="0"/>
        </w:rPr>
        <w:t xml:space="preserve">, </w:t>
      </w:r>
      <w:commentRangeStart w:id="558"/>
      <w:r w:rsidDel="00000000" w:rsidR="00000000" w:rsidRPr="00000000">
        <w:rPr>
          <w:rtl w:val="0"/>
        </w:rPr>
        <w:t xml:space="preserve">Harel and Price 2020</w:t>
      </w:r>
      <w:commentRangeEnd w:id="558"/>
      <w:r w:rsidDel="00000000" w:rsidR="00000000" w:rsidRPr="00000000">
        <w:commentReference w:id="558"/>
      </w:r>
      <w:r w:rsidDel="00000000" w:rsidR="00000000" w:rsidRPr="00000000">
        <w:rPr>
          <w:rtl w:val="0"/>
        </w:rPr>
        <w:t xml:space="preserve">). Concurrent with increasing storm activity, tropical forests are experiencing longer dry seasons, greater atmospheric water stress, and more frequent droughts (</w:t>
      </w:r>
      <w:commentRangeStart w:id="559"/>
      <w:r w:rsidDel="00000000" w:rsidR="00000000" w:rsidRPr="00000000">
        <w:rPr>
          <w:rtl w:val="0"/>
        </w:rPr>
        <w:t xml:space="preserve">Fang et al. 2022</w:t>
      </w:r>
      <w:commentRangeEnd w:id="559"/>
      <w:r w:rsidDel="00000000" w:rsidR="00000000" w:rsidRPr="00000000">
        <w:commentReference w:id="559"/>
      </w:r>
      <w:r w:rsidDel="00000000" w:rsidR="00000000" w:rsidRPr="00000000">
        <w:rPr>
          <w:rtl w:val="0"/>
        </w:rPr>
        <w:t xml:space="preserve">, </w:t>
      </w:r>
      <w:commentRangeStart w:id="560"/>
      <w:r w:rsidDel="00000000" w:rsidR="00000000" w:rsidRPr="00000000">
        <w:rPr>
          <w:rtl w:val="0"/>
        </w:rPr>
        <w:t xml:space="preserve">Boiser et al. 2015</w:t>
      </w:r>
      <w:commentRangeEnd w:id="560"/>
      <w:r w:rsidDel="00000000" w:rsidR="00000000" w:rsidRPr="00000000">
        <w:commentReference w:id="560"/>
      </w:r>
      <w:r w:rsidDel="00000000" w:rsidR="00000000" w:rsidRPr="00000000">
        <w:rPr>
          <w:rtl w:val="0"/>
        </w:rPr>
        <w:t xml:space="preserve">, </w:t>
      </w:r>
      <w:commentRangeStart w:id="561"/>
      <w:r w:rsidDel="00000000" w:rsidR="00000000" w:rsidRPr="00000000">
        <w:rPr>
          <w:rtl w:val="0"/>
        </w:rPr>
        <w:t xml:space="preserve">Duffy et al. 2015</w:t>
      </w:r>
      <w:commentRangeEnd w:id="561"/>
      <w:r w:rsidDel="00000000" w:rsidR="00000000" w:rsidRPr="00000000">
        <w:commentReference w:id="561"/>
      </w:r>
      <w:r w:rsidDel="00000000" w:rsidR="00000000" w:rsidRPr="00000000">
        <w:rPr>
          <w:rtl w:val="0"/>
        </w:rPr>
        <w:t xml:space="preserve">, </w:t>
      </w:r>
      <w:commentRangeStart w:id="562"/>
      <w:r w:rsidDel="00000000" w:rsidR="00000000" w:rsidRPr="00000000">
        <w:rPr>
          <w:rtl w:val="0"/>
        </w:rPr>
        <w:t xml:space="preserve">Trenberth et al. 2014</w:t>
      </w:r>
      <w:commentRangeEnd w:id="562"/>
      <w:r w:rsidDel="00000000" w:rsidR="00000000" w:rsidRPr="00000000">
        <w:commentReference w:id="56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2">
      <w:pPr>
        <w:rPr>
          <w:color w:val="ff0000"/>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Research is needed to </w:t>
      </w:r>
      <w:r w:rsidDel="00000000" w:rsidR="00000000" w:rsidRPr="00000000">
        <w:rPr>
          <w:rtl w:val="0"/>
        </w:rPr>
        <w:t xml:space="preserve">advance understanding of the hydrological cycle consequences of</w:t>
      </w:r>
      <w:r w:rsidDel="00000000" w:rsidR="00000000" w:rsidRPr="00000000">
        <w:rPr>
          <w:rtl w:val="0"/>
        </w:rPr>
        <w:t xml:space="preserve"> deforestation, forest degradation, and regrowth using remote sensing (</w:t>
      </w:r>
      <w:commentRangeStart w:id="563"/>
      <w:r w:rsidDel="00000000" w:rsidR="00000000" w:rsidRPr="00000000">
        <w:rPr>
          <w:rtl w:val="0"/>
        </w:rPr>
        <w:t xml:space="preserve">Lapola et al. 2023</w:t>
      </w:r>
      <w:commentRangeEnd w:id="563"/>
      <w:r w:rsidDel="00000000" w:rsidR="00000000" w:rsidRPr="00000000">
        <w:commentReference w:id="563"/>
      </w:r>
      <w:r w:rsidDel="00000000" w:rsidR="00000000" w:rsidRPr="00000000">
        <w:rPr>
          <w:rtl w:val="0"/>
        </w:rPr>
        <w:t xml:space="preserve">, </w:t>
      </w:r>
      <w:commentRangeStart w:id="564"/>
      <w:r w:rsidDel="00000000" w:rsidR="00000000" w:rsidRPr="00000000">
        <w:rPr>
          <w:rtl w:val="0"/>
        </w:rPr>
        <w:t xml:space="preserve">Heinrich et al., 2021</w:t>
      </w:r>
      <w:commentRangeEnd w:id="564"/>
      <w:r w:rsidDel="00000000" w:rsidR="00000000" w:rsidRPr="00000000">
        <w:commentReference w:id="564"/>
      </w:r>
      <w:r w:rsidDel="00000000" w:rsidR="00000000" w:rsidRPr="00000000">
        <w:rPr>
          <w:rtl w:val="0"/>
        </w:rPr>
        <w:t xml:space="preserve">). This requires understanding both the process of disturbance impacts on land surface biophysical properties, including carbon cycle dynamics, and their climate feedback mechanisms (</w:t>
      </w:r>
      <w:commentRangeStart w:id="565"/>
      <w:r w:rsidDel="00000000" w:rsidR="00000000" w:rsidRPr="00000000">
        <w:rPr>
          <w:rtl w:val="0"/>
        </w:rPr>
        <w:t xml:space="preserve">Li et al., 2022</w:t>
      </w:r>
      <w:commentRangeEnd w:id="565"/>
      <w:r w:rsidDel="00000000" w:rsidR="00000000" w:rsidRPr="00000000">
        <w:commentReference w:id="565"/>
      </w:r>
      <w:r w:rsidDel="00000000" w:rsidR="00000000" w:rsidRPr="00000000">
        <w:rPr>
          <w:rtl w:val="0"/>
        </w:rPr>
        <w:t xml:space="preserve">).</w:t>
      </w:r>
      <w:commentRangeStart w:id="566"/>
      <w:r w:rsidDel="00000000" w:rsidR="00000000" w:rsidRPr="00000000">
        <w:rPr>
          <w:rtl w:val="0"/>
        </w:rPr>
        <w:t xml:space="preserve"> </w:t>
      </w:r>
      <w:r w:rsidDel="00000000" w:rsidR="00000000" w:rsidRPr="00000000">
        <w:rPr>
          <w:rtl w:val="0"/>
        </w:rPr>
        <w:t xml:space="preserve">Previous</w:t>
      </w:r>
      <w:r w:rsidDel="00000000" w:rsidR="00000000" w:rsidRPr="00000000">
        <w:rPr>
          <w:rtl w:val="0"/>
        </w:rPr>
        <w:t xml:space="preserve"> observational and modeling studies have shown that changes in canopy structure associated with severe forest degradation can produce hotter and drier microenvironments that result in reduced evapotranspiration and gross primary productivity and increased sensible heat flux (</w:t>
      </w:r>
      <w:commentRangeStart w:id="567"/>
      <w:r w:rsidDel="00000000" w:rsidR="00000000" w:rsidRPr="00000000">
        <w:rPr>
          <w:rtl w:val="0"/>
        </w:rPr>
        <w:t xml:space="preserve">Brando et al. 2014</w:t>
      </w:r>
      <w:commentRangeEnd w:id="567"/>
      <w:r w:rsidDel="00000000" w:rsidR="00000000" w:rsidRPr="00000000">
        <w:commentReference w:id="567"/>
      </w:r>
      <w:r w:rsidDel="00000000" w:rsidR="00000000" w:rsidRPr="00000000">
        <w:rPr>
          <w:rtl w:val="0"/>
        </w:rPr>
        <w:t xml:space="preserve">; </w:t>
      </w:r>
      <w:commentRangeStart w:id="568"/>
      <w:r w:rsidDel="00000000" w:rsidR="00000000" w:rsidRPr="00000000">
        <w:rPr>
          <w:rtl w:val="0"/>
        </w:rPr>
        <w:t xml:space="preserve">Jucker et al. 2018</w:t>
      </w:r>
      <w:commentRangeEnd w:id="568"/>
      <w:r w:rsidDel="00000000" w:rsidR="00000000" w:rsidRPr="00000000">
        <w:commentReference w:id="568"/>
      </w:r>
      <w:r w:rsidDel="00000000" w:rsidR="00000000" w:rsidRPr="00000000">
        <w:rPr>
          <w:rtl w:val="0"/>
        </w:rPr>
        <w:t xml:space="preserve">; </w:t>
      </w:r>
      <w:commentRangeStart w:id="569"/>
      <w:r w:rsidDel="00000000" w:rsidR="00000000" w:rsidRPr="00000000">
        <w:rPr>
          <w:rtl w:val="0"/>
        </w:rPr>
        <w:t xml:space="preserve">Longo et al. 2020</w:t>
      </w:r>
      <w:commentRangeEnd w:id="569"/>
      <w:r w:rsidDel="00000000" w:rsidR="00000000" w:rsidRPr="00000000">
        <w:commentReference w:id="569"/>
      </w:r>
      <w:r w:rsidDel="00000000" w:rsidR="00000000" w:rsidRPr="00000000">
        <w:rPr>
          <w:rtl w:val="0"/>
        </w:rPr>
        <w:t xml:space="preserve">; </w:t>
      </w:r>
      <w:commentRangeStart w:id="570"/>
      <w:r w:rsidDel="00000000" w:rsidR="00000000" w:rsidRPr="00000000">
        <w:rPr>
          <w:rtl w:val="0"/>
        </w:rPr>
        <w:t xml:space="preserve">de Oliveira et al. 2021</w:t>
      </w:r>
      <w:commentRangeEnd w:id="570"/>
      <w:r w:rsidDel="00000000" w:rsidR="00000000" w:rsidRPr="00000000">
        <w:commentReference w:id="570"/>
      </w:r>
      <w:r w:rsidDel="00000000" w:rsidR="00000000" w:rsidRPr="00000000">
        <w:rPr>
          <w:rtl w:val="0"/>
        </w:rPr>
        <w:t xml:space="preserve">; </w:t>
      </w:r>
      <w:commentRangeStart w:id="571"/>
      <w:r w:rsidDel="00000000" w:rsidR="00000000" w:rsidRPr="00000000">
        <w:rPr>
          <w:rtl w:val="0"/>
        </w:rPr>
        <w:t xml:space="preserve">Rangel Pinagé et al. 2023</w:t>
      </w:r>
      <w:commentRangeEnd w:id="571"/>
      <w:r w:rsidDel="00000000" w:rsidR="00000000" w:rsidRPr="00000000">
        <w:commentReference w:id="571"/>
      </w:r>
      <w:r w:rsidDel="00000000" w:rsidR="00000000" w:rsidRPr="00000000">
        <w:rPr>
          <w:rtl w:val="0"/>
        </w:rPr>
        <w:t xml:space="preserve">), whereas forests may recover to pre-disturbance fluxes within a few years (</w:t>
      </w:r>
      <w:commentRangeEnd w:id="566"/>
      <w:r w:rsidDel="00000000" w:rsidR="00000000" w:rsidRPr="00000000">
        <w:commentReference w:id="566"/>
      </w:r>
      <w:commentRangeStart w:id="572"/>
      <w:r w:rsidDel="00000000" w:rsidR="00000000" w:rsidRPr="00000000">
        <w:rPr>
          <w:rtl w:val="0"/>
        </w:rPr>
        <w:t xml:space="preserve">Brando et al. 2019</w:t>
      </w:r>
      <w:commentRangeEnd w:id="572"/>
      <w:r w:rsidDel="00000000" w:rsidR="00000000" w:rsidRPr="00000000">
        <w:commentReference w:id="572"/>
      </w:r>
      <w:r w:rsidDel="00000000" w:rsidR="00000000" w:rsidRPr="00000000">
        <w:rPr>
          <w:rtl w:val="0"/>
        </w:rPr>
        <w:t xml:space="preserve">; </w:t>
      </w:r>
      <w:commentRangeStart w:id="573"/>
      <w:r w:rsidDel="00000000" w:rsidR="00000000" w:rsidRPr="00000000">
        <w:rPr>
          <w:rtl w:val="0"/>
        </w:rPr>
        <w:t xml:space="preserve">Miller et al. 2011</w:t>
      </w:r>
      <w:commentRangeEnd w:id="573"/>
      <w:r w:rsidDel="00000000" w:rsidR="00000000" w:rsidRPr="00000000">
        <w:commentReference w:id="573"/>
      </w:r>
      <w:r w:rsidDel="00000000" w:rsidR="00000000" w:rsidRPr="00000000">
        <w:rPr>
          <w:rtl w:val="0"/>
        </w:rPr>
        <w:t xml:space="preserve">) . Yet, to date, most studies have focused on a single or a few sites. The regional impacts of forest conversion, degradation, regrowth and shifting disturbance regimes on interconnected carbon and water cycles at large scales remains unknown. </w:t>
      </w:r>
    </w:p>
    <w:p w:rsidR="00000000" w:rsidDel="00000000" w:rsidP="00000000" w:rsidRDefault="00000000" w:rsidRPr="00000000" w14:paraId="000001B4">
      <w:pPr>
        <w:spacing w:after="240" w:before="240" w:lineRule="auto"/>
        <w:rPr/>
      </w:pPr>
      <w:r w:rsidDel="00000000" w:rsidR="00000000" w:rsidRPr="00000000">
        <w:rPr>
          <w:rtl w:val="0"/>
        </w:rPr>
        <w:t xml:space="preserve">Specifically, t</w:t>
      </w:r>
      <w:r w:rsidDel="00000000" w:rsidR="00000000" w:rsidRPr="00000000">
        <w:rPr>
          <w:rtl w:val="0"/>
        </w:rPr>
        <w:t xml:space="preserve">he mechanisms controlling tropical forest land-atmosphere interactions represent one of the most uncertain aspects of the terrestrial climate system, in part due to the complex pathways through which they can take place and large variations in the spatial scales at which they occur (</w:t>
      </w:r>
      <w:commentRangeStart w:id="574"/>
      <w:r w:rsidDel="00000000" w:rsidR="00000000" w:rsidRPr="00000000">
        <w:rPr>
          <w:rtl w:val="0"/>
        </w:rPr>
        <w:t xml:space="preserve">Lintner and Neelin, 2009</w:t>
      </w:r>
      <w:commentRangeEnd w:id="574"/>
      <w:r w:rsidDel="00000000" w:rsidR="00000000" w:rsidRPr="00000000">
        <w:commentReference w:id="574"/>
      </w:r>
      <w:r w:rsidDel="00000000" w:rsidR="00000000" w:rsidRPr="00000000">
        <w:rPr>
          <w:rtl w:val="0"/>
        </w:rPr>
        <w:t xml:space="preserve">, </w:t>
      </w:r>
      <w:commentRangeStart w:id="575"/>
      <w:r w:rsidDel="00000000" w:rsidR="00000000" w:rsidRPr="00000000">
        <w:rPr>
          <w:rtl w:val="0"/>
        </w:rPr>
        <w:t xml:space="preserve">Betts and Silva Dias, 2010</w:t>
      </w:r>
      <w:commentRangeEnd w:id="575"/>
      <w:r w:rsidDel="00000000" w:rsidR="00000000" w:rsidRPr="00000000">
        <w:commentReference w:id="575"/>
      </w:r>
      <w:r w:rsidDel="00000000" w:rsidR="00000000" w:rsidRPr="00000000">
        <w:rPr>
          <w:rtl w:val="0"/>
        </w:rPr>
        <w:t xml:space="preserve">, </w:t>
      </w:r>
      <w:commentRangeStart w:id="576"/>
      <w:r w:rsidDel="00000000" w:rsidR="00000000" w:rsidRPr="00000000">
        <w:rPr>
          <w:rtl w:val="0"/>
        </w:rPr>
        <w:t xml:space="preserve">Gentine et al., 2019</w:t>
      </w:r>
      <w:commentRangeEnd w:id="576"/>
      <w:r w:rsidDel="00000000" w:rsidR="00000000" w:rsidRPr="00000000">
        <w:commentReference w:id="576"/>
      </w:r>
      <w:r w:rsidDel="00000000" w:rsidR="00000000" w:rsidRPr="00000000">
        <w:rPr>
          <w:rtl w:val="0"/>
        </w:rPr>
        <w:t xml:space="preserve">). Investigating these interactions requires extensive use of models and reanalysis products </w:t>
      </w:r>
      <w:commentRangeStart w:id="577"/>
      <w:commentRangeStart w:id="578"/>
      <w:r w:rsidDel="00000000" w:rsidR="00000000" w:rsidRPr="00000000">
        <w:rPr>
          <w:rtl w:val="0"/>
        </w:rPr>
        <w:t xml:space="preserve">that </w:t>
      </w:r>
      <w:commentRangeEnd w:id="577"/>
      <w:r w:rsidDel="00000000" w:rsidR="00000000" w:rsidRPr="00000000">
        <w:commentReference w:id="577"/>
      </w:r>
      <w:commentRangeEnd w:id="578"/>
      <w:r w:rsidDel="00000000" w:rsidR="00000000" w:rsidRPr="00000000">
        <w:commentReference w:id="578"/>
      </w:r>
      <w:r w:rsidDel="00000000" w:rsidR="00000000" w:rsidRPr="00000000">
        <w:rPr>
          <w:rtl w:val="0"/>
        </w:rPr>
        <w:t xml:space="preserve">can vary significantly within the tropics due to factors such as </w:t>
      </w:r>
      <w:commentRangeStart w:id="579"/>
      <w:r w:rsidDel="00000000" w:rsidR="00000000" w:rsidRPr="00000000">
        <w:rPr>
          <w:rtl w:val="0"/>
        </w:rPr>
        <w:t xml:space="preserve">heavy</w:t>
      </w:r>
      <w:commentRangeEnd w:id="579"/>
      <w:r w:rsidDel="00000000" w:rsidR="00000000" w:rsidRPr="00000000">
        <w:commentReference w:id="579"/>
      </w:r>
      <w:r w:rsidDel="00000000" w:rsidR="00000000" w:rsidRPr="00000000">
        <w:rPr>
          <w:rtl w:val="0"/>
        </w:rPr>
        <w:t xml:space="preserve"> parameterization, the lack of ground-based data to constrain estimates, and different representations of key processes (e.g., </w:t>
      </w:r>
      <w:hyperlink r:id="rId138">
        <w:r w:rsidDel="00000000" w:rsidR="00000000" w:rsidRPr="00000000">
          <w:rPr>
            <w:color w:val="1155cc"/>
            <w:u w:val="single"/>
            <w:rtl w:val="0"/>
          </w:rPr>
          <w:t xml:space="preserve">Fisher et al., 2009</w:t>
        </w:r>
      </w:hyperlink>
      <w:r w:rsidDel="00000000" w:rsidR="00000000" w:rsidRPr="00000000">
        <w:rPr>
          <w:rtl w:val="0"/>
        </w:rPr>
        <w:t xml:space="preserve">, </w:t>
      </w:r>
      <w:hyperlink r:id="rId139">
        <w:r w:rsidDel="00000000" w:rsidR="00000000" w:rsidRPr="00000000">
          <w:rPr>
            <w:color w:val="1155cc"/>
            <w:u w:val="single"/>
            <w:rtl w:val="0"/>
          </w:rPr>
          <w:t xml:space="preserve">Sibret et al., 2022</w:t>
        </w:r>
      </w:hyperlink>
      <w:r w:rsidDel="00000000" w:rsidR="00000000" w:rsidRPr="00000000">
        <w:rPr>
          <w:rtl w:val="0"/>
        </w:rPr>
        <w:t xml:space="preserve">,</w:t>
      </w:r>
      <w:hyperlink r:id="rId140">
        <w:r w:rsidDel="00000000" w:rsidR="00000000" w:rsidRPr="00000000">
          <w:rPr>
            <w:color w:val="1155cc"/>
            <w:u w:val="single"/>
            <w:rtl w:val="0"/>
          </w:rPr>
          <w:t xml:space="preserve"> </w:t>
        </w:r>
      </w:hyperlink>
      <w:hyperlink r:id="rId141">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142">
        <w:r w:rsidDel="00000000" w:rsidR="00000000" w:rsidRPr="00000000">
          <w:rPr>
            <w:color w:val="1155cc"/>
            <w:u w:val="single"/>
            <w:rtl w:val="0"/>
          </w:rPr>
          <w:t xml:space="preserve">Seinfeld et al., 2016</w:t>
        </w:r>
      </w:hyperlink>
      <w:r w:rsidDel="00000000" w:rsidR="00000000" w:rsidRPr="00000000">
        <w:rPr>
          <w:rtl w:val="0"/>
        </w:rPr>
        <w:t xml:space="preserve">). For example,</w:t>
      </w:r>
      <w:commentRangeStart w:id="580"/>
      <w:r w:rsidDel="00000000" w:rsidR="00000000" w:rsidRPr="00000000">
        <w:rPr>
          <w:rtl w:val="0"/>
        </w:rPr>
        <w:t xml:space="preserve"> large variations</w:t>
      </w:r>
      <w:commentRangeEnd w:id="580"/>
      <w:r w:rsidDel="00000000" w:rsidR="00000000" w:rsidRPr="00000000">
        <w:commentReference w:id="580"/>
      </w:r>
      <w:r w:rsidDel="00000000" w:rsidR="00000000" w:rsidRPr="00000000">
        <w:rPr>
          <w:rtl w:val="0"/>
        </w:rPr>
        <w:t xml:space="preserve"> exist in current carbon, water, and energy fluxes that cannot be measured directly over large scales, such as evapotranspiration and gross primary productivity (e.g., </w:t>
      </w:r>
      <w:hyperlink r:id="rId143">
        <w:r w:rsidDel="00000000" w:rsidR="00000000" w:rsidRPr="00000000">
          <w:rPr>
            <w:color w:val="1155cc"/>
            <w:u w:val="single"/>
            <w:rtl w:val="0"/>
          </w:rPr>
          <w:t xml:space="preserve">Baker et al., 2021</w:t>
        </w:r>
      </w:hyperlink>
      <w:r w:rsidDel="00000000" w:rsidR="00000000" w:rsidRPr="00000000">
        <w:rPr>
          <w:rtl w:val="0"/>
        </w:rPr>
        <w:t xml:space="preserve">, </w:t>
      </w:r>
      <w:hyperlink r:id="rId144">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145">
        <w:r w:rsidDel="00000000" w:rsidR="00000000" w:rsidRPr="00000000">
          <w:rPr>
            <w:color w:val="1155cc"/>
            <w:u w:val="single"/>
            <w:rtl w:val="0"/>
          </w:rPr>
          <w:t xml:space="preserve">Zhang and Ye 2021</w:t>
        </w:r>
      </w:hyperlink>
      <w:r w:rsidDel="00000000" w:rsidR="00000000" w:rsidRPr="00000000">
        <w:rPr>
          <w:rtl w:val="0"/>
        </w:rPr>
        <w:t xml:space="preserve">). Meanwhile, studies investigating how land-atmosphere interactions influence large-scale atmospheric thermodynamic and dynamic conditions, as well as water and energy cycling, must heavily rely on climate models and reanalysis products (e.g., </w:t>
      </w:r>
      <w:commentRangeStart w:id="581"/>
      <w:r w:rsidDel="00000000" w:rsidR="00000000" w:rsidRPr="00000000">
        <w:rPr>
          <w:rtl w:val="0"/>
        </w:rPr>
        <w:t xml:space="preserve">Staal et al., 2023</w:t>
      </w:r>
      <w:commentRangeEnd w:id="581"/>
      <w:r w:rsidDel="00000000" w:rsidR="00000000" w:rsidRPr="00000000">
        <w:commentReference w:id="581"/>
      </w:r>
      <w:r w:rsidDel="00000000" w:rsidR="00000000" w:rsidRPr="00000000">
        <w:rPr>
          <w:rtl w:val="0"/>
        </w:rPr>
        <w:t xml:space="preserve">, </w:t>
      </w:r>
      <w:commentRangeStart w:id="582"/>
      <w:r w:rsidDel="00000000" w:rsidR="00000000" w:rsidRPr="00000000">
        <w:rPr>
          <w:rtl w:val="0"/>
        </w:rPr>
        <w:t xml:space="preserve">Xu et al., 2022</w:t>
      </w:r>
      <w:commentRangeEnd w:id="582"/>
      <w:r w:rsidDel="00000000" w:rsidR="00000000" w:rsidRPr="00000000">
        <w:commentReference w:id="582"/>
      </w:r>
      <w:r w:rsidDel="00000000" w:rsidR="00000000" w:rsidRPr="00000000">
        <w:rPr>
          <w:rtl w:val="0"/>
        </w:rPr>
        <w:t xml:space="preserve">, </w:t>
      </w:r>
      <w:hyperlink r:id="rId146">
        <w:r w:rsidDel="00000000" w:rsidR="00000000" w:rsidRPr="00000000">
          <w:rPr>
            <w:color w:val="1155cc"/>
            <w:u w:val="single"/>
            <w:rtl w:val="0"/>
          </w:rPr>
          <w:t xml:space="preserve">Brown et al., 2021</w:t>
        </w:r>
      </w:hyperlink>
      <w:r w:rsidDel="00000000" w:rsidR="00000000" w:rsidRPr="00000000">
        <w:rPr>
          <w:rtl w:val="0"/>
        </w:rPr>
        <w:t xml:space="preserve">, </w:t>
      </w:r>
      <w:commentRangeStart w:id="583"/>
      <w:r w:rsidDel="00000000" w:rsidR="00000000" w:rsidRPr="00000000">
        <w:rPr>
          <w:rtl w:val="0"/>
        </w:rPr>
        <w:t xml:space="preserve">Te Wierik et al.,2022</w:t>
      </w:r>
      <w:commentRangeEnd w:id="583"/>
      <w:r w:rsidDel="00000000" w:rsidR="00000000" w:rsidRPr="00000000">
        <w:commentReference w:id="583"/>
      </w:r>
      <w:r w:rsidDel="00000000" w:rsidR="00000000" w:rsidRPr="00000000">
        <w:rPr>
          <w:rtl w:val="0"/>
        </w:rPr>
        <w:t xml:space="preserve">, </w:t>
      </w:r>
      <w:commentRangeStart w:id="584"/>
      <w:r w:rsidDel="00000000" w:rsidR="00000000" w:rsidRPr="00000000">
        <w:rPr>
          <w:rtl w:val="0"/>
        </w:rPr>
        <w:t xml:space="preserve">Sori et al., 2022</w:t>
      </w:r>
      <w:commentRangeEnd w:id="584"/>
      <w:r w:rsidDel="00000000" w:rsidR="00000000" w:rsidRPr="00000000">
        <w:commentReference w:id="584"/>
      </w:r>
      <w:r w:rsidDel="00000000" w:rsidR="00000000" w:rsidRPr="00000000">
        <w:rPr>
          <w:rtl w:val="0"/>
        </w:rPr>
        <w:t xml:space="preserve">, </w:t>
      </w:r>
      <w:hyperlink r:id="rId147">
        <w:r w:rsidDel="00000000" w:rsidR="00000000" w:rsidRPr="00000000">
          <w:rPr>
            <w:color w:val="1155cc"/>
            <w:u w:val="single"/>
            <w:rtl w:val="0"/>
          </w:rPr>
          <w:t xml:space="preserve">Seinfeld et al., 2016</w:t>
        </w:r>
      </w:hyperlink>
      <w:r w:rsidDel="00000000" w:rsidR="00000000" w:rsidRPr="00000000">
        <w:rPr>
          <w:rtl w:val="0"/>
        </w:rPr>
        <w:t xml:space="preserve">, </w:t>
      </w:r>
      <w:commentRangeStart w:id="585"/>
      <w:r w:rsidDel="00000000" w:rsidR="00000000" w:rsidRPr="00000000">
        <w:rPr>
          <w:rtl w:val="0"/>
        </w:rPr>
        <w:t xml:space="preserve">Liu et al., 2020</w:t>
      </w:r>
      <w:commentRangeEnd w:id="585"/>
      <w:r w:rsidDel="00000000" w:rsidR="00000000" w:rsidRPr="00000000">
        <w:commentReference w:id="585"/>
      </w:r>
      <w:r w:rsidDel="00000000" w:rsidR="00000000" w:rsidRPr="00000000">
        <w:rPr>
          <w:rtl w:val="0"/>
        </w:rPr>
        <w:t xml:space="preserve">).</w:t>
      </w:r>
      <w:r w:rsidDel="00000000" w:rsidR="00000000" w:rsidRPr="00000000">
        <w:rPr>
          <w:rtl w:val="0"/>
        </w:rPr>
        <w:t xml:space="preserve"> To address these knowledge gaps, PANGEA will answer the following questions: </w:t>
      </w:r>
      <w:r w:rsidDel="00000000" w:rsidR="00000000" w:rsidRPr="00000000">
        <w:rPr>
          <w:rtl w:val="0"/>
        </w:rPr>
      </w:r>
    </w:p>
    <w:p w:rsidR="00000000" w:rsidDel="00000000" w:rsidP="00000000" w:rsidRDefault="00000000" w:rsidRPr="00000000" w14:paraId="000001B5">
      <w:pPr>
        <w:numPr>
          <w:ilvl w:val="0"/>
          <w:numId w:val="41"/>
        </w:numPr>
        <w:spacing w:after="120" w:before="120" w:lineRule="auto"/>
        <w:ind w:left="720" w:hanging="360"/>
        <w:rPr>
          <w:b w:val="1"/>
          <w:i w:val="1"/>
        </w:rPr>
      </w:pPr>
      <w:r w:rsidDel="00000000" w:rsidR="00000000" w:rsidRPr="00000000">
        <w:rPr>
          <w:b w:val="1"/>
          <w:i w:val="1"/>
          <w:rtl w:val="0"/>
        </w:rPr>
        <w:t xml:space="preserve">Q18.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B6">
      <w:pPr>
        <w:numPr>
          <w:ilvl w:val="0"/>
          <w:numId w:val="41"/>
        </w:numPr>
        <w:spacing w:after="120" w:before="120" w:lineRule="auto"/>
        <w:ind w:left="720" w:hanging="360"/>
        <w:rPr>
          <w:b w:val="1"/>
          <w:i w:val="1"/>
        </w:rPr>
      </w:pPr>
      <w:r w:rsidDel="00000000" w:rsidR="00000000" w:rsidRPr="00000000">
        <w:rPr>
          <w:b w:val="1"/>
          <w:i w:val="1"/>
          <w:rtl w:val="0"/>
        </w:rPr>
        <w:t xml:space="preserve">Q19.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 </w:t>
      </w:r>
    </w:p>
    <w:p w:rsidR="00000000" w:rsidDel="00000000" w:rsidP="00000000" w:rsidRDefault="00000000" w:rsidRPr="00000000" w14:paraId="000001B7">
      <w:pPr>
        <w:numPr>
          <w:ilvl w:val="0"/>
          <w:numId w:val="41"/>
        </w:numPr>
        <w:spacing w:after="120" w:before="120" w:lineRule="auto"/>
        <w:ind w:left="720" w:hanging="360"/>
        <w:rPr>
          <w:i w:val="1"/>
        </w:rPr>
      </w:pPr>
      <w:r w:rsidDel="00000000" w:rsidR="00000000" w:rsidRPr="00000000">
        <w:rPr>
          <w:b w:val="1"/>
          <w:i w:val="1"/>
          <w:rtl w:val="0"/>
        </w:rPr>
        <w:t xml:space="preserve">Q20.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w:t>
      </w:r>
      <w:r w:rsidDel="00000000" w:rsidR="00000000" w:rsidRPr="00000000">
        <w:rPr>
          <w:i w:val="1"/>
          <w:rtl w:val="0"/>
        </w:rPr>
        <w:t xml:space="preserve">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freshwater resources, and water quality, and river connectivity?</w:t>
      </w:r>
      <w:r w:rsidDel="00000000" w:rsidR="00000000" w:rsidRPr="00000000">
        <w:rPr>
          <w:rtl w:val="0"/>
        </w:rPr>
      </w:r>
    </w:p>
    <w:p w:rsidR="00000000" w:rsidDel="00000000" w:rsidP="00000000" w:rsidRDefault="00000000" w:rsidRPr="00000000" w14:paraId="000001B8">
      <w:pPr>
        <w:spacing w:after="120" w:before="120" w:lineRule="auto"/>
        <w:rPr/>
      </w:pPr>
      <w:r w:rsidDel="00000000" w:rsidR="00000000" w:rsidRPr="00000000">
        <w:rPr>
          <w:rtl w:val="0"/>
        </w:rPr>
        <w:t xml:space="preserve">PANGEA will leverage satellites including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to measure soil moisture, canopy water content, hydraulic traits, and thermal stress. To further quantify land surface biophysical properties, PANGEA will also measure surface albedo, and other surface radiation fluxes by leveraging satellites such as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To develop high resolution maps of extensive land use activities including deforestation, degradation, and forest regrowth, PANGEA will also leverage land use information from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w:t>
      </w:r>
      <w:r w:rsidDel="00000000" w:rsidR="00000000" w:rsidRPr="00000000">
        <w:rPr>
          <w:rtl w:val="0"/>
        </w:rPr>
        <w:t xml:space="preserve"> and </w:t>
      </w:r>
      <w:r w:rsidDel="00000000" w:rsidR="00000000" w:rsidRPr="00000000">
        <w:rPr>
          <w:b w:val="1"/>
          <w:rtl w:val="0"/>
        </w:rPr>
        <w:t xml:space="preserve">Sentinel-1</w:t>
      </w:r>
      <w:r w:rsidDel="00000000" w:rsidR="00000000" w:rsidRPr="00000000">
        <w:rPr>
          <w:rtl w:val="0"/>
        </w:rPr>
        <w:t xml:space="preserve"> and </w:t>
      </w:r>
      <w:r w:rsidDel="00000000" w:rsidR="00000000" w:rsidRPr="00000000">
        <w:rPr>
          <w:b w:val="1"/>
          <w:rtl w:val="0"/>
        </w:rPr>
        <w:t xml:space="preserve">2</w:t>
      </w:r>
      <w:r w:rsidDel="00000000" w:rsidR="00000000" w:rsidRPr="00000000">
        <w:rPr>
          <w:rtl w:val="0"/>
        </w:rPr>
        <w:t xml:space="preserve"> 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These </w:t>
      </w:r>
      <w:r w:rsidDel="00000000" w:rsidR="00000000" w:rsidRPr="00000000">
        <w:rPr>
          <w:rtl w:val="0"/>
        </w:rPr>
        <w:t xml:space="preserve">satellite</w:t>
      </w:r>
      <w:r w:rsidDel="00000000" w:rsidR="00000000" w:rsidRPr="00000000">
        <w:rPr>
          <w:rtl w:val="0"/>
        </w:rPr>
        <w:t xml:space="preserve"> observations will be combined to constrain the performance of models (Section 6.4) and to simulate the hydroclimate feedback from deforestation, degradation, and forest regrowth in the tropics.</w:t>
      </w:r>
      <w:r w:rsidDel="00000000" w:rsidR="00000000" w:rsidRPr="00000000">
        <w:rPr>
          <w:rtl w:val="0"/>
        </w:rPr>
      </w:r>
    </w:p>
    <w:p w:rsidR="00000000" w:rsidDel="00000000" w:rsidP="00000000" w:rsidRDefault="00000000" w:rsidRPr="00000000" w14:paraId="000001B9">
      <w:pPr>
        <w:pStyle w:val="Heading3"/>
        <w:rPr/>
      </w:pPr>
      <w:bookmarkStart w:colFirst="0" w:colLast="0" w:name="_j4eyjqb1ighr" w:id="25"/>
      <w:bookmarkEnd w:id="25"/>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BA">
      <w:pPr>
        <w:rPr>
          <w:highlight w:val="white"/>
        </w:rPr>
      </w:pPr>
      <w:r w:rsidDel="00000000" w:rsidR="00000000" w:rsidRPr="00000000">
        <w:rPr>
          <w:highlight w:val="white"/>
          <w:rtl w:val="0"/>
        </w:rPr>
        <w:t xml:space="preserve">Projecting how ongoing and future changes in tropical forest landscapes will alter feedbacks to local, regional, and global climates and social-ecological systems requires integrating pattern and process understanding and improved measurement capabilities with modeling and </w:t>
      </w:r>
      <w:r w:rsidDel="00000000" w:rsidR="00000000" w:rsidRPr="00000000">
        <w:rPr>
          <w:highlight w:val="yellow"/>
          <w:rtl w:val="0"/>
        </w:rPr>
        <w:t xml:space="preserve">XYZ</w:t>
      </w:r>
      <w:r w:rsidDel="00000000" w:rsidR="00000000" w:rsidRPr="00000000">
        <w:rPr>
          <w:highlight w:val="white"/>
          <w:rtl w:val="0"/>
        </w:rPr>
        <w:t xml:space="preserve">. </w:t>
      </w:r>
    </w:p>
    <w:p w:rsidR="00000000" w:rsidDel="00000000" w:rsidP="00000000" w:rsidRDefault="00000000" w:rsidRPr="00000000" w14:paraId="000001BB">
      <w:pPr>
        <w:rPr>
          <w:highlight w:val="white"/>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w:t>
      </w:r>
      <w:ins w:author="Helene Muller-Landau" w:id="69" w:date="2024-09-18T03:57:09Z">
        <w:r w:rsidDel="00000000" w:rsidR="00000000" w:rsidRPr="00000000">
          <w:rPr>
            <w:rtl w:val="0"/>
          </w:rPr>
          <w:t xml:space="preserve"> and plant functional composition</w:t>
        </w:r>
      </w:ins>
      <w:r w:rsidDel="00000000" w:rsidR="00000000" w:rsidRPr="00000000">
        <w:rPr>
          <w:rtl w:val="0"/>
        </w:rPr>
        <w:t xml:space="preserve">. The low soil nutrient availability from highly weathered tropical soils are expected to constrain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as more nutrients are bound up in plant tissues (</w:t>
      </w:r>
      <w:commentRangeStart w:id="586"/>
      <w:r w:rsidDel="00000000" w:rsidR="00000000" w:rsidRPr="00000000">
        <w:rPr>
          <w:rtl w:val="0"/>
        </w:rPr>
        <w:t xml:space="preserve">Fleischer and Terrer 2022</w:t>
      </w:r>
      <w:commentRangeEnd w:id="586"/>
      <w:r w:rsidDel="00000000" w:rsidR="00000000" w:rsidRPr="00000000">
        <w:commentReference w:id="586"/>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half (</w:t>
      </w:r>
      <w:commentRangeStart w:id="587"/>
      <w:r w:rsidDel="00000000" w:rsidR="00000000" w:rsidRPr="00000000">
        <w:rPr>
          <w:rtl w:val="0"/>
        </w:rPr>
        <w:t xml:space="preserve">Fleischer et al., 2019</w:t>
      </w:r>
      <w:commentRangeEnd w:id="587"/>
      <w:r w:rsidDel="00000000" w:rsidR="00000000" w:rsidRPr="00000000">
        <w:commentReference w:id="587"/>
      </w:r>
      <w:r w:rsidDel="00000000" w:rsidR="00000000" w:rsidRPr="00000000">
        <w:rPr>
          <w:rtl w:val="0"/>
        </w:rPr>
        <w:t xml:space="preserve">; </w:t>
      </w:r>
      <w:commentRangeStart w:id="588"/>
      <w:r w:rsidDel="00000000" w:rsidR="00000000" w:rsidRPr="00000000">
        <w:rPr>
          <w:rtl w:val="0"/>
        </w:rPr>
        <w:t xml:space="preserve">Braghiere et al. 2022</w:t>
      </w:r>
      <w:commentRangeEnd w:id="588"/>
      <w:r w:rsidDel="00000000" w:rsidR="00000000" w:rsidRPr="00000000">
        <w:commentReference w:id="588"/>
      </w:r>
      <w:r w:rsidDel="00000000" w:rsidR="00000000" w:rsidRPr="00000000">
        <w:rPr>
          <w:rtl w:val="0"/>
        </w:rPr>
        <w:t xml:space="preserve">), while potassium plays a critical role in regulating plant responses to drought (Manu et al. </w:t>
      </w:r>
      <w:commentRangeStart w:id="589"/>
      <w:r w:rsidDel="00000000" w:rsidR="00000000" w:rsidRPr="00000000">
        <w:rPr>
          <w:rtl w:val="0"/>
        </w:rPr>
        <w:t xml:space="preserve">2024</w:t>
      </w:r>
      <w:commentRangeEnd w:id="589"/>
      <w:r w:rsidDel="00000000" w:rsidR="00000000" w:rsidRPr="00000000">
        <w:commentReference w:id="589"/>
      </w:r>
      <w:r w:rsidDel="00000000" w:rsidR="00000000" w:rsidRPr="00000000">
        <w:rPr>
          <w:rtl w:val="0"/>
        </w:rPr>
        <w:t xml:space="preserve">). Furthermore, land-use change can further induce nutrient limitation by displacing large quantities of nutrients (</w:t>
      </w:r>
      <w:commentRangeStart w:id="590"/>
      <w:r w:rsidDel="00000000" w:rsidR="00000000" w:rsidRPr="00000000">
        <w:rPr>
          <w:rtl w:val="0"/>
        </w:rPr>
        <w:t xml:space="preserve">Bauters et al. 2022</w:t>
      </w:r>
      <w:commentRangeEnd w:id="590"/>
      <w:r w:rsidDel="00000000" w:rsidR="00000000" w:rsidRPr="00000000">
        <w:commentReference w:id="590"/>
      </w:r>
      <w:r w:rsidDel="00000000" w:rsidR="00000000" w:rsidRPr="00000000">
        <w:rPr>
          <w:rtl w:val="0"/>
        </w:rPr>
        <w:t xml:space="preserve">;​​ </w:t>
      </w:r>
      <w:commentRangeStart w:id="591"/>
      <w:r w:rsidDel="00000000" w:rsidR="00000000" w:rsidRPr="00000000">
        <w:rPr>
          <w:rtl w:val="0"/>
        </w:rPr>
        <w:t xml:space="preserve">2018</w:t>
      </w:r>
      <w:commentRangeEnd w:id="591"/>
      <w:r w:rsidDel="00000000" w:rsidR="00000000" w:rsidRPr="00000000">
        <w:commentReference w:id="591"/>
      </w:r>
      <w:r w:rsidDel="00000000" w:rsidR="00000000" w:rsidRPr="00000000">
        <w:rPr>
          <w:rtl w:val="0"/>
        </w:rPr>
        <w:t xml:space="preserve">; </w:t>
      </w:r>
      <w:commentRangeStart w:id="592"/>
      <w:r w:rsidDel="00000000" w:rsidR="00000000" w:rsidRPr="00000000">
        <w:rPr>
          <w:rtl w:val="0"/>
        </w:rPr>
        <w:t xml:space="preserve">2021</w:t>
      </w:r>
      <w:commentRangeEnd w:id="592"/>
      <w:r w:rsidDel="00000000" w:rsidR="00000000" w:rsidRPr="00000000">
        <w:commentReference w:id="592"/>
      </w:r>
      <w:r w:rsidDel="00000000" w:rsidR="00000000" w:rsidRPr="00000000">
        <w:rPr>
          <w:rtl w:val="0"/>
        </w:rPr>
        <w:t xml:space="preserve">, </w:t>
      </w:r>
      <w:commentRangeStart w:id="593"/>
      <w:r w:rsidDel="00000000" w:rsidR="00000000" w:rsidRPr="00000000">
        <w:rPr>
          <w:rtl w:val="0"/>
        </w:rPr>
        <w:t xml:space="preserve">Kauffman et al., 1995</w:t>
      </w:r>
      <w:commentRangeEnd w:id="593"/>
      <w:r w:rsidDel="00000000" w:rsidR="00000000" w:rsidRPr="00000000">
        <w:commentReference w:id="593"/>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594"/>
      <w:r w:rsidDel="00000000" w:rsidR="00000000" w:rsidRPr="00000000">
        <w:rPr>
          <w:rtl w:val="0"/>
        </w:rPr>
        <w:t xml:space="preserve">Cunha et al., 2022</w:t>
      </w:r>
      <w:commentRangeEnd w:id="594"/>
      <w:r w:rsidDel="00000000" w:rsidR="00000000" w:rsidRPr="00000000">
        <w:commentReference w:id="594"/>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595"/>
      <w:r w:rsidDel="00000000" w:rsidR="00000000" w:rsidRPr="00000000">
        <w:rPr>
          <w:rtl w:val="0"/>
        </w:rPr>
        <w:t xml:space="preserve">Wright et al., 2011</w:t>
      </w:r>
      <w:commentRangeEnd w:id="595"/>
      <w:r w:rsidDel="00000000" w:rsidR="00000000" w:rsidRPr="00000000">
        <w:commentReference w:id="595"/>
      </w:r>
      <w:r w:rsidDel="00000000" w:rsidR="00000000" w:rsidRPr="00000000">
        <w:rPr>
          <w:rtl w:val="0"/>
        </w:rPr>
        <w:t xml:space="preserve">, </w:t>
      </w:r>
      <w:commentRangeStart w:id="596"/>
      <w:r w:rsidDel="00000000" w:rsidR="00000000" w:rsidRPr="00000000">
        <w:rPr>
          <w:rtl w:val="0"/>
        </w:rPr>
        <w:t xml:space="preserve">Manu et al., 2022</w:t>
      </w:r>
      <w:commentRangeEnd w:id="596"/>
      <w:r w:rsidDel="00000000" w:rsidR="00000000" w:rsidRPr="00000000">
        <w:commentReference w:id="596"/>
      </w:r>
      <w:r w:rsidDel="00000000" w:rsidR="00000000" w:rsidRPr="00000000">
        <w:rPr>
          <w:rtl w:val="0"/>
        </w:rPr>
        <w:t xml:space="preserve">). However, it is challenging to scale results from highly localized manipulative experiments testing where and when nutrient limitation affects productivity because of the high biodiversity and spatial heterogeneity </w:t>
      </w:r>
      <w:ins w:author="Helene Muller-Landau" w:id="70" w:date="2024-09-18T03:58:09Z">
        <w:r w:rsidDel="00000000" w:rsidR="00000000" w:rsidRPr="00000000">
          <w:rPr>
            <w:rtl w:val="0"/>
          </w:rPr>
          <w:t xml:space="preserve">of tropical forests </w:t>
        </w:r>
      </w:ins>
      <w:r w:rsidDel="00000000" w:rsidR="00000000" w:rsidRPr="00000000">
        <w:rPr>
          <w:rtl w:val="0"/>
        </w:rPr>
        <w:t xml:space="preserve">(Townsend et al., 2008). Remote sensing offers opportunities to capture variation in foliar chemistry, functional traits, and canopy structure across large scales (</w:t>
      </w:r>
      <w:commentRangeStart w:id="597"/>
      <w:r w:rsidDel="00000000" w:rsidR="00000000" w:rsidRPr="00000000">
        <w:rPr>
          <w:rtl w:val="0"/>
        </w:rPr>
        <w:t xml:space="preserve">Townsend et al., 2008</w:t>
      </w:r>
      <w:commentRangeEnd w:id="597"/>
      <w:r w:rsidDel="00000000" w:rsidR="00000000" w:rsidRPr="00000000">
        <w:commentReference w:id="597"/>
      </w:r>
      <w:r w:rsidDel="00000000" w:rsidR="00000000" w:rsidRPr="00000000">
        <w:rPr>
          <w:rtl w:val="0"/>
        </w:rPr>
        <w:t xml:space="preserve">, </w:t>
      </w:r>
      <w:commentRangeStart w:id="598"/>
      <w:r w:rsidDel="00000000" w:rsidR="00000000" w:rsidRPr="00000000">
        <w:rPr>
          <w:rtl w:val="0"/>
        </w:rPr>
        <w:t xml:space="preserve">Chadwick and Asner 2016</w:t>
      </w:r>
      <w:commentRangeEnd w:id="598"/>
      <w:r w:rsidDel="00000000" w:rsidR="00000000" w:rsidRPr="00000000">
        <w:commentReference w:id="598"/>
      </w:r>
      <w:r w:rsidDel="00000000" w:rsidR="00000000" w:rsidRPr="00000000">
        <w:rPr>
          <w:rtl w:val="0"/>
        </w:rPr>
        <w:t xml:space="preserve">; </w:t>
      </w:r>
      <w:commentRangeStart w:id="599"/>
      <w:r w:rsidDel="00000000" w:rsidR="00000000" w:rsidRPr="00000000">
        <w:rPr>
          <w:rtl w:val="0"/>
        </w:rPr>
        <w:t xml:space="preserve">2018</w:t>
      </w:r>
      <w:commentRangeEnd w:id="599"/>
      <w:r w:rsidDel="00000000" w:rsidR="00000000" w:rsidRPr="00000000">
        <w:commentReference w:id="599"/>
      </w:r>
      <w:r w:rsidDel="00000000" w:rsidR="00000000" w:rsidRPr="00000000">
        <w:rPr>
          <w:rtl w:val="0"/>
        </w:rPr>
        <w:t xml:space="preserve">, </w:t>
      </w:r>
      <w:commentRangeStart w:id="600"/>
      <w:r w:rsidDel="00000000" w:rsidR="00000000" w:rsidRPr="00000000">
        <w:rPr>
          <w:rtl w:val="0"/>
        </w:rPr>
        <w:t xml:space="preserve">Martins et al. 2018</w:t>
      </w:r>
      <w:commentRangeEnd w:id="600"/>
      <w:r w:rsidDel="00000000" w:rsidR="00000000" w:rsidRPr="00000000">
        <w:commentReference w:id="600"/>
      </w:r>
      <w:r w:rsidDel="00000000" w:rsidR="00000000" w:rsidRPr="00000000">
        <w:rPr>
          <w:rtl w:val="0"/>
        </w:rPr>
        <w:t xml:space="preserve">), as well as projecting the type of nutrient losses based on the disturbance event. Better spatial understanding may allow us to identify where and when different nutrients may interact with disturbance events to constrain productivity.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Changes</w:t>
      </w:r>
      <w:r w:rsidDel="00000000" w:rsidR="00000000" w:rsidRPr="00000000">
        <w:rPr>
          <w:rtl w:val="0"/>
        </w:rPr>
        <w:t xml:space="preserve"> in climate, land cover and land use will likely increase the frequency of natural and anthropogenic disturbances, potentially altering the structure, composition, and function of most remaining tropical forests. Earth system simulations indicate that warming trends will increase vapor pressure deficit and favor frequent drought conditions, even if total precipitation remains similar to current climate (</w:t>
      </w:r>
      <w:commentRangeStart w:id="601"/>
      <w:r w:rsidDel="00000000" w:rsidR="00000000" w:rsidRPr="00000000">
        <w:rPr>
          <w:rtl w:val="0"/>
        </w:rPr>
        <w:t xml:space="preserve">Ukkola et al. 2020</w:t>
      </w:r>
      <w:commentRangeEnd w:id="601"/>
      <w:r w:rsidDel="00000000" w:rsidR="00000000" w:rsidRPr="00000000">
        <w:commentReference w:id="601"/>
      </w:r>
      <w:r w:rsidDel="00000000" w:rsidR="00000000" w:rsidRPr="00000000">
        <w:rPr>
          <w:rtl w:val="0"/>
        </w:rPr>
        <w:t xml:space="preserve">; </w:t>
      </w:r>
      <w:commentRangeStart w:id="602"/>
      <w:r w:rsidDel="00000000" w:rsidR="00000000" w:rsidRPr="00000000">
        <w:rPr>
          <w:rtl w:val="0"/>
        </w:rPr>
        <w:t xml:space="preserve">Vogel et al. 2020</w:t>
      </w:r>
      <w:commentRangeEnd w:id="602"/>
      <w:r w:rsidDel="00000000" w:rsidR="00000000" w:rsidRPr="00000000">
        <w:commentReference w:id="602"/>
      </w:r>
      <w:r w:rsidDel="00000000" w:rsidR="00000000" w:rsidRPr="00000000">
        <w:rPr>
          <w:rtl w:val="0"/>
        </w:rPr>
        <w:t xml:space="preserve">). Similarly, ongoing increases in atmospheric CO</w:t>
      </w:r>
      <w:r w:rsidDel="00000000" w:rsidR="00000000" w:rsidRPr="00000000">
        <w:rPr>
          <w:vertAlign w:val="subscript"/>
          <w:rtl w:val="0"/>
        </w:rPr>
        <w:t xml:space="preserve">2</w:t>
      </w:r>
      <w:r w:rsidDel="00000000" w:rsidR="00000000" w:rsidRPr="00000000">
        <w:rPr>
          <w:rtl w:val="0"/>
        </w:rPr>
        <w:t xml:space="preserve"> will reduce stomatal conductance, which could potentially reduce transpiration in tropical forests (</w:t>
      </w:r>
      <w:commentRangeStart w:id="603"/>
      <w:r w:rsidDel="00000000" w:rsidR="00000000" w:rsidRPr="00000000">
        <w:rPr>
          <w:rtl w:val="0"/>
        </w:rPr>
        <w:t xml:space="preserve">Sampaio et al. 2021</w:t>
      </w:r>
      <w:commentRangeEnd w:id="603"/>
      <w:r w:rsidDel="00000000" w:rsidR="00000000" w:rsidRPr="00000000">
        <w:commentReference w:id="603"/>
      </w:r>
      <w:r w:rsidDel="00000000" w:rsidR="00000000" w:rsidRPr="00000000">
        <w:rPr>
          <w:rtl w:val="0"/>
        </w:rPr>
        <w:t xml:space="preserve">), especially if nutrient limitation prevents increases in total LAI. The expansion of deforestation and forest degradation across the tropics (</w:t>
      </w:r>
      <w:commentRangeStart w:id="604"/>
      <w:r w:rsidDel="00000000" w:rsidR="00000000" w:rsidRPr="00000000">
        <w:rPr>
          <w:rtl w:val="0"/>
        </w:rPr>
        <w:t xml:space="preserve">Assis et al. 2022</w:t>
      </w:r>
      <w:commentRangeEnd w:id="604"/>
      <w:r w:rsidDel="00000000" w:rsidR="00000000" w:rsidRPr="00000000">
        <w:commentReference w:id="604"/>
      </w:r>
      <w:r w:rsidDel="00000000" w:rsidR="00000000" w:rsidRPr="00000000">
        <w:rPr>
          <w:rtl w:val="0"/>
        </w:rPr>
        <w:t xml:space="preserve">, </w:t>
      </w:r>
      <w:commentRangeStart w:id="605"/>
      <w:r w:rsidDel="00000000" w:rsidR="00000000" w:rsidRPr="00000000">
        <w:rPr>
          <w:rtl w:val="0"/>
        </w:rPr>
        <w:t xml:space="preserve">Rosan et al. 2024</w:t>
      </w:r>
      <w:commentRangeEnd w:id="605"/>
      <w:r w:rsidDel="00000000" w:rsidR="00000000" w:rsidRPr="00000000">
        <w:commentReference w:id="605"/>
      </w:r>
      <w:r w:rsidDel="00000000" w:rsidR="00000000" w:rsidRPr="00000000">
        <w:rPr>
          <w:rtl w:val="0"/>
        </w:rPr>
        <w:t xml:space="preserve">) will likely expose forests to more frequent fire ignitions, fragmentation and logging. Similarly, typical intensity of tropical storms will likely increase (</w:t>
      </w:r>
      <w:commentRangeStart w:id="606"/>
      <w:r w:rsidDel="00000000" w:rsidR="00000000" w:rsidRPr="00000000">
        <w:rPr>
          <w:rtl w:val="0"/>
        </w:rPr>
        <w:t xml:space="preserve">Kossin et al. 2020</w:t>
      </w:r>
      <w:commentRangeEnd w:id="606"/>
      <w:r w:rsidDel="00000000" w:rsidR="00000000" w:rsidRPr="00000000">
        <w:commentReference w:id="606"/>
      </w:r>
      <w:r w:rsidDel="00000000" w:rsidR="00000000" w:rsidRPr="00000000">
        <w:rPr>
          <w:rtl w:val="0"/>
        </w:rPr>
        <w:t xml:space="preserve">), which will result in more severe disturbances even if the total number of storms does not increase. [</w:t>
      </w:r>
      <w:r w:rsidDel="00000000" w:rsidR="00000000" w:rsidRPr="00000000">
        <w:rPr>
          <w:color w:val="ff0000"/>
          <w:rtl w:val="0"/>
        </w:rPr>
        <w:t xml:space="preserve">shifting precip seasonality?</w:t>
      </w:r>
      <w:r w:rsidDel="00000000" w:rsidR="00000000" w:rsidRPr="00000000">
        <w:rPr>
          <w:rtl w:val="0"/>
        </w:rPr>
        <w:t xml:space="preserve">]</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Widespread shifts in disturbance regimes would have profound effects </w:t>
      </w:r>
      <w:ins w:author="Helene Muller-Landau" w:id="71" w:date="2024-09-18T03:59:09Z">
        <w:r w:rsidDel="00000000" w:rsidR="00000000" w:rsidRPr="00000000">
          <w:rPr>
            <w:rtl w:val="0"/>
          </w:rPr>
          <w:t xml:space="preserve">o</w:t>
        </w:r>
      </w:ins>
      <w:del w:author="Helene Muller-Landau" w:id="71" w:date="2024-09-18T03:59:09Z">
        <w:r w:rsidDel="00000000" w:rsidR="00000000" w:rsidRPr="00000000">
          <w:rPr>
            <w:rtl w:val="0"/>
          </w:rPr>
          <w:delText xml:space="preserve">i</w:delText>
        </w:r>
      </w:del>
      <w:r w:rsidDel="00000000" w:rsidR="00000000" w:rsidRPr="00000000">
        <w:rPr>
          <w:rtl w:val="0"/>
        </w:rPr>
        <w:t xml:space="preserve">n </w:t>
      </w:r>
      <w:del w:author="Helene Muller-Landau" w:id="72" w:date="2024-09-18T03:59:14Z">
        <w:r w:rsidDel="00000000" w:rsidR="00000000" w:rsidRPr="00000000">
          <w:rPr>
            <w:rtl w:val="0"/>
          </w:rPr>
          <w:delText xml:space="preserve">the </w:delText>
        </w:r>
      </w:del>
      <w:r w:rsidDel="00000000" w:rsidR="00000000" w:rsidRPr="00000000">
        <w:rPr>
          <w:rtl w:val="0"/>
        </w:rPr>
        <w:t xml:space="preserve">ecosystem</w:t>
      </w:r>
      <w:del w:author="Helene Muller-Landau" w:id="73" w:date="2024-09-18T03:59:16Z">
        <w:r w:rsidDel="00000000" w:rsidR="00000000" w:rsidRPr="00000000">
          <w:rPr>
            <w:rtl w:val="0"/>
          </w:rPr>
          <w:delText xml:space="preserve">’s</w:delText>
        </w:r>
      </w:del>
      <w:r w:rsidDel="00000000" w:rsidR="00000000" w:rsidRPr="00000000">
        <w:rPr>
          <w:rtl w:val="0"/>
        </w:rPr>
        <w:t xml:space="preserve"> structure, composition and function. For example, the drier conditions combined with forest fragmentation may increase the flammability of forests (</w:t>
      </w:r>
      <w:commentRangeStart w:id="607"/>
      <w:r w:rsidDel="00000000" w:rsidR="00000000" w:rsidRPr="00000000">
        <w:rPr>
          <w:rtl w:val="0"/>
        </w:rPr>
        <w:t xml:space="preserve">Fonseca et al. 2019</w:t>
      </w:r>
      <w:commentRangeEnd w:id="607"/>
      <w:r w:rsidDel="00000000" w:rsidR="00000000" w:rsidRPr="00000000">
        <w:commentReference w:id="607"/>
      </w:r>
      <w:r w:rsidDel="00000000" w:rsidR="00000000" w:rsidRPr="00000000">
        <w:rPr>
          <w:rtl w:val="0"/>
        </w:rPr>
        <w:t xml:space="preserve">), potentially leading to persistent canopy losses across the tropics (</w:t>
      </w:r>
      <w:commentRangeStart w:id="608"/>
      <w:r w:rsidDel="00000000" w:rsidR="00000000" w:rsidRPr="00000000">
        <w:rPr>
          <w:rtl w:val="0"/>
        </w:rPr>
        <w:t xml:space="preserve">Brando et al. 2020</w:t>
      </w:r>
      <w:commentRangeEnd w:id="608"/>
      <w:r w:rsidDel="00000000" w:rsidR="00000000" w:rsidRPr="00000000">
        <w:commentReference w:id="608"/>
      </w:r>
      <w:r w:rsidDel="00000000" w:rsidR="00000000" w:rsidRPr="00000000">
        <w:rPr>
          <w:rtl w:val="0"/>
        </w:rPr>
        <w:t xml:space="preserve">) and permanent</w:t>
      </w:r>
      <w:del w:author="Helene Muller-Landau" w:id="74" w:date="2024-09-18T04:00:18Z">
        <w:r w:rsidDel="00000000" w:rsidR="00000000" w:rsidRPr="00000000">
          <w:rPr>
            <w:rtl w:val="0"/>
          </w:rPr>
          <w:delText xml:space="preserve">ly</w:delText>
        </w:r>
      </w:del>
      <w:r w:rsidDel="00000000" w:rsidR="00000000" w:rsidRPr="00000000">
        <w:rPr>
          <w:rtl w:val="0"/>
        </w:rPr>
        <w:t xml:space="preserve"> </w:t>
      </w:r>
      <w:ins w:author="Helene Muller-Landau" w:id="75" w:date="2024-09-18T03:59:43Z">
        <w:r w:rsidDel="00000000" w:rsidR="00000000" w:rsidRPr="00000000">
          <w:rPr>
            <w:rtl w:val="0"/>
          </w:rPr>
          <w:t xml:space="preserve">reductions in  </w:t>
        </w:r>
      </w:ins>
      <w:del w:author="Helene Muller-Landau" w:id="75" w:date="2024-09-18T03:59:43Z">
        <w:r w:rsidDel="00000000" w:rsidR="00000000" w:rsidRPr="00000000">
          <w:rPr>
            <w:rtl w:val="0"/>
          </w:rPr>
          <w:delText xml:space="preserve">turn </w:delText>
        </w:r>
      </w:del>
      <w:r w:rsidDel="00000000" w:rsidR="00000000" w:rsidRPr="00000000">
        <w:rPr>
          <w:rtl w:val="0"/>
        </w:rPr>
        <w:t xml:space="preserve">tropical forest</w:t>
      </w:r>
      <w:del w:author="Helene Muller-Landau" w:id="76" w:date="2024-09-18T03:59:48Z">
        <w:r w:rsidDel="00000000" w:rsidR="00000000" w:rsidRPr="00000000">
          <w:rPr>
            <w:rtl w:val="0"/>
          </w:rPr>
          <w:delText xml:space="preserve">s into</w:delText>
        </w:r>
      </w:del>
      <w:r w:rsidDel="00000000" w:rsidR="00000000" w:rsidRPr="00000000">
        <w:rPr>
          <w:rtl w:val="0"/>
        </w:rPr>
        <w:t xml:space="preserve"> carbon </w:t>
      </w:r>
      <w:ins w:author="Helene Muller-Landau" w:id="77" w:date="2024-09-18T03:59:54Z">
        <w:r w:rsidDel="00000000" w:rsidR="00000000" w:rsidRPr="00000000">
          <w:rPr>
            <w:rtl w:val="0"/>
          </w:rPr>
          <w:t xml:space="preserve">stocks</w:t>
        </w:r>
      </w:ins>
      <w:del w:author="Helene Muller-Landau" w:id="77" w:date="2024-09-18T03:59:54Z">
        <w:r w:rsidDel="00000000" w:rsidR="00000000" w:rsidRPr="00000000">
          <w:rPr>
            <w:rtl w:val="0"/>
          </w:rPr>
          <w:delText xml:space="preserve">sources</w:delText>
        </w:r>
      </w:del>
      <w:r w:rsidDel="00000000" w:rsidR="00000000" w:rsidRPr="00000000">
        <w:rPr>
          <w:rtl w:val="0"/>
        </w:rPr>
        <w:t xml:space="preserve">. Projecting the emergent shifts in carbon stocks and structural and functional properties of tropical forests to global changes will require models that can reliably predict the impacts of natural and anthropogenic disturbances on </w:t>
      </w:r>
      <w:ins w:author="Helene Muller-Landau" w:id="78" w:date="2024-09-18T04:00:56Z">
        <w:r w:rsidDel="00000000" w:rsidR="00000000" w:rsidRPr="00000000">
          <w:rPr>
            <w:rtl w:val="0"/>
          </w:rPr>
          <w:t xml:space="preserve">plant functional composition</w:t>
        </w:r>
      </w:ins>
      <w:del w:author="Helene Muller-Landau" w:id="78" w:date="2024-09-18T04:00:56Z">
        <w:r w:rsidDel="00000000" w:rsidR="00000000" w:rsidRPr="00000000">
          <w:rPr>
            <w:rtl w:val="0"/>
          </w:rPr>
          <w:delText xml:space="preserve">ecosystems</w:delText>
        </w:r>
      </w:del>
      <w:r w:rsidDel="00000000" w:rsidR="00000000" w:rsidRPr="00000000">
        <w:rPr>
          <w:rtl w:val="0"/>
        </w:rPr>
        <w:t xml:space="preserve">, the ecosystem recovery trajectories from disturbances, and the ecosystem responses to changes in climate and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address these knowledge gaps, PANGEA will answer the following questions: </w:t>
      </w:r>
    </w:p>
    <w:p w:rsidR="00000000" w:rsidDel="00000000" w:rsidP="00000000" w:rsidRDefault="00000000" w:rsidRPr="00000000" w14:paraId="000001C1">
      <w:pPr>
        <w:numPr>
          <w:ilvl w:val="0"/>
          <w:numId w:val="41"/>
        </w:numPr>
        <w:spacing w:after="120" w:before="120" w:lineRule="auto"/>
        <w:ind w:left="720" w:hanging="360"/>
        <w:rPr>
          <w:i w:val="1"/>
        </w:rPr>
      </w:pPr>
      <w:r w:rsidDel="00000000" w:rsidR="00000000" w:rsidRPr="00000000">
        <w:rPr>
          <w:b w:val="1"/>
          <w:i w:val="1"/>
          <w:rtl w:val="0"/>
        </w:rPr>
        <w:t xml:space="preserve">Q21. </w:t>
      </w:r>
      <w:r w:rsidDel="00000000" w:rsidR="00000000" w:rsidRPr="00000000">
        <w:rPr>
          <w:i w:val="1"/>
          <w:rtl w:val="0"/>
        </w:rPr>
        <w:t xml:space="preserve">How will increasing temperatures, atmospheric CO</w:t>
      </w:r>
      <w:r w:rsidDel="00000000" w:rsidR="00000000" w:rsidRPr="00000000">
        <w:rPr>
          <w:i w:val="1"/>
          <w:vertAlign w:val="subscript"/>
          <w:rtl w:val="0"/>
        </w:rPr>
        <w:t xml:space="preserve">2</w:t>
      </w:r>
      <w:r w:rsidDel="00000000" w:rsidR="00000000" w:rsidRPr="00000000">
        <w:rPr>
          <w:i w:val="1"/>
          <w:rtl w:val="0"/>
        </w:rPr>
        <w:t xml:space="preserve">, and extreme events impact </w:t>
      </w:r>
      <w:commentRangeStart w:id="609"/>
      <w:r w:rsidDel="00000000" w:rsidR="00000000" w:rsidRPr="00000000">
        <w:rPr>
          <w:b w:val="1"/>
          <w:i w:val="1"/>
          <w:rtl w:val="0"/>
        </w:rPr>
        <w:t xml:space="preserve">nutrient availability</w:t>
      </w:r>
      <w:r w:rsidDel="00000000" w:rsidR="00000000" w:rsidRPr="00000000">
        <w:rPr>
          <w:i w:val="1"/>
          <w:rtl w:val="0"/>
        </w:rPr>
        <w:t xml:space="preserve"> </w:t>
      </w:r>
      <w:commentRangeEnd w:id="609"/>
      <w:r w:rsidDel="00000000" w:rsidR="00000000" w:rsidRPr="00000000">
        <w:commentReference w:id="609"/>
      </w:r>
      <w:r w:rsidDel="00000000" w:rsidR="00000000" w:rsidRPr="00000000">
        <w:rPr>
          <w:i w:val="1"/>
          <w:rtl w:val="0"/>
        </w:rPr>
        <w:t xml:space="preserve">and </w:t>
      </w:r>
      <w:r w:rsidDel="00000000" w:rsidR="00000000" w:rsidRPr="00000000">
        <w:rPr>
          <w:b w:val="1"/>
          <w:i w:val="1"/>
          <w:rtl w:val="0"/>
        </w:rPr>
        <w:t xml:space="preserve">soil-vegetation interactions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C2">
      <w:pPr>
        <w:numPr>
          <w:ilvl w:val="0"/>
          <w:numId w:val="41"/>
        </w:numPr>
        <w:spacing w:after="120" w:before="120" w:lineRule="auto"/>
        <w:ind w:left="720" w:hanging="360"/>
        <w:rPr>
          <w:i w:val="1"/>
        </w:rPr>
      </w:pPr>
      <w:r w:rsidDel="00000000" w:rsidR="00000000" w:rsidRPr="00000000">
        <w:rPr>
          <w:b w:val="1"/>
          <w:i w:val="1"/>
          <w:rtl w:val="0"/>
        </w:rPr>
        <w:t xml:space="preserve">Q22. </w:t>
      </w:r>
      <w:r w:rsidDel="00000000" w:rsidR="00000000" w:rsidRPr="00000000">
        <w:rPr>
          <w:i w:val="1"/>
          <w:rtl w:val="0"/>
        </w:rPr>
        <w:t xml:space="preserve">Which </w:t>
      </w:r>
      <w:r w:rsidDel="00000000" w:rsidR="00000000" w:rsidRPr="00000000">
        <w:rPr>
          <w:b w:val="1"/>
          <w:i w:val="1"/>
          <w:rtl w:val="0"/>
        </w:rPr>
        <w:t xml:space="preserve">functionally distinct forest types</w:t>
      </w:r>
      <w:r w:rsidDel="00000000" w:rsidR="00000000" w:rsidRPr="00000000">
        <w:rPr>
          <w:i w:val="1"/>
          <w:rtl w:val="0"/>
        </w:rPr>
        <w:t xml:space="preserve"> are most vulnerable to becoming net sources of carbon to the atmosphere in a changing climate, which are resistant, and why?</w:t>
      </w:r>
      <w:r w:rsidDel="00000000" w:rsidR="00000000" w:rsidRPr="00000000">
        <w:rPr>
          <w:rtl w:val="0"/>
        </w:rPr>
      </w:r>
    </w:p>
    <w:p w:rsidR="00000000" w:rsidDel="00000000" w:rsidP="00000000" w:rsidRDefault="00000000" w:rsidRPr="00000000" w14:paraId="000001C3">
      <w:pPr>
        <w:numPr>
          <w:ilvl w:val="0"/>
          <w:numId w:val="41"/>
        </w:numPr>
        <w:spacing w:after="120" w:before="120" w:lineRule="auto"/>
        <w:ind w:left="720" w:hanging="360"/>
        <w:rPr>
          <w:i w:val="1"/>
        </w:rPr>
      </w:pPr>
      <w:r w:rsidDel="00000000" w:rsidR="00000000" w:rsidRPr="00000000">
        <w:rPr>
          <w:b w:val="1"/>
          <w:i w:val="1"/>
          <w:rtl w:val="0"/>
        </w:rPr>
        <w:t xml:space="preserve">Q23. </w:t>
      </w:r>
      <w:r w:rsidDel="00000000" w:rsidR="00000000" w:rsidRPr="00000000">
        <w:rPr>
          <w:i w:val="1"/>
          <w:rtl w:val="0"/>
        </w:rPr>
        <w:t xml:space="preserve">How will climate warming and shifting extreme events interact with</w:t>
      </w:r>
      <w:r w:rsidDel="00000000" w:rsidR="00000000" w:rsidRPr="00000000">
        <w:rPr>
          <w:b w:val="1"/>
          <w:i w:val="1"/>
          <w:rtl w:val="0"/>
        </w:rPr>
        <w:t xml:space="preserve"> </w:t>
      </w:r>
      <w:r w:rsidDel="00000000" w:rsidR="00000000" w:rsidRPr="00000000">
        <w:rPr>
          <w:i w:val="1"/>
          <w:rtl w:val="0"/>
        </w:rPr>
        <w:t xml:space="preserve">land cover and land-use change to influence </w:t>
      </w:r>
      <w:r w:rsidDel="00000000" w:rsidR="00000000" w:rsidRPr="00000000">
        <w:rPr>
          <w:b w:val="1"/>
          <w:i w:val="1"/>
          <w:rtl w:val="0"/>
        </w:rPr>
        <w:t xml:space="preserve">shifting fire regimes</w:t>
      </w:r>
      <w:r w:rsidDel="00000000" w:rsidR="00000000" w:rsidRPr="00000000">
        <w:rPr>
          <w:i w:val="1"/>
          <w:rtl w:val="0"/>
        </w:rPr>
        <w:t xml:space="preserve"> and their feedbacks with forest function and the climate?</w:t>
      </w:r>
      <w:r w:rsidDel="00000000" w:rsidR="00000000" w:rsidRPr="00000000">
        <w:rPr>
          <w:rtl w:val="0"/>
        </w:rPr>
      </w:r>
    </w:p>
    <w:p w:rsidR="00000000" w:rsidDel="00000000" w:rsidP="00000000" w:rsidRDefault="00000000" w:rsidRPr="00000000" w14:paraId="000001C4">
      <w:pPr>
        <w:numPr>
          <w:ilvl w:val="0"/>
          <w:numId w:val="41"/>
        </w:numPr>
        <w:spacing w:after="120" w:before="120" w:lineRule="auto"/>
        <w:ind w:left="720" w:hanging="360"/>
        <w:rPr>
          <w:i w:val="1"/>
        </w:rPr>
      </w:pPr>
      <w:r w:rsidDel="00000000" w:rsidR="00000000" w:rsidRPr="00000000">
        <w:rPr>
          <w:b w:val="1"/>
          <w:i w:val="1"/>
          <w:rtl w:val="0"/>
        </w:rPr>
        <w:t xml:space="preserve">Q24. </w:t>
      </w:r>
      <w:r w:rsidDel="00000000" w:rsidR="00000000" w:rsidRPr="00000000">
        <w:rPr>
          <w:i w:val="1"/>
          <w:rtl w:val="0"/>
        </w:rPr>
        <w:t xml:space="preserve">How will changes in precipitation patterns (e.g., ITCZ displacement), increasing temperatures, and shifting disturbance dynamics in tropical forests alter the </w:t>
      </w:r>
      <w:r w:rsidDel="00000000" w:rsidR="00000000" w:rsidRPr="00000000">
        <w:rPr>
          <w:b w:val="1"/>
          <w:i w:val="1"/>
          <w:rtl w:val="0"/>
        </w:rPr>
        <w:t xml:space="preserve">terrestrial water balance </w:t>
      </w:r>
      <w:r w:rsidDel="00000000" w:rsidR="00000000" w:rsidRPr="00000000">
        <w:rPr>
          <w:i w:val="1"/>
          <w:rtl w:val="0"/>
        </w:rPr>
        <w:t xml:space="preserve">via changes in seasonal rainfall timing and duration, evapotranspiration, and soil water?</w:t>
      </w:r>
    </w:p>
    <w:p w:rsidR="00000000" w:rsidDel="00000000" w:rsidP="00000000" w:rsidRDefault="00000000" w:rsidRPr="00000000" w14:paraId="000001C5">
      <w:pPr>
        <w:numPr>
          <w:ilvl w:val="0"/>
          <w:numId w:val="41"/>
        </w:numPr>
        <w:spacing w:after="120" w:before="120" w:lineRule="auto"/>
        <w:ind w:left="720" w:hanging="360"/>
        <w:rPr>
          <w:i w:val="1"/>
        </w:rPr>
      </w:pPr>
      <w:r w:rsidDel="00000000" w:rsidR="00000000" w:rsidRPr="00000000">
        <w:rPr>
          <w:b w:val="1"/>
          <w:i w:val="1"/>
          <w:highlight w:val="white"/>
          <w:rtl w:val="0"/>
        </w:rPr>
        <w:t xml:space="preserve">Q25.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C6">
      <w:pPr>
        <w:numPr>
          <w:ilvl w:val="0"/>
          <w:numId w:val="10"/>
        </w:numPr>
        <w:spacing w:after="120" w:before="120" w:lineRule="auto"/>
        <w:ind w:left="1440" w:hanging="360"/>
        <w:rPr>
          <w:i w:val="1"/>
          <w:color w:val="ff0000"/>
          <w:highlight w:val="white"/>
        </w:rPr>
      </w:pPr>
      <w:r w:rsidDel="00000000" w:rsidR="00000000" w:rsidRPr="00000000">
        <w:rPr>
          <w:i w:val="1"/>
          <w:color w:val="ff0000"/>
          <w:highlight w:val="white"/>
          <w:rtl w:val="0"/>
        </w:rPr>
        <w:t xml:space="preserve">Include in related text that </w:t>
      </w:r>
      <w:ins w:author="Helene Muller-Landau" w:id="79" w:date="2024-09-18T04:01:30Z">
        <w:r w:rsidDel="00000000" w:rsidR="00000000" w:rsidRPr="00000000">
          <w:rPr>
            <w:i w:val="1"/>
            <w:color w:val="ff0000"/>
            <w:highlight w:val="white"/>
            <w:rtl w:val="0"/>
          </w:rPr>
          <w:t xml:space="preserve">this</w:t>
        </w:r>
      </w:ins>
      <w:del w:author="Helene Muller-Landau" w:id="79" w:date="2024-09-18T04:01:30Z">
        <w:r w:rsidDel="00000000" w:rsidR="00000000" w:rsidRPr="00000000">
          <w:rPr>
            <w:i w:val="1"/>
            <w:color w:val="ff0000"/>
            <w:highlight w:val="white"/>
            <w:rtl w:val="0"/>
          </w:rPr>
          <w:delText xml:space="preserve">htis</w:delText>
        </w:r>
      </w:del>
      <w:r w:rsidDel="00000000" w:rsidR="00000000" w:rsidRPr="00000000">
        <w:rPr>
          <w:i w:val="1"/>
          <w:color w:val="ff0000"/>
          <w:highlight w:val="white"/>
          <w:rtl w:val="0"/>
        </w:rPr>
        <w:t xml:space="preserve"> includes precipitation patterns and timing, land surface temperatures, evapotranspiration, soil and groundwater, stream and river flows, and runoff</w:t>
      </w:r>
    </w:p>
    <w:p w:rsidR="00000000" w:rsidDel="00000000" w:rsidP="00000000" w:rsidRDefault="00000000" w:rsidRPr="00000000" w14:paraId="000001C7">
      <w:pPr>
        <w:numPr>
          <w:ilvl w:val="0"/>
          <w:numId w:val="41"/>
        </w:numPr>
        <w:spacing w:after="120" w:before="120" w:lineRule="auto"/>
        <w:ind w:left="720" w:hanging="360"/>
        <w:rPr>
          <w:i w:val="1"/>
          <w:highlight w:val="white"/>
        </w:rPr>
      </w:pPr>
      <w:r w:rsidDel="00000000" w:rsidR="00000000" w:rsidRPr="00000000">
        <w:rPr>
          <w:b w:val="1"/>
          <w:i w:val="1"/>
          <w:highlight w:val="white"/>
          <w:rtl w:val="0"/>
        </w:rPr>
        <w:t xml:space="preserve">Q26. </w:t>
      </w:r>
      <w:r w:rsidDel="00000000" w:rsidR="00000000" w:rsidRPr="00000000">
        <w:rPr>
          <w:i w:val="1"/>
          <w:highlight w:val="white"/>
          <w:rtl w:val="0"/>
        </w:rPr>
        <w:t xml:space="preserve">How will these future changes in climate and extreme events impact carbon cycling within tropical rainforests,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w:t>
      </w:r>
      <w:r w:rsidDel="00000000" w:rsidR="00000000" w:rsidRPr="00000000">
        <w:rPr>
          <w:i w:val="1"/>
          <w:highlight w:val="white"/>
          <w:rtl w:val="0"/>
        </w:rPr>
        <w:t xml:space="preserve">and/or the regions becoming a net carbon source?</w:t>
      </w:r>
    </w:p>
    <w:p w:rsidR="00000000" w:rsidDel="00000000" w:rsidP="00000000" w:rsidRDefault="00000000" w:rsidRPr="00000000" w14:paraId="000001C8">
      <w:pPr>
        <w:numPr>
          <w:ilvl w:val="0"/>
          <w:numId w:val="41"/>
        </w:numPr>
        <w:spacing w:after="120" w:before="120" w:lineRule="auto"/>
        <w:ind w:left="720" w:hanging="360"/>
        <w:rPr>
          <w:i w:val="1"/>
        </w:rPr>
      </w:pPr>
      <w:r w:rsidDel="00000000" w:rsidR="00000000" w:rsidRPr="00000000">
        <w:rPr>
          <w:b w:val="1"/>
          <w:i w:val="1"/>
          <w:rtl w:val="0"/>
        </w:rPr>
        <w:t xml:space="preserve">Q27. </w:t>
      </w:r>
      <w:r w:rsidDel="00000000" w:rsidR="00000000" w:rsidRPr="00000000">
        <w:rPr>
          <w:i w:val="1"/>
          <w:rtl w:val="0"/>
        </w:rPr>
        <w:t xml:space="preserve">How will climate and land-use change interact with the changing vulnerability of tropical forests to influence the provisioning of and access to </w:t>
      </w:r>
      <w:r w:rsidDel="00000000" w:rsidR="00000000" w:rsidRPr="00000000">
        <w:rPr>
          <w:b w:val="1"/>
          <w:i w:val="1"/>
          <w:rtl w:val="0"/>
        </w:rPr>
        <w:t xml:space="preserve">social-ecological co-benefits, </w:t>
      </w:r>
      <w:r w:rsidDel="00000000" w:rsidR="00000000" w:rsidRPr="00000000">
        <w:rPr>
          <w:i w:val="1"/>
          <w:rtl w:val="0"/>
        </w:rPr>
        <w:t xml:space="preserve">including </w:t>
      </w:r>
      <w:r w:rsidDel="00000000" w:rsidR="00000000" w:rsidRPr="00000000">
        <w:rPr>
          <w:i w:val="1"/>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1C9">
      <w:pPr>
        <w:numPr>
          <w:ilvl w:val="0"/>
          <w:numId w:val="49"/>
        </w:numPr>
        <w:ind w:left="1440" w:hanging="360"/>
        <w:rPr>
          <w:i w:val="1"/>
          <w:color w:val="ff0000"/>
          <w:highlight w:val="white"/>
        </w:rPr>
      </w:pPr>
      <w:r w:rsidDel="00000000" w:rsidR="00000000" w:rsidRPr="00000000">
        <w:rPr>
          <w:i w:val="1"/>
          <w:color w:val="ff0000"/>
          <w:highlight w:val="white"/>
          <w:rtl w:val="0"/>
        </w:rPr>
        <w:t xml:space="preserve">Mention bioeconomies, </w:t>
      </w:r>
      <w:ins w:author="Helene Muller-Landau" w:id="80" w:date="2024-09-18T04:01:47Z">
        <w:r w:rsidDel="00000000" w:rsidR="00000000" w:rsidRPr="00000000">
          <w:rPr>
            <w:i w:val="1"/>
            <w:color w:val="ff0000"/>
            <w:highlight w:val="white"/>
            <w:rtl w:val="0"/>
          </w:rPr>
          <w:t xml:space="preserve">including</w:t>
        </w:r>
      </w:ins>
      <w:del w:author="Helene Muller-Landau" w:id="80" w:date="2024-09-18T04:01:47Z">
        <w:r w:rsidDel="00000000" w:rsidR="00000000" w:rsidRPr="00000000">
          <w:rPr>
            <w:i w:val="1"/>
            <w:color w:val="ff0000"/>
            <w:highlight w:val="white"/>
            <w:rtl w:val="0"/>
          </w:rPr>
          <w:delText xml:space="preserve">incliuding</w:delText>
        </w:r>
      </w:del>
      <w:r w:rsidDel="00000000" w:rsidR="00000000" w:rsidRPr="00000000">
        <w:rPr>
          <w:i w:val="1"/>
          <w:color w:val="ff0000"/>
          <w:highlight w:val="white"/>
          <w:rtl w:val="0"/>
        </w:rPr>
        <w:t xml:space="preserve">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1CA">
      <w:pPr>
        <w:numPr>
          <w:ilvl w:val="0"/>
          <w:numId w:val="49"/>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PANGEA projections questions will be addressed using multiple remote sensing datasets to provide initial and boundary conditions to models, as well as reference values for uncertainty reduction. For example, to initialize cohort- and individual-based mechanistic models with realistic, observed forest structure and composition across environmental gradients, we will integrate lidar and imaging spectroscopy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Similarly, the predicted emergent relationships between forest structure and ecosystem function metrics will be constrained by combined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and thermal infrared measurements (</w:t>
      </w:r>
      <w:r w:rsidDel="00000000" w:rsidR="00000000" w:rsidRPr="00000000">
        <w:rPr>
          <w:b w:val="1"/>
          <w:rtl w:val="0"/>
        </w:rPr>
        <w:t xml:space="preserve">ECOSTRESS</w:t>
      </w:r>
      <w:r w:rsidDel="00000000" w:rsidR="00000000" w:rsidRPr="00000000">
        <w:rPr>
          <w:rtl w:val="0"/>
        </w:rPr>
        <w:t xml:space="preserve">) co-located with airborne and spaceborne lidar. These combined datasets will also provide constraints on the effects of forest degradation and forest management on ecosystem response to extreme events such shifts in plant water use efficiency during droughts. The observed impacts of disturbances on forest structure at landscape and regional scales derived from multi-temporal observations of forest structure and composition metrics will inform and provide parameters to models on the magnitude of impacts by disturbance type and disturbance intensity. Space-for-time datasets of forest structure, composition and ecosystem function derived from airborne and spaceborne sensors will serve as benchmarks for the recovery trajectory of forests as functions of age since last disturbance and disturbance type.</w:t>
      </w:r>
      <w:r w:rsidDel="00000000" w:rsidR="00000000" w:rsidRPr="00000000">
        <w:rPr>
          <w:rtl w:val="0"/>
        </w:rPr>
      </w:r>
    </w:p>
    <w:p w:rsidR="00000000" w:rsidDel="00000000" w:rsidP="00000000" w:rsidRDefault="00000000" w:rsidRPr="00000000" w14:paraId="000001CD">
      <w:pPr>
        <w:pStyle w:val="Heading2"/>
        <w:rPr>
          <w:color w:val="ff0000"/>
        </w:rPr>
      </w:pPr>
      <w:bookmarkStart w:colFirst="0" w:colLast="0" w:name="_103rddclnjs1" w:id="26"/>
      <w:bookmarkEnd w:id="26"/>
      <w:r w:rsidDel="00000000" w:rsidR="00000000" w:rsidRPr="00000000">
        <w:rPr>
          <w:rtl w:val="0"/>
        </w:rPr>
        <w:t xml:space="preserve">4. </w:t>
      </w:r>
      <w:commentRangeStart w:id="610"/>
      <w:r w:rsidDel="00000000" w:rsidR="00000000" w:rsidRPr="00000000">
        <w:rPr>
          <w:rtl w:val="0"/>
        </w:rPr>
        <w:t xml:space="preserve">Scientific</w:t>
      </w:r>
      <w:commentRangeEnd w:id="610"/>
      <w:r w:rsidDel="00000000" w:rsidR="00000000" w:rsidRPr="00000000">
        <w:commentReference w:id="610"/>
      </w:r>
      <w:r w:rsidDel="00000000" w:rsidR="00000000" w:rsidRPr="00000000">
        <w:rPr>
          <w:rtl w:val="0"/>
        </w:rPr>
        <w:t xml:space="preserve"> and Technical Advancement from PANGEA</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commentRangeStart w:id="611"/>
      <w:r w:rsidDel="00000000" w:rsidR="00000000" w:rsidRPr="00000000">
        <w:rPr>
          <w:rtl w:val="0"/>
        </w:rPr>
        <w:t xml:space="preserve">Davidson et al. 2012</w:t>
      </w:r>
      <w:commentRangeEnd w:id="611"/>
      <w:r w:rsidDel="00000000" w:rsidR="00000000" w:rsidRPr="00000000">
        <w:commentReference w:id="611"/>
      </w:r>
      <w:r w:rsidDel="00000000" w:rsidR="00000000" w:rsidRPr="00000000">
        <w:rPr>
          <w:rtl w:val="0"/>
        </w:rPr>
        <w:t xml:space="preserve">), expanded international forest inventory plot networks (</w:t>
      </w:r>
      <w:commentRangeStart w:id="612"/>
      <w:r w:rsidDel="00000000" w:rsidR="00000000" w:rsidRPr="00000000">
        <w:rPr>
          <w:rtl w:val="0"/>
        </w:rPr>
        <w:t xml:space="preserve">ForestPlots.net et al 2021</w:t>
      </w:r>
      <w:commentRangeEnd w:id="612"/>
      <w:r w:rsidDel="00000000" w:rsidR="00000000" w:rsidRPr="00000000">
        <w:commentReference w:id="612"/>
      </w:r>
      <w:r w:rsidDel="00000000" w:rsidR="00000000" w:rsidRPr="00000000">
        <w:rPr>
          <w:rtl w:val="0"/>
        </w:rPr>
        <w:t xml:space="preserve">) and NGEE-Tropics E3SM-FATES model development efforts (</w:t>
      </w:r>
      <w:commentRangeStart w:id="613"/>
      <w:r w:rsidDel="00000000" w:rsidR="00000000" w:rsidRPr="00000000">
        <w:rPr>
          <w:rtl w:val="0"/>
        </w:rPr>
        <w:t xml:space="preserve">Tollefson 2015, Powell et al 2018, Koven et al 2020</w:t>
      </w:r>
      <w:commentRangeEnd w:id="613"/>
      <w:r w:rsidDel="00000000" w:rsidR="00000000" w:rsidRPr="00000000">
        <w:commentReference w:id="613"/>
      </w:r>
      <w:r w:rsidDel="00000000" w:rsidR="00000000" w:rsidRPr="00000000">
        <w:rPr>
          <w:rtl w:val="0"/>
        </w:rPr>
        <w:t xml:space="preserve">). Despite these efforts, attempts to assess the stability of tropical forests to changes have garnered inconsistent results. Field studies suggest Central African forests may be more resistant or resilient to changing climatic conditions and may offer a longer-term carbon sink compared to other tropical forests (</w:t>
      </w:r>
      <w:commentRangeStart w:id="614"/>
      <w:r w:rsidDel="00000000" w:rsidR="00000000" w:rsidRPr="00000000">
        <w:rPr>
          <w:rtl w:val="0"/>
        </w:rPr>
        <w:t xml:space="preserve">Hubau et al. 2020</w:t>
      </w:r>
      <w:commentRangeEnd w:id="614"/>
      <w:r w:rsidDel="00000000" w:rsidR="00000000" w:rsidRPr="00000000">
        <w:commentReference w:id="614"/>
      </w:r>
      <w:r w:rsidDel="00000000" w:rsidR="00000000" w:rsidRPr="00000000">
        <w:rPr>
          <w:rtl w:val="0"/>
        </w:rPr>
        <w:t xml:space="preserve">, </w:t>
      </w:r>
      <w:commentRangeStart w:id="615"/>
      <w:r w:rsidDel="00000000" w:rsidR="00000000" w:rsidRPr="00000000">
        <w:rPr>
          <w:rtl w:val="0"/>
        </w:rPr>
        <w:t xml:space="preserve">Bennett et al. 2021</w:t>
      </w:r>
      <w:commentRangeEnd w:id="615"/>
      <w:r w:rsidDel="00000000" w:rsidR="00000000" w:rsidRPr="00000000">
        <w:commentReference w:id="615"/>
      </w:r>
      <w:r w:rsidDel="00000000" w:rsidR="00000000" w:rsidRPr="00000000">
        <w:rPr>
          <w:rtl w:val="0"/>
        </w:rPr>
        <w:t xml:space="preserve">). However, satellite remote sensing studies indicate that Central African forests are just as sensitive to climate anomalies as the Amazon and other tropical forest regions (</w:t>
      </w:r>
      <w:commentRangeStart w:id="616"/>
      <w:r w:rsidDel="00000000" w:rsidR="00000000" w:rsidRPr="00000000">
        <w:rPr>
          <w:rtl w:val="0"/>
        </w:rPr>
        <w:t xml:space="preserve">Liu et al. 2017</w:t>
      </w:r>
      <w:commentRangeEnd w:id="616"/>
      <w:r w:rsidDel="00000000" w:rsidR="00000000" w:rsidRPr="00000000">
        <w:commentReference w:id="616"/>
      </w:r>
      <w:r w:rsidDel="00000000" w:rsidR="00000000" w:rsidRPr="00000000">
        <w:rPr>
          <w:rtl w:val="0"/>
        </w:rPr>
        <w:t xml:space="preserve">, </w:t>
      </w:r>
      <w:commentRangeStart w:id="617"/>
      <w:r w:rsidDel="00000000" w:rsidR="00000000" w:rsidRPr="00000000">
        <w:rPr>
          <w:rtl w:val="0"/>
        </w:rPr>
        <w:t xml:space="preserve">Palmer et al. 2019</w:t>
      </w:r>
      <w:commentRangeEnd w:id="617"/>
      <w:r w:rsidDel="00000000" w:rsidR="00000000" w:rsidRPr="00000000">
        <w:commentReference w:id="617"/>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Among the hypotheses that may explain these inconsistencies are: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PANGEA will investigate these hypotheses and others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from a coordinated campaign. </w:t>
      </w:r>
    </w:p>
    <w:p w:rsidR="00000000" w:rsidDel="00000000" w:rsidP="00000000" w:rsidRDefault="00000000" w:rsidRPr="00000000" w14:paraId="000001D1">
      <w:pPr>
        <w:numPr>
          <w:ilvl w:val="0"/>
          <w:numId w:val="24"/>
        </w:numPr>
        <w:spacing w:after="120" w:before="120" w:lineRule="auto"/>
        <w:ind w:left="720" w:hanging="360"/>
        <w:rPr>
          <w:b w:val="1"/>
          <w:i w:val="1"/>
        </w:rPr>
      </w:pPr>
      <w:r w:rsidDel="00000000" w:rsidR="00000000" w:rsidRPr="00000000">
        <w:rPr>
          <w:b w:val="1"/>
          <w:i w:val="1"/>
          <w:rtl w:val="0"/>
        </w:rPr>
        <w:t xml:space="preserve">PANGEA will elucidate the patterns of recent (5-30 years) and ongoing change in tropical forest landscapes, dynamics, and feedbacks, and their geographic variation with an emphasis on comparisons between the Americas and Africa.   geographically</w:t>
      </w:r>
      <w:r w:rsidDel="00000000" w:rsidR="00000000" w:rsidRPr="00000000">
        <w:rPr>
          <w:rtl w:val="0"/>
        </w:rPr>
      </w:r>
    </w:p>
    <w:p w:rsidR="00000000" w:rsidDel="00000000" w:rsidP="00000000" w:rsidRDefault="00000000" w:rsidRPr="00000000" w14:paraId="000001D2">
      <w:pPr>
        <w:numPr>
          <w:ilvl w:val="0"/>
          <w:numId w:val="24"/>
        </w:numPr>
        <w:spacing w:after="120" w:before="120" w:lineRule="auto"/>
        <w:ind w:left="720" w:hanging="360"/>
        <w:rPr>
          <w:b w:val="1"/>
          <w:i w:val="1"/>
          <w:u w:val="none"/>
        </w:rPr>
      </w:pPr>
      <w:r w:rsidDel="00000000" w:rsidR="00000000" w:rsidRPr="00000000">
        <w:rPr>
          <w:b w:val="1"/>
          <w:i w:val="1"/>
          <w:rtl w:val="0"/>
        </w:rPr>
        <w:t xml:space="preserve">PANGEA will increase our understanding of </w:t>
      </w:r>
      <w:r w:rsidDel="00000000" w:rsidR="00000000" w:rsidRPr="00000000">
        <w:rPr>
          <w:b w:val="1"/>
          <w:i w:val="1"/>
          <w:rtl w:val="0"/>
        </w:rPr>
        <w:t xml:space="preserve">processes that control</w:t>
      </w:r>
      <w:r w:rsidDel="00000000" w:rsidR="00000000" w:rsidRPr="00000000">
        <w:rPr>
          <w:b w:val="1"/>
          <w:i w:val="1"/>
          <w:rtl w:val="0"/>
        </w:rPr>
        <w:t xml:space="preserve"> heterogeneity in the vulnerability of tropical forest landscapes to structural and functional change.</w:t>
      </w:r>
    </w:p>
    <w:p w:rsidR="00000000" w:rsidDel="00000000" w:rsidP="00000000" w:rsidRDefault="00000000" w:rsidRPr="00000000" w14:paraId="000001D3">
      <w:pPr>
        <w:numPr>
          <w:ilvl w:val="0"/>
          <w:numId w:val="24"/>
        </w:numPr>
        <w:spacing w:after="120" w:before="120" w:lineRule="auto"/>
        <w:ind w:left="720" w:hanging="360"/>
        <w:rPr>
          <w:b w:val="1"/>
          <w:i w:val="1"/>
          <w:u w:val="none"/>
        </w:rPr>
      </w:pPr>
      <w:r w:rsidDel="00000000" w:rsidR="00000000" w:rsidRPr="00000000">
        <w:rPr>
          <w:b w:val="1"/>
          <w:i w:val="1"/>
          <w:rtl w:val="0"/>
        </w:rPr>
        <w:t xml:space="preserve">PANGEA will provide improved projections of future changes in tropical forest landscapes encompassing the feedbacks in local, regional, and global climates and social-ecological systems.</w:t>
      </w:r>
    </w:p>
    <w:p w:rsidR="00000000" w:rsidDel="00000000" w:rsidP="00000000" w:rsidRDefault="00000000" w:rsidRPr="00000000" w14:paraId="000001D4">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in:</w:t>
      </w:r>
      <w:r w:rsidDel="00000000" w:rsidR="00000000" w:rsidRPr="00000000">
        <w:rPr>
          <w:rtl w:val="0"/>
        </w:rPr>
      </w:r>
    </w:p>
    <w:p w:rsidR="00000000" w:rsidDel="00000000" w:rsidP="00000000" w:rsidRDefault="00000000" w:rsidRPr="00000000" w14:paraId="000001D5">
      <w:pPr>
        <w:numPr>
          <w:ilvl w:val="0"/>
          <w:numId w:val="24"/>
        </w:numPr>
        <w:spacing w:after="120" w:before="120" w:lineRule="auto"/>
        <w:ind w:left="720" w:hanging="360"/>
        <w:rPr>
          <w:b w:val="1"/>
          <w:i w:val="1"/>
        </w:rPr>
      </w:pPr>
      <w:r w:rsidDel="00000000" w:rsidR="00000000" w:rsidRPr="00000000">
        <w:rPr>
          <w:b w:val="1"/>
          <w:i w:val="1"/>
          <w:rtl w:val="0"/>
        </w:rPr>
        <w:t xml:space="preserve">I</w:t>
      </w:r>
      <w:r w:rsidDel="00000000" w:rsidR="00000000" w:rsidRPr="00000000">
        <w:rPr>
          <w:b w:val="1"/>
          <w:i w:val="1"/>
          <w:rtl w:val="0"/>
        </w:rPr>
        <w:t xml:space="preserve">ntegration of ground and remote sensing measurements leading to more reliable calibrations of remote sensed variables;</w:t>
      </w:r>
    </w:p>
    <w:p w:rsidR="00000000" w:rsidDel="00000000" w:rsidP="00000000" w:rsidRDefault="00000000" w:rsidRPr="00000000" w14:paraId="000001D6">
      <w:pPr>
        <w:numPr>
          <w:ilvl w:val="0"/>
          <w:numId w:val="24"/>
        </w:numPr>
        <w:spacing w:after="120" w:before="120" w:lineRule="auto"/>
        <w:ind w:left="720" w:hanging="360"/>
        <w:rPr>
          <w:b w:val="1"/>
          <w:i w:val="1"/>
        </w:rPr>
      </w:pPr>
      <w:r w:rsidDel="00000000" w:rsidR="00000000" w:rsidRPr="00000000">
        <w:rPr>
          <w:b w:val="1"/>
          <w:i w:val="1"/>
          <w:rtl w:val="0"/>
        </w:rPr>
        <w:t xml:space="preserve">Development</w:t>
      </w:r>
      <w:r w:rsidDel="00000000" w:rsidR="00000000" w:rsidRPr="00000000">
        <w:rPr>
          <w:b w:val="1"/>
          <w:i w:val="1"/>
          <w:rtl w:val="0"/>
        </w:rPr>
        <w:t xml:space="preserve"> of data-model-integration that </w:t>
      </w:r>
      <w:r w:rsidDel="00000000" w:rsidR="00000000" w:rsidRPr="00000000">
        <w:rPr>
          <w:b w:val="1"/>
          <w:i w:val="1"/>
          <w:rtl w:val="0"/>
        </w:rPr>
        <w:t xml:space="preserve">improves</w:t>
      </w:r>
      <w:r w:rsidDel="00000000" w:rsidR="00000000" w:rsidRPr="00000000">
        <w:rPr>
          <w:b w:val="1"/>
          <w:i w:val="1"/>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demographic rates, using existing ground data from permanent inventory plots, and functional and structural diversity using airborne lidar. Coincident airborne VSWIR data and in situ leaf trait measurements will map canopy traits and distinct functional communities, in addition to evaluating scalable models leveraging satellite measurements. Using this output, we will  characterize differences across abiotic, land-use, and animal abundance gradients.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Through model and data integration, </w:t>
      </w:r>
      <w:r w:rsidDel="00000000" w:rsidR="00000000" w:rsidRPr="00000000">
        <w:rPr>
          <w:rtl w:val="0"/>
        </w:rPr>
        <w:t xml:space="preserve">PANGEA will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(4) how altered forest cover influences both biophysical variables (e.g., albedo changes) and biochemical processes (e.g., nutrient cycling) to clarify their role in climate feedbacks; (5) evaluate the effectiveness of various forest restoration strategies in improving resilience and mitigating climate impacts essential for developing practical responses to ecosystem degradation and climate change.</w:t>
      </w:r>
    </w:p>
    <w:p w:rsidR="00000000" w:rsidDel="00000000" w:rsidP="00000000" w:rsidRDefault="00000000" w:rsidRPr="00000000" w14:paraId="000001DA">
      <w:pPr>
        <w:pStyle w:val="Heading2"/>
        <w:rPr/>
      </w:pPr>
      <w:bookmarkStart w:colFirst="0" w:colLast="0" w:name="_7t2ogl1w37ed" w:id="27"/>
      <w:bookmarkEnd w:id="27"/>
      <w:r w:rsidDel="00000000" w:rsidR="00000000" w:rsidRPr="00000000">
        <w:rPr>
          <w:rtl w:val="0"/>
        </w:rPr>
        <w:t xml:space="preserve">5</w:t>
      </w:r>
      <w:commentRangeStart w:id="618"/>
      <w:r w:rsidDel="00000000" w:rsidR="00000000" w:rsidRPr="00000000">
        <w:rPr>
          <w:rtl w:val="0"/>
        </w:rPr>
        <w:t xml:space="preserve">. </w:t>
      </w:r>
      <w:commentRangeStart w:id="619"/>
      <w:r w:rsidDel="00000000" w:rsidR="00000000" w:rsidRPr="00000000">
        <w:rPr>
          <w:rtl w:val="0"/>
        </w:rPr>
        <w:t xml:space="preserve">Critical</w:t>
      </w:r>
      <w:commentRangeEnd w:id="619"/>
      <w:r w:rsidDel="00000000" w:rsidR="00000000" w:rsidRPr="00000000">
        <w:commentReference w:id="619"/>
      </w:r>
      <w:r w:rsidDel="00000000" w:rsidR="00000000" w:rsidRPr="00000000">
        <w:rPr>
          <w:rtl w:val="0"/>
        </w:rPr>
        <w:t xml:space="preserve"> Role of NASA Remote Sensing</w:t>
      </w:r>
      <w:commentRangeEnd w:id="618"/>
      <w:r w:rsidDel="00000000" w:rsidR="00000000" w:rsidRPr="00000000">
        <w:commentReference w:id="618"/>
      </w: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 xml:space="preserve">PANGEA</w:t>
      </w:r>
      <w:r w:rsidDel="00000000" w:rsidR="00000000" w:rsidRPr="00000000">
        <w:rPr>
          <w:rtl w:val="0"/>
        </w:rPr>
        <w:t xml:space="preserve"> aims to determine whether different tropical forests will share the same fate or vary in their responses to the effects of climate and land-use change, with a particular focus on Earth’s two largest tropical forests. 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differ in their ability to remain stable in the face of rapid climate change. For example, sufficiently high spatial resolution (~2-4 m) is needed to adequately scale organismal level leaf and tree dynamics to landscapes, serving as an intermediary between field and satellite observations (</w:t>
      </w:r>
      <w:commentRangeStart w:id="620"/>
      <w:r w:rsidDel="00000000" w:rsidR="00000000" w:rsidRPr="00000000">
        <w:rPr>
          <w:highlight w:val="yellow"/>
          <w:rtl w:val="0"/>
        </w:rPr>
        <w:t xml:space="preserve">Fig</w:t>
      </w:r>
      <w:commentRangeEnd w:id="620"/>
      <w:r w:rsidDel="00000000" w:rsidR="00000000" w:rsidRPr="00000000">
        <w:commentReference w:id="620"/>
      </w:r>
      <w:r w:rsidDel="00000000" w:rsidR="00000000" w:rsidRPr="00000000">
        <w:rPr>
          <w:highlight w:val="yellow"/>
          <w:rtl w:val="0"/>
        </w:rPr>
        <w:t xml:space="preserve">. 1</w:t>
      </w:r>
      <w:r w:rsidDel="00000000" w:rsidR="00000000" w:rsidRPr="00000000">
        <w:rPr>
          <w:rtl w:val="0"/>
        </w:rPr>
        <w:t xml:space="preserve">). PANGEA builds directly upon the scaling developments and successes from the NASA Arctic Boreal Vulnerability Experiment (ABoVE) in North America (e.g., </w:t>
      </w:r>
      <w:commentRangeStart w:id="621"/>
      <w:commentRangeStart w:id="622"/>
      <w:commentRangeStart w:id="623"/>
      <w:r w:rsidDel="00000000" w:rsidR="00000000" w:rsidRPr="00000000">
        <w:rPr>
          <w:highlight w:val="white"/>
          <w:rtl w:val="0"/>
        </w:rPr>
        <w:t xml:space="preserve">Virkkala et al 2021; Peltola et al. 2019</w:t>
      </w:r>
      <w:commentRangeEnd w:id="621"/>
      <w:r w:rsidDel="00000000" w:rsidR="00000000" w:rsidRPr="00000000">
        <w:commentReference w:id="621"/>
      </w:r>
      <w:commentRangeEnd w:id="622"/>
      <w:r w:rsidDel="00000000" w:rsidR="00000000" w:rsidRPr="00000000">
        <w:commentReference w:id="622"/>
      </w:r>
      <w:commentRangeEnd w:id="623"/>
      <w:r w:rsidDel="00000000" w:rsidR="00000000" w:rsidRPr="00000000">
        <w:commentReference w:id="623"/>
      </w:r>
      <w:r w:rsidDel="00000000" w:rsidR="00000000" w:rsidRPr="00000000">
        <w:rPr>
          <w:highlight w:val="white"/>
          <w:rtl w:val="0"/>
        </w:rPr>
        <w:t xml:space="preserve">, </w:t>
      </w:r>
      <w:r w:rsidDel="00000000" w:rsidR="00000000" w:rsidRPr="00000000">
        <w:rPr>
          <w:highlight w:val="yellow"/>
          <w:rtl w:val="0"/>
        </w:rPr>
        <w:t xml:space="preserve">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DC">
      <w:pPr>
        <w:ind w:left="0" w:firstLine="0"/>
        <w:rPr>
          <w:color w:val="ff000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t xml:space="preserve">PANGEA leverages NASA’s Airborne Science Program to obtain high-resolution VSWIR imaging spectroscopy, small footprint lidar, </w:t>
      </w:r>
      <w:r w:rsidDel="00000000" w:rsidR="00000000" w:rsidRPr="00000000">
        <w:rPr>
          <w:color w:val="ff0000"/>
          <w:rtl w:val="0"/>
        </w:rPr>
        <w:t xml:space="preserve">[</w:t>
      </w:r>
      <w:commentRangeStart w:id="624"/>
      <w:r w:rsidDel="00000000" w:rsidR="00000000" w:rsidRPr="00000000">
        <w:rPr>
          <w:color w:val="ff0000"/>
          <w:highlight w:val="yellow"/>
          <w:rtl w:val="0"/>
        </w:rPr>
        <w:t xml:space="preserve">etc</w:t>
      </w:r>
      <w:commentRangeEnd w:id="624"/>
      <w:r w:rsidDel="00000000" w:rsidR="00000000" w:rsidRPr="00000000">
        <w:commentReference w:id="624"/>
      </w:r>
      <w:r w:rsidDel="00000000" w:rsidR="00000000" w:rsidRPr="00000000">
        <w:rPr>
          <w:color w:val="ff0000"/>
          <w:rtl w:val="0"/>
        </w:rPr>
        <w:t xml:space="preserve">] </w:t>
      </w:r>
      <w:r w:rsidDel="00000000" w:rsidR="00000000" w:rsidRPr="00000000">
        <w:rPr>
          <w:rtl w:val="0"/>
        </w:rPr>
        <w:t xml:space="preserve">data over tropical forests in Central Africa and the Americas to facilitate a PANGEA science team that will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DE">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greenhoues gas fluxes (e.g., </w:t>
      </w:r>
      <w:commentRangeStart w:id="625"/>
      <w:r w:rsidDel="00000000" w:rsidR="00000000" w:rsidRPr="00000000">
        <w:rPr>
          <w:rtl w:val="0"/>
        </w:rPr>
        <w:t xml:space="preserve">Rayner et al., 2002</w:t>
      </w:r>
      <w:commentRangeEnd w:id="625"/>
      <w:r w:rsidDel="00000000" w:rsidR="00000000" w:rsidRPr="00000000">
        <w:commentReference w:id="625"/>
      </w:r>
      <w:r w:rsidDel="00000000" w:rsidR="00000000" w:rsidRPr="00000000">
        <w:rPr>
          <w:rtl w:val="0"/>
        </w:rPr>
        <w:t xml:space="preserve">; </w:t>
      </w:r>
      <w:commentRangeStart w:id="626"/>
      <w:r w:rsidDel="00000000" w:rsidR="00000000" w:rsidRPr="00000000">
        <w:rPr>
          <w:rtl w:val="0"/>
        </w:rPr>
        <w:t xml:space="preserve">Qu et al., 2021</w:t>
      </w:r>
      <w:commentRangeEnd w:id="626"/>
      <w:r w:rsidDel="00000000" w:rsidR="00000000" w:rsidRPr="00000000">
        <w:commentReference w:id="626"/>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(Qu et al., 2021).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w:t>
      </w:r>
      <w:r w:rsidDel="00000000" w:rsidR="00000000" w:rsidRPr="00000000">
        <w:rPr>
          <w:rtl w:val="0"/>
        </w:rPr>
      </w:r>
    </w:p>
    <w:p w:rsidR="00000000" w:rsidDel="00000000" w:rsidP="00000000" w:rsidRDefault="00000000" w:rsidRPr="00000000" w14:paraId="000001DF">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w:t>
      </w:r>
      <w:commentRangeStart w:id="627"/>
      <w:r w:rsidDel="00000000" w:rsidR="00000000" w:rsidRPr="00000000">
        <w:rPr>
          <w:rtl w:val="0"/>
        </w:rPr>
        <w:t xml:space="preserve">NASA (e.g., OCO-2, OCO-3, Landsat, MODIS, VIIRS, SMAP, GRACE, SWOT, AMSR-E, AMSR2, ICESat-II, EMIT, PACE), international (e.g., TROPOMI, GOSAT, GOSAT-2, CO2M, RADARSAT, Envisat, PRISMA, DESIS), and commercial (e.g., GHGSat, MethaneSat, WorldView, Quickbird/GeoEye, Planet</w:t>
      </w:r>
      <w:commentRangeEnd w:id="627"/>
      <w:r w:rsidDel="00000000" w:rsidR="00000000" w:rsidRPr="00000000">
        <w:commentReference w:id="627"/>
      </w:r>
      <w:r w:rsidDel="00000000" w:rsidR="00000000" w:rsidRPr="00000000">
        <w:rPr>
          <w:rtl w:val="0"/>
        </w:rPr>
        <w:t xml:space="preserve">) satellite products. These observations will aid in validation of these satellite’s retrievals of terrestrial vegetation, inundation, precipitation, disturbance dynamics, and atmospheric composition. They will also assist in assessing the capability of future planned satellite sensors (e.g., NISAR, SBG, BIOMASS, CHIME, GLIMR, FLEX, Carbon Mapper)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E0">
      <w:pPr>
        <w:pStyle w:val="Heading2"/>
        <w:rPr>
          <w:i w:val="1"/>
          <w:color w:val="ff0000"/>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w:t>
      </w:r>
      <w:r w:rsidDel="00000000" w:rsidR="00000000" w:rsidRPr="00000000">
        <w:rPr>
          <w:rtl w:val="0"/>
        </w:rPr>
        <w:t xml:space="preserve">Study Design</w:t>
      </w:r>
      <w:r w:rsidDel="00000000" w:rsidR="00000000" w:rsidRPr="00000000">
        <w:rPr>
          <w:rtl w:val="0"/>
        </w:rPr>
      </w:r>
    </w:p>
    <w:p w:rsidR="00000000" w:rsidDel="00000000" w:rsidP="00000000" w:rsidRDefault="00000000" w:rsidRPr="00000000" w14:paraId="000001E1">
      <w:pPr>
        <w:pStyle w:val="Heading3"/>
        <w:rPr>
          <w:i w:val="1"/>
          <w:color w:val="ff0000"/>
        </w:rPr>
      </w:pPr>
      <w:bookmarkStart w:colFirst="0" w:colLast="0" w:name="_a7rsc2zcb4s" w:id="29"/>
      <w:bookmarkEnd w:id="29"/>
      <w:r w:rsidDel="00000000" w:rsidR="00000000" w:rsidRPr="00000000">
        <w:rPr>
          <w:rtl w:val="0"/>
        </w:rPr>
        <w:t xml:space="preserve">6</w:t>
      </w:r>
      <w:r w:rsidDel="00000000" w:rsidR="00000000" w:rsidRPr="00000000">
        <w:rPr>
          <w:rtl w:val="0"/>
        </w:rPr>
        <w:t xml:space="preserve">.1 Overall Study Design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PANGEA stands on the shoulders of highly successful NASA field and airborne campaigns to Africa and South America, including but not limited to SAFARI 2000, LBA, AfriSAR-1 and -2, and BioSCape. PANGEA will build on these </w:t>
      </w:r>
      <w:del w:author="Dana Chadwick" w:id="81" w:date="2024-09-18T11:37:46Z">
        <w:r w:rsidDel="00000000" w:rsidR="00000000" w:rsidRPr="00000000">
          <w:rPr>
            <w:rtl w:val="0"/>
          </w:rPr>
          <w:delText xml:space="preserve">well-learned </w:delText>
        </w:r>
      </w:del>
      <w:r w:rsidDel="00000000" w:rsidR="00000000" w:rsidRPr="00000000">
        <w:rPr>
          <w:rtl w:val="0"/>
        </w:rPr>
        <w:t xml:space="preserve">precedents to </w:t>
      </w:r>
      <w:r w:rsidDel="00000000" w:rsidR="00000000" w:rsidRPr="00000000">
        <w:rPr>
          <w:rtl w:val="0"/>
        </w:rPr>
        <w:t xml:space="preserve">enable NASA funded investigators to answer </w:t>
      </w:r>
      <w:ins w:author="Dana Chadwick" w:id="82" w:date="2024-09-18T11:37:52Z">
        <w:r w:rsidDel="00000000" w:rsidR="00000000" w:rsidRPr="00000000">
          <w:rPr>
            <w:rtl w:val="0"/>
          </w:rPr>
          <w:t xml:space="preserve">crucial</w:t>
        </w:r>
      </w:ins>
      <w:del w:author="Dana Chadwick" w:id="82" w:date="2024-09-18T11:37:52Z">
        <w:r w:rsidDel="00000000" w:rsidR="00000000" w:rsidRPr="00000000">
          <w:rPr>
            <w:rtl w:val="0"/>
          </w:rPr>
          <w:delText xml:space="preserve">big</w:delText>
        </w:r>
      </w:del>
      <w:r w:rsidDel="00000000" w:rsidR="00000000" w:rsidRPr="00000000">
        <w:rPr>
          <w:rtl w:val="0"/>
        </w:rPr>
        <w:t xml:space="preserve"> scientific questions by comparison among major tropical forest </w:t>
      </w:r>
      <w:ins w:author="Dana Chadwick" w:id="83" w:date="2024-09-18T11:38:10Z">
        <w:r w:rsidDel="00000000" w:rsidR="00000000" w:rsidRPr="00000000">
          <w:rPr>
            <w:rtl w:val="0"/>
          </w:rPr>
          <w:t xml:space="preserve">systems</w:t>
        </w:r>
      </w:ins>
      <w:del w:author="Dana Chadwick" w:id="83" w:date="2024-09-18T11:38:10Z">
        <w:r w:rsidDel="00000000" w:rsidR="00000000" w:rsidRPr="00000000">
          <w:rPr>
            <w:rtl w:val="0"/>
          </w:rPr>
          <w:delText xml:space="preserve">formations</w:delText>
        </w:r>
      </w:del>
      <w:r w:rsidDel="00000000" w:rsidR="00000000" w:rsidRPr="00000000">
        <w:rPr>
          <w:rtl w:val="0"/>
        </w:rPr>
        <w:t xml:space="preserve">. Research will integrate ground, airborne, and satellite-based science investigations such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To initiate PANGEA, we will define our scientific study design during a preliminary phase that will last, ideally, about one year. During this </w:t>
      </w:r>
      <w:ins w:author="Dana Chadwick" w:id="84" w:date="2024-09-18T11:42:06Z">
        <w:r w:rsidDel="00000000" w:rsidR="00000000" w:rsidRPr="00000000">
          <w:rPr>
            <w:rtl w:val="0"/>
          </w:rPr>
          <w:t xml:space="preserve">science</w:t>
        </w:r>
        <w:r w:rsidDel="00000000" w:rsidR="00000000" w:rsidRPr="00000000">
          <w:rPr>
            <w:rtl w:val="0"/>
          </w:rPr>
          <w:t xml:space="preserve"> definition </w:t>
        </w:r>
      </w:ins>
      <w:r w:rsidDel="00000000" w:rsidR="00000000" w:rsidRPr="00000000">
        <w:rPr>
          <w:rtl w:val="0"/>
        </w:rPr>
        <w:t xml:space="preserve">phase, a science definition team will refine the general strategy presented below, by selecting specific landscapes for studies and refining the ground, airborne, and satellite measurements and analyses to be used to answer the campaign science questions. During this science definition phase, resources will be broadly matched to activities. The refined strategy developed in the science definition phase will inform NASA managers</w:t>
      </w:r>
      <w:ins w:author="Dana Chadwick" w:id="85" w:date="2024-09-18T11:40:31Z">
        <w:r w:rsidDel="00000000" w:rsidR="00000000" w:rsidRPr="00000000">
          <w:rPr>
            <w:rtl w:val="0"/>
          </w:rPr>
          <w:t xml:space="preserve">,</w:t>
        </w:r>
      </w:ins>
      <w:r w:rsidDel="00000000" w:rsidR="00000000" w:rsidRPr="00000000">
        <w:rPr>
          <w:rtl w:val="0"/>
        </w:rPr>
        <w:t xml:space="preserve">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The PANGEA campaign will be executed over 6 to 9 years</w:t>
      </w:r>
      <w:ins w:author="Dana Chadwick" w:id="86" w:date="2024-09-18T11:42:21Z">
        <w:r w:rsidDel="00000000" w:rsidR="00000000" w:rsidRPr="00000000">
          <w:rPr>
            <w:rtl w:val="0"/>
          </w:rPr>
          <w:t xml:space="preserve"> following the science definition phase and the selection of a Phase 1 science team</w:t>
        </w:r>
      </w:ins>
      <w:r w:rsidDel="00000000" w:rsidR="00000000" w:rsidRPr="00000000">
        <w:rPr>
          <w:rtl w:val="0"/>
        </w:rPr>
        <w:t xml:space="preserve">. The first year of the campaign will focus on development of the research capacity through the establishment and augmentation of field sites including installation of new instrumentation. </w:t>
      </w:r>
      <w:r w:rsidDel="00000000" w:rsidR="00000000" w:rsidRPr="00000000">
        <w:rPr>
          <w:rtl w:val="0"/>
        </w:rPr>
        <w:t xml:space="preserve">PANGEA will be co-designed with local institutions and partners to collaboratively leverage decades of past, present, and ongoing research efforts. </w:t>
      </w:r>
      <w:r w:rsidDel="00000000" w:rsidR="00000000" w:rsidRPr="00000000">
        <w:rPr>
          <w:rtl w:val="0"/>
        </w:rPr>
        <w:t xml:space="preserve">Data analysis and synthesis will not be restricted to later </w:t>
      </w:r>
      <w:ins w:author="Dana Chadwick" w:id="87" w:date="2024-09-18T11:43:30Z">
        <w:r w:rsidDel="00000000" w:rsidR="00000000" w:rsidRPr="00000000">
          <w:rPr>
            <w:rtl w:val="0"/>
          </w:rPr>
          <w:t xml:space="preserve">campaign </w:t>
        </w:r>
      </w:ins>
      <w:r w:rsidDel="00000000" w:rsidR="00000000" w:rsidRPr="00000000">
        <w:rPr>
          <w:rtl w:val="0"/>
        </w:rPr>
        <w:t xml:space="preserve">phases</w:t>
      </w:r>
      <w:del w:author="Dana Chadwick" w:id="88" w:date="2024-09-18T11:43:34Z">
        <w:r w:rsidDel="00000000" w:rsidR="00000000" w:rsidRPr="00000000">
          <w:rPr>
            <w:rtl w:val="0"/>
          </w:rPr>
          <w:delText xml:space="preserve"> of the campaign</w:delText>
        </w:r>
      </w:del>
      <w:r w:rsidDel="00000000" w:rsidR="00000000" w:rsidRPr="00000000">
        <w:rPr>
          <w:rtl w:val="0"/>
        </w:rPr>
        <w:t xml:space="preserve">, but will be carried out from the </w:t>
      </w:r>
      <w:del w:author="Dana Chadwick" w:id="89" w:date="2024-09-18T11:43:44Z">
        <w:r w:rsidDel="00000000" w:rsidR="00000000" w:rsidRPr="00000000">
          <w:rPr>
            <w:rtl w:val="0"/>
          </w:rPr>
          <w:delText xml:space="preserve">initial </w:delText>
        </w:r>
      </w:del>
      <w:ins w:author="Dana Chadwick" w:id="89" w:date="2024-09-18T11:43:44Z">
        <w:del w:author="Dana Chadwick" w:id="89" w:date="2024-09-18T11:43:44Z">
          <w:r w:rsidDel="00000000" w:rsidR="00000000" w:rsidRPr="00000000">
            <w:rPr>
              <w:rtl w:val="0"/>
            </w:rPr>
            <w:delText xml:space="preserve">P</w:delText>
          </w:r>
        </w:del>
      </w:ins>
      <w:del w:author="Dana Chadwick" w:id="89" w:date="2024-09-18T11:43:44Z">
        <w:r w:rsidDel="00000000" w:rsidR="00000000" w:rsidRPr="00000000">
          <w:rPr>
            <w:rtl w:val="0"/>
          </w:rPr>
          <w:delText xml:space="preserve">p</w:delText>
        </w:r>
      </w:del>
      <w:r w:rsidDel="00000000" w:rsidR="00000000" w:rsidRPr="00000000">
        <w:rPr>
          <w:rtl w:val="0"/>
        </w:rPr>
        <w:t xml:space="preserve">hase</w:t>
      </w:r>
      <w:del w:author="Dana Chadwick" w:id="90" w:date="2024-09-18T11:43:53Z">
        <w:r w:rsidDel="00000000" w:rsidR="00000000" w:rsidRPr="00000000">
          <w:rPr>
            <w:rtl w:val="0"/>
          </w:rPr>
          <w:delText xml:space="preserve">s</w:delText>
        </w:r>
      </w:del>
      <w:r w:rsidDel="00000000" w:rsidR="00000000" w:rsidRPr="00000000">
        <w:rPr>
          <w:rtl w:val="0"/>
        </w:rPr>
        <w:t xml:space="preserve"> </w:t>
      </w:r>
      <w:ins w:author="Dana Chadwick" w:id="91" w:date="2024-09-18T11:43:55Z">
        <w:r w:rsidDel="00000000" w:rsidR="00000000" w:rsidRPr="00000000">
          <w:rPr>
            <w:rtl w:val="0"/>
          </w:rPr>
          <w:t xml:space="preserve">1 </w:t>
        </w:r>
      </w:ins>
      <w:r w:rsidDel="00000000" w:rsidR="00000000" w:rsidRPr="00000000">
        <w:rPr>
          <w:rtl w:val="0"/>
        </w:rPr>
        <w:t xml:space="preserve">starting with satellite-based analyses that can begin immediately in the first year, along with model studies that facilitate and inform effective measurement design. Early campaign model development and the execution of model-based studies and analysis of existing data will be used to reveal the greatest sensitivities that will guide the </w:t>
      </w:r>
      <w:ins w:author="Dana Chadwick" w:id="92" w:date="2024-09-18T11:44:27Z">
        <w:r w:rsidDel="00000000" w:rsidR="00000000" w:rsidRPr="00000000">
          <w:rPr>
            <w:rtl w:val="0"/>
          </w:rPr>
          <w:t xml:space="preserve">implementation </w:t>
        </w:r>
      </w:ins>
      <w:r w:rsidDel="00000000" w:rsidR="00000000" w:rsidRPr="00000000">
        <w:rPr>
          <w:rtl w:val="0"/>
        </w:rPr>
        <w:t xml:space="preserve">details and </w:t>
      </w:r>
      <w:ins w:author="Dana Chadwick" w:id="93" w:date="2024-09-18T11:44:32Z">
        <w:r w:rsidDel="00000000" w:rsidR="00000000" w:rsidRPr="00000000">
          <w:rPr>
            <w:rtl w:val="0"/>
          </w:rPr>
          <w:t xml:space="preserve">scientific </w:t>
        </w:r>
      </w:ins>
      <w:r w:rsidDel="00000000" w:rsidR="00000000" w:rsidRPr="00000000">
        <w:rPr>
          <w:rtl w:val="0"/>
        </w:rPr>
        <w:t xml:space="preserve">emphases of campaign measurements.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w:t>
      </w:r>
      <w:del w:author="Dana Chadwick" w:id="94" w:date="2024-09-18T11:45:34Z">
        <w:r w:rsidDel="00000000" w:rsidR="00000000" w:rsidRPr="00000000">
          <w:rPr>
            <w:rtl w:val="0"/>
          </w:rPr>
          <w:delText xml:space="preserve">understand the </w:delText>
        </w:r>
      </w:del>
      <w:r w:rsidDel="00000000" w:rsidR="00000000" w:rsidRPr="00000000">
        <w:rPr>
          <w:rtl w:val="0"/>
        </w:rPr>
        <w:t xml:space="preserve">value </w:t>
      </w:r>
      <w:del w:author="Dana Chadwick" w:id="95" w:date="2024-09-18T11:45:38Z">
        <w:r w:rsidDel="00000000" w:rsidR="00000000" w:rsidRPr="00000000">
          <w:rPr>
            <w:rtl w:val="0"/>
          </w:rPr>
          <w:delText xml:space="preserve">that </w:delText>
        </w:r>
      </w:del>
      <w:r w:rsidDel="00000000" w:rsidR="00000000" w:rsidRPr="00000000">
        <w:rPr>
          <w:rtl w:val="0"/>
        </w:rPr>
        <w:t xml:space="preserve">intermediate analysis of early data </w:t>
      </w:r>
      <w:ins w:author="Dana Chadwick" w:id="96" w:date="2024-09-18T11:45:46Z">
        <w:r w:rsidDel="00000000" w:rsidR="00000000" w:rsidRPr="00000000">
          <w:rPr>
            <w:rtl w:val="0"/>
          </w:rPr>
          <w:t xml:space="preserve">and the role of these activities in </w:t>
        </w:r>
      </w:ins>
      <w:del w:author="Dana Chadwick" w:id="96" w:date="2024-09-18T11:45:46Z">
        <w:r w:rsidDel="00000000" w:rsidR="00000000" w:rsidRPr="00000000">
          <w:rPr>
            <w:rtl w:val="0"/>
          </w:rPr>
          <w:delText xml:space="preserve">can have on </w:delText>
        </w:r>
      </w:del>
      <w:r w:rsidDel="00000000" w:rsidR="00000000" w:rsidRPr="00000000">
        <w:rPr>
          <w:rtl w:val="0"/>
        </w:rPr>
        <w:t xml:space="preserve">the overall success and cost-effectiveness of a campaign.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highlight w:val="yellow"/>
        </w:rPr>
      </w:pPr>
      <w:r w:rsidDel="00000000" w:rsidR="00000000" w:rsidRPr="00000000">
        <w:rPr>
          <w:rtl w:val="0"/>
        </w:rPr>
        <w:t xml:space="preserve">All </w:t>
      </w:r>
      <w:ins w:author="Dana Chadwick" w:id="97" w:date="2024-09-18T11:48:19Z">
        <w:r w:rsidDel="00000000" w:rsidR="00000000" w:rsidRPr="00000000">
          <w:rPr>
            <w:rtl w:val="0"/>
          </w:rPr>
          <w:t xml:space="preserve">PANGEA </w:t>
        </w:r>
      </w:ins>
      <w:r w:rsidDel="00000000" w:rsidR="00000000" w:rsidRPr="00000000">
        <w:rPr>
          <w:rtl w:val="0"/>
        </w:rPr>
        <w:t xml:space="preserve">science team members will either </w:t>
      </w:r>
      <w:ins w:author="Dana Chadwick" w:id="98" w:date="2024-09-18T11:47:53Z">
        <w:r w:rsidDel="00000000" w:rsidR="00000000" w:rsidRPr="00000000">
          <w:rPr>
            <w:rtl w:val="0"/>
          </w:rPr>
          <w:t xml:space="preserve">directly </w:t>
        </w:r>
      </w:ins>
      <w:r w:rsidDel="00000000" w:rsidR="00000000" w:rsidRPr="00000000">
        <w:rPr>
          <w:rtl w:val="0"/>
        </w:rPr>
        <w:t xml:space="preserve">conduct</w:t>
      </w:r>
      <w:ins w:author="Dana Chadwick" w:id="99" w:date="2024-09-18T11:47:58Z">
        <w:r w:rsidDel="00000000" w:rsidR="00000000" w:rsidRPr="00000000">
          <w:rPr>
            <w:rtl w:val="0"/>
          </w:rPr>
          <w:t xml:space="preserve"> or participate in</w:t>
        </w:r>
      </w:ins>
      <w:r w:rsidDel="00000000" w:rsidR="00000000" w:rsidRPr="00000000">
        <w:rPr>
          <w:rtl w:val="0"/>
        </w:rPr>
        <w:t xml:space="preserve"> integrative analysis (including modeling)</w:t>
      </w:r>
      <w:del w:author="Dana Chadwick" w:id="100" w:date="2024-09-18T11:48:14Z">
        <w:r w:rsidDel="00000000" w:rsidR="00000000" w:rsidRPr="00000000">
          <w:rPr>
            <w:rtl w:val="0"/>
          </w:rPr>
          <w:delText xml:space="preserve"> or participate in integrative analyses</w:delText>
        </w:r>
      </w:del>
      <w:r w:rsidDel="00000000" w:rsidR="00000000" w:rsidRPr="00000000">
        <w:rPr>
          <w:rtl w:val="0"/>
        </w:rPr>
        <w:t xml:space="preserve">. Building an interdisciplinary science team from the earliest stages </w:t>
      </w:r>
      <w:ins w:author="Dana Chadwick" w:id="101" w:date="2024-09-18T11:48:34Z">
        <w:r w:rsidDel="00000000" w:rsidR="00000000" w:rsidRPr="00000000">
          <w:rPr>
            <w:rtl w:val="0"/>
          </w:rPr>
          <w:t xml:space="preserve">which effectively brings together the expertise</w:t>
        </w:r>
      </w:ins>
      <w:del w:author="Dana Chadwick" w:id="101" w:date="2024-09-18T11:48:34Z">
        <w:r w:rsidDel="00000000" w:rsidR="00000000" w:rsidRPr="00000000">
          <w:rPr>
            <w:rtl w:val="0"/>
          </w:rPr>
          <w:delText xml:space="preserve">and involving all the minds</w:delText>
        </w:r>
      </w:del>
      <w:r w:rsidDel="00000000" w:rsidR="00000000" w:rsidRPr="00000000">
        <w:rPr>
          <w:rtl w:val="0"/>
        </w:rPr>
        <w:t xml:space="preserve"> and experience </w:t>
      </w:r>
      <w:ins w:author="Dana Chadwick" w:id="102" w:date="2024-09-18T11:48:49Z">
        <w:r w:rsidDel="00000000" w:rsidR="00000000" w:rsidRPr="00000000">
          <w:rPr>
            <w:rtl w:val="0"/>
          </w:rPr>
          <w:t xml:space="preserve">of</w:t>
        </w:r>
      </w:ins>
      <w:del w:author="Dana Chadwick" w:id="102" w:date="2024-09-18T11:48:49Z">
        <w:r w:rsidDel="00000000" w:rsidR="00000000" w:rsidRPr="00000000">
          <w:rPr>
            <w:rtl w:val="0"/>
          </w:rPr>
          <w:delText xml:space="preserve">on</w:delText>
        </w:r>
      </w:del>
      <w:r w:rsidDel="00000000" w:rsidR="00000000" w:rsidRPr="00000000">
        <w:rPr>
          <w:rtl w:val="0"/>
        </w:rPr>
        <w:t xml:space="preserve"> the team will result in deeper insights</w:t>
      </w:r>
      <w:ins w:author="Dana Chadwick" w:id="103" w:date="2024-09-18T11:48:56Z">
        <w:r w:rsidDel="00000000" w:rsidR="00000000" w:rsidRPr="00000000">
          <w:rPr>
            <w:rtl w:val="0"/>
          </w:rPr>
          <w:t xml:space="preserve"> into tropical systems</w:t>
        </w:r>
      </w:ins>
      <w:r w:rsidDel="00000000" w:rsidR="00000000" w:rsidRPr="00000000">
        <w:rPr>
          <w:rtl w:val="0"/>
        </w:rPr>
        <w:t xml:space="preserve">. </w:t>
      </w:r>
      <w:ins w:author="Dana Chadwick" w:id="104" w:date="2024-09-18T11:51:30Z">
        <w:r w:rsidDel="00000000" w:rsidR="00000000" w:rsidRPr="00000000">
          <w:rPr>
            <w:rtl w:val="0"/>
          </w:rPr>
          <w:t xml:space="preserve">D</w:t>
        </w:r>
      </w:ins>
      <w:del w:author="Dana Chadwick" w:id="104" w:date="2024-09-18T11:51:30Z">
        <w:r w:rsidDel="00000000" w:rsidR="00000000" w:rsidRPr="00000000">
          <w:rPr>
            <w:rtl w:val="0"/>
          </w:rPr>
          <w:delText xml:space="preserve">Collected d</w:delText>
        </w:r>
      </w:del>
      <w:r w:rsidDel="00000000" w:rsidR="00000000" w:rsidRPr="00000000">
        <w:rPr>
          <w:rtl w:val="0"/>
        </w:rPr>
        <w:t xml:space="preserve">ata</w:t>
      </w:r>
      <w:ins w:author="Dana Chadwick" w:id="105" w:date="2024-09-18T11:51:34Z">
        <w:r w:rsidDel="00000000" w:rsidR="00000000" w:rsidRPr="00000000">
          <w:rPr>
            <w:rtl w:val="0"/>
          </w:rPr>
          <w:t xml:space="preserve"> collected through funded PANGEA activities</w:t>
        </w:r>
      </w:ins>
      <w:r w:rsidDel="00000000" w:rsidR="00000000" w:rsidRPr="00000000">
        <w:rPr>
          <w:rtl w:val="0"/>
        </w:rPr>
        <w:t xml:space="preserve"> will be made available to the full team as soon as possible, always following NASA requirements</w:t>
      </w:r>
      <w:ins w:author="Dana Chadwick" w:id="106" w:date="2024-09-18T11:52:23Z">
        <w:r w:rsidDel="00000000" w:rsidR="00000000" w:rsidRPr="00000000">
          <w:rPr>
            <w:rtl w:val="0"/>
          </w:rPr>
          <w:t xml:space="preserve"> for open science</w:t>
        </w:r>
      </w:ins>
      <w:r w:rsidDel="00000000" w:rsidR="00000000" w:rsidRPr="00000000">
        <w:rPr>
          <w:rtl w:val="0"/>
        </w:rPr>
        <w:t xml:space="preserve"> as a minimum. Open science practices will make integrative analyses and model studies as transparent as possible to </w:t>
      </w:r>
      <w:ins w:author="Dana Chadwick" w:id="107" w:date="2024-09-18T14:50:04Z">
        <w:r w:rsidDel="00000000" w:rsidR="00000000" w:rsidRPr="00000000">
          <w:rPr>
            <w:rtl w:val="0"/>
          </w:rPr>
          <w:t xml:space="preserve">both the selected science </w:t>
        </w:r>
      </w:ins>
      <w:del w:author="Dana Chadwick" w:id="107" w:date="2024-09-18T14:50:04Z">
        <w:r w:rsidDel="00000000" w:rsidR="00000000" w:rsidRPr="00000000">
          <w:rPr>
            <w:rtl w:val="0"/>
          </w:rPr>
          <w:delText xml:space="preserve">the full</w:delText>
        </w:r>
      </w:del>
      <w:r w:rsidDel="00000000" w:rsidR="00000000" w:rsidRPr="00000000">
        <w:rPr>
          <w:rtl w:val="0"/>
        </w:rPr>
        <w:t xml:space="preserve"> team</w:t>
      </w:r>
      <w:ins w:author="Dana Chadwick" w:id="108" w:date="2024-09-18T14:50:11Z">
        <w:r w:rsidDel="00000000" w:rsidR="00000000" w:rsidRPr="00000000">
          <w:rPr>
            <w:rtl w:val="0"/>
          </w:rPr>
          <w:t xml:space="preserve">, as well as the broader PANGEA community</w:t>
        </w:r>
      </w:ins>
      <w:r w:rsidDel="00000000" w:rsidR="00000000" w:rsidRPr="00000000">
        <w:rPr>
          <w:rtl w:val="0"/>
        </w:rPr>
        <w:t xml:space="preserve">. The PANGEA campaign will benefit from years of field-campaign experience in the TE program including ABoVE, LBA, and earlier campaigns. Moreover, the team will learn from experience outside of NASA through collaboration with </w:t>
      </w:r>
      <w:r w:rsidDel="00000000" w:rsidR="00000000" w:rsidRPr="00000000">
        <w:rPr>
          <w:rtl w:val="0"/>
        </w:rPr>
        <w:t xml:space="preserve">partner projects</w:t>
      </w:r>
      <w:r w:rsidDel="00000000" w:rsidR="00000000" w:rsidRPr="00000000">
        <w:rPr>
          <w:rtl w:val="0"/>
        </w:rPr>
        <w:t xml:space="preserve"> and institutions and the use of existing protocols for data collection. Examples abound from NASA projects and facilities (e.g. </w:t>
      </w:r>
      <w:commentRangeStart w:id="628"/>
      <w:r w:rsidDel="00000000" w:rsidR="00000000" w:rsidRPr="00000000">
        <w:rPr>
          <w:rtl w:val="0"/>
        </w:rPr>
        <w:t xml:space="preserve">BioSCape, </w:t>
      </w:r>
      <w:ins w:author="Dana Chadwick" w:id="109" w:date="2024-09-18T14:52:07Z">
        <w:r w:rsidDel="00000000" w:rsidR="00000000" w:rsidRPr="00000000">
          <w:rPr>
            <w:rtl w:val="0"/>
          </w:rPr>
          <w:t xml:space="preserve">SHIFT, </w:t>
        </w:r>
      </w:ins>
      <w:r w:rsidDel="00000000" w:rsidR="00000000" w:rsidRPr="00000000">
        <w:rPr>
          <w:rtl w:val="0"/>
        </w:rPr>
        <w:t xml:space="preserve">AVIRIS, EMIT,</w:t>
      </w:r>
      <w:commentRangeEnd w:id="628"/>
      <w:r w:rsidDel="00000000" w:rsidR="00000000" w:rsidRPr="00000000">
        <w:commentReference w:id="628"/>
      </w:r>
      <w:r w:rsidDel="00000000" w:rsidR="00000000" w:rsidRPr="00000000">
        <w:rPr>
          <w:rtl w:val="0"/>
        </w:rPr>
        <w:t xml:space="preserve">), as well as outside organization (e.g. </w:t>
      </w:r>
      <w:commentRangeStart w:id="629"/>
      <w:r w:rsidDel="00000000" w:rsidR="00000000" w:rsidRPr="00000000">
        <w:rPr>
          <w:rtl w:val="0"/>
        </w:rPr>
        <w:t xml:space="preserve">CEOS</w:t>
      </w:r>
      <w:commentRangeEnd w:id="629"/>
      <w:r w:rsidDel="00000000" w:rsidR="00000000" w:rsidRPr="00000000">
        <w:commentReference w:id="629"/>
      </w:r>
      <w:r w:rsidDel="00000000" w:rsidR="00000000" w:rsidRPr="00000000">
        <w:rPr>
          <w:rtl w:val="0"/>
        </w:rPr>
        <w:t xml:space="preserve">, NEON, ICOS, AmeriFlux, FLUXNET, Forestplots.net, GEO-TREES, and more) (</w:t>
      </w:r>
      <w:commentRangeStart w:id="630"/>
      <w:commentRangeStart w:id="631"/>
      <w:r w:rsidDel="00000000" w:rsidR="00000000" w:rsidRPr="00000000">
        <w:rPr>
          <w:rtl w:val="0"/>
        </w:rPr>
        <w:t xml:space="preserve">Baldocchi et al. 2024</w:t>
      </w:r>
      <w:commentRangeEnd w:id="630"/>
      <w:r w:rsidDel="00000000" w:rsidR="00000000" w:rsidRPr="00000000">
        <w:commentReference w:id="630"/>
      </w:r>
      <w:commentRangeEnd w:id="631"/>
      <w:r w:rsidDel="00000000" w:rsidR="00000000" w:rsidRPr="00000000">
        <w:commentReference w:id="631"/>
      </w:r>
      <w:r w:rsidDel="00000000" w:rsidR="00000000" w:rsidRPr="00000000">
        <w:rPr>
          <w:rtl w:val="0"/>
        </w:rPr>
        <w:t xml:space="preserve">; </w:t>
      </w:r>
      <w:commentRangeStart w:id="632"/>
      <w:r w:rsidDel="00000000" w:rsidR="00000000" w:rsidRPr="00000000">
        <w:rPr>
          <w:rtl w:val="0"/>
        </w:rPr>
        <w:t xml:space="preserve">Delwiche et al. 2024</w:t>
      </w:r>
      <w:commentRangeEnd w:id="632"/>
      <w:r w:rsidDel="00000000" w:rsidR="00000000" w:rsidRPr="00000000">
        <w:commentReference w:id="632"/>
      </w:r>
      <w:r w:rsidDel="00000000" w:rsidR="00000000" w:rsidRPr="00000000">
        <w:rPr>
          <w:rtl w:val="0"/>
        </w:rPr>
        <w:t xml:space="preserve">; </w:t>
      </w:r>
      <w:commentRangeStart w:id="633"/>
      <w:r w:rsidDel="00000000" w:rsidR="00000000" w:rsidRPr="00000000">
        <w:rPr>
          <w:rtl w:val="0"/>
        </w:rPr>
        <w:t xml:space="preserve">ForesPlots.net et al 2021</w:t>
      </w:r>
      <w:commentRangeEnd w:id="633"/>
      <w:r w:rsidDel="00000000" w:rsidR="00000000" w:rsidRPr="00000000">
        <w:commentReference w:id="633"/>
      </w:r>
      <w:r w:rsidDel="00000000" w:rsidR="00000000" w:rsidRPr="00000000">
        <w:rPr>
          <w:rtl w:val="0"/>
        </w:rPr>
        <w:t xml:space="preserve">; </w:t>
      </w:r>
      <w:commentRangeStart w:id="634"/>
      <w:r w:rsidDel="00000000" w:rsidR="00000000" w:rsidRPr="00000000">
        <w:rPr>
          <w:rtl w:val="0"/>
        </w:rPr>
        <w:t xml:space="preserve">Ordway et al. 2021</w:t>
      </w:r>
      <w:commentRangeEnd w:id="634"/>
      <w:r w:rsidDel="00000000" w:rsidR="00000000" w:rsidRPr="00000000">
        <w:commentReference w:id="634"/>
      </w:r>
      <w:r w:rsidDel="00000000" w:rsidR="00000000" w:rsidRPr="00000000">
        <w:rPr>
          <w:rtl w:val="0"/>
        </w:rPr>
        <w:t xml:space="preserve">; </w:t>
      </w:r>
      <w:hyperlink r:id="rId148">
        <w:r w:rsidDel="00000000" w:rsidR="00000000" w:rsidRPr="00000000">
          <w:rPr>
            <w:color w:val="1155cc"/>
            <w:u w:val="single"/>
            <w:rtl w:val="0"/>
          </w:rPr>
          <w:t xml:space="preserve">Nagy et al. 2021</w:t>
        </w:r>
      </w:hyperlink>
      <w:r w:rsidDel="00000000" w:rsidR="00000000" w:rsidRPr="00000000">
        <w:rPr>
          <w:rtl w:val="0"/>
        </w:rPr>
        <w:t xml:space="preserve">; </w:t>
      </w:r>
      <w:hyperlink r:id="rId149">
        <w:r w:rsidDel="00000000" w:rsidR="00000000" w:rsidRPr="00000000">
          <w:rPr>
            <w:color w:val="1155cc"/>
            <w:u w:val="single"/>
            <w:rtl w:val="0"/>
          </w:rPr>
          <w:t xml:space="preserve">Phillips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In the following sections, we provide an overview of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1EB">
      <w:pPr>
        <w:numPr>
          <w:ilvl w:val="0"/>
          <w:numId w:val="12"/>
        </w:numPr>
        <w:ind w:left="720" w:hanging="360"/>
        <w:rPr>
          <w:color w:val="ff0000"/>
        </w:rPr>
      </w:pPr>
      <w:r w:rsidDel="00000000" w:rsidR="00000000" w:rsidRPr="00000000">
        <w:rPr>
          <w:color w:val="ff0000"/>
          <w:rtl w:val="0"/>
        </w:rPr>
        <w:t xml:space="preserve">include brief mention of scaling strategy concept/framework here</w:t>
      </w:r>
      <w:r w:rsidDel="00000000" w:rsidR="00000000" w:rsidRPr="00000000">
        <w:rPr>
          <w:rtl w:val="0"/>
        </w:rPr>
      </w:r>
    </w:p>
    <w:p w:rsidR="00000000" w:rsidDel="00000000" w:rsidP="00000000" w:rsidRDefault="00000000" w:rsidRPr="00000000" w14:paraId="000001EC">
      <w:pPr>
        <w:pStyle w:val="Heading3"/>
        <w:rPr/>
      </w:pPr>
      <w:bookmarkStart w:colFirst="0" w:colLast="0" w:name="_kw1o5d63g5dw" w:id="30"/>
      <w:bookmarkEnd w:id="30"/>
      <w:r w:rsidDel="00000000" w:rsidR="00000000" w:rsidRPr="00000000">
        <w:rPr>
          <w:rtl w:val="0"/>
        </w:rPr>
        <w:t xml:space="preserve">6.2 </w:t>
      </w:r>
      <w:commentRangeStart w:id="635"/>
      <w:r w:rsidDel="00000000" w:rsidR="00000000" w:rsidRPr="00000000">
        <w:rPr>
          <w:rtl w:val="0"/>
        </w:rPr>
        <w:t xml:space="preserve">Essential</w:t>
      </w:r>
      <w:commentRangeEnd w:id="635"/>
      <w:r w:rsidDel="00000000" w:rsidR="00000000" w:rsidRPr="00000000">
        <w:commentReference w:id="635"/>
      </w:r>
      <w:r w:rsidDel="00000000" w:rsidR="00000000" w:rsidRPr="00000000">
        <w:rPr>
          <w:rtl w:val="0"/>
        </w:rPr>
        <w:t xml:space="preserve"> Scientific Measurements</w:t>
      </w:r>
    </w:p>
    <w:p w:rsidR="00000000" w:rsidDel="00000000" w:rsidP="00000000" w:rsidRDefault="00000000" w:rsidRPr="00000000" w14:paraId="000001ED">
      <w:pPr>
        <w:rPr/>
      </w:pPr>
      <w:r w:rsidDel="00000000" w:rsidR="00000000" w:rsidRPr="00000000">
        <w:rPr>
          <w:b w:val="1"/>
          <w:rtl w:val="0"/>
        </w:rPr>
        <w:t xml:space="preserve">PANGEA's overarching science goal is to </w:t>
      </w:r>
      <w:r w:rsidDel="00000000" w:rsidR="00000000" w:rsidRPr="00000000">
        <w:rPr>
          <w:b w:val="1"/>
          <w:rtl w:val="0"/>
        </w:rPr>
        <w:t xml:space="preserve">understand differences in tropical forest ecosystem stability in terms of pattern and process, and reduce uncertainties in projected tropical forest responses to climate and land-use change</w:t>
      </w:r>
      <w:r w:rsidDel="00000000" w:rsidR="00000000" w:rsidRPr="00000000">
        <w:rPr>
          <w:b w:val="1"/>
          <w:rtl w:val="0"/>
        </w:rPr>
        <w:t xml:space="preserve">. </w:t>
      </w:r>
      <w:r w:rsidDel="00000000" w:rsidR="00000000" w:rsidRPr="00000000">
        <w:rPr>
          <w:rtl w:val="0"/>
        </w:rPr>
        <w:t xml:space="preserve">Addressing this gap requires a coordinated ground and airborne campaign spanning the two largest tropical forests in Africa and the Americas</w:t>
      </w:r>
      <w:r w:rsidDel="00000000" w:rsidR="00000000" w:rsidRPr="00000000">
        <w:rPr>
          <w:rtl w:val="0"/>
        </w:rPr>
        <w:t xml:space="preserve">.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PANGEA leverages NASA’s history of successful field and airborne campaigns in the tropics (</w:t>
      </w:r>
      <w:commentRangeStart w:id="636"/>
      <w:r w:rsidDel="00000000" w:rsidR="00000000" w:rsidRPr="00000000">
        <w:rPr>
          <w:b w:val="1"/>
          <w:highlight w:val="yellow"/>
          <w:rtl w:val="0"/>
        </w:rPr>
        <w:t xml:space="preserve">Fig. 2</w:t>
      </w:r>
      <w:commentRangeEnd w:id="636"/>
      <w:r w:rsidDel="00000000" w:rsidR="00000000" w:rsidRPr="00000000">
        <w:commentReference w:id="636"/>
      </w:r>
      <w:r w:rsidDel="00000000" w:rsidR="00000000" w:rsidRPr="00000000">
        <w:rPr>
          <w:rtl w:val="0"/>
        </w:rPr>
        <w:t xml:space="preserve">) to measure ecosystem dynamics and status at the onset (and end) of the dry season, when tropical forest systems are least (and most) stressed and differences in function are most apparent (</w:t>
      </w:r>
      <w:commentRangeStart w:id="637"/>
      <w:commentRangeStart w:id="638"/>
      <w:r w:rsidDel="00000000" w:rsidR="00000000" w:rsidRPr="00000000">
        <w:rPr>
          <w:rtl w:val="0"/>
        </w:rPr>
        <w:t xml:space="preserve">Yang et al. 2021</w:t>
      </w:r>
      <w:commentRangeEnd w:id="637"/>
      <w:r w:rsidDel="00000000" w:rsidR="00000000" w:rsidRPr="00000000">
        <w:commentReference w:id="637"/>
      </w:r>
      <w:commentRangeEnd w:id="638"/>
      <w:r w:rsidDel="00000000" w:rsidR="00000000" w:rsidRPr="00000000">
        <w:commentReference w:id="638"/>
      </w:r>
      <w:r w:rsidDel="00000000" w:rsidR="00000000" w:rsidRPr="00000000">
        <w:rPr>
          <w:rtl w:val="0"/>
        </w:rPr>
        <w:t xml:space="preserve">). </w:t>
      </w:r>
      <w:r w:rsidDel="00000000" w:rsidR="00000000" w:rsidRPr="00000000">
        <w:rPr>
          <w:rtl w:val="0"/>
        </w:rPr>
        <w:t xml:space="preserve">Recent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In spite of these campaigns, there remains a critical need for collocated and coincident measurements across the highly variable tropical landscapes, to capture variation in ecosystem structure and function within and across continents.These coincident measurements are particularly important in Africa, where data gaps are the greatest, and process-based understanding is poorest. Achieving PANGEA’s objectives therefore requires flight campaigns that meet the measurement requirements in </w:t>
      </w:r>
      <w:r w:rsidDel="00000000" w:rsidR="00000000" w:rsidRPr="00000000">
        <w:rPr>
          <w:b w:val="1"/>
          <w:highlight w:val="yellow"/>
          <w:rtl w:val="0"/>
        </w:rPr>
        <w:t xml:space="preserve">Table X</w:t>
      </w:r>
      <w:r w:rsidDel="00000000" w:rsidR="00000000" w:rsidRPr="00000000">
        <w:rPr>
          <w:rtl w:val="0"/>
        </w:rPr>
        <w:t xml:space="preserve">, based out of multiple countries in Central Africa and the tropical Americas, to span the range of environments present in these systems. These observations provide an essential scaling bridge linking high resolution, process measurements (forest plots, chamber measurements, flux towers, eDNA, animal movement data, Indigenous ecological knowledge) with spatially extensive measurements (satellite) which are becoming increasingly spectrally resolved with new sensors. Combined measurements will provide a baseline snapshot through which we can understand sustained field and spaceborne measurements, as well as hindcast and contextualize previous studies.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as well as regional and pan-tropical scale modeling. </w:t>
      </w:r>
      <w:r w:rsidDel="00000000" w:rsidR="00000000" w:rsidRPr="00000000">
        <w:rPr>
          <w:b w:val="1"/>
          <w:rtl w:val="0"/>
        </w:rPr>
        <w:t xml:space="preserve">PANGEA provides a framework for scaling and integrating airborne and satellite measurements with in-situ field observations, eddy-covariance flux tower measurements, and models to </w:t>
      </w:r>
      <w:r w:rsidDel="00000000" w:rsidR="00000000" w:rsidRPr="00000000">
        <w:rPr>
          <w:b w:val="1"/>
          <w:rtl w:val="0"/>
        </w:rPr>
        <w:t xml:space="preserve">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1F2">
      <w:pPr>
        <w:pStyle w:val="Heading4"/>
        <w:spacing w:after="240" w:before="240" w:lineRule="auto"/>
        <w:rPr/>
      </w:pPr>
      <w:bookmarkStart w:colFirst="0" w:colLast="0" w:name="_t9glepy2ttwu" w:id="31"/>
      <w:bookmarkEnd w:id="31"/>
      <w:r w:rsidDel="00000000" w:rsidR="00000000" w:rsidRPr="00000000">
        <w:rPr>
          <w:rtl w:val="0"/>
        </w:rPr>
        <w:t xml:space="preserve">6.2.1 Optimal, Baseline, and Threshold Measurements</w:t>
      </w:r>
    </w:p>
    <w:p w:rsidR="00000000" w:rsidDel="00000000" w:rsidP="00000000" w:rsidRDefault="00000000" w:rsidRPr="00000000" w14:paraId="000001F3">
      <w:pPr>
        <w:spacing w:after="240" w:before="240" w:lineRule="auto"/>
        <w:rPr>
          <w:rFonts w:ascii="Garamond" w:cs="Garamond" w:eastAsia="Garamond" w:hAnsi="Garamond"/>
          <w:sz w:val="24"/>
          <w:szCs w:val="24"/>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Optimal</w:t>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detailed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t xml:space="preserve">and described below. </w:t>
      </w: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4">
            <w:pPr>
              <w:spacing w:after="40" w:line="228" w:lineRule="auto"/>
              <w:rPr>
                <w:rFonts w:ascii="Avenir" w:cs="Avenir" w:eastAsia="Avenir" w:hAnsi="Avenir"/>
                <w:b w:val="1"/>
                <w:color w:val="ffffff"/>
                <w:sz w:val="20"/>
                <w:szCs w:val="20"/>
              </w:rPr>
            </w:pPr>
            <w:r w:rsidDel="00000000" w:rsidR="00000000" w:rsidRPr="00000000">
              <w:rPr>
                <w:rFonts w:ascii="Avenir" w:cs="Avenir" w:eastAsia="Avenir" w:hAnsi="Avenir"/>
                <w:b w:val="1"/>
                <w:sz w:val="20"/>
                <w:szCs w:val="20"/>
                <w:rtl w:val="0"/>
              </w:rPr>
              <w:t xml:space="preserve"> Table X.</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1F6">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1F7">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w:t>
            </w:r>
            <w:commentRangeStart w:id="639"/>
            <w:r w:rsidDel="00000000" w:rsidR="00000000" w:rsidRPr="00000000">
              <w:rPr>
                <w:rFonts w:ascii="Avenir" w:cs="Avenir" w:eastAsia="Avenir" w:hAnsi="Avenir"/>
                <w:b w:val="1"/>
                <w:color w:val="ffffff"/>
                <w:sz w:val="20"/>
                <w:szCs w:val="20"/>
                <w:rtl w:val="0"/>
              </w:rPr>
              <w:t xml:space="preserve">Functional Requirements</w:t>
            </w:r>
            <w:commentRangeEnd w:id="639"/>
            <w:r w:rsidDel="00000000" w:rsidR="00000000" w:rsidRPr="00000000">
              <w:commentReference w:id="639"/>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O</w:t>
            </w:r>
            <w:r w:rsidDel="00000000" w:rsidR="00000000" w:rsidRPr="00000000">
              <w:rPr>
                <w:rtl w:val="0"/>
              </w:rPr>
            </w:r>
          </w:p>
        </w:tc>
        <w:tc>
          <w:tcPr>
            <w:vAlign w:val="center"/>
          </w:tcPr>
          <w:p w:rsidR="00000000" w:rsidDel="00000000" w:rsidP="00000000" w:rsidRDefault="00000000" w:rsidRPr="00000000" w14:paraId="000001F9">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1FA">
            <w:pPr>
              <w:numPr>
                <w:ilvl w:val="0"/>
                <w:numId w:val="27"/>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1FB">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1FC">
            <w:pPr>
              <w:numPr>
                <w:ilvl w:val="0"/>
                <w:numId w:val="27"/>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1FD">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1FE">
            <w:pPr>
              <w:numPr>
                <w:ilvl w:val="0"/>
                <w:numId w:val="27"/>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1FF">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0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w:t>
            </w:r>
          </w:p>
        </w:tc>
        <w:tc>
          <w:tcPr>
            <w:tcBorders>
              <w:bottom w:color="000000" w:space="0" w:sz="4" w:val="single"/>
            </w:tcBorders>
            <w:vAlign w:val="center"/>
          </w:tcPr>
          <w:p w:rsidR="00000000" w:rsidDel="00000000" w:rsidP="00000000" w:rsidRDefault="00000000" w:rsidRPr="00000000" w14:paraId="00000201">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02">
            <w:pPr>
              <w:numPr>
                <w:ilvl w:val="0"/>
                <w:numId w:val="27"/>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03">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04">
            <w:pPr>
              <w:numPr>
                <w:ilvl w:val="0"/>
                <w:numId w:val="27"/>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05">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06">
            <w:pPr>
              <w:numPr>
                <w:ilvl w:val="0"/>
                <w:numId w:val="27"/>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07">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0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p>
        </w:tc>
        <w:tc>
          <w:tcPr>
            <w:tcBorders>
              <w:bottom w:color="000000" w:space="0" w:sz="4" w:val="single"/>
            </w:tcBorders>
            <w:vAlign w:val="center"/>
          </w:tcPr>
          <w:p w:rsidR="00000000" w:rsidDel="00000000" w:rsidP="00000000" w:rsidRDefault="00000000" w:rsidRPr="00000000" w14:paraId="00000209">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0A">
            <w:pPr>
              <w:numPr>
                <w:ilvl w:val="0"/>
                <w:numId w:val="27"/>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0B">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0C">
            <w:pPr>
              <w:numPr>
                <w:ilvl w:val="0"/>
                <w:numId w:val="27"/>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0D">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0E">
            <w:pPr>
              <w:numPr>
                <w:ilvl w:val="0"/>
                <w:numId w:val="27"/>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0F">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bl>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The </w:t>
      </w:r>
      <w:r w:rsidDel="00000000" w:rsidR="00000000" w:rsidRPr="00000000">
        <w:rPr>
          <w:b w:val="1"/>
          <w:rtl w:val="0"/>
        </w:rPr>
        <w:t xml:space="preserve">Optimal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Sections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a minimum of 2 American and 2 African tropical forest landscapes. To meet these Optimal Investigation Objectives, we establish the following requirements: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numPr>
          <w:ilvl w:val="0"/>
          <w:numId w:val="17"/>
        </w:numPr>
        <w:spacing w:line="276" w:lineRule="auto"/>
        <w:ind w:left="720" w:hanging="360"/>
        <w:rPr/>
      </w:pPr>
      <w:r w:rsidDel="00000000" w:rsidR="00000000" w:rsidRPr="00000000">
        <w:rPr>
          <w:rtl w:val="0"/>
        </w:rPr>
        <w:t xml:space="preserve">Collect aircraft measurements via wall-to-wall flightline mosaics and sampling transects over a minimum of two priority landscapes in Africa and and two priority landscapes in the Americas. </w:t>
      </w:r>
    </w:p>
    <w:p w:rsidR="00000000" w:rsidDel="00000000" w:rsidP="00000000" w:rsidRDefault="00000000" w:rsidRPr="00000000" w14:paraId="00000214">
      <w:pPr>
        <w:numPr>
          <w:ilvl w:val="1"/>
          <w:numId w:val="17"/>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candidates included in Table 3 during the development of the Concise Experimental Plan. </w:t>
      </w:r>
    </w:p>
    <w:p w:rsidR="00000000" w:rsidDel="00000000" w:rsidP="00000000" w:rsidRDefault="00000000" w:rsidRPr="00000000" w14:paraId="00000215">
      <w:pPr>
        <w:numPr>
          <w:ilvl w:val="1"/>
          <w:numId w:val="17"/>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216">
      <w:pPr>
        <w:numPr>
          <w:ilvl w:val="1"/>
          <w:numId w:val="17"/>
        </w:numPr>
        <w:spacing w:after="0" w:afterAutospacing="0" w:before="0" w:beforeAutospacing="0" w:line="276" w:lineRule="auto"/>
        <w:ind w:left="1440" w:hanging="360"/>
        <w:rPr/>
      </w:pPr>
      <w:r w:rsidDel="00000000" w:rsidR="00000000" w:rsidRPr="00000000">
        <w:rPr>
          <w:b w:val="1"/>
          <w:rtl w:val="0"/>
        </w:rPr>
        <w:t xml:space="preserve">Note: </w:t>
      </w:r>
      <w:r w:rsidDel="00000000" w:rsidR="00000000" w:rsidRPr="00000000">
        <w:rPr>
          <w:rtl w:val="0"/>
        </w:rPr>
        <w:t xml:space="preserve">A variability analysis is underway, which will inform important endmembers to capture. This will be included in the final white paper, and will contribute to landscape selection during the development of the Concise Experimental Plan.</w:t>
      </w:r>
    </w:p>
    <w:p w:rsidR="00000000" w:rsidDel="00000000" w:rsidP="00000000" w:rsidRDefault="00000000" w:rsidRPr="00000000" w14:paraId="00000217">
      <w:pPr>
        <w:numPr>
          <w:ilvl w:val="0"/>
          <w:numId w:val="17"/>
        </w:numPr>
        <w:spacing w:line="276" w:lineRule="auto"/>
        <w:ind w:left="720" w:hanging="360"/>
        <w:rPr/>
      </w:pPr>
      <w:r w:rsidDel="00000000" w:rsidR="00000000" w:rsidRPr="00000000">
        <w:rPr>
          <w:rtl w:val="0"/>
        </w:rPr>
        <w:t xml:space="preserve">Collect coincident ground measurements during airborne acquisitions for required measurements (e.g., chemical leaf traits, chamber flux measurements).</w:t>
      </w:r>
    </w:p>
    <w:p w:rsidR="00000000" w:rsidDel="00000000" w:rsidP="00000000" w:rsidRDefault="00000000" w:rsidRPr="00000000" w14:paraId="00000218">
      <w:pPr>
        <w:numPr>
          <w:ilvl w:val="0"/>
          <w:numId w:val="17"/>
        </w:numPr>
        <w:spacing w:line="276" w:lineRule="auto"/>
        <w:ind w:left="720" w:hanging="360"/>
        <w:rPr/>
      </w:pPr>
      <w:r w:rsidDel="00000000" w:rsidR="00000000" w:rsidRPr="00000000">
        <w:rPr>
          <w:rtl w:val="0"/>
        </w:rPr>
        <w:t xml:space="preserve">Collect ongoing ground measurements at required temporal frequencies throughout the campaign (e.g., monthly drone- and ground-based tree mortality and phenology acquisitions, sub-hourly flux measurements) </w:t>
      </w:r>
      <w:r w:rsidDel="00000000" w:rsidR="00000000" w:rsidRPr="00000000">
        <w:rPr>
          <w:rtl w:val="0"/>
        </w:rPr>
      </w:r>
    </w:p>
    <w:p w:rsidR="00000000" w:rsidDel="00000000" w:rsidP="00000000" w:rsidRDefault="00000000" w:rsidRPr="00000000" w14:paraId="00000219">
      <w:pPr>
        <w:numPr>
          <w:ilvl w:val="0"/>
          <w:numId w:val="17"/>
        </w:numPr>
        <w:ind w:left="720" w:hanging="360"/>
        <w:rPr/>
      </w:pPr>
      <w:r w:rsidDel="00000000" w:rsidR="00000000" w:rsidRPr="00000000">
        <w:rPr>
          <w:rtl w:val="0"/>
        </w:rPr>
        <w:t xml:space="preserve">Develop data-model integration algorithms for scaling and evaluate model generalizability. </w:t>
      </w:r>
    </w:p>
    <w:p w:rsidR="00000000" w:rsidDel="00000000" w:rsidP="00000000" w:rsidRDefault="00000000" w:rsidRPr="00000000" w14:paraId="0000021A">
      <w:pPr>
        <w:numPr>
          <w:ilvl w:val="0"/>
          <w:numId w:val="17"/>
        </w:numPr>
        <w:ind w:left="720" w:hanging="360"/>
        <w:rPr/>
      </w:pPr>
      <w:r w:rsidDel="00000000" w:rsidR="00000000" w:rsidRPr="00000000">
        <w:rPr>
          <w:rtl w:val="0"/>
        </w:rPr>
        <w:t xml:space="preserve">Model carbon, water, and energy fluxes, using terrestrial biosphere models parameterized and benchmarked with airborne and satellite data, at regional scales under future climate scenarios. </w:t>
      </w:r>
    </w:p>
    <w:p w:rsidR="00000000" w:rsidDel="00000000" w:rsidP="00000000" w:rsidRDefault="00000000" w:rsidRPr="00000000" w14:paraId="0000021B">
      <w:pPr>
        <w:numPr>
          <w:ilvl w:val="0"/>
          <w:numId w:val="17"/>
        </w:numPr>
        <w:ind w:left="720" w:hanging="360"/>
        <w:rPr/>
      </w:pPr>
      <w:r w:rsidDel="00000000" w:rsidR="00000000" w:rsidRPr="00000000">
        <w:rPr>
          <w:rtl w:val="0"/>
        </w:rPr>
        <w:t xml:space="preserve">Model tropical forest stability within and among all investigation landscapes and regionally based on terrestrial biosphere and social-ecological systems model results. </w:t>
      </w:r>
    </w:p>
    <w:p w:rsidR="00000000" w:rsidDel="00000000" w:rsidP="00000000" w:rsidRDefault="00000000" w:rsidRPr="00000000" w14:paraId="0000021C">
      <w:pPr>
        <w:numPr>
          <w:ilvl w:val="0"/>
          <w:numId w:val="17"/>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 only 2 American and 2 African tropical forest landscapes. The Baseline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A1 &amp; A2).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21F">
      <w:pPr>
        <w:rPr>
          <w:color w:val="ff0000"/>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Our </w:t>
      </w:r>
      <w:r w:rsidDel="00000000" w:rsidR="00000000" w:rsidRPr="00000000">
        <w:rPr>
          <w:b w:val="1"/>
          <w:rtl w:val="0"/>
        </w:rPr>
        <w:t xml:space="preserve">Threshold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Threshold Investigation will rely on existing data, planned missions in the American tropics (see </w:t>
      </w:r>
      <w:r w:rsidDel="00000000" w:rsidR="00000000" w:rsidRPr="00000000">
        <w:rPr>
          <w:highlight w:val="yellow"/>
          <w:rtl w:val="0"/>
        </w:rPr>
        <w:t xml:space="preserve">Section X</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221">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at multiple landscapes, as opposed to higher repeat frequency airborne measurements at one landscape, are necessary to capture shoulder-season (wet-to-dry and dry-to-wet) variation across landscapes that span important within and among continental heterogeneity in a standardized way. Single airborne campaigns during the wet-to-dry and during the dry-to-wet season transitions will capture </w:t>
      </w:r>
      <w:r w:rsidDel="00000000" w:rsidR="00000000" w:rsidRPr="00000000">
        <w:rPr>
          <w:rtl w:val="0"/>
        </w:rPr>
        <w:t xml:space="preserve">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w:t>
      </w:r>
      <w:r w:rsidDel="00000000" w:rsidR="00000000" w:rsidRPr="00000000">
        <w:rPr>
          <w:rtl w:val="0"/>
        </w:rPr>
        <w:t xml:space="preserve">.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while we are unable to predict whether an extreme event will happen during PANGEA, the likelihood of a major fire, drought, or ENSO event is high. Over a 6- to 9-year campaign, it is essentially inevitable that there will be one or more extreme events that the team will be able to analyze. </w:t>
      </w:r>
    </w:p>
    <w:p w:rsidR="00000000" w:rsidDel="00000000" w:rsidP="00000000" w:rsidRDefault="00000000" w:rsidRPr="00000000" w14:paraId="00000222">
      <w:pPr>
        <w:spacing w:after="240" w:before="240" w:lineRule="auto"/>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 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spacing w:after="80" w:before="80" w:line="240" w:lineRule="auto"/>
        <w:rPr>
          <w:color w:val="ff0000"/>
        </w:rPr>
      </w:pPr>
      <w:r w:rsidDel="00000000" w:rsidR="00000000" w:rsidRPr="00000000">
        <w:rPr>
          <w:rtl w:val="0"/>
        </w:rPr>
      </w:r>
    </w:p>
    <w:p w:rsidR="00000000" w:rsidDel="00000000" w:rsidP="00000000" w:rsidRDefault="00000000" w:rsidRPr="00000000" w14:paraId="00000225">
      <w:pPr>
        <w:spacing w:after="80" w:before="80" w:line="240" w:lineRule="auto"/>
        <w:rPr>
          <w:color w:val="ff0000"/>
        </w:rPr>
        <w:sectPr>
          <w:headerReference r:id="rId150" w:type="default"/>
          <w:footerReference r:id="rId151"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226">
      <w:pPr>
        <w:spacing w:after="80" w:before="80" w:line="240" w:lineRule="auto"/>
        <w:rPr>
          <w:color w:val="ff0000"/>
        </w:rPr>
      </w:pPr>
      <w:r w:rsidDel="00000000" w:rsidR="00000000" w:rsidRPr="00000000">
        <w:rPr>
          <w:rtl w:val="0"/>
        </w:rPr>
      </w:r>
    </w:p>
    <w:p w:rsidR="00000000" w:rsidDel="00000000" w:rsidP="00000000" w:rsidRDefault="00000000" w:rsidRPr="00000000" w14:paraId="00000227">
      <w:pPr>
        <w:numPr>
          <w:ilvl w:val="0"/>
          <w:numId w:val="15"/>
        </w:numPr>
        <w:spacing w:after="0" w:afterAutospacing="0" w:before="80" w:line="240" w:lineRule="auto"/>
        <w:ind w:left="720" w:hanging="360"/>
        <w:rPr>
          <w:color w:val="ff0000"/>
          <w:u w:val="none"/>
        </w:rPr>
      </w:pPr>
      <w:commentRangeStart w:id="640"/>
      <w:commentRangeStart w:id="641"/>
      <w:r w:rsidDel="00000000" w:rsidR="00000000" w:rsidRPr="00000000">
        <w:rPr>
          <w:color w:val="ff0000"/>
          <w:rtl w:val="0"/>
        </w:rPr>
        <w:t xml:space="preserve">overall table</w:t>
      </w:r>
      <w:commentRangeEnd w:id="640"/>
      <w:r w:rsidDel="00000000" w:rsidR="00000000" w:rsidRPr="00000000">
        <w:commentReference w:id="640"/>
      </w:r>
      <w:commentRangeEnd w:id="641"/>
      <w:r w:rsidDel="00000000" w:rsidR="00000000" w:rsidRPr="00000000">
        <w:commentReference w:id="641"/>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28">
      <w:pPr>
        <w:numPr>
          <w:ilvl w:val="0"/>
          <w:numId w:val="39"/>
        </w:numPr>
        <w:spacing w:after="80" w:before="0" w:beforeAutospacing="0" w:line="240" w:lineRule="auto"/>
        <w:ind w:left="1440" w:hanging="360"/>
        <w:rPr>
          <w:color w:val="ff0000"/>
          <w:u w:val="none"/>
        </w:rPr>
      </w:pPr>
      <w:r w:rsidDel="00000000" w:rsidR="00000000" w:rsidRPr="00000000">
        <w:rPr>
          <w:color w:val="ff0000"/>
          <w:rtl w:val="0"/>
        </w:rPr>
        <w:t xml:space="preserve">Elsa building out large table which will be inserted here</w:t>
      </w:r>
      <w:r w:rsidDel="00000000" w:rsidR="00000000" w:rsidRPr="00000000">
        <w:rPr>
          <w:rtl w:val="0"/>
        </w:rPr>
      </w:r>
    </w:p>
    <w:p w:rsidR="00000000" w:rsidDel="00000000" w:rsidP="00000000" w:rsidRDefault="00000000" w:rsidRPr="00000000" w14:paraId="00000229">
      <w:pPr>
        <w:spacing w:after="80" w:before="80" w:line="240" w:lineRule="auto"/>
        <w:rPr>
          <w:color w:val="ff0000"/>
        </w:rPr>
      </w:pPr>
      <w:r w:rsidDel="00000000" w:rsidR="00000000" w:rsidRPr="00000000">
        <w:rPr>
          <w:rtl w:val="0"/>
        </w:rPr>
      </w:r>
    </w:p>
    <w:p w:rsidR="00000000" w:rsidDel="00000000" w:rsidP="00000000" w:rsidRDefault="00000000" w:rsidRPr="00000000" w14:paraId="0000022A">
      <w:pPr>
        <w:spacing w:after="80" w:before="80" w:line="240" w:lineRule="auto"/>
        <w:rPr>
          <w:color w:val="ff0000"/>
        </w:rPr>
      </w:pPr>
      <w:r w:rsidDel="00000000" w:rsidR="00000000" w:rsidRPr="00000000">
        <w:rPr>
          <w:color w:val="ff0000"/>
        </w:rPr>
        <w:drawing>
          <wp:inline distB="114300" distT="114300" distL="114300" distR="114300">
            <wp:extent cx="7410450" cy="2838450"/>
            <wp:effectExtent b="0" l="0" r="0" t="0"/>
            <wp:docPr id="2" name="image1.png"/>
            <a:graphic>
              <a:graphicData uri="http://schemas.openxmlformats.org/drawingml/2006/picture">
                <pic:pic>
                  <pic:nvPicPr>
                    <pic:cNvPr id="0" name="image1.png"/>
                    <pic:cNvPicPr preferRelativeResize="0"/>
                  </pic:nvPicPr>
                  <pic:blipFill>
                    <a:blip r:embed="rId152"/>
                    <a:srcRect b="10766" l="1864" r="7459" t="27536"/>
                    <a:stretch>
                      <a:fillRect/>
                    </a:stretch>
                  </pic:blipFill>
                  <pic:spPr>
                    <a:xfrm>
                      <a:off x="0" y="0"/>
                      <a:ext cx="7410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4"/>
        <w:rPr/>
      </w:pPr>
      <w:bookmarkStart w:colFirst="0" w:colLast="0" w:name="_8hvwu2pr0zwb" w:id="32"/>
      <w:bookmarkEnd w:id="32"/>
      <w:r w:rsidDel="00000000" w:rsidR="00000000" w:rsidRPr="00000000">
        <w:rPr>
          <w:rtl w:val="0"/>
        </w:rPr>
        <w:t xml:space="preserve">6.2.2 </w:t>
      </w:r>
      <w:commentRangeStart w:id="642"/>
      <w:commentRangeStart w:id="643"/>
      <w:r w:rsidDel="00000000" w:rsidR="00000000" w:rsidRPr="00000000">
        <w:rPr>
          <w:rtl w:val="0"/>
        </w:rPr>
        <w:t xml:space="preserve">Satellite Remote Sensing Observations</w:t>
      </w:r>
      <w:commentRangeEnd w:id="642"/>
      <w:r w:rsidDel="00000000" w:rsidR="00000000" w:rsidRPr="00000000">
        <w:commentReference w:id="642"/>
      </w:r>
      <w:commentRangeEnd w:id="643"/>
      <w:r w:rsidDel="00000000" w:rsidR="00000000" w:rsidRPr="00000000">
        <w:commentReference w:id="643"/>
      </w:r>
      <w:r w:rsidDel="00000000" w:rsidR="00000000" w:rsidRPr="00000000">
        <w:rPr>
          <w:rtl w:val="0"/>
        </w:rPr>
      </w:r>
    </w:p>
    <w:p w:rsidR="00000000" w:rsidDel="00000000" w:rsidP="00000000" w:rsidRDefault="00000000" w:rsidRPr="00000000" w14:paraId="0000022E">
      <w:pPr>
        <w:numPr>
          <w:ilvl w:val="0"/>
          <w:numId w:val="45"/>
        </w:numPr>
        <w:ind w:left="720" w:hanging="360"/>
        <w:rPr>
          <w:color w:val="ff0000"/>
        </w:rPr>
      </w:pPr>
      <w:r w:rsidDel="00000000" w:rsidR="00000000" w:rsidRPr="00000000">
        <w:rPr>
          <w:color w:val="ff0000"/>
          <w:rtl w:val="0"/>
        </w:rPr>
        <w:t xml:space="preserve">get specific about satellites and how they'd be used - </w:t>
      </w:r>
      <w:r w:rsidDel="00000000" w:rsidR="00000000" w:rsidRPr="00000000">
        <w:rPr>
          <w:b w:val="1"/>
          <w:color w:val="ff0000"/>
          <w:rtl w:val="0"/>
        </w:rPr>
        <w:t xml:space="preserve">not just a list of sensors</w:t>
      </w:r>
    </w:p>
    <w:p w:rsidR="00000000" w:rsidDel="00000000" w:rsidP="00000000" w:rsidRDefault="00000000" w:rsidRPr="00000000" w14:paraId="0000022F">
      <w:pPr>
        <w:numPr>
          <w:ilvl w:val="0"/>
          <w:numId w:val="45"/>
        </w:numPr>
        <w:ind w:left="720" w:hanging="360"/>
        <w:rPr>
          <w:color w:val="ff0000"/>
        </w:rPr>
      </w:pPr>
      <w:r w:rsidDel="00000000" w:rsidR="00000000" w:rsidRPr="00000000">
        <w:rPr>
          <w:color w:val="ff0000"/>
          <w:rtl w:val="0"/>
        </w:rPr>
        <w:t xml:space="preserve">Paragraph on s</w:t>
      </w:r>
      <w:r w:rsidDel="00000000" w:rsidR="00000000" w:rsidRPr="00000000">
        <w:rPr>
          <w:color w:val="ff0000"/>
          <w:rtl w:val="0"/>
        </w:rPr>
        <w:t xml:space="preserve">ynergies with partner agencies (ESA, JAXA, ISRO…)</w:t>
      </w:r>
    </w:p>
    <w:p w:rsidR="00000000" w:rsidDel="00000000" w:rsidP="00000000" w:rsidRDefault="00000000" w:rsidRPr="00000000" w14:paraId="00000230">
      <w:pPr>
        <w:numPr>
          <w:ilvl w:val="1"/>
          <w:numId w:val="45"/>
        </w:numPr>
        <w:ind w:left="1440" w:hanging="360"/>
        <w:rPr>
          <w:color w:val="ff0000"/>
        </w:rPr>
      </w:pPr>
      <w:r w:rsidDel="00000000" w:rsidR="00000000" w:rsidRPr="00000000">
        <w:rPr>
          <w:color w:val="ff0000"/>
          <w:rtl w:val="0"/>
        </w:rPr>
        <w:t xml:space="preserve">Use of sensors from partner agencies:</w:t>
      </w:r>
    </w:p>
    <w:p w:rsidR="00000000" w:rsidDel="00000000" w:rsidP="00000000" w:rsidRDefault="00000000" w:rsidRPr="00000000" w14:paraId="00000231">
      <w:pPr>
        <w:rPr/>
      </w:pPr>
      <w:r w:rsidDel="00000000" w:rsidR="00000000" w:rsidRPr="00000000">
        <w:rPr>
          <w:rtl w:val="0"/>
        </w:rPr>
      </w:r>
    </w:p>
    <w:tbl>
      <w:tblPr>
        <w:tblStyle w:val="Table2"/>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NISAR</w:t>
            </w:r>
            <w:r w:rsidDel="00000000" w:rsidR="00000000" w:rsidRPr="00000000">
              <w:rPr>
                <w:rtl w:val="0"/>
              </w:rPr>
              <w:t xml:space="preserve">, </w:t>
            </w:r>
            <w:commentRangeStart w:id="644"/>
            <w:r w:rsidDel="00000000" w:rsidR="00000000" w:rsidRPr="00000000">
              <w:rPr>
                <w:rtl w:val="0"/>
              </w:rPr>
              <w:t xml:space="preserve">BIOMASS</w:t>
            </w:r>
            <w:commentRangeEnd w:id="644"/>
            <w:r w:rsidDel="00000000" w:rsidR="00000000" w:rsidRPr="00000000">
              <w:commentReference w:id="644"/>
            </w:r>
            <w:r w:rsidDel="00000000" w:rsidR="00000000" w:rsidRPr="00000000">
              <w:rPr>
                <w:rtl w:val="0"/>
              </w:rPr>
              <w:t xml:space="preserve">,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45"/>
            <w:r w:rsidDel="00000000" w:rsidR="00000000" w:rsidRPr="00000000">
              <w:rPr>
                <w:rtl w:val="0"/>
              </w:rPr>
              <w:t xml:space="preserve">SMAP</w:t>
            </w:r>
            <w:commentRangeEnd w:id="645"/>
            <w:r w:rsidDel="00000000" w:rsidR="00000000" w:rsidRPr="00000000">
              <w:commentReference w:id="64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646"/>
            <w:r w:rsidDel="00000000" w:rsidR="00000000" w:rsidRPr="00000000">
              <w:rPr>
                <w:rtl w:val="0"/>
              </w:rPr>
              <w:t xml:space="preserve">Cho et al. 2023</w:t>
            </w:r>
            <w:commentRangeEnd w:id="646"/>
            <w:r w:rsidDel="00000000" w:rsidR="00000000" w:rsidRPr="00000000">
              <w:commentReference w:id="646"/>
            </w:r>
            <w:r w:rsidDel="00000000" w:rsidR="00000000" w:rsidRPr="00000000">
              <w:rPr>
                <w:rtl w:val="0"/>
              </w:rPr>
              <w:t xml:space="preserve">).However, significant advancements have been achieved by employing the Maximum Entropy Algorithm on SMAP (</w:t>
            </w:r>
            <w:commentRangeStart w:id="647"/>
            <w:r w:rsidDel="00000000" w:rsidR="00000000" w:rsidRPr="00000000">
              <w:rPr>
                <w:rtl w:val="0"/>
              </w:rPr>
              <w:t xml:space="preserve">Wang et al. 2023</w:t>
            </w:r>
            <w:commentRangeEnd w:id="647"/>
            <w:r w:rsidDel="00000000" w:rsidR="00000000" w:rsidRPr="00000000">
              <w:commentReference w:id="647"/>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648"/>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48"/>
            <w:r w:rsidDel="00000000" w:rsidR="00000000" w:rsidRPr="00000000">
              <w:commentReference w:id="64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4"/>
        <w:rPr/>
      </w:pPr>
      <w:bookmarkStart w:colFirst="0" w:colLast="0" w:name="_tvm98o3pux72" w:id="33"/>
      <w:bookmarkEnd w:id="33"/>
      <w:r w:rsidDel="00000000" w:rsidR="00000000" w:rsidRPr="00000000">
        <w:rPr>
          <w:rtl w:val="0"/>
        </w:rPr>
        <w:t xml:space="preserve">6</w:t>
      </w:r>
      <w:r w:rsidDel="00000000" w:rsidR="00000000" w:rsidRPr="00000000">
        <w:rPr>
          <w:rtl w:val="0"/>
        </w:rPr>
        <w:t xml:space="preserve">.2.3 Airborne Remote Sensing Observations</w:t>
      </w: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t xml:space="preserve">PANGEA airborne observations will include instrumented aircraft and drones. Based </w:t>
      </w:r>
      <w:r w:rsidDel="00000000" w:rsidR="00000000" w:rsidRPr="00000000">
        <w:rPr>
          <w:rtl w:val="0"/>
        </w:rPr>
        <w:t xml:space="preserve">on learned experience from ABoVE, recent </w:t>
      </w:r>
      <w:r w:rsidDel="00000000" w:rsidR="00000000" w:rsidRPr="00000000">
        <w:rPr>
          <w:rtl w:val="0"/>
        </w:rPr>
        <w:t xml:space="preserve">recommendation from the AfriSAR-2 team, </w:t>
      </w:r>
      <w:r w:rsidDel="00000000" w:rsidR="00000000" w:rsidRPr="00000000">
        <w:rPr>
          <w:rtl w:val="0"/>
        </w:rPr>
        <w:t xml:space="preserve">numerous</w:t>
      </w:r>
      <w:r w:rsidDel="00000000" w:rsidR="00000000" w:rsidRPr="00000000">
        <w:rPr>
          <w:rtl w:val="0"/>
        </w:rPr>
        <w:t xml:space="preserve"> international airborne NASA campaigns, and information gathered during the PANGEA scoping effort, flight plans will be co-designed with local partners. All requests for country clearances and flight </w:t>
      </w:r>
      <w:r w:rsidDel="00000000" w:rsidR="00000000" w:rsidRPr="00000000">
        <w:rPr>
          <w:rtl w:val="0"/>
        </w:rPr>
        <w:t xml:space="preserve">permissions</w:t>
      </w:r>
      <w:r w:rsidDel="00000000" w:rsidR="00000000" w:rsidRPr="00000000">
        <w:rPr>
          <w:rtl w:val="0"/>
        </w:rPr>
        <w:t xml:space="preserve"> will be coordinated by NASA and JPL airborne programs working with the NASA Office of International and Interagency Relations (OIIR) and the US Department of State.  When using a NASA aircraft or NASA contracted aircraft all appropriate airworthiness </w:t>
      </w:r>
      <w:r w:rsidDel="00000000" w:rsidR="00000000" w:rsidRPr="00000000">
        <w:rPr>
          <w:rtl w:val="0"/>
        </w:rPr>
        <w:t xml:space="preserve">processes</w:t>
      </w:r>
      <w:r w:rsidDel="00000000" w:rsidR="00000000" w:rsidRPr="00000000">
        <w:rPr>
          <w:rtl w:val="0"/>
        </w:rPr>
        <w:t xml:space="preserve"> and flight approval and releases will be coordinated at the PANGEA project level with the </w:t>
      </w:r>
      <w:r w:rsidDel="00000000" w:rsidR="00000000" w:rsidRPr="00000000">
        <w:rPr>
          <w:rtl w:val="0"/>
        </w:rPr>
        <w:t xml:space="preserve">appropriate</w:t>
      </w:r>
      <w:r w:rsidDel="00000000" w:rsidR="00000000" w:rsidRPr="00000000">
        <w:rPr>
          <w:rtl w:val="0"/>
        </w:rPr>
        <w:t xml:space="preserve"> centers, NASA HQ and JPL. Exact sensors and aircraft will be determined during the development of the Concise Experimental Plan.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PANGEA leverages NASA’s history of successful international airborne campaigns, including many in the tropics. </w:t>
      </w:r>
      <w:r w:rsidDel="00000000" w:rsidR="00000000" w:rsidRPr="00000000">
        <w:rPr>
          <w:rtl w:val="0"/>
        </w:rPr>
        <w:t xml:space="preserve">NASA successfully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w:t>
      </w:r>
      <w:r w:rsidDel="00000000" w:rsidR="00000000" w:rsidRPr="00000000">
        <w:rPr>
          <w:rtl w:val="0"/>
        </w:rPr>
        <w:t xml:space="preserve">(</w:t>
      </w:r>
      <w:r w:rsidDel="00000000" w:rsidR="00000000" w:rsidRPr="00000000">
        <w:rPr>
          <w:rtl w:val="0"/>
        </w:rPr>
        <w:t xml:space="preserve">Biodiversity Survey of the CapeBiodiversity Survey of the Cape)</w:t>
      </w:r>
      <w:r w:rsidDel="00000000" w:rsidR="00000000" w:rsidRPr="00000000">
        <w:rPr>
          <w:rtl w:val="0"/>
        </w:rPr>
        <w:t xml:space="preserve"> campaign successfully flew two NASA aircraft integrated with four airborne remote sensing instruments, acquiring, for the first time ever, </w:t>
      </w:r>
      <w:r w:rsidDel="00000000" w:rsidR="00000000" w:rsidRPr="00000000">
        <w:rPr>
          <w:rtl w:val="0"/>
        </w:rPr>
        <w:t xml:space="preserve">contemporaneous</w:t>
      </w:r>
      <w:r w:rsidDel="00000000" w:rsidR="00000000" w:rsidRPr="00000000">
        <w:rPr>
          <w:rtl w:val="0"/>
        </w:rPr>
        <w:t xml:space="preserve"> observations from the UV through the VSWIR and into the thermal range as well as full wave-form LiDAR data. This unprecedented combination of instruments was accompanied by an extensive field observation campaign, executed by a diverse science team with ~50% local participation. BioSCape, through thoughtful co-development of the </w:t>
      </w:r>
      <w:r w:rsidDel="00000000" w:rsidR="00000000" w:rsidRPr="00000000">
        <w:rPr>
          <w:rtl w:val="0"/>
        </w:rPr>
        <w:t xml:space="preserve">campaign</w:t>
      </w:r>
      <w:r w:rsidDel="00000000" w:rsidR="00000000" w:rsidRPr="00000000">
        <w:rPr>
          <w:rtl w:val="0"/>
        </w:rPr>
        <w:t xml:space="preserve"> with local partners, secured letters of support from 18 public institutions including </w:t>
      </w:r>
      <w:r w:rsidDel="00000000" w:rsidR="00000000" w:rsidRPr="00000000">
        <w:rPr>
          <w:rtl w:val="0"/>
        </w:rPr>
        <w:t xml:space="preserve">numerous</w:t>
      </w:r>
      <w:r w:rsidDel="00000000" w:rsidR="00000000" w:rsidRPr="00000000">
        <w:rPr>
          <w:rtl w:val="0"/>
        </w:rPr>
        <w:t xml:space="preserve"> government departments and has been featured in multiple complimentary media items in print, on radio, and on television.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A number of Earth Venture Suborbital (EVS) and other international NASA airborne campaigns have also demonstrated feasibility of NASA aircraft and NASA contracted aircraft deploying internationally with in-situ and remote sensing instruments in support of multi-year large scale </w:t>
      </w:r>
      <w:r w:rsidDel="00000000" w:rsidR="00000000" w:rsidRPr="00000000">
        <w:rPr>
          <w:rtl w:val="0"/>
        </w:rPr>
        <w:t xml:space="preserve">campaigns in both Africa and Latin America</w:t>
      </w:r>
      <w:r w:rsidDel="00000000" w:rsidR="00000000" w:rsidRPr="00000000">
        <w:rPr>
          <w:rtl w:val="0"/>
        </w:rPr>
        <w:t xml:space="preserve">. Recently </w:t>
      </w:r>
      <w:r w:rsidDel="00000000" w:rsidR="00000000" w:rsidRPr="00000000">
        <w:rPr>
          <w:rtl w:val="0"/>
        </w:rPr>
        <w:t xml:space="preserve">NASA JPL had a </w:t>
      </w:r>
      <w:r w:rsidDel="00000000" w:rsidR="00000000" w:rsidRPr="00000000">
        <w:rPr>
          <w:rtl w:val="0"/>
        </w:rPr>
        <w:t xml:space="preserve">successful</w:t>
      </w:r>
      <w:r w:rsidDel="00000000" w:rsidR="00000000" w:rsidRPr="00000000">
        <w:rPr>
          <w:rtl w:val="0"/>
        </w:rPr>
        <w:t xml:space="preserve"> campaign in Latin America with AVIRIS-NG </w:t>
      </w:r>
      <w:r w:rsidDel="00000000" w:rsidR="00000000" w:rsidRPr="00000000">
        <w:rPr>
          <w:rtl w:val="0"/>
        </w:rPr>
        <w:t xml:space="preserve">collecting</w:t>
      </w:r>
      <w:r w:rsidDel="00000000" w:rsidR="00000000" w:rsidRPr="00000000">
        <w:rPr>
          <w:rtl w:val="0"/>
        </w:rPr>
        <w:t xml:space="preserve"> remote sensing data over Chile, Colombia, and Ecuador in South America for methane point source measurements in 2023 in coordination with each country with a NASA contracted aircraft</w:t>
      </w:r>
      <w:r w:rsidDel="00000000" w:rsidR="00000000" w:rsidRPr="00000000">
        <w:rPr>
          <w:rtl w:val="0"/>
        </w:rPr>
        <w:t xml:space="preserve">. Over the last decade, NASA has flown  several highly </w:t>
      </w:r>
      <w:r w:rsidDel="00000000" w:rsidR="00000000" w:rsidRPr="00000000">
        <w:rPr>
          <w:rtl w:val="0"/>
        </w:rPr>
        <w:t xml:space="preserve">successful</w:t>
      </w:r>
      <w:r w:rsidDel="00000000" w:rsidR="00000000" w:rsidRPr="00000000">
        <w:rPr>
          <w:rtl w:val="0"/>
        </w:rPr>
        <w:t xml:space="preserve"> campaigns in India with the AVIRIS-NG sensor on an Indian Space </w:t>
      </w:r>
      <w:r w:rsidDel="00000000" w:rsidR="00000000" w:rsidRPr="00000000">
        <w:rPr>
          <w:rtl w:val="0"/>
        </w:rPr>
        <w:t xml:space="preserve">Research</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(ISRO) aircraft for data acquisitions over India. All of these </w:t>
      </w:r>
      <w:r w:rsidDel="00000000" w:rsidR="00000000" w:rsidRPr="00000000">
        <w:rPr>
          <w:rtl w:val="0"/>
        </w:rPr>
        <w:t xml:space="preserve">aforementioned</w:t>
      </w:r>
      <w:r w:rsidDel="00000000" w:rsidR="00000000" w:rsidRPr="00000000">
        <w:rPr>
          <w:rtl w:val="0"/>
        </w:rPr>
        <w:t xml:space="preserve"> campaigns represent decades of experience of NASA HQ and the centers (including JPL) </w:t>
      </w:r>
      <w:r w:rsidDel="00000000" w:rsidR="00000000" w:rsidRPr="00000000">
        <w:rPr>
          <w:rtl w:val="0"/>
        </w:rPr>
        <w:t xml:space="preserve">working</w:t>
      </w:r>
      <w:r w:rsidDel="00000000" w:rsidR="00000000" w:rsidRPr="00000000">
        <w:rPr>
          <w:rtl w:val="0"/>
        </w:rPr>
        <w:t xml:space="preserve"> together with </w:t>
      </w:r>
      <w:r w:rsidDel="00000000" w:rsidR="00000000" w:rsidRPr="00000000">
        <w:rPr>
          <w:rtl w:val="0"/>
        </w:rPr>
        <w:t xml:space="preserve">University</w:t>
      </w:r>
      <w:r w:rsidDel="00000000" w:rsidR="00000000" w:rsidRPr="00000000">
        <w:rPr>
          <w:rtl w:val="0"/>
        </w:rPr>
        <w:t xml:space="preserve"> and international </w:t>
      </w:r>
      <w:r w:rsidDel="00000000" w:rsidR="00000000" w:rsidRPr="00000000">
        <w:rPr>
          <w:rtl w:val="0"/>
        </w:rPr>
        <w:t xml:space="preserve">collaborators</w:t>
      </w:r>
      <w:r w:rsidDel="00000000" w:rsidR="00000000" w:rsidRPr="00000000">
        <w:rPr>
          <w:rtl w:val="0"/>
        </w:rPr>
        <w:t xml:space="preserve"> to </w:t>
      </w:r>
      <w:r w:rsidDel="00000000" w:rsidR="00000000" w:rsidRPr="00000000">
        <w:rPr>
          <w:rtl w:val="0"/>
        </w:rPr>
        <w:t xml:space="preserve">successfully</w:t>
      </w:r>
      <w:r w:rsidDel="00000000" w:rsidR="00000000" w:rsidRPr="00000000">
        <w:rPr>
          <w:rtl w:val="0"/>
        </w:rPr>
        <w:t xml:space="preserve"> acquire airborne remote sensing and in-situ data during global field campaigns. If PANGEA develops the Concise Experiment Plan with the Science </w:t>
      </w:r>
      <w:r w:rsidDel="00000000" w:rsidR="00000000" w:rsidRPr="00000000">
        <w:rPr>
          <w:rtl w:val="0"/>
        </w:rPr>
        <w:t xml:space="preserve">Definition</w:t>
      </w:r>
      <w:r w:rsidDel="00000000" w:rsidR="00000000" w:rsidRPr="00000000">
        <w:rPr>
          <w:rtl w:val="0"/>
        </w:rPr>
        <w:t xml:space="preserve"> team it will (and has already begun to) leverage team members from all of the international </w:t>
      </w:r>
      <w:r w:rsidDel="00000000" w:rsidR="00000000" w:rsidRPr="00000000">
        <w:rPr>
          <w:rtl w:val="0"/>
        </w:rPr>
        <w:t xml:space="preserve">campaigns</w:t>
      </w:r>
      <w:r w:rsidDel="00000000" w:rsidR="00000000" w:rsidRPr="00000000">
        <w:rPr>
          <w:rtl w:val="0"/>
        </w:rPr>
        <w:t xml:space="preserve"> described above.  </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Importantly, PANGEA airborne data collection does not necessarily require NASA assets or NASA aircraft to be deployed. </w:t>
      </w: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and in-situ measurements, as well as possible helipot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The German Aerospace Center (DLR) is planning a coordinated campaign in Brazil in 2026 (CAFE Brazil) with the goal of deploying lidar and imaging systems for methane detection. The French Space Agency (CNES) is involved, with a similar focus on methane, using airborne and ground-based measurements, including a network of EM27/SUN spectrometers. CNES may also include wind lidar to evaluate fluxes and a balloon component oriented to upper atmosphere measurements. </w:t>
      </w:r>
    </w:p>
    <w:p w:rsidR="00000000" w:rsidDel="00000000" w:rsidP="00000000" w:rsidRDefault="00000000" w:rsidRPr="00000000" w14:paraId="00000260">
      <w:pPr>
        <w:rPr>
          <w:color w:val="ff0000"/>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The European Space Agency is also planning airborne campaign activities over Africa focused on validating satellite greenhouse gas observations. Plans are ongoing and will be further defined following a large workshop in Morocco in the spring of 2025. Nominally, Phase 1 will last approximately 2 years with an emphasis on ground measurements. Airborne systems will be deployed following that. The timing of PANGEA is such that it stands to greatly benefit from and contribute to these types of international collaborations. </w:t>
      </w:r>
    </w:p>
    <w:p w:rsidR="00000000" w:rsidDel="00000000" w:rsidP="00000000" w:rsidRDefault="00000000" w:rsidRPr="00000000" w14:paraId="00000262">
      <w:pPr>
        <w:ind w:left="0" w:firstLine="0"/>
        <w:rPr>
          <w:color w:val="ff000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t xml:space="preserve">C</w:t>
      </w:r>
      <w:r w:rsidDel="00000000" w:rsidR="00000000" w:rsidRPr="00000000">
        <w:rPr>
          <w:rtl w:val="0"/>
        </w:rPr>
        <w:t xml:space="preserve">ommercial data-buys and flights on commercial aircraft are also viable options for PANGEA airborne acquisitions. NASA sensors can be flown on commercial aircraft. For example; AVIRIS has flown repeatedly internationally on a Dynamic Aviation aircraft, and the EVS2 Oceans Melting Greenland (OMG) and Coral Reef Airborne </w:t>
      </w:r>
      <w:r w:rsidDel="00000000" w:rsidR="00000000" w:rsidRPr="00000000">
        <w:rPr>
          <w:rtl w:val="0"/>
        </w:rPr>
        <w:t xml:space="preserve">Laboratory</w:t>
      </w:r>
      <w:r w:rsidDel="00000000" w:rsidR="00000000" w:rsidRPr="00000000">
        <w:rPr>
          <w:rtl w:val="0"/>
        </w:rPr>
        <w:t xml:space="preserve"> (CORAL) programs both deployed NASA JPL contracted aircraft with JPL instruments and team members. Commercial data-buys will also greatly expand airborne capabilities. For example, commercial lidar transects span the entire countries of Brazil and the Democratic Republic of Congo, demonstrating feasibility in important PANGEA geographies. The Airborne Research Facility for the Earth System (ARES), run by Dr. Michael Schaepman and Andreas Hueni out of the University of Zürich, is another important partner supporting PANGEA airborne acquisitions. ARES has successfully acquired data for collaborative NASA and ESA campaigns. Sensors onboard ARES include an imaging spectrometer, multispectral LiDAR, and a high-performance photogrammetric camera.</w:t>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rPr>
          <w:color w:val="ff0000"/>
        </w:rPr>
      </w:pPr>
      <w:r w:rsidDel="00000000" w:rsidR="00000000" w:rsidRPr="00000000">
        <w:rPr>
          <w:rtl w:val="0"/>
        </w:rPr>
        <w:t xml:space="preserve">PANGEA will also leverage rapidly advancing technologies, including drone capabilities to supplement aircraft data collection. Drone data acquisitions will be particularly valuable for capturing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VSWIR </w:t>
      </w:r>
      <w:r w:rsidDel="00000000" w:rsidR="00000000" w:rsidRPr="00000000">
        <w:rPr>
          <w:rtl w:val="0"/>
        </w:rPr>
        <w:t xml:space="preserve">imaging spectrometer (i.e., hyperspectral) </w:t>
      </w:r>
      <w:r w:rsidDel="00000000" w:rsidR="00000000" w:rsidRPr="00000000">
        <w:rPr>
          <w:highlight w:val="white"/>
          <w:rtl w:val="0"/>
        </w:rPr>
        <w:t xml:space="preserve">offerings do not provide science quality data and are not suitable for decadal survey-relevant ecosystem measurements. </w:t>
      </w:r>
      <w:r w:rsidDel="00000000" w:rsidR="00000000" w:rsidRPr="00000000">
        <w:rPr>
          <w:rtl w:val="0"/>
        </w:rPr>
        <w:t xml:space="preserve">However, these technologies are advancing rapidly. PANGEA PI Ordway submitted a NASA IIP proposal (#23-IIP23-0032) in collaboration with the JPL Imaging Spectroscopy group, led by Dr. Robert Green and Dr. David Thompson, to develop 𝜇AVIRIS, a UAV VSWIR sensor levering JPL’s imaging spectrometer technology. This work would advance the technology beyond its current TRL of 4, and support making the technology available for PANGEA, significantly enhancing measurement capabilities. PANGEA will build in protocols to leverage these types of rapidly evolving technologies. </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PANGEA will likely rely on multiple aircraft and will optimize the integration of instrumentation on the same aircraft when coincident measurements are required. Instruments on the same aircraft will aim for similar swath widths where possible, unless continuous coverage of both instruments is not required. Flights will be planned to avoid flying in the same area multiple times at different altitudes to achieve continuous coverage. Since the timing of flights will largely be dependent on weather, an expert weather forecaster with extensive local knowledge will participate in PANGEA flight planning. PANGEA will avoid integrating instruments with different weather requirements (e.g. cloud tolerance) on the same aircraft wherever possible.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b w:val="1"/>
          <w:color w:val="ff0000"/>
        </w:rPr>
      </w:pPr>
      <w:r w:rsidDel="00000000" w:rsidR="00000000" w:rsidRPr="00000000">
        <w:rPr>
          <w:rtl w:val="0"/>
        </w:rPr>
        <w:t xml:space="preserve">PANGEA will create custom L3 data products that will see all airborne observations mosaicked and tapped to a common grid, as was done in BioSCape (</w:t>
      </w:r>
      <w:commentRangeStart w:id="649"/>
      <w:r w:rsidDel="00000000" w:rsidR="00000000" w:rsidRPr="00000000">
        <w:rPr>
          <w:rtl w:val="0"/>
        </w:rPr>
        <w:t xml:space="preserve">Cardoso et al. 2024</w:t>
      </w:r>
      <w:commentRangeEnd w:id="649"/>
      <w:r w:rsidDel="00000000" w:rsidR="00000000" w:rsidRPr="00000000">
        <w:commentReference w:id="649"/>
      </w:r>
      <w:r w:rsidDel="00000000" w:rsidR="00000000" w:rsidRPr="00000000">
        <w:rPr>
          <w:rtl w:val="0"/>
        </w:rPr>
        <w:t xml:space="preserve">). This will create an analysis-ready airborne data product that can easily be integrated with field observations. This will increase PANGEA’s impact by supporting Open Science and making the data more interoperable as well as more accessible, especially to users who have never worked with airborne data before.  </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Some PANGEA measurements will require </w:t>
      </w:r>
      <w:r w:rsidDel="00000000" w:rsidR="00000000" w:rsidRPr="00000000">
        <w:rPr>
          <w:rtl w:val="0"/>
        </w:rPr>
        <w:t xml:space="preserve">contemporaneous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w:t>
      </w:r>
      <w:r w:rsidDel="00000000" w:rsidR="00000000" w:rsidRPr="00000000">
        <w:rPr>
          <w:rtl w:val="0"/>
        </w:rPr>
        <w:t xml:space="preserve">Clear lines of communication will be established at the outset between field teams and flight teams. Field teams will be oriented to the flight campaign at the beginning of each PANGEA flight campaign and will be required to develop a plan that builds in flexibility in terms of when field samples will be collected.</w:t>
      </w:r>
      <w:r w:rsidDel="00000000" w:rsidR="00000000" w:rsidRPr="00000000">
        <w:rPr>
          <w:rtl w:val="0"/>
        </w:rPr>
        <w:t xml:space="preserve"> In preparation for and during the campaign, PANGEA will rely on near real time quicklooks and flight planning tools available through JPL’s Multi Mission Geographical Information System (MMGIS) platform, which will not only optimize airborne data collection and facilitate better field match ups but will also increase transparency and therefore trust across the science team (</w:t>
      </w:r>
      <w:commentRangeStart w:id="650"/>
      <w:r w:rsidDel="00000000" w:rsidR="00000000" w:rsidRPr="00000000">
        <w:rPr>
          <w:rtl w:val="0"/>
        </w:rPr>
        <w:t xml:space="preserve">Cardoso et al. 2024</w:t>
      </w:r>
      <w:commentRangeEnd w:id="650"/>
      <w:r w:rsidDel="00000000" w:rsidR="00000000" w:rsidRPr="00000000">
        <w:commentReference w:id="650"/>
      </w:r>
      <w:r w:rsidDel="00000000" w:rsidR="00000000" w:rsidRPr="00000000">
        <w:rPr>
          <w:rtl w:val="0"/>
        </w:rPr>
        <w:t xml:space="preserve">).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When planning flights, PANGEA will prioritize transparent and accessible community from the beginning to the end of the campaign, including frequently reminding the science team and local partners that no airborne data is guaranteed, and that all proposed acquisitions are nominal until successfully executed. Transparent flight planning and decision-making processes will help build trust across the science team and preserve relationships with local partners. Borrowing from BioSCape’s success in this regard, PANGEA will work to implement a transparent prioritization scheme for science team regions of interest, with this prioritization scheme being open to feedback in advance of the airborne campaign. PANGEA will also share preliminary flight plans well in advance and implement an iterative feedback process so that the science team and local partners can provide input. While all final flight decisions will ultimately be made by the PANGEA leadership, aircraft, and instrument teams, the lead-up to these decisions will be participatory and open.  </w:t>
      </w:r>
    </w:p>
    <w:p w:rsidR="00000000" w:rsidDel="00000000" w:rsidP="00000000" w:rsidRDefault="00000000" w:rsidRPr="00000000" w14:paraId="0000026E">
      <w:pPr>
        <w:pStyle w:val="Heading4"/>
        <w:rPr/>
      </w:pPr>
      <w:bookmarkStart w:colFirst="0" w:colLast="0" w:name="_7locis78pd28" w:id="34"/>
      <w:bookmarkEnd w:id="34"/>
      <w:r w:rsidDel="00000000" w:rsidR="00000000" w:rsidRPr="00000000">
        <w:rPr>
          <w:rtl w:val="0"/>
        </w:rPr>
        <w:t xml:space="preserve">6.2.4 Field Observations and Studies</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Ground-based measurements are necessary for 1) validation of spaceborne measurements of </w:t>
      </w:r>
      <w:commentRangeStart w:id="651"/>
      <w:r w:rsidDel="00000000" w:rsidR="00000000" w:rsidRPr="00000000">
        <w:rPr>
          <w:color w:val="ff0000"/>
          <w:rtl w:val="0"/>
        </w:rPr>
        <w:t xml:space="preserve">ecological traits, and fluxes</w:t>
      </w:r>
      <w:commentRangeEnd w:id="651"/>
      <w:r w:rsidDel="00000000" w:rsidR="00000000" w:rsidRPr="00000000">
        <w:commentReference w:id="651"/>
      </w:r>
      <w:r w:rsidDel="00000000" w:rsidR="00000000" w:rsidRPr="00000000">
        <w:rPr>
          <w:rtl w:val="0"/>
        </w:rPr>
        <w:t xml:space="preserve">;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underscoring the importance of PANGEA field-based measurements and studies. Field observations broadly include the following: </w:t>
      </w:r>
    </w:p>
    <w:p w:rsidR="00000000" w:rsidDel="00000000" w:rsidP="00000000" w:rsidRDefault="00000000" w:rsidRPr="00000000" w14:paraId="00000270">
      <w:pPr>
        <w:numPr>
          <w:ilvl w:val="0"/>
          <w:numId w:val="47"/>
        </w:numPr>
        <w:spacing w:after="120" w:before="120" w:lineRule="auto"/>
        <w:ind w:left="720" w:hanging="360"/>
        <w:rPr>
          <w:u w:val="none"/>
        </w:rPr>
      </w:pPr>
      <w:r w:rsidDel="00000000" w:rsidR="00000000" w:rsidRPr="00000000">
        <w:rPr>
          <w:b w:val="1"/>
          <w:color w:val="ff0000"/>
          <w:rtl w:val="0"/>
        </w:rPr>
        <w:t xml:space="preserve">Biological and Ecological Sampling</w:t>
      </w:r>
      <w:r w:rsidDel="00000000" w:rsidR="00000000" w:rsidRPr="00000000">
        <w:rPr>
          <w:rtl w:val="0"/>
        </w:rPr>
        <w:t xml:space="preserve"> </w:t>
      </w:r>
      <w:r w:rsidDel="00000000" w:rsidR="00000000" w:rsidRPr="00000000">
        <w:rPr>
          <w:rtl w:val="0"/>
        </w:rPr>
        <w:t xml:space="preserve">includes all data that must be directly measured by individuals with boots-on-the-ground, and cannot be easily automated. Examples includ</w:t>
      </w:r>
      <w:r w:rsidDel="00000000" w:rsidR="00000000" w:rsidRPr="00000000">
        <w:rPr>
          <w:rtl w:val="0"/>
        </w:rPr>
        <w:t xml:space="preserve">e </w:t>
      </w:r>
      <w:r w:rsidDel="00000000" w:rsidR="00000000" w:rsidRPr="00000000">
        <w:rPr>
          <w:rtl w:val="0"/>
        </w:rPr>
        <w:t xml:space="preserve">leaf traits (although drone data collection of leaf samples is possible), terrestrial laser scanning, </w:t>
      </w:r>
      <w:r w:rsidDel="00000000" w:rsidR="00000000" w:rsidRPr="00000000">
        <w:rPr>
          <w:rtl w:val="0"/>
        </w:rPr>
        <w:t xml:space="preserve">chamber flux measurements, species identification, eDNA, animal movement data, and Indigenous, Traditional, and Local Ecological Knowledge (IEK, TEK, and LEK). </w:t>
      </w:r>
      <w:r w:rsidDel="00000000" w:rsidR="00000000" w:rsidRPr="00000000">
        <w:rPr>
          <w:rtl w:val="0"/>
        </w:rPr>
        <w:t xml:space="preserve">These data are important for understanding the mechanistic relationships between pattern and process and for the validation of drone, aircraft, and satellite measurements.  </w:t>
      </w:r>
    </w:p>
    <w:p w:rsidR="00000000" w:rsidDel="00000000" w:rsidP="00000000" w:rsidRDefault="00000000" w:rsidRPr="00000000" w14:paraId="00000271">
      <w:pPr>
        <w:numPr>
          <w:ilvl w:val="0"/>
          <w:numId w:val="47"/>
        </w:numPr>
        <w:spacing w:after="120" w:before="120" w:lineRule="auto"/>
        <w:ind w:left="720" w:hanging="360"/>
        <w:rPr>
          <w:b w:val="1"/>
        </w:rPr>
      </w:pPr>
      <w:r w:rsidDel="00000000" w:rsidR="00000000" w:rsidRPr="00000000">
        <w:rPr>
          <w:b w:val="1"/>
          <w:color w:val="ff0000"/>
          <w:rtl w:val="0"/>
        </w:rPr>
        <w:t xml:space="preserve">Biological and Ecological Observations</w:t>
      </w:r>
      <w:r w:rsidDel="00000000" w:rsidR="00000000" w:rsidRPr="00000000">
        <w:rPr>
          <w:b w:val="1"/>
          <w:rtl w:val="0"/>
        </w:rPr>
        <w:t xml:space="preserve"> </w:t>
      </w:r>
      <w:r w:rsidDel="00000000" w:rsidR="00000000" w:rsidRPr="00000000">
        <w:rPr>
          <w:rtl w:val="0"/>
        </w:rPr>
        <w:t xml:space="preserve">includes all ground measurements that support validation and understanding of ecologic processes but does not require frequent revisits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color w:val="ff0000"/>
          <w:highlight w:val="yellow"/>
          <w:rtl w:val="0"/>
        </w:rPr>
        <w:t xml:space="preserve">XYZ. …. </w:t>
      </w:r>
      <w:r w:rsidDel="00000000" w:rsidR="00000000" w:rsidRPr="00000000">
        <w:rPr>
          <w:rtl w:val="0"/>
        </w:rPr>
        <w:t xml:space="preserve">Similar to biological sampling, these observations are important for developing and understanding </w:t>
      </w:r>
      <w:r w:rsidDel="00000000" w:rsidR="00000000" w:rsidRPr="00000000">
        <w:rPr>
          <w:rtl w:val="0"/>
        </w:rPr>
        <w:t xml:space="preserve">processes</w:t>
      </w:r>
      <w:r w:rsidDel="00000000" w:rsidR="00000000" w:rsidRPr="00000000">
        <w:rPr>
          <w:rtl w:val="0"/>
        </w:rPr>
        <w:t xml:space="preserve"> and validating remote measurements.  </w:t>
      </w:r>
    </w:p>
    <w:p w:rsidR="00000000" w:rsidDel="00000000" w:rsidP="00000000" w:rsidRDefault="00000000" w:rsidRPr="00000000" w14:paraId="00000272">
      <w:pPr>
        <w:numPr>
          <w:ilvl w:val="0"/>
          <w:numId w:val="47"/>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includes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primarily uses scaffolding towers above the forest canopy and measures high-frequency wind and scalar (gas concentration, energy, momentum) data to estimate ecosystem water and carbon fluxes. The eddy-covariance technique is the presently accepted ‘gold standard’ for site level fluxes and provides critical ground truthing for spaceborne and modeled estimates of carbon, water, and energy fluxes. Eddy-covariance data have also dramatically improved understanding of the drivers of carbon and water fluxes and the infrastructure around flux towers will be highly beneficial for the installation of additional support data.  </w:t>
      </w:r>
      <w:r w:rsidDel="00000000" w:rsidR="00000000" w:rsidRPr="00000000">
        <w:rPr>
          <w:rtl w:val="0"/>
        </w:rPr>
      </w:r>
    </w:p>
    <w:p w:rsidR="00000000" w:rsidDel="00000000" w:rsidP="00000000" w:rsidRDefault="00000000" w:rsidRPr="00000000" w14:paraId="00000273">
      <w:pPr>
        <w:numPr>
          <w:ilvl w:val="0"/>
          <w:numId w:val="47"/>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collected at the site/stand level that can be observed optically from airborne or spaceborne platforms. </w:t>
      </w:r>
      <w:r w:rsidDel="00000000" w:rsidR="00000000" w:rsidRPr="00000000">
        <w:rPr>
          <w:color w:val="ff0000"/>
          <w:rtl w:val="0"/>
        </w:rPr>
        <w:t xml:space="preserve">Spaceborne remote sensing observations are typically not captured at a spatial and temporal resolution sufficient to directly link ecosystem traits and fluxes with the optical observations we can make from space. Tower-based proximal remote sensing plays a critical role in closing that gap, uncovering new mechanistic relationships in ecosystem structure and function, and can serve as a proxy for other biologic traits (e.g., leaf traits) that require more intensive field campaigns. Specifically visible-to-shortwave infrared hyperspectral reflectance, solar-induced fluorescence, thermal infrared radiation, microwave backscatter, and lidar are particularly useful at a site level.  </w:t>
      </w:r>
      <w:r w:rsidDel="00000000" w:rsidR="00000000" w:rsidRPr="00000000">
        <w:rPr>
          <w:color w:val="ff0000"/>
          <w:rtl w:val="0"/>
        </w:rPr>
        <w:t xml:space="preserve">- phenocams</w:t>
      </w:r>
    </w:p>
    <w:p w:rsidR="00000000" w:rsidDel="00000000" w:rsidP="00000000" w:rsidRDefault="00000000" w:rsidRPr="00000000" w14:paraId="00000274">
      <w:pPr>
        <w:numPr>
          <w:ilvl w:val="0"/>
          <w:numId w:val="47"/>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rtl w:val="0"/>
        </w:rPr>
        <w:t xml:space="preserve">lidar, RGB for both structure and spectra, multispectral data, and the potential development of a drone-based hyperspectral sensor. There are two key aspects of drone based monitoring: (1) it allows for high-frequency data collection and continuous monitoring of temporal trends in a manner that is not possible with aircraft, and (2) it provides the ability to capture trends even during cloudy conditions, which are common in tropical forests.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At present, field observations in the tropics are limited by the following: </w:t>
      </w:r>
    </w:p>
    <w:p w:rsidR="00000000" w:rsidDel="00000000" w:rsidP="00000000" w:rsidRDefault="00000000" w:rsidRPr="00000000" w14:paraId="00000277">
      <w:pPr>
        <w:numPr>
          <w:ilvl w:val="0"/>
          <w:numId w:val="4"/>
        </w:numPr>
        <w:spacing w:after="120" w:before="120" w:lineRule="auto"/>
        <w:ind w:left="720" w:hanging="360"/>
        <w:rPr>
          <w:u w:val="none"/>
        </w:rPr>
      </w:pPr>
      <w:r w:rsidDel="00000000" w:rsidR="00000000" w:rsidRPr="00000000">
        <w:rPr>
          <w:b w:val="1"/>
          <w:rtl w:val="0"/>
        </w:rPr>
        <w:t xml:space="preserve">Accessibility</w:t>
      </w:r>
      <w:r w:rsidDel="00000000" w:rsidR="00000000" w:rsidRPr="00000000">
        <w:rPr>
          <w:rtl w:val="0"/>
        </w:rPr>
        <w:t xml:space="preserve">: Dense, difficult-to-navigate terrain and remote areas with limited infrastructure limit the ability to deploy and maintain field equipment in the tropics. </w:t>
      </w:r>
    </w:p>
    <w:p w:rsidR="00000000" w:rsidDel="00000000" w:rsidP="00000000" w:rsidRDefault="00000000" w:rsidRPr="00000000" w14:paraId="00000278">
      <w:pPr>
        <w:numPr>
          <w:ilvl w:val="0"/>
          <w:numId w:val="4"/>
        </w:numPr>
        <w:spacing w:after="120" w:before="120" w:lineRule="auto"/>
        <w:ind w:left="720" w:hanging="360"/>
        <w:rPr>
          <w:u w:val="none"/>
        </w:rPr>
      </w:pPr>
      <w:r w:rsidDel="00000000" w:rsidR="00000000" w:rsidRPr="00000000">
        <w:rPr>
          <w:b w:val="1"/>
          <w:rtl w:val="0"/>
        </w:rPr>
        <w:t xml:space="preserve">High Biodiversity</w:t>
      </w:r>
      <w:r w:rsidDel="00000000" w:rsidR="00000000" w:rsidRPr="00000000">
        <w:rPr>
          <w:rtl w:val="0"/>
        </w:rPr>
        <w:t xml:space="preserve">: Tropical ecosystems are highly biodiverse, limiting the generalizability of field studies from one location to another and requiring more detailed knowledge about a broad variety of species in a particular location. </w:t>
      </w:r>
    </w:p>
    <w:p w:rsidR="00000000" w:rsidDel="00000000" w:rsidP="00000000" w:rsidRDefault="00000000" w:rsidRPr="00000000" w14:paraId="00000279">
      <w:pPr>
        <w:numPr>
          <w:ilvl w:val="0"/>
          <w:numId w:val="4"/>
        </w:numPr>
        <w:spacing w:after="120" w:before="120" w:lineRule="auto"/>
        <w:ind w:left="720" w:hanging="360"/>
        <w:rPr>
          <w:u w:val="none"/>
        </w:rPr>
      </w:pPr>
      <w:r w:rsidDel="00000000" w:rsidR="00000000" w:rsidRPr="00000000">
        <w:rPr>
          <w:b w:val="1"/>
          <w:rtl w:val="0"/>
        </w:rPr>
        <w:t xml:space="preserve">Seasonality and Climate</w:t>
      </w:r>
      <w:r w:rsidDel="00000000" w:rsidR="00000000" w:rsidRPr="00000000">
        <w:rPr>
          <w:rtl w:val="0"/>
        </w:rPr>
        <w:t xml:space="preserve">: Extreme weather such as heavy rainfall during monsoon seasons and extreme heat and humidity, create harsh working environments which can limit the duration and extent of fieldwork.</w:t>
      </w:r>
    </w:p>
    <w:p w:rsidR="00000000" w:rsidDel="00000000" w:rsidP="00000000" w:rsidRDefault="00000000" w:rsidRPr="00000000" w14:paraId="0000027A">
      <w:pPr>
        <w:numPr>
          <w:ilvl w:val="0"/>
          <w:numId w:val="4"/>
        </w:numPr>
        <w:spacing w:after="120" w:before="120" w:lineRule="auto"/>
        <w:ind w:left="720" w:hanging="360"/>
        <w:rPr>
          <w:u w:val="none"/>
        </w:rPr>
      </w:pPr>
      <w:commentRangeStart w:id="652"/>
      <w:r w:rsidDel="00000000" w:rsidR="00000000" w:rsidRPr="00000000">
        <w:rPr>
          <w:b w:val="1"/>
          <w:rtl w:val="0"/>
        </w:rPr>
        <w:t xml:space="preserve">Funding and Resources</w:t>
      </w:r>
      <w:r w:rsidDel="00000000" w:rsidR="00000000" w:rsidRPr="00000000">
        <w:rPr>
          <w:rtl w:val="0"/>
        </w:rPr>
        <w:t xml:space="preserve">: Funding and resources for science often come from the global north. Therefore, fieldwork in the tropics is generally more expensive due to the logistical challenges of bringing resources and funding to tropical regions.</w:t>
      </w:r>
      <w:commentRangeEnd w:id="652"/>
      <w:r w:rsidDel="00000000" w:rsidR="00000000" w:rsidRPr="00000000">
        <w:commentReference w:id="652"/>
      </w:r>
      <w:r w:rsidDel="00000000" w:rsidR="00000000" w:rsidRPr="00000000">
        <w:rPr>
          <w:rtl w:val="0"/>
        </w:rPr>
      </w:r>
    </w:p>
    <w:p w:rsidR="00000000" w:rsidDel="00000000" w:rsidP="00000000" w:rsidRDefault="00000000" w:rsidRPr="00000000" w14:paraId="0000027B">
      <w:pPr>
        <w:numPr>
          <w:ilvl w:val="0"/>
          <w:numId w:val="4"/>
        </w:numPr>
        <w:spacing w:after="120" w:before="120" w:lineRule="auto"/>
        <w:ind w:left="720" w:hanging="360"/>
        <w:rPr>
          <w:u w:val="none"/>
        </w:rPr>
      </w:pPr>
      <w:r w:rsidDel="00000000" w:rsidR="00000000" w:rsidRPr="00000000">
        <w:rPr>
          <w:b w:val="1"/>
          <w:rtl w:val="0"/>
        </w:rPr>
        <w:t xml:space="preserve">Political and Social Instability</w:t>
      </w:r>
      <w:r w:rsidDel="00000000" w:rsidR="00000000" w:rsidRPr="00000000">
        <w:rPr>
          <w:rtl w:val="0"/>
        </w:rPr>
        <w:t xml:space="preserve">: Many tropical regions are in countries that experience political instability, conflict, or land-use disputes, which can pose risks to researchers and make it unsafe or difficult to conduct long-term studies.</w:t>
      </w:r>
    </w:p>
    <w:p w:rsidR="00000000" w:rsidDel="00000000" w:rsidP="00000000" w:rsidRDefault="00000000" w:rsidRPr="00000000" w14:paraId="0000027C">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Experimental Plan. </w:t>
      </w:r>
      <w:r w:rsidDel="00000000" w:rsidR="00000000" w:rsidRPr="00000000">
        <w:rPr>
          <w:rtl w:val="0"/>
        </w:rPr>
        <w:t xml:space="preserve">See </w:t>
      </w:r>
      <w:r w:rsidDel="00000000" w:rsidR="00000000" w:rsidRPr="00000000">
        <w:rPr>
          <w:highlight w:val="yellow"/>
          <w:rtl w:val="0"/>
        </w:rPr>
        <w:t xml:space="preserve">Section 7.3</w:t>
      </w:r>
      <w:r w:rsidDel="00000000" w:rsidR="00000000" w:rsidRPr="00000000">
        <w:rPr>
          <w:rtl w:val="0"/>
        </w:rPr>
        <w:t xml:space="preserve"> - Community Engagement Strategy for more information. </w:t>
      </w:r>
      <w:r w:rsidDel="00000000" w:rsidR="00000000" w:rsidRPr="00000000">
        <w:rPr>
          <w:rtl w:val="0"/>
        </w:rPr>
        <w:t xml:space="preserve">The following partnerships will be essential to the success of PANGEA field obserations and studies:  </w:t>
      </w:r>
      <w:r w:rsidDel="00000000" w:rsidR="00000000" w:rsidRPr="00000000">
        <w:rPr>
          <w:rtl w:val="0"/>
        </w:rPr>
      </w:r>
    </w:p>
    <w:p w:rsidR="00000000" w:rsidDel="00000000" w:rsidP="00000000" w:rsidRDefault="00000000" w:rsidRPr="00000000" w14:paraId="0000027D">
      <w:pPr>
        <w:numPr>
          <w:ilvl w:val="0"/>
          <w:numId w:val="32"/>
        </w:numPr>
        <w:spacing w:after="120" w:before="120" w:lineRule="auto"/>
        <w:ind w:left="720" w:hanging="360"/>
        <w:rPr/>
      </w:pPr>
      <w:r w:rsidDel="00000000" w:rsidR="00000000" w:rsidRPr="00000000">
        <w:rPr>
          <w:b w:val="1"/>
          <w:rtl w:val="0"/>
        </w:rPr>
        <w:t xml:space="preserve">Alliance for Tropical Forest Science (</w:t>
      </w:r>
      <w:r w:rsidDel="00000000" w:rsidR="00000000" w:rsidRPr="00000000">
        <w:rPr>
          <w:b w:val="1"/>
          <w:rtl w:val="0"/>
        </w:rPr>
        <w:t xml:space="preserve">ATFS</w:t>
      </w:r>
      <w:r w:rsidDel="00000000" w:rsidR="00000000" w:rsidRPr="00000000">
        <w:rPr>
          <w:b w:val="1"/>
          <w:rtl w:val="0"/>
        </w:rPr>
        <w:t xml:space="preserve">)</w:t>
      </w:r>
      <w:r w:rsidDel="00000000" w:rsidR="00000000" w:rsidRPr="00000000">
        <w:rPr>
          <w:rtl w:val="0"/>
        </w:rPr>
        <w:t xml:space="preserve">, including sub-organizations </w:t>
      </w:r>
      <w:r w:rsidDel="00000000" w:rsidR="00000000" w:rsidRPr="00000000">
        <w:rPr>
          <w:b w:val="1"/>
          <w:rtl w:val="0"/>
        </w:rPr>
        <w:t xml:space="preserve">AfriTRON</w:t>
      </w:r>
      <w:r w:rsidDel="00000000" w:rsidR="00000000" w:rsidRPr="00000000">
        <w:rPr>
          <w:rtl w:val="0"/>
        </w:rPr>
        <w:t xml:space="preserve">, </w:t>
      </w:r>
      <w:r w:rsidDel="00000000" w:rsidR="00000000" w:rsidRPr="00000000">
        <w:rPr>
          <w:b w:val="1"/>
          <w:rtl w:val="0"/>
        </w:rPr>
        <w:t xml:space="preserve">ForestGEO</w:t>
      </w:r>
      <w:r w:rsidDel="00000000" w:rsidR="00000000" w:rsidRPr="00000000">
        <w:rPr>
          <w:rtl w:val="0"/>
        </w:rPr>
        <w:t xml:space="preserve">, </w:t>
      </w:r>
      <w:r w:rsidDel="00000000" w:rsidR="00000000" w:rsidRPr="00000000">
        <w:rPr>
          <w:b w:val="1"/>
          <w:rtl w:val="0"/>
        </w:rPr>
        <w:t xml:space="preserve">GEM</w:t>
      </w:r>
      <w:r w:rsidDel="00000000" w:rsidR="00000000" w:rsidRPr="00000000">
        <w:rPr>
          <w:rtl w:val="0"/>
        </w:rPr>
        <w:t xml:space="preserve">, and </w:t>
      </w:r>
      <w:r w:rsidDel="00000000" w:rsidR="00000000" w:rsidRPr="00000000">
        <w:rPr>
          <w:b w:val="1"/>
          <w:rtl w:val="0"/>
        </w:rPr>
        <w:t xml:space="preserve">RAINFOR, </w:t>
      </w:r>
      <w:r w:rsidDel="00000000" w:rsidR="00000000" w:rsidRPr="00000000">
        <w:rPr>
          <w:rtl w:val="0"/>
        </w:rPr>
        <w:t xml:space="preserve">comprises an international network-of-networks. The goal of the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t>
      </w:r>
    </w:p>
    <w:p w:rsidR="00000000" w:rsidDel="00000000" w:rsidP="00000000" w:rsidRDefault="00000000" w:rsidRPr="00000000" w14:paraId="0000027E">
      <w:pPr>
        <w:numPr>
          <w:ilvl w:val="0"/>
          <w:numId w:val="32"/>
        </w:numPr>
        <w:spacing w:after="120" w:before="120" w:lineRule="auto"/>
        <w:ind w:left="720" w:hanging="360"/>
        <w:rPr/>
      </w:pPr>
      <w:r w:rsidDel="00000000" w:rsidR="00000000" w:rsidRPr="00000000">
        <w:rPr>
          <w:b w:val="1"/>
          <w:rtl w:val="0"/>
        </w:rPr>
        <w:t xml:space="preserve">AndesFlux: </w:t>
      </w:r>
      <w:r w:rsidDel="00000000" w:rsidR="00000000" w:rsidRPr="00000000">
        <w:rPr>
          <w:rtl w:val="0"/>
        </w:rPr>
        <w:t xml:space="preserve">The Western Amazon forests span a climate gradient from areas with no dry season to areas with up to a six month dry season, however ecohydrological studies across this climatic range do not exist, limiting understanding of forest responses to climate change. To fill this gap, the AndesFlux network, led by the Catholic University of Peru, established six eddy flux towers and permanent plots in the western Amazon, the region predicted to face the greatest climate change impacts.The eddy flux towers are Tambopata (PE-TNR, operational since 2017), Panguana (PE-PAN, 2023), Los Amigos (PE-AMG, 2023), Breo (PE-BRE), Sucusari (2024), San Francisco (2022).</w:t>
      </w:r>
    </w:p>
    <w:p w:rsidR="00000000" w:rsidDel="00000000" w:rsidP="00000000" w:rsidRDefault="00000000" w:rsidRPr="00000000" w14:paraId="0000027F">
      <w:pPr>
        <w:numPr>
          <w:ilvl w:val="0"/>
          <w:numId w:val="32"/>
        </w:numPr>
        <w:spacing w:after="120" w:before="120" w:lineRule="auto"/>
        <w:ind w:left="720" w:hanging="360"/>
        <w:rPr>
          <w:b w:val="1"/>
          <w:color w:val="ff0000"/>
        </w:rPr>
      </w:pPr>
      <w:r w:rsidDel="00000000" w:rsidR="00000000" w:rsidRPr="00000000">
        <w:rPr>
          <w:b w:val="1"/>
          <w:color w:val="ff0000"/>
          <w:rtl w:val="0"/>
        </w:rPr>
        <w:t xml:space="preserve">Congo Basin Institute: </w:t>
      </w:r>
    </w:p>
    <w:p w:rsidR="00000000" w:rsidDel="00000000" w:rsidP="00000000" w:rsidRDefault="00000000" w:rsidRPr="00000000" w14:paraId="00000280">
      <w:pPr>
        <w:numPr>
          <w:ilvl w:val="0"/>
          <w:numId w:val="32"/>
        </w:numPr>
        <w:spacing w:after="120" w:before="120" w:lineRule="auto"/>
        <w:ind w:left="720" w:hanging="360"/>
        <w:rPr>
          <w:b w:val="1"/>
          <w:color w:val="ff0000"/>
        </w:rPr>
      </w:pPr>
      <w:r w:rsidDel="00000000" w:rsidR="00000000" w:rsidRPr="00000000">
        <w:rPr>
          <w:b w:val="1"/>
          <w:color w:val="ff0000"/>
          <w:rtl w:val="0"/>
        </w:rPr>
        <w:t xml:space="preserve">Congo Basin Science Initiative: </w:t>
      </w:r>
      <w:ins w:author="Michael Keller" w:id="111" w:date="2024-09-18T11:29:44Z">
        <w:r w:rsidDel="00000000" w:rsidR="00000000" w:rsidRPr="00000000">
          <w:rPr>
            <w:color w:val="ff0000"/>
            <w:rtl w:val="0"/>
            <w:rPrChange w:author="Michael Keller" w:id="112" w:date="2024-09-18T11:29:52Z">
              <w:rPr>
                <w:b w:val="1"/>
                <w:color w:val="ff0000"/>
              </w:rPr>
            </w:rPrChange>
          </w:rPr>
          <w:t xml:space="preserve">The Congo Basin Science Initiative (CBSI) is an independent scientist-led platform that promotes long-term investment in science in the Congo Basin. Its mission is to transform our understanding of the world’s second largest extent of tropical forest, build scientific capacity in the region, and use this knowledge to support sustainable development.</w:t>
        </w:r>
      </w:ins>
      <w:r w:rsidDel="00000000" w:rsidR="00000000" w:rsidRPr="00000000">
        <w:rPr>
          <w:rtl w:val="0"/>
        </w:rPr>
      </w:r>
    </w:p>
    <w:p w:rsidR="00000000" w:rsidDel="00000000" w:rsidP="00000000" w:rsidRDefault="00000000" w:rsidRPr="00000000" w14:paraId="00000281">
      <w:pPr>
        <w:numPr>
          <w:ilvl w:val="0"/>
          <w:numId w:val="32"/>
        </w:numPr>
        <w:spacing w:after="120" w:before="120" w:lineRule="auto"/>
        <w:ind w:left="720" w:hanging="360"/>
        <w:rPr>
          <w:b w:val="1"/>
          <w:color w:val="ff0000"/>
        </w:rPr>
      </w:pPr>
      <w:r w:rsidDel="00000000" w:rsidR="00000000" w:rsidRPr="00000000">
        <w:rPr>
          <w:b w:val="1"/>
          <w:color w:val="ff0000"/>
          <w:rtl w:val="0"/>
        </w:rPr>
        <w:t xml:space="preserve">CongoFlux: </w:t>
      </w:r>
    </w:p>
    <w:p w:rsidR="00000000" w:rsidDel="00000000" w:rsidP="00000000" w:rsidRDefault="00000000" w:rsidRPr="00000000" w14:paraId="00000282">
      <w:pPr>
        <w:numPr>
          <w:ilvl w:val="0"/>
          <w:numId w:val="32"/>
        </w:numPr>
        <w:spacing w:after="120" w:before="120" w:lineRule="auto"/>
        <w:ind w:left="720" w:hanging="360"/>
        <w:rPr>
          <w:u w:val="none"/>
        </w:rPr>
      </w:pPr>
      <w:r w:rsidDel="00000000" w:rsidR="00000000" w:rsidRPr="00000000">
        <w:rPr>
          <w:b w:val="1"/>
          <w:rtl w:val="0"/>
        </w:rPr>
        <w:t xml:space="preserve">FLUXNET</w:t>
      </w:r>
      <w:r w:rsidDel="00000000" w:rsidR="00000000" w:rsidRPr="00000000">
        <w:rPr>
          <w:rtl w:val="0"/>
        </w:rPr>
        <w:t xml:space="preserve">, including </w:t>
      </w:r>
      <w:r w:rsidDel="00000000" w:rsidR="00000000" w:rsidRPr="00000000">
        <w:rPr>
          <w:rtl w:val="0"/>
        </w:rPr>
        <w:t xml:space="preserve">sub-organizations </w:t>
      </w:r>
      <w:r w:rsidDel="00000000" w:rsidR="00000000" w:rsidRPr="00000000">
        <w:rPr>
          <w:b w:val="1"/>
          <w:rtl w:val="0"/>
        </w:rPr>
        <w:t xml:space="preserve">AmeriFlux</w:t>
      </w:r>
      <w:r w:rsidDel="00000000" w:rsidR="00000000" w:rsidRPr="00000000">
        <w:rPr>
          <w:rtl w:val="0"/>
        </w:rPr>
        <w:t xml:space="preserve"> and </w:t>
      </w:r>
      <w:r w:rsidDel="00000000" w:rsidR="00000000" w:rsidRPr="00000000">
        <w:rPr>
          <w:b w:val="1"/>
          <w:rtl w:val="0"/>
        </w:rPr>
        <w:t xml:space="preserve">ICOS</w:t>
      </w:r>
      <w:r w:rsidDel="00000000" w:rsidR="00000000" w:rsidRPr="00000000">
        <w:rPr>
          <w:rtl w:val="0"/>
        </w:rPr>
        <w:t xml:space="preserve">, is another </w:t>
      </w:r>
      <w:r w:rsidDel="00000000" w:rsidR="00000000" w:rsidRPr="00000000">
        <w:rPr>
          <w:rtl w:val="0"/>
        </w:rPr>
        <w:t xml:space="preserve">international network of networks. FLUXNET connects regional networks of primarily field-based earth system scientists and research sites. </w:t>
      </w:r>
      <w:r w:rsidDel="00000000" w:rsidR="00000000" w:rsidRPr="00000000">
        <w:rPr>
          <w:rtl w:val="0"/>
        </w:rPr>
        <w:t xml:space="preserve">FLUXNET has produced consolidated data across sites processed following a standardized pipeline. Flux sites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p>
    <w:p w:rsidR="00000000" w:rsidDel="00000000" w:rsidP="00000000" w:rsidRDefault="00000000" w:rsidRPr="00000000" w14:paraId="00000283">
      <w:pPr>
        <w:numPr>
          <w:ilvl w:val="0"/>
          <w:numId w:val="32"/>
        </w:numPr>
        <w:spacing w:after="120" w:before="120" w:lineRule="auto"/>
        <w:ind w:left="720" w:hanging="360"/>
        <w:rPr>
          <w:b w:val="1"/>
          <w:color w:val="ff0000"/>
        </w:rPr>
      </w:pPr>
      <w:r w:rsidDel="00000000" w:rsidR="00000000" w:rsidRPr="00000000">
        <w:rPr>
          <w:b w:val="1"/>
          <w:color w:val="ff0000"/>
          <w:rtl w:val="0"/>
        </w:rPr>
        <w:t xml:space="preserve">GEO-TREES: </w:t>
      </w:r>
    </w:p>
    <w:p w:rsidR="00000000" w:rsidDel="00000000" w:rsidP="00000000" w:rsidRDefault="00000000" w:rsidRPr="00000000" w14:paraId="00000284">
      <w:pPr>
        <w:numPr>
          <w:ilvl w:val="0"/>
          <w:numId w:val="32"/>
        </w:numPr>
        <w:spacing w:after="120" w:before="120" w:lineRule="auto"/>
        <w:ind w:left="720" w:hanging="360"/>
        <w:rPr>
          <w:b w:val="1"/>
          <w:color w:val="ff0000"/>
        </w:rPr>
      </w:pPr>
      <w:r w:rsidDel="00000000" w:rsidR="00000000" w:rsidRPr="00000000">
        <w:rPr>
          <w:b w:val="1"/>
          <w:color w:val="ff0000"/>
          <w:rtl w:val="0"/>
        </w:rPr>
        <w:t xml:space="preserve">LBA: </w:t>
      </w:r>
      <w:ins w:author="Michael Keller" w:id="113" w:date="2024-09-18T11:31:12Z">
        <w:r w:rsidDel="00000000" w:rsidR="00000000" w:rsidRPr="00000000">
          <w:rPr>
            <w:color w:val="ff0000"/>
            <w:rtl w:val="0"/>
            <w:rPrChange w:author="Michael Keller" w:id="114" w:date="2024-09-18T11:31:18Z">
              <w:rPr>
                <w:b w:val="1"/>
                <w:color w:val="ff0000"/>
              </w:rPr>
            </w:rPrChange>
          </w:rPr>
          <w:t xml:space="preserve">The Large-Scale Biosphere Atmosphere Experiment in Amazonia is a permanent program of the Brazilian Ministry of Science, Technology, and Innovation.  LBA works to foment cooperation in research and  </w:t>
        </w:r>
        <w:r w:rsidDel="00000000" w:rsidR="00000000" w:rsidRPr="00000000">
          <w:rPr>
            <w:color w:val="ff0000"/>
            <w:rtl w:val="0"/>
            <w:rPrChange w:author="Michael Keller" w:id="114" w:date="2024-09-18T11:31:18Z">
              <w:rPr>
                <w:b w:val="1"/>
                <w:color w:val="ff0000"/>
              </w:rPr>
            </w:rPrChange>
          </w:rPr>
          <w:t xml:space="preserve">maintenance</w:t>
        </w:r>
        <w:r w:rsidDel="00000000" w:rsidR="00000000" w:rsidRPr="00000000">
          <w:rPr>
            <w:color w:val="ff0000"/>
            <w:rtl w:val="0"/>
            <w:rPrChange w:author="Michael Keller" w:id="114" w:date="2024-09-18T11:31:18Z">
              <w:rPr>
                <w:b w:val="1"/>
                <w:color w:val="ff0000"/>
              </w:rPr>
            </w:rPrChange>
          </w:rPr>
          <w:t xml:space="preserve"> of infrastructure to answer questions related to the function of Amazonia in the Earth System.</w:t>
        </w:r>
      </w:ins>
      <w:r w:rsidDel="00000000" w:rsidR="00000000" w:rsidRPr="00000000">
        <w:rPr>
          <w:rtl w:val="0"/>
        </w:rPr>
      </w:r>
    </w:p>
    <w:p w:rsidR="00000000" w:rsidDel="00000000" w:rsidP="00000000" w:rsidRDefault="00000000" w:rsidRPr="00000000" w14:paraId="00000285">
      <w:pPr>
        <w:numPr>
          <w:ilvl w:val="0"/>
          <w:numId w:val="32"/>
        </w:numPr>
        <w:spacing w:after="120" w:before="120" w:lineRule="auto"/>
        <w:ind w:left="720" w:hanging="360"/>
        <w:rPr>
          <w:u w:val="none"/>
        </w:rPr>
      </w:pPr>
      <w:r w:rsidDel="00000000" w:rsidR="00000000" w:rsidRPr="00000000">
        <w:rPr>
          <w:b w:val="1"/>
          <w:rtl w:val="0"/>
        </w:rPr>
        <w:t xml:space="preserve">NGEE-Tropics</w:t>
      </w:r>
      <w:r w:rsidDel="00000000" w:rsidR="00000000" w:rsidRPr="00000000">
        <w:rPr>
          <w:rtl w:val="0"/>
        </w:rPr>
        <w:t xml:space="preserve"> is a 10-year, multi-institutional project funded by the U.S. Department of Energy (DOE). NGEE-Tropics primarily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highlight w:val="yellow"/>
          <w:rtl w:val="0"/>
        </w:rPr>
        <w:t xml:space="preserve">Section 6.4</w:t>
      </w:r>
      <w:r w:rsidDel="00000000" w:rsidR="00000000" w:rsidRPr="00000000">
        <w:rPr>
          <w:rtl w:val="0"/>
        </w:rPr>
        <w:t xml:space="preserve">).  </w:t>
      </w:r>
    </w:p>
    <w:p w:rsidR="00000000" w:rsidDel="00000000" w:rsidP="00000000" w:rsidRDefault="00000000" w:rsidRPr="00000000" w14:paraId="00000286">
      <w:pPr>
        <w:pStyle w:val="Heading3"/>
        <w:rPr/>
      </w:pPr>
      <w:bookmarkStart w:colFirst="0" w:colLast="0" w:name="_rt2hahfr5phm" w:id="35"/>
      <w:bookmarkEnd w:id="35"/>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287">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 PANGEA landscapes will prioritize locations where the following already exist or have strong potential to be established: </w:t>
      </w:r>
    </w:p>
    <w:p w:rsidR="00000000" w:rsidDel="00000000" w:rsidP="00000000" w:rsidRDefault="00000000" w:rsidRPr="00000000" w14:paraId="00000288">
      <w:pPr>
        <w:numPr>
          <w:ilvl w:val="0"/>
          <w:numId w:val="42"/>
        </w:numPr>
        <w:spacing w:after="120" w:before="120" w:lineRule="auto"/>
        <w:ind w:left="720" w:hanging="360"/>
      </w:pPr>
      <w:r w:rsidDel="00000000" w:rsidR="00000000" w:rsidRPr="00000000">
        <w:rPr>
          <w:rtl w:val="0"/>
        </w:rPr>
        <w:t xml:space="preserve">Existing eddy covariance flux tower data. </w:t>
      </w:r>
      <w:commentRangeStart w:id="653"/>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can be extended with chambers (not water and energy though, right, or wrong?) </w:t>
      </w:r>
      <w:commentRangeEnd w:id="653"/>
      <w:r w:rsidDel="00000000" w:rsidR="00000000" w:rsidRPr="00000000">
        <w:commentReference w:id="653"/>
      </w:r>
      <w:r w:rsidDel="00000000" w:rsidR="00000000" w:rsidRPr="00000000">
        <w:rPr>
          <w:rtl w:val="0"/>
        </w:rPr>
      </w:r>
    </w:p>
    <w:p w:rsidR="00000000" w:rsidDel="00000000" w:rsidP="00000000" w:rsidRDefault="00000000" w:rsidRPr="00000000" w14:paraId="00000289">
      <w:pPr>
        <w:numPr>
          <w:ilvl w:val="0"/>
          <w:numId w:val="42"/>
        </w:numPr>
        <w:spacing w:after="120" w:before="120" w:lineRule="auto"/>
        <w:ind w:left="720" w:hanging="360"/>
      </w:pPr>
      <w:r w:rsidDel="00000000" w:rsidR="00000000" w:rsidRPr="00000000">
        <w:rPr>
          <w:rtl w:val="0"/>
        </w:rPr>
        <w:t xml:space="preserve">Long-term forest inventory plots, enabling re-censusing to support new measurements (e.g., canopy traits, bioacoustics, camera traps) that build on rich forest demographic rates information (mortality, growth and recruitment rates). </w:t>
      </w:r>
    </w:p>
    <w:p w:rsidR="00000000" w:rsidDel="00000000" w:rsidP="00000000" w:rsidRDefault="00000000" w:rsidRPr="00000000" w14:paraId="0000028A">
      <w:pPr>
        <w:numPr>
          <w:ilvl w:val="0"/>
          <w:numId w:val="42"/>
        </w:numPr>
        <w:spacing w:after="120" w:before="120" w:lineRule="auto"/>
        <w:ind w:left="720" w:hanging="360"/>
      </w:pPr>
      <w:r w:rsidDel="00000000" w:rsidR="00000000" w:rsidRPr="00000000">
        <w:rPr>
          <w:rtl w:val="0"/>
        </w:rPr>
        <w:t xml:space="preserve">Camera traps, bioacoustic sensors, weather station data, and eDNA data; </w:t>
      </w:r>
    </w:p>
    <w:p w:rsidR="00000000" w:rsidDel="00000000" w:rsidP="00000000" w:rsidRDefault="00000000" w:rsidRPr="00000000" w14:paraId="0000028B">
      <w:pPr>
        <w:numPr>
          <w:ilvl w:val="0"/>
          <w:numId w:val="42"/>
        </w:numPr>
        <w:spacing w:after="120" w:before="120" w:lineRule="auto"/>
        <w:ind w:left="720" w:hanging="360"/>
        <w:rPr/>
      </w:pPr>
      <w:r w:rsidDel="00000000" w:rsidR="00000000" w:rsidRPr="00000000">
        <w:rPr>
          <w:rtl w:val="0"/>
        </w:rPr>
        <w:t xml:space="preserve">Ground and/or drone-based phenology datasets; </w:t>
      </w:r>
    </w:p>
    <w:p w:rsidR="00000000" w:rsidDel="00000000" w:rsidP="00000000" w:rsidRDefault="00000000" w:rsidRPr="00000000" w14:paraId="0000028C">
      <w:pPr>
        <w:numPr>
          <w:ilvl w:val="0"/>
          <w:numId w:val="42"/>
        </w:numPr>
        <w:spacing w:after="120" w:before="120" w:lineRule="auto"/>
        <w:ind w:left="720" w:hanging="360"/>
        <w:rPr/>
      </w:pPr>
      <w:r w:rsidDel="00000000" w:rsidR="00000000" w:rsidRPr="00000000">
        <w:rPr>
          <w:rtl w:val="0"/>
        </w:rPr>
        <w:t xml:space="preserve">Partnerships with Indigenous and/or Local Communities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airborne campaign, One Forest Vision, </w:t>
      </w:r>
      <w:r w:rsidDel="00000000" w:rsidR="00000000" w:rsidRPr="00000000">
        <w:rPr>
          <w:highlight w:val="yellow"/>
          <w:rtl w:val="0"/>
        </w:rPr>
        <w:t xml:space="preserve">Alison Hoyt &amp; Rob Jacksons CH4 flux + peatland/wetland,</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Experimental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X 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tbl>
      <w:tblPr>
        <w:tblStyle w:val="Table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commentRangeStart w:id="654"/>
            <w:r w:rsidDel="00000000" w:rsidR="00000000" w:rsidRPr="00000000">
              <w:rPr>
                <w:b w:val="1"/>
                <w:rtl w:val="0"/>
              </w:rPr>
              <w:t xml:space="preserve">Table X:</w:t>
            </w:r>
            <w:commentRangeEnd w:id="654"/>
            <w:r w:rsidDel="00000000" w:rsidR="00000000" w:rsidRPr="00000000">
              <w:commentReference w:id="654"/>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9">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A">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9B">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3">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4">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6">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rFonts w:ascii="Avenir" w:cs="Avenir" w:eastAsia="Avenir" w:hAnsi="Avenir"/>
                <w:sz w:val="20"/>
                <w:szCs w:val="20"/>
                <w:rtl w:val="0"/>
              </w:rPr>
              <w:t xml:space="preserve">Mai Ndombe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7">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1">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sz w:val="20"/>
                <w:szCs w:val="20"/>
              </w:rPr>
            </w:pPr>
            <w:commentRangeStart w:id="655"/>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3">
            <w:pPr>
              <w:widowControl w:val="0"/>
              <w:jc w:val="center"/>
              <w:rPr>
                <w:sz w:val="20"/>
                <w:szCs w:val="20"/>
              </w:rPr>
            </w:pPr>
            <w:commentRangeEnd w:id="655"/>
            <w:r w:rsidDel="00000000" w:rsidR="00000000" w:rsidRPr="00000000">
              <w:commentReference w:id="655"/>
            </w: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1">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9">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1">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9">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F">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1">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9">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1">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99">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9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1">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9">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B1">
            <w:pPr>
              <w:widowControl w:val="0"/>
              <w:rPr>
                <w:sz w:val="20"/>
                <w:szCs w:val="20"/>
              </w:rPr>
            </w:pPr>
            <w:r w:rsidDel="00000000" w:rsidR="00000000" w:rsidRPr="00000000">
              <w:rPr>
                <w:rFonts w:ascii="Avenir" w:cs="Avenir" w:eastAsia="Avenir" w:hAnsi="Avenir"/>
                <w:sz w:val="20"/>
                <w:szCs w:val="20"/>
                <w:rtl w:val="0"/>
              </w:rPr>
              <w:t xml:space="preserve">Guancaste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B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B9">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1">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C9">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C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1">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9">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A">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1">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9">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1">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9">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F">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1">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9">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1">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9">
            <w:pPr>
              <w:widowControl w:val="0"/>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r>
    </w:tbl>
    <w:p w:rsidR="00000000" w:rsidDel="00000000" w:rsidP="00000000" w:rsidRDefault="00000000" w:rsidRPr="00000000" w14:paraId="00000420">
      <w:pPr>
        <w:pStyle w:val="Heading3"/>
        <w:rPr/>
      </w:pPr>
      <w:bookmarkStart w:colFirst="0" w:colLast="0" w:name="_f11ajoxckysx" w:id="36"/>
      <w:bookmarkEnd w:id="36"/>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21">
      <w:pPr>
        <w:pStyle w:val="Heading4"/>
        <w:rPr/>
      </w:pPr>
      <w:bookmarkStart w:colFirst="0" w:colLast="0" w:name="_6l7aghp2o9mp" w:id="37"/>
      <w:bookmarkEnd w:id="37"/>
      <w:r w:rsidDel="00000000" w:rsidR="00000000" w:rsidRPr="00000000">
        <w:rPr>
          <w:rtl w:val="0"/>
        </w:rPr>
        <w:t xml:space="preserve">6.4.1 Modelin</w:t>
      </w:r>
      <w:commentRangeStart w:id="656"/>
      <w:r w:rsidDel="00000000" w:rsidR="00000000" w:rsidRPr="00000000">
        <w:rPr>
          <w:rtl w:val="0"/>
        </w:rPr>
        <w:t xml:space="preserve">g</w:t>
      </w:r>
      <w:commentRangeEnd w:id="656"/>
      <w:r w:rsidDel="00000000" w:rsidR="00000000" w:rsidRPr="00000000">
        <w:commentReference w:id="656"/>
      </w:r>
      <w:r w:rsidDel="00000000" w:rsidR="00000000" w:rsidRPr="00000000">
        <w:rPr>
          <w:rtl w:val="0"/>
        </w:rPr>
        <w:t xml:space="preserve"> and Data Integration Approach </w:t>
      </w:r>
    </w:p>
    <w:p w:rsidR="00000000" w:rsidDel="00000000" w:rsidP="00000000" w:rsidRDefault="00000000" w:rsidRPr="00000000" w14:paraId="00000422">
      <w:pPr>
        <w:rPr>
          <w:b w:val="1"/>
          <w:color w:val="ff0000"/>
        </w:rPr>
      </w:pPr>
      <w:commentRangeStart w:id="657"/>
      <w:r w:rsidDel="00000000" w:rsidR="00000000" w:rsidRPr="00000000">
        <w:rPr>
          <w:b w:val="1"/>
          <w:color w:val="ff0000"/>
          <w:rtl w:val="0"/>
        </w:rPr>
        <w:t xml:space="preserve">Notes from writing workshop:</w:t>
      </w:r>
      <w:commentRangeEnd w:id="657"/>
      <w:r w:rsidDel="00000000" w:rsidR="00000000" w:rsidRPr="00000000">
        <w:commentReference w:id="657"/>
      </w:r>
      <w:r w:rsidDel="00000000" w:rsidR="00000000" w:rsidRPr="00000000">
        <w:rPr>
          <w:rtl w:val="0"/>
        </w:rPr>
      </w:r>
    </w:p>
    <w:p w:rsidR="00000000" w:rsidDel="00000000" w:rsidP="00000000" w:rsidRDefault="00000000" w:rsidRPr="00000000" w14:paraId="00000423">
      <w:pPr>
        <w:numPr>
          <w:ilvl w:val="0"/>
          <w:numId w:val="2"/>
        </w:numPr>
        <w:ind w:left="720" w:hanging="360"/>
      </w:pPr>
      <w:r w:rsidDel="00000000" w:rsidR="00000000" w:rsidRPr="00000000">
        <w:rPr>
          <w:color w:val="ff0000"/>
          <w:rtl w:val="0"/>
        </w:rPr>
        <w:t xml:space="preserve">Carlos Silva (and Laura Duncanson?) </w:t>
      </w:r>
      <w:hyperlink r:id="rId153">
        <w:r w:rsidDel="00000000" w:rsidR="00000000" w:rsidRPr="00000000">
          <w:rPr>
            <w:color w:val="1155cc"/>
            <w:u w:val="single"/>
            <w:rtl w:val="0"/>
          </w:rPr>
          <w:t xml:space="preserve">has CMS funded project</w:t>
        </w:r>
      </w:hyperlink>
      <w:hyperlink r:id="rId154">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424">
      <w:pPr>
        <w:numPr>
          <w:ilvl w:val="1"/>
          <w:numId w:val="2"/>
        </w:numPr>
        <w:ind w:left="144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425">
      <w:pPr>
        <w:numPr>
          <w:ilvl w:val="1"/>
          <w:numId w:val="2"/>
        </w:numPr>
        <w:ind w:left="144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426">
      <w:pPr>
        <w:numPr>
          <w:ilvl w:val="1"/>
          <w:numId w:val="2"/>
        </w:numPr>
        <w:ind w:left="1440" w:hanging="360"/>
        <w:rPr>
          <w:color w:val="ff0000"/>
        </w:rPr>
      </w:pPr>
      <w:r w:rsidDel="00000000" w:rsidR="00000000" w:rsidRPr="00000000">
        <w:rPr>
          <w:color w:val="ff0000"/>
          <w:rtl w:val="0"/>
        </w:rPr>
        <w:t xml:space="preserve">Carlos in Brazil - August and September, but otherwise can help with figures and text</w:t>
      </w: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Modeling and data syntheses will be fundamental components of the PANGEA throughout the entire duration of the experiment. The goals are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658"/>
      <w:r w:rsidDel="00000000" w:rsidR="00000000" w:rsidRPr="00000000">
        <w:rPr>
          <w:rtl w:val="0"/>
        </w:rPr>
        <w:t xml:space="preserve">.</w:t>
      </w:r>
      <w:commentRangeEnd w:id="658"/>
      <w:r w:rsidDel="00000000" w:rsidR="00000000" w:rsidRPr="00000000">
        <w:commentReference w:id="658"/>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spacing w:after="240" w:lineRule="auto"/>
        <w:rPr/>
      </w:pPr>
      <w:r w:rsidDel="00000000" w:rsidR="00000000" w:rsidRPr="00000000">
        <w:rPr>
          <w:rtl w:val="0"/>
        </w:rPr>
        <w:t xml:space="preserve">Projecting the future trajectory of tropical ecosystems presents a significant challenge to </w:t>
      </w:r>
      <w:commentRangeStart w:id="659"/>
      <w:r w:rsidDel="00000000" w:rsidR="00000000" w:rsidRPr="00000000">
        <w:rPr>
          <w:rtl w:val="0"/>
        </w:rPr>
        <w:t xml:space="preserve">Earth system models (ESMs)</w:t>
      </w:r>
      <w:commentRangeEnd w:id="659"/>
      <w:r w:rsidDel="00000000" w:rsidR="00000000" w:rsidRPr="00000000">
        <w:commentReference w:id="659"/>
      </w:r>
      <w:r w:rsidDel="00000000" w:rsidR="00000000" w:rsidRPr="00000000">
        <w:rPr>
          <w:rtl w:val="0"/>
        </w:rPr>
        <w:t xml:space="preserve">, as these models must accurately represent complex physical, biogeochemical, and ecosystem dynamics. Model intercomparison projects such as CMIPs (</w:t>
      </w:r>
      <w:commentRangeStart w:id="660"/>
      <w:r w:rsidDel="00000000" w:rsidR="00000000" w:rsidRPr="00000000">
        <w:rPr>
          <w:rtl w:val="0"/>
        </w:rPr>
        <w:t xml:space="preserve">Taylor et al. 2012</w:t>
      </w:r>
      <w:commentRangeEnd w:id="660"/>
      <w:r w:rsidDel="00000000" w:rsidR="00000000" w:rsidRPr="00000000">
        <w:commentReference w:id="660"/>
      </w:r>
      <w:r w:rsidDel="00000000" w:rsidR="00000000" w:rsidRPr="00000000">
        <w:rPr>
          <w:rtl w:val="0"/>
        </w:rPr>
        <w:t xml:space="preserve">; </w:t>
      </w:r>
      <w:commentRangeStart w:id="661"/>
      <w:r w:rsidDel="00000000" w:rsidR="00000000" w:rsidRPr="00000000">
        <w:rPr>
          <w:rtl w:val="0"/>
        </w:rPr>
        <w:t xml:space="preserve">Eyring et al. 2016</w:t>
      </w:r>
      <w:commentRangeEnd w:id="661"/>
      <w:r w:rsidDel="00000000" w:rsidR="00000000" w:rsidRPr="00000000">
        <w:commentReference w:id="661"/>
      </w:r>
      <w:r w:rsidDel="00000000" w:rsidR="00000000" w:rsidRPr="00000000">
        <w:rPr>
          <w:rtl w:val="0"/>
        </w:rPr>
        <w:t xml:space="preserve">) and TRENDY (</w:t>
      </w:r>
      <w:commentRangeStart w:id="662"/>
      <w:r w:rsidDel="00000000" w:rsidR="00000000" w:rsidRPr="00000000">
        <w:rPr>
          <w:rtl w:val="0"/>
        </w:rPr>
        <w:t xml:space="preserve">Friedlingstein et al. 2023</w:t>
      </w:r>
      <w:commentRangeEnd w:id="662"/>
      <w:r w:rsidDel="00000000" w:rsidR="00000000" w:rsidRPr="00000000">
        <w:commentReference w:id="662"/>
      </w:r>
      <w:r w:rsidDel="00000000" w:rsidR="00000000" w:rsidRPr="00000000">
        <w:rPr>
          <w:rtl w:val="0"/>
        </w:rPr>
        <w:t xml:space="preserve">; </w:t>
      </w:r>
      <w:commentRangeStart w:id="663"/>
      <w:r w:rsidDel="00000000" w:rsidR="00000000" w:rsidRPr="00000000">
        <w:rPr>
          <w:rtl w:val="0"/>
        </w:rPr>
        <w:t xml:space="preserve">Sitch et al. 2024</w:t>
      </w:r>
      <w:commentRangeEnd w:id="663"/>
      <w:r w:rsidDel="00000000" w:rsidR="00000000" w:rsidRPr="00000000">
        <w:commentReference w:id="663"/>
      </w:r>
      <w:r w:rsidDel="00000000" w:rsidR="00000000" w:rsidRPr="00000000">
        <w:rPr>
          <w:rtl w:val="0"/>
        </w:rPr>
        <w:t xml:space="preserve">) are crucial for tracking the development of process-based models and identifying areas that need to be improved (</w:t>
      </w:r>
      <w:commentRangeStart w:id="664"/>
      <w:r w:rsidDel="00000000" w:rsidR="00000000" w:rsidRPr="00000000">
        <w:rPr>
          <w:rtl w:val="0"/>
        </w:rPr>
        <w:t xml:space="preserve">Arora et al., 2020</w:t>
      </w:r>
      <w:commentRangeEnd w:id="664"/>
      <w:r w:rsidDel="00000000" w:rsidR="00000000" w:rsidRPr="00000000">
        <w:commentReference w:id="664"/>
      </w:r>
      <w:r w:rsidDel="00000000" w:rsidR="00000000" w:rsidRPr="00000000">
        <w:rPr>
          <w:rtl w:val="0"/>
        </w:rPr>
        <w:t xml:space="preserve">). While the benchmarking and validation of ESMs have become more common in recent years (</w:t>
      </w:r>
      <w:commentRangeStart w:id="665"/>
      <w:r w:rsidDel="00000000" w:rsidR="00000000" w:rsidRPr="00000000">
        <w:rPr>
          <w:rtl w:val="0"/>
        </w:rPr>
        <w:t xml:space="preserve">Fisher et al. 2018</w:t>
      </w:r>
      <w:commentRangeEnd w:id="665"/>
      <w:r w:rsidDel="00000000" w:rsidR="00000000" w:rsidRPr="00000000">
        <w:commentReference w:id="665"/>
      </w:r>
      <w:r w:rsidDel="00000000" w:rsidR="00000000" w:rsidRPr="00000000">
        <w:rPr>
          <w:rtl w:val="0"/>
        </w:rPr>
        <w:t xml:space="preserve">), it is still rare to systematically evaluate the performance of carbon cycle models after they have been updated (</w:t>
      </w:r>
      <w:commentRangeStart w:id="666"/>
      <w:r w:rsidDel="00000000" w:rsidR="00000000" w:rsidRPr="00000000">
        <w:rPr>
          <w:rtl w:val="0"/>
        </w:rPr>
        <w:t xml:space="preserve">Fer et al. 2021</w:t>
      </w:r>
      <w:commentRangeEnd w:id="666"/>
      <w:r w:rsidDel="00000000" w:rsidR="00000000" w:rsidRPr="00000000">
        <w:commentReference w:id="666"/>
      </w:r>
      <w:r w:rsidDel="00000000" w:rsidR="00000000" w:rsidRPr="00000000">
        <w:rPr>
          <w:rtl w:val="0"/>
        </w:rPr>
        <w:t xml:space="preserve">). However, such comparisons with observational datasets are essential for testing hypotheses and evaluating predictive accuracy (</w:t>
      </w:r>
      <w:commentRangeStart w:id="667"/>
      <w:r w:rsidDel="00000000" w:rsidR="00000000" w:rsidRPr="00000000">
        <w:rPr>
          <w:rtl w:val="0"/>
        </w:rPr>
        <w:t xml:space="preserve">Fisher et al. 2018</w:t>
      </w:r>
      <w:commentRangeEnd w:id="667"/>
      <w:r w:rsidDel="00000000" w:rsidR="00000000" w:rsidRPr="00000000">
        <w:commentReference w:id="667"/>
      </w:r>
      <w:r w:rsidDel="00000000" w:rsidR="00000000" w:rsidRPr="00000000">
        <w:rPr>
          <w:rtl w:val="0"/>
        </w:rPr>
        <w:t xml:space="preserve">). The International Land Model Benchmarking (ILAMB) project (</w:t>
      </w:r>
      <w:commentRangeStart w:id="668"/>
      <w:r w:rsidDel="00000000" w:rsidR="00000000" w:rsidRPr="00000000">
        <w:rPr>
          <w:rtl w:val="0"/>
        </w:rPr>
        <w:t xml:space="preserve">Hoffman et al. 2017</w:t>
      </w:r>
      <w:commentRangeEnd w:id="668"/>
      <w:r w:rsidDel="00000000" w:rsidR="00000000" w:rsidRPr="00000000">
        <w:commentReference w:id="668"/>
      </w:r>
      <w:r w:rsidDel="00000000" w:rsidR="00000000" w:rsidRPr="00000000">
        <w:rPr>
          <w:rtl w:val="0"/>
        </w:rPr>
        <w:t xml:space="preserve">; </w:t>
      </w:r>
      <w:commentRangeStart w:id="669"/>
      <w:r w:rsidDel="00000000" w:rsidR="00000000" w:rsidRPr="00000000">
        <w:rPr>
          <w:rtl w:val="0"/>
        </w:rPr>
        <w:t xml:space="preserve">Collier et al. 2018</w:t>
      </w:r>
      <w:commentRangeEnd w:id="669"/>
      <w:r w:rsidDel="00000000" w:rsidR="00000000" w:rsidRPr="00000000">
        <w:commentReference w:id="669"/>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670"/>
      <w:r w:rsidDel="00000000" w:rsidR="00000000" w:rsidRPr="00000000">
        <w:rPr>
          <w:rtl w:val="0"/>
        </w:rPr>
        <w:t xml:space="preserve">Braghiere et al., 2023</w:t>
      </w:r>
      <w:commentRangeEnd w:id="670"/>
      <w:r w:rsidDel="00000000" w:rsidR="00000000" w:rsidRPr="00000000">
        <w:commentReference w:id="670"/>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2A">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671"/>
      <w:r w:rsidDel="00000000" w:rsidR="00000000" w:rsidRPr="00000000">
        <w:rPr>
          <w:rtl w:val="0"/>
        </w:rPr>
        <w:t xml:space="preserve">Fisher et al. 2018</w:t>
      </w:r>
      <w:commentRangeEnd w:id="671"/>
      <w:r w:rsidDel="00000000" w:rsidR="00000000" w:rsidRPr="00000000">
        <w:commentReference w:id="671"/>
      </w:r>
      <w:r w:rsidDel="00000000" w:rsidR="00000000" w:rsidRPr="00000000">
        <w:rPr>
          <w:rtl w:val="0"/>
        </w:rPr>
        <w:t xml:space="preserve">; </w:t>
      </w:r>
      <w:commentRangeStart w:id="672"/>
      <w:r w:rsidDel="00000000" w:rsidR="00000000" w:rsidRPr="00000000">
        <w:rPr>
          <w:rtl w:val="0"/>
        </w:rPr>
        <w:t xml:space="preserve">Fisher and Koven 2020</w:t>
      </w:r>
      <w:commentRangeEnd w:id="672"/>
      <w:r w:rsidDel="00000000" w:rsidR="00000000" w:rsidRPr="00000000">
        <w:commentReference w:id="672"/>
      </w:r>
      <w:r w:rsidDel="00000000" w:rsidR="00000000" w:rsidRPr="00000000">
        <w:rPr>
          <w:rtl w:val="0"/>
        </w:rPr>
        <w:t xml:space="preserve">, </w:t>
      </w:r>
      <w:commentRangeStart w:id="673"/>
      <w:r w:rsidDel="00000000" w:rsidR="00000000" w:rsidRPr="00000000">
        <w:rPr>
          <w:rtl w:val="0"/>
        </w:rPr>
        <w:t xml:space="preserve">Negron-Juarez et al. 2020</w:t>
      </w:r>
      <w:commentRangeEnd w:id="673"/>
      <w:r w:rsidDel="00000000" w:rsidR="00000000" w:rsidRPr="00000000">
        <w:commentReference w:id="673"/>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674"/>
      <w:r w:rsidDel="00000000" w:rsidR="00000000" w:rsidRPr="00000000">
        <w:rPr>
          <w:rtl w:val="0"/>
        </w:rPr>
        <w:t xml:space="preserve">Bonan et al. 2024</w:t>
      </w:r>
      <w:commentRangeEnd w:id="674"/>
      <w:r w:rsidDel="00000000" w:rsidR="00000000" w:rsidRPr="00000000">
        <w:commentReference w:id="674"/>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675"/>
      <w:r w:rsidDel="00000000" w:rsidR="00000000" w:rsidRPr="00000000">
        <w:rPr>
          <w:rtl w:val="0"/>
        </w:rPr>
        <w:t xml:space="preserve">Antonarakis et al. 2014</w:t>
      </w:r>
      <w:commentRangeEnd w:id="675"/>
      <w:r w:rsidDel="00000000" w:rsidR="00000000" w:rsidRPr="00000000">
        <w:commentReference w:id="675"/>
      </w:r>
      <w:r w:rsidDel="00000000" w:rsidR="00000000" w:rsidRPr="00000000">
        <w:rPr>
          <w:rtl w:val="0"/>
        </w:rPr>
        <w:t xml:space="preserve">; </w:t>
      </w:r>
      <w:commentRangeStart w:id="676"/>
      <w:r w:rsidDel="00000000" w:rsidR="00000000" w:rsidRPr="00000000">
        <w:rPr>
          <w:rtl w:val="0"/>
        </w:rPr>
        <w:t xml:space="preserve">Longo et al. 2020</w:t>
      </w:r>
      <w:commentRangeEnd w:id="676"/>
      <w:r w:rsidDel="00000000" w:rsidR="00000000" w:rsidRPr="00000000">
        <w:commentReference w:id="676"/>
      </w:r>
      <w:r w:rsidDel="00000000" w:rsidR="00000000" w:rsidRPr="00000000">
        <w:rPr>
          <w:rtl w:val="0"/>
        </w:rPr>
        <w:t xml:space="preserve">; </w:t>
      </w:r>
      <w:commentRangeStart w:id="677"/>
      <w:r w:rsidDel="00000000" w:rsidR="00000000" w:rsidRPr="00000000">
        <w:rPr>
          <w:rtl w:val="0"/>
        </w:rPr>
        <w:t xml:space="preserve">Schneider et al. 2023</w:t>
      </w:r>
      <w:commentRangeEnd w:id="677"/>
      <w:r w:rsidDel="00000000" w:rsidR="00000000" w:rsidRPr="00000000">
        <w:commentReference w:id="677"/>
      </w:r>
      <w:r w:rsidDel="00000000" w:rsidR="00000000" w:rsidRPr="00000000">
        <w:rPr>
          <w:rtl w:val="0"/>
        </w:rPr>
        <w:t xml:space="preserve">), ED (</w:t>
      </w:r>
      <w:commentRangeStart w:id="678"/>
      <w:r w:rsidDel="00000000" w:rsidR="00000000" w:rsidRPr="00000000">
        <w:rPr>
          <w:rtl w:val="0"/>
        </w:rPr>
        <w:t xml:space="preserve">Hurtt et al. 2004</w:t>
      </w:r>
      <w:commentRangeEnd w:id="678"/>
      <w:r w:rsidDel="00000000" w:rsidR="00000000" w:rsidRPr="00000000">
        <w:commentReference w:id="678"/>
      </w:r>
      <w:r w:rsidDel="00000000" w:rsidR="00000000" w:rsidRPr="00000000">
        <w:rPr>
          <w:rtl w:val="0"/>
        </w:rPr>
        <w:t xml:space="preserve">; </w:t>
      </w:r>
      <w:commentRangeStart w:id="679"/>
      <w:r w:rsidDel="00000000" w:rsidR="00000000" w:rsidRPr="00000000">
        <w:rPr>
          <w:rtl w:val="0"/>
        </w:rPr>
        <w:t xml:space="preserve">Ma et al. 2023</w:t>
      </w:r>
      <w:commentRangeEnd w:id="679"/>
      <w:r w:rsidDel="00000000" w:rsidR="00000000" w:rsidRPr="00000000">
        <w:commentReference w:id="679"/>
      </w:r>
      <w:r w:rsidDel="00000000" w:rsidR="00000000" w:rsidRPr="00000000">
        <w:rPr>
          <w:rtl w:val="0"/>
        </w:rPr>
        <w:t xml:space="preserve">) and FATES (</w:t>
      </w:r>
      <w:commentRangeStart w:id="680"/>
      <w:r w:rsidDel="00000000" w:rsidR="00000000" w:rsidRPr="00000000">
        <w:rPr>
          <w:rtl w:val="0"/>
        </w:rPr>
        <w:t xml:space="preserve">Negrón-Juárez et al. 2020</w:t>
      </w:r>
      <w:commentRangeEnd w:id="680"/>
      <w:r w:rsidDel="00000000" w:rsidR="00000000" w:rsidRPr="00000000">
        <w:commentReference w:id="680"/>
      </w:r>
      <w:r w:rsidDel="00000000" w:rsidR="00000000" w:rsidRPr="00000000">
        <w:rPr>
          <w:rtl w:val="0"/>
        </w:rPr>
        <w:t xml:space="preserve">), (2) data-driven hybrid models that solve processes with a strong data assimilation approach such as CARDAMOM (</w:t>
      </w:r>
      <w:commentRangeStart w:id="681"/>
      <w:r w:rsidDel="00000000" w:rsidR="00000000" w:rsidRPr="00000000">
        <w:rPr>
          <w:rtl w:val="0"/>
        </w:rPr>
        <w:t xml:space="preserve">Bloom et al. 2016</w:t>
      </w:r>
      <w:commentRangeEnd w:id="681"/>
      <w:r w:rsidDel="00000000" w:rsidR="00000000" w:rsidRPr="00000000">
        <w:commentReference w:id="681"/>
      </w:r>
      <w:r w:rsidDel="00000000" w:rsidR="00000000" w:rsidRPr="00000000">
        <w:rPr>
          <w:rtl w:val="0"/>
        </w:rPr>
        <w:t xml:space="preserve">, </w:t>
      </w:r>
      <w:commentRangeStart w:id="682"/>
      <w:r w:rsidDel="00000000" w:rsidR="00000000" w:rsidRPr="00000000">
        <w:rPr>
          <w:rtl w:val="0"/>
        </w:rPr>
        <w:t xml:space="preserve">2020</w:t>
      </w:r>
      <w:commentRangeEnd w:id="682"/>
      <w:r w:rsidDel="00000000" w:rsidR="00000000" w:rsidRPr="00000000">
        <w:commentReference w:id="682"/>
      </w:r>
      <w:r w:rsidDel="00000000" w:rsidR="00000000" w:rsidRPr="00000000">
        <w:rPr>
          <w:rtl w:val="0"/>
        </w:rPr>
        <w:t xml:space="preserve">) and CliMA (</w:t>
      </w:r>
      <w:commentRangeStart w:id="683"/>
      <w:r w:rsidDel="00000000" w:rsidR="00000000" w:rsidRPr="00000000">
        <w:rPr>
          <w:rtl w:val="0"/>
        </w:rPr>
        <w:t xml:space="preserve">Braghiere et al. 2023</w:t>
      </w:r>
      <w:commentRangeEnd w:id="683"/>
      <w:r w:rsidDel="00000000" w:rsidR="00000000" w:rsidRPr="00000000">
        <w:commentReference w:id="683"/>
      </w:r>
      <w:r w:rsidDel="00000000" w:rsidR="00000000" w:rsidRPr="00000000">
        <w:rPr>
          <w:rtl w:val="0"/>
        </w:rPr>
        <w:t xml:space="preserve">; </w:t>
      </w:r>
      <w:commentRangeStart w:id="684"/>
      <w:r w:rsidDel="00000000" w:rsidR="00000000" w:rsidRPr="00000000">
        <w:rPr>
          <w:rtl w:val="0"/>
        </w:rPr>
        <w:t xml:space="preserve">Wang et al. 2023</w:t>
      </w:r>
      <w:commentRangeEnd w:id="684"/>
      <w:r w:rsidDel="00000000" w:rsidR="00000000" w:rsidRPr="00000000">
        <w:commentReference w:id="684"/>
      </w:r>
      <w:r w:rsidDel="00000000" w:rsidR="00000000" w:rsidRPr="00000000">
        <w:rPr>
          <w:rtl w:val="0"/>
        </w:rPr>
        <w:t xml:space="preserve">), (3) top-down inverse modeling approaches that link column measurements with fluxes through atmospheric transport models such as CarbonTracker (</w:t>
      </w:r>
      <w:commentRangeStart w:id="685"/>
      <w:r w:rsidDel="00000000" w:rsidR="00000000" w:rsidRPr="00000000">
        <w:rPr>
          <w:rtl w:val="0"/>
        </w:rPr>
        <w:t xml:space="preserve">Peters et al. 2007</w:t>
      </w:r>
      <w:commentRangeEnd w:id="685"/>
      <w:r w:rsidDel="00000000" w:rsidR="00000000" w:rsidRPr="00000000">
        <w:commentReference w:id="685"/>
      </w:r>
      <w:r w:rsidDel="00000000" w:rsidR="00000000" w:rsidRPr="00000000">
        <w:rPr>
          <w:rtl w:val="0"/>
        </w:rPr>
        <w:t xml:space="preserve">) and CMS-Flux (</w:t>
      </w:r>
      <w:commentRangeStart w:id="686"/>
      <w:r w:rsidDel="00000000" w:rsidR="00000000" w:rsidRPr="00000000">
        <w:rPr>
          <w:rtl w:val="0"/>
        </w:rPr>
        <w:t xml:space="preserve">Liu et al. 2020</w:t>
      </w:r>
      <w:commentRangeEnd w:id="686"/>
      <w:r w:rsidDel="00000000" w:rsidR="00000000" w:rsidRPr="00000000">
        <w:commentReference w:id="686"/>
      </w:r>
      <w:r w:rsidDel="00000000" w:rsidR="00000000" w:rsidRPr="00000000">
        <w:rPr>
          <w:rtl w:val="0"/>
        </w:rPr>
        <w:t xml:space="preserve">), (4) models that are based on Artificial Intelligence and machine learning (Schneider et al., 2017; Reichstein et al., 2019; </w:t>
      </w:r>
      <w:commentRangeStart w:id="687"/>
      <w:commentRangeStart w:id="688"/>
      <w:commentRangeStart w:id="689"/>
      <w:r w:rsidDel="00000000" w:rsidR="00000000" w:rsidRPr="00000000">
        <w:rPr>
          <w:rtl w:val="0"/>
        </w:rPr>
        <w:t xml:space="preserve">Eyring et al. 2024</w:t>
      </w:r>
      <w:commentRangeEnd w:id="687"/>
      <w:r w:rsidDel="00000000" w:rsidR="00000000" w:rsidRPr="00000000">
        <w:commentReference w:id="687"/>
      </w:r>
      <w:commentRangeEnd w:id="688"/>
      <w:r w:rsidDel="00000000" w:rsidR="00000000" w:rsidRPr="00000000">
        <w:commentReference w:id="688"/>
      </w:r>
      <w:commentRangeEnd w:id="689"/>
      <w:r w:rsidDel="00000000" w:rsidR="00000000" w:rsidRPr="00000000">
        <w:commentReference w:id="689"/>
      </w:r>
      <w:r w:rsidDel="00000000" w:rsidR="00000000" w:rsidRPr="00000000">
        <w:rPr>
          <w:rtl w:val="0"/>
        </w:rPr>
        <w:t xml:space="preserve">), and agent-based models that incorporate social and ecological components in tropical forest systems (</w:t>
      </w:r>
      <w:commentRangeStart w:id="690"/>
      <w:r w:rsidDel="00000000" w:rsidR="00000000" w:rsidRPr="00000000">
        <w:rPr>
          <w:rtl w:val="0"/>
        </w:rPr>
        <w:t xml:space="preserve">Andersen et al. 2017</w:t>
      </w:r>
      <w:commentRangeEnd w:id="690"/>
      <w:r w:rsidDel="00000000" w:rsidR="00000000" w:rsidRPr="00000000">
        <w:commentReference w:id="690"/>
      </w:r>
      <w:r w:rsidDel="00000000" w:rsidR="00000000" w:rsidRPr="00000000">
        <w:rPr>
          <w:rtl w:val="0"/>
        </w:rPr>
        <w:t xml:space="preserve">; </w:t>
      </w:r>
      <w:commentRangeStart w:id="691"/>
      <w:r w:rsidDel="00000000" w:rsidR="00000000" w:rsidRPr="00000000">
        <w:rPr>
          <w:rtl w:val="0"/>
        </w:rPr>
        <w:t xml:space="preserve">Chaplin-Kramer et al. 2024</w:t>
      </w:r>
      <w:commentRangeEnd w:id="691"/>
      <w:r w:rsidDel="00000000" w:rsidR="00000000" w:rsidRPr="00000000">
        <w:commentReference w:id="691"/>
      </w:r>
      <w:r w:rsidDel="00000000" w:rsidR="00000000" w:rsidRPr="00000000">
        <w:rPr>
          <w:rtl w:val="0"/>
        </w:rPr>
        <w:t xml:space="preserve">; </w:t>
      </w:r>
      <w:commentRangeStart w:id="692"/>
      <w:r w:rsidDel="00000000" w:rsidR="00000000" w:rsidRPr="00000000">
        <w:rPr>
          <w:rtl w:val="0"/>
        </w:rPr>
        <w:t xml:space="preserve">von Essen and Lambin 2023</w:t>
      </w:r>
      <w:commentRangeEnd w:id="692"/>
      <w:r w:rsidDel="00000000" w:rsidR="00000000" w:rsidRPr="00000000">
        <w:commentReference w:id="692"/>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w:t>
      </w:r>
    </w:p>
    <w:p w:rsidR="00000000" w:rsidDel="00000000" w:rsidP="00000000" w:rsidRDefault="00000000" w:rsidRPr="00000000" w14:paraId="0000042B">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2C">
      <w:pPr>
        <w:ind w:left="0" w:firstLine="0"/>
        <w:rPr/>
      </w:pPr>
      <w:r w:rsidDel="00000000" w:rsidR="00000000" w:rsidRPr="00000000">
        <w:rPr>
          <w:rtl w:val="0"/>
        </w:rPr>
      </w:r>
    </w:p>
    <w:p w:rsidR="00000000" w:rsidDel="00000000" w:rsidP="00000000" w:rsidRDefault="00000000" w:rsidRPr="00000000" w14:paraId="0000042D">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12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721.6666666666667"/>
        <w:gridCol w:w="1721.6666666666667"/>
        <w:gridCol w:w="1721.6666666666667"/>
        <w:gridCol w:w="1721.6666666666667"/>
        <w:gridCol w:w="1721.6666666666667"/>
        <w:gridCol w:w="1721.6666666666667"/>
        <w:tblGridChange w:id="0">
          <w:tblGrid>
            <w:gridCol w:w="2540"/>
            <w:gridCol w:w="1721.6666666666667"/>
            <w:gridCol w:w="1721.6666666666667"/>
            <w:gridCol w:w="1721.6666666666667"/>
            <w:gridCol w:w="1721.6666666666667"/>
            <w:gridCol w:w="1721.6666666666667"/>
            <w:gridCol w:w="17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2E">
            <w:pPr>
              <w:spacing w:after="40" w:line="240" w:lineRule="auto"/>
              <w:rPr>
                <w:rFonts w:ascii="Avenir" w:cs="Avenir" w:eastAsia="Avenir" w:hAnsi="Avenir"/>
                <w:sz w:val="20"/>
                <w:szCs w:val="20"/>
              </w:rPr>
            </w:pPr>
            <w:commentRangeStart w:id="693"/>
            <w:commentRangeStart w:id="694"/>
            <w:r w:rsidDel="00000000" w:rsidR="00000000" w:rsidRPr="00000000">
              <w:rPr>
                <w:rFonts w:ascii="Avenir" w:cs="Avenir" w:eastAsia="Avenir" w:hAnsi="Avenir"/>
                <w:b w:val="1"/>
                <w:sz w:val="20"/>
                <w:szCs w:val="20"/>
                <w:rtl w:val="0"/>
              </w:rPr>
              <w:t xml:space="preserve">Table A2</w:t>
            </w:r>
            <w:commentRangeEnd w:id="693"/>
            <w:r w:rsidDel="00000000" w:rsidR="00000000" w:rsidRPr="00000000">
              <w:commentReference w:id="693"/>
            </w:r>
            <w:commentRangeEnd w:id="694"/>
            <w:r w:rsidDel="00000000" w:rsidR="00000000" w:rsidRPr="00000000">
              <w:commentReference w:id="694"/>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Classes of models, along with a non-exhaustive list of model examples, that can (1) produce spatial and temporal estimates of variables of interest across the PANGEA domain, (2) leverage remote-sensing and in-situ observations for initialization, assessment and benchmarking and (3) help answer science questions and test specific hypotheses within PANGEA. Classes of model: PBM, Process-based terrestrial biosphere models; HM, Data-driven hybrid models; TDM, top-down models; AIML, Models based on Artificial Intelligence Machine Learning; and AB, Agent-Based Models. Sub-classes of PB models: IBM, Individual-Based Models; CBM, Cohort-Based Models; DGVM, Dynamic Global Vegetation Models (excluding IBMs and CBMs). Science questions marked with * mean that models could be used if coupled with other models, and science questions marked with ** mean that models have the potential to answer but this would require implementing new processes.</w:t>
            </w:r>
            <w:r w:rsidDel="00000000" w:rsidR="00000000" w:rsidRPr="00000000">
              <w:rPr>
                <w:rFonts w:ascii="Avenir" w:cs="Avenir" w:eastAsia="Avenir" w:hAnsi="Avenir"/>
                <w:b w:val="1"/>
                <w:sz w:val="20"/>
                <w:szCs w:val="20"/>
                <w:rtl w:val="0"/>
              </w:rPr>
              <w:t xml:space="preserve"> </w:t>
            </w:r>
            <w:r w:rsidDel="00000000" w:rsidR="00000000" w:rsidRPr="00000000">
              <w:rPr>
                <w:rtl w:val="0"/>
              </w:rPr>
            </w:r>
          </w:p>
        </w:tc>
      </w:tr>
    </w:tbl>
    <w:p w:rsidR="00000000" w:rsidDel="00000000" w:rsidP="00000000" w:rsidRDefault="00000000" w:rsidRPr="00000000" w14:paraId="00000435">
      <w:pPr>
        <w:spacing w:after="80" w:before="80" w:line="240" w:lineRule="auto"/>
        <w:rPr>
          <w:rFonts w:ascii="Times New Roman" w:cs="Times New Roman" w:eastAsia="Times New Roman" w:hAnsi="Times New Roman"/>
          <w:sz w:val="21"/>
          <w:szCs w:val="21"/>
        </w:rPr>
      </w:pPr>
      <w:r w:rsidDel="00000000" w:rsidR="00000000" w:rsidRPr="00000000">
        <w:rPr>
          <w:rtl w:val="0"/>
        </w:rPr>
      </w:r>
    </w:p>
    <w:tbl>
      <w:tblPr>
        <w:tblStyle w:val="Table5"/>
        <w:tblW w:w="129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600"/>
        <w:gridCol w:w="1230"/>
        <w:gridCol w:w="4275"/>
        <w:gridCol w:w="2490"/>
        <w:gridCol w:w="2430"/>
        <w:gridCol w:w="1290"/>
        <w:tblGridChange w:id="0">
          <w:tblGrid>
            <w:gridCol w:w="600"/>
            <w:gridCol w:w="600"/>
            <w:gridCol w:w="1230"/>
            <w:gridCol w:w="4275"/>
            <w:gridCol w:w="2490"/>
            <w:gridCol w:w="2430"/>
            <w:gridCol w:w="1290"/>
          </w:tblGrid>
        </w:tblGridChange>
      </w:tblGrid>
      <w:tr>
        <w:trPr>
          <w:cantSplit w:val="0"/>
          <w:trHeight w:val="460" w:hRule="atLeast"/>
          <w:tblHeader w:val="0"/>
        </w:trPr>
        <w:tc>
          <w:tcPr>
            <w:gridSpan w:val="4"/>
            <w:shd w:fill="5b9bd5" w:val="clear"/>
            <w:vAlign w:val="center"/>
          </w:tcPr>
          <w:p w:rsidR="00000000" w:rsidDel="00000000" w:rsidP="00000000" w:rsidRDefault="00000000" w:rsidRPr="00000000" w14:paraId="00000436">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Model</w:t>
            </w:r>
          </w:p>
        </w:tc>
        <w:tc>
          <w:tcPr>
            <w:gridSpan w:val="2"/>
            <w:shd w:fill="5b9bd5" w:val="clear"/>
            <w:vAlign w:val="center"/>
          </w:tcPr>
          <w:p w:rsidR="00000000" w:rsidDel="00000000" w:rsidP="00000000" w:rsidRDefault="00000000" w:rsidRPr="00000000" w14:paraId="0000043A">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Data–Model integration opportunities</w:t>
            </w:r>
          </w:p>
        </w:tc>
        <w:tc>
          <w:tcPr>
            <w:vMerge w:val="restart"/>
            <w:shd w:fill="5b9bd5" w:val="clear"/>
            <w:vAlign w:val="center"/>
          </w:tcPr>
          <w:p w:rsidR="00000000" w:rsidDel="00000000" w:rsidP="00000000" w:rsidRDefault="00000000" w:rsidRPr="00000000" w14:paraId="0000043C">
            <w:pPr>
              <w:spacing w:after="40" w:line="240" w:lineRule="auto"/>
              <w:jc w:val="center"/>
              <w:rPr>
                <w:rFonts w:ascii="Avenir" w:cs="Avenir" w:eastAsia="Avenir" w:hAnsi="Avenir"/>
                <w:b w:val="1"/>
                <w:color w:val="ffffff"/>
                <w:sz w:val="18"/>
                <w:szCs w:val="18"/>
              </w:rPr>
            </w:pPr>
            <w:commentRangeStart w:id="695"/>
            <w:r w:rsidDel="00000000" w:rsidR="00000000" w:rsidRPr="00000000">
              <w:rPr>
                <w:rFonts w:ascii="Avenir" w:cs="Avenir" w:eastAsia="Avenir" w:hAnsi="Avenir"/>
                <w:b w:val="1"/>
                <w:color w:val="ffffff"/>
                <w:sz w:val="18"/>
                <w:szCs w:val="18"/>
                <w:rtl w:val="0"/>
              </w:rPr>
              <w:t xml:space="preserve">Science Questions Addressed</w:t>
            </w:r>
            <w:commentRangeEnd w:id="695"/>
            <w:r w:rsidDel="00000000" w:rsidR="00000000" w:rsidRPr="00000000">
              <w:commentReference w:id="695"/>
            </w:r>
            <w:r w:rsidDel="00000000" w:rsidR="00000000" w:rsidRPr="00000000">
              <w:rPr>
                <w:rtl w:val="0"/>
              </w:rPr>
            </w:r>
          </w:p>
        </w:tc>
      </w:tr>
      <w:tr>
        <w:trPr>
          <w:cantSplit w:val="0"/>
          <w:trHeight w:val="258" w:hRule="atLeast"/>
          <w:tblHeader w:val="0"/>
        </w:trPr>
        <w:tc>
          <w:tcPr>
            <w:shd w:fill="5b9bd5" w:val="clear"/>
            <w:vAlign w:val="center"/>
          </w:tcPr>
          <w:p w:rsidR="00000000" w:rsidDel="00000000" w:rsidP="00000000" w:rsidRDefault="00000000" w:rsidRPr="00000000" w14:paraId="0000043D">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3E">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Sub-</w:t>
            </w:r>
          </w:p>
          <w:p w:rsidR="00000000" w:rsidDel="00000000" w:rsidP="00000000" w:rsidRDefault="00000000" w:rsidRPr="00000000" w14:paraId="0000043F">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40">
            <w:pPr>
              <w:spacing w:after="40" w:line="240" w:lineRule="auto"/>
              <w:jc w:val="center"/>
              <w:rPr>
                <w:rFonts w:ascii="Avenir" w:cs="Avenir" w:eastAsia="Avenir" w:hAnsi="Avenir"/>
                <w:b w:val="1"/>
                <w:color w:val="ffffff"/>
                <w:sz w:val="14"/>
                <w:szCs w:val="14"/>
              </w:rPr>
            </w:pPr>
            <w:commentRangeStart w:id="696"/>
            <w:commentRangeStart w:id="697"/>
            <w:r w:rsidDel="00000000" w:rsidR="00000000" w:rsidRPr="00000000">
              <w:rPr>
                <w:rFonts w:ascii="Avenir" w:cs="Avenir" w:eastAsia="Avenir" w:hAnsi="Avenir"/>
                <w:b w:val="1"/>
                <w:color w:val="ffffff"/>
                <w:sz w:val="18"/>
                <w:szCs w:val="18"/>
                <w:rtl w:val="0"/>
              </w:rPr>
              <w:t xml:space="preserve">Examples</w:t>
            </w:r>
            <w:commentRangeEnd w:id="696"/>
            <w:r w:rsidDel="00000000" w:rsidR="00000000" w:rsidRPr="00000000">
              <w:commentReference w:id="696"/>
            </w:r>
            <w:commentRangeEnd w:id="697"/>
            <w:r w:rsidDel="00000000" w:rsidR="00000000" w:rsidRPr="00000000">
              <w:commentReference w:id="697"/>
            </w:r>
            <w:r w:rsidDel="00000000" w:rsidR="00000000" w:rsidRPr="00000000">
              <w:rPr>
                <w:rtl w:val="0"/>
              </w:rPr>
            </w:r>
          </w:p>
        </w:tc>
        <w:tc>
          <w:tcPr>
            <w:shd w:fill="5b9bd5" w:val="clear"/>
            <w:vAlign w:val="center"/>
          </w:tcPr>
          <w:p w:rsidR="00000000" w:rsidDel="00000000" w:rsidP="00000000" w:rsidRDefault="00000000" w:rsidRPr="00000000" w14:paraId="00000441">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Variables of interest</w:t>
            </w:r>
          </w:p>
        </w:tc>
        <w:tc>
          <w:tcPr>
            <w:shd w:fill="5b9bd5" w:val="clear"/>
            <w:vAlign w:val="center"/>
          </w:tcPr>
          <w:p w:rsidR="00000000" w:rsidDel="00000000" w:rsidP="00000000" w:rsidRDefault="00000000" w:rsidRPr="00000000" w14:paraId="00000442">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Remote sensing</w:t>
            </w:r>
          </w:p>
        </w:tc>
        <w:tc>
          <w:tcPr>
            <w:shd w:fill="5b9bd5" w:val="clear"/>
            <w:vAlign w:val="center"/>
          </w:tcPr>
          <w:p w:rsidR="00000000" w:rsidDel="00000000" w:rsidP="00000000" w:rsidRDefault="00000000" w:rsidRPr="00000000" w14:paraId="00000443">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Other data</w:t>
            </w:r>
          </w:p>
        </w:tc>
        <w:tc>
          <w:tcPr>
            <w:vMerge w:val="continue"/>
            <w:shd w:fill="5b9bd5" w:val="clear"/>
            <w:vAlign w:val="center"/>
          </w:tcPr>
          <w:p w:rsidR="00000000" w:rsidDel="00000000" w:rsidP="00000000" w:rsidRDefault="00000000" w:rsidRPr="00000000" w14:paraId="00000444">
            <w:pPr>
              <w:widowControl w:val="0"/>
              <w:spacing w:line="240" w:lineRule="auto"/>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45">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4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vAlign w:val="center"/>
          </w:tcPr>
          <w:p w:rsidR="00000000" w:rsidDel="00000000" w:rsidP="00000000" w:rsidRDefault="00000000" w:rsidRPr="00000000" w14:paraId="0000044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IBM</w:t>
            </w:r>
          </w:p>
        </w:tc>
        <w:tc>
          <w:tcPr>
            <w:vAlign w:val="center"/>
          </w:tcPr>
          <w:p w:rsidR="00000000" w:rsidDel="00000000" w:rsidP="00000000" w:rsidRDefault="00000000" w:rsidRPr="00000000" w14:paraId="0000044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449">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vAlign w:val="center"/>
          </w:tcPr>
          <w:p w:rsidR="00000000" w:rsidDel="00000000" w:rsidP="00000000" w:rsidRDefault="00000000" w:rsidRPr="00000000" w14:paraId="0000044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4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44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44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44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4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5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tc>
        <w:tc>
          <w:tcPr>
            <w:vMerge w:val="restart"/>
            <w:vAlign w:val="center"/>
          </w:tcPr>
          <w:p w:rsidR="00000000" w:rsidDel="00000000" w:rsidP="00000000" w:rsidRDefault="00000000" w:rsidRPr="00000000" w14:paraId="00000451">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45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45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45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45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456">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45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458">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45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45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45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45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45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45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45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460">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46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46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46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46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46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46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46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468">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Merge w:val="restart"/>
            <w:vAlign w:val="center"/>
          </w:tcPr>
          <w:p w:rsidR="00000000" w:rsidDel="00000000" w:rsidP="00000000" w:rsidRDefault="00000000" w:rsidRPr="00000000" w14:paraId="0000046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Forest inventory plots</w:t>
            </w:r>
          </w:p>
          <w:p w:rsidR="00000000" w:rsidDel="00000000" w:rsidP="00000000" w:rsidRDefault="00000000" w:rsidRPr="00000000" w14:paraId="0000046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Tree-level mortality, growth and recruitment</w:t>
            </w:r>
          </w:p>
          <w:p w:rsidR="00000000" w:rsidDel="00000000" w:rsidP="00000000" w:rsidRDefault="00000000" w:rsidRPr="00000000" w14:paraId="0000046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46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46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46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46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TLS data (structural heterogeneity)</w:t>
            </w:r>
          </w:p>
          <w:p w:rsidR="00000000" w:rsidDel="00000000" w:rsidP="00000000" w:rsidRDefault="00000000" w:rsidRPr="00000000" w14:paraId="0000047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47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47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47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474">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FACE</w:t>
            </w:r>
          </w:p>
          <w:p w:rsidR="00000000" w:rsidDel="00000000" w:rsidP="00000000" w:rsidRDefault="00000000" w:rsidRPr="00000000" w14:paraId="00000475">
            <w:pPr>
              <w:spacing w:line="228" w:lineRule="auto"/>
              <w:rPr>
                <w:rFonts w:ascii="Avenir" w:cs="Avenir" w:eastAsia="Avenir" w:hAnsi="Avenir"/>
                <w:sz w:val="16"/>
                <w:szCs w:val="16"/>
              </w:rPr>
            </w:pPr>
            <w:r w:rsidDel="00000000" w:rsidR="00000000" w:rsidRPr="00000000">
              <w:rPr>
                <w:rtl w:val="0"/>
              </w:rPr>
            </w:r>
          </w:p>
        </w:tc>
        <w:tc>
          <w:tcPr>
            <w:vMerge w:val="restart"/>
            <w:vAlign w:val="center"/>
          </w:tcPr>
          <w:p w:rsidR="00000000" w:rsidDel="00000000" w:rsidP="00000000" w:rsidRDefault="00000000" w:rsidRPr="00000000" w14:paraId="00000476">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477">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478">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479">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47A">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Q5</w:t>
            </w:r>
          </w:p>
          <w:p w:rsidR="00000000" w:rsidDel="00000000" w:rsidP="00000000" w:rsidRDefault="00000000" w:rsidRPr="00000000" w14:paraId="0000047B">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47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Q7</w:t>
            </w:r>
          </w:p>
          <w:p w:rsidR="00000000" w:rsidDel="00000000" w:rsidP="00000000" w:rsidRDefault="00000000" w:rsidRPr="00000000" w14:paraId="0000047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47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47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Q10</w:t>
            </w:r>
          </w:p>
          <w:p w:rsidR="00000000" w:rsidDel="00000000" w:rsidP="00000000" w:rsidRDefault="00000000" w:rsidRPr="00000000" w14:paraId="0000048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Q11**</w:t>
            </w:r>
          </w:p>
          <w:p w:rsidR="00000000" w:rsidDel="00000000" w:rsidP="00000000" w:rsidRDefault="00000000" w:rsidRPr="00000000" w14:paraId="0000048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Q12**</w:t>
            </w:r>
          </w:p>
          <w:p w:rsidR="00000000" w:rsidDel="00000000" w:rsidP="00000000" w:rsidRDefault="00000000" w:rsidRPr="00000000" w14:paraId="0000048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Q13</w:t>
            </w:r>
          </w:p>
          <w:p w:rsidR="00000000" w:rsidDel="00000000" w:rsidP="00000000" w:rsidRDefault="00000000" w:rsidRPr="00000000" w14:paraId="0000048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48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48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48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Q17</w:t>
            </w:r>
          </w:p>
          <w:p w:rsidR="00000000" w:rsidDel="00000000" w:rsidP="00000000" w:rsidRDefault="00000000" w:rsidRPr="00000000" w14:paraId="0000048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48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Q19</w:t>
            </w:r>
          </w:p>
          <w:p w:rsidR="00000000" w:rsidDel="00000000" w:rsidP="00000000" w:rsidRDefault="00000000" w:rsidRPr="00000000" w14:paraId="0000048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Q20**</w:t>
            </w:r>
          </w:p>
          <w:p w:rsidR="00000000" w:rsidDel="00000000" w:rsidP="00000000" w:rsidRDefault="00000000" w:rsidRPr="00000000" w14:paraId="0000048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48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48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48D">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48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48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490">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91">
            <w:pPr>
              <w:spacing w:line="228" w:lineRule="auto"/>
              <w:jc w:val="center"/>
              <w:rPr>
                <w:rFonts w:ascii="Avenir" w:cs="Avenir" w:eastAsia="Avenir" w:hAnsi="Avenir"/>
                <w:sz w:val="16"/>
                <w:szCs w:val="16"/>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92">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9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VDM</w:t>
            </w:r>
          </w:p>
        </w:tc>
        <w:tc>
          <w:tcPr>
            <w:vAlign w:val="center"/>
          </w:tcPr>
          <w:p w:rsidR="00000000" w:rsidDel="00000000" w:rsidP="00000000" w:rsidRDefault="00000000" w:rsidRPr="00000000" w14:paraId="00000494">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w:t>
            </w:r>
          </w:p>
          <w:p w:rsidR="00000000" w:rsidDel="00000000" w:rsidP="00000000" w:rsidRDefault="00000000" w:rsidRPr="00000000" w14:paraId="00000495">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496">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497">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49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LPJ-GUESS</w:t>
            </w:r>
          </w:p>
          <w:p w:rsidR="00000000" w:rsidDel="00000000" w:rsidP="00000000" w:rsidRDefault="00000000" w:rsidRPr="00000000" w14:paraId="00000499">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9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9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49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49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49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49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4A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 </w:t>
            </w:r>
          </w:p>
          <w:p w:rsidR="00000000" w:rsidDel="00000000" w:rsidP="00000000" w:rsidRDefault="00000000" w:rsidRPr="00000000" w14:paraId="000004A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A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4A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4A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4A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4A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4A7">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A8">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A9">
            <w:pPr>
              <w:spacing w:line="240" w:lineRule="auto"/>
              <w:jc w:val="center"/>
              <w:rPr>
                <w:rFonts w:ascii="Avenir" w:cs="Avenir" w:eastAsia="Avenir" w:hAnsi="Avenir"/>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AA">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A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DGVM</w:t>
            </w:r>
          </w:p>
        </w:tc>
        <w:tc>
          <w:tcPr>
            <w:vAlign w:val="center"/>
          </w:tcPr>
          <w:p w:rsidR="00000000" w:rsidDel="00000000" w:rsidP="00000000" w:rsidRDefault="00000000" w:rsidRPr="00000000" w14:paraId="000004AC">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4AD">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4A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4A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4B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4B1">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w:t>
            </w:r>
          </w:p>
          <w:p w:rsidR="00000000" w:rsidDel="00000000" w:rsidP="00000000" w:rsidRDefault="00000000" w:rsidRPr="00000000" w14:paraId="000004B2">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B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 </w:t>
            </w:r>
          </w:p>
          <w:p w:rsidR="00000000" w:rsidDel="00000000" w:rsidP="00000000" w:rsidRDefault="00000000" w:rsidRPr="00000000" w14:paraId="000004B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(total)</w:t>
            </w:r>
          </w:p>
          <w:p w:rsidR="00000000" w:rsidDel="00000000" w:rsidP="00000000" w:rsidRDefault="00000000" w:rsidRPr="00000000" w14:paraId="000004B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4B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4B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B8">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B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4B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4B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4B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4BD">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4BE">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BF">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C0">
            <w:pPr>
              <w:spacing w:line="240"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4C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HM</w:t>
            </w:r>
          </w:p>
        </w:tc>
        <w:tc>
          <w:tcPr>
            <w:vAlign w:val="center"/>
          </w:tcPr>
          <w:p w:rsidR="00000000" w:rsidDel="00000000" w:rsidP="00000000" w:rsidRDefault="00000000" w:rsidRPr="00000000" w14:paraId="000004C3">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4C4">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CliMA</w:t>
            </w:r>
          </w:p>
        </w:tc>
        <w:tc>
          <w:tcPr>
            <w:vAlign w:val="center"/>
          </w:tcPr>
          <w:p w:rsidR="00000000" w:rsidDel="00000000" w:rsidP="00000000" w:rsidRDefault="00000000" w:rsidRPr="00000000" w14:paraId="000004C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C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C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C8">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4C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4C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4C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tc>
        <w:tc>
          <w:tcPr>
            <w:vAlign w:val="center"/>
          </w:tcPr>
          <w:p w:rsidR="00000000" w:rsidDel="00000000" w:rsidP="00000000" w:rsidRDefault="00000000" w:rsidRPr="00000000" w14:paraId="000004CC">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4C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4C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4C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4D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4D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4D2">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4D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4D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4D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4D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4D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4D8">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4D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4D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4D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4D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4D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4D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4D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4E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4E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4E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4E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4E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4E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4E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4E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4E8">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E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4E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4E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4E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4E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4E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4E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4F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4F1">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F2">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4F3">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4F4">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4F5">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4F6">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4F7">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4F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4F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4F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4F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4F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4FD">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4F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4F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50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50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50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503">
            <w:pPr>
              <w:spacing w:line="228" w:lineRule="auto"/>
              <w:jc w:val="center"/>
              <w:rPr>
                <w:rFonts w:ascii="Avenir" w:cs="Avenir" w:eastAsia="Avenir" w:hAnsi="Avenir"/>
                <w:b w:val="1"/>
                <w:sz w:val="16"/>
                <w:szCs w:val="16"/>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0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TDM</w:t>
            </w:r>
          </w:p>
        </w:tc>
        <w:tc>
          <w:tcPr>
            <w:vAlign w:val="center"/>
          </w:tcPr>
          <w:p w:rsidR="00000000" w:rsidDel="00000000" w:rsidP="00000000" w:rsidRDefault="00000000" w:rsidRPr="00000000" w14:paraId="00000506">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507">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50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STILT-VPRM</w:t>
            </w:r>
          </w:p>
        </w:tc>
        <w:tc>
          <w:tcPr>
            <w:vAlign w:val="center"/>
          </w:tcPr>
          <w:p w:rsidR="00000000" w:rsidDel="00000000" w:rsidP="00000000" w:rsidRDefault="00000000" w:rsidRPr="00000000" w14:paraId="0000050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0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0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0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0D">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0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0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10">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1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1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1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1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1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1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1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18">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1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1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1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1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1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1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51F">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2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2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2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2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2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2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2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27">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28">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29">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2A">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2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2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2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2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AIML</w:t>
            </w:r>
          </w:p>
        </w:tc>
        <w:tc>
          <w:tcPr>
            <w:vAlign w:val="center"/>
          </w:tcPr>
          <w:p w:rsidR="00000000" w:rsidDel="00000000" w:rsidP="00000000" w:rsidRDefault="00000000" w:rsidRPr="00000000" w14:paraId="0000053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MetaFlux</w:t>
            </w:r>
          </w:p>
        </w:tc>
        <w:tc>
          <w:tcPr>
            <w:vAlign w:val="center"/>
          </w:tcPr>
          <w:p w:rsidR="00000000" w:rsidDel="00000000" w:rsidP="00000000" w:rsidRDefault="00000000" w:rsidRPr="00000000" w14:paraId="0000053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3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3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3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35">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3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3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38">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3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3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3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3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3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3E">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3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4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41">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42">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4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4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45">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46">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Align w:val="center"/>
          </w:tcPr>
          <w:p w:rsidR="00000000" w:rsidDel="00000000" w:rsidP="00000000" w:rsidRDefault="00000000" w:rsidRPr="00000000" w14:paraId="00000547">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48">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49">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4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4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4C">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4D">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4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4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50">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51">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5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5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54">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55">
            <w:pPr>
              <w:spacing w:line="228" w:lineRule="auto"/>
              <w:jc w:val="center"/>
              <w:rPr>
                <w:rFonts w:ascii="Avenir" w:cs="Avenir" w:eastAsia="Avenir" w:hAnsi="Avenir"/>
                <w:sz w:val="16"/>
                <w:szCs w:val="16"/>
              </w:rPr>
            </w:pPr>
            <w:commentRangeStart w:id="698"/>
            <w:commentRangeStart w:id="699"/>
            <w:commentRangeStart w:id="700"/>
            <w:r w:rsidDel="00000000" w:rsidR="00000000" w:rsidRPr="00000000">
              <w:rPr>
                <w:rFonts w:ascii="Avenir" w:cs="Avenir" w:eastAsia="Avenir" w:hAnsi="Avenir"/>
                <w:sz w:val="16"/>
                <w:szCs w:val="16"/>
                <w:rtl w:val="0"/>
              </w:rPr>
              <w:t xml:space="preserve">AB</w:t>
            </w:r>
            <w:commentRangeEnd w:id="698"/>
            <w:r w:rsidDel="00000000" w:rsidR="00000000" w:rsidRPr="00000000">
              <w:commentReference w:id="698"/>
            </w:r>
            <w:commentRangeEnd w:id="699"/>
            <w:r w:rsidDel="00000000" w:rsidR="00000000" w:rsidRPr="00000000">
              <w:commentReference w:id="699"/>
            </w:r>
            <w:commentRangeEnd w:id="700"/>
            <w:r w:rsidDel="00000000" w:rsidR="00000000" w:rsidRPr="00000000">
              <w:commentReference w:id="700"/>
            </w:r>
            <w:r w:rsidDel="00000000" w:rsidR="00000000" w:rsidRPr="00000000">
              <w:rPr>
                <w:rFonts w:ascii="Avenir" w:cs="Avenir" w:eastAsia="Avenir" w:hAnsi="Avenir"/>
                <w:sz w:val="16"/>
                <w:szCs w:val="16"/>
                <w:rtl w:val="0"/>
              </w:rPr>
              <w:t xml:space="preserve">M</w:t>
            </w:r>
          </w:p>
        </w:tc>
        <w:tc>
          <w:tcPr>
            <w:vAlign w:val="center"/>
          </w:tcPr>
          <w:p w:rsidR="00000000" w:rsidDel="00000000" w:rsidP="00000000" w:rsidRDefault="00000000" w:rsidRPr="00000000" w14:paraId="00000557">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55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559">
            <w:pPr>
              <w:spacing w:line="228" w:lineRule="auto"/>
              <w:rPr>
                <w:rFonts w:ascii="Avenir" w:cs="Avenir" w:eastAsia="Avenir" w:hAnsi="Avenir"/>
                <w:sz w:val="16"/>
                <w:szCs w:val="16"/>
              </w:rPr>
            </w:pPr>
            <w:commentRangeStart w:id="701"/>
            <w:r w:rsidDel="00000000" w:rsidR="00000000" w:rsidRPr="00000000">
              <w:rPr>
                <w:rFonts w:ascii="Avenir" w:cs="Avenir" w:eastAsia="Avenir" w:hAnsi="Avenir"/>
                <w:sz w:val="16"/>
                <w:szCs w:val="16"/>
                <w:rtl w:val="0"/>
              </w:rPr>
              <w:t xml:space="preserve">Repast EAABM</w:t>
            </w:r>
            <w:commentRangeEnd w:id="701"/>
            <w:r w:rsidDel="00000000" w:rsidR="00000000" w:rsidRPr="00000000">
              <w:commentReference w:id="701"/>
            </w:r>
            <w:r w:rsidDel="00000000" w:rsidR="00000000" w:rsidRPr="00000000">
              <w:rPr>
                <w:rtl w:val="0"/>
              </w:rPr>
            </w:r>
          </w:p>
        </w:tc>
        <w:tc>
          <w:tcPr>
            <w:vAlign w:val="center"/>
          </w:tcPr>
          <w:p w:rsidR="00000000" w:rsidDel="00000000" w:rsidP="00000000" w:rsidRDefault="00000000" w:rsidRPr="00000000" w14:paraId="0000055A">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state</w:t>
            </w:r>
          </w:p>
          <w:p w:rsidR="00000000" w:rsidDel="00000000" w:rsidP="00000000" w:rsidRDefault="00000000" w:rsidRPr="00000000" w14:paraId="0000055B">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transition rates</w:t>
            </w:r>
          </w:p>
          <w:p w:rsidR="00000000" w:rsidDel="00000000" w:rsidP="00000000" w:rsidRDefault="00000000" w:rsidRPr="00000000" w14:paraId="0000055C">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Net present value of cultivations</w:t>
            </w:r>
          </w:p>
          <w:p w:rsidR="00000000" w:rsidDel="00000000" w:rsidP="00000000" w:rsidRDefault="00000000" w:rsidRPr="00000000" w14:paraId="0000055D">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Cattle reproduction rate</w:t>
            </w:r>
          </w:p>
          <w:p w:rsidR="00000000" w:rsidDel="00000000" w:rsidP="00000000" w:rsidRDefault="00000000" w:rsidRPr="00000000" w14:paraId="0000055E">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characteristics (wealth, size)</w:t>
            </w:r>
          </w:p>
          <w:p w:rsidR="00000000" w:rsidDel="00000000" w:rsidP="00000000" w:rsidRDefault="00000000" w:rsidRPr="00000000" w14:paraId="0000055F">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Rural wages</w:t>
            </w:r>
          </w:p>
          <w:p w:rsidR="00000000" w:rsidDel="00000000" w:rsidP="00000000" w:rsidRDefault="00000000" w:rsidRPr="00000000" w14:paraId="00000560">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migration and demographics</w:t>
            </w:r>
          </w:p>
          <w:p w:rsidR="00000000" w:rsidDel="00000000" w:rsidP="00000000" w:rsidRDefault="00000000" w:rsidRPr="00000000" w14:paraId="00000561">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Remittances</w:t>
            </w:r>
          </w:p>
        </w:tc>
        <w:tc>
          <w:tcPr>
            <w:vAlign w:val="center"/>
          </w:tcPr>
          <w:p w:rsidR="00000000" w:rsidDel="00000000" w:rsidP="00000000" w:rsidRDefault="00000000" w:rsidRPr="00000000" w14:paraId="00000562">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63">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564">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65">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Drone lidar</w:t>
            </w:r>
          </w:p>
          <w:p w:rsidR="00000000" w:rsidDel="00000000" w:rsidP="00000000" w:rsidRDefault="00000000" w:rsidRPr="00000000" w14:paraId="00000566">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567">
            <w:pPr>
              <w:spacing w:line="228" w:lineRule="auto"/>
              <w:rPr>
                <w:rFonts w:ascii="Avenir" w:cs="Avenir" w:eastAsia="Avenir" w:hAnsi="Avenir"/>
                <w:sz w:val="16"/>
                <w:szCs w:val="16"/>
              </w:rPr>
            </w:pPr>
            <w:r w:rsidDel="00000000" w:rsidR="00000000" w:rsidRPr="00000000">
              <w:rPr>
                <w:rFonts w:ascii="Avenir" w:cs="Avenir" w:eastAsia="Avenir" w:hAnsi="Avenir"/>
                <w:b w:val="1"/>
                <w:sz w:val="16"/>
                <w:szCs w:val="16"/>
                <w:rtl w:val="0"/>
              </w:rPr>
              <w:t xml:space="preserve">Satellite</w:t>
            </w:r>
            <w:r w:rsidDel="00000000" w:rsidR="00000000" w:rsidRPr="00000000">
              <w:rPr>
                <w:rtl w:val="0"/>
              </w:rPr>
            </w:r>
          </w:p>
          <w:p w:rsidR="00000000" w:rsidDel="00000000" w:rsidP="00000000" w:rsidRDefault="00000000" w:rsidRPr="00000000" w14:paraId="00000568">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69">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6A">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6B">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6C">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56D">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6E">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Landsat</w:t>
            </w:r>
            <w:r w:rsidDel="00000000" w:rsidR="00000000" w:rsidRPr="00000000">
              <w:rPr>
                <w:rtl w:val="0"/>
              </w:rPr>
            </w:r>
          </w:p>
        </w:tc>
        <w:tc>
          <w:tcPr>
            <w:vAlign w:val="center"/>
          </w:tcPr>
          <w:p w:rsidR="00000000" w:rsidDel="00000000" w:rsidP="00000000" w:rsidRDefault="00000000" w:rsidRPr="00000000" w14:paraId="0000056F">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Plot-scale management data</w:t>
            </w:r>
          </w:p>
          <w:p w:rsidR="00000000" w:rsidDel="00000000" w:rsidP="00000000" w:rsidRDefault="00000000" w:rsidRPr="00000000" w14:paraId="00000570">
            <w:pPr>
              <w:numPr>
                <w:ilvl w:val="0"/>
                <w:numId w:val="25"/>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Territory boundaries</w:t>
            </w:r>
          </w:p>
          <w:p w:rsidR="00000000" w:rsidDel="00000000" w:rsidP="00000000" w:rsidRDefault="00000000" w:rsidRPr="00000000" w14:paraId="00000571">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Crop yields</w:t>
            </w:r>
          </w:p>
          <w:p w:rsidR="00000000" w:rsidDel="00000000" w:rsidP="00000000" w:rsidRDefault="00000000" w:rsidRPr="00000000" w14:paraId="00000572">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Survey data</w:t>
            </w:r>
          </w:p>
          <w:p w:rsidR="00000000" w:rsidDel="00000000" w:rsidP="00000000" w:rsidRDefault="00000000" w:rsidRPr="00000000" w14:paraId="00000573">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Census data</w:t>
            </w:r>
          </w:p>
          <w:p w:rsidR="00000000" w:rsidDel="00000000" w:rsidP="00000000" w:rsidRDefault="00000000" w:rsidRPr="00000000" w14:paraId="00000574">
            <w:pPr>
              <w:numPr>
                <w:ilvl w:val="0"/>
                <w:numId w:val="25"/>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Choice experiments data</w:t>
            </w:r>
          </w:p>
        </w:tc>
        <w:tc>
          <w:tcPr>
            <w:vAlign w:val="center"/>
          </w:tcPr>
          <w:p w:rsidR="00000000" w:rsidDel="00000000" w:rsidP="00000000" w:rsidRDefault="00000000" w:rsidRPr="00000000" w14:paraId="00000575">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Q20</w:t>
            </w:r>
          </w:p>
          <w:p w:rsidR="00000000" w:rsidDel="00000000" w:rsidP="00000000" w:rsidRDefault="00000000" w:rsidRPr="00000000" w14:paraId="00000576">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Q27</w:t>
            </w:r>
          </w:p>
        </w:tc>
      </w:tr>
    </w:tbl>
    <w:p w:rsidR="00000000" w:rsidDel="00000000" w:rsidP="00000000" w:rsidRDefault="00000000" w:rsidRPr="00000000" w14:paraId="00000577">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578">
      <w:pPr>
        <w:rPr/>
      </w:pPr>
      <w:commentRangeStart w:id="702"/>
      <w:r w:rsidDel="00000000" w:rsidR="00000000" w:rsidRPr="00000000">
        <w:rPr>
          <w:rtl w:val="0"/>
        </w:rPr>
        <w:t xml:space="preserve">Modeling</w:t>
      </w:r>
      <w:commentRangeEnd w:id="702"/>
      <w:r w:rsidDel="00000000" w:rsidR="00000000" w:rsidRPr="00000000">
        <w:commentReference w:id="702"/>
      </w:r>
      <w:r w:rsidDel="00000000" w:rsidR="00000000" w:rsidRPr="00000000">
        <w:rPr>
          <w:rtl w:val="0"/>
        </w:rPr>
        <w:t xml:space="preserve"> activities throughout PANGEA will be closely coordinated with all science themes and cross-cutting working groups. Modeling efforts early in PANGEA will help inform which key areas, variables and mechanisms drive uncertainty in patterns, processes and predictions of relevant quantities in tropical moist forests. Throughout the intensive field campaign phase of PANGEA, we will prioritize measurements that can be directly used by models either for initialization, boundary conditions, or assessment. This approach has been successfully implemented in previous model and data-integration projects (e.g., ABoVE and NGEE-Tropics), and we plan to build on these projects. Using PANGEA’s Q6 (cross-continent functional trait variability and effects on carbon cycle) and the ED2 model as one example, we will use parameter uncertainty approaches (e.g., through simulation ensembles using PEcAn) to identify which measurable foliar and hydraulic traits drive the model sensitivity of CO2 and H2O fluxes in FATES (henceforth key traits). We will then prioritize measurements of the key traits in field sites and by remote sensing across disturbance and climate gradients in both continents, and use the collected data to constrain parameter distributions across the gradients of interest, by using measurements of fluxes and emergent relationships between trait gradients and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 </w:t>
      </w:r>
    </w:p>
    <w:p w:rsidR="00000000" w:rsidDel="00000000" w:rsidP="00000000" w:rsidRDefault="00000000" w:rsidRPr="00000000" w14:paraId="00000579">
      <w:pPr>
        <w:ind w:left="0" w:firstLine="0"/>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PANGEA will leverage multiple data synthesis approaches to enhance our understanding of tropical forest dynamics. </w:t>
      </w:r>
      <w:r w:rsidDel="00000000" w:rsidR="00000000" w:rsidRPr="00000000">
        <w:rPr>
          <w:rtl w:val="0"/>
        </w:rPr>
        <w:t xml:space="preserve">For example, we recognize the potential of AI/ML models for data </w:t>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AI/ML can be further used to emulate process-based </w:t>
      </w:r>
      <w:commentRangeStart w:id="703"/>
      <w:r w:rsidDel="00000000" w:rsidR="00000000" w:rsidRPr="00000000">
        <w:rPr>
          <w:rtl w:val="0"/>
        </w:rPr>
        <w:t xml:space="preserve">model</w:t>
      </w:r>
      <w:commentRangeEnd w:id="703"/>
      <w:r w:rsidDel="00000000" w:rsidR="00000000" w:rsidRPr="00000000">
        <w:commentReference w:id="703"/>
      </w:r>
      <w:r w:rsidDel="00000000" w:rsidR="00000000" w:rsidRPr="00000000">
        <w:rPr>
          <w:rtl w:val="0"/>
        </w:rPr>
        <w:t xml:space="preserve">s and more efficiently explore models’ parametric </w:t>
      </w:r>
      <w:commentRangeStart w:id="704"/>
      <w:r w:rsidDel="00000000" w:rsidR="00000000" w:rsidRPr="00000000">
        <w:rPr>
          <w:rtl w:val="0"/>
        </w:rPr>
        <w:t xml:space="preserve">space</w:t>
      </w:r>
      <w:commentRangeEnd w:id="704"/>
      <w:r w:rsidDel="00000000" w:rsidR="00000000" w:rsidRPr="00000000">
        <w:commentReference w:id="704"/>
      </w:r>
      <w:r w:rsidDel="00000000" w:rsidR="00000000" w:rsidRPr="00000000">
        <w:rPr>
          <w:rtl w:val="0"/>
        </w:rPr>
        <w:t xml:space="preserve"> or run short/long-term </w:t>
      </w:r>
      <w:commentRangeStart w:id="705"/>
      <w:r w:rsidDel="00000000" w:rsidR="00000000" w:rsidRPr="00000000">
        <w:rPr>
          <w:rtl w:val="0"/>
        </w:rPr>
        <w:t xml:space="preserve">forecasting</w:t>
      </w:r>
      <w:commentRangeEnd w:id="705"/>
      <w:r w:rsidDel="00000000" w:rsidR="00000000" w:rsidRPr="00000000">
        <w:commentReference w:id="705"/>
      </w:r>
      <w:r w:rsidDel="00000000" w:rsidR="00000000" w:rsidRPr="00000000">
        <w:rPr>
          <w:rtl w:val="0"/>
        </w:rPr>
        <w:t xml:space="preserve">. </w:t>
      </w:r>
    </w:p>
    <w:p w:rsidR="00000000" w:rsidDel="00000000" w:rsidP="00000000" w:rsidRDefault="00000000" w:rsidRPr="00000000" w14:paraId="0000057D">
      <w:pPr>
        <w:rPr/>
      </w:pPr>
      <w:r w:rsidDel="00000000" w:rsidR="00000000" w:rsidRPr="00000000">
        <w:rPr>
          <w:rtl w:val="0"/>
        </w:rPr>
        <w:t xml:space="preserve">To improve the interpretability of these AI/ML models and to 'open the black box,' we advocate for several techniques known under the </w:t>
      </w:r>
      <w:r w:rsidDel="00000000" w:rsidR="00000000" w:rsidRPr="00000000">
        <w:rPr>
          <w:rtl w:val="0"/>
        </w:rPr>
        <w:t xml:space="preserve">explainable</w:t>
      </w:r>
      <w:r w:rsidDel="00000000" w:rsidR="00000000" w:rsidRPr="00000000">
        <w:rPr>
          <w:rtl w:val="0"/>
        </w:rPr>
        <w:t xml:space="preserve"> AI umbrella term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Another powerful data synthesis technique is the </w:t>
      </w:r>
      <w:commentRangeStart w:id="706"/>
      <w:commentRangeStart w:id="707"/>
      <w:commentRangeStart w:id="708"/>
      <w:r w:rsidDel="00000000" w:rsidR="00000000" w:rsidRPr="00000000">
        <w:rPr>
          <w:rtl w:val="0"/>
        </w:rPr>
        <w:t xml:space="preserve">space-for-time</w:t>
      </w:r>
      <w:commentRangeEnd w:id="706"/>
      <w:r w:rsidDel="00000000" w:rsidR="00000000" w:rsidRPr="00000000">
        <w:commentReference w:id="706"/>
      </w:r>
      <w:commentRangeEnd w:id="707"/>
      <w:r w:rsidDel="00000000" w:rsidR="00000000" w:rsidRPr="00000000">
        <w:commentReference w:id="707"/>
      </w:r>
      <w:commentRangeEnd w:id="708"/>
      <w:r w:rsidDel="00000000" w:rsidR="00000000" w:rsidRPr="00000000">
        <w:commentReference w:id="708"/>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and used for constraining models as well </w:t>
      </w:r>
      <w:commentRangeStart w:id="709"/>
      <w:r w:rsidDel="00000000" w:rsidR="00000000" w:rsidRPr="00000000">
        <w:rPr>
          <w:rtl w:val="0"/>
        </w:rPr>
        <w:t xml:space="preserve">(Ma et al. 2017)</w:t>
      </w:r>
      <w:commentRangeEnd w:id="709"/>
      <w:r w:rsidDel="00000000" w:rsidR="00000000" w:rsidRPr="00000000">
        <w:commentReference w:id="709"/>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710"/>
      <w:commentRangeStart w:id="711"/>
      <w:commentRangeStart w:id="712"/>
      <w:r w:rsidDel="00000000" w:rsidR="00000000" w:rsidRPr="00000000">
        <w:rPr>
          <w:rtl w:val="0"/>
        </w:rPr>
        <w:t xml:space="preserve">Heinrich et al. 2021, Rappaport et al. 2018)</w:t>
      </w:r>
      <w:commentRangeEnd w:id="710"/>
      <w:r w:rsidDel="00000000" w:rsidR="00000000" w:rsidRPr="00000000">
        <w:commentReference w:id="710"/>
      </w:r>
      <w:commentRangeEnd w:id="711"/>
      <w:r w:rsidDel="00000000" w:rsidR="00000000" w:rsidRPr="00000000">
        <w:commentReference w:id="711"/>
      </w:r>
      <w:commentRangeEnd w:id="712"/>
      <w:r w:rsidDel="00000000" w:rsidR="00000000" w:rsidRPr="00000000">
        <w:commentReference w:id="712"/>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580">
      <w:pPr>
        <w:pStyle w:val="Heading4"/>
        <w:rPr>
          <w:color w:val="ff0000"/>
        </w:rPr>
      </w:pPr>
      <w:bookmarkStart w:colFirst="0" w:colLast="0" w:name="_yl0rsrank7iw" w:id="38"/>
      <w:bookmarkEnd w:id="38"/>
      <w:r w:rsidDel="00000000" w:rsidR="00000000" w:rsidRPr="00000000">
        <w:rPr>
          <w:rtl w:val="0"/>
        </w:rPr>
        <w:t xml:space="preserve">6</w:t>
      </w:r>
      <w:r w:rsidDel="00000000" w:rsidR="00000000" w:rsidRPr="00000000">
        <w:rPr>
          <w:rtl w:val="0"/>
        </w:rPr>
        <w:t xml:space="preserve">.4.2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581">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One of the primary partnerships is with the International Land Model Benchmarking (ILAMB) project (Collier at al., 2018), where data collected through PANGEA can become new benchmarking datasets, crucial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tools, and data. Leveraging the outputs from NGEE-Tropics during the transition phase will align methodologies and objectives, ensuring continuity in tropical forest research (REF).</w:t>
      </w:r>
    </w:p>
    <w:p w:rsidR="00000000" w:rsidDel="00000000" w:rsidP="00000000" w:rsidRDefault="00000000" w:rsidRPr="00000000" w14:paraId="00000582">
      <w:pPr>
        <w:spacing w:after="240" w:before="240" w:lineRule="auto"/>
        <w:ind w:left="0" w:firstLine="0"/>
        <w:rPr/>
      </w:pPr>
      <w:r w:rsidDel="00000000" w:rsidR="00000000" w:rsidRPr="00000000">
        <w:rPr>
          <w:rtl w:val="0"/>
        </w:rPr>
        <w:t xml:space="preserve">Collaboration with the Global Modeling and Assimilation Office (GMAO) can provide PANGEA with advanced data assimilation techniques, facilitating the integration of field and satellite data into predictive models of tropical forest dynamics. GMAO’s established frameworks for atmospheric and land data assimilation could significantly enhance PANGEA’s capacity to model tropical forests under current and future climate scenarios (REF). The TRENDY 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commentRangeStart w:id="713"/>
      <w:r w:rsidDel="00000000" w:rsidR="00000000" w:rsidRPr="00000000">
        <w:rPr>
          <w:rtl w:val="0"/>
        </w:rPr>
        <w:t xml:space="preserve">Sitch et al., 2024</w:t>
      </w:r>
      <w:commentRangeEnd w:id="713"/>
      <w:r w:rsidDel="00000000" w:rsidR="00000000" w:rsidRPr="00000000">
        <w:commentReference w:id="713"/>
      </w:r>
      <w:r w:rsidDel="00000000" w:rsidR="00000000" w:rsidRPr="00000000">
        <w:rPr>
          <w:rtl w:val="0"/>
        </w:rPr>
        <w:t xml:space="preserve">). Lastly, the CMIP 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projections of tropical forest responses to global change.</w:t>
      </w:r>
    </w:p>
    <w:p w:rsidR="00000000" w:rsidDel="00000000" w:rsidP="00000000" w:rsidRDefault="00000000" w:rsidRPr="00000000" w14:paraId="00000583">
      <w:pPr>
        <w:spacing w:after="240" w:lineRule="auto"/>
        <w:rPr/>
      </w:pPr>
      <w:r w:rsidDel="00000000" w:rsidR="00000000" w:rsidRPr="00000000">
        <w:rPr>
          <w:rtl w:val="0"/>
        </w:rPr>
        <w:t xml:space="preserve">In addition to these well-established communities, PANGEA aims to collaborate with newer initiatives such as </w:t>
      </w:r>
      <w:r w:rsidDel="00000000" w:rsidR="00000000" w:rsidRPr="00000000">
        <w:rPr>
          <w:b w:val="1"/>
          <w:rtl w:val="0"/>
        </w:rPr>
        <w:t xml:space="preserve">Inverse modeling</w:t>
      </w:r>
      <w:r w:rsidDel="00000000" w:rsidR="00000000" w:rsidRPr="00000000">
        <w:rPr>
          <w:rtl w:val="0"/>
        </w:rPr>
        <w:t xml:space="preserve"> will also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commentRangeStart w:id="714"/>
      <w:r w:rsidDel="00000000" w:rsidR="00000000" w:rsidRPr="00000000">
        <w:rPr>
          <w:rtl w:val="0"/>
        </w:rPr>
        <w:t xml:space="preserve">Liu et al., 2016</w:t>
      </w:r>
      <w:commentRangeEnd w:id="714"/>
      <w:r w:rsidDel="00000000" w:rsidR="00000000" w:rsidRPr="00000000">
        <w:commentReference w:id="714"/>
      </w:r>
      <w:r w:rsidDel="00000000" w:rsidR="00000000" w:rsidRPr="00000000">
        <w:rPr>
          <w:rtl w:val="0"/>
        </w:rPr>
        <w:t xml:space="preserve">).</w:t>
      </w:r>
    </w:p>
    <w:p w:rsidR="00000000" w:rsidDel="00000000" w:rsidP="00000000" w:rsidRDefault="00000000" w:rsidRPr="00000000" w14:paraId="00000584">
      <w:pPr>
        <w:spacing w:after="240" w:before="240" w:lineRule="auto"/>
        <w:rPr/>
      </w:pPr>
      <w:r w:rsidDel="00000000" w:rsidR="00000000" w:rsidRPr="00000000">
        <w:rPr>
          <w:rtl w:val="0"/>
        </w:rPr>
        <w:t xml:space="preserve">Furthermore, PANGEA also aims to collaborate with innovative modeling efforts such as </w:t>
      </w:r>
      <w:r w:rsidDel="00000000" w:rsidR="00000000" w:rsidRPr="00000000">
        <w:rPr>
          <w:b w:val="1"/>
          <w:rtl w:val="0"/>
        </w:rPr>
        <w:t xml:space="preserve">CARDAMOM</w:t>
      </w:r>
      <w:r w:rsidDel="00000000" w:rsidR="00000000" w:rsidRPr="00000000">
        <w:rPr>
          <w:rtl w:val="0"/>
        </w:rPr>
        <w:t xml:space="preserve">, which combines satellite and ground-based observations for carbon cycle data assimilation and modeling (Bloom et al., 2020), and PEcAn (the Parameterization and Calibration using Networks), which focuses on leveraging field and satellite datasets to optimize model parameters and improve carbon and water flux predictions(</w:t>
      </w:r>
      <w:r w:rsidDel="00000000" w:rsidR="00000000" w:rsidRPr="00000000">
        <w:rPr>
          <w:rtl w:val="0"/>
        </w:rPr>
        <w:t xml:space="preserve">Do</w:t>
      </w:r>
      <w:r w:rsidDel="00000000" w:rsidR="00000000" w:rsidRPr="00000000">
        <w:rPr>
          <w:rtl w:val="0"/>
        </w:rPr>
        <w:t xml:space="preserve">koohaki et al., 2022; </w:t>
      </w:r>
      <w:commentRangeStart w:id="715"/>
      <w:r w:rsidDel="00000000" w:rsidR="00000000" w:rsidRPr="00000000">
        <w:rPr>
          <w:rtl w:val="0"/>
        </w:rPr>
        <w:t xml:space="preserve">Meunier et al. 2021</w:t>
      </w:r>
      <w:commentRangeEnd w:id="715"/>
      <w:r w:rsidDel="00000000" w:rsidR="00000000" w:rsidRPr="00000000">
        <w:commentReference w:id="715"/>
      </w:r>
      <w:r w:rsidDel="00000000" w:rsidR="00000000" w:rsidRPr="00000000">
        <w:rPr>
          <w:rtl w:val="0"/>
        </w:rPr>
        <w:t xml:space="preserve">). Furthermore, collaboration with </w:t>
      </w:r>
      <w:r w:rsidDel="00000000" w:rsidR="00000000" w:rsidRPr="00000000">
        <w:rPr>
          <w:b w:val="1"/>
          <w:rtl w:val="0"/>
        </w:rPr>
        <w:t xml:space="preserve">CliMA</w:t>
      </w:r>
      <w:r w:rsidDel="00000000" w:rsidR="00000000" w:rsidRPr="00000000">
        <w:rPr>
          <w:rtl w:val="0"/>
        </w:rPr>
        <w:t xml:space="preserve">, which is developing a cutting-edge Earth system model that integrates machine learning and data assimilation techniques, will enhance our ability to scale tropical forest observations and better represent their role in the Earth system (Schneider et al., 2017). These collaborations will help bridge the gap between field data collection and predictive modeling, driving forward new insights into the functioning of tropical ecosystems.</w:t>
      </w:r>
    </w:p>
    <w:p w:rsidR="00000000" w:rsidDel="00000000" w:rsidP="00000000" w:rsidRDefault="00000000" w:rsidRPr="00000000" w14:paraId="00000585">
      <w:pPr>
        <w:pStyle w:val="Heading4"/>
        <w:rPr/>
      </w:pPr>
      <w:bookmarkStart w:colFirst="0" w:colLast="0" w:name="_7ipo55oabcn6" w:id="39"/>
      <w:bookmarkEnd w:id="39"/>
      <w:commentRangeStart w:id="716"/>
      <w:r w:rsidDel="00000000" w:rsidR="00000000" w:rsidRPr="00000000">
        <w:rPr>
          <w:rtl w:val="0"/>
        </w:rPr>
        <w:t xml:space="preserve">6.4.3 </w:t>
      </w:r>
      <w:commentRangeStart w:id="717"/>
      <w:r w:rsidDel="00000000" w:rsidR="00000000" w:rsidRPr="00000000">
        <w:rPr>
          <w:rtl w:val="0"/>
        </w:rPr>
        <w:t xml:space="preserve">Scaling</w:t>
      </w:r>
      <w:commentRangeEnd w:id="717"/>
      <w:r w:rsidDel="00000000" w:rsidR="00000000" w:rsidRPr="00000000">
        <w:commentReference w:id="717"/>
      </w:r>
      <w:r w:rsidDel="00000000" w:rsidR="00000000" w:rsidRPr="00000000">
        <w:rPr>
          <w:rtl w:val="0"/>
        </w:rPr>
        <w:t xml:space="preserve"> S</w:t>
      </w:r>
      <w:commentRangeStart w:id="718"/>
      <w:commentRangeStart w:id="719"/>
      <w:commentRangeStart w:id="720"/>
      <w:commentRangeStart w:id="721"/>
      <w:r w:rsidDel="00000000" w:rsidR="00000000" w:rsidRPr="00000000">
        <w:rPr>
          <w:rtl w:val="0"/>
        </w:rPr>
        <w:t xml:space="preserve">trategy</w:t>
      </w:r>
      <w:commentRangeEnd w:id="716"/>
      <w:r w:rsidDel="00000000" w:rsidR="00000000" w:rsidRPr="00000000">
        <w:commentReference w:id="716"/>
      </w:r>
      <w:commentRangeEnd w:id="718"/>
      <w:r w:rsidDel="00000000" w:rsidR="00000000" w:rsidRPr="00000000">
        <w:commentReference w:id="718"/>
      </w:r>
      <w:commentRangeEnd w:id="719"/>
      <w:r w:rsidDel="00000000" w:rsidR="00000000" w:rsidRPr="00000000">
        <w:commentReference w:id="719"/>
      </w:r>
      <w:commentRangeEnd w:id="720"/>
      <w:r w:rsidDel="00000000" w:rsidR="00000000" w:rsidRPr="00000000">
        <w:commentReference w:id="720"/>
      </w:r>
      <w:commentRangeEnd w:id="721"/>
      <w:r w:rsidDel="00000000" w:rsidR="00000000" w:rsidRPr="00000000">
        <w:commentReference w:id="721"/>
      </w:r>
      <w:r w:rsidDel="00000000" w:rsidR="00000000" w:rsidRPr="00000000">
        <w:rPr>
          <w:rtl w:val="0"/>
        </w:rPr>
      </w:r>
    </w:p>
    <w:p w:rsidR="00000000" w:rsidDel="00000000" w:rsidP="00000000" w:rsidRDefault="00000000" w:rsidRPr="00000000" w14:paraId="00000586">
      <w:pPr>
        <w:rPr/>
      </w:pPr>
      <w:commentRangeStart w:id="722"/>
      <w:r w:rsidDel="00000000" w:rsidR="00000000" w:rsidRPr="00000000">
        <w:rPr>
          <w:rtl w:val="0"/>
        </w:rPr>
        <w:t xml:space="preserve">The</w:t>
      </w:r>
      <w:commentRangeEnd w:id="722"/>
      <w:r w:rsidDel="00000000" w:rsidR="00000000" w:rsidRPr="00000000">
        <w:commentReference w:id="722"/>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723"/>
      <w:r w:rsidDel="00000000" w:rsidR="00000000" w:rsidRPr="00000000">
        <w:rPr>
          <w:rtl w:val="0"/>
        </w:rPr>
        <w:t xml:space="preserve">Sellers et al. 1992</w:t>
      </w:r>
      <w:commentRangeEnd w:id="723"/>
      <w:r w:rsidDel="00000000" w:rsidR="00000000" w:rsidRPr="00000000">
        <w:commentReference w:id="723"/>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724"/>
      <w:r w:rsidDel="00000000" w:rsidR="00000000" w:rsidRPr="00000000">
        <w:rPr>
          <w:rtl w:val="0"/>
        </w:rPr>
        <w:t xml:space="preserve">Bustamante et al. 2016</w:t>
      </w:r>
      <w:commentRangeEnd w:id="724"/>
      <w:r w:rsidDel="00000000" w:rsidR="00000000" w:rsidRPr="00000000">
        <w:commentReference w:id="724"/>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725"/>
      <w:r w:rsidDel="00000000" w:rsidR="00000000" w:rsidRPr="00000000">
        <w:rPr>
          <w:rtl w:val="0"/>
        </w:rPr>
        <w:t xml:space="preserve">Fisher et al. 2018</w:t>
      </w:r>
      <w:commentRangeEnd w:id="725"/>
      <w:r w:rsidDel="00000000" w:rsidR="00000000" w:rsidRPr="00000000">
        <w:commentReference w:id="725"/>
      </w:r>
      <w:r w:rsidDel="00000000" w:rsidR="00000000" w:rsidRPr="00000000">
        <w:rPr>
          <w:rtl w:val="0"/>
        </w:rPr>
        <w:t xml:space="preserve">; </w:t>
      </w:r>
      <w:commentRangeStart w:id="726"/>
      <w:r w:rsidDel="00000000" w:rsidR="00000000" w:rsidRPr="00000000">
        <w:rPr>
          <w:rtl w:val="0"/>
        </w:rPr>
        <w:t xml:space="preserve">Longo et al. 2019</w:t>
      </w:r>
      <w:commentRangeEnd w:id="726"/>
      <w:r w:rsidDel="00000000" w:rsidR="00000000" w:rsidRPr="00000000">
        <w:commentReference w:id="726"/>
      </w:r>
      <w:r w:rsidDel="00000000" w:rsidR="00000000" w:rsidRPr="00000000">
        <w:rPr>
          <w:rtl w:val="0"/>
        </w:rPr>
        <w:t xml:space="preserve">; </w:t>
      </w:r>
      <w:commentRangeStart w:id="727"/>
      <w:r w:rsidDel="00000000" w:rsidR="00000000" w:rsidRPr="00000000">
        <w:rPr>
          <w:rtl w:val="0"/>
        </w:rPr>
        <w:t xml:space="preserve">Koven et al. 2020</w:t>
      </w:r>
      <w:commentRangeEnd w:id="727"/>
      <w:r w:rsidDel="00000000" w:rsidR="00000000" w:rsidRPr="00000000">
        <w:commentReference w:id="727"/>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To ensure processes are captured across a broad diversity of environmental conditions and multiple data sources—ground, tower, drone, and aircraft sensors—the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temporal changes in canopy structure and composition and their impacts on energy, water and carbon fluxes; plant hydraulic responses to climate variability).</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PANGEA will also integrate its efforts with existing coordination frameworks, facilitating the standardization of data collection methods. </w:t>
      </w:r>
      <w:r w:rsidDel="00000000" w:rsidR="00000000" w:rsidRPr="00000000">
        <w:rPr>
          <w:color w:val="ff0000"/>
          <w:rtl w:val="0"/>
        </w:rPr>
        <w:t xml:space="preserve">One example is the drone lidar standards developed by KC Cushman, which PANGEA will build upon for other sensor types</w:t>
      </w:r>
      <w:r w:rsidDel="00000000" w:rsidR="00000000" w:rsidRPr="00000000">
        <w:rPr>
          <w:rtl w:val="0"/>
        </w:rPr>
        <w:t xml:space="preserve">. These standardized approaches will help ensure consistent and high-quality data, enabling broader collaboration and cross-validation of results. An excellent example of this type of collaborative work is the High-Latitude Drone Ecology Network (HiLDEN) (</w:t>
      </w:r>
      <w:hyperlink r:id="rId155">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156">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of field, airborne, and satellite measurements will advance the capacity of next-generation models to simulate key processes and improve long-term ecosystem predictions.</w:t>
      </w:r>
    </w:p>
    <w:p w:rsidR="00000000" w:rsidDel="00000000" w:rsidP="00000000" w:rsidRDefault="00000000" w:rsidRPr="00000000" w14:paraId="0000058B">
      <w:pPr>
        <w:pStyle w:val="Heading4"/>
        <w:rPr/>
      </w:pPr>
      <w:bookmarkStart w:colFirst="0" w:colLast="0" w:name="_mxrm7legmwc3" w:id="40"/>
      <w:bookmarkEnd w:id="40"/>
      <w:r w:rsidDel="00000000" w:rsidR="00000000" w:rsidRPr="00000000">
        <w:rPr>
          <w:rtl w:val="0"/>
        </w:rPr>
        <w:t xml:space="preserve">6.4.4 Modeling and data integration timeline</w:t>
      </w:r>
    </w:p>
    <w:p w:rsidR="00000000" w:rsidDel="00000000" w:rsidP="00000000" w:rsidRDefault="00000000" w:rsidRPr="00000000" w14:paraId="0000058C">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During Phase 1 (Y1–Y2), we will establish a Modeling and Data Synthesis Working Group (MDSWG). This group will identify key areas and processes that currently drive uncertainty in process-based models regarding the water, energy, carbon and nutrient cycles, as well as biodiversity, in tropical moist forests. To this end, the group will combine synthesis studies on 5 science themes at pan-tropical level and develop model intercomparison efforts using established benchmarking (e.g., TRENDY, FLUXCOM) and benchmarking tools (e.g., ILAMB). This effort will help inform the campaign design and feasibility on which regions,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In Phase 2 (Y3–Y6), the MDSWG efforts will aim at a few complementary goals. The main activities linked to process-based models will concentrate on implementing key missing mechanisms identified during Phase 1, which will help understand the drivers of observed patterns on carbon, water, energy, and nutrient cycles in the field campaign. The main activities linked to synthesis will enable the upscaling of findings from local and regional to the global scale. Research on data synthesis will focus on using PANGEA datasets to generate products at scale that can be assimilated by inverse and hybrid models, as well as used for benchmarking of process-based models. Projects and datasets collected within the peak data acquisition period, primarily located in Amazonia and tropical Africa will be reviewed and synthesized. This process will integrate individual site-level measurements with regional-scale airborne and spaceborne remote sensing imagery to upscale key variables to a pan-tropical level and create wall to wall maps. Additionally,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rFonts w:ascii="Arial" w:cs="Arial" w:eastAsia="Arial" w:hAnsi="Arial"/>
          <w:b w:val="0"/>
          <w:i w:val="0"/>
          <w:smallCaps w:val="0"/>
          <w:strike w:val="0"/>
          <w:color w:val="000000"/>
          <w:sz w:val="22"/>
          <w:szCs w:val="22"/>
          <w:u w:val="none"/>
          <w:shd w:fill="auto" w:val="clear"/>
          <w:vertAlign w:val="baseline"/>
          <w:rPrChange w:author="Renato Braghiere" w:id="115" w:date="2024-09-16T18:20:50Z">
            <w:rPr>
              <w:b w:val="1"/>
              <w:color w:val="ff0000"/>
            </w:rPr>
          </w:rPrChange>
        </w:rPr>
        <w:pPrChange w:author="Renato Braghiere" w:id="0" w:date="2024-09-16T18:20:50Z">
          <w:pPr/>
        </w:pPrChange>
      </w:pPr>
      <w:r w:rsidDel="00000000" w:rsidR="00000000" w:rsidRPr="00000000">
        <w:rPr>
          <w:rtl w:val="0"/>
        </w:rPr>
        <w:t xml:space="preserve">The final Phase 3 (Y7–Y9) will focus on studies that use the constrained and improvement models and data products developed during Phase 2, to directly address the main scientific questions and test the key hypotheses of PANGEA. Research using process-based models in this Phase should identify and attribute the causes and drivers of changes in forest functioning, by leveraging PANGEA data sets for initialization and uncertainty quantification. Data synthesis and inverse modeling efforts will concentrate on describing how the major axes of variability in tropical moisture forests drive the heterogeneity of carbon, energy, water and nutrient fluxes as well as biodiversity within and across continents. Together, these activities will provide a perspective of the resilience  of tropical forests under global change, and provide integrative answers across all science themes. </w:t>
      </w:r>
      <w:r w:rsidDel="00000000" w:rsidR="00000000" w:rsidRPr="00000000">
        <w:rPr>
          <w:rtl w:val="0"/>
        </w:rPr>
      </w:r>
    </w:p>
    <w:p w:rsidR="00000000" w:rsidDel="00000000" w:rsidP="00000000" w:rsidRDefault="00000000" w:rsidRPr="00000000" w14:paraId="00000593">
      <w:pPr>
        <w:pStyle w:val="Heading2"/>
        <w:rPr/>
      </w:pPr>
      <w:bookmarkStart w:colFirst="0" w:colLast="0" w:name="_p0uxu9uxhfos" w:id="41"/>
      <w:bookmarkEnd w:id="41"/>
      <w:r w:rsidDel="00000000" w:rsidR="00000000" w:rsidRPr="00000000">
        <w:rPr>
          <w:rtl w:val="0"/>
        </w:rPr>
        <w:t xml:space="preserve">7. Technical and Logistical Feasibility </w:t>
      </w:r>
    </w:p>
    <w:p w:rsidR="00000000" w:rsidDel="00000000" w:rsidP="00000000" w:rsidRDefault="00000000" w:rsidRPr="00000000" w14:paraId="00000594">
      <w:pPr>
        <w:rPr>
          <w:color w:val="ff0000"/>
          <w:highlight w:val="yellow"/>
        </w:rPr>
      </w:pPr>
      <w:r w:rsidDel="00000000" w:rsidR="00000000" w:rsidRPr="00000000">
        <w:rPr>
          <w:color w:val="ff0000"/>
          <w:highlight w:val="yellow"/>
          <w:rtl w:val="0"/>
        </w:rPr>
        <w:t xml:space="preserve">[don’t start with challenges - start with successes - soften repeated use of word “challenges’]</w:t>
      </w:r>
    </w:p>
    <w:p w:rsidR="00000000" w:rsidDel="00000000" w:rsidP="00000000" w:rsidRDefault="00000000" w:rsidRPr="00000000" w14:paraId="00000595">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very successfully, including AfriSAR-1, AfriSAR-2, BioSCape, as well as many R&amp;A projects. In addition, there are immense investment in Africa currently that will support important feasibility elements of PANGEA, including </w:t>
      </w:r>
      <w:commentRangeStart w:id="728"/>
      <w:r w:rsidDel="00000000" w:rsidR="00000000" w:rsidRPr="00000000">
        <w:rPr>
          <w:highlight w:val="yellow"/>
          <w:rtl w:val="0"/>
        </w:rPr>
        <w:t xml:space="preserve">XYZ</w:t>
      </w:r>
      <w:commentRangeEnd w:id="728"/>
      <w:r w:rsidDel="00000000" w:rsidR="00000000" w:rsidRPr="00000000">
        <w:commentReference w:id="728"/>
      </w: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The research being proposed as part of PANGEA will not involve the deployment of new remote sensing technologies or development of new sensors. Rather, PANGEA research will utilize existing airborne and spaceborne remote sensing systems and datasets. 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and planned for. </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There will be challenges in obtaining flight clearances for the </w:t>
      </w:r>
      <w:r w:rsidDel="00000000" w:rsidR="00000000" w:rsidRPr="00000000">
        <w:rPr>
          <w:highlight w:val="yellow"/>
          <w:rtl w:val="0"/>
        </w:rPr>
        <w:t xml:space="preserve">X countries </w:t>
      </w:r>
      <w:r w:rsidDel="00000000" w:rsidR="00000000" w:rsidRPr="00000000">
        <w:rPr>
          <w:rtl w:val="0"/>
        </w:rPr>
        <w:t xml:space="preserve">and field sites that are part of the PANGEA domain. To obtain flight clearances, we will work with NASA OIIR to develop the diplomatic clearance packages needed for </w:t>
      </w:r>
      <w:commentRangeStart w:id="729"/>
      <w:commentRangeStart w:id="730"/>
      <w:r w:rsidDel="00000000" w:rsidR="00000000" w:rsidRPr="00000000">
        <w:rPr>
          <w:rtl w:val="0"/>
        </w:rPr>
        <w:t xml:space="preserve">international airborne deployments</w:t>
      </w:r>
      <w:commentRangeEnd w:id="729"/>
      <w:r w:rsidDel="00000000" w:rsidR="00000000" w:rsidRPr="00000000">
        <w:commentReference w:id="729"/>
      </w:r>
      <w:commentRangeEnd w:id="730"/>
      <w:r w:rsidDel="00000000" w:rsidR="00000000" w:rsidRPr="00000000">
        <w:commentReference w:id="730"/>
      </w:r>
      <w:r w:rsidDel="00000000" w:rsidR="00000000" w:rsidRPr="00000000">
        <w:rPr>
          <w:rtl w:val="0"/>
        </w:rPr>
        <w:t xml:space="preserve">. Prior to requesting flight clearances, PANGEA will build relationships with in-country partners such as government agencies, US Embassies, NGOs, </w:t>
      </w:r>
      <w:r w:rsidDel="00000000" w:rsidR="00000000" w:rsidRPr="00000000">
        <w:rPr>
          <w:color w:val="ff0000"/>
          <w:rtl w:val="0"/>
        </w:rPr>
        <w:t xml:space="preserve">and leaders of Indigenous territories</w:t>
      </w:r>
      <w:r w:rsidDel="00000000" w:rsidR="00000000" w:rsidRPr="00000000">
        <w:rPr>
          <w:rtl w:val="0"/>
        </w:rPr>
        <w:t xml:space="preserve"> to develop agreements that will ensure proper flight clearances and field permits. PANGEA will ensure that we follow the rules and customs of each country where we are deployed, through the co-produced design of flight plans and site selection. </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we have historically encountered challenges for ground observations using non-Brazilian instruments and aircraft. PANGEA will leverage the </w:t>
      </w:r>
      <w:commentRangeStart w:id="731"/>
      <w:commentRangeStart w:id="732"/>
      <w:r w:rsidDel="00000000" w:rsidR="00000000" w:rsidRPr="00000000">
        <w:rPr>
          <w:rtl w:val="0"/>
        </w:rPr>
        <w:t xml:space="preserve">existing practice</w:t>
      </w:r>
      <w:commentRangeEnd w:id="731"/>
      <w:r w:rsidDel="00000000" w:rsidR="00000000" w:rsidRPr="00000000">
        <w:commentReference w:id="731"/>
      </w:r>
      <w:commentRangeEnd w:id="732"/>
      <w:r w:rsidDel="00000000" w:rsidR="00000000" w:rsidRPr="00000000">
        <w:commentReference w:id="732"/>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59C">
      <w:pPr>
        <w:pStyle w:val="Heading3"/>
        <w:rPr/>
      </w:pPr>
      <w:bookmarkStart w:colFirst="0" w:colLast="0" w:name="_hqyhm81kx4qe" w:id="42"/>
      <w:bookmarkEnd w:id="42"/>
      <w:r w:rsidDel="00000000" w:rsidR="00000000" w:rsidRPr="00000000">
        <w:rPr>
          <w:rtl w:val="0"/>
        </w:rPr>
        <w:t xml:space="preserve">7.1</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9D">
      <w:pPr>
        <w:rPr/>
      </w:pPr>
      <w:commentRangeStart w:id="733"/>
      <w:commentRangeStart w:id="734"/>
      <w:r w:rsidDel="00000000" w:rsidR="00000000" w:rsidRPr="00000000">
        <w:rPr>
          <w:rtl w:val="0"/>
        </w:rPr>
        <w:t xml:space="preserve">The organization and coordination of PANGEA will be determined</w:t>
      </w:r>
      <w:commentRangeEnd w:id="733"/>
      <w:r w:rsidDel="00000000" w:rsidR="00000000" w:rsidRPr="00000000">
        <w:commentReference w:id="733"/>
      </w:r>
      <w:commentRangeEnd w:id="734"/>
      <w:r w:rsidDel="00000000" w:rsidR="00000000" w:rsidRPr="00000000">
        <w:commentReference w:id="734"/>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drawing>
          <wp:inline distB="114300" distT="114300" distL="114300" distR="114300">
            <wp:extent cx="5691188" cy="3709640"/>
            <wp:effectExtent b="0" l="0" r="0" t="0"/>
            <wp:docPr id="4" name="image2.png"/>
            <a:graphic>
              <a:graphicData uri="http://schemas.openxmlformats.org/drawingml/2006/picture">
                <pic:pic>
                  <pic:nvPicPr>
                    <pic:cNvPr id="0" name="image2.png"/>
                    <pic:cNvPicPr preferRelativeResize="0"/>
                  </pic:nvPicPr>
                  <pic:blipFill>
                    <a:blip r:embed="rId157"/>
                    <a:srcRect b="3118" l="10032" r="10032" t="4351"/>
                    <a:stretch>
                      <a:fillRect/>
                    </a:stretch>
                  </pic:blipFill>
                  <pic:spPr>
                    <a:xfrm>
                      <a:off x="0" y="0"/>
                      <a:ext cx="5691188" cy="370964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pStyle w:val="Heading4"/>
        <w:rPr/>
      </w:pPr>
      <w:bookmarkStart w:colFirst="0" w:colLast="0" w:name="_hyedhoelr1xk" w:id="43"/>
      <w:bookmarkEnd w:id="43"/>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The NASA Terrestrial Ecology Program uses surface, airborne, and space-based observations to understand how Earth’s carbon cycle and terrestrial ecosystems respond to environmental change and human interventions. Improved understanding is gained by combining observations </w:t>
      </w:r>
      <w:r w:rsidDel="00000000" w:rsidR="00000000" w:rsidRPr="00000000">
        <w:rPr>
          <w:rtl w:val="0"/>
        </w:rPr>
        <w:t xml:space="preserve">with advanced</w:t>
      </w:r>
      <w:r w:rsidDel="00000000" w:rsidR="00000000" w:rsidRPr="00000000">
        <w:rPr>
          <w:rtl w:val="0"/>
        </w:rPr>
        <w:t xml:space="preserve"> data analysis 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A2">
      <w:pPr>
        <w:pStyle w:val="Heading4"/>
        <w:rPr/>
      </w:pPr>
      <w:bookmarkStart w:colFirst="0" w:colLast="0" w:name="_x5mu1td5ughg" w:id="44"/>
      <w:bookmarkEnd w:id="44"/>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A3">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 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A8">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w:t>
      </w:r>
      <w:r w:rsidDel="00000000" w:rsidR="00000000" w:rsidRPr="00000000">
        <w:rPr>
          <w:i w:val="1"/>
          <w:rtl w:val="0"/>
        </w:rPr>
        <w:t xml:space="preserve">Experimental</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Experimental</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5A9">
      <w:pPr>
        <w:pStyle w:val="Heading4"/>
        <w:rPr/>
      </w:pPr>
      <w:bookmarkStart w:colFirst="0" w:colLast="0" w:name="_lq3brrk2qvfv" w:id="45"/>
      <w:bookmarkEnd w:id="45"/>
      <w:r w:rsidDel="00000000" w:rsidR="00000000" w:rsidRPr="00000000">
        <w:rPr>
          <w:rtl w:val="0"/>
        </w:rPr>
        <w:t xml:space="preserve">7.1.4 Project Implementation</w:t>
      </w:r>
    </w:p>
    <w:p w:rsidR="00000000" w:rsidDel="00000000" w:rsidP="00000000" w:rsidRDefault="00000000" w:rsidRPr="00000000" w14:paraId="000005AA">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Experimental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highlight w:val="yellow"/>
          <w:rtl w:val="0"/>
        </w:rPr>
        <w:t xml:space="preserve">section 7.10 (</w:t>
      </w:r>
      <w:r w:rsidDel="00000000" w:rsidR="00000000" w:rsidRPr="00000000">
        <w:rPr>
          <w:b w:val="1"/>
          <w:highlight w:val="yellow"/>
          <w:rtl w:val="0"/>
        </w:rPr>
        <w:t xml:space="preserve">Figure X</w:t>
      </w:r>
      <w:r w:rsidDel="00000000" w:rsidR="00000000" w:rsidRPr="00000000">
        <w:rPr>
          <w:highlight w:val="yellow"/>
          <w:rtl w:val="0"/>
        </w:rPr>
        <w:t xml:space="preserve">)</w:t>
      </w:r>
      <w:r w:rsidDel="00000000" w:rsidR="00000000" w:rsidRPr="00000000">
        <w:rPr>
          <w:rtl w:val="0"/>
        </w:rPr>
        <w:t xml:space="preserve">.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AB">
      <w:pPr>
        <w:pStyle w:val="Heading4"/>
        <w:rPr/>
      </w:pPr>
      <w:bookmarkStart w:colFirst="0" w:colLast="0" w:name="_7wuyqi8504jb" w:id="46"/>
      <w:bookmarkEnd w:id="46"/>
      <w:r w:rsidDel="00000000" w:rsidR="00000000" w:rsidRPr="00000000">
        <w:rPr>
          <w:rtl w:val="0"/>
        </w:rPr>
        <w:t xml:space="preserve">7.1.5 Science Team and Science Leadership</w:t>
      </w:r>
    </w:p>
    <w:p w:rsidR="00000000" w:rsidDel="00000000" w:rsidP="00000000" w:rsidRDefault="00000000" w:rsidRPr="00000000" w14:paraId="000005AC">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Start w:id="735"/>
      <w:commentRangeStart w:id="736"/>
      <w:r w:rsidDel="00000000" w:rsidR="00000000" w:rsidRPr="00000000">
        <w:rPr>
          <w:rtl w:val="0"/>
        </w:rPr>
        <w:t xml:space="preserve">The SL and all members of the PANGEA Science Team will adhere to the PANGEA Community Guidelines</w:t>
      </w:r>
      <w:commentRangeEnd w:id="735"/>
      <w:r w:rsidDel="00000000" w:rsidR="00000000" w:rsidRPr="00000000">
        <w:commentReference w:id="735"/>
      </w:r>
      <w:commentRangeEnd w:id="736"/>
      <w:r w:rsidDel="00000000" w:rsidR="00000000" w:rsidRPr="00000000">
        <w:commentReference w:id="736"/>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highlight w:val="yellow"/>
          <w:rtl w:val="0"/>
        </w:rPr>
        <w:t xml:space="preserve">Section 9 </w:t>
      </w:r>
      <w:r w:rsidDel="00000000" w:rsidR="00000000" w:rsidRPr="00000000">
        <w:rPr>
          <w:rtl w:val="0"/>
        </w:rPr>
        <w:t xml:space="preserve">- Capacity Building, Training, and Education for more information. </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The organization of the PANGEA Science Team will grow out of the Concise Experimental Plan and the selected team. We expect that the main themes represented in this scoping document will be the basis of scientific working groups, although it is too early to define a detailed structure for those groups. Other working groups may coalesce around specific sites or campaigns.   Guided by the Scientific Leadership, the Science Team will coordinate their activity so that results can be synthesized and knowledge gaps can be identified. We anticipate that PANGEA will hold annual in-person team meetings supplemented by more frequent virtual meetings for the full team and sub-teams. The venue and timing of the annual meeting will be the responsibility of the Project Office, taking into account team needs, logistics, costs, and other important constraints such as visas for participants regardless of where the meeting is held.  The Project Office will also provide support for virtual meetings.</w:t>
      </w: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color w:val="ff0000"/>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B5">
      <w:pPr>
        <w:pStyle w:val="Heading4"/>
        <w:rPr/>
      </w:pPr>
      <w:bookmarkStart w:colFirst="0" w:colLast="0" w:name="_moant3j662pm" w:id="47"/>
      <w:bookmarkEnd w:id="47"/>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B7">
      <w:pPr>
        <w:pStyle w:val="Heading3"/>
        <w:rPr/>
      </w:pPr>
      <w:bookmarkStart w:colFirst="0" w:colLast="0" w:name="_duixp9495bxf" w:id="48"/>
      <w:bookmarkEnd w:id="48"/>
      <w:r w:rsidDel="00000000" w:rsidR="00000000" w:rsidRPr="00000000">
        <w:rPr>
          <w:rtl w:val="0"/>
        </w:rPr>
        <w:t xml:space="preserve">7</w:t>
      </w:r>
      <w:commentRangeStart w:id="737"/>
      <w:commentRangeStart w:id="738"/>
      <w:r w:rsidDel="00000000" w:rsidR="00000000" w:rsidRPr="00000000">
        <w:rPr>
          <w:rtl w:val="0"/>
        </w:rPr>
        <w:t xml:space="preserve">.2 International and Other Agreements</w:t>
      </w:r>
      <w:commentRangeEnd w:id="737"/>
      <w:r w:rsidDel="00000000" w:rsidR="00000000" w:rsidRPr="00000000">
        <w:commentReference w:id="737"/>
      </w:r>
      <w:commentRangeEnd w:id="738"/>
      <w:r w:rsidDel="00000000" w:rsidR="00000000" w:rsidRPr="00000000">
        <w:commentReference w:id="738"/>
      </w: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As soon as PANGEA is selected,</w:t>
      </w:r>
      <w:commentRangeStart w:id="739"/>
      <w:r w:rsidDel="00000000" w:rsidR="00000000" w:rsidRPr="00000000">
        <w:rPr>
          <w:rtl w:val="0"/>
        </w:rPr>
        <w:t xml:space="preserve"> the team will begin to officially engage institutional partners and develop formal MOU’s</w:t>
      </w:r>
      <w:commentRangeEnd w:id="739"/>
      <w:r w:rsidDel="00000000" w:rsidR="00000000" w:rsidRPr="00000000">
        <w:commentReference w:id="739"/>
      </w:r>
      <w:r w:rsidDel="00000000" w:rsidR="00000000" w:rsidRPr="00000000">
        <w:rPr>
          <w:rtl w:val="0"/>
        </w:rPr>
        <w:t xml:space="preserve">,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B9">
      <w:pPr>
        <w:rPr>
          <w:color w:val="ff0000"/>
        </w:rPr>
      </w:pPr>
      <w:r w:rsidDel="00000000" w:rsidR="00000000" w:rsidRPr="00000000">
        <w:rPr>
          <w:rtl w:val="0"/>
        </w:rPr>
      </w:r>
    </w:p>
    <w:p w:rsidR="00000000" w:rsidDel="00000000" w:rsidP="00000000" w:rsidRDefault="00000000" w:rsidRPr="00000000" w14:paraId="000005BA">
      <w:pPr>
        <w:numPr>
          <w:ilvl w:val="0"/>
          <w:numId w:val="44"/>
        </w:numPr>
        <w:ind w:left="720" w:hanging="360"/>
        <w:rPr>
          <w:i w:val="1"/>
          <w:color w:val="ff0000"/>
        </w:rPr>
      </w:pPr>
      <w:r w:rsidDel="00000000" w:rsidR="00000000" w:rsidRPr="00000000">
        <w:rPr>
          <w:i w:val="1"/>
          <w:color w:val="ff0000"/>
          <w:rtl w:val="0"/>
        </w:rPr>
        <w:t xml:space="preserve">As soon as selected - [re-]initiate partnership conversations at the outset</w:t>
      </w:r>
    </w:p>
    <w:p w:rsidR="00000000" w:rsidDel="00000000" w:rsidP="00000000" w:rsidRDefault="00000000" w:rsidRPr="00000000" w14:paraId="000005BB">
      <w:pPr>
        <w:numPr>
          <w:ilvl w:val="1"/>
          <w:numId w:val="44"/>
        </w:numPr>
        <w:ind w:left="1440" w:hanging="360"/>
        <w:rPr>
          <w:i w:val="1"/>
          <w:color w:val="ff0000"/>
        </w:rPr>
      </w:pPr>
      <w:r w:rsidDel="00000000" w:rsidR="00000000" w:rsidRPr="00000000">
        <w:rPr>
          <w:i w:val="1"/>
          <w:color w:val="ff0000"/>
          <w:rtl w:val="0"/>
        </w:rPr>
        <w:t xml:space="preserve">call a PANGEA meeting with all PMs - but also have Earth Action there from the beginning</w:t>
      </w:r>
    </w:p>
    <w:p w:rsidR="00000000" w:rsidDel="00000000" w:rsidP="00000000" w:rsidRDefault="00000000" w:rsidRPr="00000000" w14:paraId="000005BC">
      <w:pPr>
        <w:numPr>
          <w:ilvl w:val="1"/>
          <w:numId w:val="44"/>
        </w:numPr>
        <w:ind w:left="1440" w:hanging="360"/>
        <w:rPr>
          <w:i w:val="1"/>
          <w:color w:val="ff0000"/>
        </w:rPr>
      </w:pPr>
      <w:r w:rsidDel="00000000" w:rsidR="00000000" w:rsidRPr="00000000">
        <w:rPr>
          <w:i w:val="1"/>
          <w:color w:val="ff0000"/>
          <w:rtl w:val="0"/>
        </w:rPr>
        <w:t xml:space="preserve">Engage international partners at the outset  </w:t>
      </w:r>
    </w:p>
    <w:p w:rsidR="00000000" w:rsidDel="00000000" w:rsidP="00000000" w:rsidRDefault="00000000" w:rsidRPr="00000000" w14:paraId="000005BD">
      <w:pPr>
        <w:numPr>
          <w:ilvl w:val="1"/>
          <w:numId w:val="44"/>
        </w:numPr>
        <w:ind w:left="1440" w:hanging="360"/>
        <w:rPr>
          <w:i w:val="1"/>
          <w:color w:val="ff0000"/>
        </w:rPr>
      </w:pPr>
      <w:r w:rsidDel="00000000" w:rsidR="00000000" w:rsidRPr="00000000">
        <w:rPr>
          <w:i w:val="1"/>
          <w:color w:val="ff0000"/>
          <w:rtl w:val="0"/>
        </w:rPr>
        <w:t xml:space="preserve">PANGEA leadership team start relationship building with partner govts on Day 1 (or 2) to start developing MOUs for PANGEA campaign</w:t>
      </w:r>
    </w:p>
    <w:p w:rsidR="00000000" w:rsidDel="00000000" w:rsidP="00000000" w:rsidRDefault="00000000" w:rsidRPr="00000000" w14:paraId="000005BE">
      <w:pPr>
        <w:numPr>
          <w:ilvl w:val="2"/>
          <w:numId w:val="44"/>
        </w:numPr>
        <w:ind w:left="2160" w:hanging="360"/>
        <w:rPr>
          <w:i w:val="1"/>
          <w:color w:val="ff0000"/>
        </w:rPr>
      </w:pPr>
      <w:r w:rsidDel="00000000" w:rsidR="00000000" w:rsidRPr="00000000">
        <w:rPr>
          <w:i w:val="1"/>
          <w:color w:val="ff0000"/>
          <w:rtl w:val="0"/>
        </w:rPr>
        <w:t xml:space="preserve">Point to lessons learned from LBA and AfriSAR-2</w:t>
      </w:r>
      <w:r w:rsidDel="00000000" w:rsidR="00000000" w:rsidRPr="00000000">
        <w:rPr>
          <w:rtl w:val="0"/>
        </w:rPr>
      </w:r>
    </w:p>
    <w:p w:rsidR="00000000" w:rsidDel="00000000" w:rsidP="00000000" w:rsidRDefault="00000000" w:rsidRPr="00000000" w14:paraId="000005BF">
      <w:pPr>
        <w:pStyle w:val="Heading4"/>
        <w:rPr/>
      </w:pPr>
      <w:bookmarkStart w:colFirst="0" w:colLast="0" w:name="_hkso13ohbc20" w:id="49"/>
      <w:bookmarkEnd w:id="49"/>
      <w:r w:rsidDel="00000000" w:rsidR="00000000" w:rsidRPr="00000000">
        <w:rPr>
          <w:rtl w:val="0"/>
        </w:rPr>
        <w:t xml:space="preserve">7.2.1 Government agreements and MOUs</w:t>
      </w:r>
    </w:p>
    <w:p w:rsidR="00000000" w:rsidDel="00000000" w:rsidP="00000000" w:rsidRDefault="00000000" w:rsidRPr="00000000" w14:paraId="000005C0">
      <w:pPr>
        <w:numPr>
          <w:ilvl w:val="0"/>
          <w:numId w:val="2"/>
        </w:numPr>
        <w:ind w:left="720" w:hanging="360"/>
        <w:rPr>
          <w:i w:val="1"/>
          <w:color w:val="ff0000"/>
        </w:rPr>
      </w:pPr>
      <w:r w:rsidDel="00000000" w:rsidR="00000000" w:rsidRPr="00000000">
        <w:rPr>
          <w:i w:val="1"/>
          <w:color w:val="ff0000"/>
          <w:rtl w:val="0"/>
        </w:rPr>
        <w:t xml:space="preserve">We will build relationships with in-country partners and establish contacts to develop signed agreements and work with NASA OIIR…</w:t>
      </w:r>
    </w:p>
    <w:p w:rsidR="00000000" w:rsidDel="00000000" w:rsidP="00000000" w:rsidRDefault="00000000" w:rsidRPr="00000000" w14:paraId="000005C1">
      <w:pPr>
        <w:rPr>
          <w:rFonts w:ascii="Roboto" w:cs="Roboto" w:eastAsia="Roboto" w:hAnsi="Roboto"/>
          <w:color w:val="ff0000"/>
          <w:sz w:val="21"/>
          <w:szCs w:val="21"/>
          <w:highlight w:val="white"/>
        </w:rPr>
      </w:pPr>
      <w:r w:rsidDel="00000000" w:rsidR="00000000" w:rsidRPr="00000000">
        <w:rPr>
          <w:rtl w:val="0"/>
        </w:rPr>
      </w:r>
    </w:p>
    <w:p w:rsidR="00000000" w:rsidDel="00000000" w:rsidP="00000000" w:rsidRDefault="00000000" w:rsidRPr="00000000" w14:paraId="000005C2">
      <w:pPr>
        <w:rPr>
          <w:rFonts w:ascii="Roboto" w:cs="Roboto" w:eastAsia="Roboto" w:hAnsi="Roboto"/>
          <w:color w:val="ff0000"/>
          <w:sz w:val="21"/>
          <w:szCs w:val="21"/>
          <w:highlight w:val="white"/>
        </w:rPr>
      </w:pPr>
      <w:commentRangeStart w:id="740"/>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740"/>
      <w:r w:rsidDel="00000000" w:rsidR="00000000" w:rsidRPr="00000000">
        <w:commentReference w:id="740"/>
      </w:r>
      <w:r w:rsidDel="00000000" w:rsidR="00000000" w:rsidRPr="00000000">
        <w:rPr>
          <w:rtl w:val="0"/>
        </w:rPr>
      </w:r>
    </w:p>
    <w:p w:rsidR="00000000" w:rsidDel="00000000" w:rsidP="00000000" w:rsidRDefault="00000000" w:rsidRPr="00000000" w14:paraId="000005C3">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SUCCESSES and lessons learned from AfriSAR</w:t>
      </w:r>
    </w:p>
    <w:p w:rsidR="00000000" w:rsidDel="00000000" w:rsidP="00000000" w:rsidRDefault="00000000" w:rsidRPr="00000000" w14:paraId="000005C4">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collaboration with partners</w:t>
      </w:r>
    </w:p>
    <w:p w:rsidR="00000000" w:rsidDel="00000000" w:rsidP="00000000" w:rsidRDefault="00000000" w:rsidRPr="00000000" w14:paraId="000005C5">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Gabon - built that relationship</w:t>
      </w:r>
    </w:p>
    <w:p w:rsidR="00000000" w:rsidDel="00000000" w:rsidP="00000000" w:rsidRDefault="00000000" w:rsidRPr="00000000" w14:paraId="000005C6">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started that with other countries in AfriSAR</w:t>
      </w:r>
    </w:p>
    <w:p w:rsidR="00000000" w:rsidDel="00000000" w:rsidP="00000000" w:rsidRDefault="00000000" w:rsidRPr="00000000" w14:paraId="000005C7">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if PANGEA selected, spend the year establishing MOUs with governments or space agencies or institutions b/w NASA &amp; Space Agencies</w:t>
      </w:r>
    </w:p>
    <w:p w:rsidR="00000000" w:rsidDel="00000000" w:rsidP="00000000" w:rsidRDefault="00000000" w:rsidRPr="00000000" w14:paraId="000005C8">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define who those partners are</w:t>
      </w:r>
    </w:p>
    <w:p w:rsidR="00000000" w:rsidDel="00000000" w:rsidP="00000000" w:rsidRDefault="00000000" w:rsidRPr="00000000" w14:paraId="000005C9">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get letters of support from govt</w:t>
      </w:r>
    </w:p>
    <w:p w:rsidR="00000000" w:rsidDel="00000000" w:rsidP="00000000" w:rsidRDefault="00000000" w:rsidRPr="00000000" w14:paraId="000005CA">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Science diplomacy that needs to be done before and during campaign - Lola, Marc, Elsa (Adia) need to do that</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pStyle w:val="Heading4"/>
        <w:rPr/>
      </w:pPr>
      <w:bookmarkStart w:colFirst="0" w:colLast="0" w:name="_44zh5ia5coj2" w:id="50"/>
      <w:bookmarkEnd w:id="50"/>
      <w:r w:rsidDel="00000000" w:rsidR="00000000" w:rsidRPr="00000000">
        <w:rPr>
          <w:rtl w:val="0"/>
        </w:rPr>
        <w:t xml:space="preserve">7.2.2 NASA airborne campaign Indigenous agreements, permissions, and treaties</w:t>
      </w:r>
    </w:p>
    <w:p w:rsidR="00000000" w:rsidDel="00000000" w:rsidP="00000000" w:rsidRDefault="00000000" w:rsidRPr="00000000" w14:paraId="000005CD">
      <w:pPr>
        <w:numPr>
          <w:ilvl w:val="0"/>
          <w:numId w:val="18"/>
        </w:numPr>
        <w:ind w:left="720" w:hanging="360"/>
      </w:pPr>
      <w:commentRangeStart w:id="741"/>
      <w:r w:rsidDel="00000000" w:rsidR="00000000" w:rsidRPr="00000000">
        <w:rPr>
          <w:rtl w:val="0"/>
        </w:rPr>
        <w:t xml:space="preserve">Indigenous land and sovereign territories.</w:t>
      </w:r>
      <w:commentRangeEnd w:id="741"/>
      <w:r w:rsidDel="00000000" w:rsidR="00000000" w:rsidRPr="00000000">
        <w:commentReference w:id="741"/>
      </w:r>
      <w:r w:rsidDel="00000000" w:rsidR="00000000" w:rsidRPr="00000000">
        <w:rPr>
          <w:rtl w:val="0"/>
        </w:rPr>
      </w:r>
    </w:p>
    <w:p w:rsidR="00000000" w:rsidDel="00000000" w:rsidP="00000000" w:rsidRDefault="00000000" w:rsidRPr="00000000" w14:paraId="000005CE">
      <w:pPr>
        <w:numPr>
          <w:ilvl w:val="0"/>
          <w:numId w:val="18"/>
        </w:numPr>
        <w:ind w:left="720" w:hanging="360"/>
      </w:pPr>
      <w:hyperlink r:id="rId158">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CF">
      <w:pPr>
        <w:numPr>
          <w:ilvl w:val="0"/>
          <w:numId w:val="18"/>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D0">
      <w:pPr>
        <w:pStyle w:val="Heading3"/>
        <w:rPr/>
      </w:pPr>
      <w:bookmarkStart w:colFirst="0" w:colLast="0" w:name="_w90m76cd6k00" w:id="51"/>
      <w:bookmarkEnd w:id="51"/>
      <w:r w:rsidDel="00000000" w:rsidR="00000000" w:rsidRPr="00000000">
        <w:rPr>
          <w:rtl w:val="0"/>
        </w:rPr>
        <w:t xml:space="preserve">7.3</w:t>
      </w:r>
      <w:commentRangeStart w:id="742"/>
      <w:r w:rsidDel="00000000" w:rsidR="00000000" w:rsidRPr="00000000">
        <w:rPr>
          <w:rtl w:val="0"/>
        </w:rPr>
        <w:t xml:space="preserve"> Community Engagement Strategy</w:t>
      </w:r>
      <w:commentRangeEnd w:id="742"/>
      <w:r w:rsidDel="00000000" w:rsidR="00000000" w:rsidRPr="00000000">
        <w:commentReference w:id="742"/>
      </w:r>
      <w:r w:rsidDel="00000000" w:rsidR="00000000" w:rsidRPr="00000000">
        <w:rPr>
          <w:rtl w:val="0"/>
        </w:rPr>
      </w:r>
    </w:p>
    <w:p w:rsidR="00000000" w:rsidDel="00000000" w:rsidP="00000000" w:rsidRDefault="00000000" w:rsidRPr="00000000" w14:paraId="000005D1">
      <w:pPr>
        <w:spacing w:before="240" w:lineRule="auto"/>
        <w:rPr/>
      </w:pPr>
      <w:r w:rsidDel="00000000" w:rsidR="00000000" w:rsidRPr="00000000">
        <w:rPr>
          <w:rtl w:val="0"/>
        </w:rPr>
        <w:t xml:space="preserve">PANGEA will engage with diverse communities to address PANGEA’s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Here,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5D2">
      <w:pPr>
        <w:pStyle w:val="Heading4"/>
        <w:rPr/>
      </w:pPr>
      <w:bookmarkStart w:colFirst="0" w:colLast="0" w:name="_37bqpc2b4ccb" w:id="52"/>
      <w:bookmarkEnd w:id="52"/>
      <w:commentRangeStart w:id="743"/>
      <w:r w:rsidDel="00000000" w:rsidR="00000000" w:rsidRPr="00000000">
        <w:rPr>
          <w:rtl w:val="0"/>
        </w:rPr>
        <w:t xml:space="preserve">7</w:t>
      </w:r>
      <w:commentRangeEnd w:id="743"/>
      <w:r w:rsidDel="00000000" w:rsidR="00000000" w:rsidRPr="00000000">
        <w:commentReference w:id="743"/>
      </w:r>
      <w:r w:rsidDel="00000000" w:rsidR="00000000" w:rsidRPr="00000000">
        <w:rPr>
          <w:rtl w:val="0"/>
        </w:rPr>
        <w:t xml:space="preserve">.3.1. </w:t>
      </w:r>
      <w:r w:rsidDel="00000000" w:rsidR="00000000" w:rsidRPr="00000000">
        <w:rPr>
          <w:rtl w:val="0"/>
        </w:rPr>
        <w:t xml:space="preserve">PANGEA Partners</w:t>
      </w:r>
      <w:r w:rsidDel="00000000" w:rsidR="00000000" w:rsidRPr="00000000">
        <w:rPr>
          <w:rtl w:val="0"/>
        </w:rPr>
      </w:r>
    </w:p>
    <w:p w:rsidR="00000000" w:rsidDel="00000000" w:rsidP="00000000" w:rsidRDefault="00000000" w:rsidRPr="00000000" w14:paraId="000005D3">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D4">
      <w:pPr>
        <w:spacing w:before="240" w:lineRule="auto"/>
        <w:rPr/>
      </w:pPr>
      <w:r w:rsidDel="00000000" w:rsidR="00000000" w:rsidRPr="00000000">
        <w:rPr>
          <w:rtl w:val="0"/>
        </w:rPr>
        <w:t xml:space="preserve">PANGEA interprets the word “community” broadly to encompass a wide variety of formal and informal groups of people who perceive themselves as members of a certain group, which may share interests, experiences, resources, activities, professions, livelihoods, culture, geography, origins, language, or any combination of the above. 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internatonal space agencies and support facilities; (3) foreign government agencies and national research institutes; (4) scientific institutions; (5) coordinated international research initiatives; (6) civil society organizations; (7) Indigenous peoples and local community alliances and organizations; (8) the donor community; (9) the private sector; and (10) intergovernmental agencies. </w:t>
      </w:r>
    </w:p>
    <w:p w:rsidR="00000000" w:rsidDel="00000000" w:rsidP="00000000" w:rsidRDefault="00000000" w:rsidRPr="00000000" w14:paraId="000005D5">
      <w:pPr>
        <w:spacing w:before="240" w:lineRule="auto"/>
        <w:rPr/>
      </w:pPr>
      <w:r w:rsidDel="00000000" w:rsidR="00000000" w:rsidRPr="00000000">
        <w:rPr>
          <w:rtl w:val="0"/>
        </w:rPr>
        <w:t xml:space="preserve">One key aspect of PANGEA’s engagement strategy, which reflects countless recommendations from scoping events throughout the tropics, is a commitment to engage with the communities identified above in an inclusive and non-hierarchical way. Each community will play a critical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the PANGEA Program.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w:t>
      </w:r>
      <w:r w:rsidDel="00000000" w:rsidR="00000000" w:rsidRPr="00000000">
        <w:rPr>
          <w:rtl w:val="0"/>
        </w:rPr>
        <w:t xml:space="preserve">Collaboration with climate-concerned intergovernmental organizations and donors may enable PANGEA to support activities that would not be possible using NASA funding alone, including engaging with local institutions in a more financially inclusive and equitable manner. </w:t>
      </w:r>
      <w:r w:rsidDel="00000000" w:rsidR="00000000" w:rsidRPr="00000000">
        <w:rPr>
          <w:rtl w:val="0"/>
        </w:rPr>
        <w:t xml:space="preserve">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will be instrumental to the success and positive long-term legacy of PANGEA.  </w:t>
      </w:r>
    </w:p>
    <w:p w:rsidR="00000000" w:rsidDel="00000000" w:rsidP="00000000" w:rsidRDefault="00000000" w:rsidRPr="00000000" w14:paraId="000005D6">
      <w:pPr>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 </w:t>
      </w:r>
    </w:p>
    <w:tbl>
      <w:tblPr>
        <w:tblStyle w:val="Table6"/>
        <w:tblW w:w="141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45"/>
        <w:gridCol w:w="2670"/>
        <w:gridCol w:w="2655"/>
        <w:gridCol w:w="5460"/>
        <w:tblGridChange w:id="0">
          <w:tblGrid>
            <w:gridCol w:w="1500"/>
            <w:gridCol w:w="1845"/>
            <w:gridCol w:w="2670"/>
            <w:gridCol w:w="2655"/>
            <w:gridCol w:w="5460"/>
          </w:tblGrid>
        </w:tblGridChange>
      </w:tblGrid>
      <w:tr>
        <w:trPr>
          <w:cantSplit w:val="0"/>
          <w:trHeight w:val="330" w:hRule="atLeast"/>
          <w:tblHeader w:val="0"/>
        </w:trPr>
        <w:tc>
          <w:tcPr>
            <w:gridSpan w:val="5"/>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8">
            <w:pPr>
              <w:widowControl w:val="0"/>
              <w:rPr>
                <w:sz w:val="16"/>
                <w:szCs w:val="16"/>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Overview of engagement strategies and example partners for each target group</w:t>
            </w:r>
            <w:r w:rsidDel="00000000" w:rsidR="00000000" w:rsidRPr="00000000">
              <w:rPr>
                <w:rtl w:val="0"/>
              </w:rPr>
            </w:r>
          </w:p>
        </w:tc>
      </w:tr>
      <w:tr>
        <w:trPr>
          <w:cantSplit w:val="0"/>
          <w:trHeight w:val="28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D">
            <w:pPr>
              <w:widowControl w:val="0"/>
              <w:rPr>
                <w:sz w:val="16"/>
                <w:szCs w:val="16"/>
              </w:rPr>
            </w:pPr>
            <w:r w:rsidDel="00000000" w:rsidR="00000000" w:rsidRPr="00000000">
              <w:rPr>
                <w:rFonts w:ascii="Avenir" w:cs="Avenir" w:eastAsia="Avenir" w:hAnsi="Avenir"/>
                <w:b w:val="1"/>
                <w:sz w:val="18"/>
                <w:szCs w:val="18"/>
                <w:rtl w:val="0"/>
              </w:rPr>
              <w:t xml:space="preserve">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E">
            <w:pPr>
              <w:widowControl w:val="0"/>
              <w:rPr>
                <w:sz w:val="16"/>
                <w:szCs w:val="16"/>
              </w:rPr>
            </w:pPr>
            <w:r w:rsidDel="00000000" w:rsidR="00000000" w:rsidRPr="00000000">
              <w:rPr>
                <w:rFonts w:ascii="Avenir" w:cs="Avenir" w:eastAsia="Avenir" w:hAnsi="Avenir"/>
                <w:b w:val="1"/>
                <w:sz w:val="18"/>
                <w:szCs w:val="18"/>
                <w:rtl w:val="0"/>
              </w:rPr>
              <w:t xml:space="preserve">Description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F">
            <w:pPr>
              <w:widowControl w:val="0"/>
              <w:rPr>
                <w:sz w:val="16"/>
                <w:szCs w:val="16"/>
              </w:rPr>
            </w:pPr>
            <w:r w:rsidDel="00000000" w:rsidR="00000000" w:rsidRPr="00000000">
              <w:rPr>
                <w:rFonts w:ascii="Avenir" w:cs="Avenir" w:eastAsia="Avenir" w:hAnsi="Avenir"/>
                <w:b w:val="1"/>
                <w:sz w:val="18"/>
                <w:szCs w:val="18"/>
                <w:rtl w:val="0"/>
              </w:rPr>
              <w:t xml:space="preserve">Relevance to PANGEA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0">
            <w:pPr>
              <w:widowControl w:val="0"/>
              <w:rPr>
                <w:sz w:val="16"/>
                <w:szCs w:val="16"/>
              </w:rPr>
            </w:pPr>
            <w:r w:rsidDel="00000000" w:rsidR="00000000" w:rsidRPr="00000000">
              <w:rPr>
                <w:rFonts w:ascii="Avenir" w:cs="Avenir" w:eastAsia="Avenir" w:hAnsi="Avenir"/>
                <w:b w:val="1"/>
                <w:sz w:val="18"/>
                <w:szCs w:val="18"/>
                <w:rtl w:val="0"/>
              </w:rPr>
              <w:t xml:space="preserve">Engagement Strategy &amp; Goals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1">
            <w:pPr>
              <w:widowControl w:val="0"/>
              <w:rPr>
                <w:sz w:val="16"/>
                <w:szCs w:val="16"/>
              </w:rPr>
            </w:pPr>
            <w:r w:rsidDel="00000000" w:rsidR="00000000" w:rsidRPr="00000000">
              <w:rPr>
                <w:rFonts w:ascii="Avenir" w:cs="Avenir" w:eastAsia="Avenir" w:hAnsi="Avenir"/>
                <w:sz w:val="18"/>
                <w:szCs w:val="18"/>
                <w:rtl w:val="0"/>
              </w:rPr>
              <w:t xml:space="preserve">Example Partners</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2">
            <w:pPr>
              <w:widowControl w:val="0"/>
              <w:rPr>
                <w:sz w:val="16"/>
                <w:szCs w:val="16"/>
              </w:rPr>
            </w:pPr>
            <w:r w:rsidDel="00000000" w:rsidR="00000000" w:rsidRPr="00000000">
              <w:rPr>
                <w:rFonts w:ascii="Avenir" w:cs="Avenir" w:eastAsia="Avenir" w:hAnsi="Avenir"/>
                <w:sz w:val="18"/>
                <w:szCs w:val="18"/>
                <w:rtl w:val="0"/>
              </w:rPr>
              <w:t xml:space="preserve">NASA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3">
            <w:pPr>
              <w:widowControl w:val="0"/>
              <w:rPr>
                <w:sz w:val="16"/>
                <w:szCs w:val="16"/>
              </w:rPr>
            </w:pPr>
            <w:r w:rsidDel="00000000" w:rsidR="00000000" w:rsidRPr="00000000">
              <w:rPr>
                <w:rFonts w:ascii="Avenir" w:cs="Avenir" w:eastAsia="Avenir" w:hAnsi="Avenir"/>
                <w:sz w:val="18"/>
                <w:szCs w:val="18"/>
                <w:rtl w:val="0"/>
              </w:rPr>
              <w:t xml:space="preserve">NASA Research &amp; Analysis and Earth Action Programs, NASA Capacity Building Program, and NASA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4">
            <w:pPr>
              <w:widowControl w:val="0"/>
              <w:rPr>
                <w:sz w:val="16"/>
                <w:szCs w:val="16"/>
              </w:rPr>
            </w:pPr>
            <w:r w:rsidDel="00000000" w:rsidR="00000000" w:rsidRPr="00000000">
              <w:rPr>
                <w:rFonts w:ascii="Avenir" w:cs="Avenir" w:eastAsia="Avenir" w:hAnsi="Avenir"/>
                <w:sz w:val="18"/>
                <w:szCs w:val="18"/>
                <w:rtl w:val="0"/>
              </w:rPr>
              <w:t xml:space="preserve">NASA</w:t>
            </w:r>
            <w:r w:rsidDel="00000000" w:rsidR="00000000" w:rsidRPr="00000000">
              <w:rPr>
                <w:rFonts w:ascii="Avenir" w:cs="Avenir" w:eastAsia="Avenir" w:hAnsi="Avenir"/>
                <w:sz w:val="18"/>
                <w:szCs w:val="18"/>
                <w:rtl w:val="0"/>
              </w:rPr>
              <w:t xml:space="preserve"> selected the PANGEA leadership to develop a scoping proposal for a Terrestrial Ecology Field Campaign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5">
            <w:pPr>
              <w:widowControl w:val="0"/>
              <w:rPr>
                <w:sz w:val="16"/>
                <w:szCs w:val="16"/>
              </w:rPr>
            </w:pPr>
            <w:r w:rsidDel="00000000" w:rsidR="00000000" w:rsidRPr="00000000">
              <w:rPr>
                <w:rFonts w:ascii="Avenir" w:cs="Avenir" w:eastAsia="Avenir" w:hAnsi="Avenir"/>
                <w:sz w:val="18"/>
                <w:szCs w:val="18"/>
                <w:rtl w:val="0"/>
              </w:rPr>
              <w:t xml:space="preserve">Integrative approach to advancing scientific understanding, calibration and validation, algorithm and product development, partnerships, and capacity building across the NASA enterprise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Terrestrial Ecology, Biological Diversity &amp; Ecological Conservation, LCLUC, Hydrology</w:t>
            </w:r>
          </w:p>
          <w:p w:rsidR="00000000" w:rsidDel="00000000" w:rsidP="00000000" w:rsidRDefault="00000000" w:rsidRPr="00000000" w14:paraId="000005E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Climate &amp; Resilience, Disasters, Wildland Fires, NASA Harvest, Water Resources</w:t>
            </w:r>
          </w:p>
          <w:p w:rsidR="00000000" w:rsidDel="00000000" w:rsidP="00000000" w:rsidRDefault="00000000" w:rsidRPr="00000000" w14:paraId="000005E8">
            <w:pPr>
              <w:widowControl w:val="0"/>
              <w:rPr>
                <w:sz w:val="16"/>
                <w:szCs w:val="16"/>
              </w:rPr>
            </w:pPr>
            <w:r w:rsidDel="00000000" w:rsidR="00000000" w:rsidRPr="00000000">
              <w:rPr>
                <w:rFonts w:ascii="Avenir" w:cs="Avenir" w:eastAsia="Avenir" w:hAnsi="Avenir"/>
                <w:sz w:val="18"/>
                <w:szCs w:val="18"/>
                <w:rtl w:val="0"/>
              </w:rPr>
              <w:t xml:space="preserve">· SERVIR, ARSET, DEVELOP, GLOBE, Indigenous Peoples Initiative</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9">
            <w:pPr>
              <w:widowControl w:val="0"/>
              <w:rPr>
                <w:sz w:val="16"/>
                <w:szCs w:val="16"/>
              </w:rPr>
            </w:pPr>
            <w:r w:rsidDel="00000000" w:rsidR="00000000" w:rsidRPr="00000000">
              <w:rPr>
                <w:rFonts w:ascii="Avenir" w:cs="Avenir" w:eastAsia="Avenir" w:hAnsi="Avenir"/>
                <w:sz w:val="18"/>
                <w:szCs w:val="18"/>
                <w:rtl w:val="0"/>
              </w:rPr>
              <w:t xml:space="preserve">Other US Government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A">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B">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C">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DOE NGEE Tropics*</w:t>
            </w:r>
          </w:p>
          <w:p w:rsidR="00000000" w:rsidDel="00000000" w:rsidP="00000000" w:rsidRDefault="00000000" w:rsidRPr="00000000" w14:paraId="000005E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NSF BIO, NSF DEB, NSF GOLD-EN, NSF RISE</w:t>
            </w:r>
          </w:p>
          <w:p w:rsidR="00000000" w:rsidDel="00000000" w:rsidP="00000000" w:rsidRDefault="00000000" w:rsidRPr="00000000" w14:paraId="000005E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USAID CARPE, USAID-PEER**</w:t>
            </w:r>
          </w:p>
          <w:p w:rsidR="00000000" w:rsidDel="00000000" w:rsidP="00000000" w:rsidRDefault="00000000" w:rsidRPr="00000000" w14:paraId="000005F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USFS-International Program</w:t>
            </w:r>
          </w:p>
          <w:p w:rsidR="00000000" w:rsidDel="00000000" w:rsidP="00000000" w:rsidRDefault="00000000" w:rsidRPr="00000000" w14:paraId="000005F1">
            <w:pPr>
              <w:widowControl w:val="0"/>
              <w:rPr>
                <w:sz w:val="16"/>
                <w:szCs w:val="16"/>
              </w:rPr>
            </w:pPr>
            <w:r w:rsidDel="00000000" w:rsidR="00000000" w:rsidRPr="00000000">
              <w:rPr>
                <w:rFonts w:ascii="Avenir" w:cs="Avenir" w:eastAsia="Avenir" w:hAnsi="Avenir"/>
                <w:sz w:val="18"/>
                <w:szCs w:val="18"/>
                <w:rtl w:val="0"/>
              </w:rPr>
              <w:t xml:space="preserve">· USGS SilvaCarbon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2">
            <w:pPr>
              <w:widowControl w:val="0"/>
              <w:rPr>
                <w:sz w:val="16"/>
                <w:szCs w:val="16"/>
              </w:rPr>
            </w:pPr>
            <w:r w:rsidDel="00000000" w:rsidR="00000000" w:rsidRPr="00000000">
              <w:rPr>
                <w:rFonts w:ascii="Avenir" w:cs="Avenir" w:eastAsia="Avenir" w:hAnsi="Avenir"/>
                <w:sz w:val="18"/>
                <w:szCs w:val="18"/>
                <w:rtl w:val="0"/>
              </w:rPr>
              <w:t xml:space="preserve">International Space Agencies and Support Facilities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F3">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F4">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5">
            <w:pPr>
              <w:widowControl w:val="0"/>
              <w:rPr>
                <w:sz w:val="16"/>
                <w:szCs w:val="16"/>
              </w:rPr>
            </w:pPr>
            <w:r w:rsidDel="00000000" w:rsidR="00000000" w:rsidRPr="00000000">
              <w:rPr>
                <w:rFonts w:ascii="Avenir" w:cs="Avenir" w:eastAsia="Avenir" w:hAnsi="Avenir"/>
                <w:sz w:val="18"/>
                <w:szCs w:val="18"/>
                <w:rtl w:val="0"/>
              </w:rPr>
              <w:t xml:space="preserve">Support international collaboration on existing joint missions and airborne campaigns; build capacity to support greater engagement between NASA and space agencies in the tropics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Central African Satellite Observatory (OSFAC)</w:t>
            </w:r>
          </w:p>
          <w:p w:rsidR="00000000" w:rsidDel="00000000" w:rsidP="00000000" w:rsidRDefault="00000000" w:rsidRPr="00000000" w14:paraId="000005F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Gabonese Space Agency (AGEOS)</w:t>
            </w:r>
          </w:p>
          <w:p w:rsidR="00000000" w:rsidDel="00000000" w:rsidP="00000000" w:rsidRDefault="00000000" w:rsidRPr="00000000" w14:paraId="000005F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European Space Agency (ESA)</w:t>
            </w:r>
          </w:p>
          <w:p w:rsidR="00000000" w:rsidDel="00000000" w:rsidP="00000000" w:rsidRDefault="00000000" w:rsidRPr="00000000" w14:paraId="000005F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French National Space Agency (CNES)</w:t>
            </w:r>
          </w:p>
          <w:p w:rsidR="00000000" w:rsidDel="00000000" w:rsidP="00000000" w:rsidRDefault="00000000" w:rsidRPr="00000000" w14:paraId="000005F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The German Aerospace Center (DLR)</w:t>
            </w:r>
          </w:p>
          <w:p w:rsidR="00000000" w:rsidDel="00000000" w:rsidP="00000000" w:rsidRDefault="00000000" w:rsidRPr="00000000" w14:paraId="000005F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Indian Space Agency (ISRO)</w:t>
            </w:r>
          </w:p>
          <w:p w:rsidR="00000000" w:rsidDel="00000000" w:rsidP="00000000" w:rsidRDefault="00000000" w:rsidRPr="00000000" w14:paraId="000005F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Brazil's National Institute for Space Research (INPE)</w:t>
            </w:r>
          </w:p>
          <w:p w:rsidR="00000000" w:rsidDel="00000000" w:rsidP="00000000" w:rsidRDefault="00000000" w:rsidRPr="00000000" w14:paraId="000005FD">
            <w:pPr>
              <w:widowControl w:val="0"/>
              <w:rPr>
                <w:sz w:val="16"/>
                <w:szCs w:val="16"/>
              </w:rPr>
            </w:pPr>
            <w:r w:rsidDel="00000000" w:rsidR="00000000" w:rsidRPr="00000000">
              <w:rPr>
                <w:rFonts w:ascii="Avenir" w:cs="Avenir" w:eastAsia="Avenir" w:hAnsi="Avenir"/>
                <w:sz w:val="18"/>
                <w:szCs w:val="18"/>
                <w:rtl w:val="0"/>
              </w:rPr>
              <w:t xml:space="preserve">· Japan Aerospace Exploration Agency (JAXA)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E">
            <w:pPr>
              <w:widowControl w:val="0"/>
              <w:rPr>
                <w:sz w:val="16"/>
                <w:szCs w:val="16"/>
              </w:rPr>
            </w:pPr>
            <w:r w:rsidDel="00000000" w:rsidR="00000000" w:rsidRPr="00000000">
              <w:rPr>
                <w:rFonts w:ascii="Avenir" w:cs="Avenir" w:eastAsia="Avenir" w:hAnsi="Avenir"/>
                <w:sz w:val="18"/>
                <w:szCs w:val="18"/>
                <w:rtl w:val="0"/>
              </w:rPr>
              <w:t xml:space="preserve">Foreign Government Agencies and National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F">
            <w:pPr>
              <w:widowControl w:val="0"/>
              <w:rPr>
                <w:sz w:val="16"/>
                <w:szCs w:val="16"/>
              </w:rPr>
            </w:pPr>
            <w:r w:rsidDel="00000000" w:rsidR="00000000" w:rsidRPr="00000000">
              <w:rPr>
                <w:rFonts w:ascii="Avenir" w:cs="Avenir" w:eastAsia="Avenir" w:hAnsi="Avenir"/>
                <w:sz w:val="18"/>
                <w:szCs w:val="18"/>
                <w:rtl w:val="0"/>
              </w:rPr>
              <w:t xml:space="preserve">National &amp; local sectoral ministries; Geospatial specialized institutions; Government-led multi-stakeholder platforms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0">
            <w:pPr>
              <w:widowControl w:val="0"/>
              <w:rPr>
                <w:sz w:val="16"/>
                <w:szCs w:val="16"/>
              </w:rPr>
            </w:pPr>
            <w:r w:rsidDel="00000000" w:rsidR="00000000" w:rsidRPr="00000000">
              <w:rPr>
                <w:rFonts w:ascii="Avenir" w:cs="Avenir" w:eastAsia="Avenir" w:hAnsi="Avenir"/>
                <w:sz w:val="18"/>
                <w:szCs w:val="18"/>
                <w:rtl w:val="0"/>
              </w:rPr>
              <w:t xml:space="preserve">These partners take large-scale action (economic and environmental planning and modelling, law enforcement, investment in research, etc.), and support long-term data and analysis (e.g. weather).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1">
            <w:pPr>
              <w:widowControl w:val="0"/>
              <w:rPr>
                <w:sz w:val="16"/>
                <w:szCs w:val="16"/>
              </w:rPr>
            </w:pPr>
            <w:r w:rsidDel="00000000" w:rsidR="00000000" w:rsidRPr="00000000">
              <w:rPr>
                <w:rFonts w:ascii="Avenir" w:cs="Avenir" w:eastAsia="Avenir" w:hAnsi="Avenir"/>
                <w:sz w:val="18"/>
                <w:szCs w:val="18"/>
                <w:rtl w:val="0"/>
              </w:rPr>
              <w:t xml:space="preserve">Inform PANGEA science questions and activities via research institutions; set enabling conditions (institutional, financial, and programmatic) for the ownership of PANGEA’s research outputs; capacity-building for staff at national and local levels.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 National Institute of Amazonian Research (INPA)</w:t>
            </w:r>
          </w:p>
          <w:p w:rsidR="00000000" w:rsidDel="00000000" w:rsidP="00000000" w:rsidRDefault="00000000" w:rsidRPr="00000000" w14:paraId="0000060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Cameroon National Climate Change Observatory (ONACC)</w:t>
            </w:r>
          </w:p>
          <w:p w:rsidR="00000000" w:rsidDel="00000000" w:rsidP="00000000" w:rsidRDefault="00000000" w:rsidRPr="00000000" w14:paraId="0000060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Ministries of Environment, Forests, Fauna, Agriculture, and Scientific Research</w:t>
            </w:r>
          </w:p>
          <w:p w:rsidR="00000000" w:rsidDel="00000000" w:rsidP="00000000" w:rsidRDefault="00000000" w:rsidRPr="00000000" w14:paraId="0000060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Forest Partnership (CBFP)</w:t>
            </w:r>
          </w:p>
          <w:p w:rsidR="00000000" w:rsidDel="00000000" w:rsidP="00000000" w:rsidRDefault="00000000" w:rsidRPr="00000000" w14:paraId="0000060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São Paulo Research Foundation (FAPESP)</w:t>
            </w:r>
          </w:p>
          <w:p w:rsidR="00000000" w:rsidDel="00000000" w:rsidP="00000000" w:rsidRDefault="00000000" w:rsidRPr="00000000" w14:paraId="0000060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 National Center for Scientific and Technological Research (CENAREST)</w:t>
            </w:r>
          </w:p>
          <w:p w:rsidR="00000000" w:rsidDel="00000000" w:rsidP="00000000" w:rsidRDefault="00000000" w:rsidRPr="00000000" w14:paraId="00000608">
            <w:pPr>
              <w:widowControl w:val="0"/>
              <w:rPr>
                <w:rFonts w:ascii="Avenir" w:cs="Avenir" w:eastAsia="Avenir" w:hAnsi="Avenir"/>
                <w:color w:val="ff0000"/>
                <w:sz w:val="18"/>
                <w:szCs w:val="18"/>
              </w:rPr>
            </w:pPr>
            <w:r w:rsidDel="00000000" w:rsidR="00000000" w:rsidRPr="00000000">
              <w:rPr>
                <w:rFonts w:ascii="Avenir" w:cs="Avenir" w:eastAsia="Avenir" w:hAnsi="Avenir"/>
                <w:color w:val="ff0000"/>
                <w:sz w:val="18"/>
                <w:szCs w:val="18"/>
                <w:rtl w:val="0"/>
              </w:rPr>
              <w:t xml:space="preserve">· PERU</w:t>
            </w:r>
          </w:p>
          <w:p w:rsidR="00000000" w:rsidDel="00000000" w:rsidP="00000000" w:rsidRDefault="00000000" w:rsidRPr="00000000" w14:paraId="00000609">
            <w:pPr>
              <w:widowControl w:val="0"/>
              <w:rPr>
                <w:sz w:val="16"/>
                <w:szCs w:val="16"/>
              </w:rPr>
            </w:pPr>
            <w:r w:rsidDel="00000000" w:rsidR="00000000" w:rsidRPr="00000000">
              <w:rPr>
                <w:rFonts w:ascii="Avenir" w:cs="Avenir" w:eastAsia="Avenir" w:hAnsi="Avenir"/>
                <w:color w:val="ff0000"/>
                <w:sz w:val="18"/>
                <w:szCs w:val="18"/>
                <w:rtl w:val="0"/>
              </w:rPr>
              <w:t xml:space="preserve">· COLOMBIA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A">
            <w:pPr>
              <w:widowControl w:val="0"/>
              <w:rPr>
                <w:sz w:val="16"/>
                <w:szCs w:val="16"/>
              </w:rPr>
            </w:pPr>
            <w:r w:rsidDel="00000000" w:rsidR="00000000" w:rsidRPr="00000000">
              <w:rPr>
                <w:rFonts w:ascii="Avenir" w:cs="Avenir" w:eastAsia="Avenir" w:hAnsi="Avenir"/>
                <w:sz w:val="18"/>
                <w:szCs w:val="18"/>
                <w:rtl w:val="0"/>
              </w:rPr>
              <w:t xml:space="preserve">Scientific Institutions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B">
            <w:pPr>
              <w:widowControl w:val="0"/>
              <w:rPr>
                <w:sz w:val="16"/>
                <w:szCs w:val="16"/>
              </w:rPr>
            </w:pPr>
            <w:r w:rsidDel="00000000" w:rsidR="00000000" w:rsidRPr="00000000">
              <w:rPr>
                <w:rFonts w:ascii="Avenir" w:cs="Avenir" w:eastAsia="Avenir" w:hAnsi="Avenir"/>
                <w:sz w:val="18"/>
                <w:szCs w:val="18"/>
                <w:rtl w:val="0"/>
              </w:rPr>
              <w:t xml:space="preserve">Universities and colleges; national labs; research consortiums;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C">
            <w:pPr>
              <w:widowControl w:val="0"/>
              <w:rPr>
                <w:sz w:val="16"/>
                <w:szCs w:val="16"/>
              </w:rPr>
            </w:pPr>
            <w:r w:rsidDel="00000000" w:rsidR="00000000" w:rsidRPr="00000000">
              <w:rPr>
                <w:rFonts w:ascii="Avenir" w:cs="Avenir" w:eastAsia="Avenir" w:hAnsi="Avenir"/>
                <w:sz w:val="18"/>
                <w:szCs w:val="18"/>
                <w:rtl w:val="0"/>
              </w:rPr>
              <w:t xml:space="preserve">These partners facilitate knowledge and tech transfer to generate capacity in the local and regional institutions to train the next generation of scientists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0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Review the current language in the White Paper</w:t>
            </w:r>
          </w:p>
          <w:p w:rsidR="00000000" w:rsidDel="00000000" w:rsidP="00000000" w:rsidRDefault="00000000" w:rsidRPr="00000000" w14:paraId="0000060E">
            <w:pPr>
              <w:widowControl w:val="0"/>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60F">
            <w:pPr>
              <w:widowControl w:val="0"/>
              <w:rPr>
                <w:sz w:val="16"/>
                <w:szCs w:val="16"/>
              </w:rPr>
            </w:pPr>
            <w:r w:rsidDel="00000000" w:rsidR="00000000" w:rsidRPr="00000000">
              <w:rPr>
                <w:rFonts w:ascii="Avenir" w:cs="Avenir" w:eastAsia="Avenir" w:hAnsi="Avenir"/>
                <w:sz w:val="18"/>
                <w:szCs w:val="18"/>
                <w:rtl w:val="0"/>
              </w:rPr>
              <w:t xml:space="preserve">Special focus on female and youth researchers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Alexander von Humboldt Biological Resources Research Institute</w:t>
            </w:r>
          </w:p>
          <w:p w:rsidR="00000000" w:rsidDel="00000000" w:rsidP="00000000" w:rsidRDefault="00000000" w:rsidRPr="00000000" w14:paraId="0000061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Bioversity International &amp; CIAT</w:t>
            </w:r>
          </w:p>
          <w:p w:rsidR="00000000" w:rsidDel="00000000" w:rsidP="00000000" w:rsidRDefault="00000000" w:rsidRPr="00000000" w14:paraId="0000061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Institute (CBI)</w:t>
            </w:r>
          </w:p>
          <w:p w:rsidR="00000000" w:rsidDel="00000000" w:rsidP="00000000" w:rsidRDefault="00000000" w:rsidRPr="00000000" w14:paraId="0000061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Institute for Tropical Agriculture (IITA)</w:t>
            </w:r>
          </w:p>
          <w:p w:rsidR="00000000" w:rsidDel="00000000" w:rsidP="00000000" w:rsidRDefault="00000000" w:rsidRPr="00000000" w14:paraId="0000061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LBA</w:t>
            </w:r>
          </w:p>
          <w:p w:rsidR="00000000" w:rsidDel="00000000" w:rsidP="00000000" w:rsidRDefault="00000000" w:rsidRPr="00000000" w14:paraId="00000615">
            <w:pPr>
              <w:widowControl w:val="0"/>
              <w:rPr>
                <w:sz w:val="16"/>
                <w:szCs w:val="16"/>
              </w:rPr>
            </w:pPr>
            <w:r w:rsidDel="00000000" w:rsidR="00000000" w:rsidRPr="00000000">
              <w:rPr>
                <w:rFonts w:ascii="Avenir" w:cs="Avenir" w:eastAsia="Avenir" w:hAnsi="Avenir"/>
                <w:sz w:val="18"/>
                <w:szCs w:val="18"/>
                <w:rtl w:val="0"/>
              </w:rPr>
              <w:t xml:space="preserve">· Woodwell Climate Research Center</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6">
            <w:pPr>
              <w:widowControl w:val="0"/>
              <w:rPr>
                <w:sz w:val="16"/>
                <w:szCs w:val="16"/>
              </w:rPr>
            </w:pPr>
            <w:r w:rsidDel="00000000" w:rsidR="00000000" w:rsidRPr="00000000">
              <w:rPr>
                <w:rFonts w:ascii="Avenir" w:cs="Avenir" w:eastAsia="Avenir" w:hAnsi="Avenir"/>
                <w:sz w:val="18"/>
                <w:szCs w:val="18"/>
                <w:rtl w:val="0"/>
              </w:rPr>
              <w:t xml:space="preserve">Coordinated international research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17">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18">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19">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for Tropical Forest Science (ATFS)</w:t>
            </w:r>
          </w:p>
          <w:p w:rsidR="00000000" w:rsidDel="00000000" w:rsidP="00000000" w:rsidRDefault="00000000" w:rsidRPr="00000000" w14:paraId="0000061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AndesFlux</w:t>
            </w:r>
          </w:p>
          <w:p w:rsidR="00000000" w:rsidDel="00000000" w:rsidP="00000000" w:rsidRDefault="00000000" w:rsidRPr="00000000" w14:paraId="0000061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ASCEND</w:t>
            </w:r>
          </w:p>
          <w:p w:rsidR="00000000" w:rsidDel="00000000" w:rsidP="00000000" w:rsidRDefault="00000000" w:rsidRPr="00000000" w14:paraId="0000061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Science Initiative (CBSI)</w:t>
            </w:r>
          </w:p>
          <w:p w:rsidR="00000000" w:rsidDel="00000000" w:rsidP="00000000" w:rsidRDefault="00000000" w:rsidRPr="00000000" w14:paraId="0000061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FLUXNET Regional Networks (e.g., AmeriFlux, ICOS, AsiaFlux)</w:t>
            </w:r>
          </w:p>
          <w:p w:rsidR="00000000" w:rsidDel="00000000" w:rsidP="00000000" w:rsidRDefault="00000000" w:rsidRPr="00000000" w14:paraId="0000061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GEO-TREES</w:t>
            </w:r>
          </w:p>
          <w:p w:rsidR="00000000" w:rsidDel="00000000" w:rsidP="00000000" w:rsidRDefault="00000000" w:rsidRPr="00000000" w14:paraId="00000620">
            <w:pPr>
              <w:widowControl w:val="0"/>
              <w:rPr>
                <w:sz w:val="16"/>
                <w:szCs w:val="16"/>
              </w:rPr>
            </w:pPr>
            <w:r w:rsidDel="00000000" w:rsidR="00000000" w:rsidRPr="00000000">
              <w:rPr>
                <w:rFonts w:ascii="Avenir" w:cs="Avenir" w:eastAsia="Avenir" w:hAnsi="Avenir"/>
                <w:sz w:val="18"/>
                <w:szCs w:val="18"/>
                <w:rtl w:val="0"/>
              </w:rPr>
              <w:t xml:space="preserve">· One Forest Vision</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1">
            <w:pPr>
              <w:widowControl w:val="0"/>
              <w:rPr>
                <w:sz w:val="16"/>
                <w:szCs w:val="16"/>
              </w:rPr>
            </w:pPr>
            <w:r w:rsidDel="00000000" w:rsidR="00000000" w:rsidRPr="00000000">
              <w:rPr>
                <w:rFonts w:ascii="Avenir" w:cs="Avenir" w:eastAsia="Avenir" w:hAnsi="Avenir"/>
                <w:sz w:val="18"/>
                <w:szCs w:val="18"/>
                <w:rtl w:val="0"/>
              </w:rPr>
              <w:t xml:space="preserve">Civil society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2">
            <w:pPr>
              <w:widowControl w:val="0"/>
              <w:rPr>
                <w:sz w:val="16"/>
                <w:szCs w:val="16"/>
              </w:rPr>
            </w:pPr>
            <w:r w:rsidDel="00000000" w:rsidR="00000000" w:rsidRPr="00000000">
              <w:rPr>
                <w:rFonts w:ascii="Avenir" w:cs="Avenir" w:eastAsia="Avenir" w:hAnsi="Avenir"/>
                <w:sz w:val="18"/>
                <w:szCs w:val="18"/>
                <w:rtl w:val="0"/>
              </w:rPr>
              <w:t xml:space="preserve">National and international non-governmental organizations (NGOs) and non-governmental research initiatives with a presence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3">
            <w:pPr>
              <w:widowControl w:val="0"/>
              <w:rPr>
                <w:sz w:val="16"/>
                <w:szCs w:val="16"/>
              </w:rPr>
            </w:pPr>
            <w:r w:rsidDel="00000000" w:rsidR="00000000" w:rsidRPr="00000000">
              <w:rPr>
                <w:rFonts w:ascii="Avenir" w:cs="Avenir" w:eastAsia="Avenir" w:hAnsi="Avenir"/>
                <w:sz w:val="18"/>
                <w:szCs w:val="18"/>
                <w:rtl w:val="0"/>
              </w:rPr>
              <w:t xml:space="preserve">These partners facilitate knowledge consolidation on carbon, biodiversity, and social-ecological systems; translate research outputs into ongoing CSO-led campaigns and actions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24">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Conservation International</w:t>
            </w:r>
          </w:p>
          <w:p w:rsidR="00000000" w:rsidDel="00000000" w:rsidP="00000000" w:rsidRDefault="00000000" w:rsidRPr="00000000" w14:paraId="0000062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CTREES</w:t>
            </w:r>
          </w:p>
          <w:p w:rsidR="00000000" w:rsidDel="00000000" w:rsidP="00000000" w:rsidRDefault="00000000" w:rsidRPr="00000000" w14:paraId="0000062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World Resources Institute (including Global Forest Watch)</w:t>
            </w:r>
          </w:p>
          <w:p w:rsidR="00000000" w:rsidDel="00000000" w:rsidP="00000000" w:rsidRDefault="00000000" w:rsidRPr="00000000" w14:paraId="0000062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Mapbiomas</w:t>
            </w:r>
          </w:p>
          <w:p w:rsidR="00000000" w:rsidDel="00000000" w:rsidP="00000000" w:rsidRDefault="00000000" w:rsidRPr="00000000" w14:paraId="00000629">
            <w:pPr>
              <w:widowControl w:val="0"/>
              <w:rPr>
                <w:sz w:val="16"/>
                <w:szCs w:val="16"/>
              </w:rPr>
            </w:pPr>
            <w:r w:rsidDel="00000000" w:rsidR="00000000" w:rsidRPr="00000000">
              <w:rPr>
                <w:rFonts w:ascii="Avenir" w:cs="Avenir" w:eastAsia="Avenir" w:hAnsi="Avenir"/>
                <w:sz w:val="18"/>
                <w:szCs w:val="18"/>
                <w:rtl w:val="0"/>
              </w:rPr>
              <w:t xml:space="preserve">· Small Mammal Conservation Organization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A">
            <w:pPr>
              <w:widowControl w:val="0"/>
              <w:rPr>
                <w:sz w:val="16"/>
                <w:szCs w:val="16"/>
              </w:rPr>
            </w:pPr>
            <w:r w:rsidDel="00000000" w:rsidR="00000000" w:rsidRPr="00000000">
              <w:rPr>
                <w:rFonts w:ascii="Avenir" w:cs="Avenir" w:eastAsia="Avenir" w:hAnsi="Avenir"/>
                <w:sz w:val="18"/>
                <w:szCs w:val="18"/>
                <w:rtl w:val="0"/>
              </w:rPr>
              <w:t xml:space="preserve">Indigenous Peoples and Local Community Alliances and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B">
            <w:pPr>
              <w:widowControl w:val="0"/>
              <w:rPr>
                <w:sz w:val="16"/>
                <w:szCs w:val="16"/>
              </w:rPr>
            </w:pPr>
            <w:r w:rsidDel="00000000" w:rsidR="00000000" w:rsidRPr="00000000">
              <w:rPr>
                <w:rFonts w:ascii="Avenir" w:cs="Avenir" w:eastAsia="Avenir" w:hAnsi="Avenir"/>
                <w:sz w:val="18"/>
                <w:szCs w:val="18"/>
                <w:rtl w:val="0"/>
              </w:rPr>
              <w:t xml:space="preserve">Indigenous people-, local community-, and women- led organizations and alliances active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C">
            <w:pPr>
              <w:widowControl w:val="0"/>
              <w:rPr>
                <w:sz w:val="16"/>
                <w:szCs w:val="16"/>
              </w:rPr>
            </w:pPr>
            <w:r w:rsidDel="00000000" w:rsidR="00000000" w:rsidRPr="00000000">
              <w:rPr>
                <w:rFonts w:ascii="Avenir" w:cs="Avenir" w:eastAsia="Avenir" w:hAnsi="Avenir"/>
                <w:sz w:val="18"/>
                <w:szCs w:val="18"/>
                <w:rtl w:val="0"/>
              </w:rPr>
              <w:t xml:space="preserve">These partners are connected with most relevant communities, leaders, and partners in targeted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D">
            <w:pPr>
              <w:widowControl w:val="0"/>
              <w:rPr>
                <w:sz w:val="16"/>
                <w:szCs w:val="16"/>
              </w:rPr>
            </w:pPr>
            <w:r w:rsidDel="00000000" w:rsidR="00000000" w:rsidRPr="00000000">
              <w:rPr>
                <w:rFonts w:ascii="Avenir" w:cs="Avenir" w:eastAsia="Avenir" w:hAnsi="Avenir"/>
                <w:sz w:val="18"/>
                <w:szCs w:val="18"/>
                <w:rtl w:val="0"/>
              </w:rPr>
              <w:t xml:space="preserve">Co-design science questions and applications that directly affect IPLCs, women, and other groups; co-design ground and airborne field campaign activities in territories and local communties; provide training to empower IPLCs in data collection, research, and communication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Global Alliance of Territorial Communities</w:t>
            </w:r>
          </w:p>
          <w:p w:rsidR="00000000" w:rsidDel="00000000" w:rsidP="00000000" w:rsidRDefault="00000000" w:rsidRPr="00000000" w14:paraId="0000062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Rights and Resources Initiative</w:t>
            </w:r>
          </w:p>
          <w:p w:rsidR="00000000" w:rsidDel="00000000" w:rsidP="00000000" w:rsidRDefault="00000000" w:rsidRPr="00000000" w14:paraId="0000063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CBI School for Indigenous and Local Knowledge</w:t>
            </w:r>
          </w:p>
          <w:p w:rsidR="00000000" w:rsidDel="00000000" w:rsidP="00000000" w:rsidRDefault="00000000" w:rsidRPr="00000000" w14:paraId="00000631">
            <w:pPr>
              <w:widowControl w:val="0"/>
              <w:rPr>
                <w:sz w:val="16"/>
                <w:szCs w:val="16"/>
              </w:rPr>
            </w:pPr>
            <w:r w:rsidDel="00000000" w:rsidR="00000000" w:rsidRPr="00000000">
              <w:rPr>
                <w:rFonts w:ascii="Avenir" w:cs="Avenir" w:eastAsia="Avenir" w:hAnsi="Avenir"/>
                <w:sz w:val="18"/>
                <w:szCs w:val="18"/>
                <w:rtl w:val="0"/>
              </w:rPr>
              <w:t xml:space="preserve">· Dynamique des Groupes des Peuples Autochtones (DGPA-DRC)</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2">
            <w:pPr>
              <w:widowControl w:val="0"/>
              <w:rPr>
                <w:sz w:val="16"/>
                <w:szCs w:val="16"/>
              </w:rPr>
            </w:pPr>
            <w:r w:rsidDel="00000000" w:rsidR="00000000" w:rsidRPr="00000000">
              <w:rPr>
                <w:rFonts w:ascii="Avenir" w:cs="Avenir" w:eastAsia="Avenir" w:hAnsi="Avenir"/>
                <w:sz w:val="18"/>
                <w:szCs w:val="18"/>
                <w:rtl w:val="0"/>
              </w:rPr>
              <w:t xml:space="preserve">Donor 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Classic donors (bilaterals, family foundations, philanthropic organizations)</w:t>
            </w:r>
          </w:p>
          <w:p w:rsidR="00000000" w:rsidDel="00000000" w:rsidP="00000000" w:rsidRDefault="00000000" w:rsidRPr="00000000" w14:paraId="00000634">
            <w:pPr>
              <w:widowControl w:val="0"/>
              <w:rPr>
                <w:sz w:val="16"/>
                <w:szCs w:val="16"/>
              </w:rPr>
            </w:pPr>
            <w:r w:rsidDel="00000000" w:rsidR="00000000" w:rsidRPr="00000000">
              <w:rPr>
                <w:rFonts w:ascii="Avenir" w:cs="Avenir" w:eastAsia="Avenir" w:hAnsi="Avenir"/>
                <w:sz w:val="18"/>
                <w:szCs w:val="18"/>
                <w:rtl w:val="0"/>
              </w:rPr>
              <w:t xml:space="preserve">Specialized (geospatial) agencies from donor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5">
            <w:pPr>
              <w:widowControl w:val="0"/>
              <w:rPr>
                <w:sz w:val="16"/>
                <w:szCs w:val="16"/>
              </w:rPr>
            </w:pPr>
            <w:r w:rsidDel="00000000" w:rsidR="00000000" w:rsidRPr="00000000">
              <w:rPr>
                <w:rFonts w:ascii="Avenir" w:cs="Avenir" w:eastAsia="Avenir" w:hAnsi="Avenir"/>
                <w:sz w:val="18"/>
                <w:szCs w:val="18"/>
                <w:rtl w:val="0"/>
              </w:rPr>
              <w:t xml:space="preserve">These partners raise complementary funding that offer targeted support to extend PANGEA beyond NASA funding support.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6">
            <w:pPr>
              <w:widowControl w:val="0"/>
              <w:rPr>
                <w:sz w:val="16"/>
                <w:szCs w:val="16"/>
              </w:rPr>
            </w:pPr>
            <w:r w:rsidDel="00000000" w:rsidR="00000000" w:rsidRPr="00000000">
              <w:rPr>
                <w:rFonts w:ascii="Avenir" w:cs="Avenir" w:eastAsia="Avenir" w:hAnsi="Avenir"/>
                <w:sz w:val="18"/>
                <w:szCs w:val="18"/>
                <w:rtl w:val="0"/>
              </w:rPr>
              <w:t xml:space="preserve">Targeted investment in PANGEA applications and product development, support for international collaborators, joint workshops, and the development of IPLC data collection and management tools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Bezos Earth Fund</w:t>
            </w:r>
          </w:p>
          <w:p w:rsidR="00000000" w:rsidDel="00000000" w:rsidP="00000000" w:rsidRDefault="00000000" w:rsidRPr="00000000" w14:paraId="0000063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Ford Foundation</w:t>
            </w:r>
          </w:p>
          <w:p w:rsidR="00000000" w:rsidDel="00000000" w:rsidP="00000000" w:rsidRDefault="00000000" w:rsidRPr="00000000" w14:paraId="0000063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Individual donors</w:t>
            </w:r>
          </w:p>
          <w:p w:rsidR="00000000" w:rsidDel="00000000" w:rsidP="00000000" w:rsidRDefault="00000000" w:rsidRPr="00000000" w14:paraId="0000063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Mellon Foundation</w:t>
            </w:r>
          </w:p>
          <w:p w:rsidR="00000000" w:rsidDel="00000000" w:rsidP="00000000" w:rsidRDefault="00000000" w:rsidRPr="00000000" w14:paraId="0000063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Moore Foundation</w:t>
            </w:r>
          </w:p>
          <w:p w:rsidR="00000000" w:rsidDel="00000000" w:rsidP="00000000" w:rsidRDefault="00000000" w:rsidRPr="00000000" w14:paraId="0000063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Norwegian Agency for Development Cooperation (Norad)</w:t>
            </w:r>
          </w:p>
          <w:p w:rsidR="00000000" w:rsidDel="00000000" w:rsidP="00000000" w:rsidRDefault="00000000" w:rsidRPr="00000000" w14:paraId="0000063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Norway’s International Climate and Forest Initiative (NICFI)</w:t>
            </w:r>
          </w:p>
          <w:p w:rsidR="00000000" w:rsidDel="00000000" w:rsidP="00000000" w:rsidRDefault="00000000" w:rsidRPr="00000000" w14:paraId="0000063E">
            <w:pPr>
              <w:widowControl w:val="0"/>
              <w:rPr>
                <w:sz w:val="16"/>
                <w:szCs w:val="16"/>
              </w:rPr>
            </w:pPr>
            <w:r w:rsidDel="00000000" w:rsidR="00000000" w:rsidRPr="00000000">
              <w:rPr>
                <w:rFonts w:ascii="Avenir" w:cs="Avenir" w:eastAsia="Avenir" w:hAnsi="Avenir"/>
                <w:sz w:val="18"/>
                <w:szCs w:val="18"/>
                <w:rtl w:val="0"/>
              </w:rPr>
              <w:t xml:space="preserve">· USAID</w:t>
            </w:r>
            <w:r w:rsidDel="00000000" w:rsidR="00000000" w:rsidRPr="00000000">
              <w:rPr>
                <w:rtl w:val="0"/>
              </w:rPr>
            </w:r>
          </w:p>
        </w:tc>
      </w:tr>
      <w:tr>
        <w:trPr>
          <w:cantSplit w:val="0"/>
          <w:trHeight w:val="274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F">
            <w:pPr>
              <w:widowControl w:val="0"/>
              <w:rPr>
                <w:sz w:val="16"/>
                <w:szCs w:val="16"/>
              </w:rPr>
            </w:pPr>
            <w:r w:rsidDel="00000000" w:rsidR="00000000" w:rsidRPr="00000000">
              <w:rPr>
                <w:rFonts w:ascii="Avenir" w:cs="Avenir" w:eastAsia="Avenir" w:hAnsi="Avenir"/>
                <w:sz w:val="18"/>
                <w:szCs w:val="18"/>
                <w:rtl w:val="0"/>
              </w:rPr>
              <w:t xml:space="preserve">Private sector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0">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1">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2">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Roundtable on Sustainable Palm Oil; Cocoa; Soy; Biomaterials</w:t>
            </w:r>
          </w:p>
          <w:p w:rsidR="00000000" w:rsidDel="00000000" w:rsidP="00000000" w:rsidRDefault="00000000" w:rsidRPr="00000000" w14:paraId="0000064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Unilever</w:t>
            </w:r>
          </w:p>
          <w:p w:rsidR="00000000" w:rsidDel="00000000" w:rsidP="00000000" w:rsidRDefault="00000000" w:rsidRPr="00000000" w14:paraId="0000064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Olam</w:t>
            </w:r>
          </w:p>
          <w:p w:rsidR="00000000" w:rsidDel="00000000" w:rsidP="00000000" w:rsidRDefault="00000000" w:rsidRPr="00000000" w14:paraId="0000064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Green Resources</w:t>
            </w:r>
          </w:p>
          <w:p w:rsidR="00000000" w:rsidDel="00000000" w:rsidP="00000000" w:rsidRDefault="00000000" w:rsidRPr="00000000" w14:paraId="0000064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CNaught</w:t>
            </w:r>
          </w:p>
          <w:p w:rsidR="00000000" w:rsidDel="00000000" w:rsidP="00000000" w:rsidRDefault="00000000" w:rsidRPr="00000000" w14:paraId="0000064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Carbon Equity</w:t>
            </w:r>
          </w:p>
          <w:p w:rsidR="00000000" w:rsidDel="00000000" w:rsidP="00000000" w:rsidRDefault="00000000" w:rsidRPr="00000000" w14:paraId="00000649">
            <w:pPr>
              <w:widowControl w:val="0"/>
              <w:rPr>
                <w:sz w:val="16"/>
                <w:szCs w:val="16"/>
              </w:rPr>
            </w:pPr>
            <w:r w:rsidDel="00000000" w:rsidR="00000000" w:rsidRPr="00000000">
              <w:rPr>
                <w:rFonts w:ascii="Avenir" w:cs="Avenir" w:eastAsia="Avenir" w:hAnsi="Avenir"/>
                <w:sz w:val="18"/>
                <w:szCs w:val="18"/>
                <w:rtl w:val="0"/>
              </w:rPr>
              <w:t xml:space="preserve">· Carbon Credit Capital</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A">
            <w:pPr>
              <w:widowControl w:val="0"/>
              <w:rPr>
                <w:sz w:val="16"/>
                <w:szCs w:val="16"/>
              </w:rPr>
            </w:pPr>
            <w:r w:rsidDel="00000000" w:rsidR="00000000" w:rsidRPr="00000000">
              <w:rPr>
                <w:rFonts w:ascii="Avenir" w:cs="Avenir" w:eastAsia="Avenir" w:hAnsi="Avenir"/>
                <w:sz w:val="18"/>
                <w:szCs w:val="18"/>
                <w:rtl w:val="0"/>
              </w:rPr>
              <w:t xml:space="preserve">Intergovernmental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B">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C">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D">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Committee on Earth Observation Satellites (CEOS)</w:t>
            </w:r>
          </w:p>
          <w:p w:rsidR="00000000" w:rsidDel="00000000" w:rsidP="00000000" w:rsidRDefault="00000000" w:rsidRPr="00000000" w14:paraId="0000064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Group on Earth Observations (GEO)</w:t>
            </w:r>
          </w:p>
          <w:p w:rsidR="00000000" w:rsidDel="00000000" w:rsidP="00000000" w:rsidRDefault="00000000" w:rsidRPr="00000000" w14:paraId="0000065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Panel on Climate Change (IPCC)</w:t>
            </w:r>
          </w:p>
          <w:p w:rsidR="00000000" w:rsidDel="00000000" w:rsidP="00000000" w:rsidRDefault="00000000" w:rsidRPr="00000000" w14:paraId="0000065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Science-Policy Platform on Biodiversity and Ecosystem Services (IPBES)</w:t>
            </w:r>
          </w:p>
          <w:p w:rsidR="00000000" w:rsidDel="00000000" w:rsidP="00000000" w:rsidRDefault="00000000" w:rsidRPr="00000000" w14:paraId="0000065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Union for Conservation of Nature (IUCN)</w:t>
            </w:r>
          </w:p>
          <w:p w:rsidR="00000000" w:rsidDel="00000000" w:rsidP="00000000" w:rsidRDefault="00000000" w:rsidRPr="00000000" w14:paraId="00000653">
            <w:pPr>
              <w:widowControl w:val="0"/>
              <w:rPr>
                <w:sz w:val="16"/>
                <w:szCs w:val="16"/>
              </w:rPr>
            </w:pPr>
            <w:r w:rsidDel="00000000" w:rsidR="00000000" w:rsidRPr="00000000">
              <w:rPr>
                <w:rFonts w:ascii="Avenir" w:cs="Avenir" w:eastAsia="Avenir" w:hAnsi="Avenir"/>
                <w:sz w:val="18"/>
                <w:szCs w:val="18"/>
                <w:rtl w:val="0"/>
              </w:rPr>
              <w:t xml:space="preserve">· United Nations Framework Convention on Climate Change (UNFCCC)</w:t>
            </w:r>
            <w:r w:rsidDel="00000000" w:rsidR="00000000" w:rsidRPr="00000000">
              <w:rPr>
                <w:rtl w:val="0"/>
              </w:rPr>
            </w:r>
          </w:p>
        </w:tc>
      </w:tr>
      <w:tr>
        <w:trPr>
          <w:cantSplit w:val="0"/>
          <w:trHeight w:val="660" w:hRule="atLeast"/>
          <w:tblHeader w:val="0"/>
        </w:trPr>
        <w:tc>
          <w:tcPr>
            <w:gridSpan w:val="5"/>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*DOE NGEE-Tropics is entering Phase 3 and will be sunsetting as PANGEA begins, enabling important continuity on constraining model uncertainty and data-model integration efforts.</w:t>
            </w:r>
          </w:p>
          <w:p w:rsidR="00000000" w:rsidDel="00000000" w:rsidP="00000000" w:rsidRDefault="00000000" w:rsidRPr="00000000" w14:paraId="00000655">
            <w:pPr>
              <w:widowControl w:val="0"/>
              <w:rPr>
                <w:sz w:val="16"/>
                <w:szCs w:val="16"/>
              </w:rPr>
            </w:pPr>
            <w:r w:rsidDel="00000000" w:rsidR="00000000" w:rsidRPr="00000000">
              <w:rPr>
                <w:rFonts w:ascii="Avenir" w:cs="Avenir" w:eastAsia="Avenir" w:hAnsi="Avenir"/>
                <w:sz w:val="16"/>
                <w:szCs w:val="16"/>
                <w:rtl w:val="0"/>
              </w:rPr>
              <w:t xml:space="preserve">**USAID PEER is going to be replaced by a new program called SPARK.</w:t>
            </w:r>
            <w:r w:rsidDel="00000000" w:rsidR="00000000" w:rsidRPr="00000000">
              <w:rPr>
                <w:rtl w:val="0"/>
              </w:rPr>
            </w:r>
          </w:p>
        </w:tc>
      </w:tr>
    </w:tbl>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del w:author="Elsa Ordway" w:id="116" w:date="2024-09-13T19:24:41Z">
        <w:commentRangeStart w:id="744"/>
        <w:commentRangeStart w:id="745"/>
        <w:r w:rsidDel="00000000" w:rsidR="00000000" w:rsidRPr="00000000">
          <w:rPr>
            <w:b w:val="1"/>
            <w:highlight w:val="yellow"/>
            <w:rtl w:val="0"/>
          </w:rPr>
          <w:delText xml:space="preserve">Table X.</w:delText>
        </w:r>
        <w:r w:rsidDel="00000000" w:rsidR="00000000" w:rsidRPr="00000000">
          <w:rPr>
            <w:highlight w:val="yellow"/>
            <w:rtl w:val="0"/>
          </w:rPr>
          <w:delText xml:space="preserve"> </w:delText>
        </w:r>
        <w:r w:rsidDel="00000000" w:rsidR="00000000" w:rsidRPr="00000000">
          <w:rPr>
            <w:rtl w:val="0"/>
          </w:rPr>
          <w:delText xml:space="preserve">Examples</w:delText>
        </w:r>
        <w:r w:rsidDel="00000000" w:rsidR="00000000" w:rsidRPr="00000000">
          <w:rPr>
            <w:rtl w:val="0"/>
          </w:rPr>
          <w:delText xml:space="preserve"> of potential PANGEA partnerships</w:delText>
        </w:r>
      </w:del>
      <w:commentRangeEnd w:id="744"/>
      <w:r w:rsidDel="00000000" w:rsidR="00000000" w:rsidRPr="00000000">
        <w:commentReference w:id="744"/>
      </w:r>
      <w:commentRangeEnd w:id="745"/>
      <w:r w:rsidDel="00000000" w:rsidR="00000000" w:rsidRPr="00000000">
        <w:commentReference w:id="745"/>
      </w:r>
      <w:r w:rsidDel="00000000" w:rsidR="00000000" w:rsidRPr="00000000">
        <w:rPr>
          <w:rtl w:val="0"/>
        </w:rPr>
      </w:r>
    </w:p>
    <w:p w:rsidR="00000000" w:rsidDel="00000000" w:rsidP="00000000" w:rsidRDefault="00000000" w:rsidRPr="00000000" w14:paraId="0000065C">
      <w:pPr>
        <w:pStyle w:val="Heading4"/>
        <w:spacing w:before="240" w:lineRule="auto"/>
        <w:rPr/>
      </w:pPr>
      <w:bookmarkStart w:colFirst="0" w:colLast="0" w:name="_k7bnxk70o7jf" w:id="53"/>
      <w:bookmarkEnd w:id="53"/>
      <w:r w:rsidDel="00000000" w:rsidR="00000000" w:rsidRPr="00000000">
        <w:rPr>
          <w:rtl w:val="0"/>
        </w:rPr>
        <w:t xml:space="preserve">7.4.2.  Principles</w:t>
      </w:r>
    </w:p>
    <w:p w:rsidR="00000000" w:rsidDel="00000000" w:rsidP="00000000" w:rsidRDefault="00000000" w:rsidRPr="00000000" w14:paraId="0000065D">
      <w:pPr>
        <w:spacing w:before="0" w:lineRule="auto"/>
        <w:rPr/>
      </w:pPr>
      <w:r w:rsidDel="00000000" w:rsidR="00000000" w:rsidRPr="00000000">
        <w:rPr>
          <w:b w:val="1"/>
          <w:highlight w:val="yellow"/>
          <w:rtl w:val="0"/>
        </w:rPr>
        <w:t xml:space="preserve">Table X </w:t>
      </w:r>
      <w:r w:rsidDel="00000000" w:rsidR="00000000" w:rsidRPr="00000000">
        <w:rPr>
          <w:rtl w:val="0"/>
        </w:rPr>
        <w:t xml:space="preserve">outlines </w:t>
      </w:r>
      <w:r w:rsidDel="00000000" w:rsidR="00000000" w:rsidRPr="00000000">
        <w:rPr>
          <w:rtl w:val="0"/>
        </w:rPr>
        <w:t xml:space="preserve">PANGEA’s principles of engagement. These principles adapt the CARE </w:t>
      </w:r>
      <w:r w:rsidDel="00000000" w:rsidR="00000000" w:rsidRPr="00000000">
        <w:rPr>
          <w:highlight w:val="white"/>
          <w:rtl w:val="0"/>
        </w:rPr>
        <w:t xml:space="preserve">CARE Principles for Indigenous Data Governance’ to ecology and biodiversity research based on work by (</w:t>
      </w:r>
      <w:commentRangeStart w:id="746"/>
      <w:commentRangeStart w:id="747"/>
      <w:r w:rsidDel="00000000" w:rsidR="00000000" w:rsidRPr="00000000">
        <w:rPr>
          <w:rtl w:val="0"/>
        </w:rPr>
        <w:t xml:space="preserve">Jennings et al. 2023</w:t>
      </w:r>
      <w:commentRangeEnd w:id="746"/>
      <w:r w:rsidDel="00000000" w:rsidR="00000000" w:rsidRPr="00000000">
        <w:commentReference w:id="746"/>
      </w:r>
      <w:commentRangeEnd w:id="747"/>
      <w:r w:rsidDel="00000000" w:rsidR="00000000" w:rsidRPr="00000000">
        <w:commentReference w:id="747"/>
      </w:r>
      <w:r w:rsidDel="00000000" w:rsidR="00000000" w:rsidRPr="00000000">
        <w:rPr>
          <w:rtl w:val="0"/>
        </w:rPr>
        <w:t xml:space="preserve">) and (</w:t>
      </w:r>
      <w:commentRangeStart w:id="748"/>
      <w:commentRangeStart w:id="749"/>
      <w:r w:rsidDel="00000000" w:rsidR="00000000" w:rsidRPr="00000000">
        <w:rPr>
          <w:rtl w:val="0"/>
        </w:rPr>
        <w:t xml:space="preserve">Carroll et al. 2020</w:t>
      </w:r>
      <w:commentRangeEnd w:id="748"/>
      <w:r w:rsidDel="00000000" w:rsidR="00000000" w:rsidRPr="00000000">
        <w:commentReference w:id="748"/>
      </w:r>
      <w:commentRangeEnd w:id="749"/>
      <w:r w:rsidDel="00000000" w:rsidR="00000000" w:rsidRPr="00000000">
        <w:commentReference w:id="749"/>
      </w:r>
      <w:r w:rsidDel="00000000" w:rsidR="00000000" w:rsidRPr="00000000">
        <w:rPr>
          <w:rtl w:val="0"/>
        </w:rPr>
        <w:t xml:space="preserve">).</w:t>
      </w:r>
    </w:p>
    <w:p w:rsidR="00000000" w:rsidDel="00000000" w:rsidP="00000000" w:rsidRDefault="00000000" w:rsidRPr="00000000" w14:paraId="0000065E">
      <w:pPr>
        <w:spacing w:before="0" w:lineRule="auto"/>
        <w:rPr/>
      </w:pPr>
      <w:r w:rsidDel="00000000" w:rsidR="00000000" w:rsidRPr="00000000">
        <w:rPr>
          <w:rtl w:val="0"/>
        </w:rPr>
      </w:r>
    </w:p>
    <w:tbl>
      <w:tblPr>
        <w:tblStyle w:val="Table7"/>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535"/>
        <w:gridCol w:w="8805"/>
        <w:tblGridChange w:id="0">
          <w:tblGrid>
            <w:gridCol w:w="1215"/>
            <w:gridCol w:w="2535"/>
            <w:gridCol w:w="8805"/>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 Principles of Engagement based on CARE. Adapted from Jennings et al. 2023 and Carroll et al. 2020.</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2">
            <w:pPr>
              <w:widowControl w:val="0"/>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3">
            <w:pPr>
              <w:widowControl w:val="0"/>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4">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6">
            <w:pPr>
              <w:widowControl w:val="0"/>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7">
            <w:pPr>
              <w:widowControl w:val="0"/>
              <w:rPr>
                <w:sz w:val="20"/>
                <w:szCs w:val="20"/>
              </w:rPr>
            </w:pPr>
            <w:r w:rsidDel="00000000" w:rsidR="00000000" w:rsidRPr="00000000">
              <w:rPr>
                <w:rFonts w:ascii="Avenir" w:cs="Avenir" w:eastAsia="Avenir" w:hAnsi="Avenir"/>
                <w:sz w:val="20"/>
                <w:szCs w:val="20"/>
                <w:rtl w:val="0"/>
              </w:rPr>
              <w:t xml:space="preserve">Prior to research, explain and demonstrate how your research and potential results are relevant and are of value to the interests of the community and individual members; research should support community-led initiatives and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9">
            <w:pPr>
              <w:widowControl w:val="0"/>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A">
            <w:pPr>
              <w:widowControl w:val="0"/>
              <w:rPr>
                <w:sz w:val="20"/>
                <w:szCs w:val="20"/>
              </w:rPr>
            </w:pPr>
            <w:r w:rsidDel="00000000" w:rsidR="00000000" w:rsidRPr="00000000">
              <w:rPr>
                <w:rFonts w:ascii="Avenir" w:cs="Avenir" w:eastAsia="Avenir" w:hAnsi="Avenir"/>
                <w:sz w:val="20"/>
                <w:szCs w:val="20"/>
                <w:rtl w:val="0"/>
              </w:rPr>
              <w:t xml:space="preserve">Develop and/or use and/or link to Indigenous Peoples and Local Communities (IPLC) data classification and analysis frameworks that reflect community values, needs and aspirations; include and value local community experts in the research team.</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C">
            <w:pPr>
              <w:widowControl w:val="0"/>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D">
            <w:pPr>
              <w:widowControl w:val="0"/>
              <w:rPr>
                <w:sz w:val="20"/>
                <w:szCs w:val="20"/>
              </w:rPr>
            </w:pPr>
            <w:r w:rsidDel="00000000" w:rsidR="00000000" w:rsidRPr="00000000">
              <w:rPr>
                <w:rFonts w:ascii="Avenir" w:cs="Avenir" w:eastAsia="Avenir" w:hAnsi="Avenir"/>
                <w:sz w:val="20"/>
                <w:szCs w:val="20"/>
                <w:rtl w:val="0"/>
              </w:rPr>
              <w:t xml:space="preserve">Collect and code using categories that identify and individuals in ways that they define; disaggregate data, especially in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F">
            <w:pPr>
              <w:widowControl w:val="0"/>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0">
            <w:pPr>
              <w:widowControl w:val="0"/>
              <w:rPr>
                <w:sz w:val="20"/>
                <w:szCs w:val="20"/>
              </w:rPr>
            </w:pPr>
            <w:r w:rsidDel="00000000" w:rsidR="00000000" w:rsidRPr="00000000">
              <w:rPr>
                <w:rFonts w:ascii="Avenir" w:cs="Avenir" w:eastAsia="Avenir" w:hAnsi="Avenir"/>
                <w:sz w:val="20"/>
                <w:szCs w:val="20"/>
                <w:rtl w:val="0"/>
              </w:rPr>
              <w:t xml:space="preserve">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2">
            <w:pPr>
              <w:widowControl w:val="0"/>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3">
            <w:pPr>
              <w:widowControl w:val="0"/>
              <w:rPr>
                <w:sz w:val="20"/>
                <w:szCs w:val="20"/>
              </w:rPr>
            </w:pPr>
            <w:r w:rsidDel="00000000" w:rsidR="00000000" w:rsidRPr="00000000">
              <w:rPr>
                <w:rFonts w:ascii="Avenir" w:cs="Avenir" w:eastAsia="Avenir" w:hAnsi="Avenir"/>
                <w:sz w:val="20"/>
                <w:szCs w:val="20"/>
                <w:rtl w:val="0"/>
              </w:rPr>
              <w:t xml:space="preserve">Establish institutional principles or protocols for research development, data management and publication (for example, scholarly works, presentations and datasets) that support IPLC’s Data Sovereignty;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widowControl w:val="0"/>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6">
            <w:pPr>
              <w:widowControl w:val="0"/>
              <w:rPr>
                <w:sz w:val="20"/>
                <w:szCs w:val="20"/>
              </w:rPr>
            </w:pPr>
            <w:r w:rsidDel="00000000" w:rsidR="00000000" w:rsidRPr="00000000">
              <w:rPr>
                <w:rFonts w:ascii="Avenir" w:cs="Avenir" w:eastAsia="Avenir" w:hAnsi="Avenir"/>
                <w:sz w:val="20"/>
                <w:szCs w:val="20"/>
                <w:rtl w:val="0"/>
              </w:rPr>
              <w:t xml:space="preserve">Ensure data use is consistent with individual and community consent provisions;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8">
            <w:pPr>
              <w:widowControl w:val="0"/>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rPr>
                <w:sz w:val="20"/>
                <w:szCs w:val="20"/>
              </w:rPr>
            </w:pPr>
            <w:r w:rsidDel="00000000" w:rsidR="00000000" w:rsidRPr="00000000">
              <w:rPr>
                <w:rFonts w:ascii="Avenir" w:cs="Avenir" w:eastAsia="Avenir" w:hAnsi="Avenir"/>
                <w:sz w:val="20"/>
                <w:szCs w:val="20"/>
                <w:rtl w:val="0"/>
              </w:rPr>
              <w:t xml:space="preserve">Ensure IPLCs have access to data, metadata about their people, communities and non-human relations in a usable format; return all outputs to the appropriate tribal authorities.</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C">
            <w:pPr>
              <w:widowControl w:val="0"/>
              <w:rPr>
                <w:sz w:val="20"/>
                <w:szCs w:val="20"/>
              </w:rPr>
            </w:pPr>
            <w:r w:rsidDel="00000000" w:rsidR="00000000" w:rsidRPr="00000000">
              <w:rPr>
                <w:rFonts w:ascii="Avenir" w:cs="Avenir" w:eastAsia="Avenir" w:hAnsi="Avenir"/>
                <w:sz w:val="20"/>
                <w:szCs w:val="20"/>
                <w:rtl w:val="0"/>
              </w:rPr>
              <w:t xml:space="preserve">Foster community control and ownership of data and data protocols; use and/or incorporate IPLC frameworks and principles to inform data management protocols and processes; IPLC guidance influences how, what, who and where research is conducted and data is managed; publication standards require documentation of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E">
            <w:pPr>
              <w:widowControl w:val="0"/>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F">
            <w:pPr>
              <w:widowControl w:val="0"/>
              <w:rPr>
                <w:sz w:val="20"/>
                <w:szCs w:val="20"/>
              </w:rPr>
            </w:pPr>
            <w:r w:rsidDel="00000000" w:rsidR="00000000" w:rsidRPr="00000000">
              <w:rPr>
                <w:rFonts w:ascii="Avenir" w:cs="Avenir" w:eastAsia="Avenir" w:hAnsi="Avenir"/>
                <w:sz w:val="20"/>
                <w:szCs w:val="20"/>
                <w:rtl w:val="0"/>
              </w:rPr>
              <w:t xml:space="preserve">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1">
            <w:pPr>
              <w:widowControl w:val="0"/>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2">
            <w:pPr>
              <w:widowControl w:val="0"/>
              <w:rPr>
                <w:sz w:val="20"/>
                <w:szCs w:val="20"/>
              </w:rPr>
            </w:pPr>
            <w:r w:rsidDel="00000000" w:rsidR="00000000" w:rsidRPr="00000000">
              <w:rPr>
                <w:rFonts w:ascii="Avenir" w:cs="Avenir" w:eastAsia="Avenir" w:hAnsi="Avenir"/>
                <w:sz w:val="20"/>
                <w:szCs w:val="20"/>
                <w:rtl w:val="0"/>
              </w:rPr>
              <w:t xml:space="preserve">Record the Traditional Knowledge and biocultural labels in metadata; ensure local review of draft publications before dissemination;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widowControl w:val="0"/>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5">
            <w:pPr>
              <w:widowControl w:val="0"/>
              <w:rPr>
                <w:sz w:val="20"/>
                <w:szCs w:val="20"/>
              </w:rPr>
            </w:pPr>
            <w:r w:rsidDel="00000000" w:rsidR="00000000" w:rsidRPr="00000000">
              <w:rPr>
                <w:rFonts w:ascii="Avenir" w:cs="Avenir" w:eastAsia="Avenir" w:hAnsi="Avenir"/>
                <w:sz w:val="20"/>
                <w:szCs w:val="20"/>
                <w:rtl w:val="0"/>
              </w:rPr>
              <w:t xml:space="preserve">Use the local and Indigenous languages; link research to community worldviews;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7">
            <w:pPr>
              <w:widowControl w:val="0"/>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8">
            <w:pPr>
              <w:widowControl w:val="0"/>
              <w:rPr>
                <w:sz w:val="20"/>
                <w:szCs w:val="20"/>
              </w:rPr>
            </w:pPr>
            <w:r w:rsidDel="00000000" w:rsidR="00000000" w:rsidRPr="00000000">
              <w:rPr>
                <w:rFonts w:ascii="Avenir" w:cs="Avenir" w:eastAsia="Avenir" w:hAnsi="Avenir"/>
                <w:sz w:val="20"/>
                <w:szCs w:val="20"/>
                <w:rtl w:val="0"/>
              </w:rPr>
              <w:t xml:space="preserve">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A">
            <w:pPr>
              <w:widowControl w:val="0"/>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B">
            <w:pPr>
              <w:widowControl w:val="0"/>
              <w:rPr>
                <w:sz w:val="20"/>
                <w:szCs w:val="20"/>
              </w:rPr>
            </w:pPr>
            <w:r w:rsidDel="00000000" w:rsidR="00000000" w:rsidRPr="00000000">
              <w:rPr>
                <w:rFonts w:ascii="Avenir" w:cs="Avenir" w:eastAsia="Avenir" w:hAnsi="Avenir"/>
                <w:sz w:val="20"/>
                <w:szCs w:val="20"/>
                <w:rtl w:val="0"/>
              </w:rPr>
              <w:t xml:space="preserve">Assess research using Indigenous ethical frameworks; community-defined review processes and appropriate reviewers (for example, community advisory boards) for activities delineated in data management plans.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D">
            <w:pPr>
              <w:widowControl w:val="0"/>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E">
            <w:pPr>
              <w:widowControl w:val="0"/>
              <w:rPr>
                <w:sz w:val="20"/>
                <w:szCs w:val="20"/>
              </w:rPr>
            </w:pPr>
            <w:r w:rsidDel="00000000" w:rsidR="00000000" w:rsidRPr="00000000">
              <w:rPr>
                <w:rFonts w:ascii="Avenir" w:cs="Avenir" w:eastAsia="Avenir" w:hAnsi="Avenir"/>
                <w:sz w:val="20"/>
                <w:szCs w:val="20"/>
                <w:rtl w:val="0"/>
              </w:rPr>
              <w:t xml:space="preserve">Researchers explain benefits to IPLCs; identify and contribute to community-defined benefits; disclose potential financial gain and share benefits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0">
            <w:pPr>
              <w:widowControl w:val="0"/>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1">
            <w:pPr>
              <w:widowControl w:val="0"/>
              <w:rPr>
                <w:sz w:val="20"/>
                <w:szCs w:val="20"/>
              </w:rPr>
            </w:pPr>
            <w:r w:rsidDel="00000000" w:rsidR="00000000" w:rsidRPr="00000000">
              <w:rPr>
                <w:rFonts w:ascii="Avenir" w:cs="Avenir" w:eastAsia="Avenir" w:hAnsi="Avenir"/>
                <w:sz w:val="20"/>
                <w:szCs w:val="20"/>
                <w:rtl w:val="0"/>
              </w:rPr>
              <w:t xml:space="preserve">Use IPLC ethical frameworks; community-defined code of conduct is accessible; data-access protocols consider the potential for community harm and remedied through sharing data; ensure ongoing consent.</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3">
            <w:pPr>
              <w:widowControl w:val="0"/>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4">
            <w:pPr>
              <w:widowControl w:val="0"/>
              <w:rPr>
                <w:sz w:val="20"/>
                <w:szCs w:val="20"/>
              </w:rPr>
            </w:pPr>
            <w:r w:rsidDel="00000000" w:rsidR="00000000" w:rsidRPr="00000000">
              <w:rPr>
                <w:rFonts w:ascii="Avenir" w:cs="Avenir" w:eastAsia="Avenir" w:hAnsi="Avenir"/>
                <w:sz w:val="20"/>
                <w:szCs w:val="20"/>
                <w:rtl w:val="0"/>
              </w:rPr>
              <w:t xml:space="preserve">Apply community protocols for infrastructure, metadata and secondary use; include Traditional Knowledge and biocultural labels and metadata fields for community and/or tribal affiliation; use community guidelines for the use and reuse of data; allow data removal and/or disposal requests from aggregated datasets; record and recognize provenance.</w:t>
            </w:r>
            <w:r w:rsidDel="00000000" w:rsidR="00000000" w:rsidRPr="00000000">
              <w:rPr>
                <w:rtl w:val="0"/>
              </w:rPr>
            </w:r>
          </w:p>
        </w:tc>
      </w:tr>
    </w:tbl>
    <w:p w:rsidR="00000000" w:rsidDel="00000000" w:rsidP="00000000" w:rsidRDefault="00000000" w:rsidRPr="00000000" w14:paraId="00000695">
      <w:pPr>
        <w:pStyle w:val="Heading4"/>
        <w:spacing w:before="240" w:lineRule="auto"/>
        <w:rPr/>
        <w:sectPr>
          <w:type w:val="nextPage"/>
          <w:pgSz w:h="12240" w:w="15840" w:orient="landscape"/>
          <w:pgMar w:bottom="1440" w:top="1440" w:left="1530" w:right="1440" w:header="720" w:footer="720"/>
        </w:sectPr>
      </w:pPr>
      <w:bookmarkStart w:colFirst="0" w:colLast="0" w:name="_uitj6q4n6ag" w:id="54"/>
      <w:bookmarkEnd w:id="54"/>
      <w:r w:rsidDel="00000000" w:rsidR="00000000" w:rsidRPr="00000000">
        <w:rPr>
          <w:rtl w:val="0"/>
        </w:rPr>
      </w:r>
    </w:p>
    <w:p w:rsidR="00000000" w:rsidDel="00000000" w:rsidP="00000000" w:rsidRDefault="00000000" w:rsidRPr="00000000" w14:paraId="00000696">
      <w:pPr>
        <w:pStyle w:val="Heading4"/>
        <w:spacing w:before="240" w:lineRule="auto"/>
        <w:rPr/>
      </w:pPr>
      <w:bookmarkStart w:colFirst="0" w:colLast="0" w:name="_7mum6ddnsif2" w:id="55"/>
      <w:bookmarkEnd w:id="55"/>
      <w:commentRangeStart w:id="750"/>
      <w:r w:rsidDel="00000000" w:rsidR="00000000" w:rsidRPr="00000000">
        <w:rPr>
          <w:rtl w:val="0"/>
        </w:rPr>
        <w:t xml:space="preserve">7.4.3 </w:t>
      </w:r>
      <w:commentRangeEnd w:id="750"/>
      <w:r w:rsidDel="00000000" w:rsidR="00000000" w:rsidRPr="00000000">
        <w:commentReference w:id="750"/>
      </w:r>
      <w:r w:rsidDel="00000000" w:rsidR="00000000" w:rsidRPr="00000000">
        <w:rPr>
          <w:rtl w:val="0"/>
        </w:rPr>
        <w:t xml:space="preserve"> </w:t>
      </w:r>
      <w:commentRangeStart w:id="751"/>
      <w:r w:rsidDel="00000000" w:rsidR="00000000" w:rsidRPr="00000000">
        <w:rPr>
          <w:rtl w:val="0"/>
        </w:rPr>
        <w:t xml:space="preserve">Engagement</w:t>
      </w:r>
      <w:commentRangeEnd w:id="751"/>
      <w:r w:rsidDel="00000000" w:rsidR="00000000" w:rsidRPr="00000000">
        <w:commentReference w:id="751"/>
      </w:r>
      <w:r w:rsidDel="00000000" w:rsidR="00000000" w:rsidRPr="00000000">
        <w:rPr>
          <w:rtl w:val="0"/>
        </w:rPr>
        <w:t xml:space="preserve"> Strategy</w:t>
      </w:r>
    </w:p>
    <w:p w:rsidR="00000000" w:rsidDel="00000000" w:rsidP="00000000" w:rsidRDefault="00000000" w:rsidRPr="00000000" w14:paraId="00000697">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implement a formal international scientific steering committee (SSC), which will be invaluable for the progress of the overall program. PANGEA’s SSC will focus on co-developing strategies to ensure that scientists, local institutions, and communities can work together throughout the PANGEA campaign to develop engagement methods for effective collaboration in diverse geographic and cultural contexts. In addition, the SSC will work hard to reinforce and coordinate with existing organizations, alliances, and activities to ensure that PANGEA supports the development of a long-term a network of networks that will enhance and sustain the accessibility, usability, transferability and benefits of the data, methods, models, and knowledge about tropical ecosystems?</w:t>
      </w:r>
    </w:p>
    <w:p w:rsidR="00000000" w:rsidDel="00000000" w:rsidP="00000000" w:rsidRDefault="00000000" w:rsidRPr="00000000" w14:paraId="00000698">
      <w:pPr>
        <w:spacing w:before="240" w:lineRule="auto"/>
        <w:rPr/>
      </w:pPr>
      <w:r w:rsidDel="00000000" w:rsidR="00000000" w:rsidRPr="00000000">
        <w:rPr>
          <w:rtl w:val="0"/>
        </w:rPr>
        <w:t xml:space="preserve">During LBA, the SSC met twice annually and served as a clearinghouse for information across national projects. This committee had a number of attributions including recommendation of projects for inclusion in LBA based on criteria such as subject matter, adequacy of counterpart arrangements, and capacity building plans. The SSC shouldered much of the burden that may have otherwise fallen to agency managers who had more difficulty interacting with their international partners regardless of an abundance of good will. Some existing organizations such as the Congo Basin Science Initiative can already help with coordination and the still extant Brazilian LBA (the SSC still exists but it is not effectively international) can serve as partners for coordination of scientific studies.</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b w:val="1"/>
          <w:i w:val="1"/>
        </w:rPr>
      </w:pPr>
      <w:r w:rsidDel="00000000" w:rsidR="00000000" w:rsidRPr="00000000">
        <w:rPr>
          <w:b w:val="1"/>
          <w:i w:val="1"/>
          <w:rtl w:val="0"/>
        </w:rPr>
        <w:t xml:space="preserve">Indigenous Peoples and Local Communities </w:t>
      </w:r>
    </w:p>
    <w:p w:rsidR="00000000" w:rsidDel="00000000" w:rsidP="00000000" w:rsidRDefault="00000000" w:rsidRPr="00000000" w14:paraId="0000069B">
      <w:pPr>
        <w:numPr>
          <w:ilvl w:val="0"/>
          <w:numId w:val="29"/>
        </w:numPr>
        <w:ind w:left="720" w:hanging="360"/>
      </w:pPr>
      <w:hyperlink r:id="rId159">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9C">
      <w:pPr>
        <w:rPr>
          <w:color w:val="ff0000"/>
        </w:rPr>
      </w:pPr>
      <w:r w:rsidDel="00000000" w:rsidR="00000000" w:rsidRPr="00000000">
        <w:rPr>
          <w:rtl w:val="0"/>
        </w:rPr>
        <w:t xml:space="preserve">Even before the science definition team was brought together, the NASA Carbon Cycle and Ecoystems Office began consultations with Canadian First Nations and Alaskan Indigenous groups. ABoVE proactively engaged with first nations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The process of co-production began during the scoping of PANGEA and the writing of this white paper, which has been carried out in collaboration with Indigenous leaders from the Global Alliance of Territorial Communities (GATC), the Rights and Resources Initiative, </w:t>
      </w:r>
      <w:r w:rsidDel="00000000" w:rsidR="00000000" w:rsidRPr="00000000">
        <w:rPr>
          <w:highlight w:val="yellow"/>
          <w:rtl w:val="0"/>
        </w:rPr>
        <w:t xml:space="preserve">XYZ</w:t>
      </w:r>
      <w:r w:rsidDel="00000000" w:rsidR="00000000" w:rsidRPr="00000000">
        <w:rPr>
          <w:rtl w:val="0"/>
        </w:rPr>
        <w:t xml:space="preserve">. If PANGEA is selected, co-production with Indigenous Peoples and Local Communities will begin immediately and will be sustained throughout. </w:t>
      </w:r>
      <w:r w:rsidDel="00000000" w:rsidR="00000000" w:rsidRPr="00000000">
        <w:rPr>
          <w:color w:val="ff0000"/>
          <w:rtl w:val="0"/>
        </w:rPr>
        <w:t xml:space="preserve">[1-2 sentences about the what - science priorities, sites, training, applications]</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b w:val="1"/>
          <w:i w:val="1"/>
        </w:rPr>
      </w:pPr>
      <w:r w:rsidDel="00000000" w:rsidR="00000000" w:rsidRPr="00000000">
        <w:rPr>
          <w:b w:val="1"/>
          <w:i w:val="1"/>
          <w:rtl w:val="0"/>
        </w:rPr>
        <w:t xml:space="preserve">Women </w:t>
      </w:r>
    </w:p>
    <w:p w:rsidR="00000000" w:rsidDel="00000000" w:rsidP="00000000" w:rsidRDefault="00000000" w:rsidRPr="00000000" w14:paraId="0000069F">
      <w:pPr>
        <w:numPr>
          <w:ilvl w:val="0"/>
          <w:numId w:val="30"/>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6A0">
      <w:pPr>
        <w:numPr>
          <w:ilvl w:val="0"/>
          <w:numId w:val="30"/>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b w:val="1"/>
          <w:i w:val="1"/>
        </w:rPr>
      </w:pPr>
      <w:commentRangeStart w:id="752"/>
      <w:r w:rsidDel="00000000" w:rsidR="00000000" w:rsidRPr="00000000">
        <w:rPr>
          <w:b w:val="1"/>
          <w:i w:val="1"/>
          <w:rtl w:val="0"/>
        </w:rPr>
        <w:t xml:space="preserve">Scientific Institutions</w:t>
      </w:r>
      <w:commentRangeEnd w:id="752"/>
      <w:r w:rsidDel="00000000" w:rsidR="00000000" w:rsidRPr="00000000">
        <w:commentReference w:id="752"/>
      </w: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6A4">
      <w:pPr>
        <w:numPr>
          <w:ilvl w:val="0"/>
          <w:numId w:val="4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6A5">
      <w:pPr>
        <w:numPr>
          <w:ilvl w:val="0"/>
          <w:numId w:val="4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6A6">
      <w:pPr>
        <w:numPr>
          <w:ilvl w:val="0"/>
          <w:numId w:val="4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6A7">
      <w:pPr>
        <w:numPr>
          <w:ilvl w:val="0"/>
          <w:numId w:val="4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6A8">
      <w:pPr>
        <w:numPr>
          <w:ilvl w:val="0"/>
          <w:numId w:val="4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6A9">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6AA">
      <w:pPr>
        <w:spacing w:line="240" w:lineRule="auto"/>
        <w:rPr/>
      </w:pPr>
      <w:r w:rsidDel="00000000" w:rsidR="00000000" w:rsidRPr="00000000">
        <w:rPr>
          <w:rtl w:val="0"/>
        </w:rPr>
      </w:r>
    </w:p>
    <w:p w:rsidR="00000000" w:rsidDel="00000000" w:rsidP="00000000" w:rsidRDefault="00000000" w:rsidRPr="00000000" w14:paraId="000006AB">
      <w:pPr>
        <w:rPr>
          <w:b w:val="1"/>
          <w:i w:val="1"/>
        </w:rPr>
      </w:pPr>
      <w:r w:rsidDel="00000000" w:rsidR="00000000" w:rsidRPr="00000000">
        <w:rPr>
          <w:b w:val="1"/>
          <w:i w:val="1"/>
          <w:rtl w:val="0"/>
        </w:rPr>
        <w:t xml:space="preserve">Government agencies</w:t>
      </w:r>
    </w:p>
    <w:p w:rsidR="00000000" w:rsidDel="00000000" w:rsidP="00000000" w:rsidRDefault="00000000" w:rsidRPr="00000000" w14:paraId="000006AC">
      <w:pPr>
        <w:numPr>
          <w:ilvl w:val="0"/>
          <w:numId w:val="30"/>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6AD">
      <w:pPr>
        <w:numPr>
          <w:ilvl w:val="0"/>
          <w:numId w:val="30"/>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6AE">
      <w:pPr>
        <w:numPr>
          <w:ilvl w:val="0"/>
          <w:numId w:val="30"/>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b w:val="1"/>
          <w:i w:val="1"/>
        </w:rPr>
      </w:pPr>
      <w:r w:rsidDel="00000000" w:rsidR="00000000" w:rsidRPr="00000000">
        <w:rPr>
          <w:b w:val="1"/>
          <w:i w:val="1"/>
          <w:rtl w:val="0"/>
        </w:rPr>
        <w:t xml:space="preserve">Non-governmental organizations </w:t>
      </w:r>
    </w:p>
    <w:p w:rsidR="00000000" w:rsidDel="00000000" w:rsidP="00000000" w:rsidRDefault="00000000" w:rsidRPr="00000000" w14:paraId="000006B1">
      <w:pPr>
        <w:numPr>
          <w:ilvl w:val="0"/>
          <w:numId w:val="30"/>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6B2">
      <w:pPr>
        <w:numPr>
          <w:ilvl w:val="0"/>
          <w:numId w:val="30"/>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b w:val="1"/>
          <w:i w:val="1"/>
        </w:rPr>
      </w:pPr>
      <w:r w:rsidDel="00000000" w:rsidR="00000000" w:rsidRPr="00000000">
        <w:rPr>
          <w:b w:val="1"/>
          <w:i w:val="1"/>
          <w:rtl w:val="0"/>
        </w:rPr>
        <w:t xml:space="preserve">Intergovernmental organizations </w:t>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b w:val="1"/>
          <w:i w:val="1"/>
        </w:rPr>
      </w:pPr>
      <w:r w:rsidDel="00000000" w:rsidR="00000000" w:rsidRPr="00000000">
        <w:rPr>
          <w:b w:val="1"/>
          <w:i w:val="1"/>
          <w:rtl w:val="0"/>
        </w:rPr>
        <w:t xml:space="preserve">Private </w:t>
      </w:r>
      <w:commentRangeStart w:id="753"/>
      <w:commentRangeStart w:id="754"/>
      <w:commentRangeStart w:id="755"/>
      <w:r w:rsidDel="00000000" w:rsidR="00000000" w:rsidRPr="00000000">
        <w:rPr>
          <w:b w:val="1"/>
          <w:i w:val="1"/>
          <w:rtl w:val="0"/>
        </w:rPr>
        <w:t xml:space="preserve">sector</w:t>
      </w:r>
      <w:commentRangeEnd w:id="753"/>
      <w:r w:rsidDel="00000000" w:rsidR="00000000" w:rsidRPr="00000000">
        <w:commentReference w:id="753"/>
      </w:r>
      <w:commentRangeEnd w:id="754"/>
      <w:r w:rsidDel="00000000" w:rsidR="00000000" w:rsidRPr="00000000">
        <w:commentReference w:id="754"/>
      </w:r>
      <w:commentRangeEnd w:id="755"/>
      <w:r w:rsidDel="00000000" w:rsidR="00000000" w:rsidRPr="00000000">
        <w:commentReference w:id="755"/>
      </w:r>
      <w:r w:rsidDel="00000000" w:rsidR="00000000" w:rsidRPr="00000000">
        <w:rPr>
          <w:b w:val="1"/>
          <w:i w:val="1"/>
          <w:rtl w:val="0"/>
        </w:rPr>
        <w:t xml:space="preserve"> </w:t>
      </w:r>
    </w:p>
    <w:p w:rsidR="00000000" w:rsidDel="00000000" w:rsidP="00000000" w:rsidRDefault="00000000" w:rsidRPr="00000000" w14:paraId="000006B7">
      <w:pPr>
        <w:spacing w:after="240" w:before="240" w:line="276"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commentRangeStart w:id="756"/>
      <w:commentRangeStart w:id="757"/>
      <w:r w:rsidDel="00000000" w:rsidR="00000000" w:rsidRPr="00000000">
        <w:rPr>
          <w:highlight w:val="yellow"/>
          <w:rtl w:val="0"/>
        </w:rPr>
        <w:t xml:space="preserve">SMEs</w:t>
      </w:r>
      <w:commentRangeEnd w:id="756"/>
      <w:r w:rsidDel="00000000" w:rsidR="00000000" w:rsidRPr="00000000">
        <w:commentReference w:id="756"/>
      </w:r>
      <w:commentRangeEnd w:id="757"/>
      <w:r w:rsidDel="00000000" w:rsidR="00000000" w:rsidRPr="00000000">
        <w:commentReference w:id="757"/>
      </w:r>
      <w:r w:rsidDel="00000000" w:rsidR="00000000" w:rsidRPr="00000000">
        <w:rPr>
          <w:rtl w:val="0"/>
        </w:rPr>
        <w:t xml:space="preserve">, cooperatives, and associations. This section describes a basic engagement strategy that can be adapted in each context.</w:t>
      </w:r>
    </w:p>
    <w:p w:rsidR="00000000" w:rsidDel="00000000" w:rsidP="00000000" w:rsidRDefault="00000000" w:rsidRPr="00000000" w14:paraId="000006B8">
      <w:pPr>
        <w:spacing w:after="240" w:before="240" w:line="276" w:lineRule="auto"/>
        <w:rPr/>
      </w:pPr>
      <w:commentRangeStart w:id="758"/>
      <w:commentRangeStart w:id="759"/>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6B9">
      <w:pPr>
        <w:spacing w:after="240" w:before="240" w:line="276"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6BA">
      <w:pPr>
        <w:numPr>
          <w:ilvl w:val="0"/>
          <w:numId w:val="26"/>
        </w:numPr>
        <w:spacing w:after="0" w:afterAutospacing="0" w:before="240" w:line="276"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760"/>
      <w:r w:rsidDel="00000000" w:rsidR="00000000" w:rsidRPr="00000000">
        <w:rPr>
          <w:rtl w:val="0"/>
        </w:rPr>
        <w:t xml:space="preserve">efforts</w:t>
      </w:r>
      <w:commentRangeEnd w:id="760"/>
      <w:r w:rsidDel="00000000" w:rsidR="00000000" w:rsidRPr="00000000">
        <w:commentReference w:id="760"/>
      </w:r>
      <w:r w:rsidDel="00000000" w:rsidR="00000000" w:rsidRPr="00000000">
        <w:rPr>
          <w:rtl w:val="0"/>
        </w:rPr>
      </w:r>
    </w:p>
    <w:p w:rsidR="00000000" w:rsidDel="00000000" w:rsidP="00000000" w:rsidRDefault="00000000" w:rsidRPr="00000000" w14:paraId="000006BB">
      <w:pPr>
        <w:numPr>
          <w:ilvl w:val="0"/>
          <w:numId w:val="26"/>
        </w:numPr>
        <w:spacing w:after="0" w:afterAutospacing="0" w:before="0" w:beforeAutospacing="0" w:line="276"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6BC">
      <w:pPr>
        <w:numPr>
          <w:ilvl w:val="0"/>
          <w:numId w:val="26"/>
        </w:numPr>
        <w:spacing w:after="0" w:afterAutospacing="0" w:before="0" w:beforeAutospacing="0" w:line="276"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6BD">
      <w:pPr>
        <w:numPr>
          <w:ilvl w:val="0"/>
          <w:numId w:val="26"/>
        </w:numPr>
        <w:spacing w:after="0" w:afterAutospacing="0" w:before="0" w:beforeAutospacing="0" w:line="276"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6BE">
      <w:pPr>
        <w:numPr>
          <w:ilvl w:val="0"/>
          <w:numId w:val="26"/>
        </w:numPr>
        <w:spacing w:after="240" w:before="0" w:beforeAutospacing="0" w:line="276"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761"/>
      <w:r w:rsidDel="00000000" w:rsidR="00000000" w:rsidRPr="00000000">
        <w:rPr>
          <w:rtl w:val="0"/>
        </w:rPr>
        <w:t xml:space="preserve">briefs…</w:t>
      </w:r>
      <w:commentRangeEnd w:id="761"/>
      <w:r w:rsidDel="00000000" w:rsidR="00000000" w:rsidRPr="00000000">
        <w:commentReference w:id="761"/>
      </w:r>
      <w:r w:rsidDel="00000000" w:rsidR="00000000" w:rsidRPr="00000000">
        <w:rPr>
          <w:rtl w:val="0"/>
        </w:rPr>
      </w:r>
    </w:p>
    <w:p w:rsidR="00000000" w:rsidDel="00000000" w:rsidP="00000000" w:rsidRDefault="00000000" w:rsidRPr="00000000" w14:paraId="000006BF">
      <w:pPr>
        <w:spacing w:after="240" w:before="240" w:line="276"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commentRangeEnd w:id="758"/>
      <w:r w:rsidDel="00000000" w:rsidR="00000000" w:rsidRPr="00000000">
        <w:commentReference w:id="758"/>
      </w:r>
      <w:commentRangeEnd w:id="759"/>
      <w:r w:rsidDel="00000000" w:rsidR="00000000" w:rsidRPr="00000000">
        <w:commentReference w:id="759"/>
      </w:r>
      <w:r w:rsidDel="00000000" w:rsidR="00000000" w:rsidRPr="00000000">
        <w:rPr>
          <w:rtl w:val="0"/>
        </w:rPr>
      </w:r>
    </w:p>
    <w:p w:rsidR="00000000" w:rsidDel="00000000" w:rsidP="00000000" w:rsidRDefault="00000000" w:rsidRPr="00000000" w14:paraId="000006C0">
      <w:pPr>
        <w:spacing w:line="276" w:lineRule="auto"/>
        <w:rPr>
          <w:b w:val="1"/>
          <w:i w:val="1"/>
        </w:rPr>
      </w:pPr>
      <w:r w:rsidDel="00000000" w:rsidR="00000000" w:rsidRPr="00000000">
        <w:rPr>
          <w:b w:val="1"/>
          <w:i w:val="1"/>
          <w:rtl w:val="0"/>
        </w:rPr>
        <w:t xml:space="preserve">Foundations &amp; </w:t>
      </w:r>
      <w:commentRangeStart w:id="762"/>
      <w:commentRangeStart w:id="763"/>
      <w:r w:rsidDel="00000000" w:rsidR="00000000" w:rsidRPr="00000000">
        <w:rPr>
          <w:b w:val="1"/>
          <w:i w:val="1"/>
          <w:rtl w:val="0"/>
        </w:rPr>
        <w:t xml:space="preserve">Donors </w:t>
      </w:r>
    </w:p>
    <w:p w:rsidR="00000000" w:rsidDel="00000000" w:rsidP="00000000" w:rsidRDefault="00000000" w:rsidRPr="00000000" w14:paraId="000006C1">
      <w:pPr>
        <w:spacing w:line="276" w:lineRule="auto"/>
        <w:rPr/>
      </w:pPr>
      <w:r w:rsidDel="00000000" w:rsidR="00000000" w:rsidRPr="00000000">
        <w:rPr>
          <w:rFonts w:ascii="Arial Unicode MS" w:cs="Arial Unicode MS" w:eastAsia="Arial Unicode MS" w:hAnsi="Arial Unicode MS"/>
          <w:rtl w:val="0"/>
        </w:rPr>
        <w:t xml:space="preserve">← Funding agencies or foundations?</w:t>
      </w:r>
    </w:p>
    <w:p w:rsidR="00000000" w:rsidDel="00000000" w:rsidP="00000000" w:rsidRDefault="00000000" w:rsidRPr="00000000" w14:paraId="000006C2">
      <w:pPr>
        <w:numPr>
          <w:ilvl w:val="0"/>
          <w:numId w:val="40"/>
        </w:numPr>
        <w:spacing w:line="276" w:lineRule="auto"/>
        <w:ind w:left="720" w:hanging="360"/>
        <w:rPr/>
      </w:pPr>
      <w:r w:rsidDel="00000000" w:rsidR="00000000" w:rsidRPr="00000000">
        <w:rPr>
          <w:rtl w:val="0"/>
        </w:rPr>
        <w:t xml:space="preserve">Public (USAID, Sida, NORAD, etc.) </w:t>
      </w:r>
    </w:p>
    <w:p w:rsidR="00000000" w:rsidDel="00000000" w:rsidP="00000000" w:rsidRDefault="00000000" w:rsidRPr="00000000" w14:paraId="000006C3">
      <w:pPr>
        <w:numPr>
          <w:ilvl w:val="0"/>
          <w:numId w:val="40"/>
        </w:numPr>
        <w:spacing w:line="276" w:lineRule="auto"/>
        <w:ind w:left="720" w:hanging="360"/>
        <w:rPr/>
      </w:pPr>
      <w:r w:rsidDel="00000000" w:rsidR="00000000" w:rsidRPr="00000000">
        <w:rPr>
          <w:rtl w:val="0"/>
        </w:rPr>
        <w:t xml:space="preserve">Private (e.g. Bezos)</w:t>
      </w:r>
      <w:commentRangeEnd w:id="762"/>
      <w:r w:rsidDel="00000000" w:rsidR="00000000" w:rsidRPr="00000000">
        <w:commentReference w:id="762"/>
      </w:r>
      <w:commentRangeEnd w:id="763"/>
      <w:r w:rsidDel="00000000" w:rsidR="00000000" w:rsidRPr="00000000">
        <w:commentReference w:id="763"/>
      </w:r>
      <w:r w:rsidDel="00000000" w:rsidR="00000000" w:rsidRPr="00000000">
        <w:rPr>
          <w:rtl w:val="0"/>
        </w:rPr>
      </w:r>
    </w:p>
    <w:p w:rsidR="00000000" w:rsidDel="00000000" w:rsidP="00000000" w:rsidRDefault="00000000" w:rsidRPr="00000000" w14:paraId="000006C4">
      <w:pPr>
        <w:pStyle w:val="Heading3"/>
        <w:rPr/>
      </w:pPr>
      <w:bookmarkStart w:colFirst="0" w:colLast="0" w:name="_v6vwvy87f239" w:id="56"/>
      <w:bookmarkEnd w:id="56"/>
      <w:r w:rsidDel="00000000" w:rsidR="00000000" w:rsidRPr="00000000">
        <w:rPr>
          <w:rtl w:val="0"/>
        </w:rPr>
        <w:t xml:space="preserve">7</w:t>
      </w:r>
      <w:r w:rsidDel="00000000" w:rsidR="00000000" w:rsidRPr="00000000">
        <w:rPr>
          <w:rtl w:val="0"/>
        </w:rPr>
        <w:t xml:space="preserve">.5 Cost Elements</w:t>
      </w:r>
    </w:p>
    <w:p w:rsidR="00000000" w:rsidDel="00000000" w:rsidP="00000000" w:rsidRDefault="00000000" w:rsidRPr="00000000" w14:paraId="000006C5">
      <w:pPr>
        <w:ind w:left="0" w:firstLine="0"/>
        <w:rPr/>
      </w:pPr>
      <w:r w:rsidDel="00000000" w:rsidR="00000000" w:rsidRPr="00000000">
        <w:rPr>
          <w:rtl w:val="0"/>
        </w:rPr>
        <w:t xml:space="preserve">[Will be included in the final white paper]</w:t>
      </w:r>
    </w:p>
    <w:p w:rsidR="00000000" w:rsidDel="00000000" w:rsidP="00000000" w:rsidRDefault="00000000" w:rsidRPr="00000000" w14:paraId="000006C6">
      <w:pPr>
        <w:ind w:left="0" w:firstLine="0"/>
        <w:rPr>
          <w:color w:val="ff0000"/>
        </w:rPr>
      </w:pPr>
      <w:r w:rsidDel="00000000" w:rsidR="00000000" w:rsidRPr="00000000">
        <w:rPr>
          <w:rtl w:val="0"/>
        </w:rPr>
      </w:r>
    </w:p>
    <w:p w:rsidR="00000000" w:rsidDel="00000000" w:rsidP="00000000" w:rsidRDefault="00000000" w:rsidRPr="00000000" w14:paraId="000006C7">
      <w:pPr>
        <w:numPr>
          <w:ilvl w:val="0"/>
          <w:numId w:val="46"/>
        </w:numPr>
        <w:ind w:left="720" w:hanging="360"/>
        <w:rPr>
          <w:color w:val="ff0000"/>
          <w:u w:val="none"/>
        </w:rPr>
      </w:pPr>
      <w:r w:rsidDel="00000000" w:rsidR="00000000" w:rsidRPr="00000000">
        <w:rPr>
          <w:color w:val="ff0000"/>
          <w:rtl w:val="0"/>
        </w:rPr>
        <w:t xml:space="preserve">We need money for XYZ</w:t>
      </w:r>
    </w:p>
    <w:p w:rsidR="00000000" w:rsidDel="00000000" w:rsidP="00000000" w:rsidRDefault="00000000" w:rsidRPr="00000000" w14:paraId="000006C8">
      <w:pPr>
        <w:numPr>
          <w:ilvl w:val="0"/>
          <w:numId w:val="7"/>
        </w:numPr>
        <w:ind w:left="720" w:hanging="360"/>
        <w:rPr>
          <w:color w:val="ff0000"/>
        </w:rPr>
      </w:pPr>
      <w:r w:rsidDel="00000000" w:rsidR="00000000" w:rsidRPr="00000000">
        <w:rPr>
          <w:color w:val="ff0000"/>
          <w:rtl w:val="0"/>
        </w:rPr>
        <w:t xml:space="preserve">The determination of whether PANGEA will pursue threshold, baseline 1, or baseline 2 will be decided based on available NASA funds and match funding during the Concise Experimental Plan phase</w:t>
      </w:r>
    </w:p>
    <w:p w:rsidR="00000000" w:rsidDel="00000000" w:rsidP="00000000" w:rsidRDefault="00000000" w:rsidRPr="00000000" w14:paraId="000006C9">
      <w:pPr>
        <w:numPr>
          <w:ilvl w:val="0"/>
          <w:numId w:val="7"/>
        </w:numPr>
        <w:ind w:left="720" w:hanging="360"/>
        <w:rPr>
          <w:color w:val="ff0000"/>
        </w:rPr>
      </w:pPr>
      <w:r w:rsidDel="00000000" w:rsidR="00000000" w:rsidRPr="00000000">
        <w:rPr>
          <w:color w:val="ff0000"/>
          <w:rtl w:val="0"/>
        </w:rPr>
        <w:t xml:space="preserve"> </w:t>
      </w:r>
    </w:p>
    <w:p w:rsidR="00000000" w:rsidDel="00000000" w:rsidP="00000000" w:rsidRDefault="00000000" w:rsidRPr="00000000" w14:paraId="000006CA">
      <w:pPr>
        <w:numPr>
          <w:ilvl w:val="0"/>
          <w:numId w:val="7"/>
        </w:numPr>
        <w:ind w:left="720" w:hanging="360"/>
        <w:rPr>
          <w:color w:val="ff0000"/>
        </w:rPr>
      </w:pPr>
      <w:r w:rsidDel="00000000" w:rsidR="00000000" w:rsidRPr="00000000">
        <w:rPr>
          <w:color w:val="ff0000"/>
          <w:rtl w:val="0"/>
        </w:rPr>
        <w:t xml:space="preserve">Even in spite of last minute elements beyond the team’s control, AfriSAR-2 was executed on time and at cost and data were collected. </w:t>
      </w:r>
    </w:p>
    <w:p w:rsidR="00000000" w:rsidDel="00000000" w:rsidP="00000000" w:rsidRDefault="00000000" w:rsidRPr="00000000" w14:paraId="000006CB">
      <w:pPr>
        <w:numPr>
          <w:ilvl w:val="0"/>
          <w:numId w:val="7"/>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CC">
      <w:pPr>
        <w:numPr>
          <w:ilvl w:val="1"/>
          <w:numId w:val="7"/>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CD">
      <w:pPr>
        <w:numPr>
          <w:ilvl w:val="2"/>
          <w:numId w:val="7"/>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CE">
      <w:pPr>
        <w:numPr>
          <w:ilvl w:val="2"/>
          <w:numId w:val="7"/>
        </w:numPr>
        <w:ind w:left="2160" w:hanging="360"/>
        <w:rPr>
          <w:color w:val="000000"/>
          <w:sz w:val="22"/>
          <w:szCs w:val="22"/>
        </w:rPr>
      </w:pPr>
      <w:r w:rsidDel="00000000" w:rsidR="00000000" w:rsidRPr="00000000">
        <w:rPr>
          <w:rtl w:val="0"/>
        </w:rPr>
        <w:t xml:space="preserve">ARSET, ….</w:t>
      </w:r>
      <w:r w:rsidDel="00000000" w:rsidR="00000000" w:rsidRPr="00000000">
        <w:rPr>
          <w:rtl w:val="0"/>
        </w:rPr>
      </w:r>
    </w:p>
    <w:p w:rsidR="00000000" w:rsidDel="00000000" w:rsidP="00000000" w:rsidRDefault="00000000" w:rsidRPr="00000000" w14:paraId="000006CF">
      <w:pPr>
        <w:rPr>
          <w:highlight w:val="yellow"/>
        </w:rPr>
      </w:pPr>
      <w:r w:rsidDel="00000000" w:rsidR="00000000" w:rsidRPr="00000000">
        <w:rPr>
          <w:rtl w:val="0"/>
        </w:rPr>
      </w:r>
    </w:p>
    <w:p w:rsidR="00000000" w:rsidDel="00000000" w:rsidP="00000000" w:rsidRDefault="00000000" w:rsidRPr="00000000" w14:paraId="000006D0">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D1">
      <w:pPr>
        <w:pStyle w:val="Heading3"/>
        <w:rPr/>
      </w:pPr>
      <w:bookmarkStart w:colFirst="0" w:colLast="0" w:name="_4bmujjquo8mq" w:id="57"/>
      <w:bookmarkEnd w:id="57"/>
      <w:r w:rsidDel="00000000" w:rsidR="00000000" w:rsidRPr="00000000">
        <w:rPr>
          <w:rtl w:val="0"/>
        </w:rPr>
        <w:t xml:space="preserve">7</w:t>
      </w:r>
      <w:r w:rsidDel="00000000" w:rsidR="00000000" w:rsidRPr="00000000">
        <w:rPr>
          <w:rtl w:val="0"/>
        </w:rPr>
        <w:t xml:space="preserve">.6 Co-funding</w:t>
      </w:r>
      <w:r w:rsidDel="00000000" w:rsidR="00000000" w:rsidRPr="00000000">
        <w:rPr>
          <w:rtl w:val="0"/>
        </w:rPr>
        <w:t xml:space="preserve"> Opportunities</w:t>
      </w:r>
    </w:p>
    <w:p w:rsidR="00000000" w:rsidDel="00000000" w:rsidP="00000000" w:rsidRDefault="00000000" w:rsidRPr="00000000" w14:paraId="000006D2">
      <w:pPr>
        <w:rPr/>
      </w:pPr>
      <w:r w:rsidDel="00000000" w:rsidR="00000000" w:rsidRPr="00000000">
        <w:rPr>
          <w:rtl w:val="0"/>
        </w:rPr>
        <w:t xml:space="preserve">PANGEA leverages Terrestrial Ecology investment for its core resources. The Optimal, Baseline, and Threshold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highlight w:val="yellow"/>
          <w:rtl w:val="0"/>
        </w:rPr>
        <w:t xml:space="preserve">Section 6.2</w:t>
      </w:r>
      <w:r w:rsidDel="00000000" w:rsidR="00000000" w:rsidRPr="00000000">
        <w:rPr>
          <w:rtl w:val="0"/>
        </w:rPr>
        <w:t xml:space="preserve"> represent stand-alone NASA </w:t>
      </w:r>
      <w:r w:rsidDel="00000000" w:rsidR="00000000" w:rsidRPr="00000000">
        <w:rPr>
          <w:rtl w:val="0"/>
        </w:rPr>
        <w:t xml:space="preserve">campaigns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and such widespread interest from the community, there is strong potential to augment or even exceed NASA’s contributions. During the scoping effort, the PANGEA leadership team has already made significant strides towards securing diverse </w:t>
      </w:r>
      <w:r w:rsidDel="00000000" w:rsidR="00000000" w:rsidRPr="00000000">
        <w:rPr>
          <w:rtl w:val="0"/>
        </w:rPr>
        <w:t xml:space="preserve">sources of funding </w:t>
      </w:r>
      <w:r w:rsidDel="00000000" w:rsidR="00000000" w:rsidRPr="00000000">
        <w:rPr>
          <w:rtl w:val="0"/>
        </w:rPr>
        <w:t xml:space="preserve">to leverage NASA’s investment, to the benefit of the US taxpayer.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outside of NASA’s scope, including direct support for international </w:t>
      </w:r>
      <w:r w:rsidDel="00000000" w:rsidR="00000000" w:rsidRPr="00000000">
        <w:rPr>
          <w:rtl w:val="0"/>
        </w:rPr>
        <w:t xml:space="preserve">partners</w:t>
      </w:r>
      <w:r w:rsidDel="00000000" w:rsidR="00000000" w:rsidRPr="00000000">
        <w:rPr>
          <w:rtl w:val="0"/>
        </w:rPr>
        <w:t xml:space="preserve"> and taking NASA Earth Science to Action efforts to implementation. Opportunities to leverage additional support from partners interested in teaming up with NASA include example partners listed in </w:t>
      </w:r>
      <w:commentRangeStart w:id="764"/>
      <w:r w:rsidDel="00000000" w:rsidR="00000000" w:rsidRPr="00000000">
        <w:rPr>
          <w:highlight w:val="yellow"/>
          <w:rtl w:val="0"/>
        </w:rPr>
        <w:t xml:space="preserve">Table X.</w:t>
      </w:r>
      <w:r w:rsidDel="00000000" w:rsidR="00000000" w:rsidRPr="00000000">
        <w:rPr>
          <w:rtl w:val="0"/>
        </w:rPr>
        <w:t xml:space="preserve"> For further details, see </w:t>
      </w:r>
      <w:r w:rsidDel="00000000" w:rsidR="00000000" w:rsidRPr="00000000">
        <w:rPr>
          <w:highlight w:val="yellow"/>
          <w:rtl w:val="0"/>
        </w:rPr>
        <w:t xml:space="preserve">Appendix X</w:t>
      </w:r>
      <w:r w:rsidDel="00000000" w:rsidR="00000000" w:rsidRPr="00000000">
        <w:rPr>
          <w:rtl w:val="0"/>
        </w:rPr>
        <w:t xml:space="preserve"> - Letters of Support. </w:t>
      </w:r>
      <w:commentRangeEnd w:id="764"/>
      <w:r w:rsidDel="00000000" w:rsidR="00000000" w:rsidRPr="00000000">
        <w:commentReference w:id="764"/>
      </w:r>
      <w:r w:rsidDel="00000000" w:rsidR="00000000" w:rsidRPr="00000000">
        <w:rPr>
          <w:rtl w:val="0"/>
        </w:rPr>
      </w:r>
    </w:p>
    <w:p w:rsidR="00000000" w:rsidDel="00000000" w:rsidP="00000000" w:rsidRDefault="00000000" w:rsidRPr="00000000" w14:paraId="000006D3">
      <w:pPr>
        <w:rPr>
          <w:color w:val="ff0000"/>
        </w:rPr>
      </w:pPr>
      <w:r w:rsidDel="00000000" w:rsidR="00000000" w:rsidRPr="00000000">
        <w:rPr>
          <w:rtl w:val="0"/>
        </w:rPr>
      </w:r>
    </w:p>
    <w:p w:rsidR="00000000" w:rsidDel="00000000" w:rsidP="00000000" w:rsidRDefault="00000000" w:rsidRPr="00000000" w14:paraId="000006D4">
      <w:pPr>
        <w:rPr>
          <w:color w:val="ff0000"/>
        </w:rPr>
      </w:pPr>
      <w:r w:rsidDel="00000000" w:rsidR="00000000" w:rsidRPr="00000000">
        <w:rPr>
          <w:rtl w:val="0"/>
        </w:rPr>
        <w:t xml:space="preserve">The PANGEA team will work with non-NASA sponsors to detail their contributions while developing the PANGEA Concise Experimental Plan. This process will include 1) defining activities and funders to ensure support is complementary and not duplicative; 2) streamlining management, communication, and oversight between donors; and 3) addressing any data security concerns. PANGEA will </w:t>
      </w:r>
      <w:r w:rsidDel="00000000" w:rsidR="00000000" w:rsidRPr="00000000">
        <w:rPr>
          <w:rtl w:val="0"/>
        </w:rPr>
        <w:t xml:space="preserve">demonstrate</w:t>
      </w:r>
      <w:r w:rsidDel="00000000" w:rsidR="00000000" w:rsidRPr="00000000">
        <w:rPr>
          <w:rtl w:val="0"/>
        </w:rPr>
        <w:t xml:space="preserve"> how to successfully blend NASA and non-NASA resources to address critical Earth science knowledge gaps, and serve as a prototype for NASA to advance such partnerships in the future. To accomplish this, PANGEA will answer the following questions:</w:t>
      </w:r>
      <w:r w:rsidDel="00000000" w:rsidR="00000000" w:rsidRPr="00000000">
        <w:rPr>
          <w:rtl w:val="0"/>
        </w:rPr>
      </w:r>
    </w:p>
    <w:p w:rsidR="00000000" w:rsidDel="00000000" w:rsidP="00000000" w:rsidRDefault="00000000" w:rsidRPr="00000000" w14:paraId="000006D5">
      <w:pPr>
        <w:numPr>
          <w:ilvl w:val="0"/>
          <w:numId w:val="38"/>
        </w:numPr>
        <w:spacing w:after="120" w:before="120" w:lineRule="auto"/>
        <w:ind w:left="720" w:hanging="360"/>
        <w:rPr>
          <w:i w:val="1"/>
        </w:rPr>
      </w:pPr>
      <w:r w:rsidDel="00000000" w:rsidR="00000000" w:rsidRPr="00000000">
        <w:rPr>
          <w:i w:val="1"/>
          <w:rtl w:val="0"/>
        </w:rPr>
        <w:t xml:space="preserve">How can diverse sponsors work synergistically to advance remote sensing and terrestrial ecological research?</w:t>
      </w:r>
    </w:p>
    <w:p w:rsidR="00000000" w:rsidDel="00000000" w:rsidP="00000000" w:rsidRDefault="00000000" w:rsidRPr="00000000" w14:paraId="000006D6">
      <w:pPr>
        <w:numPr>
          <w:ilvl w:val="0"/>
          <w:numId w:val="38"/>
        </w:numPr>
        <w:spacing w:after="120" w:before="120" w:lineRule="auto"/>
        <w:ind w:left="720" w:hanging="360"/>
        <w:rPr>
          <w:i w:val="1"/>
        </w:rPr>
      </w:pPr>
      <w:r w:rsidDel="00000000" w:rsidR="00000000" w:rsidRPr="00000000">
        <w:rPr>
          <w:i w:val="1"/>
          <w:rtl w:val="0"/>
        </w:rPr>
        <w:t xml:space="preserve">How can complementary funding enhance NASA’s work?  </w:t>
      </w:r>
    </w:p>
    <w:p w:rsidR="00000000" w:rsidDel="00000000" w:rsidP="00000000" w:rsidRDefault="00000000" w:rsidRPr="00000000" w14:paraId="000006D7">
      <w:pPr>
        <w:numPr>
          <w:ilvl w:val="0"/>
          <w:numId w:val="38"/>
        </w:numPr>
        <w:spacing w:after="120" w:before="120" w:lineRule="auto"/>
        <w:ind w:left="720" w:hanging="360"/>
        <w:rPr>
          <w:i w:val="1"/>
        </w:rPr>
      </w:pPr>
      <w:r w:rsidDel="00000000" w:rsidR="00000000" w:rsidRPr="00000000">
        <w:rPr>
          <w:i w:val="1"/>
          <w:rtl w:val="0"/>
        </w:rPr>
        <w:t xml:space="preserve">What data sharing and security approaches work when there are multiple sponsors?</w:t>
      </w:r>
    </w:p>
    <w:p w:rsidR="00000000" w:rsidDel="00000000" w:rsidP="00000000" w:rsidRDefault="00000000" w:rsidRPr="00000000" w14:paraId="000006D8">
      <w:pPr>
        <w:numPr>
          <w:ilvl w:val="0"/>
          <w:numId w:val="38"/>
        </w:numPr>
        <w:spacing w:after="120" w:before="120" w:lineRule="auto"/>
        <w:ind w:left="720" w:hanging="360"/>
        <w:rPr>
          <w:i w:val="1"/>
        </w:rPr>
      </w:pPr>
      <w:r w:rsidDel="00000000" w:rsidR="00000000" w:rsidRPr="00000000">
        <w:rPr>
          <w:i w:val="1"/>
          <w:rtl w:val="0"/>
        </w:rPr>
        <w:t xml:space="preserve">How can reporting and communications to diverse sponsors be streamlined?</w:t>
      </w: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tbl>
      <w:tblPr>
        <w:tblStyle w:val="Table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00"/>
        <w:gridCol w:w="1725"/>
        <w:gridCol w:w="1800"/>
        <w:gridCol w:w="1725"/>
        <w:tblGridChange w:id="0">
          <w:tblGrid>
            <w:gridCol w:w="2010"/>
            <w:gridCol w:w="1500"/>
            <w:gridCol w:w="1725"/>
            <w:gridCol w:w="1800"/>
            <w:gridCol w:w="172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A">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 </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DF">
            <w:pPr>
              <w:widowControl w:val="0"/>
              <w:rPr>
                <w:sz w:val="20"/>
                <w:szCs w:val="20"/>
              </w:rPr>
            </w:pPr>
            <w:r w:rsidDel="00000000" w:rsidR="00000000" w:rsidRPr="00000000">
              <w:rPr>
                <w:rFonts w:ascii="Avenir" w:cs="Avenir" w:eastAsia="Avenir" w:hAnsi="Avenir"/>
                <w:b w:val="1"/>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0">
            <w:pPr>
              <w:widowControl w:val="0"/>
              <w:rPr>
                <w:sz w:val="20"/>
                <w:szCs w:val="20"/>
              </w:rPr>
            </w:pPr>
            <w:r w:rsidDel="00000000" w:rsidR="00000000" w:rsidRPr="00000000">
              <w:rPr>
                <w:rFonts w:ascii="Avenir" w:cs="Avenir" w:eastAsia="Avenir" w:hAnsi="Avenir"/>
                <w:b w:val="1"/>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1">
            <w:pPr>
              <w:widowControl w:val="0"/>
              <w:rPr>
                <w:sz w:val="20"/>
                <w:szCs w:val="20"/>
              </w:rPr>
            </w:pPr>
            <w:r w:rsidDel="00000000" w:rsidR="00000000" w:rsidRPr="00000000">
              <w:rPr>
                <w:rFonts w:ascii="Avenir" w:cs="Avenir" w:eastAsia="Avenir" w:hAnsi="Avenir"/>
                <w:b w:val="1"/>
                <w:sz w:val="20"/>
                <w:szCs w:val="20"/>
                <w:rtl w:val="0"/>
              </w:rPr>
              <w:t xml:space="preserve">Research</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2">
            <w:pPr>
              <w:widowControl w:val="0"/>
              <w:rPr>
                <w:sz w:val="20"/>
                <w:szCs w:val="20"/>
              </w:rPr>
            </w:pPr>
            <w:r w:rsidDel="00000000" w:rsidR="00000000" w:rsidRPr="00000000">
              <w:rPr>
                <w:rFonts w:ascii="Avenir" w:cs="Avenir" w:eastAsia="Avenir" w:hAnsi="Avenir"/>
                <w:b w:val="1"/>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3">
            <w:pPr>
              <w:widowControl w:val="0"/>
              <w:rPr>
                <w:sz w:val="20"/>
                <w:szCs w:val="20"/>
              </w:rPr>
            </w:pPr>
            <w:r w:rsidDel="00000000" w:rsidR="00000000" w:rsidRPr="00000000">
              <w:rPr>
                <w:rFonts w:ascii="Avenir" w:cs="Avenir" w:eastAsia="Avenir" w:hAnsi="Avenir"/>
                <w:b w:val="1"/>
                <w:sz w:val="20"/>
                <w:szCs w:val="20"/>
                <w:rtl w:val="0"/>
              </w:rPr>
              <w:t xml:space="preserve">Applications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E4">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E5">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E6">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7">
            <w:pPr>
              <w:widowControl w:val="0"/>
              <w:rPr>
                <w:sz w:val="20"/>
                <w:szCs w:val="20"/>
              </w:rPr>
            </w:pPr>
            <w:r w:rsidDel="00000000" w:rsidR="00000000" w:rsidRPr="00000000">
              <w:rPr>
                <w:rFonts w:ascii="Avenir" w:cs="Avenir" w:eastAsia="Avenir" w:hAnsi="Avenir"/>
                <w:sz w:val="20"/>
                <w:szCs w:val="20"/>
                <w:rtl w:val="0"/>
              </w:rPr>
              <w:t xml:space="preserve">NASA ARSET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8">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E9">
            <w:pPr>
              <w:widowControl w:val="0"/>
              <w:rPr>
                <w:sz w:val="20"/>
                <w:szCs w:val="20"/>
              </w:rPr>
            </w:pPr>
            <w:r w:rsidDel="00000000" w:rsidR="00000000" w:rsidRPr="00000000">
              <w:rPr>
                <w:rFonts w:ascii="Avenir" w:cs="Avenir" w:eastAsia="Avenir" w:hAnsi="Avenir"/>
                <w:sz w:val="20"/>
                <w:szCs w:val="20"/>
                <w:rtl w:val="0"/>
              </w:rPr>
              <w:t xml:space="preserve">AGEOS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EA">
            <w:pPr>
              <w:widowControl w:val="0"/>
              <w:rPr>
                <w:sz w:val="20"/>
                <w:szCs w:val="20"/>
              </w:rPr>
            </w:pPr>
            <w:r w:rsidDel="00000000" w:rsidR="00000000" w:rsidRPr="00000000">
              <w:rPr>
                <w:rFonts w:ascii="Avenir" w:cs="Avenir" w:eastAsia="Avenir" w:hAnsi="Avenir"/>
                <w:sz w:val="20"/>
                <w:szCs w:val="20"/>
                <w:rtl w:val="0"/>
              </w:rPr>
              <w:t xml:space="preserve">DAACs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B">
            <w:pPr>
              <w:widowControl w:val="0"/>
              <w:rPr>
                <w:sz w:val="20"/>
                <w:szCs w:val="20"/>
              </w:rPr>
            </w:pPr>
            <w:r w:rsidDel="00000000" w:rsidR="00000000" w:rsidRPr="00000000">
              <w:rPr>
                <w:sz w:val="20"/>
                <w:szCs w:val="20"/>
                <w:rtl w:val="0"/>
              </w:rPr>
              <w:t xml:space="preserve">NASA R&amp;A more broadly</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C">
            <w:pPr>
              <w:widowControl w:val="0"/>
              <w:rPr>
                <w:sz w:val="20"/>
                <w:szCs w:val="20"/>
              </w:rPr>
            </w:pPr>
            <w:r w:rsidDel="00000000" w:rsidR="00000000" w:rsidRPr="00000000">
              <w:rPr>
                <w:rFonts w:ascii="Avenir" w:cs="Avenir" w:eastAsia="Avenir" w:hAnsi="Avenir"/>
                <w:sz w:val="20"/>
                <w:szCs w:val="20"/>
                <w:rtl w:val="0"/>
              </w:rPr>
              <w:t xml:space="preserve">NASA DEVELOP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D">
            <w:pPr>
              <w:widowControl w:val="0"/>
              <w:rPr>
                <w:sz w:val="20"/>
                <w:szCs w:val="20"/>
              </w:rPr>
            </w:pPr>
            <w:r w:rsidDel="00000000" w:rsidR="00000000" w:rsidRPr="00000000">
              <w:rPr>
                <w:rFonts w:ascii="Avenir" w:cs="Avenir" w:eastAsia="Avenir" w:hAnsi="Avenir"/>
                <w:sz w:val="20"/>
                <w:szCs w:val="20"/>
                <w:rtl w:val="0"/>
              </w:rPr>
              <w:t xml:space="preserve">Bezos Earth Fund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EE">
            <w:pPr>
              <w:widowControl w:val="0"/>
              <w:rPr>
                <w:sz w:val="20"/>
                <w:szCs w:val="20"/>
              </w:rPr>
            </w:pPr>
            <w:r w:rsidDel="00000000" w:rsidR="00000000" w:rsidRPr="00000000">
              <w:rPr>
                <w:rFonts w:ascii="Avenir" w:cs="Avenir" w:eastAsia="Avenir" w:hAnsi="Avenir"/>
                <w:sz w:val="20"/>
                <w:szCs w:val="20"/>
                <w:rtl w:val="0"/>
              </w:rPr>
              <w:t xml:space="preserve">ESA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F">
            <w:pPr>
              <w:widowControl w:val="0"/>
              <w:rPr>
                <w:sz w:val="20"/>
                <w:szCs w:val="20"/>
              </w:rPr>
            </w:pPr>
            <w:r w:rsidDel="00000000" w:rsidR="00000000" w:rsidRPr="00000000">
              <w:rPr>
                <w:rFonts w:ascii="Avenir" w:cs="Avenir" w:eastAsia="Avenir" w:hAnsi="Avenir"/>
                <w:sz w:val="20"/>
                <w:szCs w:val="20"/>
                <w:rtl w:val="0"/>
              </w:rPr>
              <w:t xml:space="preserve">AmeriFlux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F0">
            <w:pPr>
              <w:widowControl w:val="0"/>
              <w:rPr>
                <w:sz w:val="20"/>
                <w:szCs w:val="20"/>
              </w:rPr>
            </w:pPr>
            <w:r w:rsidDel="00000000" w:rsidR="00000000" w:rsidRPr="00000000">
              <w:rPr>
                <w:rFonts w:ascii="Avenir" w:cs="Avenir" w:eastAsia="Avenir" w:hAnsi="Avenir"/>
                <w:sz w:val="20"/>
                <w:szCs w:val="20"/>
                <w:rtl w:val="0"/>
              </w:rPr>
              <w:t xml:space="preserve">NSF</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F1">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2">
            <w:pPr>
              <w:widowControl w:val="0"/>
              <w:rPr>
                <w:sz w:val="20"/>
                <w:szCs w:val="20"/>
              </w:rPr>
            </w:pPr>
            <w:r w:rsidDel="00000000" w:rsidR="00000000" w:rsidRPr="00000000">
              <w:rPr>
                <w:rFonts w:ascii="Avenir" w:cs="Avenir" w:eastAsia="Avenir" w:hAnsi="Avenir"/>
                <w:sz w:val="20"/>
                <w:szCs w:val="20"/>
                <w:rtl w:val="0"/>
              </w:rPr>
              <w:t xml:space="preserve">NICFI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F3">
            <w:pPr>
              <w:widowControl w:val="0"/>
              <w:rPr>
                <w:sz w:val="20"/>
                <w:szCs w:val="20"/>
              </w:rPr>
            </w:pPr>
            <w:r w:rsidDel="00000000" w:rsidR="00000000" w:rsidRPr="00000000">
              <w:rPr>
                <w:rFonts w:ascii="Avenir" w:cs="Avenir" w:eastAsia="Avenir" w:hAnsi="Avenir"/>
                <w:sz w:val="20"/>
                <w:szCs w:val="20"/>
                <w:rtl w:val="0"/>
              </w:rPr>
              <w:t xml:space="preserve">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4">
            <w:pPr>
              <w:widowControl w:val="0"/>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F5">
            <w:pPr>
              <w:widowControl w:val="0"/>
              <w:rPr>
                <w:sz w:val="20"/>
                <w:szCs w:val="20"/>
              </w:rPr>
            </w:pPr>
            <w:r w:rsidDel="00000000" w:rsidR="00000000" w:rsidRPr="00000000">
              <w:rPr>
                <w:rFonts w:ascii="Avenir" w:cs="Avenir" w:eastAsia="Avenir" w:hAnsi="Avenir"/>
                <w:sz w:val="20"/>
                <w:szCs w:val="20"/>
                <w:rtl w:val="0"/>
              </w:rPr>
              <w:t xml:space="preserve">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F6">
            <w:pPr>
              <w:widowControl w:val="0"/>
              <w:rPr>
                <w:sz w:val="20"/>
                <w:szCs w:val="20"/>
              </w:rPr>
            </w:pPr>
            <w:r w:rsidDel="00000000" w:rsidR="00000000" w:rsidRPr="00000000">
              <w:rPr>
                <w:rFonts w:ascii="Avenir" w:cs="Avenir" w:eastAsia="Avenir" w:hAnsi="Avenir"/>
                <w:sz w:val="20"/>
                <w:szCs w:val="20"/>
                <w:rtl w:val="0"/>
              </w:rPr>
              <w:t xml:space="preserve">NASA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7">
            <w:pPr>
              <w:widowControl w:val="0"/>
              <w:rPr>
                <w:sz w:val="20"/>
                <w:szCs w:val="20"/>
              </w:rPr>
            </w:pPr>
            <w:r w:rsidDel="00000000" w:rsidR="00000000" w:rsidRPr="00000000">
              <w:rPr>
                <w:rFonts w:ascii="Avenir" w:cs="Avenir" w:eastAsia="Avenir" w:hAnsi="Avenir"/>
                <w:sz w:val="20"/>
                <w:szCs w:val="20"/>
                <w:rtl w:val="0"/>
              </w:rPr>
              <w:t xml:space="preserve">WRI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F8">
            <w:pPr>
              <w:widowControl w:val="0"/>
              <w:rPr>
                <w:sz w:val="20"/>
                <w:szCs w:val="20"/>
              </w:rPr>
            </w:pPr>
            <w:r w:rsidDel="00000000" w:rsidR="00000000" w:rsidRPr="00000000">
              <w:rPr>
                <w:rFonts w:ascii="Avenir" w:cs="Avenir" w:eastAsia="Avenir" w:hAnsi="Avenir"/>
                <w:color w:val="ff0000"/>
                <w:sz w:val="20"/>
                <w:szCs w:val="20"/>
                <w:rtl w:val="0"/>
              </w:rPr>
              <w:t xml:space="preserve">other space agencies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9">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FA">
            <w:pPr>
              <w:widowControl w:val="0"/>
              <w:rPr>
                <w:sz w:val="20"/>
                <w:szCs w:val="20"/>
              </w:rPr>
            </w:pPr>
            <w:r w:rsidDel="00000000" w:rsidR="00000000" w:rsidRPr="00000000">
              <w:rPr>
                <w:rFonts w:ascii="Avenir" w:cs="Avenir" w:eastAsia="Avenir" w:hAnsi="Avenir"/>
                <w:sz w:val="20"/>
                <w:szCs w:val="20"/>
                <w:rtl w:val="0"/>
              </w:rPr>
              <w:t xml:space="preserve">UK NERC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C">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FF">
            <w:pPr>
              <w:widowControl w:val="0"/>
              <w:rPr>
                <w:sz w:val="20"/>
                <w:szCs w:val="20"/>
              </w:rPr>
            </w:pPr>
            <w:r w:rsidDel="00000000" w:rsidR="00000000" w:rsidRPr="00000000">
              <w:rPr>
                <w:rFonts w:ascii="Avenir" w:cs="Avenir" w:eastAsia="Avenir" w:hAnsi="Avenir"/>
                <w:sz w:val="20"/>
                <w:szCs w:val="20"/>
                <w:rtl w:val="0"/>
              </w:rPr>
              <w:t xml:space="preserve">EU...?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701">
            <w:pPr>
              <w:widowControl w:val="0"/>
              <w:rPr>
                <w:sz w:val="20"/>
                <w:szCs w:val="20"/>
              </w:rPr>
            </w:pPr>
            <w:r w:rsidDel="00000000" w:rsidR="00000000" w:rsidRPr="00000000">
              <w:rPr>
                <w:rFonts w:ascii="Avenir" w:cs="Avenir" w:eastAsia="Avenir" w:hAnsi="Avenir"/>
                <w:sz w:val="20"/>
                <w:szCs w:val="20"/>
                <w:rtl w:val="0"/>
              </w:rPr>
              <w:t xml:space="preserve">USAID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704">
            <w:pPr>
              <w:widowControl w:val="0"/>
              <w:rPr>
                <w:sz w:val="20"/>
                <w:szCs w:val="20"/>
              </w:rPr>
            </w:pPr>
            <w:r w:rsidDel="00000000" w:rsidR="00000000" w:rsidRPr="00000000">
              <w:rPr>
                <w:rFonts w:ascii="Avenir" w:cs="Avenir" w:eastAsia="Avenir" w:hAnsi="Avenir"/>
                <w:sz w:val="20"/>
                <w:szCs w:val="20"/>
                <w:rtl w:val="0"/>
              </w:rPr>
              <w:t xml:space="preserve">FAPESP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706">
            <w:pPr>
              <w:widowControl w:val="0"/>
              <w:rPr>
                <w:sz w:val="20"/>
                <w:szCs w:val="20"/>
              </w:rPr>
            </w:pPr>
            <w:r w:rsidDel="00000000" w:rsidR="00000000" w:rsidRPr="00000000">
              <w:rPr>
                <w:rFonts w:ascii="Avenir" w:cs="Avenir" w:eastAsia="Avenir" w:hAnsi="Avenir"/>
                <w:b w:val="1"/>
                <w:sz w:val="20"/>
                <w:szCs w:val="20"/>
                <w:rtl w:val="0"/>
              </w:rPr>
              <w:t xml:space="preserve">other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709">
            <w:pPr>
              <w:widowControl w:val="0"/>
              <w:rPr>
                <w:sz w:val="20"/>
                <w:szCs w:val="20"/>
              </w:rPr>
            </w:pPr>
            <w:r w:rsidDel="00000000" w:rsidR="00000000" w:rsidRPr="00000000">
              <w:rPr>
                <w:rFonts w:ascii="Avenir" w:cs="Avenir" w:eastAsia="Avenir" w:hAnsi="Avenir"/>
                <w:sz w:val="20"/>
                <w:szCs w:val="20"/>
                <w:rtl w:val="0"/>
              </w:rPr>
              <w:t xml:space="preserve">Schmidt Sciences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70E">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3">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716">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1B">
            <w:pPr>
              <w:widowControl w:val="0"/>
              <w:rPr>
                <w:sz w:val="20"/>
                <w:szCs w:val="20"/>
              </w:rPr>
            </w:pPr>
            <w:r w:rsidDel="00000000" w:rsidR="00000000" w:rsidRPr="00000000">
              <w:rPr>
                <w:sz w:val="20"/>
                <w:szCs w:val="20"/>
                <w:rtl w:val="0"/>
              </w:rPr>
              <w:t xml:space="preserve">NASA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720">
            <w:pPr>
              <w:widowControl w:val="0"/>
              <w:rPr>
                <w:sz w:val="20"/>
                <w:szCs w:val="20"/>
              </w:rPr>
            </w:pPr>
            <w:r w:rsidDel="00000000" w:rsidR="00000000" w:rsidRPr="00000000">
              <w:rPr>
                <w:sz w:val="20"/>
                <w:szCs w:val="20"/>
                <w:rtl w:val="0"/>
              </w:rPr>
              <w:t xml:space="preserve">US government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725">
            <w:pPr>
              <w:widowControl w:val="0"/>
              <w:rPr>
                <w:sz w:val="20"/>
                <w:szCs w:val="20"/>
              </w:rPr>
            </w:pPr>
            <w:r w:rsidDel="00000000" w:rsidR="00000000" w:rsidRPr="00000000">
              <w:rPr>
                <w:sz w:val="20"/>
                <w:szCs w:val="20"/>
                <w:rtl w:val="0"/>
              </w:rPr>
              <w:t xml:space="preserve">International govt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72A">
            <w:pPr>
              <w:widowControl w:val="0"/>
              <w:rPr>
                <w:sz w:val="20"/>
                <w:szCs w:val="20"/>
              </w:rPr>
            </w:pPr>
            <w:r w:rsidDel="00000000" w:rsidR="00000000" w:rsidRPr="00000000">
              <w:rPr>
                <w:sz w:val="20"/>
                <w:szCs w:val="20"/>
                <w:rtl w:val="0"/>
              </w:rPr>
              <w:t xml:space="preserve">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rPr>
                <w:sz w:val="20"/>
                <w:szCs w:val="20"/>
              </w:rPr>
            </w:pPr>
            <w:r w:rsidDel="00000000" w:rsidR="00000000" w:rsidRPr="00000000">
              <w:rPr>
                <w:rtl w:val="0"/>
              </w:rPr>
            </w:r>
          </w:p>
        </w:tc>
      </w:tr>
    </w:tbl>
    <w:p w:rsidR="00000000" w:rsidDel="00000000" w:rsidP="00000000" w:rsidRDefault="00000000" w:rsidRPr="00000000" w14:paraId="0000072F">
      <w:pPr>
        <w:pStyle w:val="Heading3"/>
        <w:rPr/>
      </w:pPr>
      <w:bookmarkStart w:colFirst="0" w:colLast="0" w:name="_igdor1b4j3oc" w:id="58"/>
      <w:bookmarkEnd w:id="58"/>
      <w:r w:rsidDel="00000000" w:rsidR="00000000" w:rsidRPr="00000000">
        <w:rPr>
          <w:rtl w:val="0"/>
        </w:rPr>
        <w:t xml:space="preserve">7.7 Open Science - Data Management and Sharing</w:t>
      </w:r>
      <w:r w:rsidDel="00000000" w:rsidR="00000000" w:rsidRPr="00000000">
        <w:rPr>
          <w:rtl w:val="0"/>
        </w:rPr>
      </w:r>
    </w:p>
    <w:p w:rsidR="00000000" w:rsidDel="00000000" w:rsidP="00000000" w:rsidRDefault="00000000" w:rsidRPr="00000000" w14:paraId="00000730">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in alignment with NASA’s Strategy for Open Science (Strategy for Data Management and Computing for Groundbreaking Science 2019-2024).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731">
      <w:pPr>
        <w:ind w:left="0" w:firstLine="0"/>
        <w:rPr/>
      </w:pPr>
      <w:r w:rsidDel="00000000" w:rsidR="00000000" w:rsidRPr="00000000">
        <w:rPr>
          <w:rtl w:val="0"/>
        </w:rPr>
      </w:r>
    </w:p>
    <w:p w:rsidR="00000000" w:rsidDel="00000000" w:rsidP="00000000" w:rsidRDefault="00000000" w:rsidRPr="00000000" w14:paraId="00000732">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733">
      <w:pPr>
        <w:rPr/>
      </w:pPr>
      <w:r w:rsidDel="00000000" w:rsidR="00000000" w:rsidRPr="00000000">
        <w:rPr>
          <w:rtl w:val="0"/>
        </w:rPr>
        <w:t xml:space="preserve">and science paradigms (e.g., western science paradigm, Indigenous ecological knowledge, Traditional ecological knowledge). </w:t>
      </w:r>
      <w:r w:rsidDel="00000000" w:rsidR="00000000" w:rsidRPr="00000000">
        <w:rPr>
          <w:rtl w:val="0"/>
        </w:rPr>
        <w:t xml:space="preserve">The PANGEA data management will adhere to the </w:t>
      </w:r>
      <w:commentRangeStart w:id="765"/>
      <w:commentRangeStart w:id="766"/>
      <w:r w:rsidDel="00000000" w:rsidR="00000000" w:rsidRPr="00000000">
        <w:rPr>
          <w:rtl w:val="0"/>
        </w:rPr>
        <w:t xml:space="preserve">FAIR</w:t>
      </w:r>
      <w:commentRangeEnd w:id="765"/>
      <w:r w:rsidDel="00000000" w:rsidR="00000000" w:rsidRPr="00000000">
        <w:commentReference w:id="765"/>
      </w:r>
      <w:commentRangeEnd w:id="766"/>
      <w:r w:rsidDel="00000000" w:rsidR="00000000" w:rsidRPr="00000000">
        <w:commentReference w:id="766"/>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PANGEA data collection, management, and use will also align with the </w:t>
      </w:r>
      <w:commentRangeStart w:id="767"/>
      <w:r w:rsidDel="00000000" w:rsidR="00000000" w:rsidRPr="00000000">
        <w:rPr>
          <w:rtl w:val="0"/>
        </w:rPr>
        <w:t xml:space="preserve">CARE</w:t>
      </w:r>
      <w:commentRangeEnd w:id="767"/>
      <w:r w:rsidDel="00000000" w:rsidR="00000000" w:rsidRPr="00000000">
        <w:commentReference w:id="767"/>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commentRangeStart w:id="768"/>
      <w:r w:rsidDel="00000000" w:rsidR="00000000" w:rsidRPr="00000000">
        <w:rPr>
          <w:rtl w:val="0"/>
        </w:rPr>
        <w:t xml:space="preserve">REF</w:t>
      </w:r>
      <w:commentRangeEnd w:id="768"/>
      <w:r w:rsidDel="00000000" w:rsidR="00000000" w:rsidRPr="00000000">
        <w:commentReference w:id="768"/>
      </w:r>
      <w:r w:rsidDel="00000000" w:rsidR="00000000" w:rsidRPr="00000000">
        <w:rPr>
          <w:rtl w:val="0"/>
        </w:rPr>
        <w:t xml:space="preserve">). </w:t>
      </w:r>
    </w:p>
    <w:p w:rsidR="00000000" w:rsidDel="00000000" w:rsidP="00000000" w:rsidRDefault="00000000" w:rsidRPr="00000000" w14:paraId="00000734">
      <w:pPr>
        <w:ind w:left="0" w:firstLine="0"/>
        <w:rPr/>
      </w:pPr>
      <w:r w:rsidDel="00000000" w:rsidR="00000000" w:rsidRPr="00000000">
        <w:rPr>
          <w:rtl w:val="0"/>
        </w:rPr>
      </w:r>
    </w:p>
    <w:p w:rsidR="00000000" w:rsidDel="00000000" w:rsidP="00000000" w:rsidRDefault="00000000" w:rsidRPr="00000000" w14:paraId="00000735">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769"/>
      <w:commentRangeStart w:id="770"/>
      <w:r w:rsidDel="00000000" w:rsidR="00000000" w:rsidRPr="00000000">
        <w:rPr>
          <w:highlight w:val="white"/>
          <w:rtl w:val="0"/>
        </w:rPr>
        <w:t xml:space="preserve">Cannon et al 2024</w:t>
      </w:r>
      <w:commentRangeEnd w:id="769"/>
      <w:r w:rsidDel="00000000" w:rsidR="00000000" w:rsidRPr="00000000">
        <w:commentReference w:id="769"/>
      </w:r>
      <w:commentRangeEnd w:id="770"/>
      <w:r w:rsidDel="00000000" w:rsidR="00000000" w:rsidRPr="00000000">
        <w:commentReference w:id="770"/>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736">
      <w:pPr>
        <w:numPr>
          <w:ilvl w:val="0"/>
          <w:numId w:val="8"/>
        </w:numPr>
        <w:spacing w:after="120" w:before="120" w:lineRule="auto"/>
        <w:ind w:left="720" w:hanging="360"/>
        <w:rPr>
          <w:i w:val="1"/>
        </w:rPr>
      </w:pPr>
      <w:r w:rsidDel="00000000" w:rsidR="00000000" w:rsidRPr="00000000">
        <w:rPr>
          <w:i w:val="1"/>
          <w:rtl w:val="0"/>
        </w:rPr>
        <w:t xml:space="preserve">Engage with partners, including IPLCs, during the development of the Concise Experimental Plan, well before data collection is conducted; </w:t>
      </w:r>
    </w:p>
    <w:p w:rsidR="00000000" w:rsidDel="00000000" w:rsidP="00000000" w:rsidRDefault="00000000" w:rsidRPr="00000000" w14:paraId="00000737">
      <w:pPr>
        <w:numPr>
          <w:ilvl w:val="0"/>
          <w:numId w:val="8"/>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Indigenous territories for research; </w:t>
      </w:r>
    </w:p>
    <w:p w:rsidR="00000000" w:rsidDel="00000000" w:rsidP="00000000" w:rsidRDefault="00000000" w:rsidRPr="00000000" w14:paraId="00000738">
      <w:pPr>
        <w:numPr>
          <w:ilvl w:val="0"/>
          <w:numId w:val="8"/>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739">
      <w:pPr>
        <w:numPr>
          <w:ilvl w:val="0"/>
          <w:numId w:val="8"/>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73A">
      <w:pPr>
        <w:numPr>
          <w:ilvl w:val="0"/>
          <w:numId w:val="8"/>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73B">
      <w:pPr>
        <w:numPr>
          <w:ilvl w:val="0"/>
          <w:numId w:val="8"/>
        </w:numPr>
        <w:spacing w:after="120" w:before="120" w:lineRule="auto"/>
        <w:ind w:left="720" w:hanging="360"/>
        <w:rPr>
          <w:i w:val="1"/>
        </w:rPr>
      </w:pPr>
      <w:r w:rsidDel="00000000" w:rsidR="00000000" w:rsidRPr="00000000">
        <w:rPr>
          <w:i w:val="1"/>
          <w:rtl w:val="0"/>
        </w:rPr>
        <w:t xml:space="preserve">Provide training to create tools for IPLCs that would support data collection, management, and dissemination.</w:t>
      </w:r>
    </w:p>
    <w:p w:rsidR="00000000" w:rsidDel="00000000" w:rsidP="00000000" w:rsidRDefault="00000000" w:rsidRPr="00000000" w14:paraId="0000073C">
      <w:pPr>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w:t>
      </w:r>
      <w:r w:rsidDel="00000000" w:rsidR="00000000" w:rsidRPr="00000000">
        <w:rPr>
          <w:highlight w:val="yellow"/>
          <w:rtl w:val="0"/>
        </w:rPr>
        <w:t xml:space="preserve">PANGEA Open Science Coordinating Group,</w:t>
      </w:r>
      <w:r w:rsidDel="00000000" w:rsidR="00000000" w:rsidRPr="00000000">
        <w:rPr>
          <w:rtl w:val="0"/>
        </w:rPr>
        <w:t xml:space="preserve">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Such agreements are an important first step to align expectations around issues associated with data and information management involving multiple territories, countries, </w:t>
      </w:r>
      <w:r w:rsidDel="00000000" w:rsidR="00000000" w:rsidRPr="00000000">
        <w:rPr>
          <w:rtl w:val="0"/>
        </w:rPr>
        <w:t xml:space="preserve">and agencies, including data sovereignty. </w:t>
      </w:r>
      <w:r w:rsidDel="00000000" w:rsidR="00000000" w:rsidRPr="00000000">
        <w:rPr>
          <w:rtl w:val="0"/>
        </w:rPr>
        <w:t xml:space="preserve">In exchange for their contribution of data products, PANGEA partners will have access to all of the data produced by the NASA team, which will be freely and publicly available, along with access to the NASA expertise and PANGEA collaboration and training opportunities aimed at supporting research led by researchers and Indigenous partners in the tropics. This includes prioritizing publications first-authored by early- and mid-career researchers from the tropics and advancing Indigenous-led research. </w:t>
      </w: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PANGEA will follow guidelines from the NASA Earth Science Data Preservation Content Specification ( </w:t>
      </w:r>
      <w:hyperlink r:id="rId160">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161">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73F">
      <w:pPr>
        <w:ind w:left="0" w:firstLine="0"/>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In collaboration with partners, the PANGEA Project Office will develop a </w:t>
      </w:r>
      <w:r w:rsidDel="00000000" w:rsidR="00000000" w:rsidRPr="00000000">
        <w:rPr>
          <w:b w:val="1"/>
          <w:rtl w:val="0"/>
        </w:rPr>
        <w:t xml:space="preserve">PANGEA Information Portal (PIP) </w:t>
      </w:r>
      <w:r w:rsidDel="00000000" w:rsidR="00000000" w:rsidRPr="00000000">
        <w:rPr>
          <w:rtl w:val="0"/>
        </w:rPr>
        <w:t xml:space="preserve">to point to PANGEA datasets.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w:t>
      </w:r>
      <w:r w:rsidDel="00000000" w:rsidR="00000000" w:rsidRPr="00000000">
        <w:rPr>
          <w:rtl w:val="0"/>
        </w:rPr>
        <w:t xml:space="preserve"> and Project Office </w:t>
      </w:r>
      <w:r w:rsidDel="00000000" w:rsidR="00000000" w:rsidRPr="00000000">
        <w:rPr>
          <w:rtl w:val="0"/>
        </w:rPr>
        <w:t xml:space="preserve">will advise the project office and work closely with data owners when collating and linking to existing data sources to ensure data sharing is collaborative and ethical, and respects the rights and ownership of data already collected in concordance with FAIR and CARE principles. For example, e</w:t>
      </w:r>
      <w:r w:rsidDel="00000000" w:rsidR="00000000" w:rsidRPr="00000000">
        <w:rPr>
          <w:rtl w:val="0"/>
        </w:rPr>
        <w:t xml:space="preserve">ngagement with IPLC partners will prioritize early and ongoing conversations about what types of information and data are ethical to share on this portal.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IPLC partners. Specific modes of communication will be determined in collaboration with IPLC partners, and will likely be landscape specific. </w:t>
      </w:r>
    </w:p>
    <w:p w:rsidR="00000000" w:rsidDel="00000000" w:rsidP="00000000" w:rsidRDefault="00000000" w:rsidRPr="00000000" w14:paraId="00000743">
      <w:pPr>
        <w:ind w:left="0" w:firstLine="0"/>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to the extent possible. Active code development will ideally be through open collaborative platforms, like GitHub, when appropriate.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w:t>
      </w:r>
      <w:r w:rsidDel="00000000" w:rsidR="00000000" w:rsidRPr="00000000">
        <w:rPr>
          <w:rtl w:val="0"/>
        </w:rPr>
        <w:t xml:space="preserve">For example, </w:t>
      </w:r>
      <w:r w:rsidDel="00000000" w:rsidR="00000000" w:rsidRPr="00000000">
        <w:rPr>
          <w:rtl w:val="0"/>
        </w:rPr>
        <w:t xml:space="preserve">FLUXNET is a network of networks </w:t>
      </w:r>
      <w:r w:rsidDel="00000000" w:rsidR="00000000" w:rsidRPr="00000000">
        <w:rPr>
          <w:rtl w:val="0"/>
        </w:rPr>
        <w:t xml:space="preserve">organized</w:t>
      </w:r>
      <w:r w:rsidDel="00000000" w:rsidR="00000000" w:rsidRPr="00000000">
        <w:rPr>
          <w:rtl w:val="0"/>
        </w:rPr>
        <w:t xml:space="preserve"> on the basis of a set of Regional and Continental Networks (such AmeriFlux and NEON in the Americas, ICOS in Europe, OzFlux and TERN in Australia and SAEON in South Africa) with the aim to make </w:t>
      </w:r>
      <w:r w:rsidDel="00000000" w:rsidR="00000000" w:rsidRPr="00000000">
        <w:rPr>
          <w:rtl w:val="0"/>
        </w:rPr>
        <w:t xml:space="preserve">available</w:t>
      </w:r>
      <w:r w:rsidDel="00000000" w:rsidR="00000000" w:rsidRPr="00000000">
        <w:rPr>
          <w:rtl w:val="0"/>
        </w:rPr>
        <w:t xml:space="preserve"> standardized eddy covariance measurements globally. FLUXNET invested in the definition of standards in the processing and data distribution and it is moving toward the FAIR implementation and for this reason PANGEA will work with FLUXNET and its Regional Networks to develop new and specific products, formats and tools.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162">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 and established a number of useful contacts also in the PANGEA framework.</w:t>
      </w:r>
      <w:r w:rsidDel="00000000" w:rsidR="00000000" w:rsidRPr="00000000">
        <w:rPr>
          <w:rtl w:val="0"/>
        </w:rPr>
      </w:r>
    </w:p>
    <w:p w:rsidR="00000000" w:rsidDel="00000000" w:rsidP="00000000" w:rsidRDefault="00000000" w:rsidRPr="00000000" w14:paraId="00000745">
      <w:pPr>
        <w:rPr>
          <w:color w:val="ff0000"/>
        </w:rPr>
      </w:pPr>
      <w:r w:rsidDel="00000000" w:rsidR="00000000" w:rsidRPr="00000000">
        <w:rPr>
          <w:rtl w:val="0"/>
        </w:rPr>
      </w:r>
    </w:p>
    <w:p w:rsidR="00000000" w:rsidDel="00000000" w:rsidP="00000000" w:rsidRDefault="00000000" w:rsidRPr="00000000" w14:paraId="00000746">
      <w:pPr>
        <w:rPr>
          <w:color w:val="ff0000"/>
        </w:rPr>
      </w:pPr>
      <w:r w:rsidDel="00000000" w:rsidR="00000000" w:rsidRPr="00000000">
        <w:rPr>
          <w:color w:val="ff0000"/>
          <w:rtl w:val="0"/>
        </w:rPr>
        <w:t xml:space="preserve">In addition, the </w:t>
      </w:r>
      <w:commentRangeStart w:id="771"/>
      <w:r w:rsidDel="00000000" w:rsidR="00000000" w:rsidRPr="00000000">
        <w:rPr>
          <w:color w:val="ff0000"/>
          <w:rtl w:val="0"/>
        </w:rPr>
        <w:t xml:space="preserve">drone XYZ</w:t>
      </w:r>
      <w:commentRangeEnd w:id="771"/>
      <w:r w:rsidDel="00000000" w:rsidR="00000000" w:rsidRPr="00000000">
        <w:commentReference w:id="771"/>
      </w:r>
      <w:r w:rsidDel="00000000" w:rsidR="00000000" w:rsidRPr="00000000">
        <w:rPr>
          <w:color w:val="ff0000"/>
          <w:rtl w:val="0"/>
        </w:rPr>
        <w:t xml:space="preserve">. </w:t>
      </w:r>
    </w:p>
    <w:p w:rsidR="00000000" w:rsidDel="00000000" w:rsidP="00000000" w:rsidRDefault="00000000" w:rsidRPr="00000000" w14:paraId="00000747">
      <w:pPr>
        <w:rPr>
          <w:color w:val="ff0000"/>
        </w:rPr>
      </w:pPr>
      <w:r w:rsidDel="00000000" w:rsidR="00000000" w:rsidRPr="00000000">
        <w:rPr>
          <w:color w:val="ff0000"/>
          <w:rtl w:val="0"/>
        </w:rPr>
        <w:t xml:space="preserve">For example, LBA</w:t>
      </w:r>
    </w:p>
    <w:p w:rsidR="00000000" w:rsidDel="00000000" w:rsidP="00000000" w:rsidRDefault="00000000" w:rsidRPr="00000000" w14:paraId="00000748">
      <w:pPr>
        <w:rPr/>
      </w:pPr>
      <w:commentRangeStart w:id="772"/>
      <w:r w:rsidDel="00000000" w:rsidR="00000000" w:rsidRPr="00000000">
        <w:rPr>
          <w:color w:val="ff0000"/>
          <w:rtl w:val="0"/>
        </w:rPr>
        <w:t xml:space="preserve">For example, ATFS </w:t>
      </w:r>
      <w:commentRangeEnd w:id="772"/>
      <w:r w:rsidDel="00000000" w:rsidR="00000000" w:rsidRPr="00000000">
        <w:commentReference w:id="772"/>
      </w: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color w:val="ff0000"/>
        </w:rPr>
      </w:pPr>
      <w:r w:rsidDel="00000000" w:rsidR="00000000" w:rsidRPr="00000000">
        <w:rPr>
          <w:rtl w:val="0"/>
        </w:rPr>
        <w:t xml:space="preserve">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74B">
      <w:pPr>
        <w:rPr>
          <w:color w:val="ff0000"/>
        </w:rPr>
      </w:pPr>
      <w:r w:rsidDel="00000000" w:rsidR="00000000" w:rsidRPr="00000000">
        <w:rPr>
          <w:rtl w:val="0"/>
        </w:rPr>
      </w:r>
    </w:p>
    <w:p w:rsidR="00000000" w:rsidDel="00000000" w:rsidP="00000000" w:rsidRDefault="00000000" w:rsidRPr="00000000" w14:paraId="0000074C">
      <w:pPr>
        <w:rPr>
          <w:highlight w:val="yellow"/>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163">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As an example, the SBG VSWIR Terrestrial Vegetation algorithm team is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 </w:t>
      </w:r>
      <w:commentRangeStart w:id="773"/>
      <w:r w:rsidDel="00000000" w:rsidR="00000000" w:rsidRPr="00000000">
        <w:rPr>
          <w:rtl w:val="0"/>
        </w:rPr>
        <w:t xml:space="preserve">Another example is contributing collected LiDAR data to the NISAR cal/val network. </w:t>
      </w:r>
      <w:commentRangeEnd w:id="773"/>
      <w:r w:rsidDel="00000000" w:rsidR="00000000" w:rsidRPr="00000000">
        <w:commentReference w:id="773"/>
      </w:r>
      <w:r w:rsidDel="00000000" w:rsidR="00000000" w:rsidRPr="00000000">
        <w:rPr>
          <w:rtl w:val="0"/>
        </w:rPr>
        <w:t xml:space="preserve"> By engaging and partnering with these types of activities early, PANGEA will be well positioned to both contribute to mission algorithm generation and verification activities, as well as ensuring </w:t>
      </w:r>
      <w:r w:rsidDel="00000000" w:rsidR="00000000" w:rsidRPr="00000000">
        <w:rPr>
          <w:highlight w:val="yellow"/>
          <w:rtl w:val="0"/>
        </w:rPr>
        <w:t xml:space="preserve">that tropical ecosystems in these basin ….</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commentRangeStart w:id="774"/>
      <w:r w:rsidDel="00000000" w:rsidR="00000000" w:rsidRPr="00000000">
        <w:rPr>
          <w:color w:val="cc0000"/>
          <w:rtl w:val="0"/>
        </w:rPr>
        <w:t xml:space="preserve">[ Include text regarding models ]</w:t>
      </w:r>
      <w:commentRangeEnd w:id="774"/>
      <w:r w:rsidDel="00000000" w:rsidR="00000000" w:rsidRPr="00000000">
        <w:commentReference w:id="774"/>
      </w:r>
      <w:r w:rsidDel="00000000" w:rsidR="00000000" w:rsidRPr="00000000">
        <w:rPr>
          <w:rtl w:val="0"/>
        </w:rPr>
      </w:r>
    </w:p>
    <w:p w:rsidR="00000000" w:rsidDel="00000000" w:rsidP="00000000" w:rsidRDefault="00000000" w:rsidRPr="00000000" w14:paraId="0000074F">
      <w:pPr>
        <w:ind w:left="0" w:firstLine="0"/>
        <w:rPr>
          <w:color w:val="444746"/>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t xml:space="preserve">PANGEA will develop an open </w:t>
      </w:r>
      <w:r w:rsidDel="00000000" w:rsidR="00000000" w:rsidRPr="00000000">
        <w:rPr>
          <w:b w:val="1"/>
          <w:rtl w:val="0"/>
        </w:rPr>
        <w:t xml:space="preserve">cloud-based data analysis platform</w:t>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164">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w:t>
      </w:r>
      <w:r w:rsidDel="00000000" w:rsidR="00000000" w:rsidRPr="00000000">
        <w:rPr>
          <w:rtl w:val="0"/>
        </w:rPr>
        <w:t xml:space="preserve">. PANGEA’s cloud-based computing platform will lower barriers to entry, especially for international partners who are likely to be limited in bandwidth, data storage capacity, and computing power. The cloud computing platform will also allow PANGEA science team members to easily share early versions of data products (before they are ready for archiving) and troubleshoot data analysis problems communally (e.g. via Slack).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 Based on BioSCape’s success, PANGEA will deploy a cloud computing platform that will allow users to access and analyze the data without them needing high performance computing resources and eliminating the issue of </w:t>
      </w:r>
      <w:r w:rsidDel="00000000" w:rsidR="00000000" w:rsidRPr="00000000">
        <w:rPr>
          <w:rtl w:val="0"/>
        </w:rPr>
        <w:t xml:space="preserve">transferring</w:t>
      </w:r>
      <w:r w:rsidDel="00000000" w:rsidR="00000000" w:rsidRPr="00000000">
        <w:rPr>
          <w:rtl w:val="0"/>
        </w:rPr>
        <w:t xml:space="preserve"> large data files over long distances on unreliable internet connections.    </w:t>
      </w:r>
    </w:p>
    <w:p w:rsidR="00000000" w:rsidDel="00000000" w:rsidP="00000000" w:rsidRDefault="00000000" w:rsidRPr="00000000" w14:paraId="00000751">
      <w:pPr>
        <w:ind w:left="0" w:firstLine="0"/>
        <w:rPr>
          <w:color w:val="444746"/>
        </w:rPr>
      </w:pPr>
      <w:r w:rsidDel="00000000" w:rsidR="00000000" w:rsidRPr="00000000">
        <w:rPr>
          <w:rtl w:val="0"/>
        </w:rPr>
      </w:r>
    </w:p>
    <w:p w:rsidR="00000000" w:rsidDel="00000000" w:rsidP="00000000" w:rsidRDefault="00000000" w:rsidRPr="00000000" w14:paraId="00000752">
      <w:pPr>
        <w:rPr>
          <w:color w:val="cc0000"/>
        </w:r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165">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IPLCs and tropical institutions; and 2) ensures international alignment that will serve as a foundation for datasets and collaboration to continue beyond the PANGEA campaign. </w:t>
      </w:r>
      <w:r w:rsidDel="00000000" w:rsidR="00000000" w:rsidRPr="00000000">
        <w:rPr>
          <w:rtl w:val="0"/>
        </w:rPr>
      </w:r>
    </w:p>
    <w:p w:rsidR="00000000" w:rsidDel="00000000" w:rsidP="00000000" w:rsidRDefault="00000000" w:rsidRPr="00000000" w14:paraId="00000753">
      <w:pPr>
        <w:pStyle w:val="Heading3"/>
        <w:rPr/>
      </w:pPr>
      <w:bookmarkStart w:colFirst="0" w:colLast="0" w:name="_f0glc3cmn1d" w:id="59"/>
      <w:bookmarkEnd w:id="59"/>
      <w:commentRangeStart w:id="775"/>
      <w:r w:rsidDel="00000000" w:rsidR="00000000" w:rsidRPr="00000000">
        <w:rPr>
          <w:rtl w:val="0"/>
        </w:rPr>
        <w:t xml:space="preserve">7.8</w:t>
      </w:r>
      <w:r w:rsidDel="00000000" w:rsidR="00000000" w:rsidRPr="00000000">
        <w:rPr>
          <w:rtl w:val="0"/>
        </w:rPr>
        <w:t xml:space="preserve"> Timetable  </w:t>
      </w:r>
      <w:commentRangeEnd w:id="775"/>
      <w:r w:rsidDel="00000000" w:rsidR="00000000" w:rsidRPr="00000000">
        <w:commentReference w:id="775"/>
      </w: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Based on the ABoVE implemented program, the PANGEA team has worked to utilize virtual and hybrid meetings for early engagement of a diverse science scoping team. We have come up with time savings approaches and believe we can greatly reduce the timeline needed to develop the full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phase begins in Fiscal Year 2025.   </w:t>
      </w:r>
    </w:p>
    <w:p w:rsidR="00000000" w:rsidDel="00000000" w:rsidP="00000000" w:rsidRDefault="00000000" w:rsidRPr="00000000" w14:paraId="00000755">
      <w:pPr>
        <w:rPr>
          <w:color w:val="ff0000"/>
        </w:rPr>
      </w:pPr>
      <w:r w:rsidDel="00000000" w:rsidR="00000000" w:rsidRPr="00000000">
        <w:rPr>
          <w:rtl w:val="0"/>
        </w:rPr>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70"/>
        <w:tblGridChange w:id="0">
          <w:tblGrid>
            <w:gridCol w:w="9270"/>
          </w:tblGrid>
        </w:tblGridChange>
      </w:tblGrid>
      <w:tr>
        <w:trPr>
          <w:cantSplit w:val="0"/>
          <w:trHeight w:val="415" w:hRule="atLeast"/>
          <w:tblHeader w:val="0"/>
        </w:trPr>
        <w:tc>
          <w:tcPr>
            <w:tcBorders>
              <w:top w:color="000000" w:space="0" w:sz="3" w:val="single"/>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6">
            <w:pPr>
              <w:rPr>
                <w:color w:val="ff0000"/>
              </w:rPr>
            </w:pPr>
            <w:r w:rsidDel="00000000" w:rsidR="00000000" w:rsidRPr="00000000">
              <w:rPr>
                <w:color w:val="ff0000"/>
                <w:rtl w:val="0"/>
              </w:rPr>
              <w:t xml:space="preserve">PANGEA Timeline (Based on ABoVE actual implementation timeline) </w:t>
            </w:r>
          </w:p>
        </w:tc>
      </w:tr>
      <w:tr>
        <w:trPr>
          <w:cantSplit w:val="0"/>
          <w:trHeight w:val="10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7">
            <w:pPr>
              <w:rPr>
                <w:color w:val="ff0000"/>
              </w:rPr>
            </w:pPr>
            <w:r w:rsidDel="00000000" w:rsidR="00000000" w:rsidRPr="00000000">
              <w:rPr>
                <w:color w:val="ff0000"/>
                <w:rtl w:val="0"/>
              </w:rPr>
              <w:t xml:space="preserve">2022 NASA TE NRA — NASA’s Terrestrial Ecology Program solicited proposals in ROSES for scoping studies to identify the scientific questions and develop the initial study design and implementation concept for possible future NASA field campaigns.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8">
            <w:pPr>
              <w:rPr>
                <w:color w:val="ff0000"/>
              </w:rPr>
            </w:pPr>
            <w:r w:rsidDel="00000000" w:rsidR="00000000" w:rsidRPr="00000000">
              <w:rPr>
                <w:color w:val="ff0000"/>
                <w:rtl w:val="0"/>
              </w:rPr>
              <w:t xml:space="preserve">2023 Two scoping studies were selected: PANGEA and ARID selected for 1 year.</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9">
            <w:pPr>
              <w:rPr>
                <w:color w:val="ff0000"/>
              </w:rPr>
            </w:pPr>
            <w:r w:rsidDel="00000000" w:rsidR="00000000" w:rsidRPr="00000000">
              <w:rPr>
                <w:color w:val="ff0000"/>
                <w:rtl w:val="0"/>
              </w:rPr>
              <w:t xml:space="preserve">2024 (Spring) PANGEA Scoping Study conducted meeting in Washington DC and Cameron</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A">
            <w:pPr>
              <w:rPr>
                <w:color w:val="ff0000"/>
              </w:rPr>
            </w:pPr>
            <w:r w:rsidDel="00000000" w:rsidR="00000000" w:rsidRPr="00000000">
              <w:rPr>
                <w:color w:val="ff0000"/>
                <w:rtl w:val="0"/>
              </w:rPr>
              <w:t xml:space="preserve">2024 (Sept) Draft Scoping Study Report sent out to community for comments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B">
            <w:pPr>
              <w:rPr>
                <w:color w:val="ff0000"/>
              </w:rPr>
            </w:pPr>
            <w:r w:rsidDel="00000000" w:rsidR="00000000" w:rsidRPr="00000000">
              <w:rPr>
                <w:color w:val="ff0000"/>
                <w:rtl w:val="0"/>
              </w:rPr>
              <w:t xml:space="preserve">2024 (Dec) Final Scoping Study Report: PANGEA White Paper</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C">
            <w:pPr>
              <w:rPr>
                <w:color w:val="ff0000"/>
              </w:rPr>
            </w:pPr>
            <w:r w:rsidDel="00000000" w:rsidR="00000000" w:rsidRPr="00000000">
              <w:rPr>
                <w:color w:val="ff0000"/>
                <w:rtl w:val="0"/>
              </w:rPr>
              <w:t xml:space="preserve">2025 PANGEA selected for TE Field Campaign</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D">
            <w:pPr>
              <w:rPr>
                <w:color w:val="ff0000"/>
              </w:rPr>
            </w:pPr>
            <w:r w:rsidDel="00000000" w:rsidR="00000000" w:rsidRPr="00000000">
              <w:rPr>
                <w:color w:val="ff0000"/>
                <w:rtl w:val="0"/>
              </w:rPr>
              <w:t xml:space="preserve">2025 Eos article published. Scoping Study Completed for an Experiment to Assess PANGEA</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E">
            <w:pPr>
              <w:rPr>
                <w:color w:val="ff0000"/>
              </w:rPr>
            </w:pPr>
            <w:r w:rsidDel="00000000" w:rsidR="00000000" w:rsidRPr="00000000">
              <w:rPr>
                <w:color w:val="ff0000"/>
                <w:rtl w:val="0"/>
              </w:rPr>
              <w:t xml:space="preserve">2025 Call for Members of the Science Definition Team for the PANGEA Field Campaign</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5F">
            <w:pPr>
              <w:rPr>
                <w:color w:val="ff0000"/>
              </w:rPr>
            </w:pPr>
            <w:r w:rsidDel="00000000" w:rsidR="00000000" w:rsidRPr="00000000">
              <w:rPr>
                <w:color w:val="ff0000"/>
                <w:rtl w:val="0"/>
              </w:rPr>
              <w:t xml:space="preserve">2025 Workshop held for community review and input.</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0">
            <w:pPr>
              <w:rPr>
                <w:color w:val="ff0000"/>
              </w:rPr>
            </w:pPr>
            <w:r w:rsidDel="00000000" w:rsidR="00000000" w:rsidRPr="00000000">
              <w:rPr>
                <w:color w:val="ff0000"/>
                <w:rtl w:val="0"/>
              </w:rPr>
              <w:t xml:space="preserve">2025 Summary of Community-Submitted Comments on PANGEA Final Report</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1">
            <w:pPr>
              <w:rPr>
                <w:color w:val="ff0000"/>
              </w:rPr>
            </w:pPr>
            <w:r w:rsidDel="00000000" w:rsidR="00000000" w:rsidRPr="00000000">
              <w:rPr>
                <w:color w:val="ff0000"/>
                <w:rtl w:val="0"/>
              </w:rPr>
              <w:t xml:space="preserve">2026 Report of PANGEA Workshop with Revised Executive Summary</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2">
            <w:pPr>
              <w:rPr>
                <w:color w:val="ff0000"/>
              </w:rPr>
            </w:pPr>
            <w:r w:rsidDel="00000000" w:rsidR="00000000" w:rsidRPr="00000000">
              <w:rPr>
                <w:color w:val="ff0000"/>
                <w:rtl w:val="0"/>
              </w:rPr>
              <w:t xml:space="preserve">2026 The  PANGEA  Science Definition Team announced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3">
            <w:pPr>
              <w:rPr>
                <w:color w:val="ff0000"/>
              </w:rPr>
            </w:pPr>
            <w:r w:rsidDel="00000000" w:rsidR="00000000" w:rsidRPr="00000000">
              <w:rPr>
                <w:color w:val="ff0000"/>
                <w:rtl w:val="0"/>
              </w:rPr>
              <w:t xml:space="preserve">2026 SDT developing Concise Experiment Plan with Community Engagement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4">
            <w:pPr>
              <w:rPr>
                <w:color w:val="ff0000"/>
              </w:rPr>
            </w:pPr>
            <w:r w:rsidDel="00000000" w:rsidR="00000000" w:rsidRPr="00000000">
              <w:rPr>
                <w:color w:val="ff0000"/>
                <w:rtl w:val="0"/>
              </w:rPr>
              <w:t xml:space="preserve">2026 NASA TE PANGEA proposal call for Phase 1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5">
            <w:pPr>
              <w:rPr>
                <w:color w:val="ff0000"/>
              </w:rPr>
            </w:pPr>
            <w:r w:rsidDel="00000000" w:rsidR="00000000" w:rsidRPr="00000000">
              <w:rPr>
                <w:color w:val="ff0000"/>
                <w:rtl w:val="0"/>
              </w:rPr>
              <w:t xml:space="preserve">2027 PANGEA Phase 1 Proposal awarded (expect ~20 awards)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6">
            <w:pPr>
              <w:rPr>
                <w:color w:val="ff0000"/>
              </w:rPr>
            </w:pPr>
            <w:r w:rsidDel="00000000" w:rsidR="00000000" w:rsidRPr="00000000">
              <w:rPr>
                <w:color w:val="ff0000"/>
                <w:rtl w:val="0"/>
              </w:rPr>
              <w:t xml:space="preserve">2027 1st Science Team and Stakeholder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7">
            <w:pPr>
              <w:rPr>
                <w:color w:val="ff0000"/>
              </w:rPr>
            </w:pPr>
            <w:r w:rsidDel="00000000" w:rsidR="00000000" w:rsidRPr="00000000">
              <w:rPr>
                <w:color w:val="ff0000"/>
                <w:rtl w:val="0"/>
              </w:rPr>
              <w:t xml:space="preserve">2027 SDT  Meeting to Present Final Concise Experiment Plan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8">
            <w:pPr>
              <w:rPr>
                <w:color w:val="ff0000"/>
              </w:rPr>
            </w:pPr>
            <w:r w:rsidDel="00000000" w:rsidR="00000000" w:rsidRPr="00000000">
              <w:rPr>
                <w:color w:val="ff0000"/>
                <w:rtl w:val="0"/>
              </w:rPr>
              <w:t xml:space="preserve">2027 NASA NRA PANGEA Airborne Proposals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9">
            <w:pPr>
              <w:rPr>
                <w:color w:val="ff0000"/>
              </w:rPr>
            </w:pPr>
            <w:r w:rsidDel="00000000" w:rsidR="00000000" w:rsidRPr="00000000">
              <w:rPr>
                <w:color w:val="ff0000"/>
                <w:rtl w:val="0"/>
              </w:rPr>
              <w:t xml:space="preserve">2028 Science Definition Team Disbanded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A">
            <w:pPr>
              <w:rPr>
                <w:color w:val="ff0000"/>
              </w:rPr>
            </w:pPr>
            <w:r w:rsidDel="00000000" w:rsidR="00000000" w:rsidRPr="00000000">
              <w:rPr>
                <w:color w:val="ff0000"/>
                <w:rtl w:val="0"/>
              </w:rPr>
              <w:t xml:space="preserve">2028 2nd Science Team Meeting and Airborne Campaign Planning Workshop</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B">
            <w:pPr>
              <w:rPr>
                <w:color w:val="ff0000"/>
              </w:rPr>
            </w:pPr>
            <w:r w:rsidDel="00000000" w:rsidR="00000000" w:rsidRPr="00000000">
              <w:rPr>
                <w:color w:val="ff0000"/>
                <w:rtl w:val="0"/>
              </w:rPr>
              <w:t xml:space="preserve">2029 PANGEA Airborne Campaign I (PACI)</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C">
            <w:pPr>
              <w:rPr>
                <w:color w:val="ff0000"/>
              </w:rPr>
            </w:pPr>
            <w:r w:rsidDel="00000000" w:rsidR="00000000" w:rsidRPr="00000000">
              <w:rPr>
                <w:color w:val="ff0000"/>
                <w:rtl w:val="0"/>
              </w:rPr>
              <w:t xml:space="preserve">2029 3rd PANGEA Science Team and Stakeholder Meeting  and Airborne Planning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76D">
            <w:pPr>
              <w:rPr>
                <w:color w:val="ff0000"/>
              </w:rPr>
            </w:pPr>
            <w:r w:rsidDel="00000000" w:rsidR="00000000" w:rsidRPr="00000000">
              <w:rPr>
                <w:color w:val="ff0000"/>
                <w:rtl w:val="0"/>
              </w:rPr>
              <w:t xml:space="preserve">2030 PANGEA Airborne Campaign II (PACII)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E">
            <w:pPr>
              <w:rPr>
                <w:color w:val="ff0000"/>
              </w:rPr>
            </w:pPr>
            <w:r w:rsidDel="00000000" w:rsidR="00000000" w:rsidRPr="00000000">
              <w:rPr>
                <w:color w:val="ff0000"/>
                <w:rtl w:val="0"/>
              </w:rPr>
              <w:t xml:space="preserve">2030 4th PANGEA Science Team and Stake Holder Meeting and Airborne Planning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6F">
            <w:pPr>
              <w:rPr>
                <w:color w:val="ff0000"/>
              </w:rPr>
            </w:pPr>
            <w:r w:rsidDel="00000000" w:rsidR="00000000" w:rsidRPr="00000000">
              <w:rPr>
                <w:color w:val="ff0000"/>
                <w:rtl w:val="0"/>
              </w:rPr>
              <w:t xml:space="preserve">2030 NASA NRA PANGEA Phase 2 Proposals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0">
            <w:pPr>
              <w:rPr>
                <w:color w:val="ff0000"/>
              </w:rPr>
            </w:pPr>
            <w:r w:rsidDel="00000000" w:rsidR="00000000" w:rsidRPr="00000000">
              <w:rPr>
                <w:color w:val="ff0000"/>
                <w:rtl w:val="0"/>
              </w:rPr>
              <w:t xml:space="preserve">2031 PANGEA Airborne Campaign III (PACIII)</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1">
            <w:pPr>
              <w:rPr>
                <w:color w:val="ff0000"/>
              </w:rPr>
            </w:pPr>
            <w:r w:rsidDel="00000000" w:rsidR="00000000" w:rsidRPr="00000000">
              <w:rPr>
                <w:color w:val="ff0000"/>
                <w:rtl w:val="0"/>
              </w:rPr>
              <w:t xml:space="preserve">2031 5thPANGEA Science Team and Stakeholder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2">
            <w:pPr>
              <w:rPr>
                <w:color w:val="ff0000"/>
              </w:rPr>
            </w:pPr>
            <w:r w:rsidDel="00000000" w:rsidR="00000000" w:rsidRPr="00000000">
              <w:rPr>
                <w:color w:val="ff0000"/>
                <w:rtl w:val="0"/>
              </w:rPr>
              <w:t xml:space="preserve">2031 PANGEA Phase II Proposal Selected</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3">
            <w:pPr>
              <w:rPr>
                <w:color w:val="ff0000"/>
              </w:rPr>
            </w:pPr>
            <w:r w:rsidDel="00000000" w:rsidR="00000000" w:rsidRPr="00000000">
              <w:rPr>
                <w:color w:val="ff0000"/>
                <w:rtl w:val="0"/>
              </w:rPr>
              <w:t xml:space="preserve">2032 6th PANGEA Science Team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4">
            <w:pPr>
              <w:rPr>
                <w:color w:val="ff0000"/>
              </w:rPr>
            </w:pPr>
            <w:r w:rsidDel="00000000" w:rsidR="00000000" w:rsidRPr="00000000">
              <w:rPr>
                <w:color w:val="ff0000"/>
                <w:rtl w:val="0"/>
              </w:rPr>
              <w:t xml:space="preserve">2032 PANGEA Airborne Campaign IV (PANIV)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5">
            <w:pPr>
              <w:rPr>
                <w:color w:val="ff0000"/>
              </w:rPr>
            </w:pPr>
            <w:r w:rsidDel="00000000" w:rsidR="00000000" w:rsidRPr="00000000">
              <w:rPr>
                <w:color w:val="ff0000"/>
                <w:rtl w:val="0"/>
              </w:rPr>
              <w:t xml:space="preserve">2033 7th PANGEA Science Team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6">
            <w:pPr>
              <w:rPr>
                <w:color w:val="ff0000"/>
              </w:rPr>
            </w:pPr>
            <w:r w:rsidDel="00000000" w:rsidR="00000000" w:rsidRPr="00000000">
              <w:rPr>
                <w:color w:val="ff0000"/>
                <w:rtl w:val="0"/>
              </w:rPr>
              <w:t xml:space="preserve">2033 NASA NRA PANGEA Phase 3 Proposals for  Data Analysis and Sythesis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7">
            <w:pPr>
              <w:rPr>
                <w:color w:val="ff0000"/>
              </w:rPr>
            </w:pPr>
            <w:r w:rsidDel="00000000" w:rsidR="00000000" w:rsidRPr="00000000">
              <w:rPr>
                <w:color w:val="ff0000"/>
                <w:rtl w:val="0"/>
              </w:rPr>
              <w:t xml:space="preserve">2033 PANGEA Backup Airborne Campaign V (PANV)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8">
            <w:pPr>
              <w:rPr>
                <w:color w:val="ff0000"/>
              </w:rPr>
            </w:pPr>
            <w:r w:rsidDel="00000000" w:rsidR="00000000" w:rsidRPr="00000000">
              <w:rPr>
                <w:color w:val="ff0000"/>
                <w:rtl w:val="0"/>
              </w:rPr>
              <w:t xml:space="preserve">2034 8th PANGEA Science Team Meeting</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9">
            <w:pPr>
              <w:rPr>
                <w:color w:val="ff0000"/>
              </w:rPr>
            </w:pPr>
            <w:r w:rsidDel="00000000" w:rsidR="00000000" w:rsidRPr="00000000">
              <w:rPr>
                <w:color w:val="ff0000"/>
                <w:rtl w:val="0"/>
              </w:rPr>
              <w:t xml:space="preserve">2034 Phase 3 Selections</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A">
            <w:pPr>
              <w:rPr>
                <w:color w:val="ff0000"/>
              </w:rPr>
            </w:pPr>
            <w:r w:rsidDel="00000000" w:rsidR="00000000" w:rsidRPr="00000000">
              <w:rPr>
                <w:color w:val="ff0000"/>
                <w:rtl w:val="0"/>
              </w:rPr>
              <w:t xml:space="preserve">2035 9th PANGEA Science Team Meeting</w:t>
            </w:r>
          </w:p>
        </w:tc>
      </w:tr>
      <w:tr>
        <w:trPr>
          <w:cantSplit w:val="0"/>
          <w:trHeight w:val="215.925292968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77B">
            <w:pPr>
              <w:rPr>
                <w:color w:val="ff0000"/>
              </w:rPr>
            </w:pPr>
            <w:r w:rsidDel="00000000" w:rsidR="00000000" w:rsidRPr="00000000">
              <w:rPr>
                <w:color w:val="ff0000"/>
                <w:rtl w:val="0"/>
              </w:rPr>
              <w:t xml:space="preserve">2036 10th PANGEA Science Team Meeting</w:t>
            </w:r>
          </w:p>
        </w:tc>
      </w:tr>
    </w:tbl>
    <w:p w:rsidR="00000000" w:rsidDel="00000000" w:rsidP="00000000" w:rsidRDefault="00000000" w:rsidRPr="00000000" w14:paraId="0000077C">
      <w:pPr>
        <w:rPr>
          <w:color w:val="ff0000"/>
        </w:rPr>
      </w:pPr>
      <w:r w:rsidDel="00000000" w:rsidR="00000000" w:rsidRPr="00000000">
        <w:rPr>
          <w:rtl w:val="0"/>
        </w:rPr>
      </w:r>
    </w:p>
    <w:p w:rsidR="00000000" w:rsidDel="00000000" w:rsidP="00000000" w:rsidRDefault="00000000" w:rsidRPr="00000000" w14:paraId="0000077D">
      <w:pPr>
        <w:rPr>
          <w:color w:val="ff0000"/>
        </w:rPr>
      </w:pPr>
      <w:r w:rsidDel="00000000" w:rsidR="00000000" w:rsidRPr="00000000">
        <w:rPr>
          <w:rtl w:val="0"/>
        </w:rPr>
      </w:r>
    </w:p>
    <w:p w:rsidR="00000000" w:rsidDel="00000000" w:rsidP="00000000" w:rsidRDefault="00000000" w:rsidRPr="00000000" w14:paraId="0000077E">
      <w:pPr>
        <w:rPr>
          <w:color w:val="ff0000"/>
        </w:rPr>
      </w:pPr>
      <w:r w:rsidDel="00000000" w:rsidR="00000000" w:rsidRPr="00000000">
        <w:rPr>
          <w:rtl w:val="0"/>
        </w:rPr>
      </w:r>
    </w:p>
    <w:p w:rsidR="00000000" w:rsidDel="00000000" w:rsidP="00000000" w:rsidRDefault="00000000" w:rsidRPr="00000000" w14:paraId="0000077F">
      <w:pPr>
        <w:rPr>
          <w:color w:val="ff0000"/>
        </w:rPr>
      </w:pPr>
      <w:del w:author="Ian McCubbin" w:id="117" w:date="2024-09-17T13:47:16Z">
        <w:r w:rsidDel="00000000" w:rsidR="00000000" w:rsidRPr="00000000">
          <w:rPr/>
          <w:drawing>
            <wp:inline distB="114300" distT="114300" distL="114300" distR="114300">
              <wp:extent cx="6272213" cy="4390549"/>
              <wp:effectExtent b="0" l="0" r="0" t="0"/>
              <wp:docPr id="3" name="image4.png"/>
              <a:graphic>
                <a:graphicData uri="http://schemas.openxmlformats.org/drawingml/2006/picture">
                  <pic:pic>
                    <pic:nvPicPr>
                      <pic:cNvPr id="0" name="image4.png"/>
                      <pic:cNvPicPr preferRelativeResize="0"/>
                    </pic:nvPicPr>
                    <pic:blipFill>
                      <a:blip r:embed="rId166"/>
                      <a:srcRect b="6834" l="14583" r="16506" t="7410"/>
                      <a:stretch>
                        <a:fillRect/>
                      </a:stretch>
                    </pic:blipFill>
                    <pic:spPr>
                      <a:xfrm>
                        <a:off x="0" y="0"/>
                        <a:ext cx="6272213" cy="4390549"/>
                      </a:xfrm>
                      <a:prstGeom prst="rect"/>
                      <a:ln/>
                    </pic:spPr>
                  </pic:pic>
                </a:graphicData>
              </a:graphic>
            </wp:inline>
          </w:drawing>
        </w:r>
      </w:del>
      <w:r w:rsidDel="00000000" w:rsidR="00000000" w:rsidRPr="00000000">
        <w:rPr>
          <w:rtl w:val="0"/>
        </w:rPr>
      </w:r>
    </w:p>
    <w:p w:rsidR="00000000" w:rsidDel="00000000" w:rsidP="00000000" w:rsidRDefault="00000000" w:rsidRPr="00000000" w14:paraId="00000780">
      <w:pPr>
        <w:pStyle w:val="Heading3"/>
        <w:rPr/>
      </w:pPr>
      <w:bookmarkStart w:colFirst="0" w:colLast="0" w:name="_n6p8ovtnhgkd" w:id="60"/>
      <w:bookmarkEnd w:id="60"/>
      <w:r w:rsidDel="00000000" w:rsidR="00000000" w:rsidRPr="00000000">
        <w:rPr>
          <w:rtl w:val="0"/>
        </w:rPr>
        <w:t xml:space="preserve">7</w:t>
      </w:r>
      <w:r w:rsidDel="00000000" w:rsidR="00000000" w:rsidRPr="00000000">
        <w:rPr>
          <w:rtl w:val="0"/>
        </w:rPr>
        <w:t xml:space="preserve">.9  Risk and Risk Mitigation / Risk Assessment</w:t>
      </w:r>
      <w:r w:rsidDel="00000000" w:rsidR="00000000" w:rsidRPr="00000000">
        <w:rPr>
          <w:rtl w:val="0"/>
        </w:rPr>
      </w:r>
    </w:p>
    <w:p w:rsidR="00000000" w:rsidDel="00000000" w:rsidP="00000000" w:rsidRDefault="00000000" w:rsidRPr="00000000" w14:paraId="00000781">
      <w:pPr>
        <w:rPr/>
      </w:pPr>
      <w:r w:rsidDel="00000000" w:rsidR="00000000" w:rsidRPr="00000000">
        <w:rPr>
          <w:rtl w:val="0"/>
        </w:rPr>
        <w:t xml:space="preserve">PANGEA will conduct research in regions that are highly sensitive to climate change in collaboration with many agencies, making the work particularly valuable to our understanding of the globe and to our ability to respond to climate change. PANGEA will use proactive risk management to mitigate the risk of operating airborne and field measurements across the wide tropical study range required to deliver this high-impact science.</w:t>
      </w:r>
    </w:p>
    <w:p w:rsidR="00000000" w:rsidDel="00000000" w:rsidP="00000000" w:rsidRDefault="00000000" w:rsidRPr="00000000" w14:paraId="00000782">
      <w:pPr>
        <w:rPr/>
      </w:pPr>
      <w:r w:rsidDel="00000000" w:rsidR="00000000" w:rsidRPr="00000000">
        <w:rPr>
          <w:rtl w:val="0"/>
        </w:rPr>
        <w:t xml:space="preserve"> </w:t>
      </w:r>
    </w:p>
    <w:p w:rsidR="00000000" w:rsidDel="00000000" w:rsidP="00000000" w:rsidRDefault="00000000" w:rsidRPr="00000000" w14:paraId="00000783">
      <w:pPr>
        <w:rPr/>
      </w:pPr>
      <w:r w:rsidDel="00000000" w:rsidR="00000000" w:rsidRPr="00000000">
        <w:rPr>
          <w:rtl w:val="0"/>
        </w:rPr>
        <w:t xml:space="preserve">During the study phase, PANGEA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the following categories:</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numPr>
          <w:ilvl w:val="0"/>
          <w:numId w:val="31"/>
        </w:numPr>
        <w:spacing w:after="40" w:before="40" w:lineRule="auto"/>
        <w:ind w:left="720" w:hanging="360"/>
        <w:rPr>
          <w:u w:val="none"/>
        </w:rPr>
      </w:pPr>
      <w:r w:rsidDel="00000000" w:rsidR="00000000" w:rsidRPr="00000000">
        <w:rPr>
          <w:rtl w:val="0"/>
        </w:rPr>
        <w:t xml:space="preserve">Risks to health and safety</w:t>
      </w:r>
    </w:p>
    <w:p w:rsidR="00000000" w:rsidDel="00000000" w:rsidP="00000000" w:rsidRDefault="00000000" w:rsidRPr="00000000" w14:paraId="00000786">
      <w:pPr>
        <w:numPr>
          <w:ilvl w:val="0"/>
          <w:numId w:val="31"/>
        </w:numPr>
        <w:spacing w:after="40" w:before="40" w:lineRule="auto"/>
        <w:ind w:left="720" w:hanging="360"/>
        <w:rPr>
          <w:u w:val="none"/>
        </w:rPr>
      </w:pPr>
      <w:r w:rsidDel="00000000" w:rsidR="00000000" w:rsidRPr="00000000">
        <w:rPr>
          <w:rtl w:val="0"/>
        </w:rPr>
        <w:t xml:space="preserve">Risks to meeting science objectives</w:t>
      </w:r>
    </w:p>
    <w:p w:rsidR="00000000" w:rsidDel="00000000" w:rsidP="00000000" w:rsidRDefault="00000000" w:rsidRPr="00000000" w14:paraId="00000787">
      <w:pPr>
        <w:numPr>
          <w:ilvl w:val="0"/>
          <w:numId w:val="31"/>
        </w:numPr>
        <w:spacing w:after="40" w:before="40" w:lineRule="auto"/>
        <w:ind w:left="720" w:hanging="360"/>
        <w:rPr>
          <w:u w:val="none"/>
        </w:rPr>
      </w:pPr>
      <w:r w:rsidDel="00000000" w:rsidR="00000000" w:rsidRPr="00000000">
        <w:rPr>
          <w:rtl w:val="0"/>
        </w:rPr>
        <w:t xml:space="preserve">Risks to meeting community engagement and applications objectives</w:t>
      </w:r>
    </w:p>
    <w:p w:rsidR="00000000" w:rsidDel="00000000" w:rsidP="00000000" w:rsidRDefault="00000000" w:rsidRPr="00000000" w14:paraId="00000788">
      <w:pPr>
        <w:ind w:left="720" w:firstLine="0"/>
        <w:rPr/>
      </w:pPr>
      <w:r w:rsidDel="00000000" w:rsidR="00000000" w:rsidRPr="00000000">
        <w:rPr>
          <w:rtl w:val="0"/>
        </w:rPr>
      </w:r>
    </w:p>
    <w:p w:rsidR="00000000" w:rsidDel="00000000" w:rsidP="00000000" w:rsidRDefault="00000000" w:rsidRPr="00000000" w14:paraId="00000789">
      <w:pPr>
        <w:ind w:left="0" w:firstLine="0"/>
        <w:rPr/>
      </w:pPr>
      <w:r w:rsidDel="00000000" w:rsidR="00000000" w:rsidRPr="00000000">
        <w:rPr>
          <w:b w:val="1"/>
          <w:rtl w:val="0"/>
        </w:rPr>
        <w:t xml:space="preserve">Health and Safety:</w:t>
      </w:r>
      <w:r w:rsidDel="00000000" w:rsidR="00000000" w:rsidRPr="00000000">
        <w:rPr>
          <w:rtl w:val="0"/>
        </w:rPr>
        <w:t xml:space="preserve"> </w:t>
      </w:r>
    </w:p>
    <w:p w:rsidR="00000000" w:rsidDel="00000000" w:rsidP="00000000" w:rsidRDefault="00000000" w:rsidRPr="00000000" w14:paraId="0000078A">
      <w:pPr>
        <w:ind w:left="0" w:firstLine="0"/>
        <w:rPr/>
      </w:pPr>
      <w:r w:rsidDel="00000000" w:rsidR="00000000" w:rsidRPr="00000000">
        <w:rPr>
          <w:rtl w:val="0"/>
        </w:rPr>
        <w:t xml:space="preserve">The project will keep apprised of health and travel safety guidelines issued by the US Department of State Bureau of Consular Affairs for the study areas and will consider changes in risk level under that guidance. PANGEA will also engage with the US Embassy and its Regional Security Offices in-country to receive any health and safety guidance for field and airborne campaign participants.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Given that many of the proposed study regions are tropical forests which include a risk for malaria, yellow fever, and related diseases, the project will ensure participants are advised on relevant vaccines and medical treatments prior to participation in the campaign.</w:t>
      </w:r>
    </w:p>
    <w:p w:rsidR="00000000" w:rsidDel="00000000" w:rsidP="00000000" w:rsidRDefault="00000000" w:rsidRPr="00000000" w14:paraId="0000078B">
      <w:pPr>
        <w:ind w:left="0" w:firstLine="0"/>
        <w:rPr/>
      </w:pPr>
      <w:r w:rsidDel="00000000" w:rsidR="00000000" w:rsidRPr="00000000">
        <w:rPr>
          <w:rtl w:val="0"/>
        </w:rPr>
      </w:r>
    </w:p>
    <w:p w:rsidR="00000000" w:rsidDel="00000000" w:rsidP="00000000" w:rsidRDefault="00000000" w:rsidRPr="00000000" w14:paraId="0000078C">
      <w:pPr>
        <w:ind w:left="0" w:firstLine="0"/>
        <w:rPr>
          <w:b w:val="1"/>
        </w:rPr>
      </w:pPr>
      <w:r w:rsidDel="00000000" w:rsidR="00000000" w:rsidRPr="00000000">
        <w:rPr>
          <w:b w:val="1"/>
          <w:rtl w:val="0"/>
        </w:rPr>
        <w:t xml:space="preserve">Meeting Science Objectives: </w:t>
      </w:r>
    </w:p>
    <w:p w:rsidR="00000000" w:rsidDel="00000000" w:rsidP="00000000" w:rsidRDefault="00000000" w:rsidRPr="00000000" w14:paraId="0000078D">
      <w:pPr>
        <w:rPr/>
      </w:pPr>
      <w:r w:rsidDel="00000000" w:rsidR="00000000" w:rsidRPr="00000000">
        <w:rPr>
          <w:rtl w:val="0"/>
        </w:rPr>
        <w:t xml:space="preserve">Given that the study areas are located in various countries, the project will work proactively to </w:t>
      </w:r>
      <w:r w:rsidDel="00000000" w:rsidR="00000000" w:rsidRPr="00000000">
        <w:rPr>
          <w:rtl w:val="0"/>
        </w:rPr>
        <w:t xml:space="preserve">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the airborne measurements have certain benefits, use of these aircraft require diplomatic clearance in both the country with the study area and during transit, and there is a risk of not getting diplomatic clearance for the NASA aircraft at the last minute, as the diplomatic clearance can sometimes only be obtained near its need-by date. In addition, as NASA aircraft are operated by US civil servants, there is a demonstrated risk of a US government shutdown delaying or canceling science flights, especially in the October-December timeframe. PANGEA will consider these and other risks, and may consider using commercial aircraft to mitigate these risks.</w:t>
      </w:r>
    </w:p>
    <w:p w:rsidR="00000000" w:rsidDel="00000000" w:rsidP="00000000" w:rsidRDefault="00000000" w:rsidRPr="00000000" w14:paraId="0000078E">
      <w:pPr>
        <w:rPr/>
      </w:pPr>
      <w:r w:rsidDel="00000000" w:rsidR="00000000" w:rsidRPr="00000000">
        <w:rPr>
          <w:rtl w:val="0"/>
        </w:rPr>
        <w:t xml:space="preserve"> </w:t>
      </w:r>
    </w:p>
    <w:p w:rsidR="00000000" w:rsidDel="00000000" w:rsidP="00000000" w:rsidRDefault="00000000" w:rsidRPr="00000000" w14:paraId="0000078F">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study phase, PANGEA will run a climate analysis to determine the best time of year to do airborne measurements under these considerations. During the airborne campaign periods, PANGEA will hire local weather forecasters who understand the local climate to facilitate successful airborne and field measurements.</w:t>
      </w:r>
    </w:p>
    <w:p w:rsidR="00000000" w:rsidDel="00000000" w:rsidP="00000000" w:rsidRDefault="00000000" w:rsidRPr="00000000" w14:paraId="00000790">
      <w:pPr>
        <w:ind w:left="0" w:firstLine="0"/>
        <w:rPr/>
      </w:pPr>
      <w:r w:rsidDel="00000000" w:rsidR="00000000" w:rsidRPr="00000000">
        <w:rPr>
          <w:rtl w:val="0"/>
        </w:rPr>
      </w:r>
    </w:p>
    <w:p w:rsidR="00000000" w:rsidDel="00000000" w:rsidP="00000000" w:rsidRDefault="00000000" w:rsidRPr="00000000" w14:paraId="00000791">
      <w:pPr>
        <w:rPr/>
      </w:pPr>
      <w:r w:rsidDel="00000000" w:rsidR="00000000" w:rsidRPr="00000000">
        <w:rPr>
          <w:b w:val="1"/>
          <w:rtl w:val="0"/>
        </w:rPr>
        <w:t xml:space="preserve">Meeting Community Engagement and Applications Objectives: </w:t>
      </w:r>
      <w:r w:rsidDel="00000000" w:rsidR="00000000" w:rsidRPr="00000000">
        <w:rPr>
          <w:rtl w:val="0"/>
        </w:rPr>
        <w:t xml:space="preserve">PANGEA aims to engage stakeholders from across the study areas, work with local communities, and develop science and applications outcomes that will be useful to a wide variety of people. This requires a lot of coordination and genuine effort to be good partners in these efforts. PANGEA will embrace inclusivity and will actively work to develop and promote inclusive practices throughout the campaign phases. Co-developing projects and working equitably with IP&amp;LC can take a long time and ideally builds on long-standing relationships; it should also involve a plan for how to continue supporting communities beyond the duration of the project. However, given the limited duration for PANGEA field work in each location, there is a risk that the project will not meet these goals.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r>
    </w:p>
    <w:p w:rsidR="00000000" w:rsidDel="00000000" w:rsidP="00000000" w:rsidRDefault="00000000" w:rsidRPr="00000000" w14:paraId="00000792">
      <w:pPr>
        <w:pStyle w:val="Heading2"/>
        <w:rPr/>
      </w:pPr>
      <w:bookmarkStart w:colFirst="0" w:colLast="0" w:name="_segnwgqaxwz7" w:id="61"/>
      <w:bookmarkEnd w:id="61"/>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r w:rsidDel="00000000" w:rsidR="00000000" w:rsidRPr="00000000">
        <w:rPr>
          <w:rtl w:val="0"/>
        </w:rPr>
      </w:r>
    </w:p>
    <w:p w:rsidR="00000000" w:rsidDel="00000000" w:rsidP="00000000" w:rsidRDefault="00000000" w:rsidRPr="00000000" w14:paraId="00000793">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tropics, a regi</w:t>
      </w:r>
      <w:r w:rsidDel="00000000" w:rsidR="00000000" w:rsidRPr="00000000">
        <w:rPr>
          <w:rtl w:val="0"/>
        </w:rPr>
        <w:t xml:space="preserve">on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794">
      <w:pPr>
        <w:rPr>
          <w:highlight w:val="white"/>
        </w:rPr>
      </w:pPr>
      <w:r w:rsidDel="00000000" w:rsidR="00000000" w:rsidRPr="00000000">
        <w:rPr>
          <w:highlight w:val="white"/>
          <w:rtl w:val="0"/>
        </w:rPr>
        <w:t xml:space="preserve">PANGEA will engage a global network of pan-tropical scientists, including many who have spent their entire careers collecting the valuable data that go into global maps. 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r w:rsidDel="00000000" w:rsidR="00000000" w:rsidRPr="00000000">
        <w:rPr>
          <w:rtl w:val="0"/>
        </w:rPr>
      </w:r>
    </w:p>
    <w:p w:rsidR="00000000" w:rsidDel="00000000" w:rsidP="00000000" w:rsidRDefault="00000000" w:rsidRPr="00000000" w14:paraId="00000795">
      <w:pPr>
        <w:pStyle w:val="Heading3"/>
        <w:rPr>
          <w:rFonts w:ascii="Roboto" w:cs="Roboto" w:eastAsia="Roboto" w:hAnsi="Roboto"/>
          <w:color w:val="1f1f1f"/>
          <w:sz w:val="21"/>
          <w:szCs w:val="21"/>
          <w:highlight w:val="white"/>
        </w:rPr>
      </w:pPr>
      <w:bookmarkStart w:colFirst="0" w:colLast="0" w:name="_d0n9lllcjn02" w:id="62"/>
      <w:bookmarkEnd w:id="62"/>
      <w:r w:rsidDel="00000000" w:rsidR="00000000" w:rsidRPr="00000000">
        <w:rPr>
          <w:rtl w:val="0"/>
        </w:rPr>
        <w:t xml:space="preserve">8.1 Applications of PANGEA research </w:t>
      </w: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796">
      <w:pPr>
        <w:pStyle w:val="Heading4"/>
        <w:spacing w:after="240" w:before="240" w:lineRule="auto"/>
        <w:rPr/>
      </w:pPr>
      <w:bookmarkStart w:colFirst="0" w:colLast="0" w:name="_hm6wmphkkjb5" w:id="63"/>
      <w:bookmarkEnd w:id="63"/>
      <w:r w:rsidDel="00000000" w:rsidR="00000000" w:rsidRPr="00000000">
        <w:rPr>
          <w:rtl w:val="0"/>
        </w:rPr>
        <w:t xml:space="preserve">8</w:t>
      </w:r>
      <w:r w:rsidDel="00000000" w:rsidR="00000000" w:rsidRPr="00000000">
        <w:rPr>
          <w:rtl w:val="0"/>
        </w:rPr>
        <w:t xml:space="preserve">.1.1 </w:t>
      </w:r>
      <w:r w:rsidDel="00000000" w:rsidR="00000000" w:rsidRPr="00000000">
        <w:rPr>
          <w:rtl w:val="0"/>
        </w:rPr>
        <w:t xml:space="preserve">Climate Mitigation and Carbon Monitoring</w:t>
      </w:r>
      <w:r w:rsidDel="00000000" w:rsidR="00000000" w:rsidRPr="00000000">
        <w:rPr>
          <w:rtl w:val="0"/>
        </w:rPr>
        <w:t xml:space="preserve"> </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680"/>
        <w:gridCol w:w="3510"/>
        <w:tblGridChange w:id="0">
          <w:tblGrid>
            <w:gridCol w:w="1170"/>
            <w:gridCol w:w="4680"/>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Potential partners/channels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Q4, Q7, Q20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carbon accounting to support MRV</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GEO-TREES, CTrees, WRI, GCF-TF, Woodwell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Q2, Q4, Q6, Q7</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commentRangeStart w:id="776"/>
            <w:commentRangeStart w:id="777"/>
            <w:r w:rsidDel="00000000" w:rsidR="00000000" w:rsidRPr="00000000">
              <w:rPr>
                <w:rFonts w:ascii="Avenir" w:cs="Avenir" w:eastAsia="Avenir" w:hAnsi="Avenir"/>
                <w:color w:val="ff0000"/>
                <w:rtl w:val="0"/>
              </w:rPr>
              <w:t xml:space="preserve">Improving carbon flux predictions for global climate predictions (IPCC)</w:t>
            </w:r>
            <w:commentRangeEnd w:id="776"/>
            <w:r w:rsidDel="00000000" w:rsidR="00000000" w:rsidRPr="00000000">
              <w:commentReference w:id="776"/>
            </w:r>
            <w:commentRangeEnd w:id="777"/>
            <w:r w:rsidDel="00000000" w:rsidR="00000000" w:rsidRPr="00000000">
              <w:commentReference w:id="77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Q3,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Deforestation and degradation alerts associated with distinct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WRI, GCF-TF, GATC</w:t>
            </w:r>
          </w:p>
        </w:tc>
      </w:tr>
    </w:tbl>
    <w:p w:rsidR="00000000" w:rsidDel="00000000" w:rsidP="00000000" w:rsidRDefault="00000000" w:rsidRPr="00000000" w14:paraId="000007A3">
      <w:pPr>
        <w:rPr/>
      </w:pPr>
      <w:r w:rsidDel="00000000" w:rsidR="00000000" w:rsidRPr="00000000">
        <w:rPr>
          <w:rtl w:val="0"/>
        </w:rPr>
        <w:t xml:space="preserve"> </w:t>
      </w:r>
    </w:p>
    <w:p w:rsidR="00000000" w:rsidDel="00000000" w:rsidP="00000000" w:rsidRDefault="00000000" w:rsidRPr="00000000" w14:paraId="000007A4">
      <w:pPr>
        <w:rPr/>
      </w:pPr>
      <w:r w:rsidDel="00000000" w:rsidR="00000000" w:rsidRPr="00000000">
        <w:rPr>
          <w:rtl w:val="0"/>
        </w:rPr>
        <w:t xml:space="preserve">To effectively manage a problem, consistent and accurate measur</w:t>
      </w:r>
      <w:ins w:author="Michael Keller" w:id="118" w:date="2024-09-18T11:51:01Z">
        <w:r w:rsidDel="00000000" w:rsidR="00000000" w:rsidRPr="00000000">
          <w:rPr>
            <w:rtl w:val="0"/>
          </w:rPr>
          <w:t xml:space="preserve">ement</w:t>
        </w:r>
      </w:ins>
      <w:del w:author="Michael Keller" w:id="118" w:date="2024-09-18T11:51:01Z">
        <w:r w:rsidDel="00000000" w:rsidR="00000000" w:rsidRPr="00000000">
          <w:rPr>
            <w:rtl w:val="0"/>
          </w:rPr>
          <w:delText xml:space="preserve">ing</w:delText>
        </w:r>
      </w:del>
      <w:r w:rsidDel="00000000" w:rsidR="00000000" w:rsidRPr="00000000">
        <w:rPr>
          <w:rtl w:val="0"/>
        </w:rPr>
        <w:t xml:space="preserve"> and monitoring </w:t>
      </w:r>
      <w:del w:author="Michael Keller" w:id="119" w:date="2024-09-18T11:51:09Z">
        <w:r w:rsidDel="00000000" w:rsidR="00000000" w:rsidRPr="00000000">
          <w:rPr>
            <w:rtl w:val="0"/>
          </w:rPr>
          <w:delText xml:space="preserve">it</w:delText>
        </w:r>
      </w:del>
      <w:r w:rsidDel="00000000" w:rsidR="00000000" w:rsidRPr="00000000">
        <w:rPr>
          <w:rtl w:val="0"/>
        </w:rPr>
        <w:t xml:space="preserve"> is essential. Mapping and monitoring tropical carbon stocks and fluxes is critical for closing the global carbon budget, constraining future climate change projections, and for improving measurement, reporting, and validation (MRV) of carbon credits, offering clear applications for PANGEA data, analysis, and methodological improvements. Improving climate change projections, especially decreasing uncertainty around carbon fluxes of tropical forests, tropical land use change, and tropical forest responses to climate change are </w:t>
      </w:r>
      <w:ins w:author="Michael Keller" w:id="120" w:date="2024-09-18T11:52:52Z">
        <w:r w:rsidDel="00000000" w:rsidR="00000000" w:rsidRPr="00000000">
          <w:rPr>
            <w:rtl w:val="0"/>
          </w:rPr>
          <w:t xml:space="preserve">critical</w:t>
        </w:r>
      </w:ins>
      <w:del w:author="Michael Keller" w:id="120" w:date="2024-09-18T11:52:52Z">
        <w:r w:rsidDel="00000000" w:rsidR="00000000" w:rsidRPr="00000000">
          <w:rPr>
            <w:rtl w:val="0"/>
          </w:rPr>
          <w:delText xml:space="preserve">critica</w:delText>
        </w:r>
      </w:del>
      <w:ins w:author="Michael Keller" w:id="121" w:date="2024-09-18T11:53:05Z">
        <w:del w:author="Michael Keller" w:id="120" w:date="2024-09-18T11:52:52Z">
          <w:r w:rsidDel="00000000" w:rsidR="00000000" w:rsidRPr="00000000">
            <w:rPr>
              <w:rtl w:val="0"/>
            </w:rPr>
            <w:delText xml:space="preserve"> </w:delText>
          </w:r>
        </w:del>
      </w:ins>
      <w:del w:author="Michael Keller" w:id="120" w:date="2024-09-18T11:52:52Z">
        <w:r w:rsidDel="00000000" w:rsidR="00000000" w:rsidRPr="00000000">
          <w:rPr>
            <w:rtl w:val="0"/>
          </w:rPr>
          <w:delText xml:space="preserve">l</w:delText>
        </w:r>
      </w:del>
      <w:ins w:author="Michael Keller" w:id="120" w:date="2024-09-18T11:52:52Z">
        <w:r w:rsidDel="00000000" w:rsidR="00000000" w:rsidRPr="00000000">
          <w:rPr>
            <w:rtl w:val="0"/>
          </w:rPr>
          <w:t xml:space="preserve">(NSTC; FTAC)_</w:t>
        </w:r>
      </w:ins>
      <w:r w:rsidDel="00000000" w:rsidR="00000000" w:rsidRPr="00000000">
        <w:rPr>
          <w:rtl w:val="0"/>
        </w:rPr>
        <w:t xml:space="preserve"> </w:t>
      </w:r>
      <w:r w:rsidDel="00000000" w:rsidR="00000000" w:rsidRPr="00000000">
        <w:rPr>
          <w:strike w:val="1"/>
          <w:rtl w:val="0"/>
          <w:rPrChange w:author="Michael Keller" w:id="122" w:date="2024-09-18T11:53:29Z">
            <w:rPr/>
          </w:rPrChange>
        </w:rPr>
        <w:t xml:space="preserve">to deliver per the National Science and Technology (NSTC) Fast Track Action Committee (FTAC) on Climate Services March 2023 report</w:t>
      </w:r>
      <w:r w:rsidDel="00000000" w:rsidR="00000000" w:rsidRPr="00000000">
        <w:rPr>
          <w:rtl w:val="0"/>
        </w:rPr>
        <w:t xml:space="preserve">. </w:t>
      </w:r>
      <w:ins w:author="Michael Keller" w:id="123" w:date="2024-09-18T11:54:27Z">
        <w:r w:rsidDel="00000000" w:rsidR="00000000" w:rsidRPr="00000000">
          <w:rPr>
            <w:rtl w:val="0"/>
          </w:rPr>
          <w:t xml:space="preserve">While </w:t>
        </w:r>
      </w:ins>
      <w:del w:author="Michael Keller" w:id="123" w:date="2024-09-18T11:54:27Z">
        <w:r w:rsidDel="00000000" w:rsidR="00000000" w:rsidRPr="00000000">
          <w:rPr>
            <w:rtl w:val="0"/>
          </w:rPr>
          <w:delText xml:space="preserve">Results from </w:delText>
        </w:r>
      </w:del>
      <w:r w:rsidDel="00000000" w:rsidR="00000000" w:rsidRPr="00000000">
        <w:rPr>
          <w:rtl w:val="0"/>
        </w:rPr>
        <w:t xml:space="preserve">PANGEA will </w:t>
      </w:r>
      <w:ins w:author="Michael Keller" w:id="124" w:date="2024-09-18T11:54:40Z">
        <w:r w:rsidDel="00000000" w:rsidR="00000000" w:rsidRPr="00000000">
          <w:rPr>
            <w:rtl w:val="0"/>
          </w:rPr>
          <w:t xml:space="preserve">not focus on carbon accounting, results from PANGEA can </w:t>
        </w:r>
      </w:ins>
      <w:r w:rsidDel="00000000" w:rsidR="00000000" w:rsidRPr="00000000">
        <w:rPr>
          <w:rtl w:val="0"/>
        </w:rPr>
        <w:t xml:space="preserve">improve our understanding of the </w:t>
      </w:r>
      <w:ins w:author="Michael Keller" w:id="125" w:date="2024-09-18T11:55:12Z">
        <w:r w:rsidDel="00000000" w:rsidR="00000000" w:rsidRPr="00000000">
          <w:rPr>
            <w:rtl w:val="0"/>
          </w:rPr>
          <w:t xml:space="preserve">changing </w:t>
        </w:r>
      </w:ins>
      <w:r w:rsidDel="00000000" w:rsidR="00000000" w:rsidRPr="00000000">
        <w:rPr>
          <w:rtl w:val="0"/>
        </w:rPr>
        <w:t xml:space="preserve">carbon content of tropical forests, currently a significant source of uncertainty in the global carbon budget in the following ways</w:t>
      </w:r>
      <w:ins w:author="Michael Keller" w:id="126" w:date="2024-09-18T12:00:20Z">
        <w:r w:rsidDel="00000000" w:rsidR="00000000" w:rsidRPr="00000000">
          <w:rPr>
            <w:rtl w:val="0"/>
          </w:rPr>
          <w:t xml:space="preserve">.</w:t>
        </w:r>
      </w:ins>
      <w:del w:author="Michael Keller" w:id="126" w:date="2024-09-18T12:00:20Z">
        <w:r w:rsidDel="00000000" w:rsidR="00000000" w:rsidRPr="00000000">
          <w:rPr>
            <w:rtl w:val="0"/>
          </w:rPr>
          <w:delText xml:space="preserve">:</w:delText>
        </w:r>
      </w:del>
      <w:r w:rsidDel="00000000" w:rsidR="00000000" w:rsidRPr="00000000">
        <w:rPr>
          <w:rtl w:val="0"/>
        </w:rPr>
      </w:r>
    </w:p>
    <w:p w:rsidR="00000000" w:rsidDel="00000000" w:rsidP="00000000" w:rsidRDefault="00000000" w:rsidRPr="00000000" w14:paraId="000007A5">
      <w:pPr>
        <w:rPr>
          <w:ins w:author="Michael Keller" w:id="127" w:date="2024-09-18T12:00:26Z"/>
        </w:rPr>
      </w:pPr>
      <w:ins w:author="Michael Keller" w:id="127" w:date="2024-09-18T12:00:26Z">
        <w:r w:rsidDel="00000000" w:rsidR="00000000" w:rsidRPr="00000000">
          <w:rPr>
            <w:rtl w:val="0"/>
          </w:rPr>
        </w:r>
      </w:ins>
    </w:p>
    <w:p w:rsidR="00000000" w:rsidDel="00000000" w:rsidP="00000000" w:rsidRDefault="00000000" w:rsidRPr="00000000" w14:paraId="000007A6">
      <w:pPr>
        <w:rPr>
          <w:ins w:author="Michael Keller" w:id="127" w:date="2024-09-18T12:00:26Z"/>
        </w:rPr>
      </w:pPr>
      <w:ins w:author="Michael Keller" w:id="127" w:date="2024-09-18T12:00:26Z">
        <w:r w:rsidDel="00000000" w:rsidR="00000000" w:rsidRPr="00000000">
          <w:rPr>
            <w:rtl w:val="0"/>
          </w:rPr>
          <w:t xml:space="preserve">Improvements to carbon accounting:  </w:t>
        </w:r>
        <w:r w:rsidDel="00000000" w:rsidR="00000000" w:rsidRPr="00000000">
          <w:rPr>
            <w:rtl w:val="0"/>
          </w:rPr>
          <w:t xml:space="preserve">PANGEA does not aim to directly improve carbon accounting.  However, forest censuses and remote sensing of forest structure done as part of PANGEA can also be used to improve carbon accounting particularly in regions where …</w:t>
        </w:r>
      </w:ins>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highlight w:val="yellow"/>
        </w:rPr>
      </w:pPr>
      <w:del w:author="Michael Keller" w:id="128" w:date="2024-09-18T11:56:10Z">
        <w:commentRangeStart w:id="778"/>
        <w:r w:rsidDel="00000000" w:rsidR="00000000" w:rsidRPr="00000000">
          <w:rPr>
            <w:b w:val="1"/>
            <w:i w:val="1"/>
            <w:rtl w:val="0"/>
          </w:rPr>
          <w:delText xml:space="preserve">Improving carbon accounting</w:delText>
        </w:r>
        <w:r w:rsidDel="00000000" w:rsidR="00000000" w:rsidRPr="00000000">
          <w:rPr>
            <w:rtl w:val="0"/>
          </w:rPr>
          <w:delText xml:space="preserve">: </w:delText>
        </w:r>
        <w:r w:rsidDel="00000000" w:rsidR="00000000" w:rsidRPr="00000000">
          <w:rPr>
            <w:rtl w:val="0"/>
          </w:rPr>
          <w:delText xml:space="preserve">Tropical forest carbon credits are a significant and highly debated component of both the voluntary and compliance carbon markets. Carbon credits are lauded as a critical avenue to inject climate financing into tropical landscapes, and have attracted interest from a broad range of actors from timber companies to airlines (</w:delText>
        </w:r>
        <w:commentRangeStart w:id="779"/>
        <w:r w:rsidDel="00000000" w:rsidR="00000000" w:rsidRPr="00000000">
          <w:rPr>
            <w:rtl w:val="0"/>
          </w:rPr>
          <w:delText xml:space="preserve">Burivalolva et al. 2023</w:delText>
        </w:r>
        <w:commentRangeEnd w:id="779"/>
        <w:r w:rsidDel="00000000" w:rsidR="00000000" w:rsidRPr="00000000">
          <w:commentReference w:id="779"/>
        </w:r>
        <w:r w:rsidDel="00000000" w:rsidR="00000000" w:rsidRPr="00000000">
          <w:rPr>
            <w:rtl w:val="0"/>
          </w:rPr>
          <w:delText xml:space="preserve">). But significant uncertainties around carbon fluxes and land use change patterns in the tropics hamstring efforts to develop and market tropical forest carbon credits at the scale necessary to meet demand. PANGEA will coordinate with and build on existing efforts like GEO-TREES, which is focused on carbon stocks calibration and validation, to improve carbon flux and stocks monitoring capabilities in the tropics using satellite remote sensing. PANGEA will improve the accuracy of accounting methods available for carbon estimates and develop a coordinated approach to communicating uncertainty to users. We will share these results through carbon mapping consortia that PANGEA team members already participate in, through publications, and through bilateral engagement with entities that develop and implement forest carbon standards such as the United Nations Framework Convention on Climate Change (UNFCCC), Verra Carbon Standard, and American Carbon Registry. PANGEA’s work tracking land-use change patterns in the tropics will also support the development of more robust and accurate tropical forest credits by improving precision around additionality and permanence through mapping of land-use change.</w:delText>
        </w:r>
      </w:del>
      <w:commentRangeEnd w:id="778"/>
      <w:r w:rsidDel="00000000" w:rsidR="00000000" w:rsidRPr="00000000">
        <w:commentReference w:id="778"/>
      </w: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del w:author="Michael Keller" w:id="129" w:date="2024-09-18T11:58:30Z"/>
          <w:color w:val="ff0000"/>
        </w:rPr>
      </w:pPr>
      <w:del w:author="Michael Keller" w:id="129" w:date="2024-09-18T11:58:30Z">
        <w:commentRangeStart w:id="780"/>
        <w:r w:rsidDel="00000000" w:rsidR="00000000" w:rsidRPr="00000000">
          <w:rPr>
            <w:b w:val="1"/>
            <w:i w:val="1"/>
            <w:rtl w:val="0"/>
          </w:rPr>
          <w:delText xml:space="preserve">Improving carbon flux predictions</w:delText>
        </w:r>
        <w:r w:rsidDel="00000000" w:rsidR="00000000" w:rsidRPr="00000000">
          <w:rPr>
            <w:rtl w:val="0"/>
          </w:rPr>
          <w:delText xml:space="preserve">: The Intergovernmental Panel on Climate Change (IPCC) synthesis reports are the world’s most comprehensive review of climate change for the planet, and are used extensively by policy makers to set subnational, national, and international goals to mitigate climate change. The accuracy of their estimations are paramount. In the most recent sixth assessment, the Climate Change Mitigation working group </w:delText>
        </w:r>
        <w:commentRangeStart w:id="781"/>
        <w:r w:rsidDel="00000000" w:rsidR="00000000" w:rsidRPr="00000000">
          <w:rPr>
            <w:rtl w:val="0"/>
          </w:rPr>
          <w:delText xml:space="preserve">noted </w:delText>
        </w:r>
        <w:commentRangeEnd w:id="781"/>
        <w:r w:rsidDel="00000000" w:rsidR="00000000" w:rsidRPr="00000000">
          <w:commentReference w:id="781"/>
        </w:r>
        <w:r w:rsidDel="00000000" w:rsidR="00000000" w:rsidRPr="00000000">
          <w:rPr>
            <w:rtl w:val="0"/>
          </w:rPr>
          <w:delText xml:space="preserve">the promise of remote sensing for improving the accuracy of estimates of forest carbon, but mentioned uncertainty in estimates from Earth Observations as a significant shortcoming. </w:delText>
        </w:r>
        <w:r w:rsidDel="00000000" w:rsidR="00000000" w:rsidRPr="00000000">
          <w:rPr>
            <w:color w:val="ff0000"/>
            <w:rtl w:val="0"/>
          </w:rPr>
          <w:delText xml:space="preserve">PANGEA is well positioned to decrease this uncertainty by improving our understanding of carbon flux variability under climate change and extreme weather events (Q2), and by better linking carbon fluxes to phenology (Q4).  </w:delText>
        </w:r>
      </w:del>
    </w:p>
    <w:p w:rsidR="00000000" w:rsidDel="00000000" w:rsidP="00000000" w:rsidRDefault="00000000" w:rsidRPr="00000000" w14:paraId="000007AB">
      <w:pPr>
        <w:rPr/>
      </w:pPr>
      <w:commentRangeEnd w:id="780"/>
      <w:r w:rsidDel="00000000" w:rsidR="00000000" w:rsidRPr="00000000">
        <w:commentReference w:id="780"/>
      </w:r>
      <w:r w:rsidDel="00000000" w:rsidR="00000000" w:rsidRPr="00000000">
        <w:rPr>
          <w:rtl w:val="0"/>
        </w:rPr>
      </w:r>
    </w:p>
    <w:p w:rsidR="00000000" w:rsidDel="00000000" w:rsidP="00000000" w:rsidRDefault="00000000" w:rsidRPr="00000000" w14:paraId="000007AC">
      <w:pPr>
        <w:rPr/>
      </w:pPr>
      <w:r w:rsidDel="00000000" w:rsidR="00000000" w:rsidRPr="00000000">
        <w:rPr>
          <w:b w:val="1"/>
          <w:i w:val="1"/>
          <w:rtl w:val="0"/>
        </w:rPr>
        <w:t xml:space="preserve">Understanding forest loss and its drivers</w:t>
      </w:r>
      <w:r w:rsidDel="00000000" w:rsidR="00000000" w:rsidRPr="00000000">
        <w:rPr>
          <w:rtl w:val="0"/>
        </w:rPr>
        <w:t xml:space="preserve">: Deforestation and degradation of tropical forests are major drivers of carbon emissions. Uncertainty around forest loss drivers, in particular whether restoration or avoided deforestation/degradation projects lead to increased forest loss outside the project area</w:t>
      </w:r>
      <w:ins w:author="Michael Keller" w:id="130" w:date="2024-09-18T11:59:12Z">
        <w:r w:rsidDel="00000000" w:rsidR="00000000" w:rsidRPr="00000000">
          <w:rPr>
            <w:rtl w:val="0"/>
          </w:rPr>
          <w:t xml:space="preserve"> (leakage)</w:t>
        </w:r>
      </w:ins>
      <w:r w:rsidDel="00000000" w:rsidR="00000000" w:rsidRPr="00000000">
        <w:rPr>
          <w:rtl w:val="0"/>
        </w:rPr>
        <w:t xml:space="preserve">, </w:t>
      </w:r>
      <w:ins w:author="Michael Keller" w:id="131" w:date="2024-09-18T11:59:45Z">
        <w:r w:rsidDel="00000000" w:rsidR="00000000" w:rsidRPr="00000000">
          <w:rPr>
            <w:rtl w:val="0"/>
          </w:rPr>
          <w:t xml:space="preserve">is</w:t>
        </w:r>
      </w:ins>
      <w:del w:author="Michael Keller" w:id="131" w:date="2024-09-18T11:59:45Z">
        <w:r w:rsidDel="00000000" w:rsidR="00000000" w:rsidRPr="00000000">
          <w:rPr>
            <w:rtl w:val="0"/>
          </w:rPr>
          <w:delText xml:space="preserve">are</w:delText>
        </w:r>
      </w:del>
      <w:r w:rsidDel="00000000" w:rsidR="00000000" w:rsidRPr="00000000">
        <w:rPr>
          <w:rtl w:val="0"/>
        </w:rPr>
        <w:t xml:space="preserve"> a major impediment to scaling forest carbon credits. PANGEA’s pairing of remote sensing data with field measurements of land use, land management strategies, and parcel delineation will </w:t>
      </w:r>
      <w:ins w:author="Michael Keller" w:id="132" w:date="2024-09-18T11:59:58Z">
        <w:r w:rsidDel="00000000" w:rsidR="00000000" w:rsidRPr="00000000">
          <w:rPr>
            <w:rtl w:val="0"/>
          </w:rPr>
          <w:t xml:space="preserve">improve</w:t>
        </w:r>
      </w:ins>
      <w:del w:author="Michael Keller" w:id="132" w:date="2024-09-18T11:59:58Z">
        <w:r w:rsidDel="00000000" w:rsidR="00000000" w:rsidRPr="00000000">
          <w:rPr>
            <w:rtl w:val="0"/>
          </w:rPr>
          <w:delText xml:space="preserve">allow an improved</w:delText>
        </w:r>
      </w:del>
      <w:r w:rsidDel="00000000" w:rsidR="00000000" w:rsidRPr="00000000">
        <w:rPr>
          <w:rtl w:val="0"/>
        </w:rPr>
        <w:t xml:space="preserve"> understanding of the dynamic land use baseline that hampers forest carbon credit scaling. PANGEA’s work will also improve the accuracy of deforestation and degradation alerts that are used to track illegal logging and other enforcement activities. </w:t>
      </w:r>
      <w:r w:rsidDel="00000000" w:rsidR="00000000" w:rsidRPr="00000000">
        <w:rPr>
          <w:rtl w:val="0"/>
        </w:rPr>
      </w:r>
    </w:p>
    <w:p w:rsidR="00000000" w:rsidDel="00000000" w:rsidP="00000000" w:rsidRDefault="00000000" w:rsidRPr="00000000" w14:paraId="000007AD">
      <w:pPr>
        <w:pStyle w:val="Heading4"/>
        <w:spacing w:after="240" w:before="240" w:lineRule="auto"/>
        <w:rPr/>
      </w:pPr>
      <w:bookmarkStart w:colFirst="0" w:colLast="0" w:name="_e69rpn43gqyr" w:id="64"/>
      <w:bookmarkEnd w:id="64"/>
      <w:r w:rsidDel="00000000" w:rsidR="00000000" w:rsidRPr="00000000">
        <w:rPr>
          <w:rtl w:val="0"/>
        </w:rPr>
        <w:t xml:space="preserve">8.1.2 Biodiversity Conservation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495"/>
        <w:gridCol w:w="4590"/>
        <w:tblGridChange w:id="0">
          <w:tblGrid>
            <w:gridCol w:w="1275"/>
            <w:gridCol w:w="349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partners/channels for implementation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Resources Research Institute, Central African Forest Commission, Conservation International, European Space Agency, IUCN Regional Offices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5">
            <w:pPr>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after="0" w:before="0" w:line="240" w:lineRule="auto"/>
              <w:ind w:left="0" w:firstLine="0"/>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The rate of global biodiversity loss is intensified by a poor understanding of the emergent contributions of biological assembly to the structure and function of ecosystems. Throughout the evolutionary history of life on Earth, the tropical biosphere has served as an “engine” for generating biodiversity (</w:t>
      </w:r>
      <w:commentRangeStart w:id="782"/>
      <w:commentRangeStart w:id="783"/>
      <w:r w:rsidDel="00000000" w:rsidR="00000000" w:rsidRPr="00000000">
        <w:rPr>
          <w:rtl w:val="0"/>
        </w:rPr>
        <w:t xml:space="preserve">Antonelli et al., 2015</w:t>
      </w:r>
      <w:commentRangeEnd w:id="782"/>
      <w:r w:rsidDel="00000000" w:rsidR="00000000" w:rsidRPr="00000000">
        <w:commentReference w:id="782"/>
      </w:r>
      <w:commentRangeEnd w:id="783"/>
      <w:r w:rsidDel="00000000" w:rsidR="00000000" w:rsidRPr="00000000">
        <w:commentReference w:id="783"/>
      </w:r>
      <w:r w:rsidDel="00000000" w:rsidR="00000000" w:rsidRPr="00000000">
        <w:rPr>
          <w:rtl w:val="0"/>
        </w:rPr>
        <w:t xml:space="preserve">) and remains the contemporary biodiversity hotspot. Biodiversity conservation in the tropics has the potential to reveal reciprocal social-ecological benefits and inform strategies for local-scale adaptation and climate resilience. The first Global Biodiversity Framework 2030 target is to “Plan and Manage all Areas To Reduce Biodiversity Loss” while respecting the rights of Indigenous peoples and local communities (</w:t>
      </w:r>
      <w:commentRangeStart w:id="784"/>
      <w:r w:rsidDel="00000000" w:rsidR="00000000" w:rsidRPr="00000000">
        <w:rPr>
          <w:rtl w:val="0"/>
        </w:rPr>
        <w:t xml:space="preserve">CBD 2030</w:t>
      </w:r>
      <w:commentRangeEnd w:id="784"/>
      <w:r w:rsidDel="00000000" w:rsidR="00000000" w:rsidRPr="00000000">
        <w:commentReference w:id="784"/>
      </w:r>
      <w:r w:rsidDel="00000000" w:rsidR="00000000" w:rsidRPr="00000000">
        <w:rPr>
          <w:rtl w:val="0"/>
        </w:rPr>
        <w:t xml:space="preserve">). Doing so requires a campaign on the scale of PANGEA. T</w:t>
      </w:r>
      <w:commentRangeStart w:id="785"/>
      <w:r w:rsidDel="00000000" w:rsidR="00000000" w:rsidRPr="00000000">
        <w:rPr>
          <w:rtl w:val="0"/>
        </w:rPr>
        <w:t xml:space="preserve">argets 2 and 3 are to restore 30% of all degraded ecosystems, and conserve 30% of all land, water, and sea.</w:t>
      </w:r>
      <w:commentRangeEnd w:id="785"/>
      <w:r w:rsidDel="00000000" w:rsidR="00000000" w:rsidRPr="00000000">
        <w:commentReference w:id="785"/>
      </w:r>
      <w:r w:rsidDel="00000000" w:rsidR="00000000" w:rsidRPr="00000000">
        <w:rPr>
          <w:rtl w:val="0"/>
        </w:rPr>
        <w:t xml:space="preserve"> </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t xml:space="preserve">To assist in the ability to meet these targets, the Group on Earth Observations (GEO) </w:t>
      </w:r>
      <w:r w:rsidDel="00000000" w:rsidR="00000000" w:rsidRPr="00000000">
        <w:rPr>
          <w:b w:val="1"/>
          <w:rtl w:val="0"/>
        </w:rPr>
        <w:t xml:space="preserve">Global Ecosystems Atlas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with the goal of developing an Atlas that will enable everyone—from governments to individual citizens—to take action to protect nature.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w:t>
      </w:r>
      <w:r w:rsidDel="00000000" w:rsidR="00000000" w:rsidRPr="00000000">
        <w:rPr>
          <w:rtl w:val="0"/>
        </w:rPr>
        <w:t xml:space="preserve">in collaboration with the USGS, European Space Agency, IUCN, ESRI, and others. </w:t>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t xml:space="preserve">Biodiversity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NASA remote sensing of Essential Biodiversity Variables (EBVs) like the biological effects of fire and irregular inundation are among the highest priority identified by the Group on Earth Observations Biodiversity Observation Network (GEO BON; </w:t>
      </w:r>
      <w:commentRangeStart w:id="786"/>
      <w:commentRangeStart w:id="787"/>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commentRangeEnd w:id="786"/>
      <w:r w:rsidDel="00000000" w:rsidR="00000000" w:rsidRPr="00000000">
        <w:commentReference w:id="786"/>
      </w:r>
      <w:commentRangeEnd w:id="787"/>
      <w:r w:rsidDel="00000000" w:rsidR="00000000" w:rsidRPr="00000000">
        <w:commentReference w:id="787"/>
      </w:r>
      <w:r w:rsidDel="00000000" w:rsidR="00000000" w:rsidRPr="00000000">
        <w:rPr>
          <w:rtl w:val="0"/>
        </w:rPr>
        <w:t xml:space="preserve">). </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Partners like MapBiomas, the </w:t>
      </w:r>
      <w:r w:rsidDel="00000000" w:rsidR="00000000" w:rsidRPr="00000000">
        <w:rPr>
          <w:rtl w:val="0"/>
        </w:rPr>
        <w:t xml:space="preserve">Alexander von Humboldt Biological Resources Research Institute</w:t>
      </w:r>
      <w:r w:rsidDel="00000000" w:rsidR="00000000" w:rsidRPr="00000000">
        <w:rPr>
          <w:rtl w:val="0"/>
        </w:rPr>
        <w:t xml:space="preserve">, Conservation International, and other tropical and international organizations will support the development of user-friendly platforms that are accessible from local to global scales. PANGEA will specifically prioritize engagement with Ind</w:t>
      </w:r>
      <w:r w:rsidDel="00000000" w:rsidR="00000000" w:rsidRPr="00000000">
        <w:rPr>
          <w:rtl w:val="0"/>
        </w:rPr>
        <w:t xml:space="preserve">igenous Peoples and Local Community Alliances and Organizations to empower and elevate Indigenous, local, and traditional communities through the </w:t>
      </w:r>
      <w:r w:rsidDel="00000000" w:rsidR="00000000" w:rsidRPr="00000000">
        <w:rPr>
          <w:b w:val="1"/>
          <w:rtl w:val="0"/>
        </w:rPr>
        <w:t xml:space="preserve">integration of IEK, LEK, and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788"/>
      <w:r w:rsidDel="00000000" w:rsidR="00000000" w:rsidRPr="00000000">
        <w:rPr>
          <w:rtl w:val="0"/>
        </w:rPr>
        <w:t xml:space="preserve">policy brief</w:t>
      </w:r>
      <w:commentRangeEnd w:id="788"/>
      <w:r w:rsidDel="00000000" w:rsidR="00000000" w:rsidRPr="00000000">
        <w:commentReference w:id="788"/>
      </w:r>
      <w:r w:rsidDel="00000000" w:rsidR="00000000" w:rsidRPr="00000000">
        <w:rPr>
          <w:rtl w:val="0"/>
        </w:rPr>
        <w:t xml:space="preserve">, </w:t>
      </w:r>
      <w:commentRangeStart w:id="789"/>
      <w:r w:rsidDel="00000000" w:rsidR="00000000" w:rsidRPr="00000000">
        <w:rPr>
          <w:rtl w:val="0"/>
        </w:rPr>
        <w:t xml:space="preserve">research report</w:t>
      </w:r>
      <w:commentRangeEnd w:id="789"/>
      <w:r w:rsidDel="00000000" w:rsidR="00000000" w:rsidRPr="00000000">
        <w:commentReference w:id="789"/>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7C2">
      <w:pPr>
        <w:pStyle w:val="Heading4"/>
        <w:spacing w:after="240" w:before="240" w:lineRule="auto"/>
        <w:rPr/>
      </w:pPr>
      <w:bookmarkStart w:colFirst="0" w:colLast="0" w:name="_7gf3ojfmbw3" w:id="65"/>
      <w:bookmarkEnd w:id="65"/>
      <w:r w:rsidDel="00000000" w:rsidR="00000000" w:rsidRPr="00000000">
        <w:rPr>
          <w:rtl w:val="0"/>
        </w:rPr>
        <w:t xml:space="preserve">8</w:t>
      </w:r>
      <w:r w:rsidDel="00000000" w:rsidR="00000000" w:rsidRPr="00000000">
        <w:rPr>
          <w:rtl w:val="0"/>
        </w:rPr>
        <w:t xml:space="preserve">.1.3 Agriculture and Livelihoods</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w:t>
            </w:r>
            <w:r w:rsidDel="00000000" w:rsidR="00000000" w:rsidRPr="00000000">
              <w:rPr>
                <w:rFonts w:ascii="Avenir" w:cs="Avenir" w:eastAsia="Avenir" w:hAnsi="Avenir"/>
                <w:b w:val="1"/>
                <w:rtl w:val="0"/>
              </w:rPr>
              <w:t xml:space="preserve">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Intensifying agricultural 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Increasing the sustainability of agricultural production,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supply chain traceability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Improving disaster alerts &amp; response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7D2">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 PANGEA will support these efforts in the following ways:</w:t>
      </w:r>
    </w:p>
    <w:p w:rsidR="00000000" w:rsidDel="00000000" w:rsidP="00000000" w:rsidRDefault="00000000" w:rsidRPr="00000000" w14:paraId="000007D3">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w:t>
      </w:r>
      <w:r w:rsidDel="00000000" w:rsidR="00000000" w:rsidRPr="00000000">
        <w:rPr>
          <w:rtl w:val="0"/>
        </w:rPr>
        <w:t xml:space="preserve">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crop type mapping, nutrient- and water-use efficiency mapping, and yield estimation. </w:t>
      </w:r>
    </w:p>
    <w:p w:rsidR="00000000" w:rsidDel="00000000" w:rsidP="00000000" w:rsidRDefault="00000000" w:rsidRPr="00000000" w14:paraId="000007D4">
      <w:pPr>
        <w:spacing w:after="240" w:before="240" w:lineRule="auto"/>
        <w:rPr/>
      </w:pPr>
      <w:r w:rsidDel="00000000" w:rsidR="00000000" w:rsidRPr="00000000">
        <w:rPr>
          <w:b w:val="1"/>
          <w:i w:val="1"/>
          <w:rtl w:val="0"/>
        </w:rPr>
        <w:t xml:space="preserve">Increased sustainability and capacity for adaptation: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w:t>
      </w:r>
      <w:r w:rsidDel="00000000" w:rsidR="00000000" w:rsidRPr="00000000">
        <w:rPr>
          <w:rtl w:val="0"/>
        </w:rPr>
        <w:t xml:space="preserve">spatially explicit farm-scale crop health monitoring. </w:t>
      </w:r>
      <w:r w:rsidDel="00000000" w:rsidR="00000000" w:rsidRPr="00000000">
        <w:rPr>
          <w:rtl w:val="0"/>
        </w:rPr>
      </w:r>
    </w:p>
    <w:p w:rsidR="00000000" w:rsidDel="00000000" w:rsidP="00000000" w:rsidRDefault="00000000" w:rsidRPr="00000000" w14:paraId="000007D5">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PANGEA’s advancement of the use of new sensors like NISAR, BIOMASS, and SBG to detect multiple forms of agricultural expansion into tropical forests will provide necessary monitoring tools for ensuring deforestation free supply chains. 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 These activities also position P</w:t>
      </w:r>
      <w:r w:rsidDel="00000000" w:rsidR="00000000" w:rsidRPr="00000000">
        <w:rPr>
          <w:rtl w:val="0"/>
        </w:rPr>
        <w:t xml:space="preserve">ANGEA to impact other livelihood sectors, like payments for ecosystem services and non-timber forest products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7D6">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remote sensing of boundaries, crops, and yields in farm fields will lower monitoring costs for climate-driven insurance products for smallholder farmers.</w:t>
      </w:r>
    </w:p>
    <w:p w:rsidR="00000000" w:rsidDel="00000000" w:rsidP="00000000" w:rsidRDefault="00000000" w:rsidRPr="00000000" w14:paraId="000007D7">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the Alliance Bioversity and the International Center for Tropical Agriculture (CIAT).</w:t>
      </w:r>
      <w:r w:rsidDel="00000000" w:rsidR="00000000" w:rsidRPr="00000000">
        <w:rPr>
          <w:rtl w:val="0"/>
        </w:rPr>
        <w:t xml:space="preserve"> Information shared by these partners during the PANGEA scoping process directly informed PANGEA’s science requirements and questions ensure Earth Action outcomes. As an example, </w:t>
      </w:r>
      <w:r w:rsidDel="00000000" w:rsidR="00000000" w:rsidRPr="00000000">
        <w:rPr>
          <w:rtl w:val="0"/>
        </w:rPr>
        <w:t xml:space="preserve">IITA has a robust Partnerships for Development arm, which specializes in translation of findings from their research into practice, and builds on decades of experience with private sector and government partners to guarantee the translation of research into practice.</w:t>
      </w:r>
      <w:r w:rsidDel="00000000" w:rsidR="00000000" w:rsidRPr="00000000">
        <w:rPr>
          <w:rtl w:val="0"/>
        </w:rPr>
      </w:r>
    </w:p>
    <w:p w:rsidR="00000000" w:rsidDel="00000000" w:rsidP="00000000" w:rsidRDefault="00000000" w:rsidRPr="00000000" w14:paraId="000007D8">
      <w:pPr>
        <w:pStyle w:val="Heading3"/>
        <w:rPr/>
      </w:pPr>
      <w:bookmarkStart w:colFirst="0" w:colLast="0" w:name="_bpq2qriuj4gm" w:id="66"/>
      <w:bookmarkEnd w:id="66"/>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7D9">
      <w:pPr>
        <w:pStyle w:val="Heading4"/>
        <w:rPr/>
      </w:pPr>
      <w:bookmarkStart w:colFirst="0" w:colLast="0" w:name="_tdcci2hb9xgb" w:id="67"/>
      <w:bookmarkEnd w:id="67"/>
      <w:r w:rsidDel="00000000" w:rsidR="00000000" w:rsidRPr="00000000">
        <w:rPr>
          <w:rtl w:val="0"/>
        </w:rPr>
        <w:t xml:space="preserve">8.2.1 Partner Engagement </w:t>
      </w:r>
    </w:p>
    <w:p w:rsidR="00000000" w:rsidDel="00000000" w:rsidP="00000000" w:rsidRDefault="00000000" w:rsidRPr="00000000" w14:paraId="000007DA">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790"/>
      <w:r w:rsidDel="00000000" w:rsidR="00000000" w:rsidRPr="00000000">
        <w:rPr>
          <w:highlight w:val="white"/>
          <w:rtl w:val="0"/>
        </w:rPr>
        <w:t xml:space="preserve">translation</w:t>
      </w:r>
      <w:commentRangeEnd w:id="790"/>
      <w:r w:rsidDel="00000000" w:rsidR="00000000" w:rsidRPr="00000000">
        <w:commentReference w:id="790"/>
      </w:r>
      <w:r w:rsidDel="00000000" w:rsidR="00000000" w:rsidRPr="00000000">
        <w:rPr>
          <w:highlight w:val="white"/>
          <w:rtl w:val="0"/>
        </w:rPr>
        <w:t xml:space="preserve">. Specifically, PANGEA addresses the following Guiding Principles from </w:t>
      </w:r>
      <w:commentRangeStart w:id="791"/>
      <w:r w:rsidDel="00000000" w:rsidR="00000000" w:rsidRPr="00000000">
        <w:rPr>
          <w:highlight w:val="white"/>
          <w:rtl w:val="0"/>
        </w:rPr>
        <w:t xml:space="preserve">NASA’s ES2A Strategy (2024-2034)</w:t>
      </w:r>
      <w:commentRangeEnd w:id="791"/>
      <w:r w:rsidDel="00000000" w:rsidR="00000000" w:rsidRPr="00000000">
        <w:commentReference w:id="791"/>
      </w:r>
      <w:r w:rsidDel="00000000" w:rsidR="00000000" w:rsidRPr="00000000">
        <w:rPr>
          <w:highlight w:val="white"/>
          <w:rtl w:val="0"/>
        </w:rPr>
        <w:t xml:space="preserve">:</w:t>
      </w:r>
    </w:p>
    <w:p w:rsidR="00000000" w:rsidDel="00000000" w:rsidP="00000000" w:rsidRDefault="00000000" w:rsidRPr="00000000" w14:paraId="000007DB">
      <w:pPr>
        <w:numPr>
          <w:ilvl w:val="0"/>
          <w:numId w:val="13"/>
        </w:numPr>
        <w:spacing w:after="120" w:before="120" w:lineRule="auto"/>
        <w:ind w:left="720" w:hanging="360"/>
        <w:rPr>
          <w:highlight w:val="white"/>
        </w:rPr>
      </w:pPr>
      <w:r w:rsidDel="00000000" w:rsidR="00000000" w:rsidRPr="00000000">
        <w:rPr>
          <w:b w:val="1"/>
          <w:highlight w:val="white"/>
          <w:rtl w:val="0"/>
        </w:rPr>
        <w:t xml:space="preserve">Amplify impact through </w:t>
      </w:r>
      <w:commentRangeStart w:id="792"/>
      <w:r w:rsidDel="00000000" w:rsidR="00000000" w:rsidRPr="00000000">
        <w:rPr>
          <w:b w:val="1"/>
          <w:highlight w:val="white"/>
          <w:rtl w:val="0"/>
        </w:rPr>
        <w:t xml:space="preserve">partnerships</w:t>
      </w:r>
      <w:commentRangeEnd w:id="792"/>
      <w:r w:rsidDel="00000000" w:rsidR="00000000" w:rsidRPr="00000000">
        <w:commentReference w:id="792"/>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7.3 </w:t>
      </w:r>
      <w:r w:rsidDel="00000000" w:rsidR="00000000" w:rsidRPr="00000000">
        <w:rPr>
          <w:highlight w:val="white"/>
          <w:rtl w:val="0"/>
        </w:rPr>
        <w:t xml:space="preserve">for details about community engagement). These partners include potential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7.6</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7DC">
      <w:pPr>
        <w:numPr>
          <w:ilvl w:val="0"/>
          <w:numId w:val="13"/>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7DD">
      <w:pPr>
        <w:numPr>
          <w:ilvl w:val="0"/>
          <w:numId w:val="13"/>
        </w:numPr>
        <w:spacing w:after="120" w:before="120" w:lineRule="auto"/>
        <w:ind w:left="720" w:hanging="360"/>
        <w:rPr>
          <w:highlight w:val="white"/>
        </w:rPr>
      </w:pPr>
      <w:r w:rsidDel="00000000" w:rsidR="00000000" w:rsidRPr="00000000">
        <w:rPr>
          <w:b w:val="1"/>
          <w:highlight w:val="white"/>
          <w:rtl w:val="0"/>
        </w:rPr>
        <w:t xml:space="preserve">Use a balanced approach: </w:t>
      </w:r>
      <w:r w:rsidDel="00000000" w:rsidR="00000000" w:rsidRPr="00000000">
        <w:rPr>
          <w:highlight w:val="white"/>
          <w:rtl w:val="0"/>
        </w:rPr>
        <w:t xml:space="preserve">PANGEA builds on prior decadal campaigns both for science questions and data (e.g. LBA), and for process improvement (e.g. LBA, ABoVE).  By asking bold and critical science questions that were formulated based on prior campaigns and today’s needs, PANGEA maximizes value. </w:t>
      </w:r>
    </w:p>
    <w:p w:rsidR="00000000" w:rsidDel="00000000" w:rsidP="00000000" w:rsidRDefault="00000000" w:rsidRPr="00000000" w14:paraId="000007DE">
      <w:pPr>
        <w:spacing w:before="0" w:lineRule="auto"/>
        <w:rPr>
          <w:highlight w:val="white"/>
        </w:rPr>
      </w:pPr>
      <w:r w:rsidDel="00000000" w:rsidR="00000000" w:rsidRPr="00000000">
        <w:rPr>
          <w:rtl w:val="0"/>
        </w:rPr>
      </w:r>
    </w:p>
    <w:p w:rsidR="00000000" w:rsidDel="00000000" w:rsidP="00000000" w:rsidRDefault="00000000" w:rsidRPr="00000000" w14:paraId="000007DF">
      <w:pPr>
        <w:spacing w:before="0" w:lineRule="auto"/>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sometimes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7.3</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PANGEA is aware that with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impact limitations of the airborne data. PANGEA will also endeavor to leverage the momentum created by an airborne campaign to create, grow, and strengthen a new and more diverse user community for NASA Earth data beyond the airborne campaign. </w:t>
      </w:r>
    </w:p>
    <w:p w:rsidR="00000000" w:rsidDel="00000000" w:rsidP="00000000" w:rsidRDefault="00000000" w:rsidRPr="00000000" w14:paraId="000007E0">
      <w:pPr>
        <w:rPr>
          <w:highlight w:val="white"/>
        </w:rPr>
      </w:pPr>
      <w:r w:rsidDel="00000000" w:rsidR="00000000" w:rsidRPr="00000000">
        <w:rPr>
          <w:rtl w:val="0"/>
        </w:rPr>
      </w:r>
    </w:p>
    <w:p w:rsidR="00000000" w:rsidDel="00000000" w:rsidP="00000000" w:rsidRDefault="00000000" w:rsidRPr="00000000" w14:paraId="000007E1">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as opposed to ground and airborne measurements,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7E2">
      <w:pPr>
        <w:spacing w:before="0" w:lineRule="auto"/>
        <w:rPr>
          <w:highlight w:val="white"/>
        </w:rPr>
      </w:pPr>
      <w:r w:rsidDel="00000000" w:rsidR="00000000" w:rsidRPr="00000000">
        <w:rPr>
          <w:rtl w:val="0"/>
        </w:rPr>
      </w:r>
    </w:p>
    <w:p w:rsidR="00000000" w:rsidDel="00000000" w:rsidP="00000000" w:rsidRDefault="00000000" w:rsidRPr="00000000" w14:paraId="000007E3">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7E4">
      <w:pPr>
        <w:spacing w:before="0" w:lineRule="auto"/>
        <w:rPr>
          <w:highlight w:val="white"/>
        </w:rPr>
      </w:pPr>
      <w:r w:rsidDel="00000000" w:rsidR="00000000" w:rsidRPr="00000000">
        <w:rPr>
          <w:rtl w:val="0"/>
        </w:rPr>
      </w:r>
    </w:p>
    <w:p w:rsidR="00000000" w:rsidDel="00000000" w:rsidP="00000000" w:rsidRDefault="00000000" w:rsidRPr="00000000" w14:paraId="000007E5">
      <w:pPr>
        <w:pStyle w:val="Heading4"/>
        <w:spacing w:after="240" w:before="240" w:lineRule="auto"/>
        <w:rPr/>
      </w:pPr>
      <w:bookmarkStart w:colFirst="0" w:colLast="0" w:name="_jtx9broawgcv" w:id="68"/>
      <w:bookmarkEnd w:id="68"/>
      <w:r w:rsidDel="00000000" w:rsidR="00000000" w:rsidRPr="00000000">
        <w:rPr>
          <w:rtl w:val="0"/>
        </w:rPr>
        <w:t xml:space="preserve">8.2.2 Supporting Application of PANGEA research</w:t>
      </w:r>
    </w:p>
    <w:p w:rsidR="00000000" w:rsidDel="00000000" w:rsidP="00000000" w:rsidRDefault="00000000" w:rsidRPr="00000000" w14:paraId="000007E6">
      <w:pPr>
        <w:spacing w:before="240" w:lineRule="auto"/>
        <w:rPr>
          <w:highlight w:val="white"/>
        </w:rPr>
      </w:pPr>
      <w:r w:rsidDel="00000000" w:rsidR="00000000" w:rsidRPr="00000000">
        <w:rPr>
          <w:highlight w:val="white"/>
          <w:rtl w:val="0"/>
        </w:rPr>
        <w:t xml:space="preserve">PANGEA will leverage its existing and planned partner engagement to integrate ES2A holistically into the campaign. This includes conducting a user needs assessment as part of the Concise Experimental Plan,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campaign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 In particularly, we expect extensive collaborations to continue at and even before the ARL 1 stage to match PANGEA products with real-world needs.</w:t>
      </w:r>
    </w:p>
    <w:p w:rsidR="00000000" w:rsidDel="00000000" w:rsidP="00000000" w:rsidRDefault="00000000" w:rsidRPr="00000000" w14:paraId="000007E7">
      <w:pPr>
        <w:spacing w:before="240" w:lineRule="auto"/>
        <w:rPr>
          <w:highlight w:val="white"/>
        </w:rPr>
      </w:pPr>
      <w:r w:rsidDel="00000000" w:rsidR="00000000" w:rsidRPr="00000000">
        <w:rPr>
          <w:highlight w:val="white"/>
          <w:rtl w:val="0"/>
        </w:rPr>
        <w:t xml:space="preserve">[</w:t>
      </w:r>
      <w:r w:rsidDel="00000000" w:rsidR="00000000" w:rsidRPr="00000000">
        <w:rPr>
          <w:highlight w:val="yellow"/>
          <w:rtl w:val="0"/>
        </w:rPr>
        <w:t xml:space="preserve">enter ARL figure</w:t>
      </w:r>
      <w:r w:rsidDel="00000000" w:rsidR="00000000" w:rsidRPr="00000000">
        <w:rPr>
          <w:highlight w:val="white"/>
          <w:rtl w:val="0"/>
        </w:rPr>
        <w:t xml:space="preserve">]</w:t>
      </w:r>
    </w:p>
    <w:p w:rsidR="00000000" w:rsidDel="00000000" w:rsidP="00000000" w:rsidRDefault="00000000" w:rsidRPr="00000000" w14:paraId="000007E8">
      <w:pPr>
        <w:spacing w:before="240" w:lineRule="auto"/>
        <w:rPr>
          <w:highlight w:val="white"/>
        </w:rPr>
      </w:pPr>
      <w:r w:rsidDel="00000000" w:rsidR="00000000" w:rsidRPr="00000000">
        <w:rPr>
          <w:rtl w:val="0"/>
        </w:rPr>
      </w:r>
    </w:p>
    <w:p w:rsidR="00000000" w:rsidDel="00000000" w:rsidP="00000000" w:rsidRDefault="00000000" w:rsidRPr="00000000" w14:paraId="000007E9">
      <w:pPr>
        <w:spacing w:before="240" w:lineRule="auto"/>
        <w:ind w:left="0" w:firstLine="0"/>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r w:rsidDel="00000000" w:rsidR="00000000" w:rsidRPr="00000000">
        <w:rPr>
          <w:highlight w:val="white"/>
          <w:rtl w:val="0"/>
        </w:rPr>
        <w:t xml:space="preserve">The PANGEA Information Portal (PIP) will provide a platform to conduct further research on the use of satellite information products to support decision making. It will be a critical platform for PANGEA researchers to interact at multiple levels with scientists and managers at agencies who are responsible for assessing the impacts of climate change in tropical regions, as well as the media and general public. PANGEA’s Integrated Modeling Framework will provide another scaffold for ES2A activities by creating unique information products based upon integrated assessments.</w:t>
      </w:r>
      <w:r w:rsidDel="00000000" w:rsidR="00000000" w:rsidRPr="00000000">
        <w:rPr>
          <w:rtl w:val="0"/>
        </w:rPr>
      </w:r>
    </w:p>
    <w:p w:rsidR="00000000" w:rsidDel="00000000" w:rsidP="00000000" w:rsidRDefault="00000000" w:rsidRPr="00000000" w14:paraId="000007EA">
      <w:pPr>
        <w:spacing w:before="240" w:lineRule="auto"/>
        <w:ind w:left="0" w:firstLine="0"/>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regional governments, and other policy and decision makers. PANGEA will co-develop products with these partners who are responsible for the provision of </w:t>
      </w:r>
      <w:r w:rsidDel="00000000" w:rsidR="00000000" w:rsidRPr="00000000">
        <w:rPr>
          <w:highlight w:val="white"/>
          <w:rtl w:val="0"/>
        </w:rPr>
        <w:t xml:space="preserve">data required for climate and land cover change monitoring. The process-driven models that will be the focus of research in PANGEA align well with the program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7EB">
      <w:pPr>
        <w:spacing w:before="240" w:lineRule="auto"/>
        <w:ind w:left="0" w:firstLine="0"/>
        <w:rPr>
          <w:highlight w:val="white"/>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p>
    <w:p w:rsidR="00000000" w:rsidDel="00000000" w:rsidP="00000000" w:rsidRDefault="00000000" w:rsidRPr="00000000" w14:paraId="000007EC">
      <w:pPr>
        <w:spacing w:before="240" w:lineRule="auto"/>
        <w:ind w:left="0" w:firstLine="0"/>
        <w:rPr>
          <w:color w:val="1f1f1f"/>
          <w:highlight w:val="white"/>
        </w:rPr>
      </w:pPr>
      <w:r w:rsidDel="00000000" w:rsidR="00000000" w:rsidRPr="00000000">
        <w:rPr>
          <w:color w:val="ff0000"/>
          <w:highlight w:val="white"/>
          <w:rtl w:val="0"/>
        </w:rPr>
        <w:t xml:space="preserve"> [</w:t>
      </w:r>
      <w:r w:rsidDel="00000000" w:rsidR="00000000" w:rsidRPr="00000000">
        <w:rPr>
          <w:color w:val="ff0000"/>
          <w:highlight w:val="yellow"/>
          <w:rtl w:val="0"/>
        </w:rPr>
        <w:t xml:space="preserve">Enter Venn Diagram figure</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7ED">
      <w:pPr>
        <w:pStyle w:val="Heading2"/>
        <w:rPr/>
      </w:pPr>
      <w:bookmarkStart w:colFirst="0" w:colLast="0" w:name="_8t6ay0v9gizk" w:id="69"/>
      <w:bookmarkEnd w:id="69"/>
      <w:r w:rsidDel="00000000" w:rsidR="00000000" w:rsidRPr="00000000">
        <w:rPr>
          <w:rtl w:val="0"/>
        </w:rPr>
        <w:t xml:space="preserve">9</w:t>
      </w:r>
      <w:r w:rsidDel="00000000" w:rsidR="00000000" w:rsidRPr="00000000">
        <w:rPr>
          <w:rtl w:val="0"/>
        </w:rPr>
        <w:t xml:space="preserve">. </w:t>
      </w:r>
      <w:commentRangeStart w:id="793"/>
      <w:r w:rsidDel="00000000" w:rsidR="00000000" w:rsidRPr="00000000">
        <w:rPr>
          <w:rtl w:val="0"/>
        </w:rPr>
        <w:t xml:space="preserve">Capacity</w:t>
      </w:r>
      <w:commentRangeEnd w:id="793"/>
      <w:r w:rsidDel="00000000" w:rsidR="00000000" w:rsidRPr="00000000">
        <w:commentReference w:id="793"/>
      </w:r>
      <w:r w:rsidDel="00000000" w:rsidR="00000000" w:rsidRPr="00000000">
        <w:rPr>
          <w:rtl w:val="0"/>
        </w:rPr>
        <w:t xml:space="preserve"> Building, Training, and Education</w:t>
      </w:r>
    </w:p>
    <w:p w:rsidR="00000000" w:rsidDel="00000000" w:rsidP="00000000" w:rsidRDefault="00000000" w:rsidRPr="00000000" w14:paraId="000007EE">
      <w:pPr>
        <w:rPr>
          <w:color w:val="ff0000"/>
        </w:rPr>
      </w:pPr>
      <w:r w:rsidDel="00000000" w:rsidR="00000000" w:rsidRPr="00000000">
        <w:rPr>
          <w:color w:val="ff0000"/>
          <w:rtl w:val="0"/>
        </w:rPr>
        <w:t xml:space="preserve">We strongly believe PANGEA can achieve an estimated 100 first-author papers from scientists in Africa. Reference </w:t>
      </w:r>
      <w:commentRangeStart w:id="794"/>
      <w:commentRangeStart w:id="795"/>
      <w:r w:rsidDel="00000000" w:rsidR="00000000" w:rsidRPr="00000000">
        <w:rPr>
          <w:color w:val="ff0000"/>
          <w:rtl w:val="0"/>
        </w:rPr>
        <w:t xml:space="preserve">Culotta et al. 2024</w:t>
      </w:r>
      <w:commentRangeEnd w:id="794"/>
      <w:r w:rsidDel="00000000" w:rsidR="00000000" w:rsidRPr="00000000">
        <w:commentReference w:id="794"/>
      </w:r>
      <w:commentRangeEnd w:id="795"/>
      <w:r w:rsidDel="00000000" w:rsidR="00000000" w:rsidRPr="00000000">
        <w:commentReference w:id="795"/>
      </w:r>
      <w:r w:rsidDel="00000000" w:rsidR="00000000" w:rsidRPr="00000000">
        <w:rPr>
          <w:rtl w:val="0"/>
        </w:rPr>
      </w:r>
    </w:p>
    <w:p w:rsidR="00000000" w:rsidDel="00000000" w:rsidP="00000000" w:rsidRDefault="00000000" w:rsidRPr="00000000" w14:paraId="000007EF">
      <w:pPr>
        <w:rPr>
          <w:color w:val="ff0000"/>
        </w:rPr>
      </w:pPr>
      <w:r w:rsidDel="00000000" w:rsidR="00000000" w:rsidRPr="00000000">
        <w:rPr>
          <w:color w:val="ff0000"/>
          <w:rtl w:val="0"/>
        </w:rPr>
        <w:tab/>
        <w:t xml:space="preserve">- NASA PANGEA campaign is enabling that</w:t>
      </w:r>
    </w:p>
    <w:p w:rsidR="00000000" w:rsidDel="00000000" w:rsidP="00000000" w:rsidRDefault="00000000" w:rsidRPr="00000000" w14:paraId="000007F0">
      <w:pPr>
        <w:rPr>
          <w:color w:val="ff0000"/>
        </w:rPr>
      </w:pPr>
      <w:r w:rsidDel="00000000" w:rsidR="00000000" w:rsidRPr="00000000">
        <w:rPr>
          <w:color w:val="ff0000"/>
          <w:rtl w:val="0"/>
        </w:rPr>
        <w:tab/>
        <w:t xml:space="preserve">- the start of the giant tsunami</w:t>
      </w:r>
    </w:p>
    <w:p w:rsidR="00000000" w:rsidDel="00000000" w:rsidP="00000000" w:rsidRDefault="00000000" w:rsidRPr="00000000" w14:paraId="000007F1">
      <w:pPr>
        <w:rPr>
          <w:color w:val="ff0000"/>
        </w:rPr>
      </w:pPr>
      <w:r w:rsidDel="00000000" w:rsidR="00000000" w:rsidRPr="00000000">
        <w:rPr>
          <w:color w:val="ff0000"/>
          <w:rtl w:val="0"/>
        </w:rPr>
        <w:tab/>
        <w:t xml:space="preserve">- NATUREA paper on flyover campaigns; PANGEA will turn that on its heads</w:t>
      </w:r>
    </w:p>
    <w:p w:rsidR="00000000" w:rsidDel="00000000" w:rsidP="00000000" w:rsidRDefault="00000000" w:rsidRPr="00000000" w14:paraId="000007F2">
      <w:pPr>
        <w:rPr>
          <w:color w:val="ff0000"/>
        </w:rPr>
      </w:pPr>
      <w:r w:rsidDel="00000000" w:rsidR="00000000" w:rsidRPr="00000000">
        <w:rPr>
          <w:color w:val="ff0000"/>
          <w:rtl w:val="0"/>
        </w:rPr>
        <w:tab/>
        <w:t xml:space="preserve">- when PANGEA ends, these scientists will still be there</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PANGEA is an important opportunity to increase understanding of Earth observations and expand the use of NASA Earth data, products, and services around the world. As PANGEA advances knowledge of tropical forests and their vulnerability and resilience to climate change, PANGEA will develop innovative methods, compile valuable datasets and produce critical findings that can help </w:t>
      </w:r>
      <w:commentRangeStart w:id="796"/>
      <w:commentRangeStart w:id="797"/>
      <w:r w:rsidDel="00000000" w:rsidR="00000000" w:rsidRPr="00000000">
        <w:rPr>
          <w:rtl w:val="0"/>
        </w:rPr>
        <w:t xml:space="preserve">communities</w:t>
      </w:r>
      <w:commentRangeEnd w:id="796"/>
      <w:r w:rsidDel="00000000" w:rsidR="00000000" w:rsidRPr="00000000">
        <w:commentReference w:id="796"/>
      </w:r>
      <w:commentRangeEnd w:id="797"/>
      <w:r w:rsidDel="00000000" w:rsidR="00000000" w:rsidRPr="00000000">
        <w:commentReference w:id="797"/>
      </w:r>
      <w:r w:rsidDel="00000000" w:rsidR="00000000" w:rsidRPr="00000000">
        <w:rPr>
          <w:rtl w:val="0"/>
        </w:rPr>
        <w:t xml:space="preserve">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798"/>
      <w:r w:rsidDel="00000000" w:rsidR="00000000" w:rsidRPr="00000000">
        <w:rPr>
          <w:rtl w:val="0"/>
        </w:rPr>
        <w:t xml:space="preserve">NASA Earth Science to Action Strategy 2024-2034</w:t>
      </w:r>
      <w:commentRangeEnd w:id="798"/>
      <w:r w:rsidDel="00000000" w:rsidR="00000000" w:rsidRPr="00000000">
        <w:commentReference w:id="798"/>
      </w:r>
      <w:r w:rsidDel="00000000" w:rsidR="00000000" w:rsidRPr="00000000">
        <w:rPr>
          <w:rtl w:val="0"/>
        </w:rPr>
        <w:t xml:space="preserve">). Strengthening capacity and investing in education associated with PANGEA is central to benefit local and national communities in the tropics. PANGEA will partner with existing NASA programs, as well as with local collaborating organizations, to plan and execute training activities that are appropriate for a range of potential trainees, including </w:t>
      </w:r>
      <w:r w:rsidDel="00000000" w:rsidR="00000000" w:rsidRPr="00000000">
        <w:rPr>
          <w:rtl w:val="0"/>
        </w:rPr>
        <w:t xml:space="preserve">students, early career scientists, the broader workforce, and Indigenous Peoples and Local Communities</w:t>
      </w:r>
      <w:r w:rsidDel="00000000" w:rsidR="00000000" w:rsidRPr="00000000">
        <w:rPr>
          <w:rtl w:val="0"/>
        </w:rPr>
        <w:t xml:space="preserve">. </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t xml:space="preserve">During the Large Scale Biosphere Experiment in Amazonia (LBA), capacity building was mutually beneficial to the NASA LBA-ECO efforts and to our South American hosts.  Brazil demanded that every LBA project include a training and education component.  These were tailored to the resources of each project and often linked to academic programs within Brazil.  The largest group of students trained within LBA were Brazilians engaged in scientific initiation programs. These are positions for undergraduates who earned minimum wage to work 20 hours per week for a science project. Often these students did technical work but many reached the level of co-authorship on papers and some were even primary authors. About 500 students participated in LBA in this way in the first decade of the program. Often they went on to do masters and doctoral degrees. Another 500 students earned MS and Ph.D. degrees associated with LBA projects. Only a small portion of the funded students were paid by NASA research projects (mainly for students who did their degrees in the US). The largest number of scholarships came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huge because of the low cost of student stipends.  In Brazil, many LBA graduates went on to do important work in the environmental field in universities, in municipal, state, and national government agencies, and in non-governmental organizations</w:t>
      </w:r>
      <w:commentRangeStart w:id="799"/>
      <w:r w:rsidDel="00000000" w:rsidR="00000000" w:rsidRPr="00000000">
        <w:rPr>
          <w:rtl w:val="0"/>
        </w:rPr>
        <w:t xml:space="preserve"> exceeding Brazilian expectations for the impact of the LBA training and education program.</w:t>
      </w:r>
      <w:commentRangeEnd w:id="799"/>
      <w:r w:rsidDel="00000000" w:rsidR="00000000" w:rsidRPr="00000000">
        <w:commentReference w:id="799"/>
      </w: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The scope of each PANGEA capacity building, training, or education activity will depend on which individuals from which institutions are being targeted for training.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available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7FA">
      <w:pPr>
        <w:spacing w:after="240" w:before="240" w:lineRule="auto"/>
        <w:rPr/>
      </w:pPr>
      <w:r w:rsidDel="00000000" w:rsidR="00000000" w:rsidRPr="00000000">
        <w:rPr>
          <w:rtl w:val="0"/>
        </w:rPr>
        <w:t xml:space="preserve">The primary goal of PANGEA’s capacity building strategy is to strengthen and grow the NASA Earth data user community in the tropics. PANGEA’s airborne activities will generate a lot of excitement around the potential of remote sensing for ecological applications. While capacity building activities focused on teaching users how to access and analyze PANGEA’s airborne data products will be essential to ensure these data products are applied to their full potential, it is PANGEA’s intention to leverage the momentum created by the airborne campaign to promote broader application of NASA orbital data sets, particularly those that are well suited for examination alongside the airborne data products, e.g. EMIT, PACE, ECOSTRESS, GEDI, and in the future NISAR and SBG. As such, all of PANGEA’s capacity building activities will use field, airborne, and orbital NASA Earth data, and instructors will constantly remind users that the potential of these multi-scalar datasets is far greater than if only one or two types of data are examined alone. An added benefit of this approach is that users will know, from the beginning, that while PANGEA airborne data is limited in spatiotemporal scope, NASA’s satellite datasets can help fulfill their data needs. PANGEA’s approach to capacity building intends to build NASA Early Adopter user groups in the tropics - particularly for SBG and NISAR, but also for ESA missions like BIOMASS and CHIME.   </w:t>
      </w:r>
    </w:p>
    <w:p w:rsidR="00000000" w:rsidDel="00000000" w:rsidP="00000000" w:rsidRDefault="00000000" w:rsidRPr="00000000" w14:paraId="000007FB">
      <w:pPr>
        <w:spacing w:after="240" w:before="240" w:lineRule="auto"/>
        <w:rPr/>
      </w:pPr>
      <w:commentRangeStart w:id="800"/>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7FC">
      <w:pPr>
        <w:numPr>
          <w:ilvl w:val="0"/>
          <w:numId w:val="36"/>
        </w:numPr>
        <w:ind w:left="720" w:hanging="360"/>
      </w:pPr>
      <w:commentRangeStart w:id="801"/>
      <w:commentRangeStart w:id="802"/>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trialled during BioSCape, that saw ARSET and the ORNL DAAC work together for the first time to deliver a 5-day in-person training in South Africa to conservation decision makers, university lecturers, and diverse researchers. </w:t>
      </w:r>
      <w:commentRangeEnd w:id="801"/>
      <w:r w:rsidDel="00000000" w:rsidR="00000000" w:rsidRPr="00000000">
        <w:commentReference w:id="801"/>
      </w:r>
      <w:commentRangeEnd w:id="802"/>
      <w:r w:rsidDel="00000000" w:rsidR="00000000" w:rsidRPr="00000000">
        <w:commentReference w:id="802"/>
      </w:r>
      <w:r w:rsidDel="00000000" w:rsidR="00000000" w:rsidRPr="00000000">
        <w:rPr>
          <w:rtl w:val="0"/>
        </w:rPr>
      </w:r>
    </w:p>
    <w:p w:rsidR="00000000" w:rsidDel="00000000" w:rsidP="00000000" w:rsidRDefault="00000000" w:rsidRPr="00000000" w14:paraId="000007FD">
      <w:pPr>
        <w:numPr>
          <w:ilvl w:val="0"/>
          <w:numId w:val="36"/>
        </w:numPr>
        <w:ind w:left="720" w:hanging="360"/>
      </w:pPr>
      <w:r w:rsidDel="00000000" w:rsidR="00000000" w:rsidRPr="00000000">
        <w:rPr>
          <w:rtl w:val="0"/>
        </w:rPr>
        <w:t xml:space="preserve">NASA’s Distributed Active Archiving Centers (DAACs): PANGEA hopes to emulate the success of EMIT working with the LP DAAC and BioSCape working with ORNL </w:t>
      </w:r>
      <w:commentRangeStart w:id="803"/>
      <w:r w:rsidDel="00000000" w:rsidR="00000000" w:rsidRPr="00000000">
        <w:rPr>
          <w:rtl w:val="0"/>
        </w:rPr>
        <w:t xml:space="preserve">DAAC</w:t>
      </w:r>
      <w:commentRangeEnd w:id="803"/>
      <w:r w:rsidDel="00000000" w:rsidR="00000000" w:rsidRPr="00000000">
        <w:commentReference w:id="803"/>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FE">
      <w:pPr>
        <w:numPr>
          <w:ilvl w:val="0"/>
          <w:numId w:val="36"/>
        </w:numPr>
        <w:ind w:left="720" w:hanging="360"/>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FF">
      <w:pPr>
        <w:numPr>
          <w:ilvl w:val="0"/>
          <w:numId w:val="36"/>
        </w:numPr>
        <w:ind w:left="720" w:hanging="360"/>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capitalizing on the excitement surrounding an airborne campaign to engage the next generation of scientists in STEM. </w:t>
      </w:r>
    </w:p>
    <w:p w:rsidR="00000000" w:rsidDel="00000000" w:rsidP="00000000" w:rsidRDefault="00000000" w:rsidRPr="00000000" w14:paraId="00000800">
      <w:pPr>
        <w:numPr>
          <w:ilvl w:val="0"/>
          <w:numId w:val="36"/>
        </w:numPr>
        <w:ind w:left="720" w:hanging="360"/>
      </w:pPr>
      <w:commentRangeStart w:id="804"/>
      <w:r w:rsidDel="00000000" w:rsidR="00000000" w:rsidRPr="00000000">
        <w:rPr>
          <w:rtl w:val="0"/>
        </w:rPr>
        <w:t xml:space="preserve">NASA/USAID SERVIR:</w:t>
      </w:r>
      <w:commentRangeEnd w:id="804"/>
      <w:r w:rsidDel="00000000" w:rsidR="00000000" w:rsidRPr="00000000">
        <w:commentReference w:id="804"/>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801">
      <w:pPr>
        <w:numPr>
          <w:ilvl w:val="0"/>
          <w:numId w:val="36"/>
        </w:numPr>
        <w:ind w:left="720" w:hanging="360"/>
      </w:pPr>
      <w:commentRangeStart w:id="805"/>
      <w:r w:rsidDel="00000000" w:rsidR="00000000" w:rsidRPr="00000000">
        <w:rPr>
          <w:rtl w:val="0"/>
        </w:rPr>
        <w:t xml:space="preserve">Indigenous Peoples Initiative: </w:t>
      </w:r>
      <w:commentRangeEnd w:id="805"/>
      <w:r w:rsidDel="00000000" w:rsidR="00000000" w:rsidRPr="00000000">
        <w:commentReference w:id="805"/>
      </w:r>
      <w:r w:rsidDel="00000000" w:rsidR="00000000" w:rsidRPr="00000000">
        <w:rPr>
          <w:rtl w:val="0"/>
        </w:rPr>
      </w:r>
    </w:p>
    <w:p w:rsidR="00000000" w:rsidDel="00000000" w:rsidP="00000000" w:rsidRDefault="00000000" w:rsidRPr="00000000" w14:paraId="00000802">
      <w:pPr>
        <w:numPr>
          <w:ilvl w:val="0"/>
          <w:numId w:val="36"/>
        </w:numPr>
        <w:ind w:left="720" w:hanging="360"/>
      </w:pPr>
      <w:r w:rsidDel="00000000" w:rsidR="00000000" w:rsidRPr="00000000">
        <w:rPr>
          <w:rtl w:val="0"/>
        </w:rPr>
        <w:t xml:space="preserve">Association for Biology and Tropical Conservation (ATBC) - 1-2 sentences about aligning with their training efforts - workshop at annual conference</w:t>
      </w:r>
    </w:p>
    <w:p w:rsidR="00000000" w:rsidDel="00000000" w:rsidP="00000000" w:rsidRDefault="00000000" w:rsidRPr="00000000" w14:paraId="00000803">
      <w:pPr>
        <w:numPr>
          <w:ilvl w:val="0"/>
          <w:numId w:val="36"/>
        </w:numPr>
        <w:ind w:left="720" w:hanging="360"/>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806"/>
      <w:r w:rsidDel="00000000" w:rsidR="00000000" w:rsidRPr="00000000">
        <w:rPr>
          <w:rtl w:val="0"/>
        </w:rPr>
        <w:t xml:space="preserve">The details of RISE are not yet available</w:t>
      </w:r>
      <w:commentRangeEnd w:id="806"/>
      <w:r w:rsidDel="00000000" w:rsidR="00000000" w:rsidRPr="00000000">
        <w:commentReference w:id="806"/>
      </w:r>
      <w:r w:rsidDel="00000000" w:rsidR="00000000" w:rsidRPr="00000000">
        <w:rPr>
          <w:rtl w:val="0"/>
        </w:rPr>
        <w:t xml:space="preserve">. </w:t>
      </w:r>
    </w:p>
    <w:p w:rsidR="00000000" w:rsidDel="00000000" w:rsidP="00000000" w:rsidRDefault="00000000" w:rsidRPr="00000000" w14:paraId="00000804">
      <w:pPr>
        <w:numPr>
          <w:ilvl w:val="0"/>
          <w:numId w:val="36"/>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collabroration with USAID partner countries. SPARK has a focus on collaborative work towards addressing international development challenges and values co-creation of knowledge as well as Collaborating, Learning, and Adapting practices. </w:t>
      </w:r>
      <w:commentRangeStart w:id="807"/>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807"/>
      <w:r w:rsidDel="00000000" w:rsidR="00000000" w:rsidRPr="00000000">
        <w:commentReference w:id="807"/>
      </w:r>
      <w:r w:rsidDel="00000000" w:rsidR="00000000" w:rsidRPr="00000000">
        <w:rPr>
          <w:rtl w:val="0"/>
        </w:rPr>
      </w:r>
    </w:p>
    <w:p w:rsidR="00000000" w:rsidDel="00000000" w:rsidP="00000000" w:rsidRDefault="00000000" w:rsidRPr="00000000" w14:paraId="00000805">
      <w:pPr>
        <w:numPr>
          <w:ilvl w:val="0"/>
          <w:numId w:val="36"/>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(GOLD-EN): GOLD-EN is an NSF funding call that explicitly supports activities to increase and sustain including people from diverse backgrounds in the geoscience education and research community. </w:t>
      </w:r>
      <w:commentRangeStart w:id="808"/>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800"/>
      <w:r w:rsidDel="00000000" w:rsidR="00000000" w:rsidRPr="00000000">
        <w:commentReference w:id="800"/>
      </w:r>
      <w:commentRangeEnd w:id="808"/>
      <w:r w:rsidDel="00000000" w:rsidR="00000000" w:rsidRPr="00000000">
        <w:commentReference w:id="808"/>
      </w: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808">
      <w:pPr>
        <w:rPr/>
      </w:pPr>
      <w:r w:rsidDel="00000000" w:rsidR="00000000" w:rsidRPr="00000000">
        <w:rPr>
          <w:rtl w:val="0"/>
        </w:rPr>
      </w:r>
    </w:p>
    <w:tbl>
      <w:tblPr>
        <w:tblStyle w:val="Table1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20"/>
        <w:gridCol w:w="1020"/>
        <w:gridCol w:w="1020"/>
        <w:gridCol w:w="1020"/>
        <w:gridCol w:w="1020"/>
        <w:gridCol w:w="1020"/>
        <w:gridCol w:w="1185"/>
        <w:gridCol w:w="855"/>
        <w:tblGridChange w:id="0">
          <w:tblGrid>
            <w:gridCol w:w="1020"/>
            <w:gridCol w:w="1020"/>
            <w:gridCol w:w="1020"/>
            <w:gridCol w:w="1020"/>
            <w:gridCol w:w="1020"/>
            <w:gridCol w:w="1020"/>
            <w:gridCol w:w="1020"/>
            <w:gridCol w:w="1185"/>
            <w:gridCol w:w="85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809"/>
            <w:r w:rsidDel="00000000" w:rsidR="00000000" w:rsidRPr="00000000">
              <w:rPr>
                <w:rFonts w:ascii="Avenir" w:cs="Avenir" w:eastAsia="Avenir" w:hAnsi="Avenir"/>
                <w:sz w:val="18"/>
                <w:szCs w:val="18"/>
                <w:rtl w:val="0"/>
              </w:rPr>
              <w:t xml:space="preserve">Partner</w:t>
            </w:r>
            <w:commentRangeEnd w:id="809"/>
            <w:r w:rsidDel="00000000" w:rsidR="00000000" w:rsidRPr="00000000">
              <w:commentReference w:id="809"/>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Conservation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pStyle w:val="Heading2"/>
        <w:rPr/>
      </w:pPr>
      <w:bookmarkStart w:colFirst="0" w:colLast="0" w:name="_c36m01esiuds" w:id="70"/>
      <w:bookmarkEnd w:id="70"/>
      <w:r w:rsidDel="00000000" w:rsidR="00000000" w:rsidRPr="00000000">
        <w:rPr>
          <w:rtl w:val="0"/>
        </w:rPr>
        <w:t xml:space="preserve">10. </w:t>
      </w:r>
      <w:commentRangeStart w:id="810"/>
      <w:r w:rsidDel="00000000" w:rsidR="00000000" w:rsidRPr="00000000">
        <w:rPr>
          <w:rtl w:val="0"/>
        </w:rPr>
        <w:t xml:space="preserve">References</w:t>
      </w:r>
      <w:commentRangeEnd w:id="810"/>
      <w:r w:rsidDel="00000000" w:rsidR="00000000" w:rsidRPr="00000000">
        <w:commentReference w:id="810"/>
      </w:r>
      <w:r w:rsidDel="00000000" w:rsidR="00000000" w:rsidRPr="00000000">
        <w:rPr>
          <w:rtl w:val="0"/>
        </w:rPr>
      </w:r>
    </w:p>
    <w:p w:rsidR="00000000" w:rsidDel="00000000" w:rsidP="00000000" w:rsidRDefault="00000000" w:rsidRPr="00000000" w14:paraId="000008EC">
      <w:pPr>
        <w:pStyle w:val="Heading2"/>
        <w:rPr/>
      </w:pPr>
      <w:bookmarkStart w:colFirst="0" w:colLast="0" w:name="_z4vei7kqp4a" w:id="71"/>
      <w:bookmarkEnd w:id="71"/>
      <w:r w:rsidDel="00000000" w:rsidR="00000000" w:rsidRPr="00000000">
        <w:rPr>
          <w:rtl w:val="0"/>
        </w:rPr>
        <w:t xml:space="preserve">11. Figure and Photograph and Credits</w:t>
      </w:r>
    </w:p>
    <w:p w:rsidR="00000000" w:rsidDel="00000000" w:rsidP="00000000" w:rsidRDefault="00000000" w:rsidRPr="00000000" w14:paraId="000008ED">
      <w:pPr>
        <w:pStyle w:val="Heading2"/>
        <w:rPr/>
      </w:pPr>
      <w:bookmarkStart w:colFirst="0" w:colLast="0" w:name="_crm1yggb334o" w:id="72"/>
      <w:bookmarkEnd w:id="72"/>
      <w:commentRangeStart w:id="811"/>
      <w:r w:rsidDel="00000000" w:rsidR="00000000" w:rsidRPr="00000000">
        <w:rPr>
          <w:rtl w:val="0"/>
        </w:rPr>
        <w:t xml:space="preserve">12. Glossary</w:t>
      </w:r>
      <w:commentRangeEnd w:id="811"/>
      <w:r w:rsidDel="00000000" w:rsidR="00000000" w:rsidRPr="00000000">
        <w:commentReference w:id="811"/>
      </w:r>
      <w:r w:rsidDel="00000000" w:rsidR="00000000" w:rsidRPr="00000000">
        <w:rPr>
          <w:rtl w:val="0"/>
        </w:rPr>
      </w:r>
    </w:p>
    <w:p w:rsidR="00000000" w:rsidDel="00000000" w:rsidP="00000000" w:rsidRDefault="00000000" w:rsidRPr="00000000" w14:paraId="000008EE">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167">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EF">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F0">
      <w:pPr>
        <w:numPr>
          <w:ilvl w:val="0"/>
          <w:numId w:val="16"/>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F1">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8F2">
      <w:pPr>
        <w:spacing w:before="0" w:lineRule="auto"/>
        <w:rPr/>
      </w:pPr>
      <w:r w:rsidDel="00000000" w:rsidR="00000000" w:rsidRPr="00000000">
        <w:rPr>
          <w:rtl w:val="0"/>
        </w:rPr>
      </w:r>
    </w:p>
    <w:p w:rsidR="00000000" w:rsidDel="00000000" w:rsidP="00000000" w:rsidRDefault="00000000" w:rsidRPr="00000000" w14:paraId="000008F3">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F4">
      <w:pPr>
        <w:ind w:left="0" w:firstLine="0"/>
        <w:rPr/>
      </w:pPr>
      <w:r w:rsidDel="00000000" w:rsidR="00000000" w:rsidRPr="00000000">
        <w:rPr>
          <w:rtl w:val="0"/>
        </w:rPr>
      </w:r>
    </w:p>
    <w:p w:rsidR="00000000" w:rsidDel="00000000" w:rsidP="00000000" w:rsidRDefault="00000000" w:rsidRPr="00000000" w14:paraId="000008F5">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commentRangeStart w:id="812"/>
      <w:hyperlink r:id="rId168">
        <w:r w:rsidDel="00000000" w:rsidR="00000000" w:rsidRPr="00000000">
          <w:rPr>
            <w:color w:val="3c78d8"/>
            <w:rtl w:val="0"/>
          </w:rPr>
          <w:t xml:space="preserve">https://doi.org/10.1038/s41559-024-02356-1</w:t>
        </w:r>
      </w:hyperlink>
      <w:commentRangeEnd w:id="812"/>
      <w:r w:rsidDel="00000000" w:rsidR="00000000" w:rsidRPr="00000000">
        <w:commentReference w:id="812"/>
      </w:r>
      <w:r w:rsidDel="00000000" w:rsidR="00000000" w:rsidRPr="00000000">
        <w:rPr>
          <w:color w:val="3c78d8"/>
          <w:rtl w:val="0"/>
        </w:rPr>
        <w:t xml:space="preserve"> </w:t>
      </w:r>
    </w:p>
    <w:p w:rsidR="00000000" w:rsidDel="00000000" w:rsidP="00000000" w:rsidRDefault="00000000" w:rsidRPr="00000000" w14:paraId="000008F6">
      <w:pPr>
        <w:ind w:left="0" w:firstLine="0"/>
        <w:rPr>
          <w:b w:val="1"/>
          <w:i w:val="1"/>
        </w:rPr>
      </w:pPr>
      <w:r w:rsidDel="00000000" w:rsidR="00000000" w:rsidRPr="00000000">
        <w:rPr>
          <w:rtl w:val="0"/>
        </w:rPr>
      </w:r>
    </w:p>
    <w:p w:rsidR="00000000" w:rsidDel="00000000" w:rsidP="00000000" w:rsidRDefault="00000000" w:rsidRPr="00000000" w14:paraId="000008F7">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813"/>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813"/>
      <w:r w:rsidDel="00000000" w:rsidR="00000000" w:rsidRPr="00000000">
        <w:commentReference w:id="813"/>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169">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F8">
      <w:pPr>
        <w:ind w:left="0" w:firstLine="0"/>
        <w:rPr>
          <w:color w:val="ff0000"/>
        </w:rPr>
      </w:pPr>
      <w:r w:rsidDel="00000000" w:rsidR="00000000" w:rsidRPr="00000000">
        <w:rPr>
          <w:rtl w:val="0"/>
        </w:rPr>
      </w:r>
    </w:p>
    <w:p w:rsidR="00000000" w:rsidDel="00000000" w:rsidP="00000000" w:rsidRDefault="00000000" w:rsidRPr="00000000" w14:paraId="000008F9">
      <w:pPr>
        <w:ind w:left="0" w:firstLine="0"/>
        <w:rPr/>
      </w:pPr>
      <w:commentRangeStart w:id="814"/>
      <w:commentRangeStart w:id="815"/>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814"/>
      <w:r w:rsidDel="00000000" w:rsidR="00000000" w:rsidRPr="00000000">
        <w:commentReference w:id="814"/>
      </w:r>
      <w:commentRangeEnd w:id="815"/>
      <w:r w:rsidDel="00000000" w:rsidR="00000000" w:rsidRPr="00000000">
        <w:commentReference w:id="815"/>
      </w:r>
      <w:r w:rsidDel="00000000" w:rsidR="00000000" w:rsidRPr="00000000">
        <w:rPr>
          <w:rtl w:val="0"/>
        </w:rPr>
      </w:r>
    </w:p>
    <w:p w:rsidR="00000000" w:rsidDel="00000000" w:rsidP="00000000" w:rsidRDefault="00000000" w:rsidRPr="00000000" w14:paraId="000008FA">
      <w:pPr>
        <w:ind w:left="0" w:firstLine="0"/>
        <w:rPr>
          <w:b w:val="1"/>
          <w:i w:val="1"/>
        </w:rPr>
      </w:pPr>
      <w:r w:rsidDel="00000000" w:rsidR="00000000" w:rsidRPr="00000000">
        <w:rPr>
          <w:rtl w:val="0"/>
        </w:rPr>
      </w:r>
    </w:p>
    <w:p w:rsidR="00000000" w:rsidDel="00000000" w:rsidP="00000000" w:rsidRDefault="00000000" w:rsidRPr="00000000" w14:paraId="000008FB">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FC">
      <w:pPr>
        <w:ind w:left="0" w:firstLine="0"/>
        <w:rPr>
          <w:b w:val="1"/>
          <w:i w:val="1"/>
        </w:rPr>
      </w:pPr>
      <w:r w:rsidDel="00000000" w:rsidR="00000000" w:rsidRPr="00000000">
        <w:rPr>
          <w:rtl w:val="0"/>
        </w:rPr>
      </w:r>
    </w:p>
    <w:p w:rsidR="00000000" w:rsidDel="00000000" w:rsidP="00000000" w:rsidRDefault="00000000" w:rsidRPr="00000000" w14:paraId="000008FD">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FE">
      <w:pPr>
        <w:ind w:left="0" w:firstLine="0"/>
        <w:rPr>
          <w:b w:val="1"/>
          <w:i w:val="1"/>
        </w:rPr>
      </w:pPr>
      <w:r w:rsidDel="00000000" w:rsidR="00000000" w:rsidRPr="00000000">
        <w:rPr>
          <w:rtl w:val="0"/>
        </w:rPr>
      </w:r>
    </w:p>
    <w:p w:rsidR="00000000" w:rsidDel="00000000" w:rsidP="00000000" w:rsidRDefault="00000000" w:rsidRPr="00000000" w14:paraId="000008FF">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900">
      <w:pPr>
        <w:ind w:left="0" w:firstLine="0"/>
        <w:rPr>
          <w:b w:val="1"/>
          <w:i w:val="1"/>
        </w:rPr>
      </w:pPr>
      <w:r w:rsidDel="00000000" w:rsidR="00000000" w:rsidRPr="00000000">
        <w:rPr>
          <w:rtl w:val="0"/>
        </w:rPr>
      </w:r>
    </w:p>
    <w:p w:rsidR="00000000" w:rsidDel="00000000" w:rsidP="00000000" w:rsidRDefault="00000000" w:rsidRPr="00000000" w14:paraId="00000901">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902">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903">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904">
      <w:pPr>
        <w:ind w:left="0" w:firstLine="0"/>
        <w:rPr>
          <w:b w:val="1"/>
          <w:i w:val="1"/>
        </w:rPr>
      </w:pPr>
      <w:r w:rsidDel="00000000" w:rsidR="00000000" w:rsidRPr="00000000">
        <w:rPr>
          <w:rtl w:val="0"/>
        </w:rPr>
      </w:r>
    </w:p>
    <w:p w:rsidR="00000000" w:rsidDel="00000000" w:rsidP="00000000" w:rsidRDefault="00000000" w:rsidRPr="00000000" w14:paraId="00000905">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r w:rsidDel="00000000" w:rsidR="00000000" w:rsidRPr="00000000">
        <w:rPr>
          <w:rtl w:val="0"/>
        </w:rPr>
      </w:r>
    </w:p>
    <w:p w:rsidR="00000000" w:rsidDel="00000000" w:rsidP="00000000" w:rsidRDefault="00000000" w:rsidRPr="00000000" w14:paraId="00000906">
      <w:pPr>
        <w:ind w:left="0" w:firstLine="0"/>
        <w:rPr>
          <w:b w:val="1"/>
          <w:i w:val="1"/>
        </w:rPr>
      </w:pPr>
      <w:r w:rsidDel="00000000" w:rsidR="00000000" w:rsidRPr="00000000">
        <w:rPr>
          <w:rtl w:val="0"/>
        </w:rPr>
      </w:r>
    </w:p>
    <w:p w:rsidR="00000000" w:rsidDel="00000000" w:rsidP="00000000" w:rsidRDefault="00000000" w:rsidRPr="00000000" w14:paraId="00000907">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908">
      <w:pPr>
        <w:ind w:left="0" w:firstLine="0"/>
        <w:rPr/>
      </w:pPr>
      <w:r w:rsidDel="00000000" w:rsidR="00000000" w:rsidRPr="00000000">
        <w:rPr>
          <w:rtl w:val="0"/>
        </w:rPr>
      </w:r>
    </w:p>
    <w:p w:rsidR="00000000" w:rsidDel="00000000" w:rsidP="00000000" w:rsidRDefault="00000000" w:rsidRPr="00000000" w14:paraId="00000909">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90A">
      <w:pPr>
        <w:ind w:left="0" w:firstLine="0"/>
        <w:rPr>
          <w:b w:val="1"/>
          <w:i w:val="1"/>
        </w:rPr>
      </w:pPr>
      <w:r w:rsidDel="00000000" w:rsidR="00000000" w:rsidRPr="00000000">
        <w:rPr>
          <w:rtl w:val="0"/>
        </w:rPr>
      </w:r>
    </w:p>
    <w:p w:rsidR="00000000" w:rsidDel="00000000" w:rsidP="00000000" w:rsidRDefault="00000000" w:rsidRPr="00000000" w14:paraId="0000090B">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17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90C">
      <w:pPr>
        <w:ind w:left="0" w:firstLine="0"/>
        <w:rPr>
          <w:b w:val="1"/>
          <w:i w:val="1"/>
          <w:highlight w:val="yellow"/>
        </w:rPr>
      </w:pPr>
      <w:r w:rsidDel="00000000" w:rsidR="00000000" w:rsidRPr="00000000">
        <w:rPr>
          <w:rtl w:val="0"/>
        </w:rPr>
      </w:r>
    </w:p>
    <w:p w:rsidR="00000000" w:rsidDel="00000000" w:rsidP="00000000" w:rsidRDefault="00000000" w:rsidRPr="00000000" w14:paraId="0000090D">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90E">
      <w:pPr>
        <w:ind w:left="0" w:firstLine="0"/>
        <w:rPr>
          <w:b w:val="1"/>
          <w:i w:val="1"/>
        </w:rPr>
      </w:pPr>
      <w:r w:rsidDel="00000000" w:rsidR="00000000" w:rsidRPr="00000000">
        <w:rPr>
          <w:rtl w:val="0"/>
        </w:rPr>
      </w:r>
    </w:p>
    <w:p w:rsidR="00000000" w:rsidDel="00000000" w:rsidP="00000000" w:rsidRDefault="00000000" w:rsidRPr="00000000" w14:paraId="0000090F">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910">
      <w:pPr>
        <w:ind w:left="0" w:firstLine="0"/>
        <w:rPr>
          <w:b w:val="1"/>
          <w:i w:val="1"/>
        </w:rPr>
      </w:pPr>
      <w:r w:rsidDel="00000000" w:rsidR="00000000" w:rsidRPr="00000000">
        <w:rPr>
          <w:rtl w:val="0"/>
        </w:rPr>
      </w:r>
    </w:p>
    <w:p w:rsidR="00000000" w:rsidDel="00000000" w:rsidP="00000000" w:rsidRDefault="00000000" w:rsidRPr="00000000" w14:paraId="00000911">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912">
      <w:pPr>
        <w:pStyle w:val="Heading2"/>
        <w:rPr/>
      </w:pPr>
      <w:bookmarkStart w:colFirst="0" w:colLast="0" w:name="_pzrw4c5s7tpd" w:id="73"/>
      <w:bookmarkEnd w:id="73"/>
      <w:r w:rsidDel="00000000" w:rsidR="00000000" w:rsidRPr="00000000">
        <w:rPr>
          <w:rtl w:val="0"/>
        </w:rPr>
        <w:t xml:space="preserve">13. List of Acronyms</w:t>
      </w:r>
    </w:p>
    <w:p w:rsidR="00000000" w:rsidDel="00000000" w:rsidP="00000000" w:rsidRDefault="00000000" w:rsidRPr="00000000" w14:paraId="00000913">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914">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915">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916">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917">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918">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919">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91A">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91B">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91C">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91D">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91E">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91F">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920">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921">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922">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923">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924">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925">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926">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927">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928">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929">
      <w:pPr>
        <w:pStyle w:val="Heading2"/>
        <w:rPr/>
      </w:pPr>
      <w:bookmarkStart w:colFirst="0" w:colLast="0" w:name="_rymy755ymrd5" w:id="74"/>
      <w:bookmarkEnd w:id="74"/>
      <w:r w:rsidDel="00000000" w:rsidR="00000000" w:rsidRPr="00000000">
        <w:rPr>
          <w:rtl w:val="0"/>
        </w:rPr>
        <w:t xml:space="preserve">14. Appendices</w:t>
      </w:r>
    </w:p>
    <w:p w:rsidR="00000000" w:rsidDel="00000000" w:rsidP="00000000" w:rsidRDefault="00000000" w:rsidRPr="00000000" w14:paraId="0000092A">
      <w:pPr>
        <w:pStyle w:val="Heading3"/>
        <w:rPr/>
      </w:pPr>
      <w:bookmarkStart w:colFirst="0" w:colLast="0" w:name="_1737u9tquxno" w:id="75"/>
      <w:bookmarkEnd w:id="75"/>
      <w:r w:rsidDel="00000000" w:rsidR="00000000" w:rsidRPr="00000000">
        <w:rPr>
          <w:rtl w:val="0"/>
        </w:rPr>
        <w:t xml:space="preserve">A - </w:t>
      </w:r>
      <w:r w:rsidDel="00000000" w:rsidR="00000000" w:rsidRPr="00000000">
        <w:rPr>
          <w:rtl w:val="0"/>
        </w:rPr>
        <w:t xml:space="preserve"> PANGEA Partners</w:t>
      </w:r>
    </w:p>
    <w:p w:rsidR="00000000" w:rsidDel="00000000" w:rsidP="00000000" w:rsidRDefault="00000000" w:rsidRPr="00000000" w14:paraId="0000092B">
      <w:pPr>
        <w:numPr>
          <w:ilvl w:val="0"/>
          <w:numId w:val="44"/>
        </w:numPr>
        <w:ind w:left="720" w:hanging="360"/>
        <w:rPr>
          <w:i w:val="1"/>
          <w:color w:val="000000"/>
          <w:sz w:val="22"/>
          <w:szCs w:val="22"/>
        </w:rPr>
      </w:pPr>
      <w:commentRangeStart w:id="816"/>
      <w:commentRangeStart w:id="817"/>
      <w:r w:rsidDel="00000000" w:rsidR="00000000" w:rsidRPr="00000000">
        <w:rPr>
          <w:i w:val="1"/>
          <w:rtl w:val="0"/>
        </w:rPr>
        <w:t xml:space="preserve">Coordinating</w:t>
      </w:r>
      <w:commentRangeEnd w:id="816"/>
      <w:r w:rsidDel="00000000" w:rsidR="00000000" w:rsidRPr="00000000">
        <w:commentReference w:id="816"/>
      </w:r>
      <w:commentRangeEnd w:id="817"/>
      <w:r w:rsidDel="00000000" w:rsidR="00000000" w:rsidRPr="00000000">
        <w:commentReference w:id="817"/>
      </w:r>
      <w:r w:rsidDel="00000000" w:rsidR="00000000" w:rsidRPr="00000000">
        <w:rPr>
          <w:i w:val="1"/>
          <w:rtl w:val="0"/>
        </w:rPr>
        <w:t xml:space="preserve"> with </w:t>
      </w:r>
      <w:commentRangeStart w:id="818"/>
      <w:r w:rsidDel="00000000" w:rsidR="00000000" w:rsidRPr="00000000">
        <w:rPr>
          <w:i w:val="1"/>
          <w:rtl w:val="0"/>
        </w:rPr>
        <w:t xml:space="preserve">existing external efforts</w:t>
      </w:r>
      <w:commentRangeEnd w:id="818"/>
      <w:r w:rsidDel="00000000" w:rsidR="00000000" w:rsidRPr="00000000">
        <w:commentReference w:id="818"/>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92C">
      <w:pPr>
        <w:numPr>
          <w:ilvl w:val="0"/>
          <w:numId w:val="44"/>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92D">
      <w:pPr>
        <w:numPr>
          <w:ilvl w:val="0"/>
          <w:numId w:val="44"/>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92E">
      <w:pPr>
        <w:pStyle w:val="Heading3"/>
        <w:rPr/>
      </w:pPr>
      <w:bookmarkStart w:colFirst="0" w:colLast="0" w:name="_kcoizpaqw0dm" w:id="76"/>
      <w:bookmarkEnd w:id="76"/>
      <w:r w:rsidDel="00000000" w:rsidR="00000000" w:rsidRPr="00000000">
        <w:rPr>
          <w:rtl w:val="0"/>
        </w:rPr>
      </w:r>
    </w:p>
    <w:p w:rsidR="00000000" w:rsidDel="00000000" w:rsidP="00000000" w:rsidRDefault="00000000" w:rsidRPr="00000000" w14:paraId="0000092F">
      <w:pPr>
        <w:pStyle w:val="Heading3"/>
        <w:rPr/>
      </w:pPr>
      <w:bookmarkStart w:colFirst="0" w:colLast="0" w:name="_98hy2rarbqxy" w:id="77"/>
      <w:bookmarkEnd w:id="77"/>
      <w:r w:rsidDel="00000000" w:rsidR="00000000" w:rsidRPr="00000000">
        <w:rPr>
          <w:rtl w:val="0"/>
        </w:rPr>
        <w:t xml:space="preserve">B - Engagement during the Scoping Campaign </w:t>
      </w:r>
    </w:p>
    <w:p w:rsidR="00000000" w:rsidDel="00000000" w:rsidP="00000000" w:rsidRDefault="00000000" w:rsidRPr="00000000" w14:paraId="00000930">
      <w:pPr>
        <w:spacing w:after="160" w:line="259" w:lineRule="auto"/>
        <w:rPr/>
      </w:pPr>
      <w:commentRangeStart w:id="819"/>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931">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932">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933">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934">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819"/>
      <w:r w:rsidDel="00000000" w:rsidR="00000000" w:rsidRPr="00000000">
        <w:commentReference w:id="819"/>
      </w:r>
      <w:r w:rsidDel="00000000" w:rsidR="00000000" w:rsidRPr="00000000">
        <w:rPr>
          <w:rtl w:val="0"/>
        </w:rPr>
      </w:r>
    </w:p>
    <w:p w:rsidR="00000000" w:rsidDel="00000000" w:rsidP="00000000" w:rsidRDefault="00000000" w:rsidRPr="00000000" w14:paraId="00000935">
      <w:pPr>
        <w:pStyle w:val="Heading3"/>
        <w:rPr/>
      </w:pPr>
      <w:bookmarkStart w:colFirst="0" w:colLast="0" w:name="_969urlcnvqlw" w:id="78"/>
      <w:bookmarkEnd w:id="78"/>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936">
      <w:pPr>
        <w:pStyle w:val="Heading3"/>
        <w:rPr/>
      </w:pPr>
      <w:bookmarkStart w:colFirst="0" w:colLast="0" w:name="_79hvy15uphw" w:id="79"/>
      <w:bookmarkEnd w:id="79"/>
      <w:r w:rsidDel="00000000" w:rsidR="00000000" w:rsidRPr="00000000">
        <w:rPr>
          <w:rtl w:val="0"/>
        </w:rPr>
        <w:t xml:space="preserve">D - Summary of Level II and III Ecoregions in PANGEA Study Region </w:t>
      </w:r>
    </w:p>
    <w:p w:rsidR="00000000" w:rsidDel="00000000" w:rsidP="00000000" w:rsidRDefault="00000000" w:rsidRPr="00000000" w14:paraId="00000937">
      <w:pPr>
        <w:pStyle w:val="Heading3"/>
        <w:rPr/>
      </w:pPr>
      <w:bookmarkStart w:colFirst="0" w:colLast="0" w:name="_6akhrmoqr5g7" w:id="80"/>
      <w:bookmarkEnd w:id="80"/>
      <w:r w:rsidDel="00000000" w:rsidR="00000000" w:rsidRPr="00000000">
        <w:rPr>
          <w:rtl w:val="0"/>
        </w:rPr>
        <w:t xml:space="preserve">E – Summary of Airborne and Spaceborne Remote Sensing Systems for PANGEA </w:t>
      </w:r>
    </w:p>
    <w:p w:rsidR="00000000" w:rsidDel="00000000" w:rsidP="00000000" w:rsidRDefault="00000000" w:rsidRPr="00000000" w14:paraId="00000938">
      <w:pPr>
        <w:pStyle w:val="Heading3"/>
        <w:rPr/>
      </w:pPr>
      <w:bookmarkStart w:colFirst="0" w:colLast="0" w:name="_ud6tg3r5l8q3" w:id="81"/>
      <w:bookmarkEnd w:id="81"/>
      <w:r w:rsidDel="00000000" w:rsidR="00000000" w:rsidRPr="00000000">
        <w:rPr>
          <w:rtl w:val="0"/>
        </w:rPr>
        <w:t xml:space="preserve">F - </w:t>
      </w:r>
      <w:commentRangeStart w:id="820"/>
      <w:commentRangeStart w:id="821"/>
      <w:r w:rsidDel="00000000" w:rsidR="00000000" w:rsidRPr="00000000">
        <w:rPr>
          <w:rtl w:val="0"/>
        </w:rPr>
        <w:t xml:space="preserve">Summary of PANGEA Participants</w:t>
      </w:r>
      <w:commentRangeEnd w:id="820"/>
      <w:r w:rsidDel="00000000" w:rsidR="00000000" w:rsidRPr="00000000">
        <w:commentReference w:id="820"/>
      </w:r>
      <w:commentRangeEnd w:id="821"/>
      <w:r w:rsidDel="00000000" w:rsidR="00000000" w:rsidRPr="00000000">
        <w:commentReference w:id="821"/>
      </w: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93B">
      <w:pPr>
        <w:spacing w:after="0" w:before="0" w:line="240" w:lineRule="auto"/>
        <w:rPr/>
      </w:pPr>
      <w:r w:rsidDel="00000000" w:rsidR="00000000" w:rsidRPr="00000000">
        <w:rPr>
          <w:rtl w:val="0"/>
        </w:rPr>
      </w:r>
    </w:p>
    <w:p w:rsidR="00000000" w:rsidDel="00000000" w:rsidP="00000000" w:rsidRDefault="00000000" w:rsidRPr="00000000" w14:paraId="0000093C">
      <w:pPr>
        <w:numPr>
          <w:ilvl w:val="0"/>
          <w:numId w:val="19"/>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93D">
      <w:pPr>
        <w:numPr>
          <w:ilvl w:val="1"/>
          <w:numId w:val="19"/>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93E">
      <w:pPr>
        <w:numPr>
          <w:ilvl w:val="1"/>
          <w:numId w:val="19"/>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93F">
      <w:pPr>
        <w:numPr>
          <w:ilvl w:val="1"/>
          <w:numId w:val="19"/>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940">
      <w:pPr>
        <w:numPr>
          <w:ilvl w:val="1"/>
          <w:numId w:val="19"/>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941">
      <w:pPr>
        <w:numPr>
          <w:ilvl w:val="1"/>
          <w:numId w:val="19"/>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942">
      <w:pPr>
        <w:numPr>
          <w:ilvl w:val="1"/>
          <w:numId w:val="19"/>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943">
      <w:pPr>
        <w:numPr>
          <w:ilvl w:val="1"/>
          <w:numId w:val="19"/>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944">
      <w:pPr>
        <w:numPr>
          <w:ilvl w:val="1"/>
          <w:numId w:val="19"/>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945">
      <w:pPr>
        <w:numPr>
          <w:ilvl w:val="1"/>
          <w:numId w:val="19"/>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946">
      <w:pPr>
        <w:numPr>
          <w:ilvl w:val="1"/>
          <w:numId w:val="19"/>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947">
      <w:pPr>
        <w:numPr>
          <w:ilvl w:val="1"/>
          <w:numId w:val="19"/>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948">
      <w:pPr>
        <w:numPr>
          <w:ilvl w:val="1"/>
          <w:numId w:val="19"/>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949">
      <w:pPr>
        <w:numPr>
          <w:ilvl w:val="0"/>
          <w:numId w:val="19"/>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94A">
      <w:pPr>
        <w:numPr>
          <w:ilvl w:val="1"/>
          <w:numId w:val="19"/>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94B">
      <w:pPr>
        <w:numPr>
          <w:ilvl w:val="1"/>
          <w:numId w:val="19"/>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94C">
      <w:pPr>
        <w:numPr>
          <w:ilvl w:val="1"/>
          <w:numId w:val="19"/>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94D">
      <w:pPr>
        <w:numPr>
          <w:ilvl w:val="1"/>
          <w:numId w:val="19"/>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94E">
      <w:pPr>
        <w:numPr>
          <w:ilvl w:val="1"/>
          <w:numId w:val="19"/>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94F">
      <w:pPr>
        <w:numPr>
          <w:ilvl w:val="1"/>
          <w:numId w:val="19"/>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950">
      <w:pPr>
        <w:numPr>
          <w:ilvl w:val="1"/>
          <w:numId w:val="19"/>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951">
      <w:pPr>
        <w:numPr>
          <w:ilvl w:val="1"/>
          <w:numId w:val="19"/>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952">
      <w:pPr>
        <w:numPr>
          <w:ilvl w:val="1"/>
          <w:numId w:val="19"/>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953">
      <w:pPr>
        <w:numPr>
          <w:ilvl w:val="1"/>
          <w:numId w:val="19"/>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954">
      <w:pPr>
        <w:numPr>
          <w:ilvl w:val="1"/>
          <w:numId w:val="19"/>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955">
      <w:pPr>
        <w:numPr>
          <w:ilvl w:val="1"/>
          <w:numId w:val="19"/>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956">
      <w:pPr>
        <w:numPr>
          <w:ilvl w:val="0"/>
          <w:numId w:val="19"/>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957">
      <w:pPr>
        <w:numPr>
          <w:ilvl w:val="1"/>
          <w:numId w:val="19"/>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958">
      <w:pPr>
        <w:numPr>
          <w:ilvl w:val="1"/>
          <w:numId w:val="19"/>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959">
      <w:pPr>
        <w:numPr>
          <w:ilvl w:val="1"/>
          <w:numId w:val="19"/>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95A">
      <w:pPr>
        <w:numPr>
          <w:ilvl w:val="1"/>
          <w:numId w:val="19"/>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95B">
      <w:pPr>
        <w:numPr>
          <w:ilvl w:val="1"/>
          <w:numId w:val="19"/>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95C">
      <w:pPr>
        <w:numPr>
          <w:ilvl w:val="0"/>
          <w:numId w:val="19"/>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95D">
      <w:pPr>
        <w:numPr>
          <w:ilvl w:val="1"/>
          <w:numId w:val="19"/>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pStyle w:val="Heading3"/>
        <w:rPr/>
      </w:pPr>
      <w:bookmarkStart w:colFirst="0" w:colLast="0" w:name="_u0cqs6788e4p" w:id="82"/>
      <w:bookmarkEnd w:id="82"/>
      <w:r w:rsidDel="00000000" w:rsidR="00000000" w:rsidRPr="00000000">
        <w:rPr>
          <w:rtl w:val="0"/>
        </w:rPr>
        <w:t xml:space="preserve">G</w:t>
      </w:r>
      <w:commentRangeStart w:id="822"/>
      <w:commentRangeStart w:id="823"/>
      <w:r w:rsidDel="00000000" w:rsidR="00000000" w:rsidRPr="00000000">
        <w:rPr>
          <w:rtl w:val="0"/>
        </w:rPr>
        <w:t xml:space="preserve"> - Letters of Support</w:t>
      </w:r>
      <w:commentRangeEnd w:id="822"/>
      <w:r w:rsidDel="00000000" w:rsidR="00000000" w:rsidRPr="00000000">
        <w:commentReference w:id="822"/>
      </w:r>
      <w:commentRangeEnd w:id="823"/>
      <w:r w:rsidDel="00000000" w:rsidR="00000000" w:rsidRPr="00000000">
        <w:commentReference w:id="823"/>
      </w:r>
      <w:r w:rsidDel="00000000" w:rsidR="00000000" w:rsidRPr="00000000">
        <w:rPr>
          <w:rtl w:val="0"/>
        </w:rPr>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numPr>
          <w:ilvl w:val="0"/>
          <w:numId w:val="35"/>
        </w:numPr>
        <w:ind w:left="720" w:hanging="360"/>
      </w:pPr>
      <w:r w:rsidDel="00000000" w:rsidR="00000000" w:rsidRPr="00000000">
        <w:rPr>
          <w:rtl w:val="0"/>
        </w:rPr>
        <w:t xml:space="preserve">Alliance Bioversity &amp; CIAT</w:t>
        <w:br w:type="textWrapping"/>
      </w:r>
      <w:hyperlink r:id="rId171">
        <w:r w:rsidDel="00000000" w:rsidR="00000000" w:rsidRPr="00000000">
          <w:rPr>
            <w:color w:val="1155cc"/>
            <w:u w:val="single"/>
            <w:rtl w:val="0"/>
          </w:rPr>
          <w:t xml:space="preserve">https://alliancebioversityciat.org/</w:t>
        </w:r>
      </w:hyperlink>
      <w:r w:rsidDel="00000000" w:rsidR="00000000" w:rsidRPr="00000000">
        <w:rPr>
          <w:rtl w:val="0"/>
        </w:rPr>
        <w:t xml:space="preserve"> </w:t>
        <w:br w:type="textWrapping"/>
      </w:r>
    </w:p>
    <w:p w:rsidR="00000000" w:rsidDel="00000000" w:rsidP="00000000" w:rsidRDefault="00000000" w:rsidRPr="00000000" w14:paraId="00000962">
      <w:pPr>
        <w:numPr>
          <w:ilvl w:val="0"/>
          <w:numId w:val="35"/>
        </w:numPr>
        <w:ind w:left="720" w:hanging="360"/>
      </w:pPr>
      <w:r w:rsidDel="00000000" w:rsidR="00000000" w:rsidRPr="00000000">
        <w:rPr>
          <w:rtl w:val="0"/>
        </w:rPr>
        <w:t xml:space="preserve">Climate Modeling Alliance</w:t>
        <w:br w:type="textWrapping"/>
        <w:t xml:space="preserve">Caltech, MIT, and NASA’s Jet Propulsion Laboratory</w:t>
        <w:br w:type="textWrapping"/>
      </w:r>
      <w:hyperlink r:id="rId172">
        <w:r w:rsidDel="00000000" w:rsidR="00000000" w:rsidRPr="00000000">
          <w:rPr>
            <w:color w:val="1155cc"/>
            <w:u w:val="single"/>
            <w:rtl w:val="0"/>
          </w:rPr>
          <w:t xml:space="preserve">https://clima.caltech.edu/</w:t>
        </w:r>
      </w:hyperlink>
      <w:r w:rsidDel="00000000" w:rsidR="00000000" w:rsidRPr="00000000">
        <w:rPr>
          <w:rtl w:val="0"/>
        </w:rPr>
        <w:br w:type="textWrapping"/>
      </w:r>
    </w:p>
    <w:p w:rsidR="00000000" w:rsidDel="00000000" w:rsidP="00000000" w:rsidRDefault="00000000" w:rsidRPr="00000000" w14:paraId="00000963">
      <w:pPr>
        <w:numPr>
          <w:ilvl w:val="0"/>
          <w:numId w:val="35"/>
        </w:numPr>
        <w:ind w:left="720" w:hanging="360"/>
      </w:pPr>
      <w:r w:rsidDel="00000000" w:rsidR="00000000" w:rsidRPr="00000000">
        <w:rPr>
          <w:rtl w:val="0"/>
        </w:rPr>
        <w:t xml:space="preserve">National University of Piura, PERU</w:t>
        <w:br w:type="textWrapping"/>
        <w:t xml:space="preserve">Agronomy Department</w:t>
        <w:br w:type="textWrapping"/>
      </w:r>
      <w:hyperlink r:id="rId173">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964">
      <w:pPr>
        <w:ind w:left="720" w:firstLine="0"/>
        <w:rPr/>
      </w:pPr>
      <w:r w:rsidDel="00000000" w:rsidR="00000000" w:rsidRPr="00000000">
        <w:rPr>
          <w:rtl w:val="0"/>
        </w:rPr>
      </w:r>
    </w:p>
    <w:p w:rsidR="00000000" w:rsidDel="00000000" w:rsidP="00000000" w:rsidRDefault="00000000" w:rsidRPr="00000000" w14:paraId="00000965">
      <w:pPr>
        <w:numPr>
          <w:ilvl w:val="0"/>
          <w:numId w:val="35"/>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74">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966">
      <w:pPr>
        <w:ind w:left="720" w:firstLine="0"/>
        <w:rPr/>
      </w:pPr>
      <w:r w:rsidDel="00000000" w:rsidR="00000000" w:rsidRPr="00000000">
        <w:rPr>
          <w:rtl w:val="0"/>
        </w:rPr>
      </w:r>
    </w:p>
    <w:p w:rsidR="00000000" w:rsidDel="00000000" w:rsidP="00000000" w:rsidRDefault="00000000" w:rsidRPr="00000000" w14:paraId="00000967">
      <w:pPr>
        <w:numPr>
          <w:ilvl w:val="0"/>
          <w:numId w:val="35"/>
        </w:numPr>
        <w:ind w:left="720" w:hanging="360"/>
        <w:rPr>
          <w:u w:val="none"/>
        </w:rPr>
      </w:pPr>
      <w:r w:rsidDel="00000000" w:rsidR="00000000" w:rsidRPr="00000000">
        <w:rPr>
          <w:rtl w:val="0"/>
        </w:rPr>
        <w:t xml:space="preserve">Society for the Protection of Underground Networks</w:t>
        <w:br w:type="textWrapping"/>
      </w:r>
      <w:hyperlink r:id="rId175">
        <w:r w:rsidDel="00000000" w:rsidR="00000000" w:rsidRPr="00000000">
          <w:rPr>
            <w:color w:val="1155cc"/>
            <w:u w:val="single"/>
            <w:rtl w:val="0"/>
          </w:rPr>
          <w:t xml:space="preserve">https://www.spun.earth/</w:t>
        </w:r>
      </w:hyperlink>
      <w:r w:rsidDel="00000000" w:rsidR="00000000" w:rsidRPr="00000000">
        <w:rPr>
          <w:rtl w:val="0"/>
        </w:rPr>
        <w:t xml:space="preserve"> </w:t>
        <w:br w:type="textWrapping"/>
      </w:r>
    </w:p>
    <w:p w:rsidR="00000000" w:rsidDel="00000000" w:rsidP="00000000" w:rsidRDefault="00000000" w:rsidRPr="00000000" w14:paraId="00000968">
      <w:pPr>
        <w:numPr>
          <w:ilvl w:val="0"/>
          <w:numId w:val="35"/>
        </w:numPr>
        <w:ind w:left="720" w:hanging="360"/>
        <w:rPr>
          <w:u w:val="none"/>
        </w:rPr>
      </w:pPr>
      <w:r w:rsidDel="00000000" w:rsidR="00000000" w:rsidRPr="00000000">
        <w:rPr>
          <w:rtl w:val="0"/>
        </w:rPr>
        <w:t xml:space="preserve">Université Catholique de Louvain</w:t>
        <w:br w:type="textWrapping"/>
        <w:t xml:space="preserve">Earth and Life Institute</w:t>
        <w:br w:type="textWrapping"/>
      </w:r>
      <w:hyperlink r:id="rId176">
        <w:r w:rsidDel="00000000" w:rsidR="00000000" w:rsidRPr="00000000">
          <w:rPr>
            <w:color w:val="1155cc"/>
            <w:u w:val="single"/>
            <w:rtl w:val="0"/>
          </w:rPr>
          <w:t xml:space="preserve">https://uclouvain.be/en/research-institutes/eli</w:t>
        </w:r>
      </w:hyperlink>
      <w:r w:rsidDel="00000000" w:rsidR="00000000" w:rsidRPr="00000000">
        <w:rPr>
          <w:rtl w:val="0"/>
        </w:rPr>
        <w:t xml:space="preserve"> </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color w:val="ff0000"/>
        </w:rPr>
      </w:pPr>
      <w:commentRangeStart w:id="824"/>
      <w:r w:rsidDel="00000000" w:rsidR="00000000" w:rsidRPr="00000000">
        <w:rPr>
          <w:color w:val="ff0000"/>
          <w:rtl w:val="0"/>
        </w:rPr>
        <w:t xml:space="preserve">Critical letters: </w:t>
      </w:r>
    </w:p>
    <w:p w:rsidR="00000000" w:rsidDel="00000000" w:rsidP="00000000" w:rsidRDefault="00000000" w:rsidRPr="00000000" w14:paraId="0000096B">
      <w:pPr>
        <w:numPr>
          <w:ilvl w:val="0"/>
          <w:numId w:val="22"/>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96C">
      <w:pPr>
        <w:numPr>
          <w:ilvl w:val="0"/>
          <w:numId w:val="22"/>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96D">
      <w:pPr>
        <w:numPr>
          <w:ilvl w:val="0"/>
          <w:numId w:val="22"/>
        </w:numPr>
        <w:ind w:left="720" w:hanging="360"/>
        <w:rPr>
          <w:color w:val="ff0000"/>
        </w:rPr>
      </w:pPr>
      <w:r w:rsidDel="00000000" w:rsidR="00000000" w:rsidRPr="00000000">
        <w:rPr>
          <w:color w:val="ff0000"/>
          <w:rtl w:val="0"/>
        </w:rPr>
        <w:t xml:space="preserve">Other space agencies - connect with Pamela Collins about this (</w:t>
      </w:r>
      <w:hyperlink r:id="rId177">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96E">
      <w:pPr>
        <w:numPr>
          <w:ilvl w:val="0"/>
          <w:numId w:val="22"/>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96F">
      <w:pPr>
        <w:numPr>
          <w:ilvl w:val="0"/>
          <w:numId w:val="22"/>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970">
      <w:pPr>
        <w:numPr>
          <w:ilvl w:val="0"/>
          <w:numId w:val="22"/>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971">
      <w:pPr>
        <w:numPr>
          <w:ilvl w:val="0"/>
          <w:numId w:val="22"/>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972">
      <w:pPr>
        <w:numPr>
          <w:ilvl w:val="0"/>
          <w:numId w:val="22"/>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973">
      <w:pPr>
        <w:numPr>
          <w:ilvl w:val="0"/>
          <w:numId w:val="22"/>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974">
      <w:pPr>
        <w:numPr>
          <w:ilvl w:val="0"/>
          <w:numId w:val="22"/>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975">
      <w:pPr>
        <w:numPr>
          <w:ilvl w:val="0"/>
          <w:numId w:val="22"/>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976">
      <w:pPr>
        <w:numPr>
          <w:ilvl w:val="1"/>
          <w:numId w:val="22"/>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977">
      <w:pPr>
        <w:numPr>
          <w:ilvl w:val="0"/>
          <w:numId w:val="22"/>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978">
      <w:pPr>
        <w:numPr>
          <w:ilvl w:val="1"/>
          <w:numId w:val="22"/>
        </w:numPr>
        <w:ind w:left="1440" w:hanging="360"/>
        <w:rPr>
          <w:color w:val="ff0000"/>
        </w:rPr>
      </w:pPr>
      <w:r w:rsidDel="00000000" w:rsidR="00000000" w:rsidRPr="00000000">
        <w:rPr>
          <w:rtl w:val="0"/>
        </w:rPr>
      </w:r>
    </w:p>
    <w:p w:rsidR="00000000" w:rsidDel="00000000" w:rsidP="00000000" w:rsidRDefault="00000000" w:rsidRPr="00000000" w14:paraId="00000979">
      <w:pPr>
        <w:numPr>
          <w:ilvl w:val="1"/>
          <w:numId w:val="22"/>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97A">
      <w:pPr>
        <w:numPr>
          <w:ilvl w:val="1"/>
          <w:numId w:val="22"/>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97B">
      <w:pPr>
        <w:numPr>
          <w:ilvl w:val="1"/>
          <w:numId w:val="22"/>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97C">
      <w:pPr>
        <w:numPr>
          <w:ilvl w:val="1"/>
          <w:numId w:val="22"/>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97D">
      <w:pPr>
        <w:numPr>
          <w:ilvl w:val="2"/>
          <w:numId w:val="22"/>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97E">
      <w:pPr>
        <w:numPr>
          <w:ilvl w:val="2"/>
          <w:numId w:val="22"/>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97F">
      <w:pPr>
        <w:numPr>
          <w:ilvl w:val="0"/>
          <w:numId w:val="22"/>
        </w:numPr>
        <w:ind w:left="720" w:hanging="360"/>
        <w:rPr>
          <w:color w:val="ff0000"/>
        </w:rPr>
      </w:pPr>
      <w:r w:rsidDel="00000000" w:rsidR="00000000" w:rsidRPr="00000000">
        <w:rPr>
          <w:color w:val="ff0000"/>
          <w:rtl w:val="0"/>
        </w:rPr>
        <w:t xml:space="preserve">Roger Wakimoto - Elsa will work on this</w:t>
      </w:r>
      <w:commentRangeEnd w:id="824"/>
      <w:r w:rsidDel="00000000" w:rsidR="00000000" w:rsidRPr="00000000">
        <w:commentReference w:id="824"/>
      </w:r>
      <w:r w:rsidDel="00000000" w:rsidR="00000000" w:rsidRPr="00000000">
        <w:rPr>
          <w:rtl w:val="0"/>
        </w:rPr>
      </w:r>
    </w:p>
    <w:p w:rsidR="00000000" w:rsidDel="00000000" w:rsidP="00000000" w:rsidRDefault="00000000" w:rsidRPr="00000000" w14:paraId="00000980">
      <w:pPr>
        <w:rPr>
          <w:color w:val="ff0000"/>
        </w:rPr>
      </w:pPr>
      <w:r w:rsidDel="00000000" w:rsidR="00000000" w:rsidRPr="00000000">
        <w:rPr>
          <w:rtl w:val="0"/>
        </w:rPr>
      </w:r>
    </w:p>
    <w:p w:rsidR="00000000" w:rsidDel="00000000" w:rsidP="00000000" w:rsidRDefault="00000000" w:rsidRPr="00000000" w14:paraId="00000981">
      <w:pPr>
        <w:rPr>
          <w:color w:val="ff0000"/>
        </w:rPr>
      </w:pPr>
      <w:r w:rsidDel="00000000" w:rsidR="00000000" w:rsidRPr="00000000">
        <w:rPr>
          <w:color w:val="ff0000"/>
          <w:rtl w:val="0"/>
        </w:rPr>
        <w:t xml:space="preserve">Maybe important?</w:t>
      </w:r>
    </w:p>
    <w:p w:rsidR="00000000" w:rsidDel="00000000" w:rsidP="00000000" w:rsidRDefault="00000000" w:rsidRPr="00000000" w14:paraId="00000982">
      <w:pPr>
        <w:numPr>
          <w:ilvl w:val="0"/>
          <w:numId w:val="22"/>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pStyle w:val="Heading3"/>
        <w:rPr/>
      </w:pPr>
      <w:bookmarkStart w:colFirst="0" w:colLast="0" w:name="_ffo9zvtu7fi" w:id="83"/>
      <w:bookmarkEnd w:id="83"/>
      <w:r w:rsidDel="00000000" w:rsidR="00000000" w:rsidRPr="00000000">
        <w:rPr>
          <w:rtl w:val="0"/>
        </w:rPr>
        <w:t xml:space="preserve">H - Stuff that’s beyond scope that could be developed in collaboration with PANGEA</w:t>
      </w:r>
    </w:p>
    <w:p w:rsidR="00000000" w:rsidDel="00000000" w:rsidP="00000000" w:rsidRDefault="00000000" w:rsidRPr="00000000" w14:paraId="00000985">
      <w:pPr>
        <w:numPr>
          <w:ilvl w:val="0"/>
          <w:numId w:val="14"/>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986">
      <w:pPr>
        <w:numPr>
          <w:ilvl w:val="0"/>
          <w:numId w:val="14"/>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t xml:space="preserve">—------------------------------------</w:t>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PANGEA Organizational Suggestions from 7.2  (much too much detail for now)</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98E">
      <w:pPr>
        <w:numPr>
          <w:ilvl w:val="1"/>
          <w:numId w:val="44"/>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98F">
      <w:pPr>
        <w:numPr>
          <w:ilvl w:val="1"/>
          <w:numId w:val="44"/>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990">
      <w:pPr>
        <w:numPr>
          <w:ilvl w:val="2"/>
          <w:numId w:val="44"/>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991">
      <w:pPr>
        <w:numPr>
          <w:ilvl w:val="3"/>
          <w:numId w:val="44"/>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992">
      <w:pPr>
        <w:numPr>
          <w:ilvl w:val="3"/>
          <w:numId w:val="44"/>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993">
      <w:pPr>
        <w:numPr>
          <w:ilvl w:val="3"/>
          <w:numId w:val="44"/>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994">
      <w:pPr>
        <w:numPr>
          <w:ilvl w:val="2"/>
          <w:numId w:val="44"/>
        </w:numPr>
        <w:ind w:left="2160" w:hanging="360"/>
        <w:rPr>
          <w:i w:val="1"/>
        </w:rPr>
      </w:pPr>
      <w:r w:rsidDel="00000000" w:rsidR="00000000" w:rsidRPr="00000000">
        <w:rPr>
          <w:i w:val="1"/>
          <w:rtl w:val="0"/>
        </w:rPr>
        <w:t xml:space="preserve">Members</w:t>
      </w:r>
    </w:p>
    <w:p w:rsidR="00000000" w:rsidDel="00000000" w:rsidP="00000000" w:rsidRDefault="00000000" w:rsidRPr="00000000" w14:paraId="00000995">
      <w:pPr>
        <w:numPr>
          <w:ilvl w:val="3"/>
          <w:numId w:val="44"/>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996">
      <w:pPr>
        <w:numPr>
          <w:ilvl w:val="3"/>
          <w:numId w:val="44"/>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997">
      <w:pPr>
        <w:numPr>
          <w:ilvl w:val="2"/>
          <w:numId w:val="44"/>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998">
      <w:pPr>
        <w:numPr>
          <w:ilvl w:val="3"/>
          <w:numId w:val="44"/>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999">
      <w:pPr>
        <w:numPr>
          <w:ilvl w:val="3"/>
          <w:numId w:val="44"/>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99A">
      <w:pPr>
        <w:numPr>
          <w:ilvl w:val="3"/>
          <w:numId w:val="44"/>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99B">
      <w:pPr>
        <w:numPr>
          <w:ilvl w:val="1"/>
          <w:numId w:val="44"/>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99C">
      <w:pPr>
        <w:numPr>
          <w:ilvl w:val="2"/>
          <w:numId w:val="44"/>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99D">
      <w:pPr>
        <w:numPr>
          <w:ilvl w:val="2"/>
          <w:numId w:val="44"/>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99E">
      <w:pPr>
        <w:numPr>
          <w:ilvl w:val="2"/>
          <w:numId w:val="44"/>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99F">
      <w:pPr>
        <w:numPr>
          <w:ilvl w:val="3"/>
          <w:numId w:val="44"/>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9A0">
      <w:pPr>
        <w:numPr>
          <w:ilvl w:val="3"/>
          <w:numId w:val="44"/>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9A1">
      <w:pPr>
        <w:numPr>
          <w:ilvl w:val="3"/>
          <w:numId w:val="44"/>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9A2">
      <w:pPr>
        <w:numPr>
          <w:ilvl w:val="4"/>
          <w:numId w:val="44"/>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9A3">
      <w:pPr>
        <w:numPr>
          <w:ilvl w:val="4"/>
          <w:numId w:val="44"/>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9A4">
      <w:pPr>
        <w:numPr>
          <w:ilvl w:val="4"/>
          <w:numId w:val="44"/>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9A5">
      <w:pPr>
        <w:numPr>
          <w:ilvl w:val="5"/>
          <w:numId w:val="44"/>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9A6">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9A7">
      <w:pPr>
        <w:numPr>
          <w:ilvl w:val="5"/>
          <w:numId w:val="44"/>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9A8">
      <w:pPr>
        <w:numPr>
          <w:ilvl w:val="5"/>
          <w:numId w:val="44"/>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9A9">
      <w:pPr>
        <w:numPr>
          <w:ilvl w:val="2"/>
          <w:numId w:val="44"/>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9AA">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9AB">
      <w:pPr>
        <w:numPr>
          <w:ilvl w:val="0"/>
          <w:numId w:val="28"/>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9AC">
      <w:pPr>
        <w:numPr>
          <w:ilvl w:val="0"/>
          <w:numId w:val="28"/>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9AD">
      <w:pPr>
        <w:numPr>
          <w:ilvl w:val="0"/>
          <w:numId w:val="28"/>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9AE">
      <w:pPr>
        <w:numPr>
          <w:ilvl w:val="0"/>
          <w:numId w:val="44"/>
        </w:numPr>
        <w:ind w:left="720" w:hanging="360"/>
        <w:rPr>
          <w:i w:val="1"/>
          <w:u w:val="no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627" w:date="2024-09-10T20:06:43Z">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 make sure all relevant sensors mentioned: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ESA, ISRO, DLR, etc.</w:t>
      </w:r>
    </w:p>
  </w:comment>
  <w:comment w:author="Matthew Johnson" w:id="125" w:date="2024-08-27T16:52:26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620" w:date="2024-09-10T19:59:58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 - refer to scaling diagram</w:t>
      </w:r>
    </w:p>
  </w:comment>
  <w:comment w:author="Elsa Ordway" w:id="624" w:date="2024-09-10T20:03:32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datasets here based on Table in Section 6.2</w:t>
      </w:r>
    </w:p>
  </w:comment>
  <w:comment w:author="Matthew Johnson" w:id="128" w:date="2024-08-27T16:55:08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Sarah Worden" w:id="474" w:date="2024-09-10T20:06:32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https://doi.org/10.1029/2010WR009127</w:t>
      </w:r>
    </w:p>
  </w:comment>
  <w:comment w:author="Sarah Worden" w:id="473" w:date="2024-09-10T20:06:11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466" w:date="2024-09-10T20:03:23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29" w:date="2024-08-27T16:58:48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Elsa Ordway" w:id="463" w:date="2024-09-10T19:49:08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464" w:date="2024-09-10T19:49:22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 could be also relevant here for structural diversity versus fragmentation in the Amazon: https://www.sciencedirect.com/science/article/pii/S0034425722000098</w:t>
      </w:r>
    </w:p>
  </w:comment>
  <w:comment w:author="Helene Muller-Landau" w:id="185" w:date="2024-09-16T20:01:21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https://doi.org/10.1038/nature11148 https://doi.org/10.1126/science.1251817</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https://doi.org/10.1038/nclimate3109 https://doi.org/10.1111/ecog.03309 https://doi.org/10.1111/1365-2745.13320</w:t>
      </w:r>
    </w:p>
  </w:comment>
  <w:comment w:author="Matthew Johnson" w:id="133" w:date="2024-08-27T16:43:27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Timothy Filley" w:id="19" w:date="2024-09-17T14:09:41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this include a statement? ", as well as many of the agroecosystems they are converted to,"</w:t>
      </w:r>
    </w:p>
  </w:comment>
  <w:comment w:author="Matthew Johnson" w:id="126" w:date="2024-08-27T16:53:14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34" w:date="2024-08-27T16:43:44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66" w:date="2024-09-17T14:21:45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thew Johnson" w:id="170" w:date="2024-09-17T14:22:04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Le Bienfaiteur Sagang Takougoum" w:id="63" w:date="2024-09-17T14:22:57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Matthew Johnson" w:id="135" w:date="2024-08-27T16:50:25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Matthew Johnson" w:id="163" w:date="2024-09-17T14:20:15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Helene Muller-Landau" w:id="459" w:date="2024-09-17T13:52:44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complexity does not equal diversity.    "Ecosystem diversity" to me means that there is variation among ecosystems in things like structural complexity, that is some forests are complex and some aren't.  so this all seems a bit off.</w:t>
      </w:r>
    </w:p>
  </w:comment>
  <w:comment w:author="Matthew Johnson" w:id="165" w:date="2024-09-17T14:20:58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127" w:date="2024-08-27T16:54:04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Matthew Johnson" w:id="136" w:date="2024-08-27T16:43:59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69" w:date="2024-09-05T23:52:06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268" w:date="2024-09-05T23:51:40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53" w:date="2024-09-05T23:57:00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477" w:date="2024-09-10T20:25:46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Yanlei Feng" w:id="145" w:date="2024-09-17T15:02:37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texts have been moved to 3.1.1 Carbon stock and fluxes. I suggest either paraphrasing or deleting it here.</w:t>
      </w:r>
    </w:p>
  </w:comment>
  <w:comment w:author="Sarah Worden" w:id="252" w:date="2024-09-05T23:56:33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Timothy Filley" w:id="70" w:date="2024-09-17T14:56:46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Pendrill, F., Gardner, T.A., Meyfroidt, P., Persson, U.M., Adams, J., Azevedo, T., Bastos Lima, M. G., Baumann, M., Curtis, P. G., De Sy, V., Garrett, R., Godar, J., Dow Goldman, E., Hansen, M. C., Heilmayr, R., Herold, M., Kuemmerle, T., Lathuillière, M. J., Ribeiro, V., Tyukavina, A., Weisse, M. J. and West, C. (2022). Disentangling the numbers behind agriculture-driven tropical deforestation. Science 377, abm9267. https://doi.org/10.1126/science.abm9267</w:t>
      </w:r>
    </w:p>
  </w:comment>
  <w:comment w:author="Sarah Worden" w:id="482" w:date="2024-09-10T20:40:44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https://doi.org/10.5194/acp-20-3439-2020</w:t>
      </w:r>
    </w:p>
  </w:comment>
  <w:comment w:author="Sarah Worden" w:id="480" w:date="2024-09-10T20:38:40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https://doi.org/10.1029/2019JD030962</w:t>
      </w:r>
    </w:p>
  </w:comment>
  <w:comment w:author="Sarah Worden" w:id="287" w:date="2024-09-05T23:40:04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Sarah Worden" w:id="471" w:date="2024-09-10T20:05:39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VIRGINIA ZAUNBRECHER" w:id="790" w:date="2024-08-27T14:41:13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Sarah Worden" w:id="476" w:date="2024-09-10T20:05:30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Yaxing Wei" w:id="765" w:date="2024-08-27T16:21:21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Michelle Wong" w:id="766" w:date="2024-09-17T02:31:30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246" w:date="2024-09-05T23:52:48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Sarah Worden" w:id="472" w:date="2024-09-10T20:05:57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Yaxing Wei" w:id="767" w:date="2024-08-27T16:21:47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267" w:date="2024-09-05T23:51:10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49" w:date="2024-09-05T23:54:29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66" w:date="2024-09-05T23:50:42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Sarah Worden" w:id="475" w:date="2024-09-10T20:05:11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248" w:date="2024-09-05T23:53:56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247" w:date="2024-09-05T23:53:35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792" w:date="2024-08-27T14:47:56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Sarah Worden" w:id="468" w:date="2024-09-10T20:04:08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Sarah Worden" w:id="467" w:date="2024-09-10T20:03:50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56" w:date="2024-09-05T23:46:51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Elsa Ordway" w:id="621" w:date="2024-09-10T20:01:00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Virkkala et al., “Statistical upscaling of ecosystem CO 2 fluxes across the terrestrial tundra and boreal domain : Regional patterns and uncertainties,” no. February, pp. 4040–4059, 2021, doi: 10.1111/gcb.15659.</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Peltola, T. Vesala, Y. Gao, O. Räty, P. Alekseychik, and M. Aurela, “Monthly gridded data product of northern wetland methane emissions based on upscaling eddy covariance observations,” pp. 1263–1289, 2019.</w:t>
      </w:r>
    </w:p>
  </w:comment>
  <w:comment w:author="Renato Braghiere" w:id="622" w:date="2024-09-13T16:33:12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Fisher, J. B., Miner, K. R., Miller, C. E., Worden, J. R., Schimel, D. S., &amp; Frankenberg, C. (2023). Tipping point in North American Arctic-Boreal carbon sink persists in new generation Earth system models despite reduced uncertainty. Environmental Research Letters, 18(2), 025008. https://doi.org/10.1088/1748-9326/acb226</w:t>
      </w:r>
    </w:p>
  </w:comment>
  <w:comment w:author="Michelle Wong" w:id="623" w:date="2024-09-17T02:49:40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470" w:date="2024-09-10T20:04:51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https://doi.org/10.5194/hess-27-1457-2023</w:t>
      </w:r>
    </w:p>
  </w:comment>
  <w:comment w:author="Sarah Worden" w:id="276" w:date="2024-09-05T23:46:19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88" w:date="2024-09-05T23:40:38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Sarah Worden" w:id="469" w:date="2024-09-10T20:04:31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Helene Muller-Landau" w:id="1" w:date="2024-09-18T12:30:04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alternatively if prefer alphabetical by first name:  Alvaro Duque, Arturo Sánchez-Azofeifa, Bassil El Masri, Caroline Chaves Arantes, Christopher Nytch, Claudia Coronel Enríquez, David Luther, Dina Rasquinha, Doug Morton, Evan Fricke, Evan Hockridge, Felicien Meunier, German Vargas G., Jack Orebaugh, Jeanine Cavender-Bares, Jennifer J Swenson, Jesus Aguirre-Gutierrez, Jiaming Wen, Jill Thompson, Josh Fisher, Junior Amboko, KC Cushman, Laura Duncanson, Lin Xiong, Loren Albert, Luciana Alves, Luis Fernandez Ngoula, Marcelle Thompson, Matthias Kunz, Michael Wimberly, Miroslav Honzak, Moses Cho, Moses Libalah, Nathan Swenson, Nicholas Russo, Nicolas Barbier, Norma Salinas, Paul Moorcroft, Rodrigo Vargas G., Rogelo Corona, Sandra M Duran, Simon Tamungang, Stephanie Bohlman, Stuart Davies, Tim Mayer, Tommaso Jucker, Wu Sun, Xi Yang</w:t>
      </w:r>
    </w:p>
  </w:comment>
  <w:comment w:author="Michelle Wong" w:id="599" w:date="2024-08-27T14:23:35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592" w:date="2024-08-27T14:27:57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591" w:date="2024-08-27T14:28:23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9" w:date="2024-08-07T17:41:27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791" w:date="2024-08-27T14:29:55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71" w:date="2024-09-17T15:05:57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https://www.cell.com/one-earth/fulltext/S2590-3322(24)00315-4</w:t>
      </w:r>
    </w:p>
  </w:comment>
  <w:comment w:author="Michelle Wong" w:id="600" w:date="2024-08-27T14:25:39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597" w:date="2024-08-27T14:21:26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598" w:date="2024-08-27T14:21:55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atthew Johnson" w:id="640" w:date="2024-09-05T15:38:47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641" w:date="2024-09-09T05:20:52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Sarah Worden" w:id="479" w:date="2024-09-10T20:36:43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https://doi.org/10.1016/j.isprsjprs.2018.05.013</w:t>
      </w:r>
    </w:p>
  </w:comment>
  <w:comment w:author="Félicien Meunier" w:id="703" w:date="2024-09-17T07:57:11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https://agupubs.onlinelibrary.wiley.com/doi/full/10.1029/2023MS004097</w:t>
      </w:r>
    </w:p>
  </w:comment>
  <w:comment w:author="Félicien Meunier" w:id="704" w:date="2024-09-17T07:57:33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https://gmd.copernicus.org/articles/16/4017/2023/</w:t>
      </w:r>
    </w:p>
  </w:comment>
  <w:comment w:author="Sarah Worden" w:id="478" w:date="2024-09-10T20:37:28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https://doi.org/10.1016/j.rse.2021.112620</w:t>
      </w:r>
    </w:p>
  </w:comment>
  <w:comment w:author="Félicien Meunier" w:id="705" w:date="2024-09-17T07:58:31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https://www.researchsquare.com/article/rs-4161696/v1</w:t>
      </w:r>
    </w:p>
  </w:comment>
  <w:comment w:author="Michelle Wong" w:id="595" w:date="2024-08-27T14:19:14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Helene Muller-Landau" w:id="139" w:date="2024-09-16T16:27:01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https://doi.org/10.1111/nph.17084</w:t>
      </w:r>
    </w:p>
  </w:comment>
  <w:comment w:author="Helene Muller-Landau" w:id="138" w:date="2024-09-16T16:26:48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https://doi.org/10.1126/sciadv.abe9829</w:t>
      </w:r>
    </w:p>
  </w:comment>
  <w:comment w:author="Elsa Ordway" w:id="615" w:date="2024-09-17T15:40:01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 Bennett et al., “Resistance of African tropical forests to an extreme climate anomaly,” Proc Natl Acad Sci U S A, vol. 118, no. 21, pp. 1–12, 2021, doi: 10.1073/pnas.2003169118</w:t>
      </w:r>
    </w:p>
  </w:comment>
  <w:comment w:author="Helene Muller-Landau" w:id="140" w:date="2024-09-16T16:27:15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https://doi.org/10.1111/gcb.16837</w:t>
      </w:r>
    </w:p>
  </w:comment>
  <w:comment w:author="Michelle Wong" w:id="596" w:date="2024-08-27T14:20:09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593" w:date="2024-08-27T14:16:57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590" w:date="2024-08-27T14:16:03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ichelle Wong" w:id="594" w:date="2024-08-27T14:17:40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Elsa Ordway" w:id="112" w:date="2024-09-02T00:13:38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IUS VON ESSEN" w:id="308" w:date="2024-08-27T17:53:39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616" w:date="2024-09-17T15:40:36Z">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Liu et al., “Contrasting carbon cycle responses of the tropical continents to the 2015–2016 El Niño,” Science (1979), vol. 358, no. 6360, Oct. 2017, doi: 10.1126/science.aam5690.</w:t>
      </w:r>
    </w:p>
  </w:comment>
  <w:comment w:author="Elsa Ordway" w:id="614" w:date="2024-09-17T15:39:40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Hubau et al., “Asynchronous carbon sink saturation in African and Amazonian tropical forests,” Nature, vol. 579, no. 7797, pp. 80–87, Mar. 2020, doi: 10.1038/s41586-020-2035-0.</w:t>
      </w:r>
    </w:p>
  </w:comment>
  <w:comment w:author="Elsa Ordway" w:id="72" w:date="2024-09-16T16:22:27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https://ageconsearch.umn.edu/record/288998/?v=pdf</w:t>
      </w:r>
    </w:p>
  </w:comment>
  <w:comment w:author="Elsa Ordway" w:id="617" w:date="2024-09-17T15:40:54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I. Palmer, L. Feng, D. Baker, F. Chevallier, H. Bösch, and P. Somkuti, “Net carbon emissions from African biosphere dominate pan-tropical atmospheric CO2 signal,” Nat Commun, vol. 10, no. 1, Dec. 2019, doi: 10.1038/s41467-019-11097-w.</w:t>
      </w:r>
    </w:p>
  </w:comment>
  <w:comment w:author="Helene Muller-Landau" w:id="137" w:date="2024-09-16T16:26:27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https://doi.org/10.1126/science.aaw7578</w:t>
      </w:r>
    </w:p>
  </w:comment>
  <w:comment w:author="Renato Braghiere" w:id="588" w:date="2024-08-27T17:55:45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307" w:date="2024-08-27T17:30:26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Maria Santos" w:id="528" w:date="2024-09-17T18:55:03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https://www.sciencedirect.com/science/article/pii/S1470160X05000361?casa_token=HKsxnFVeK28AAAAA:8gwGAjZwOHHydzjmZgXjJsNmWgMGNZQiOuOLsHBepzNFZhSFNoJ7zrjV3Int1Pb1JALjNA-z1A</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https://www.sciencedirect.com/science/article/pii/S0304380001003593?casa_token=Ed7mDGsdY1QAAAAA:IERhIn2Bhn9zU4xCdRgtnQBwtExtubBGv8y3RR35uNlfqe0CGTKN1QbUHoRbaVHuwTomNORd2w</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https://journals.plos.org/plosone/article?id=10.1371/journal.pone.0195900</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https://conbio.onlinelibrary.wiley.com/doi/abs/10.1111/j.1523-1739.2009.01332.x?casa_token=75-Z6IIJt4UAAAAA%3AH_Cc9mlSWmaNL2LJLaWeydeoMJNYLbi2eBczJ2CfDCI15EPlG9PXj-Z03-4JAt8KkoTFlP0Q111JTA</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https://iopscience.iop.org/article/10.1088/1748-9326/7/4/044009/meta</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https://link.springer.com/article/10.1007/s13280-020-01325-9</w:t>
      </w:r>
    </w:p>
  </w:comment>
  <w:comment w:author="Adia Bey" w:id="748" w:date="2024-09-11T13:22:55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CARE principles for Indigenous data governance. https://doi.org/10.5334/dsj-2020-043</w:t>
      </w:r>
    </w:p>
  </w:comment>
  <w:comment w:author="Michelle Wong" w:id="749" w:date="2024-09-17T02:32:32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101" w:date="2024-09-13T21:02:08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right before or right after PANGEA Study Domain</w:t>
      </w:r>
    </w:p>
  </w:comment>
  <w:comment w:author="Elsa Ordway" w:id="69" w:date="2024-09-16T15:59:56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Maria Santos" w:id="527" w:date="2024-09-17T18:52:03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there be a pattern question on this topic -- or mention existing activities that already address this and therefore make it clear why we are focusing on process and not pattern of land use, or pattern of socio-economic conditions, all important variables for the modeling of SES as a whole as well as agent based models that will examine choice options and outcomes of those choices?</w:t>
      </w:r>
    </w:p>
  </w:comment>
  <w:comment w:author="Elsa Ordway" w:id="68" w:date="2024-09-16T16:01:23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Ceballos G., Ehrlich P. R., Mammal population losses and the extinction crisis. Science 296, 904–907 (2002). 10.1126/science.1069349</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Gaston K. J., Fuller R. A., Commonness, population depletion and conservation biology. Trends Ecol. Evol. 23, 14–19 (2008). 10.1016/j.tree.2007.11.001</w:t>
      </w:r>
    </w:p>
  </w:comment>
  <w:comment w:author="Robinson Negron-Juarez" w:id="34" w:date="2024-09-16T12:17:57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binson Negron-Juarez" w:id="489" w:date="2024-09-16T12:17:57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MARIUS VON ESSEN" w:id="297" w:date="2024-08-27T17:23:59Z">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301" w:date="2024-08-27T17:26:02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ARIUS VON ESSEN" w:id="303" w:date="2024-08-27T17:28:14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298" w:date="2024-08-27T17:24:32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ichael Keller" w:id="733" w:date="2024-08-27T17:32:40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734" w:date="2024-09-01T21:52:21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ARIUS VON ESSEN" w:id="302" w:date="2024-08-27T17:28:15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MARIUS VON ESSEN" w:id="305" w:date="2024-08-27T17:29:42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304" w:date="2024-08-27T17:29:39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Helene Muller-Landau" w:id="147" w:date="2024-09-16T15:41:45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Y., J. Liu, P. O. Wennberg, L. He, D. Bonal, P. Köhler, C. Frankenberg, S. Sitch, and P. Friedlingstein. 2023. Elucidating climatic drivers of photosynthesis by tropical forests. Global Change Biology, 29: 4811-4825. https://doi.org/https://doi.org/10.1111/gcb.16837</w:t>
      </w:r>
    </w:p>
  </w:comment>
  <w:comment w:author="Maria Santos" w:id="530" w:date="2024-09-17T19:00:58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https://www.sciencedirect.com/science/article/pii/S0959378016305933</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https://www.tandfonline.com/doi/abs/10.3763/cpol.2003.0316?casa_token=I2TFUnBCJI0AAAAA:J2jIXYrg8sNoBwRd3G82EfbcG-1nDlNFJI3BXt9BAe88X8isYnoTqv9t96u4MIp0bjn3qACkxWff</w:t>
      </w:r>
    </w:p>
  </w:comment>
  <w:comment w:author="MARIUS VON ESSEN" w:id="300" w:date="2024-08-27T17:25:23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299" w:date="2024-08-27T17:24:59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Elsa Ordway" w:id="774" w:date="2024-09-13T20:29:19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@yanleif@mit.edu @felicien.meunier@ugent.be @mdplongo@gmail.com Can you add 1 paragraph here on model open science (data, metadata, standards, code access, etc.) - Don't reinvent the wheel; point to existing efforts</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ichael Keller" w:id="74" w:date="2024-09-13T20:05:30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place for this section?  Perhaps it should be the first sub-section under section 4 (Scientific Advances from PANGEA)?  Much of the case would have already been made in detail and we could refer to the preceding secretions.  Placing this here, leaves us making some large assertions that may seem out of context.</w:t>
      </w:r>
    </w:p>
  </w:comment>
  <w:comment w:author="Elsa Ordway" w:id="771" w:date="2024-09-13T20:35:51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@cushman.kc@gmail.com @cushmankc@ornl.gov @MullerH@si.edu would you mind adding 1-3 sentences here on the drone data standards and protocols that are emerging from the working group you're leading - referencing that effort specifically?</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 Cushman_</w:t>
      </w:r>
    </w:p>
  </w:comment>
  <w:comment w:author="Helene Muller-Landau" w:id="148" w:date="2024-09-16T12:11:12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 one sentence.</w:t>
      </w:r>
    </w:p>
  </w:comment>
  <w:comment w:author="Maria Santos" w:id="529" w:date="2024-09-17T18:58:09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https://www.nature.com/articles/nclimate3108</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https://royalsocietypublishing.org/doi/full/10.1098/rsbl.2020.0005</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https://www.science.org/doi/full/10.1126/science.1210657?casa_token=7OTSYMUcCPAAAAAA%3A_Ijo8kSw-i3Fvqu4oZ0EuvbsyHBLCdIUE5VOEHShlK_o0c03E_sL3wiORpnv29Aj3M_lNax9e0oNxQ</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https://www.nature.com/articles/s41586-022-04959-9</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https://onlinelibrary.wiley.com/doi/abs/10.1111/gcb.16046?casa_token=cRCLh4Oqi-oAAAAA:UJJGh_H0yMsxt79YyHa_n82QAwdZ9y7pQDNV-mjiHincSZ_Ot6VzM3tQ-TQlhiA-DFc41cnfIxPJTA</w:t>
      </w:r>
    </w:p>
  </w:comment>
  <w:comment w:author="Michael Keller" w:id="80" w:date="2024-09-13T20:15:28Z">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ARGUMENT THAT WE HAVE TO DO PANGEA NOW BECAUSE THER IS A LOT OF COMPLEMENTARY WORK CAN BACKFIRE.  REVIEWERS COULD INTERPRET THE ONGOING WORK TO SAY THAT PANGEA IS SUPERFLUOUS OR WOULD ADD MARGINAL VALUE.</w:t>
      </w:r>
    </w:p>
  </w:comment>
  <w:comment w:author="Michael Keller" w:id="81" w:date="2024-09-13T20:16:22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is designed to serve as a standalone NASA campaign. Still, it will benefit greatly from several current and forthcoming activities. For example, European Space Agency airborne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wrapping up of NGEE-Tropics positions PANGEA to XYZ. Applications needs from CBD on global biodiversity maps; restoration needs; flux measurements; methane mapping; …</w:t>
      </w:r>
    </w:p>
  </w:comment>
  <w:comment w:author="Michael Keller" w:id="82" w:date="2024-09-13T20:16:56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Ground measurements on W</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and aircraft measurements on X</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Methodological advancements in Y</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data-model integration on Z</w:t>
      </w:r>
    </w:p>
  </w:comment>
  <w:comment w:author="Michael Keller" w:id="79" w:date="2024-09-13T20:12:49Z">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 PANGEA provides an urgently needed framework to advance the use of satellite remote sensing datasets in tropical forest landscapes, emphasizing coordination and equity.</w:t>
      </w:r>
    </w:p>
  </w:comment>
  <w:comment w:author="Helene Muller-Landau" w:id="151" w:date="2024-09-16T15:50:39Z">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https://doi.org/10.1111/ele.12765</w:t>
      </w:r>
    </w:p>
  </w:comment>
  <w:comment w:author="Robinson Negron-Juarez" w:id="35" w:date="2024-09-16T12:19:44Z">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491" w:date="2024-09-16T12:19:44Z">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Maria Santos" w:id="535" w:date="2024-09-17T19:34:16Z">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https://www.sciencedirect.com/science/article/pii/S0921800914000093?casa_token=l03Vrr5bjiYAAAAA:Q9dgK4aOFacjdgOP_7ZWGpSdfd-txEG-xl12mmoVHncjLwp9E2NN7FwAtOtZTS8BguVDsdtBHg</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https://www.sciencedirect.com/science/article/pii/S0921800915000932?casa_token=xhwuA158INIAAAAA:u_fDAPKazyV5gtdn_UGSJNA31lvmXHzjmnOy2niuEIhuYH-MvxJdtkXCgLwtuNhm54tSciNdGA</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https://www.sciencedirect.com/science/article/pii/S0959378017313109?casa_token=clj2OmRot-kAAAAA:PKhGSjrQCA-NJ5iZb4c5zcjfKPo6-pLyYt-OBMWxIBjVMP0-4dPNvifr4PAkJQaJUYkUQUwcFA</w:t>
      </w:r>
    </w:p>
  </w:comment>
  <w:comment w:author="Elsa Ordway" w:id="23" w:date="2024-09-16T15:08:13Z">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Dirzo et al ref</w:t>
      </w:r>
    </w:p>
  </w:comment>
  <w:comment w:author="Helene Muller-Landau" w:id="98" w:date="2024-09-16T11:29:49Z">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text</w:t>
      </w:r>
    </w:p>
  </w:comment>
  <w:comment w:author="Maria Santos" w:id="537" w:date="2024-09-17T19:34:58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https://www.nature.com/articles/s41893-019-0384-1</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Elsa Ordway" w:id="819" w:date="2024-09-01T23:36:13Z">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824" w:date="2024-09-01T23:34:39Z">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814" w:date="2024-09-01T23:43:18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815" w:date="2024-09-04T00:55:48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Evan Gora" w:id="330" w:date="2024-09-16T11:38:27Z">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34" w:date="2024-09-16T11:40:58Z">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10.1126/sciadv.aaz8360</w:t>
      </w:r>
    </w:p>
  </w:comment>
  <w:comment w:author="Evan Gora" w:id="333" w:date="2024-09-16T11:40:39Z">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10.1016/j.tree.2014.09.012</w:t>
      </w:r>
    </w:p>
  </w:comment>
  <w:comment w:author="Maria Santos" w:id="533" w:date="2024-09-17T19:32:42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Evan Gora" w:id="335" w:date="2024-09-16T11:42:41Z">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Maria Santos" w:id="532" w:date="2024-09-17T19:30:28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https://www.cell.com/ajhg/abstract/S0169-5347(08)00040-2</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https://www.sciencedirect.com/science/article/pii/S0921800907001668?casa_token=y2QgY-cvRuEAAAAA:ZzKV0W1Z8iPpMEDQZH2Im77EEtw3nUzg-V36cDRjNDXBDyk0B9V0oMQU_xu0yUf0pqiA38W2og</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Maria Santos" w:id="534" w:date="2024-09-17T19:33:43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https://www.sciencedirect.com/science/article/pii/S0921800907001668?casa_token=O2p6oKj45iIAAAAA:bB90q7IQNzJicqzYPG7_5dkizaF2JXY8QDlEB4uEqtHRycLYwPqkdt4DncSInX3j8jU6-S-ufQ</w:t>
      </w:r>
    </w:p>
  </w:comment>
  <w:comment w:author="Evan Gora" w:id="332" w:date="2024-09-16T11:39:21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10.1126/science.1219013</w:t>
      </w:r>
    </w:p>
  </w:comment>
  <w:comment w:author="Evan Gora" w:id="331" w:date="2024-09-16T11:39:05Z">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https://www.nature.com/articles/nature10425</w:t>
      </w:r>
    </w:p>
  </w:comment>
  <w:comment w:author="MARIUS VON ESSEN" w:id="296" w:date="2024-08-27T17:19:37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0" w:date="2024-08-27T17:04:14Z">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van Gora" w:id="336" w:date="2024-09-16T11:42:55Z">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10.1038/s41586-023-06970-0</w:t>
      </w:r>
    </w:p>
  </w:comment>
  <w:comment w:author="Elsa Ordway" w:id="618" w:date="2024-09-01T21:32:39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IUS VON ESSEN" w:id="306" w:date="2024-08-27T17:06:47Z">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rcos Longo" w:id="658" w:date="2024-08-27T15:22:25Z">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Elsa Ordway" w:id="648" w:date="2024-09-01T23:22:58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Maria Santos" w:id="531" w:date="2024-09-17T19:30:06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https://royalsocietypublishing.org/doi/full/10.1098/rstb.2007.0029</w:t>
      </w:r>
    </w:p>
  </w:comment>
  <w:comment w:author="Elsa Ordway" w:id="199" w:date="2024-09-16T21:36:01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https://www.nature.com/articles/s41559-022-01747-6</w:t>
      </w:r>
    </w:p>
  </w:comment>
  <w:comment w:author="Evan Gora" w:id="217" w:date="2024-09-16T21:27:52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10.1111/gcb.17485</w:t>
      </w:r>
    </w:p>
  </w:comment>
  <w:comment w:author="Evan Gora" w:id="382" w:date="2024-09-16T21:36:05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10.1038/s41586-022-04737-7</w:t>
      </w:r>
    </w:p>
  </w:comment>
  <w:comment w:author="Evan Gora" w:id="215" w:date="2024-09-16T21:28:50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https://www.nature.com/articles/nature00926</w:t>
      </w:r>
    </w:p>
  </w:comment>
  <w:comment w:author="Michael Keller" w:id="91" w:date="2024-09-13T17:12:48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doi:10.1029/2005GL025583</w:t>
      </w:r>
    </w:p>
  </w:comment>
  <w:comment w:author="Evan Gora" w:id="383" w:date="2024-09-16T21:36:24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211" w:date="2024-09-16T21:29:16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212" w:date="2024-09-16T21:29:38Z">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10.1038/nature14283</w:t>
      </w:r>
    </w:p>
  </w:comment>
  <w:comment w:author="Evan Gora" w:id="213" w:date="2024-09-16T21:30:01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214" w:date="2024-09-16T21:30:21Z">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374" w:date="2024-09-16T21:32:49Z">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559" w:date="2024-09-16T21:32:49Z">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408" w:date="2024-09-16T21:18:24Z">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556" w:date="2024-09-16T21:18:24Z">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375" w:date="2024-09-17T01:35:23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560" w:date="2024-09-17T01:35:23Z">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409" w:date="2024-09-16T21:18:52Z">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557" w:date="2024-09-16T21:18:52Z">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223" w:date="2024-09-16T21:22:14Z">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376" w:date="2024-09-17T01:36:18Z">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561" w:date="2024-09-17T01:36:18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410" w:date="2024-09-16T21:19:20Z">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558" w:date="2024-09-16T21:19:20Z">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224" w:date="2024-09-16T21:22:34Z">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10.1002/ecy.3052</w:t>
      </w:r>
    </w:p>
  </w:comment>
  <w:comment w:author="Evan Gora" w:id="220" w:date="2024-09-16T21:24:07Z">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10.1111/btp.12060</w:t>
      </w:r>
    </w:p>
  </w:comment>
  <w:comment w:author="Evan Gora" w:id="219" w:date="2024-09-16T21:27:06Z">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10.1111/ele.13881</w:t>
      </w:r>
    </w:p>
  </w:comment>
  <w:comment w:author="Evan Gora" w:id="221" w:date="2024-09-16T21:24:18Z">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10.1073/pnas.1504869112</w:t>
      </w:r>
    </w:p>
  </w:comment>
  <w:comment w:author="Evan Gora" w:id="216" w:date="2024-09-16T21:27:25Z">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401" w:date="2024-09-16T21:13:58Z">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van Gora" w:id="405" w:date="2024-09-16T21:17:05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van Gora" w:id="222" w:date="2024-09-16T21:24:44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10.1111/1365-2745.12815</w:t>
      </w:r>
    </w:p>
  </w:comment>
  <w:comment w:author="Elsa Ordway" w:id="186" w:date="2024-09-16T21:14:35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van Gora" w:id="406" w:date="2024-09-16T21:17:19Z">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218" w:date="2024-09-16T21:26:26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lsa Ordway" w:id="515" w:date="2024-09-18T02:57:39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Feng, Y., Negrón‐Juárez, R.I., Chiang, J.C. and Chambers, J.Q., 2023. Case studies of forest windthrows and mesoscale convective systems in Amazonia. Geophysical Research Letters, 50(12), p.e2023GL104395.</w:t>
      </w:r>
    </w:p>
  </w:comment>
  <w:comment w:author="Michael Keller" w:id="96" w:date="2024-09-13T17:42:59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https://doi.org/10.1016/j.srs.2020.100002</w:t>
      </w:r>
    </w:p>
  </w:comment>
  <w:comment w:author="Evan Gora" w:id="407" w:date="2024-09-16T21:17:58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555" w:date="2024-09-16T21:17:58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413" w:date="2024-09-16T21:21:18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van Gora" w:id="414" w:date="2024-09-16T21:21:33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VIRGINIA ZAUNBRECHER" w:id="781" w:date="2024-09-16T21:12:12Z">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https://www.ipcc.ch/report/ar6/wg3/downloads/report/IPCC_AR6_WGIII_FullReport.pdf p. 760</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ISBN 978-92-9169-160-9</w:t>
      </w:r>
    </w:p>
  </w:comment>
  <w:comment w:author="Evan Gora" w:id="396" w:date="2024-09-16T21:12:39Z">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https://www.researchgate.net/publication/235381128_The_steady-state_mosaic_of_disturbance_and_succession_across_an_old-growth_Central_Amazon_forest_landscape</w:t>
      </w:r>
    </w:p>
  </w:comment>
  <w:comment w:author="Evan Gora" w:id="411" w:date="2024-09-16T21:20:16Z">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Evan Gora" w:id="397" w:date="2024-09-16T21:13:06Z">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412" w:date="2024-09-16T21:20:48Z">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Evan Gora" w:id="403" w:date="2024-09-16T21:16:16Z">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404" w:date="2024-09-16T21:16:36Z">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10.1111/gcb.16821</w:t>
      </w:r>
    </w:p>
  </w:comment>
  <w:comment w:author="Evan Gora" w:id="399" w:date="2024-09-16T21:13:39Z">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513" w:date="2024-09-16T21:43:50Z">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10.5194/bg-18-4059-2021</w:t>
      </w:r>
    </w:p>
  </w:comment>
  <w:comment w:author="Evan Gora" w:id="508" w:date="2024-09-16T21:45:41Z">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10.1002/ecy.3541</w:t>
      </w:r>
    </w:p>
  </w:comment>
  <w:comment w:author="Evan Gora" w:id="514" w:date="2024-09-16T21:44:06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10.1111/btp.12850</w:t>
      </w:r>
    </w:p>
  </w:comment>
  <w:comment w:author="Elsa Ordway" w:id="349" w:date="2024-09-18T02:40:53Z">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https://onlinelibrary.wiley.com/doi/pdf/10.1111/gcb.15591</w:t>
      </w:r>
    </w:p>
  </w:comment>
  <w:comment w:author="Michelle Wong" w:id="812" w:date="2024-09-17T02:19:33Z">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501" w:date="2024-09-16T21:46:13Z">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10.1029/2010GL043733</w:t>
      </w:r>
    </w:p>
  </w:comment>
  <w:comment w:author="Renato Braghiere" w:id="687" w:date="2024-09-13T16:41:13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T., Lan, S., Stuart, A., &amp; Teixeira, J. (2017). Earth System Modeling 2.0: A Blueprint for Models That Learn From Observations and Targeted High-Resolution Simulations. Geophysical Research Letters, 44(24), 12,396-12,417. https://doi.org/10.1002/2017GL076101</w:t>
      </w:r>
    </w:p>
  </w:comment>
  <w:comment w:author="Renato Braghiere" w:id="688" w:date="2024-09-13T16:46:45Z">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Reichstein, M., Camps-Valls, G., Stevens, B., Jung, M., Denzler, J., Carvalhais, N., &amp; Prabhat. (2019). Deep learning and process understanding for data-driven Earth system science. Nature, 566(7743), 195–204. https://doi.org/10.1038/s41586-019-0912-1</w:t>
      </w:r>
    </w:p>
  </w:comment>
  <w:comment w:author="Renato Braghiere" w:id="689" w:date="2024-09-13T16:47:19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Eyring, V., Collins, W. D., Gentine, P., Barnes, E. A., Barreiro, M., Beucler, T., Bocquet, M., Bretherton, C. S., Christensen, H. M., Dagon, K., Gagne, D. J., Hall, D., Hammerling, D., Hoyer, S., Iglesias-Suarez, F., Lopez-Gomez, I., McGraw, M. C., Meehl, G. A., Molina, M. J., … Zanna, L. (2024). Pushing the frontiers in climate modelling and analysis with machine learning. Nature Climate Change 2024 14:9, 14(9), 916–928. https://doi.org/10.1038/s41558-024-02095-y</w:t>
      </w:r>
    </w:p>
  </w:comment>
  <w:comment w:author="Evan Gora" w:id="503" w:date="2024-09-16T21:46:56Z">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504" w:date="2024-09-16T21:46:29Z">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502" w:date="2024-09-16T21:47:14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lsa Ordway" w:id="768" w:date="2024-09-13T16:45:44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van Gora" w:id="389" w:date="2024-09-16T21:39:42Z">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10.1038/s41586-023-05971-3</w:t>
      </w:r>
    </w:p>
  </w:comment>
  <w:comment w:author="Sarah Worden" w:id="582" w:date="2024-09-10T18:17:14Z">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Evan Gora" w:id="510" w:date="2024-09-16T21:42:27Z">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10.1002/ece3.3347</w:t>
      </w:r>
    </w:p>
  </w:comment>
  <w:comment w:author="Michelle Wong" w:id="454" w:date="2024-09-18T02:47:41Z">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Stopped here</w:t>
      </w:r>
    </w:p>
  </w:comment>
  <w:comment w:author="Marcos Longo" w:id="232" w:date="2024-09-16T21:44:13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https://dx.doi.org/10.1038/s41561-019-0395-6 (Suggesting this in addition, not in substitution, this one is more focused on disturbances)</w:t>
      </w:r>
    </w:p>
  </w:comment>
  <w:comment w:author="Evan Gora" w:id="512" w:date="2024-09-16T21:43:28Z">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10.3389/ffgc.2018.00013</w:t>
      </w:r>
    </w:p>
  </w:comment>
  <w:comment w:author="Evan Gora" w:id="509" w:date="2024-09-16T21:45:20Z">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10.1002/ecs2.2615</w:t>
      </w:r>
    </w:p>
  </w:comment>
  <w:comment w:author="Evan Gora" w:id="386" w:date="2024-09-16T21:38:10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https://academic.oup.com/plphys/article/155/3/1051/6111472</w:t>
      </w:r>
    </w:p>
  </w:comment>
  <w:comment w:author="Evan Gora" w:id="380" w:date="2024-09-16T21:35:04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10.1038/s41467-017-01997-0</w:t>
      </w:r>
    </w:p>
  </w:comment>
  <w:comment w:author="Evan Gora" w:id="387" w:date="2024-09-16T21:38:43Z">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10.1111/ele.13136</w:t>
      </w:r>
    </w:p>
  </w:comment>
  <w:comment w:author="Evan Gora" w:id="381" w:date="2024-09-16T21:35:42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10.1038/s41467-022-29289-2</w:t>
      </w:r>
    </w:p>
  </w:comment>
  <w:comment w:author="Evan Gora" w:id="393" w:date="2024-09-16T21:41:08Z">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10.1111/gcb.16179</w:t>
      </w:r>
    </w:p>
  </w:comment>
  <w:comment w:author="Evan Gora" w:id="388" w:date="2024-09-16T21:39:17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10.1111/ele.14314</w:t>
      </w:r>
    </w:p>
  </w:comment>
  <w:comment w:author="Evan Gora" w:id="390" w:date="2024-09-16T21:40:16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377" w:date="2024-09-16T21:33:44Z">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562" w:date="2024-09-16T21:33:44Z">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391" w:date="2024-09-16T21:40:39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198" w:date="2024-09-16T21:34:01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https://www.mdpi.com/2072-4292/8/2/87</w:t>
      </w:r>
    </w:p>
  </w:comment>
  <w:comment w:author="Michael Keller" w:id="90" w:date="2024-09-13T17:11:44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10.1126/science.1091165</w:t>
      </w:r>
    </w:p>
  </w:comment>
  <w:comment w:author="Evan Gora" w:id="384" w:date="2024-09-16T21:36:47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10.1038/s41586-024-07568-w</w:t>
      </w:r>
    </w:p>
  </w:comment>
  <w:comment w:author="Evan Gora" w:id="378" w:date="2024-09-16T21:34:13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385" w:date="2024-09-16T21:37:22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10.1111/j.1469-8137.2008.02436.x</w:t>
      </w:r>
    </w:p>
  </w:comment>
  <w:comment w:author="Elsa Ordway" w:id="197" w:date="2024-09-16T21:34:18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https://www.pnas.org/doi/abs/10.1073/pnas.1604863113</w:t>
      </w:r>
    </w:p>
  </w:comment>
  <w:comment w:author="Evan Gora" w:id="379" w:date="2024-09-16T21:34:36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10.1073/pnas.1204651110</w:t>
      </w:r>
    </w:p>
  </w:comment>
  <w:comment w:author="Félicien Meunier" w:id="696" w:date="2024-09-17T17:46:18Z">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 column for the models?</w:t>
      </w:r>
    </w:p>
  </w:comment>
  <w:comment w:author="Marcos Longo" w:id="697" w:date="2024-09-17T17:51:15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about it, but I think it will be difficult in this format, unless the table goes to a landscape page.</w:t>
      </w:r>
    </w:p>
  </w:comment>
  <w:comment w:author="Michelle Wong" w:id="448" w:date="2024-09-18T03:47:24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Bien, I stopped here</w:t>
      </w:r>
    </w:p>
  </w:comment>
  <w:comment w:author="Marcos Longo" w:id="698" w:date="2024-09-17T17:42:05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@ane@ipam.org.br  @maria.j.santos@geo.uzh.ch I made an attempt to including agent-based models here following your suggestion, and using information on the science hypotheses and questions spreadsheet.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familiar with these models, would you mind checking this row and edit it as you see fit? Thanks!</w:t>
      </w:r>
    </w:p>
  </w:comment>
  <w:comment w:author="Maria Santos" w:id="699" w:date="2024-09-17T18:36:53Z">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think what you have is a great start and I added a few more variables from other ABM implementations that expand especially on socio-economic parameters</w:t>
      </w:r>
    </w:p>
  </w:comment>
  <w:comment w:author="Marcos Longo" w:id="700" w:date="2024-09-17T18:48:21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thanks for the edits and additions!</w:t>
      </w:r>
    </w:p>
  </w:comment>
  <w:comment w:author="Helene Muller-Landau" w:id="497" w:date="2024-09-18T03:33:36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we need a paragraph or at least some sentences on plant functional composition at the start of this section.  (competition is a species interaction, so I do think that fits  here)</w:t>
      </w:r>
    </w:p>
  </w:comment>
  <w:comment w:author="Helene Muller-Landau" w:id="498" w:date="2024-09-18T03:31:28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don't think pangea is well positioned to look at how species richness relates to ecosystem function.  And there are so many other more obvious and important knowledge gaps related to biodiversity - in particular, related to how plant functional composition relates to structure, productivity, and resilience under different climate conditions.</w:t>
      </w:r>
    </w:p>
  </w:comment>
  <w:comment w:author="Marcos Longo" w:id="570" w:date="2024-09-16T22:06:16Z">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https://dx.doi.org/10.1029/2020JG005833</w:t>
      </w:r>
    </w:p>
  </w:comment>
  <w:comment w:author="Elsa Ordway" w:id="233" w:date="2024-09-16T21:53:44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https://www.sciencedirect.com/science/article/pii/S1146609X11000154</w:t>
      </w:r>
    </w:p>
  </w:comment>
  <w:comment w:author="Elsa Ordway" w:id="541" w:date="2024-09-17T17:27:41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Helene Muller-Landau" w:id="487" w:date="2024-09-18T03:24:44Z">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changes?  And does "vary" refer to spatial variation?  This question is hard to parse.  Even after rereading it  multiple times, I'm still not sure what it means.</w:t>
      </w:r>
    </w:p>
  </w:comment>
  <w:comment w:author="Elsa Ordway" w:id="540" w:date="2024-09-17T17:27:54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Evan Gora" w:id="507" w:date="2024-09-16T21:48:20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lsa Ordway" w:id="229" w:date="2024-09-16T21:50:20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comment>
  <w:comment w:author="Evan Gora" w:id="505" w:date="2024-09-16T21:47:39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10.1038/s41598-021-90576-x</w:t>
      </w:r>
    </w:p>
  </w:comment>
  <w:comment w:author="Michael Keller" w:id="73" w:date="2024-09-16T21:50:56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10.1126/sciadv.aat2340</w:t>
      </w:r>
    </w:p>
  </w:comment>
  <w:comment w:author="Sarah Worden" w:id="581" w:date="2024-09-10T18:17:32Z">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Helene Muller-Landau" w:id="490" w:date="2024-09-18T03:26:47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"data products"?</w:t>
      </w:r>
    </w:p>
  </w:comment>
  <w:comment w:author="Adia Bey" w:id="744" w:date="2024-09-13T16:36:59Z">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where this table came from. I deleted it because it's not consistent with the text above, the partner typology Virginia, Debjani and I have been working on, or the communities table Teo started during the writing workshop. Maybe you want to merge the content?  Still, the table above has 6 type of communities or partners, which seems like an easier number for a reader to wrap their head around.  Also, acronym are avoided above and spelled out the few times they are used.</w:t>
      </w:r>
    </w:p>
  </w:comment>
  <w:comment w:author="Elsa Ordway" w:id="745" w:date="2024-09-13T17:48:29Z">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I included it. I merged it with the other table you created and updated the typologies in the text. We need something very succinct in the main text. A more filled out table can go into an appendix. I may further reduce the one I updated for the draft</w:t>
      </w:r>
    </w:p>
  </w:comment>
  <w:comment w:author="Evan Gora" w:id="506" w:date="2024-09-16T21:47:56Z">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10.1029/2010GL043733</w:t>
      </w:r>
    </w:p>
  </w:comment>
  <w:comment w:author="Sarah Worden" w:id="583" w:date="2024-09-10T18:16:33Z">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Sarah Worden" w:id="585" w:date="2024-09-10T18:16:53Z">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https://doi.org/10.5194/acp-20-13283-2020</w:t>
      </w:r>
    </w:p>
  </w:comment>
  <w:comment w:author="Sarah Worden" w:id="576" w:date="2024-09-10T18:18:59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Helene Muller-Landau" w:id="580" w:date="2024-09-18T03:17:13Z">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space?  in time? among models? clarify</w:t>
      </w:r>
    </w:p>
  </w:comment>
  <w:comment w:author="Sarah Worden" w:id="574" w:date="2024-09-10T18:20:02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https://doi.org/10.1175/2009JHM1094.1</w:t>
      </w:r>
    </w:p>
  </w:comment>
  <w:comment w:author="Helene Muller-Landau" w:id="566" w:date="2024-09-18T03:13:50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I don't understand how the final clause fits.</w:t>
      </w:r>
    </w:p>
  </w:comment>
  <w:comment w:author="Sarah Worden" w:id="575" w:date="2024-09-10T18:19:26Z">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https://doi.org/10.3894/JAMES.2010.2.6</w:t>
      </w:r>
    </w:p>
  </w:comment>
  <w:comment w:author="Marcos Longo" w:id="525" w:date="2024-09-17T18:18:41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https://doi.org/10.1029/2023MS003679</w:t>
      </w:r>
    </w:p>
  </w:comment>
  <w:comment w:author="Elsa Ordway" w:id="203" w:date="2024-09-18T03:16:10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into single paragraph</w:t>
      </w:r>
    </w:p>
  </w:comment>
  <w:comment w:author="Marcos Longo" w:id="526" w:date="2024-09-17T18:19:40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https://dx.doi.org/10.5194/gmd-15-5107-2022</w:t>
      </w:r>
    </w:p>
  </w:comment>
  <w:comment w:author="Michael Keller" w:id="731" w:date="2024-09-03T17:24:32Z">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732" w:date="2024-09-11T03:06:46Z">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emphasizing existing efforts elsewhere - see Section 6.2.2. Airborne Remote Sensing</w:t>
      </w:r>
    </w:p>
  </w:comment>
  <w:comment w:author="Junjie Liu" w:id="36" w:date="2024-09-16T22:16:38Z">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Palmer, P. I., Feng, L., Baker, D., Chevallier, F., BoÅNsch, H., &amp; Somkuti, P. (2019). Net carbon emissions from african biosphere dominate pan-tropical atmospheric co2 signal. Nature Communications, 10 (1), 3344. doi: 10.1038/s41467-019-11097-wGaubert, B.,  Stephens, B. B.,  Baker, D. F.,  Basu, S.,  Bertolacci, M.,  Bowman, K. W., et al. (2023).  Neutral tropical African CO2 exchange estimated from aircraft and satellite observations. Global Biogeochemical Cycles,  37, e2023GB007804. https://doi.org/10.1029/2023GB007804</w:t>
      </w:r>
    </w:p>
  </w:comment>
  <w:comment w:author="Helene Muller-Landau" w:id="579" w:date="2024-09-18T03:16:41Z">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arcos Longo" w:id="524" w:date="2024-09-17T18:22:12Z">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https://doi.org/10.1016/j.gecco.2015.03.004</w:t>
      </w:r>
    </w:p>
  </w:comment>
  <w:comment w:author="Marcos Longo" w:id="569" w:date="2024-09-16T22:05:38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488" w:date="2024-09-18T03:25:49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most fuel dead?</w:t>
      </w:r>
    </w:p>
  </w:comment>
  <w:comment w:author="Renato Braghiere" w:id="104" w:date="2024-09-17T18:04:20Z">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@elsa.ordway@gmail.com, can you send me this map in netcdf?</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elsa.ordway@gmail.com_</w:t>
      </w:r>
    </w:p>
  </w:comment>
  <w:comment w:author="Helene Muller-Landau" w:id="144" w:date="2024-09-16T17:25:25Z">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https://doi.org/10.1038/nplants.2015.139 https://doi.org/10.1038/nature16512 https://doi.org/10.1126/science.aam5690 https://doi.org/10.1038/nclimate3108 https://doi.org/10.1038/s41586-020-2035-0</w:t>
      </w:r>
    </w:p>
  </w:comment>
  <w:comment w:author="Renato Braghiere" w:id="609" w:date="2024-09-17T18:02:37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an opportunity here to mention collaboration with SPUN and mycorrhizal mapping since it is estimated that 80% of N and 40% of P comes via mycorrhizal associations (Braghiere et al., 2022) and spatial distribution of mycorrhizae, especially in the tropics is highly uncertain (Braghiere et al., 2021).</w:t>
      </w:r>
    </w:p>
  </w:comment>
  <w:comment w:author="Marcos Longo" w:id="695" w:date="2024-09-17T18:04:39Z">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Numbers are the "Updated #" from the PANGEA_v2 tab in the PANGEA Questions &amp; Hypotheses spreadsheet</w:t>
      </w:r>
    </w:p>
  </w:comment>
  <w:comment w:author="Marcos Longo" w:id="567" w:date="2024-09-16T22:04:42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https://dx.doi.org/10.1073/pnas.1305499111</w:t>
      </w:r>
    </w:p>
  </w:comment>
  <w:comment w:author="Helene Muller-Landau" w:id="577" w:date="2024-09-18T03:15:13Z">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say "whose accuracy can vary significantly within the tropics"?</w:t>
      </w:r>
    </w:p>
  </w:comment>
  <w:comment w:author="Helene Muller-Landau" w:id="578" w:date="2024-09-18T03:16:19Z">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what is said later in the paragraph, I think this is about variation between different models and reanalysis products  - is that right?  If so, this needs to be reworded to make that clear earlier.</w:t>
      </w:r>
    </w:p>
  </w:comment>
  <w:comment w:author="Sarah Worden" w:id="284" w:date="2024-09-16T17:48:54Z">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https://doi.org/10.1038/s41477-020-00780-2</w:t>
      </w:r>
    </w:p>
  </w:comment>
  <w:comment w:author="Michelle Wong" w:id="613" w:date="2024-09-17T02:53:52Z">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572" w:date="2024-09-16T22:07:24Z">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https://dx.doi.org/10.1111/gcb.14659</w:t>
      </w:r>
    </w:p>
  </w:comment>
  <w:comment w:author="Marcos Longo" w:id="573" w:date="2024-09-16T22:07:55Z">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https://dx.doi.org/10.1073/pnas.1105068108</w:t>
      </w:r>
    </w:p>
  </w:comment>
  <w:comment w:author="Cesar Terrer" w:id="442" w:date="2024-09-17T18:12:50Z">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seen we mention soil carbon stocks, which are likely important in terms of changes in PgC. One one hand, warming may decrease SOC, but greening and even increased mortality may increase inputs into the soil. The net effect of these outputs and inputs is completely ignored, as permanent plot do not quantify SOC –i.e. we lack temporal tropical SOC series altogether. One idea would be to re-measure SOC now in locations in the tropics where SOC was measured decades ago. With at least two measurements spaced out some time we can get an idea of whether SOC is increasing or decreasing, where and why. Just an idea</w:t>
      </w:r>
    </w:p>
  </w:comment>
  <w:comment w:author="Helene Muller-Landau" w:id="146" w:date="2024-09-16T17:38:21Z">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https://doi.org/10.1146/annurev-environ-030713-155141 https://doi.org/10.1073/pnas.1412999111 https://doi.org/10.1111/nph.15934 https://doi.org/10.1111/ecog.05926 https://doi.org/10.1126/science.adh8874</w:t>
      </w:r>
    </w:p>
  </w:comment>
  <w:comment w:author="Sarah Worden" w:id="283" w:date="2024-09-16T17:49:07Z">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https://doi.org/10.1038/s41586-023-06391-z</w:t>
      </w:r>
    </w:p>
  </w:comment>
  <w:comment w:author="Marcos Longo" w:id="568" w:date="2024-09-16T22:11:02Z">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https://dx.doi.org/10.1111/gcb.14415</w:t>
      </w:r>
    </w:p>
  </w:comment>
  <w:comment w:author="Elsa Ordway" w:id="500" w:date="2024-09-18T03:11:21Z">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these into a single paragraph</w:t>
      </w:r>
    </w:p>
  </w:comment>
  <w:comment w:author="Marcos Longo" w:id="571" w:date="2024-09-16T22:06:54Z">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https://dx.doi.org/10.1029/2023JG007465</w:t>
      </w:r>
    </w:p>
  </w:comment>
  <w:comment w:author="Elsa Ordway" w:id="637" w:date="2024-09-11T00:01:56Z">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Yang et al., “A comprehensive framework for seasonal controls of leaf abscission and productivity in evergreen broadleaved tropical and subtropical forests,” The Innovation, vol. 2, no. 4, Nov. 2021, doi: 10.1016/j.xinn.2021.100154.</w:t>
      </w:r>
    </w:p>
  </w:comment>
  <w:comment w:author="Michelle Wong" w:id="638" w:date="2024-09-17T02:38:10Z">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691" w:date="2024-09-17T17:47:32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https://dx.doi.org/https://doi.org/10.1016/j.gloenvcha.2024.102891</w:t>
      </w:r>
    </w:p>
  </w:comment>
  <w:comment w:author="Helene Muller-Landau" w:id="201" w:date="2024-09-16T17:46:45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Maynard, D. S.,et al. 2022. Global relationships in tree functional traits. Nature Communications, 13: 3185. https://doi.org/10.1038/s41467-022-30888-2</w:t>
      </w:r>
    </w:p>
  </w:comment>
  <w:comment w:author="Marcos Longo" w:id="690" w:date="2024-09-17T17:48:19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https://doi.org/10.1016/j.ecolecon.2016.12.033</w:t>
      </w:r>
    </w:p>
  </w:comment>
  <w:comment w:author="Michelle Wong" w:id="612" w:date="2024-09-17T02:50:08Z">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692" w:date="2024-09-17T17:49:36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https://dx.doi.org/10.18564/jasss.4951</w:t>
      </w:r>
    </w:p>
  </w:comment>
  <w:comment w:author="Robinson Negron-Juarez" w:id="673" w:date="2024-09-17T02:51:59Z">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https://doi.org/10.5194/bg-17-6185-2020</w:t>
      </w:r>
    </w:p>
  </w:comment>
  <w:comment w:author="Isaac Aguilar Rivera" w:id="782" w:date="2024-09-10T19:20:11Z">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10.3389/fgene.2015.00130</w:t>
      </w:r>
    </w:p>
  </w:comment>
  <w:comment w:author="Michelle Wong" w:id="783" w:date="2024-09-17T02:28:15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Helene Muller-Landau" w:id="143" w:date="2024-09-16T16:47:36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https://doi.org/10.1038/s41586-020-2035-0</w:t>
      </w:r>
    </w:p>
  </w:comment>
  <w:comment w:author="Elsa Ordway" w:id="788" w:date="2024-09-17T04:16:53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Marcos Longo" w:id="715" w:date="2024-09-16T22:44:41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https://dx.doi.org/10.1111/gcb.15928</w:t>
      </w:r>
    </w:p>
  </w:comment>
  <w:comment w:author="Elsa Ordway" w:id="785" w:date="2024-09-17T04:33:15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Michael Keller" w:id="76" w:date="2024-09-16T22:48:55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https://doi.org/10.1038/s41558-022-01287-8</w:t>
      </w:r>
    </w:p>
  </w:comment>
  <w:comment w:author="Michael Keller" w:id="78" w:date="2024-09-16T22:53:04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https://doi.org/10.5194/esd-15-41-2024</w:t>
      </w:r>
    </w:p>
  </w:comment>
  <w:comment w:author="Helene Muller-Landau" w:id="142" w:date="2024-09-16T16:40:06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LeBien suggested ref https://doi.org/10.1038/s41586-024-07629-0</w:t>
      </w:r>
    </w:p>
  </w:comment>
  <w:comment w:author="Michael Keller" w:id="77" w:date="2024-09-16T22:41:16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https://doi.org/10.1073/pnas.2120777119</w:t>
      </w:r>
    </w:p>
  </w:comment>
  <w:comment w:author="Maria Santos" w:id="701" w:date="2024-09-17T18:33:24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https://sourceforge.net/projects/repast/</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https://www.sciencedirect.com/science/article/pii/S0143622810000512?casa_token=AgmOGCkcaoYAAAAA:xy37mciuLOLDdt6FWq-Zwx-FiUUc3EXWC5r_Vw2_byJ4BPRwTPWvfVt4uApCxmLKKDZhRN8tPQ#fig3</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reason to mention this one is because part of the data and the funding comes from NASA, so it might be a good example to mention</w:t>
      </w:r>
    </w:p>
  </w:comment>
  <w:comment w:author="Marcos Longo" w:id="523" w:date="2024-09-17T18:23:39Z">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https://doi.org/10.1186/s40663-017-0126-7</w:t>
      </w:r>
    </w:p>
  </w:comment>
  <w:comment w:author="Sarah Worden" w:id="584" w:date="2024-09-10T18:20:41Z">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Junjie Liu" w:id="130" w:date="2024-09-16T22:23:24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J.,  Zeng, N.,  Wang, M.,  Jiang, F.,  Chevallier, F.,  Crowell, S., et al. (2023).  Anomalous net biome exchange over Amazonian rainforests induced by the 2015/16 El Niño: Soil dryness-shaped spatial pattern but temperature-dominated total flux. Geophysical Research Letters,  50, e2023GL103379. https://doi.org/10.1029/2023GL103379Gaubert, B.,  Stephens, B. B.,  Baker, D. F.,  Basu, S.,  Bertolacci, M.,  Bowman, K. W., et al. (2023).  Neutral tropical African CO2 exchange estimated from aircraft and satellite observations. Global Biogeochemical Cycles,  37, e2023GB007804. https://doi.org/10.1029/2023GB007804Liu, J., Baskaran, L., Bowman, K., Schimel, D., Bloom, A. A., Parazoo, N. C., Oda, T., Carroll, D., Menemenlis, D., Joiner, J., Commane, R., Daube, B., Gatti, L. V., McKain, K., Miller, J., Stephens, B. B., Sweeney, C., and Wofsy, S.: Carbon Monitoring System Flux Net Biosphere Exchange 2020 (CMS-Flux NBE 2020), Earth Syst. Sci. Data, 13, 299–330, https://doi.org/10.5194/essd-13-299-2021, 2021.Liu, J.,  Bowman, K.,  Palmer, P. I.,  Joiner, J.,  Levine, P.,  Bloom, A. A., et al. (2024).  Enhanced carbon flux response to atmospheric aridity and water storage deficit during the 2015–2016 El Niño compromised carbon balance recovery in tropical South America. AGU Advances,  5, e2024AV001187. https://doi.org/10.1029/2024AV001187</w:t>
      </w:r>
    </w:p>
  </w:comment>
  <w:comment w:author="Michael Keller" w:id="75" w:date="2024-09-16T22:49:37Z">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https://doi.org/10.1073/pnas.0804619106</w:t>
      </w:r>
    </w:p>
  </w:comment>
  <w:comment w:author="Junjie Liu" w:id="131" w:date="2024-09-16T22:26:22Z">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Ruixue Lei, Jeralyn Poe, Deborah Huntzinger, Junjie Liu, Stephen Stich, David F. Baker, Leyang Feng, Dylan C. Gaeta, Ziting Huang, Scot M. Miller, The Orbiting Carbon Observatory-2 (OCO-2) and in situ CO2 data suggest a larger seasonal amplitude of the terrestrial carbon cycle compared to many dynamic global vegetation models, Remote Sensing of Environment, Volume 312, 2024, 114326, ISSN 0034-4257, https://doi.org/10.1016/j.rse.2024.114326.</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Philip, S., Johnson, M. S., Baker, D. F., Basu, S., Tiwari, Y. K., Indira, N. K., et al. (2022). OCO-2 satellite-imposed constraints on terrestrial biospheric CO2 fluxes over South Asia. Journal of Geophysical Research: Atmospheres, 127, e2021JD035035. https://doi.org/10.1029/2021JD035035</w:t>
      </w:r>
    </w:p>
  </w:comment>
  <w:comment w:author="Elsa Ordway" w:id="178" w:date="2024-09-10T19:42:50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Helene Muller-Landau" w:id="179" w:date="2024-09-12T10:56:10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Gatti et al. 2022 gives the numbers for trees:</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Cazzolla Gatti, R., B. Reich Peter, G. P. Gamarra Javier, T. Crowther, C. Hui, A. Morera, J.-F. Bastin, S. de-Miguel, G.-J. Nabuurs, J.-C. Svenning, M. Serra-Diaz Josep, C. Merow, B. Enquist, M. Kamenetsky, J. Lee, J. Zhu, J. Fang, F. Jacobs Douglass, B. Pijanowski, A. Banerjee, A. Giaquinto Robert, G. Alberti, M. Almeyda Zambrano Angelica, E. Alvarez-Davila, A. Araujo-Murakami, V. Avitabile, A. Aymard Gerardo, R. Balazy, C. Baraloto, G. Barroso Jorcely, L. Bastian Meredith, P. Birnbaum, R. Bitariho, J. Bogaert, F. Bongers, O. Bouriaud, H. S. Brancalion Pedro, Q. Brearley Francis, N. Broadbent Eben, F. Bussotti, W. Castro da Silva, G. César Ricardo, G. Češljar, V. Chama Moscoso, Y. H. Chen Han, E. Cienciala, J. Clark Connie, A. Coomes David, S. Dayanandan, M. Decuyper, E. Dee Laura, J. Del Aguila Pasquel, G. Derroire, K. Djuikouo Marie Noel, T. Van Do, J. Dolezal, Đ. Đorđević Ilija, J. Engel, M. Fayle Tom, R. Feldpausch Ted, K. Fridman Jonas, J. Harris David, A. Hemp, G. Hengeveld, B. Herault, M. Herold, T. Ibanez, M. Jagodzinski Andrzej, B. Jaroszewicz, J. Jeffery Kathryn, K. Johannsen Vivian, T. Jucker, A. Kangur, N. Karminov Victor, K. Kartawinata, K. Kennard Deborah, S. Kepfer-Rojas, G. Keppel, L. Khan Mohammed, K. Khare Pramod, J. Kileen Timothy, S. Kim Hyun, H. Korjus, A. Kumar, A. Kumar, D. Laarmann, N. Labrière, M. Lang, L. Lewis Simon, N. Lukina, S. Maitner Brian, Y. Malhi, R. Marshall Andrew, V. Martynenko Olga, L. Monteagudo Mendoza Abel, V. Ontikov Petr, E. Ortiz-Malavasi, C. Pallqui Camacho Nadir, A. Paquette, M. Park, N. Parthasarathy, L. Peri Pablo, P. Petronelli, S. Pfautsch, L. Phillips Oliver, N. Picard, D. Piotto, L. Poorter, R. Poulsen John, H. Pretzsch, H. Ramírez-Angulo, Z. Restrepo Correa, M. Rodeghiero, P. Rojas Gonzáles Rocío Del, G. Rolim Samir, F. Rovero, E. Rutishauser, P. Saikia, C. Salas-Eljatib, D. Schepaschenko, M. Scherer-Lorenzen, V. Šebeň, M. Silveira, F. Slik, B. Sonké, F. Souza Alexandre, J. Stereńczak Krzysztof, M.</w:t>
      </w:r>
    </w:p>
  </w:comment>
  <w:comment w:author="Elsa Ordway" w:id="789" w:date="2024-09-17T04:17:13Z">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Michael Keller" w:id="83" w:date="2024-09-16T23:09:09Z">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Overlap with Section 5</w:t>
      </w:r>
    </w:p>
  </w:comment>
  <w:comment w:author="Michael Keller" w:id="84" w:date="2024-09-16T23:10:40Z">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mainly satellite focused.  Is section 5 more airborne?  Perhaps that is a way to differentiate the sections?</w:t>
      </w:r>
    </w:p>
  </w:comment>
  <w:comment w:author="Helene Muller-Landau" w:id="239" w:date="2024-09-13T18:19:36Z">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Michael Keller" w:id="100" w:date="2024-09-13T18:36:24Z">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here -- time permitting</w:t>
      </w:r>
    </w:p>
  </w:comment>
  <w:comment w:author="Elsa Ordway" w:id="319" w:date="2024-09-11T04:04:14Z">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Elsa Ordway" w:id="320" w:date="2024-09-11T04:04:27Z">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Helene Muller-Landau" w:id="234" w:date="2024-09-13T18:19:06Z">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31" w:date="2024-09-13T18:24:36Z">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Helene Muller-Landau" w:id="415" w:date="2024-09-17T12:51:40Z">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the title, a large proportion of text in this section is about the research plan.</w:t>
      </w:r>
    </w:p>
  </w:comment>
  <w:comment w:author="Marcos Longo" w:id="676" w:date="2024-08-29T22:01:11Z">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236" w:date="2024-09-13T18:36:43Z">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428" w:date="2024-09-17T12:52:40Z">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this section is about research plans, not knowledge gaps or questions.  Is this really the preferred organization?</w:t>
      </w:r>
    </w:p>
  </w:comment>
  <w:comment w:author="Helene Muller-Landau" w:id="240" w:date="2024-09-13T18:20:11Z">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37" w:date="2024-09-13T18:37:19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Evan Gora" w:id="338" w:date="2024-09-16T20:30:28Z">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Marcos Longo" w:id="684" w:date="2024-08-29T22:05:52Z">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Robinson Negron-Juarez" w:id="281" w:date="2024-09-18T05:04:02Z">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https://doi.org/10.1029/2011GL047436</w:t>
      </w:r>
    </w:p>
  </w:comment>
  <w:comment w:author="Evan Gora" w:id="339" w:date="2024-09-16T20:31:42Z">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10.1029/2020JG005677</w:t>
      </w:r>
    </w:p>
  </w:comment>
  <w:comment w:author="Marcos Longo" w:id="678" w:date="2024-08-29T22:02:07Z">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Helene Muller-Landau" w:id="238" w:date="2024-09-13T18:24:47Z">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Marcos Longo" w:id="675" w:date="2024-08-29T22:00:39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Le Bienfaiteur Sagang Takougoum" w:id="309" w:date="2024-09-18T05:06:53Z">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0" w:date="2024-09-18T05:16:18Z">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Marcos Longo" w:id="674" w:date="2024-08-29T22:00:01Z">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680" w:date="2024-08-29T22:03:14Z">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671" w:date="2024-08-29T21:58:54Z">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672" w:date="2024-08-29T21:59:37Z">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58" w:date="2024-09-10T19:48:15Z">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Evan Gora" w:id="329" w:date="2024-09-16T20:41:13Z">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40" w:date="2024-09-16T20:41:13Z">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Helene Muller-Landau" w:id="392" w:date="2024-09-17T12:26:52Z">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consistent with prior work in Panama, so what makes it "counterintuitive"?  El Nino effects are variable in space.</w:t>
      </w:r>
    </w:p>
  </w:comment>
  <w:comment w:author="Marcos Longo" w:id="677" w:date="2024-08-29T22:01:37Z">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450" w:date="2024-09-10T19:46:25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Elsa Ordway" w:id="451" w:date="2024-09-10T19:46:47Z">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Elsa Ordway" w:id="289" w:date="2024-09-11T03:53:03Z">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this note here: From Maria: for inspiration of a diagram with positive and negative feedback loops: https://wayfinder.earth/the-wayfinder-guide/exploring-system-dynamics/exploring-critical-dynamics-in-the-social-ecological-system/</w:t>
      </w:r>
    </w:p>
  </w:comment>
  <w:comment w:author="Helene Muller-Landau" w:id="209" w:date="2024-09-17T12:32:27Z">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https://doi.org/10.1111/gcb.17485</w:t>
      </w:r>
    </w:p>
  </w:comment>
  <w:comment w:author="Le Bienfaiteur Sagang Takougoum" w:id="292" w:date="2024-09-18T04:46:02Z">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elene Muller-Landau" w:id="452" w:date="2024-09-17T13:48:45Z">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unclear.  Do we need the ground data just to calibrate / give perspective on the remote sensing measurements (so temporary), or will we always need ground measurements?</w:t>
      </w:r>
    </w:p>
  </w:comment>
  <w:comment w:author="Elsa Ordway" w:id="776" w:date="2024-09-18T04:32:17Z">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science than action</w:t>
      </w:r>
    </w:p>
  </w:comment>
  <w:comment w:author="Michael Keller" w:id="777" w:date="2024-09-18T11:50:33Z">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We can drop this line.</w:t>
      </w:r>
    </w:p>
  </w:comment>
  <w:comment w:author="Michael Keller" w:id="85" w:date="2024-09-13T17:58:25Z">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Vague, could expand.</w:t>
      </w:r>
    </w:p>
  </w:comment>
  <w:comment w:author="Marcos Longo" w:id="686" w:date="2024-08-29T22:08:40Z">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Le Bienfaiteur Sagang Takougoum" w:id="172" w:date="2024-09-17T22:45:46Z">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37" w:date="2024-09-16T20:29:51Z">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10.1126/science.aau3445</w:t>
      </w:r>
    </w:p>
  </w:comment>
  <w:comment w:author="Helene Muller-Landau" w:id="235" w:date="2024-09-13T18:25:53Z">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Marcos Longo" w:id="681" w:date="2024-08-29T22:04:44Z">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682" w:date="2024-08-29T22:05:03Z">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Michael Keller" w:id="97" w:date="2024-09-13T18:11:38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 org/10.1029/2019WR026058</w:t>
      </w:r>
    </w:p>
  </w:comment>
  <w:comment w:author="Marcos Longo" w:id="685" w:date="2024-08-29T22:07:32Z">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Helene Muller-Landau" w:id="230" w:date="2024-09-13T18:29:18Z">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Marcos Longo" w:id="683" w:date="2024-08-29T22:06:50Z">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779" w:date="2024-09-18T04:23:39Z">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https://doi.org/10.1016/j.cub.2023.04.019</w:t>
      </w:r>
    </w:p>
  </w:comment>
  <w:comment w:author="Marcos Longo" w:id="679" w:date="2024-08-29T22:02:42Z">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Elsa Ordway" w:id="636" w:date="2024-09-10T21:27:42Z">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619" w:date="2024-09-16T04:06:27Z">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Elsa Ordway" w:id="635" w:date="2024-09-10T21:13:40Z">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 Marc, Dana review this section</w:t>
      </w:r>
    </w:p>
  </w:comment>
  <w:comment w:author="Sarah Worden" w:id="481" w:date="2024-09-10T20:49:55Z">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https://doi.org/10.5194/bg-19-5575-2022</w:t>
      </w:r>
    </w:p>
  </w:comment>
  <w:comment w:author="Sarah Worden" w:id="483" w:date="2024-09-10T20:44:49Z">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https://doi.org/10.1016/j.agrformet.2021.108684</w:t>
      </w:r>
    </w:p>
  </w:comment>
  <w:comment w:author="Helene Muller-Landau" w:id="373" w:date="2024-09-17T12:14:19Z">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this empty word with a number</w:t>
      </w:r>
    </w:p>
  </w:comment>
  <w:comment w:author="Michael Keller" w:id="796" w:date="2024-09-10T22:20:23Z">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specific reason to use this word "communities?"  It seems that governments, civil society organizations, and other groups could fit into this space.</w:t>
      </w:r>
    </w:p>
  </w:comment>
  <w:comment w:author="Michael Keller" w:id="797" w:date="2024-09-12T18:20:31Z">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7.4.1 defines communities.  I also added it to the glossary.  There are &gt;140 mentions of "community" or "communities" in the white paper.  We need to be careful not to overuse this term or to use it in confusing or conflicting ways.</w:t>
      </w:r>
    </w:p>
  </w:comment>
  <w:comment w:author="Michael Keller" w:id="799" w:date="2024-09-10T22:45:06Z">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anecdotal evidence here but there is no formal analysis that I know of.</w:t>
      </w:r>
    </w:p>
  </w:comment>
  <w:comment w:author="Michael Keller" w:id="611" w:date="2024-09-17T11:26:19Z">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doi:10.1038/nature10717</w:t>
      </w:r>
    </w:p>
  </w:comment>
  <w:comment w:author="Helene Muller-Landau" w:id="400" w:date="2024-09-17T12:17:27Z">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for one site for 5 years...</w:t>
      </w:r>
    </w:p>
  </w:comment>
  <w:comment w:author="Helene Muller-Landau" w:id="293" w:date="2024-09-17T11:49:55Z">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paragraph really add to the proposal?</w:t>
      </w:r>
    </w:p>
  </w:comment>
  <w:comment w:author="Maria Santos" w:id="294" w:date="2024-09-17T18:45:01Z">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so, as this is the conceptual thinking and causal diagrams that depict SES as a system. This means what are key principles and variables, and what are the different dimensions that have to date been examined in SES research. If it helps, we could move it to the paragraph that starts as 'These human activities create complex feedbacks between social and ecological systems, resulting in a cascade of environmental and social impacts (REF).'. The way we see it is a way to first draft a mental model of which feedbacks and variables are important for understanding SES dynamics. This links to the questions that remain outstanding</w:t>
      </w:r>
    </w:p>
  </w:comment>
  <w:comment w:author="Maria Santos" w:id="295" w:date="2024-09-17T19:50:51Z">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also preparing a diagram that addresses this conceptualization of a SES, as this might help explaining what we mean by this term building on this diverse literature</w:t>
      </w:r>
    </w:p>
  </w:comment>
  <w:comment w:author="Helene Muller-Landau" w:id="208" w:date="2024-09-16T14:24:08Z">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Schnitzer, S. A., and F. Bongers. 2011. Increasing liana abundance and biomass in tropical forests: emerging patterns and putative mechanisms. Ecology Letters, 14: 397-406. https://doi.org/10.1111/j.1461-0248.2011.01590.x</w:t>
      </w:r>
    </w:p>
  </w:comment>
  <w:comment w:author="Helene Muller-Landau" w:id="196" w:date="2024-09-16T14:21:26Z">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 P. B. 2014. The world-wide ‘fast-slow’ plant economics spectrum: a traits manifesto. Journal of Ecology, 102: 275-301. https://doi.org/10.1111/1365-2745.12211</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10" w:date="2024-09-16T14:24:29Z">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F., A. D. C. Proctor, K. Calders, Chris J. Chandler, R. Field, G. M. Foody, S. M. Krishna Moorthy, S. A. Schnitzer, C. E. Waite, and D. S. Boyd. 2022. Making (remote) sense of lianas. Journal of Ecology, 110: 498-513. https://doi.org/https://doi.org/10.1111/1365-2745.13844</w:t>
      </w:r>
    </w:p>
  </w:comment>
  <w:comment w:author="Helene Muller-Landau" w:id="200" w:date="2024-09-16T14:21:59Z">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85" w:date="2024-09-17T11:41:05Z">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reduced capacity only under extreme conditions?  the wording "capacity" suggests it would be under all conditions.</w:t>
      </w:r>
    </w:p>
  </w:comment>
  <w:comment w:author="Helene Muller-Landau" w:id="206" w:date="2024-09-16T14:23:04Z">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J. S. Powers, and S. A. Schnitzer. 2015. Lianas reduce carbon accumulation and storage in tropical forests. Proceedings of the National Academy of Sciences, 112: 13267-71. https://doi.org/10.1073/pnas.1504869112</w:t>
      </w:r>
    </w:p>
  </w:comment>
  <w:comment w:author="Helene Muller-Landau" w:id="205" w:date="2024-09-16T14:22:48Z">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S. S. P. Narvaez, A. Sanchez, and S. A. Schnitzer. 2022. Lianas Significantly Reduce Tree Performance and Biomass Accumulation Across Tropical Forests: A Global Meta-Analysis. Frontiers in Forests and Global Change, 4: 9. https://doi.org/10.3389/ffgc.2021.812066</w:t>
      </w:r>
    </w:p>
  </w:comment>
  <w:comment w:author="Elsa Ordway" w:id="171" w:date="2024-09-13T16:03:42Z">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Helene Muller-Landau" w:id="204" w:date="2024-09-16T14:22:34Z">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S. W. Pacala. 2020. What determines the abundance of lianas and vines? In Unsolved Problems in Ecology, ed. A. Dobson, D. Tilman and R. Holt, pp. 239-264. Princeton, NJ: Princeton University Press</w:t>
      </w:r>
    </w:p>
  </w:comment>
  <w:comment w:author="Helene Muller-Landau" w:id="202" w:date="2024-09-16T14:22:14Z">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 S. C., V. Leitold, J. L. Wu, M. O. Hunter, C. V. de Castilho, F. R. C. Costa, S. M. McMahon, G. G. Parker, M. T. Shimabukuro, M. A. Lefsky, M. Keller, L. F. Alves, J. Schietti, Y. E. Shimabukuro, D. O. Brandao, T. K. Woodcock, N. Higuchi, P. B. de Camargo, R. C. de Oliveira, and S. R. Saleska. 2012. Amazon forest carbon dynamics predicted by profiles of canopy leaf area and light environment. Ecology Letters, 15: 1406-1414. https://doi.org/10.1111/j.1461-0248.2012.01864.x</w:t>
      </w:r>
    </w:p>
  </w:comment>
  <w:comment w:author="Helene Muller-Landau" w:id="207" w:date="2024-09-16T14:23:33Z">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DeWalt, S. J., S. A. Schnitzer, L. F. Alves, F. Bongers, R. J. Burnham, Z. Cai, W. P. Carson, J. Chave, G. B. Chuyong, F. R. C. Costa, C. E. N. Ewango, R. V. Gallagher, J. J. Gerwing, E. Gortaire Amezcua, T. Hart, G. Ibarra-Manriquez, K. Ickes, D. Kenfack, S. G. Letcher, M. J. Macia, J.-R. Makana, A. Malizia, M. Martinez-Ramos, J. Mascaro, C. Muthumperumal, S. Muthuramkumar, A. Nogueira, M. P. E. Parren, N. Parthasarathy, D. R. Perez-Salicrup, F. E. Putz, H. G. Romero-Saltos, M. S. Reddy, M. N. Sainge, D. Thomas, and J. van Melis. 2015. Biogeographical patterns of liana abundance and diversity. In Ecology of Lianas, ed. S. A. Schnitzer, F. Bongers, R. J. Burnham and F. E. Putz, pp. 131-146. Hoboken, NJ: John Wiley &amp; Sons</w:t>
      </w:r>
    </w:p>
  </w:comment>
  <w:comment w:author="Helene Muller-Landau" w:id="290" w:date="2024-09-17T11:42:22Z">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clause or otherwise reword</w:t>
      </w:r>
    </w:p>
  </w:comment>
  <w:comment w:author="Elsa Ordway" w:id="495" w:date="2024-09-13T23:31:03Z">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https://bg.copernicus.org/articles/20/1789/2023/bg-20-1789-2023.pdf</w:t>
      </w:r>
    </w:p>
  </w:comment>
  <w:comment w:author="Elsa Ordway" w:id="494" w:date="2024-09-13T23:30:22Z">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https://nph.onlinelibrary.wiley.com/doi/pdfdirect/10.1111/nph.17254</w:t>
      </w:r>
    </w:p>
  </w:comment>
  <w:comment w:author="Helene Muller-Landau" w:id="184" w:date="2024-09-13T12:57:41Z">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could benefit from more references</w:t>
      </w:r>
    </w:p>
  </w:comment>
  <w:comment w:author="Elsa Ordway" w:id="50" w:date="2024-09-16T15:02:08Z">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comment>
  <w:comment w:author="Evan Gora" w:id="511" w:date="2024-09-17T00:22:19Z">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https://doi.org/10.1111/1365-2745.13404</w:t>
      </w:r>
    </w:p>
  </w:comment>
  <w:comment w:author="Elsa Ordway" w:id="492" w:date="2024-09-17T00:22:51Z">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https://agupubs.onlinelibrary.wiley.com/doi/full/10.1029/2018GL081108</w:t>
      </w:r>
    </w:p>
  </w:comment>
  <w:comment w:author="Elsa Ordway" w:id="493" w:date="2024-09-17T00:23:17Z">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https://esajournals.onlinelibrary.wiley.com/doi/full/10.1002/eap.1603</w:t>
      </w:r>
    </w:p>
  </w:comment>
  <w:comment w:author="Evan Gora" w:id="364" w:date="2024-09-16T21:02:53Z">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Michael Keller" w:id="629" w:date="2024-08-26T21:41:03Z">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van Gora" w:id="369" w:date="2024-09-17T00:21:23Z">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653" w:date="2024-09-13T22:36:17Z">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question for you. Can chambers be used to extend water and energy flux measurements or just CH4 and CO2?</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Evan Gora" w:id="398" w:date="2024-09-17T00:21:09Z">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Dana Chadwick" w:id="737" w:date="2024-08-26T21:30:53Z">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Elsa Ordway" w:id="738" w:date="2024-09-11T03:09:12Z">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Depends on what you mean by collaborations? We have the PANGEA Partners section (Section 7.5) - so I think we should stick to more formal agreements needed to carry out campaign objectives here.</w:t>
      </w:r>
    </w:p>
  </w:comment>
  <w:comment w:author="Evan Gora" w:id="402" w:date="2024-09-17T00:21:15Z">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438" w:date="2024-09-17T22:56:18Z">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https://dx.doi.org/10.1029/2010WR009127</w:t>
      </w:r>
    </w:p>
  </w:comment>
  <w:comment w:author="Marcos Longo" w:id="3" w:date="2024-09-17T22:50:55Z">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everyone who participated at some point in the Working Group. Several had only minor interactions early on, and I don't have a good track record of the level of participation of each one.</w:t>
      </w:r>
    </w:p>
  </w:comment>
  <w:comment w:author="Michelle Wong" w:id="4" w:date="2024-09-17T23:30:38Z">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Marcos, do you have this information in a spreadsheet by chance? Otherwise it might be hard to organize this across groups alphabetically</w:t>
      </w:r>
    </w:p>
  </w:comment>
  <w:comment w:author="Marcos Longo" w:id="5" w:date="2024-09-17T23:48:14Z">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used Numbers to sort alphabetically by last name. I converted to Google Sheets and uploaded to the PANGEA folder, but I am not sure if the functions translated fine. Link here: https://docs.google.com/spreadsheets/d/1J4pXeHtvnEmhRbgapUgRpxbZuoHLJ30cou2_N14V2Rk/edit?usp=sharing</w:t>
      </w:r>
    </w:p>
  </w:comment>
  <w:comment w:author="Michelle Wong" w:id="6" w:date="2024-09-17T23:49:07Z">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thank you so much. I'll work on adding the BCCD working groups onto this sheet, thank you!!!!!!!</w:t>
      </w:r>
    </w:p>
  </w:comment>
  <w:comment w:author="Marcos Longo" w:id="7" w:date="2024-09-17T22:48:18Z">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memoriam</w:t>
      </w:r>
    </w:p>
  </w:comment>
  <w:comment w:author="Elsa Ordway" w:id="187" w:date="2024-09-16T21:15:13Z">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chapter: https://link.springer.com/chapter/10.1007/978-3-030-66877-8_13</w:t>
      </w:r>
    </w:p>
  </w:comment>
  <w:comment w:author="Evan Gora" w:id="372" w:date="2024-09-16T21:08:37Z">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394" w:date="2024-09-16T21:09:29Z">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10.1126/science.1123560</w:t>
      </w:r>
    </w:p>
  </w:comment>
  <w:comment w:author="Robinson Negron-Juarez" w:id="105" w:date="2024-09-17T01:02:46Z">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https://doi.org/10.1175/1520-0477(2001)082&lt;1309:NRSFES&gt;2.3.CO;2</w:t>
      </w:r>
    </w:p>
  </w:comment>
  <w:comment w:author="Adia Bey" w:id="746" w:date="2024-09-10T16:35:41Z">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Michelle Wong" w:id="747" w:date="2024-09-17T02:33:02Z">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367" w:date="2024-09-16T21:04:16Z">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10.1002/grl.50377</w:t>
      </w:r>
    </w:p>
  </w:comment>
  <w:comment w:author="Evan Gora" w:id="370" w:date="2024-09-16T21:07:49Z">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71" w:date="2024-09-16T21:08:13Z">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366" w:date="2024-09-16T21:03:45Z">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10.1073/pnas.2310157121</w:t>
      </w:r>
    </w:p>
  </w:comment>
  <w:comment w:author="Evan Gora" w:id="363" w:date="2024-09-16T21:02:18Z">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60" w:date="2024-09-16T21:00:57Z">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lsa Ordway" w:id="810" w:date="2024-01-13T00:16:55Z">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Evan Gora" w:id="361" w:date="2024-09-16T21:01:13Z">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62" w:date="2024-09-16T21:01:29Z">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68" w:date="2024-09-16T21:04:51Z">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Michelle Wong" w:id="486" w:date="2024-09-18T02:13:03Z">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van Gora" w:id="365" w:date="2024-09-16T21:03:23Z">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10.1038/s41598-020-80809-w</w:t>
      </w:r>
    </w:p>
  </w:comment>
  <w:comment w:author="Cesar Terrer" w:id="706" w:date="2024-08-27T20:41:29Z">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707" w:date="2024-08-27T22:40:08Z">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Félicien Meunier" w:id="708" w:date="2024-09-17T08:00:42Z">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very important to keep it in</w:t>
      </w:r>
    </w:p>
  </w:comment>
  <w:comment w:author="Elsa Ordway" w:id="106" w:date="2024-09-12T23:53:33Z">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atthew Johnson" w:id="625" w:date="2024-08-27T20:37:07Z">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794" w:date="2024-09-13T00:07:05Z">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ichelle Wong" w:id="795" w:date="2024-09-17T02:22:55Z">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10.1126/science.zh1mnmt</w:t>
      </w:r>
    </w:p>
  </w:comment>
  <w:comment w:author="Renato Braghiere" w:id="659" w:date="2024-08-27T21:44:06Z">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626" w:date="2024-08-27T20:37:23Z">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662" w:date="2024-08-27T21:26:50Z">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665" w:date="2024-08-27T21:25:13Z">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664" w:date="2024-08-27T21:26:18Z">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670" w:date="2024-08-27T21:25:46Z">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667" w:date="2024-08-27T21:24:23Z">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Evan Gora" w:id="425" w:date="2024-09-16T00:53:20Z">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Cesar Terrer" w:id="710" w:date="2024-08-27T20:26:13Z">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711" w:date="2024-08-29T20:50:33Z">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Félicien Meunier" w:id="712" w:date="2024-09-17T08:01:21Z">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https://assets-eu.researchsquare.com/files/rs-4659226/v1_covered_767c9d9f-0d29-4caf-af36-f37e85eaff37.pdf?c=1725902471</w:t>
      </w:r>
    </w:p>
  </w:comment>
  <w:comment w:author="Renato Braghiere" w:id="661" w:date="2024-08-27T21:20:50Z">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666" w:date="2024-08-27T21:22:31Z">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Renato Braghiere" w:id="663" w:date="2024-08-27T21:21:42Z">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669" w:date="2024-08-27T21:29:58Z">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668" w:date="2024-08-27T21:29:24Z">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ia Santos" w:id="322" w:date="2024-09-13T10:35:09Z">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https://www.sciencedirect.com/science/article/pii/S0959378023000845?casa_token=REEzLbHes30AAAAA:AEvnR3-btGoMD8dND_9xJO6fc47_NEF8n5vDjKvtD2TKT-L66Bw_DRO1wUpZaYkt2kYw_Vy1aw</w:t>
      </w:r>
    </w:p>
  </w:comment>
  <w:comment w:author="Evan Gora" w:id="326" w:date="2024-09-16T00:29:18Z">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google doc with the citations for this section, including DOIs. I apologize for not following the reference guidelines; if I can get back from the field early enough tomorrow, then I will add the doi links to each reference as needed:</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https://docs.google.com/document/d/1huAHgz69Cf829VlBtK48jiW6Vrd9mKSDdfzfmCCdT9s/edit?usp=sharing</w:t>
      </w:r>
    </w:p>
  </w:comment>
  <w:comment w:author="Isaac Aguilar Rivera" w:id="107" w:date="2024-09-10T07:44:12Z">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108" w:date="2024-09-10T07:45:59Z">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Elsa Ordway" w:id="758" w:date="2024-09-12T23:23:14Z">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@yovitaivanova@gmail.com, can you please work to condense this to 1 paragraph here, but work with @zaunbrecher@ucla.edu to integrate some of this information into the Earth Science to Action section -either in the Biodiversity or Agriculture section.</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59" w:date="2024-09-16T22:07:09Z">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Renato Braghiere" w:id="714" w:date="2024-09-16T18:39:21Z">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&amp; Bowman, K. (2016). A method for independent validation of surface fluxes from atmospheric inversion: Application to CO2. Geophysical Research Letters, 43(7), 3502–3508. https://doi.org/10.1002/2016GL067828</w:t>
      </w:r>
    </w:p>
  </w:comment>
  <w:comment w:author="Renato Braghiere" w:id="656" w:date="2024-08-27T23:23:59Z">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123" w:date="2024-08-27T23:29:01Z">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227" w:date="2024-09-10T07:33:32Z">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225" w:date="2024-09-10T07:33:51Z">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Helene Muller-Landau" w:id="22" w:date="2024-09-16T00:29:41Z">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Feeley, K. J., Rhem, E. M. &amp; Machovina, B. 2012. The responses of tropical forest species to global climate change: acclimate, adapt, migrate, or go extinct? Front. Biogeogr. 4: 69–84. https://doi.org/10.21425/F5FBG12621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G. D. Lennox, J. Ferreira, E. Berenguer, A. C. Lees, R. M. Nally, J. R. Thomson, S. F. d. B. Ferraz, J. Louzada, V. H. F. Oliveira, L. Parry, R. Ribeiro de Castro Solar, I. C. G. Vieira, L. E. O. C. Aragão, R. A. Begotti, R. F. Braga, T. M. Cardoso, R. C. de Oliveira, C. M. Souza Jr, N. G. Moura, S. S. Nunes, J. V. Siqueira, R. Pardini, J. M. Silveira, F. Z. Vaz-de-Mello, R. C. S. Veiga, A. Venturieri, and T. A. Gardner. 2016. Anthropogenic disturbance in tropical forests can double biodiversity loss from deforestation. Nature, 535: 144-147. https://doi.org/10.1038/nature18326 </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Benítez-López, A., R. Alkemade, A. M. Schipper, D. J. Ingram, P. A. Verweij, J. A. J. Eikelboom, and M. A. J. Huijbregts. 2017. The impact of hunting on tropical mammal and bird populations. Science, 356: 180-183. https://doi.org/10.1126/science.aaj1891</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Alroy, J. 2017. Effects of habitat disturbance on tropical forest biodiversity. Proceedings of the National Academy of Sciences, 114: 6056-6061. https://doi.org/10.1073/pnas.1611855114</w:t>
      </w:r>
    </w:p>
  </w:comment>
  <w:comment w:author="Elsa Ordway" w:id="728" w:date="2024-09-12T23:33:22Z">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Congo Basin Science Initiative, CongoFlux, KADI, ICOS, One Forest Vision, Science Panel for the Congo, GEO-TREES, AMMI (Africa Master's of Machine Intelligence - via AIMS), AGEOS</w:t>
      </w:r>
    </w:p>
  </w:comment>
  <w:comment w:author="Fabian Schneider" w:id="226" w:date="2024-09-10T07:33:17Z">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Evan Gora" w:id="517" w:date="2024-09-16T00:44:50Z">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516" w:date="2024-09-16T00:44:29Z">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Adia Bey" w:id="822" w:date="2024-08-01T15:27:42Z">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823" w:date="2024-08-03T00:27:02Z">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Isaac Aguilar Rivera" w:id="109" w:date="2024-09-10T07:46:24Z">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Evan Gora" w:id="520" w:date="2024-09-16T00:46:18Z">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Sarah Worden" w:id="277" w:date="2024-09-16T18:29:22Z">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https://doi.org/10.1029/2018GL080516</w:t>
      </w:r>
    </w:p>
  </w:comment>
  <w:comment w:author="Elsa Ordway" w:id="762" w:date="2024-08-20T18:23:53Z">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763" w:date="2024-08-26T11:32:32Z">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228" w:date="2024-09-15T23:28:04Z">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declan cooper paper here</w:t>
      </w:r>
    </w:p>
  </w:comment>
  <w:comment w:author="Helene Muller-Landau" w:id="180" w:date="2024-09-16T18:31:21Z">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https://doi.org/10.1126/science.1226727 https://doi.org/10.1073/pnas.1302251110 https://doi.org/10.1073/pnas.1423147112</w:t>
      </w:r>
    </w:p>
  </w:comment>
  <w:comment w:author="Elsa Ordway" w:id="175" w:date="2024-09-15T23:40:35Z">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and @fabians253@gmail.com I've been moving some of this section down to the knowledge gaps sections below. Just fyi</w:t>
      </w:r>
    </w:p>
  </w:comment>
  <w:comment w:author="Helene Muller-Landau" w:id="176" w:date="2024-09-16T12:45:49Z">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reordered the remaining paragraphs</w:t>
      </w:r>
    </w:p>
  </w:comment>
  <w:comment w:author="Yanlei Feng" w:id="709" w:date="2024-09-16T18:32:54Z">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J., Xiao, X., Bu, R., Doughty, R., Hu, Y., Chen, B., Li, X., et al. (2017), “Application of the space-for-time substitution method in validating long-term biomass predictions of a forest landscape model”, Environmental Modelling &amp; Software, Vol. 94, pp. 127–139, doi: 10.1016/j.envsoft.2017.04.004.</w:t>
      </w:r>
    </w:p>
  </w:comment>
  <w:comment w:author="Renato Braghiere" w:id="660" w:date="2024-08-27T21:19:54Z">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21" w:date="2024-08-27T22:59:25Z">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YUE LI" w:id="563" w:date="2024-09-12T18:54:19Z">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https://www.science.org/doi/10.1126/science.abp8622</w:t>
      </w:r>
    </w:p>
  </w:comment>
  <w:comment w:author="Helene Muller-Landau" w:id="24" w:date="2024-09-16T00:30:22Z">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Bunker, D. E., F. DeClerck, J. C. Bradford, R. K. Colwell, I. Perfecto, O. L. Phillips, M. Sankaran, and S. Naeem. 2005. Species loss and aboveground carbon storage in a tropical forest. Science, 310: 1029-1031. https://doi.org/10.1126/science.1117682</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Sarah Worden" w:id="279" w:date="2024-09-16T18:33:52Z">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https://doi.org/10.1038/s41467-019-09319-2</w:t>
      </w:r>
    </w:p>
  </w:comment>
  <w:comment w:author="YUE LI" w:id="564" w:date="2024-09-12T18:54:36Z">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https://www.nature.com/articles/s41467-021-22050-1#Abs1</w:t>
      </w:r>
    </w:p>
  </w:comment>
  <w:comment w:author="YUE LI" w:id="565" w:date="2024-09-12T18:54:49Z">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comment>
  <w:comment w:author="Elsa Ordway" w:id="756" w:date="2024-09-12T23:19:03Z">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@yovitaivanova@gmail.com can you define this acronym?</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57" w:date="2024-09-16T22:05:40Z">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and Medium size enterprises</w:t>
      </w:r>
    </w:p>
  </w:comment>
  <w:comment w:author="YUE LI" w:id="545" w:date="2024-09-12T18:55:35Z">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have a small review paper in New Phytologist, which is in press. I can update this ref once it gets published soon.</w:t>
      </w:r>
    </w:p>
  </w:comment>
  <w:comment w:author="Evan Gora" w:id="328" w:date="2024-09-16T00:31:06Z">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2.75 pages before citations were added. I was probably overly enthusiastic with citations, so we could cut them down to reduce the length of the text, and I am sure there are opportunities to trim the text too.</w:t>
      </w:r>
    </w:p>
  </w:comment>
  <w:comment w:author="Elsa Ordway" w:id="654" w:date="2024-09-15T22:30:41Z">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uploading properly</w:t>
      </w:r>
    </w:p>
  </w:comment>
  <w:comment w:author="Anabelle Cardoso" w:id="649" w:date="2024-09-16T08:08:46Z">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Anabelle Cardoso" w:id="650" w:date="2024-09-16T08:08:46Z">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Michelle Wong" w:id="587" w:date="2024-08-27T14:05:18Z">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586" w:date="2024-08-27T14:11:33Z">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Renato Braghiere" w:id="713" w:date="2024-09-16T18:15:12Z">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Sitch, S., O’Sullivan, M., Robertson, E., Friedlingstein, P., Albergel, C., Anthoni, P., Arneth, A., Arora, V. K., Bastos, A., Bastrikov, V., Bellouin, N., Canadell, J. G., Chini, L., Ciais, P., Falk, S., Harris, I., Hurtt, G., Ito, A., Jain, A. K., … Zaehle, S. (2024). Trends and Drivers of Terrestrial Sources and Sinks of Carbon Dioxide: An Overview of the TRENDY Project. Global Biogeochemical Cycles, 38(7), e2024GB008102. https://doi.org/10.1029/2024GB008102</w:t>
      </w:r>
    </w:p>
  </w:comment>
  <w:comment w:author="Elsa Ordway" w:id="645" w:date="2024-08-30T14:46:54Z">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Sarah Worden" w:id="274" w:date="2024-09-16T18:25:23Z">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10.1002/joc.4420</w:t>
      </w:r>
    </w:p>
  </w:comment>
  <w:comment w:author="Helene Muller-Landau" w:id="181" w:date="2024-09-16T18:16:57Z">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https://doi.org/10.5194/bg-6-2677-2009  https://doi.org/10.1073/pnas.1218042110 https://doi.org/10.5194/bg-11-843-2014 https://doi.org/10.1111/ele.12963</w:t>
      </w:r>
    </w:p>
  </w:comment>
  <w:comment w:author="Sarah Worden" w:id="278" w:date="2024-09-16T18:15:36Z">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https://doi.org/10.1029/2018GL077597</w:t>
      </w:r>
    </w:p>
  </w:comment>
  <w:comment w:author="Elsa Ordway" w:id="816" w:date="2024-08-20T18:15:31Z">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817" w:date="2024-08-22T21:35:42Z">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589" w:date="2024-08-27T14:14:13Z">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793" w:date="2024-08-20T17:46:47Z">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Liane S. Guild" w:id="161" w:date="2024-09-16T23:57:45Z">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183" w:date="2024-09-16T18:06:03Z">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https://doi.org/10.5194/bg-6-2677-2009 https://doi.org/10.1073/pnas.1218042110 https://doi.org/10.1111/nph.14469 https://doi.org/10.1111/ele.12974 https://doi.org/10.1038/s41598-021-89190-8</w:t>
      </w:r>
    </w:p>
  </w:comment>
  <w:comment w:author="Elsa Ordway" w:id="429" w:date="2024-09-16T23:38:33Z">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Junjie Liu" w:id="430" w:date="2024-09-18T03:44:40Z">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Crisp, D., Pollock, H. R., Rosenberg, R., Chapsky, L., Lee, R. A. M., Oyafuso, F. A., Frankenberg, C., O'Dell, C. W., Bruegge, C. J., Doran, G. B., Eldering, A., Fisher, B. M., Fu, D., Gunson, M. R., Mandrake, L., Osterman, G. B., Schwandner, F. M., Sun, K., Taylor, T. E., Wennberg, P. O., and Wunch, D.: The on-orbit performance of the Orbiting Carbon Observatory-2 (OCO-2) instrument and its radiometrically calibrated products, Atmos. Meas. Tech., 10, 59–81, https://doi.org/10.5194/amt-10-59-2017, 2017.</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Lorente, A., Borsdorff, T., Butz, A., Hasekamp, O., aan de Brugh, J., Schneider, A., Wu, L., Hase, F., Kivi, R., Wunch, D., Pollard, D. F., Shiomi, K., Deutscher, N. M., Velazco, V. A., Roehl, C. M., Wennberg, P. O., Warneke, T., and Landgraf, J.: Methane retrieved from TROPOMI: improvement of the data product and validation of the first 2 years of measurements, Atmos. Meas. Tech., 14, 665–684, https://doi.org/10.5194/amt-14-665-2021, 2021</w:t>
      </w:r>
    </w:p>
  </w:comment>
  <w:comment w:author="Matthew Johnson" w:id="423" w:date="2024-09-10T14:18:31Z">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323" w:date="2024-09-04T03:49:31Z">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Matthew Johnson" w:id="419" w:date="2024-09-10T14:17:08Z">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atthew Johnson" w:id="420" w:date="2024-09-10T14:17:37Z">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110" w:date="2024-09-16T04:25:22Z">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Academies Press, “Thriving On Our Changing Planet: A Decadal Strategy for Earth Observation from Space,” Washington, D.C., 2018. doi: 10.17226/24938.</w:t>
      </w:r>
    </w:p>
  </w:comment>
  <w:comment w:author="Matthew Johnson" w:id="421" w:date="2024-09-10T14:17:41Z">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422" w:date="2024-09-10T14:18:28Z">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Sarah Worden" w:id="484" w:date="2024-09-10T20:47:59Z">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https://doi.org/10.1002/qj.2765</w:t>
      </w:r>
    </w:p>
  </w:comment>
  <w:comment w:author="Matthew Johnson" w:id="418" w:date="2024-09-10T14:16:53Z">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485" w:date="2024-09-10T23:59:05Z">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https://doi.org/10.3389/frwa.2021.648499</w:t>
      </w:r>
    </w:p>
  </w:comment>
  <w:comment w:author="Elsa Ordway" w:id="651" w:date="2024-09-15T19:36:36Z">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patterns measurements here</w:t>
      </w:r>
    </w:p>
  </w:comment>
  <w:comment w:author="Matthew Johnson" w:id="417" w:date="2024-09-10T14:16:40Z">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Elsa Ordway" w:id="652" w:date="2024-09-15T19:49:01Z">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paper referenced in EEB 297</w:t>
      </w:r>
    </w:p>
  </w:comment>
  <w:comment w:author="Liane S. Guild" w:id="29" w:date="2024-08-26T21:53:06Z">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heus Henrique Nunes" w:id="460" w:date="2024-09-09T19:09:13Z">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heus Henrique Nunes" w:id="461" w:date="2024-09-09T19:11:39Z">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Sarah Worden" w:id="549" w:date="2024-09-12T21:56:28Z">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https://doi.org/10.1073/pnas.2109285119</w:t>
      </w:r>
    </w:p>
  </w:comment>
  <w:comment w:author="Sarah Worden" w:id="550" w:date="2024-09-12T21:58:16Z">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https://doi.org/10.1088/1748-9326/acc95f</w:t>
      </w:r>
    </w:p>
  </w:comment>
  <w:comment w:author="Sarah Worden" w:id="548" w:date="2024-09-12T21:55:53Z">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https://doi.org/10.1371/journal.pone.0245991</w:t>
      </w:r>
    </w:p>
  </w:comment>
  <w:comment w:author="Sarah Worden" w:id="547" w:date="2024-09-12T21:53:16Z">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https://doi.org/10.1002/9781119657002.ch19</w:t>
      </w:r>
    </w:p>
  </w:comment>
  <w:comment w:author="Sarah Worden" w:id="553" w:date="2024-09-12T21:59:06Z">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https://agupubs.onlinelibrary.wiley.com/doi/full/10.1029/2018JD029537</w:t>
      </w:r>
    </w:p>
  </w:comment>
  <w:comment w:author="Elsa Ordway" w:id="427" w:date="2024-09-09T19:22:54Z">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Sarah Worden" w:id="551" w:date="2024-09-12T21:58:35Z">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https://doi.org/10.1007/s00382-023-06835-2</w:t>
      </w:r>
    </w:p>
  </w:comment>
  <w:comment w:author="Sarah Worden" w:id="546" w:date="2024-09-12T21:51:45Z">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https://doi.org/10.1002/9781119657002.ch5</w:t>
      </w:r>
    </w:p>
  </w:comment>
  <w:comment w:author="Matheus Henrique Nunes" w:id="462" w:date="2024-09-09T19:12:07Z">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Sarah Worden" w:id="552" w:date="2024-09-12T21:58:49Z">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554" w:date="2024-09-12T21:59:35Z">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https://doi.org/10.1038/s41558-019-0512-y</w:t>
      </w:r>
    </w:p>
  </w:comment>
  <w:comment w:author="Michael Keller" w:id="89" w:date="2024-09-11T20:25:49Z">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BIOGEOCHEMICAL CYCLES, VOL. 7. NO. 4. PAGES 811-841, DECEMBER 1993</w:t>
      </w:r>
    </w:p>
  </w:comment>
  <w:comment w:author="Adia Bey" w:id="801" w:date="2024-09-03T19:56:58Z">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802" w:date="2024-09-04T02:22:46Z">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Anonymous" w:id="716" w:date="2024-09-04T19:05:07Z">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Michael Keller" w:id="86" w:date="2024-09-11T20:35:06Z">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 260, 1905-1910</w:t>
      </w:r>
    </w:p>
  </w:comment>
  <w:comment w:author="Elsa Ordway" w:id="764" w:date="2024-09-15T02:15:38Z">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from draft? Table needs updating</w:t>
      </w:r>
    </w:p>
  </w:comment>
  <w:comment w:author="Helene Muller-Landau" w:id="17" w:date="2024-09-15T12:45:17Z">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Biology, 26: 495-498. https://doi.org/https://doi.org/10.1111/plb.13638</w:t>
      </w:r>
    </w:p>
  </w:comment>
  <w:comment w:author="Michelle Wong" w:id="499" w:date="2024-09-18T02:03:23Z">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Helene Muller-Landau" w:id="16" w:date="2024-09-15T12:43:28Z">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Michelle Wong" w:id="521" w:date="2024-09-18T01:58:31Z">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ichael Keller" w:id="88" w:date="2024-09-11T20:33:07Z">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doi:10.1016/j.rse.2011.03.002</w:t>
      </w:r>
    </w:p>
  </w:comment>
  <w:comment w:author="Elsa Ordway" w:id="150" w:date="2024-09-18T02:06:35Z">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comment>
  <w:comment w:author="Michael Keller" w:id="87" w:date="2024-09-11T20:27:10Z">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10.1126/science.1118051</w:t>
      </w:r>
    </w:p>
  </w:comment>
  <w:comment w:author="Michael Keller" w:id="94" w:date="2024-09-11T21:07:05Z">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https://doi.org/10.1073/pnas.1616943114</w:t>
      </w:r>
    </w:p>
  </w:comment>
  <w:comment w:author="Maria Santos" w:id="291" w:date="2024-09-13T08:34:16Z">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https://www.sciencedirect.com/science/article/pii/S0959378008000642?casa_token=gRmTUyjjdiUAAAAA:zZ8oPKQ8AqrKltYK2mSRytDKPeatehrfYEgxifwgUM49DmnRKS28t_V4yDzgWAcAfAb0F89pAQ</w:t>
      </w:r>
    </w:p>
  </w:comment>
  <w:comment w:author="Isaac Aguilar Rivera" w:id="786" w:date="2024-09-11T20:40:44Z">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https://doi.org/10.1038/s41559-021-01451-x</w:t>
      </w:r>
    </w:p>
  </w:comment>
  <w:comment w:author="Michelle Wong" w:id="787" w:date="2024-09-17T02:26:52Z">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rcos Longo" w:id="21" w:date="2024-08-26T15:09:16Z">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20" w:date="2024-08-26T15:08:45Z">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2" w:date="2024-08-26T14:59:24Z">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1" w:date="2024-08-26T14:58:24Z">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arcos Longo" w:id="13" w:date="2024-08-26T15:00:06Z">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5" w:date="2024-08-26T15:00:43Z">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cos Longo" w:id="14" w:date="2024-08-26T15:01:17Z">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katherine.d.chadwick@jpl.nasa.gov" w:id="773" w:date="2024-09-11T22:28:15Z">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@cushmankc@ornl.gov - is this a thing that could be done?</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cushmankc_</w:t>
      </w:r>
    </w:p>
  </w:comment>
  <w:comment w:author="Michael Keller" w:id="95" w:date="2024-09-11T21:16:39Z">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https://doi.org/10.1073/pnas.1908157116</w:t>
      </w:r>
    </w:p>
  </w:comment>
  <w:comment w:author="Marcos Longo" w:id="65" w:date="2024-08-26T14:57:48Z">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93" w:date="2024-09-11T21:13:04Z">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doi:10.1038/nature13006</w:t>
      </w:r>
    </w:p>
  </w:comment>
  <w:comment w:author="Michael Keller" w:id="92" w:date="2024-09-11T21:10:28Z">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10.1126/science.1146663</w:t>
      </w:r>
    </w:p>
  </w:comment>
  <w:comment w:author="sarah worden" w:id="66" w:date="2024-08-28T18:14:31Z">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67" w:date="2024-08-28T18:15:43Z">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Helene Muller-Landau" w:id="177" w:date="2024-09-12T18:11:46Z">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have one paragraph on basically "tropical forests are very diverse", which includes definition of diversity, and how tropical forests are diverse in different aspects of this.  And split this from a paragraph on the importance of diversity.</w:t>
      </w:r>
    </w:p>
  </w:comment>
  <w:comment w:author="Sarah Worden" w:id="2" w:date="2024-09-18T01:41:09Z">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names are coming from responses from a google form that the CF&amp;I leadership sent out to establish the CF&amp;I working group and ask for responses to inform our working group material. I'm not sure about conventions with the capitalized names - if that represents last name vs first name, and if I should leave all as is or make everything have consistent capitalization and/or ordering</w:t>
      </w:r>
    </w:p>
  </w:comment>
  <w:comment w:author="Elsa Ordway" w:id="800" w:date="2024-09-12T22:22:54Z">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condensed</w:t>
      </w:r>
    </w:p>
  </w:comment>
  <w:comment w:author="Matthew Johnson" w:id="168" w:date="2024-08-26T22:58:21Z">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69" w:date="2024-08-26T22:58:42Z">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ichael Keller" w:id="818" w:date="2024-09-04T17:22:27Z">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750" w:date="2024-09-12T22:35:28Z">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moving what was previously notes to this comment: </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knowledge/training on remote sensing and its capabilities enable (indigenous/traditional) communities to protect forests? What are the educational needs to support PANGEA? How can ILPC need and knowledge guide PANGEA funded research? (Community Engagement. Will address here.)</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support or begin to establish a science-based economy and long-term research collaborations with IPLC across the tropics? (Community Engagement. Will address here.)</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Indigenous Peoples &amp; Local Communities be empowered to use remote-sensing data to conserve and restore their landscapes? (Split between Section 7.4 Community Engagement and Section 9 Capacity building, training and education. Will partially address here.)</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Liane S. Guild" w:id="28" w:date="2024-08-26T22:39:44Z">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58" w:date="2024-08-26T22:56:52Z">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tthew Johnson" w:id="164" w:date="2024-08-26T22:57:17Z">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Elsa Ordway" w:id="751" w:date="2024-09-12T22:11:31Z">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Let's keep each 'group' specific strategy to ~1 paragraph</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remaining text that's important, but doesn't fit here, consider including it in other sections related to Data Management, Earth Science 2 Action, Field Observations, Candidate Landscapes, or other topically-specific sections. I think it's actually helpful to pepper in mention of partners throughout the document, where relevant</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43" w:date="2024-09-12T22:09:18Z">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Matthew Johnson" w:id="167" w:date="2024-08-26T22:57:59Z">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Liane S. Guild" w:id="27" w:date="2024-08-26T21:56:07Z">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45" w:date="2024-08-26T22:29:13Z">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46" w:date="2024-09-09T10:48:43Z">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47" w:date="2024-09-09T16:14:47Z">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Elsa Ordway" w:id="772" w:date="2024-09-09T20:10:06Z">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Liane S. Guild" w:id="31" w:date="2024-08-26T22:14:18Z">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heus Henrique Nunes" w:id="455" w:date="2024-09-09T16:13:05Z">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453" w:date="2024-09-09T16:12:14Z">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456" w:date="2024-09-09T16:14:15Z">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51" w:date="2024-09-09T10:54:44Z">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Marcos Longo" w:id="48" w:date="2024-08-26T16:29:42Z">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Helene Muller-Landau" w:id="124" w:date="2024-09-09T11:24:55Z">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33" w:date="2024-08-26T16:14:19Z">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49" w:date="2024-08-26T16:32:00Z">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55" w:date="2024-08-26T16:22:30Z">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57" w:date="2024-08-26T16:26:00Z">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54" w:date="2024-08-26T16:20:34Z">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56" w:date="2024-08-26T16:25:15Z">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58" w:date="2024-08-26T16:27:10Z">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37" w:date="2024-08-26T16:27:55Z">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32" w:date="2024-08-26T15:49:36Z">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heus Henrique Nunes" w:id="457" w:date="2024-09-09T16:14:52Z">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Elsa Ordway" w:id="769" w:date="2024-09-09T16:10:58Z">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ichelle Wong" w:id="770" w:date="2024-09-17T02:30:36Z">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53" w:date="2024-08-26T16:22:00Z">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tthew Johnson" w:id="25" w:date="2024-08-26T15:44:59Z">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6" w:date="2024-08-26T15:45:24Z">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Elsa Ordway" w:id="159" w:date="2024-09-12T20:49:56Z">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Elsa Ordway" w:id="152" w:date="2024-09-12T20:51:02Z">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735" w:date="2024-09-12T21:11:41Z">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to add to this - will be updated to incorporate ATBC experience and knowledge, and will have an open comment for input at the start of PANGEA</w:t>
      </w:r>
    </w:p>
  </w:comment>
  <w:comment w:author="Michael Keller" w:id="736" w:date="2024-09-17T21:08:28Z">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 priority now.  The fact that we already have a set of community guidelines speaks volumes.</w:t>
      </w:r>
    </w:p>
  </w:comment>
  <w:comment w:author="Elsa Ordway" w:id="717" w:date="2024-09-11T17:23:20Z">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ABoVE scaling advances - we'll build on those and bring those to the tropics</w:t>
      </w:r>
    </w:p>
  </w:comment>
  <w:comment w:author="Elsa Ordway" w:id="741" w:date="2024-07-29T03:25:15Z">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Helene Muller-Landau" w:id="115" w:date="2024-09-09T11:23:41Z">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16" w:date="2024-09-09T14:32:23Z">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Elsa Ordway" w:id="117" w:date="2024-09-16T20:43:27Z">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valuable to lead with the global to situate the tropics. Understanding their importance in this context is important for NASA HQ</w:t>
      </w:r>
    </w:p>
  </w:comment>
  <w:comment w:author="Evan Gora" w:id="426" w:date="2024-09-16T01:02:38Z">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https://doi.org/10.1111/nph.18856</w:t>
      </w:r>
    </w:p>
  </w:comment>
  <w:comment w:author="Evan Gora" w:id="424" w:date="2024-09-16T01:01:59Z">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518" w:date="2024-09-16T01:14:44Z">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Helene Muller-Landau" w:id="119" w:date="2024-09-09T11:29:33Z">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Helene Muller-Landau" w:id="120" w:date="2024-09-09T11:33:35Z">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Helene Muller-Landau" w:id="118" w:date="2024-09-09T11:32:07Z">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Evan Gora" w:id="519" w:date="2024-09-16T01:15:11Z">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465" w:date="2024-09-16T01:28:30Z">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rewording</w:t>
      </w:r>
    </w:p>
  </w:comment>
  <w:comment w:author="Michael Keller" w:id="642" w:date="2024-08-26T15:40:01Z">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Elsa Ordway" w:id="643" w:date="2024-09-13T21:10:30Z">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ground, tower, and airborne data or satellite data/products or both?</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"where existing datasets are" will be in the candidate landscapes table. "what the data can tell us I think can be integrated into the SATM table I'm creating"</w:t>
      </w:r>
    </w:p>
  </w:comment>
  <w:comment w:author="Helene Muller-Landau" w:id="182" w:date="2024-09-12T11:30:20Z">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 W. F., et al. . 2018. Phylogenetic classification of the world's tropical forests. Proceedings of the National Academy of Sciences of the United States of America, 115: 1837-1842. https://doi.org/10.1073/pnas.1714977115</w:t>
      </w:r>
    </w:p>
  </w:comment>
  <w:comment w:author="yovita ivanova" w:id="753" w:date="2024-08-10T19:41:58Z">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754" w:date="2024-08-20T15:23:10Z">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755" w:date="2024-08-23T15:20:07Z">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742" w:date="2024-08-26T18:06:45Z">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Regina Eckert" w:id="729" w:date="2024-08-26T23:40:34Z">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730" w:date="2024-09-05T17:15:00Z">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Sarah Worden" w:id="273" w:date="2024-09-09T17:05:33Z">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813" w:date="2024-09-08T21:31:37Z">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Antonio Belchior Anciaes Ferraz" w:id="449" w:date="2024-08-26T23:57:37Z">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30" w:date="2024-08-26T23:46:52Z">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718" w:date="2024-08-26T23:18:32Z">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719" w:date="2024-08-26T23:21:43Z">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720" w:date="2024-08-27T20:42:00Z">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721" w:date="2024-08-27T21:27:41Z">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yovita ivanova" w:id="760" w:date="2024-08-10T19:17:42Z">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Maria Santos" w:id="321" w:date="2024-09-13T10:21:35Z">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https://www.nature.com/articles/s41586-018-0301-1</w:t>
      </w:r>
    </w:p>
  </w:comment>
  <w:comment w:author="yovita ivanova" w:id="761" w:date="2024-08-10T19:23:09Z">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Adia Bey" w:id="820" w:date="2024-07-15T17:44:40Z">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821" w:date="2024-08-27T00:33:54Z">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Renato Braghiere" w:id="38" w:date="2024-08-26T16:59:12Z">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39" w:date="2024-08-26T16:58:30Z">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Marcos Longo" w:id="52" w:date="2024-08-26T16:55:57Z">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327" w:date="2024-09-09T17:22:28Z">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Anabelle Cardoso" w:id="808" w:date="2024-09-03T13:51:41Z">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807" w:date="2024-09-03T13:48:54Z">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arcos Longo" w:id="606" w:date="2024-09-17T21:13:43Z">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https://doi.org/10.1073/pnas.1920849117</w:t>
      </w:r>
    </w:p>
  </w:comment>
  <w:comment w:author="Le Bienfaiteur Sagang Takougoum" w:id="395" w:date="2024-09-18T06:10:19Z">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25" w:date="2024-09-18T05:41:32Z">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2" w:date="2024-09-18T05:23:11Z">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1" w:date="2024-09-18T05:22:46Z">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4" w:date="2024-09-18T05:25:14Z">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3" w:date="2024-09-18T05:23:46Z">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Anabelle Cardoso" w:id="804" w:date="2024-09-03T13:25:17Z">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Le Bienfaiteur Sagang Takougoum" w:id="318" w:date="2024-09-18T05:31:34Z">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Anabelle Cardoso" w:id="805" w:date="2024-09-03T13:29:49Z">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Le Bienfaiteur Sagang Takougoum" w:id="317" w:date="2024-09-18T05:28:05Z">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24" w:date="2024-09-18T05:41:05Z">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Anabelle Cardoso" w:id="806" w:date="2024-09-03T13:43:58Z">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Le Bienfaiteur Sagang Takougoum" w:id="316" w:date="2024-09-18T05:27:02Z">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5" w:date="2024-09-18T05:25:27Z">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47" w:date="2024-09-16T20:45:39Z">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46" w:date="2024-09-16T20:45:10Z">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Helene Muller-Landau" w:id="445" w:date="2024-09-14T21:32:11Z">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Chambers, J. Q., G. P. Asner, D. C. Morton, L. O. Anderson, S. S. Saatch, F. D. B. Espirito-Santo, M. Palace, and C. Souza, Jr. 2007. Regional ecosystem structure and function: ecological insights from remote sensing of tropical forests. Trends In Ecology &amp; Evolution, 22: 414-423. https://doi.org/10.1016/j.tree.2007.05.001</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Chraibi, E., H. Arnold, S. Luque, A. Deacon, A. E. Magurran, and J.-B. Féret. 2021. A Remote Sensing Approach to Understanding Patterns of Secondary Succession in Tropical Forest. Remote Sensing 13 (11). https://doi.org/10.3390/rs13112148</w:t>
      </w:r>
    </w:p>
  </w:comment>
  <w:comment w:author="Helene Muller-Landau" w:id="447" w:date="2024-09-14T21:31:40Z">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Bush, E. R., E. T. A. Mitchard, T. S. F. Silva, E. Dimoto, P. Dimbonda, L. Makaga, and K. Abernethy. 2020. Monitoring Mega-Crown Leaf Turnover from Space. Remote Sensing 12 (3). https://doi.org/10.3390/rs12030429</w:t>
      </w:r>
    </w:p>
  </w:comment>
  <w:comment w:author="Evan Gora" w:id="342" w:date="2024-09-16T20:42:59Z">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10.1126/science.abp8622</w:t>
      </w:r>
    </w:p>
  </w:comment>
  <w:comment w:author="Elsa Ordway" w:id="111" w:date="2024-09-16T20:42:39Z">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draft - develop later</w:t>
      </w:r>
    </w:p>
  </w:comment>
  <w:comment w:author="Evan Gora" w:id="345" w:date="2024-09-16T20:44:38Z">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10.1016/j.rse.2023.113798</w:t>
      </w:r>
    </w:p>
  </w:comment>
  <w:comment w:author="Helene Muller-Landau" w:id="194" w:date="2024-09-14T21:38:58Z">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Evan Gora" w:id="341" w:date="2024-09-16T20:42:39Z">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10.1038/s41558-020-00976-6</w:t>
      </w:r>
    </w:p>
  </w:comment>
  <w:comment w:author="Helene Muller-Landau" w:id="446" w:date="2024-09-14T21:37:15Z">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Tang, H., and R. Dubayah. 2017. Light-driven growth in Amazon evergreen forests explained by seasonal variations of vertical canopy structure. Proceedings of the National Academy of Sciences of the United States of America, 114: 2640-2644. https://doi.org/10.1073/pnas.1616943114</w:t>
      </w:r>
    </w:p>
  </w:comment>
  <w:comment w:author="Evan Gora" w:id="344" w:date="2024-09-16T20:44:04Z">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10.1088/1748-9326/acd018</w:t>
      </w:r>
    </w:p>
  </w:comment>
  <w:comment w:author="Michael Keller" w:id="103" w:date="2024-09-18T11:11:30Z">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w:t>
      </w:r>
    </w:p>
  </w:comment>
  <w:comment w:author="Michael Keller" w:id="102" w:date="2024-09-18T11:11:14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"Optimal" suggests that something has been optimized (i.e. we set some sort of cost function and tested out designs against that function).  Of course, we did no such thing.  So, perhaps we call this "Ideal?"</w:t>
      </w:r>
    </w:p>
  </w:comment>
  <w:comment w:author="Liane S. Guild" w:id="160" w:date="2024-09-10T01:01:21Z">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Liane S. Guild" w:id="162" w:date="2024-09-17T22:05:44Z">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444" w:date="2024-09-14T21:32:47Z">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Wang, J., G. Song, M. Liddell, P. Morellato, C. K. F. Lee, D. Yang, B. Alberton, M. Detto, X. Ma, Y. Zhao, H. C. H. Yeung, H. Zhang, M. Ng, B. W. Nelson, A. Huete, and J. Wu. 2023. An ecologically-constrained deep learning model for tropical leaf phenology monitoring using PlanetScope satellites. Remote Sensing of Environment, 286: 113429. https://doi.org/https://doi.org/10.1016/j.rse.2022.113429</w:t>
      </w:r>
    </w:p>
  </w:comment>
  <w:comment w:author="Evan Gora" w:id="343" w:date="2024-09-16T20:43:19Z">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10.1016/j.rse.2024.114195</w:t>
      </w:r>
    </w:p>
  </w:comment>
  <w:comment w:author="Elsa Ordway" w:id="122" w:date="2024-09-08T18:36:05Z">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41" w:date="2024-09-08T18:36:05Z">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van Gora" w:id="359" w:date="2024-09-16T21:00:29Z">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lsa Ordway" w:id="149" w:date="2024-09-08T19:12:03Z">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Evan Gora" w:id="357" w:date="2024-09-16T20:56:39Z">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356" w:date="2024-09-16T20:56:03Z">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10.1175/ei150.1</w:t>
      </w:r>
    </w:p>
  </w:comment>
  <w:comment w:author="Evan Gora" w:id="355" w:date="2024-09-16T20:55:19Z">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54" w:date="2024-09-16T20:54:33Z">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10.1111/1365-2745.13076</w:t>
      </w:r>
    </w:p>
  </w:comment>
  <w:comment w:author="Elsa Ordway" w:id="639" w:date="2024-09-15T01:47:04Z">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don't call functional requirements - not necessary needed at the white paper stage</w:t>
      </w:r>
    </w:p>
  </w:comment>
  <w:comment w:author="Elsa Ordway" w:id="634" w:date="2024-09-15T01:38:26Z">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https://esajournals.onlinelibrary.wiley.com/doi/pdf/10.1002/ecs2.3640</w:t>
      </w:r>
    </w:p>
  </w:comment>
  <w:comment w:author="Evan Gora" w:id="353" w:date="2024-09-16T20:53:58Z">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628" w:date="2024-09-15T01:41:15Z">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hyperspectral focused - add others</w:t>
      </w:r>
    </w:p>
  </w:comment>
  <w:comment w:author="Elsa Ordway" w:id="633" w:date="2024-09-15T01:35:18Z">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https://doi.org/10.1016/j.biocon.2020.108849</w:t>
      </w:r>
    </w:p>
  </w:comment>
  <w:comment w:author="Le Bienfaiteur Sagang Takougoum" w:id="132" w:date="2024-09-17T22:26:01Z">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58" w:date="2024-09-16T20:57:05Z">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van Gora" w:id="351" w:date="2024-09-16T20:50:43Z">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50" w:date="2024-09-16T20:50:19Z">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52" w:date="2024-09-16T20:53:09Z">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10.1046/j.1461-0248.2003.00394.x</w:t>
      </w:r>
    </w:p>
  </w:comment>
  <w:comment w:author="Evan Gora" w:id="348" w:date="2024-09-16T20:49:40Z">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lsa Ordway" w:id="630" w:date="2024-09-15T01:34:04Z">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https://doi.org/10.1016/j.agrformet.2024.109929</w:t>
      </w:r>
    </w:p>
  </w:comment>
  <w:comment w:author="Michelle Wong" w:id="631" w:date="2024-09-17T02:41:40Z">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references in this string were added to Mendeley</w:t>
      </w:r>
    </w:p>
  </w:comment>
  <w:comment w:author="Elsa Ordway" w:id="632" w:date="2024-09-15T01:34:26Z">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https://doi.org/10.1175/BAMS-D-23-0316.1</w:t>
      </w:r>
    </w:p>
  </w:comment>
  <w:comment w:author="Elsa Ordway" w:id="113" w:date="2024-09-08T19:25:30Z">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ichael Keller" w:id="59" w:date="2024-08-13T22:15:28Z">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Le Bienfaiteur Sagang Takougoum" w:id="60" w:date="2024-09-17T14:16:52Z">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add the ref for Baldocchi 2022? I only found Baldocchi 2024</w:t>
      </w:r>
    </w:p>
  </w:comment>
  <w:comment w:author="Michael Keller" w:id="61" w:date="2024-09-17T17:28:11Z">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to 2020 =  https://doi.org/10.1111/gcb.14807</w:t>
      </w:r>
    </w:p>
  </w:comment>
  <w:comment w:author="Adia Bey" w:id="752" w:date="2024-08-08T16:47:57Z">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Helene Muller-Landau" w:id="195" w:date="2024-09-14T20:39:53Z">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Isaac Aguilar Rivera" w:id="784" w:date="2024-09-11T16:41:43Z">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Sarah Worden" w:id="286" w:date="2024-09-05T21:57:48Z">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82" w:date="2024-09-05T21:57:07Z">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80" w:date="2024-09-05T21:56:38Z">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Helene Muller-Landau" w:id="443" w:date="2024-09-14T20:51:29Z">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Park, J. Y., H. C. Muller-Landau, J. W. Lichstein, S. W. Rifai, J. P. Dandois, and S. A. Bohlman. 2019. Quantifying Leaf Phenology of Individual Trees and Species in a Tropical Forest Using Unmanned Aerial Vehicle (UAV) Images. Remote Sensing, 11: 1534. https://doi.org/10.3390/rs11131534</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Alberton, B., T. C. M. Martin, H. R. Da Rocha, A. D. Richardson, M. S. B. Moura, R. S. Torres, and L. P. C. Morellato. 2023. Relationship between tropical leaf phenology and ecosystem productivity using phenocameras. Frontiers in Environmental Science, 11. https://doi.org/10.3389/fenvs.2023.1223219</w:t>
      </w:r>
    </w:p>
  </w:comment>
  <w:comment w:author="Michael Keller" w:id="780" w:date="2024-09-18T11:58:47Z">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noted above, this is not action.</w:t>
      </w:r>
    </w:p>
  </w:comment>
  <w:comment w:author="Michael Keller" w:id="62" w:date="2024-08-13T22:47:33Z">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Helene Muller-Landau" w:id="193" w:date="2024-09-14T20:43:58Z">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Essi Kane" w:id="655" w:date="2024-09-12T21:15:10Z">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suggest Bia Tano Forest Reserve for one of the field sites in Ghana because it hosts a Tower managed by the University of Energy and Natural Resources—Sunyani.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details about the site herewith</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Bia Tano Forest Reserve (BTFR) in Ghana, located in a tropical humid climate zone, is a moist semi-deciduous forest that experiences distinct hot-dry harmattan and rainy seasons, with annual rainfall ranging from 1270 to 1524 mm and a mean elevation of 361 meters. Land cover analyses by Kyere-Boateng et al. (2022) reveal that significant Land Use Land Cover (LULC) changes over the past 30 years have reduced the forest’s ability to support fringe communities and mitigate carbon emissions, with closed forests declining and open forests, built-up areas, and cultivated lands increasing due to human activities. Despite these challenges, BTFR remains ecologically rich, classified under Category IV of the International Union for Conservation of Nature (IUCN), and home to over 195 plant species. Current research at the forest is driven by the International Greenhouse Gas Monitoring and Global Change Research Station (GhanaFLUX), which uses eddy covariance (EC) systems to monitor carbon fluxes, air temperature, humidity, and solar radiation, with vertical CO2 profiles aiding in energy and carbon storage flux estimates. However, hydrological studies are yet to be initiated, highlighting the need for future research on soil moisture and precipitation. Additionally, collaborative efforts are ongoing to study Biogenic Volatile Organic Compounds (BVOCs) emissions, involving institutions such as the Forest Research Institute of Ghana, the Forestry Commission, and Lancaster University, aiming to deepen understanding of the reserve’s ecological functioning and contribute to climate change mitigation.</w:t>
      </w:r>
    </w:p>
  </w:comment>
  <w:comment w:author="Michelle Wong" w:id="431" w:date="2024-09-18T14:06:33Z">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10.5194/amt-10-59-2017</w:t>
      </w:r>
    </w:p>
  </w:comment>
  <w:comment w:author="Michael Keller" w:id="778" w:date="2024-09-18T11:57:07Z">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results from PANGEA may be incidentally useful for improved carbon accounting but that should not be our focus.  To avoid misunderstanding, I suggest dropping this whole paragraph.  It suggests that part of the PANGEA goal is to do carbon accounting.</w:t>
      </w:r>
    </w:p>
  </w:comment>
  <w:comment w:author="Michael Keller" w:id="64" w:date="2024-08-13T22:47:10Z">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elle Wong" w:id="432" w:date="2024-09-18T14:07:30Z">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10.5194/amt-14-665-2021</w:t>
      </w:r>
    </w:p>
  </w:comment>
  <w:comment w:author="Helene Muller-Landau" w:id="192" w:date="2024-09-14T20:36:30Z">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191" w:date="2024-09-14T20:36:13Z">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Elsa Ordway" w:id="114" w:date="2024-08-02T18:56:30Z">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Robinson Negron-Juarez" w:id="647" w:date="2024-09-02T01:00:49Z">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646" w:date="2024-09-02T01:01:37Z">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440" w:date="2024-09-09T01:17:19Z">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439" w:date="2024-09-09T01:16:43Z">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Elsa Ordway" w:id="441" w:date="2024-09-09T01:19:01Z">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Marcos Longo" w:id="693" w:date="2024-09-17T15:57:48Z">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edit this table, so I am working on this Google Doc: https://docs.google.com/document/d/1QOKvVmyhJQfntofnmo-R2ug6ekbVXlwLbLQWL2WSckw/edit?usp=sharing</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@renatob@caltech.edu @renato.braghiere@gmail.com @Felicien.Meunier@ugent.be @cterrer@mit.edu @ylfeng@berkeley.edu @Junjie.Liu@jpl.nasa.gov would you mind helping me to fill in the table in the other file if you have a chance? Thanks!</w:t>
      </w:r>
    </w:p>
  </w:comment>
  <w:comment w:author="Félicien Meunier" w:id="694" w:date="2024-09-17T17:45:18Z">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table!!</w:t>
      </w:r>
    </w:p>
  </w:comment>
  <w:comment w:author="Elsa Ordway" w:id="416" w:date="2024-09-09T00:40:33Z">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Maria Santos" w:id="536" w:date="2024-09-17T19:34:43Z">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https://www.nature.com/articles/s41893-022-00886-9</w:t>
      </w:r>
    </w:p>
  </w:comment>
  <w:comment w:author="Maria Santos" w:id="539" w:date="2024-09-17T19:35:35Z">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Maria Santos" w:id="538" w:date="2024-09-17T19:35:23Z">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https://iopscience.iop.org/article/10.1088/1748-9326/ab4551/meta</w:t>
      </w:r>
    </w:p>
  </w:comment>
  <w:comment w:author="Maria Santos" w:id="542" w:date="2024-09-17T19:52:34Z">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https://www.nature.com/articles/s43016-024-01018-6</w:t>
      </w:r>
    </w:p>
  </w:comment>
  <w:comment w:author="Marcos Longo" w:id="0" w:date="2024-09-17T23:51:24Z">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is also a contributing author through the modeling and data synthesis WG.</w:t>
      </w:r>
    </w:p>
  </w:comment>
  <w:comment w:author="Michelle Wong" w:id="436" w:date="2024-09-18T14:13:35Z">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https://www.nature.com/articles/nature12291</w:t>
      </w:r>
    </w:p>
  </w:comment>
  <w:comment w:author="Michelle Wong" w:id="437" w:date="2024-09-18T14:14:46Z">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https://www.nature.com/articles/nclimate2253</w:t>
      </w:r>
    </w:p>
  </w:comment>
  <w:comment w:author="Yanlei Feng" w:id="522" w:date="2024-09-17T19:47:07Z">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Heinrich, V.H.A., Vancutsem, C., Dalagnol, R., Rosan, T.M., Fawcett, D., Silva-Junior, C.H.L., Cassol, H.L.G., et al. (2023), “The carbon sink of secondary and degraded humid tropical forests”, Nature, Nature Publishing Group, Vol. 615 No. 7952, pp. 436–442, doi: 10.1038/s41586-022-05679-w.</w:t>
      </w:r>
    </w:p>
  </w:comment>
  <w:comment w:author="Marcos Longo" w:id="702" w:date="2024-09-18T00:18:26Z">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picking one question and one model is a wise idea, but I thought it would help to have some concrete examples. </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 free to delete the example if this may do more harm than good.</w:t>
      </w:r>
    </w:p>
  </w:comment>
  <w:comment w:author="Elsa Ordway" w:id="644" w:date="2024-08-02T22:14:30Z">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803" w:date="2024-09-03T12:19:10Z">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Elsa Ordway" w:id="610" w:date="2024-09-17T19:53:36Z">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ability to interpret satellite data</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Remote sensing has great potential, especially instruments coming on line in coming years, but lack of ground data hinders accurate and precise interpretation</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Scales mismatch</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Model-[RS] data integration: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we need to get right in models</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 vegetation (incl post-disturbance recovery and structural and functional diversity)</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 water use efficiency</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Drought stress response (incl. natural vs. managed lands)</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Partitioning of ET</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Hydraulic redistribution</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Root-groundwater interactions</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Surface water quality</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Planetary boundary layer diurnal evolution, advection, and entrainment</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Drivers of land-use change?</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Feedbacks of climate change in tropics on people (e.g., ag production, water quantity and quality, fire &amp; air quality)</w:t>
      </w:r>
    </w:p>
  </w:comment>
  <w:comment w:author="Elsa Ordway" w:id="8" w:date="2024-08-02T21:43:31Z">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aria Santos" w:id="543" w:date="2024-09-17T19:53:56Z">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https://www.nature.com/articles/s41597-022-01332-3</w:t>
      </w:r>
    </w:p>
  </w:comment>
  <w:comment w:author="Robinson Negron-Juarez" w:id="435" w:date="2024-09-18T14:55:26Z">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@junjie.liu@jpl.nasa.gov </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 Jackson is leading a project measuring methane emissions in tropical forests, utilizing two AndesFlux towers, one in French Guiana, and others in Brazil.</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elsaordway@ucla.edu_</w:t>
      </w:r>
    </w:p>
  </w:comment>
  <w:comment w:author="Robinson Negron-Juarez" w:id="44" w:date="2024-09-18T14:58:43Z">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https://doi.org/10.1088/1748-9326/10/6/064017</w:t>
      </w:r>
    </w:p>
  </w:comment>
  <w:comment w:author="Helene Muller-Landau" w:id="188" w:date="2024-09-14T18:14:22Z">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190" w:date="2024-09-14T18:19:39Z">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Maria Santos" w:id="544" w:date="2024-09-17T20:00:47Z">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https://www.nature.com/articles/s41467-020-16185-w</w:t>
      </w:r>
    </w:p>
  </w:comment>
  <w:comment w:author="Helene Muller-Landau" w:id="189" w:date="2024-09-14T18:18:26Z">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Michelle Wong" w:id="153" w:date="2024-09-08T20:22:18Z">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54" w:date="2024-09-08T19:46:02Z">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55" w:date="2024-09-09T20:06:36Z">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56" w:date="2024-09-09T20:07:13Z">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57" w:date="2024-09-10T00:51:56Z">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Elsa Ordway" w:id="740" w:date="2024-09-09T05:27:21Z">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241" w:date="2024-09-08T20:40:40Z">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242" w:date="2024-09-08T21:13:17Z">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243" w:date="2024-09-08T21:22:19Z">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244" w:date="2024-09-08T21:43:12Z">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245" w:date="2024-09-09T02:37:55Z">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lsa Ordway" w:id="775" w:date="2024-09-09T05:30:30Z">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657" w:date="2024-09-09T04:27:04Z">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Elsa Ordway" w:id="99" w:date="2024-09-09T04:20:12Z">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723" w:date="2024-09-05T00:09:51Z">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496" w:date="2024-09-09T19:37:28Z">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725" w:date="2024-09-05T00:10:42Z">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Sarah Worden" w:id="275" w:date="2024-09-09T03:43:30Z">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rcos Longo" w:id="722" w:date="2024-09-05T00:18:41Z">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Marcos Longo" w:id="608" w:date="2024-09-17T21:07:36Z">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https://dx.doi.org/10.1016/j.flora.2020.151609</w:t>
      </w:r>
    </w:p>
  </w:comment>
  <w:comment w:author="Marcos Longo" w:id="605" w:date="2024-09-17T21:06:30Z">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https://dx.doi.org/10.1038/s43247-024-01205-0</w:t>
      </w:r>
    </w:p>
  </w:comment>
  <w:comment w:author="Michael Keller" w:id="739" w:date="2024-09-17T21:07:39Z">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be careful here.  The "team" does not develop MOU's -- this attribution is NASAs.  The idea of pointing to past successes is great.  Otherwise, we need to say in not too many worlds that this is what NASA does, not us.</w:t>
      </w:r>
    </w:p>
  </w:comment>
  <w:comment w:author="sarah worden" w:id="255" w:date="2024-09-09T02:10:09Z">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sarah worden" w:id="270" w:date="2024-09-09T02:09:03Z">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726" w:date="2024-09-05T00:11:23Z">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59" w:date="2024-09-09T02:05:04Z">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601" w:date="2024-09-17T21:04:35Z">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https://dx.doi.org/10.1029/2020GL087820</w:t>
      </w:r>
    </w:p>
  </w:comment>
  <w:comment w:author="Marcos Longo" w:id="727" w:date="2024-09-05T00:12:01Z">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65" w:date="2024-09-09T02:08:16Z">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Marcos Longo" w:id="602" w:date="2024-09-17T21:04:58Z">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https://dx.doi.org/10.1088/1748-9326/ab90a7</w:t>
      </w:r>
    </w:p>
  </w:comment>
  <w:comment w:author="sarah worden" w:id="264" w:date="2024-09-09T02:07:58Z">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272" w:date="2024-09-09T02:09:52Z">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Elsa Ordway" w:id="811" w:date="2024-09-09T02:13:48Z">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71" w:date="2024-09-09T02:09:26Z">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724" w:date="2024-09-05T00:17:00Z">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Marcos Longo" w:id="603" w:date="2024-09-17T21:05:30Z">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https://dx.doi.org/10.5194/bg-18-2511-2021</w:t>
      </w:r>
    </w:p>
  </w:comment>
  <w:comment w:author="Elsa Ordway" w:id="173" w:date="2024-09-09T02:13:30Z">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Helene Muller-Landau" w:id="174" w:date="2024-09-11T16:00:53Z">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Flack-Prain, S., P. Meir, Y. Malhi, T. L. Smallman, and M. Williams. 2019. The importance of physiological, structural and trait responses to drought stress in driving spatial and temporal variation in GPP across Amazon forests. Biogeosciences, 16: 4463-4484. https://doi.org/10.5194/bg-16-4463-2019</w:t>
      </w:r>
    </w:p>
  </w:comment>
  <w:comment w:author="Marcos Longo" w:id="604" w:date="2024-09-17T21:06:07Z">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https://dx.doi.org/10.1126/sciadv.abj3309</w:t>
      </w:r>
    </w:p>
  </w:comment>
  <w:comment w:author="sarah worden" w:id="254" w:date="2024-09-09T02:03:29Z">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Adia Bey" w:id="798" w:date="2024-09-03T18:59:48Z">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40" w:date="2024-08-15T15:21:38Z">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1" w:date="2024-08-26T16:55:15Z">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2" w:date="2024-08-15T15:21:38Z">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3" w:date="2024-08-26T16:55:15Z">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07" w:date="2024-09-17T21:06:59Z">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https://dx.doi.org/10.1111/gcb.14709</w:t>
      </w:r>
    </w:p>
  </w:comment>
  <w:comment w:author="sarah worden" w:id="258" w:date="2024-09-09T02:04:26Z">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263" w:date="2024-09-09T02:07:48Z">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57" w:date="2024-09-09T02:04:02Z">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62" w:date="2024-09-09T02:07:26Z">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809" w:date="2024-09-03T19:34:02Z">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433" w:date="2024-09-09T01:34:27Z">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61" w:date="2024-09-09T02:06:47Z">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434" w:date="2024-09-09T01:34:05Z">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60" w:date="2024-09-09T02:06:05Z">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51" w:date="2024-09-09T02:02:26Z">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18" w:date="2024-08-15T15:15:22Z">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50" w:date="2024-09-09T02:01:42Z">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Garamon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B1">
    <w:pPr>
      <w:rPr>
        <w:color w:val="0000ff"/>
      </w:rPr>
    </w:pPr>
    <w:r w:rsidDel="00000000" w:rsidR="00000000" w:rsidRPr="00000000">
      <w:rPr>
        <w:rtl w:val="0"/>
      </w:rPr>
    </w:r>
  </w:p>
  <w:p w:rsidR="00000000" w:rsidDel="00000000" w:rsidP="00000000" w:rsidRDefault="00000000" w:rsidRPr="00000000" w14:paraId="000009B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9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opscience.iop.org/article/10.1088/1748-9326/aabe9f/meta" TargetMode="External"/><Relationship Id="rId42" Type="http://schemas.openxmlformats.org/officeDocument/2006/relationships/hyperlink" Target="https://doi.org/10.1002/2016RG000517" TargetMode="External"/><Relationship Id="rId41" Type="http://schemas.openxmlformats.org/officeDocument/2006/relationships/hyperlink" Target="https://doi.org/10.1038/s41467-022-35570-1" TargetMode="External"/><Relationship Id="rId44" Type="http://schemas.openxmlformats.org/officeDocument/2006/relationships/hyperlink" Target="https://doi.org/10.1007/BF02803209" TargetMode="External"/><Relationship Id="rId43" Type="http://schemas.openxmlformats.org/officeDocument/2006/relationships/hyperlink" Target="https://doi.org/10.1111/btp.12315" TargetMode="External"/><Relationship Id="rId46" Type="http://schemas.openxmlformats.org/officeDocument/2006/relationships/hyperlink" Target="https://doi.org/10.1073/pnas.1714597115" TargetMode="External"/><Relationship Id="rId45" Type="http://schemas.openxmlformats.org/officeDocument/2006/relationships/hyperlink" Target="https://doi.org/10.1007/978-3-319-27422-5_6" TargetMode="External"/><Relationship Id="rId107" Type="http://schemas.openxmlformats.org/officeDocument/2006/relationships/hyperlink" Target="https://link.springer.com/article/10.1007/s00382-019-04728-x" TargetMode="External"/><Relationship Id="rId106" Type="http://schemas.openxmlformats.org/officeDocument/2006/relationships/hyperlink" Target="https://link.springer.com/article/10.1007/s00382-019-05033-3" TargetMode="External"/><Relationship Id="rId105" Type="http://schemas.openxmlformats.org/officeDocument/2006/relationships/hyperlink" Target="https://link.springer.com/article/10.1007/s40641-019-00130-1" TargetMode="External"/><Relationship Id="rId104" Type="http://schemas.openxmlformats.org/officeDocument/2006/relationships/hyperlink" Target="https://link.springer.com/article/10.1007/s40641-018-0110-5#ref-CR26" TargetMode="External"/><Relationship Id="rId109" Type="http://schemas.openxmlformats.org/officeDocument/2006/relationships/hyperlink" Target="https://link.springer.com/article/10.1007/s00382-020-05133-5" TargetMode="External"/><Relationship Id="rId108" Type="http://schemas.openxmlformats.org/officeDocument/2006/relationships/hyperlink" Target="https://doi.org/10.1029/2018JD029634" TargetMode="External"/><Relationship Id="rId48" Type="http://schemas.openxmlformats.org/officeDocument/2006/relationships/hyperlink" Target="https://doi.org/10.1016/j.rse.2021.112620" TargetMode="External"/><Relationship Id="rId47" Type="http://schemas.openxmlformats.org/officeDocument/2006/relationships/hyperlink" Target="https://doi.org/10.1038/s41467-021-25428-3" TargetMode="External"/><Relationship Id="rId49" Type="http://schemas.openxmlformats.org/officeDocument/2006/relationships/hyperlink" Target="https://doi.org/10.1016/j.agrformet.2018.05.015" TargetMode="External"/><Relationship Id="rId103" Type="http://schemas.openxmlformats.org/officeDocument/2006/relationships/hyperlink" Target="https://www.nature.com/articles/nature13636" TargetMode="External"/><Relationship Id="rId102" Type="http://schemas.openxmlformats.org/officeDocument/2006/relationships/hyperlink" Target="https://www.nature.com/articles/s41558-019-0603-9" TargetMode="External"/><Relationship Id="rId101" Type="http://schemas.openxmlformats.org/officeDocument/2006/relationships/hyperlink" Target="https://doi.org/10.1175/JCLI-D-14-00230.1" TargetMode="External"/><Relationship Id="rId100" Type="http://schemas.openxmlformats.org/officeDocument/2006/relationships/hyperlink" Target="https://doi.org/10.1002/2015GL065063" TargetMode="External"/><Relationship Id="rId31" Type="http://schemas.openxmlformats.org/officeDocument/2006/relationships/hyperlink" Target="https://paperpile.com/c/ovIUza/LDiS" TargetMode="External"/><Relationship Id="rId30" Type="http://schemas.openxmlformats.org/officeDocument/2006/relationships/hyperlink" Target="https://paperpile.com/c/ovIUza/LDiS" TargetMode="External"/><Relationship Id="rId33" Type="http://schemas.openxmlformats.org/officeDocument/2006/relationships/hyperlink" Target="https://paperpile.com/c/ovIUza/FPcy+yMq6" TargetMode="External"/><Relationship Id="rId32" Type="http://schemas.openxmlformats.org/officeDocument/2006/relationships/hyperlink" Target="https://paperpile.com/c/ovIUza/LDiS" TargetMode="External"/><Relationship Id="rId35" Type="http://schemas.openxmlformats.org/officeDocument/2006/relationships/hyperlink" Target="https://paperpile.com/c/ovIUza/FPcy+yMq6" TargetMode="External"/><Relationship Id="rId34" Type="http://schemas.openxmlformats.org/officeDocument/2006/relationships/hyperlink" Target="https://paperpile.com/c/ovIUza/FPcy+yMq6" TargetMode="External"/><Relationship Id="rId37" Type="http://schemas.openxmlformats.org/officeDocument/2006/relationships/hyperlink" Target="https://paperpile.com/c/ovIUza/FPcy+yMq6" TargetMode="External"/><Relationship Id="rId176" Type="http://schemas.openxmlformats.org/officeDocument/2006/relationships/hyperlink" Target="https://uclouvain.be/en/research-institutes/eli" TargetMode="External"/><Relationship Id="rId36" Type="http://schemas.openxmlformats.org/officeDocument/2006/relationships/hyperlink" Target="https://paperpile.com/c/ovIUza/FPcy+yMq6" TargetMode="External"/><Relationship Id="rId175" Type="http://schemas.openxmlformats.org/officeDocument/2006/relationships/hyperlink" Target="https://www.spun.earth/" TargetMode="External"/><Relationship Id="rId39" Type="http://schemas.openxmlformats.org/officeDocument/2006/relationships/hyperlink" Target="https://rmets.onlinelibrary.wiley.com/doi/full/10.1002/joc.5171" TargetMode="External"/><Relationship Id="rId174" Type="http://schemas.openxmlformats.org/officeDocument/2006/relationships/hyperlink" Target="https://www.met.psu.edu/" TargetMode="External"/><Relationship Id="rId38" Type="http://schemas.openxmlformats.org/officeDocument/2006/relationships/hyperlink" Target="https://doi.org/10.1007/s00382-023-06903-7" TargetMode="External"/><Relationship Id="rId173" Type="http://schemas.openxmlformats.org/officeDocument/2006/relationships/hyperlink" Target="https://www.gob.pe/unp" TargetMode="External"/><Relationship Id="rId177" Type="http://schemas.openxmlformats.org/officeDocument/2006/relationships/hyperlink" Target="mailto:pamela.collins@nasa.gov" TargetMode="External"/><Relationship Id="rId20" Type="http://schemas.openxmlformats.org/officeDocument/2006/relationships/hyperlink" Target="https://doi.org/10.1029/2010WR009127" TargetMode="External"/><Relationship Id="rId22" Type="http://schemas.openxmlformats.org/officeDocument/2006/relationships/hyperlink" Target="https://doi.org/10.1371/journal.pclm.0000054" TargetMode="External"/><Relationship Id="rId21" Type="http://schemas.openxmlformats.org/officeDocument/2006/relationships/hyperlink" Target="https://doi.org/10.1038/s41558-018-0177-y" TargetMode="External"/><Relationship Id="rId24" Type="http://schemas.openxmlformats.org/officeDocument/2006/relationships/hyperlink" Target="https://paperpile.com/c/ovIUza/J2Id+7TNp+vM0J" TargetMode="External"/><Relationship Id="rId23" Type="http://schemas.openxmlformats.org/officeDocument/2006/relationships/hyperlink" Target="https://paperpile.com/c/ovIUza/J2Id+7TNp+vM0J" TargetMode="External"/><Relationship Id="rId129" Type="http://schemas.openxmlformats.org/officeDocument/2006/relationships/hyperlink" Target="https://onlinelibrary.wiley.com/doi/full/10.1111/gcb.14413" TargetMode="External"/><Relationship Id="rId128" Type="http://schemas.openxmlformats.org/officeDocument/2006/relationships/hyperlink" Target="https://onlinelibrary.wiley.com/doi/full/10.1111/gcb.14413" TargetMode="External"/><Relationship Id="rId127" Type="http://schemas.openxmlformats.org/officeDocument/2006/relationships/hyperlink" Target="https://onlinelibrary.wiley.com/doi/full/10.1111/gcb.14413" TargetMode="External"/><Relationship Id="rId126" Type="http://schemas.openxmlformats.org/officeDocument/2006/relationships/hyperlink" Target="https://onlinelibrary.wiley.com/doi/full/10.1111/gcb.14413" TargetMode="External"/><Relationship Id="rId26" Type="http://schemas.openxmlformats.org/officeDocument/2006/relationships/hyperlink" Target="https://paperpile.com/c/ovIUza/J2Id+7TNp+vM0J" TargetMode="External"/><Relationship Id="rId121" Type="http://schemas.openxmlformats.org/officeDocument/2006/relationships/hyperlink" Target="https://doi.org/10.1073/pnas.1204651110" TargetMode="External"/><Relationship Id="rId25" Type="http://schemas.openxmlformats.org/officeDocument/2006/relationships/hyperlink" Target="https://paperpile.com/c/ovIUza/J2Id+7TNp+vM0J" TargetMode="External"/><Relationship Id="rId120" Type="http://schemas.openxmlformats.org/officeDocument/2006/relationships/hyperlink" Target="https://doi.org/10.1098/rstb.2012.0306" TargetMode="External"/><Relationship Id="rId28" Type="http://schemas.openxmlformats.org/officeDocument/2006/relationships/hyperlink" Target="https://paperpile.com/c/ovIUza/J2Id+7TNp+vM0J" TargetMode="External"/><Relationship Id="rId27" Type="http://schemas.openxmlformats.org/officeDocument/2006/relationships/hyperlink" Target="https://paperpile.com/c/ovIUza/J2Id+7TNp+vM0J" TargetMode="External"/><Relationship Id="rId125" Type="http://schemas.openxmlformats.org/officeDocument/2006/relationships/hyperlink" Target="https://doi.org/10.1029/2018JD029537" TargetMode="External"/><Relationship Id="rId29" Type="http://schemas.openxmlformats.org/officeDocument/2006/relationships/hyperlink" Target="https://paperpile.com/c/ovIUza/J2Id+7TNp+vM0J" TargetMode="External"/><Relationship Id="rId124" Type="http://schemas.openxmlformats.org/officeDocument/2006/relationships/hyperlink" Target="https://onlinelibrary.wiley.com/doi/full/10.1111/gcb.14413" TargetMode="External"/><Relationship Id="rId123" Type="http://schemas.openxmlformats.org/officeDocument/2006/relationships/hyperlink" Target="https://www.nature.com/articles/s41558-023-01776-4" TargetMode="External"/><Relationship Id="rId122" Type="http://schemas.openxmlformats.org/officeDocument/2006/relationships/hyperlink" Target="https://www.pnas.org/doi/abs/10.1073/pnas.2003169118" TargetMode="External"/><Relationship Id="rId95" Type="http://schemas.openxmlformats.org/officeDocument/2006/relationships/hyperlink" Target="https://doi.org/10.1073/pnas.1906091116" TargetMode="External"/><Relationship Id="rId94" Type="http://schemas.openxmlformats.org/officeDocument/2006/relationships/hyperlink" Target="https://paperpile.com/c/ovIUza/YQKg" TargetMode="External"/><Relationship Id="rId97" Type="http://schemas.openxmlformats.org/officeDocument/2006/relationships/hyperlink" Target="https://doi.org/10.5194/acp-20-13283-2020" TargetMode="External"/><Relationship Id="rId96" Type="http://schemas.openxmlformats.org/officeDocument/2006/relationships/hyperlink" Target="https://paperpile.com/c/ovIUza/YQKg" TargetMode="External"/><Relationship Id="rId11" Type="http://schemas.openxmlformats.org/officeDocument/2006/relationships/hyperlink" Target="https://drive.google.com/file/d/1r9vFP5H4r7QVy379OSeGuPAWdINTQuRj/view?usp=sharing" TargetMode="External"/><Relationship Id="rId99" Type="http://schemas.openxmlformats.org/officeDocument/2006/relationships/hyperlink" Target="https://doi.org/10.5194/acp-22-8639-2022"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98" Type="http://schemas.openxmlformats.org/officeDocument/2006/relationships/hyperlink" Target="https://doi.org/10.1029/2007JD009449" TargetMode="External"/><Relationship Id="rId13" Type="http://schemas.openxmlformats.org/officeDocument/2006/relationships/hyperlink" Target="https://www.nature.com/articles/s41586-024-07602-x" TargetMode="External"/><Relationship Id="rId12" Type="http://schemas.openxmlformats.org/officeDocument/2006/relationships/hyperlink" Target="https://www.nature.com/articles/s41586-024-07602-x" TargetMode="External"/><Relationship Id="rId91" Type="http://schemas.openxmlformats.org/officeDocument/2006/relationships/hyperlink" Target="https://paperpile.com/c/ovIUza/9zs5+pHwu" TargetMode="External"/><Relationship Id="rId90" Type="http://schemas.openxmlformats.org/officeDocument/2006/relationships/hyperlink" Target="https://paperpile.com/c/ovIUza/9zs5+pHwu" TargetMode="External"/><Relationship Id="rId93" Type="http://schemas.openxmlformats.org/officeDocument/2006/relationships/hyperlink" Target="https://paperpile.com/c/ovIUza/YQKg" TargetMode="External"/><Relationship Id="rId92" Type="http://schemas.openxmlformats.org/officeDocument/2006/relationships/hyperlink" Target="https://paperpile.com/c/ovIUza/YQKg" TargetMode="External"/><Relationship Id="rId118" Type="http://schemas.openxmlformats.org/officeDocument/2006/relationships/hyperlink" Target="https://paperpile.com/c/gMdJbo/Kyl6g+xVK1H+gc1mx" TargetMode="External"/><Relationship Id="rId117" Type="http://schemas.openxmlformats.org/officeDocument/2006/relationships/hyperlink" Target="https://paperpile.com/c/gMdJbo/Kyl6g+xVK1H+gc1mx" TargetMode="External"/><Relationship Id="rId116" Type="http://schemas.openxmlformats.org/officeDocument/2006/relationships/hyperlink" Target="https://paperpile.com/c/gMdJbo/Kyl6g+xVK1H+gc1mx" TargetMode="External"/><Relationship Id="rId115" Type="http://schemas.openxmlformats.org/officeDocument/2006/relationships/hyperlink" Target="https://link.springer.com/article/10.1007/s00382-022-06657-8" TargetMode="External"/><Relationship Id="rId119" Type="http://schemas.openxmlformats.org/officeDocument/2006/relationships/hyperlink" Target="https://www.pnas.org/doi/abs/10.1073/pnas.2116626119" TargetMode="External"/><Relationship Id="rId15" Type="http://schemas.openxmlformats.org/officeDocument/2006/relationships/image" Target="media/image3.jpg"/><Relationship Id="rId110" Type="http://schemas.openxmlformats.org/officeDocument/2006/relationships/hyperlink" Target="https://doi.org/10.1002/2017JD026526" TargetMode="External"/><Relationship Id="rId14" Type="http://schemas.openxmlformats.org/officeDocument/2006/relationships/hyperlink" Target="https://www.nature.com/articles/s41586-022-05679-w" TargetMode="External"/><Relationship Id="rId17" Type="http://schemas.openxmlformats.org/officeDocument/2006/relationships/hyperlink" Target="https://doi.org/10.1073/pnas.1621516114" TargetMode="External"/><Relationship Id="rId16" Type="http://schemas.openxmlformats.org/officeDocument/2006/relationships/hyperlink" Target="https://agupubs.onlinelibrary.wiley.com/doi/full/10.1029/2023JG007421#jgrg22473-bib-0124" TargetMode="External"/><Relationship Id="rId19" Type="http://schemas.openxmlformats.org/officeDocument/2006/relationships/hyperlink" Target="https://doi.org/10.1029/2020JG006024" TargetMode="External"/><Relationship Id="rId114" Type="http://schemas.openxmlformats.org/officeDocument/2006/relationships/hyperlink" Target="https://www.nature.com/articles/nature13265" TargetMode="External"/><Relationship Id="rId18" Type="http://schemas.openxmlformats.org/officeDocument/2006/relationships/hyperlink" Target="https://doi.org/10.1002/9781119657002.ch11" TargetMode="External"/><Relationship Id="rId113" Type="http://schemas.openxmlformats.org/officeDocument/2006/relationships/hyperlink" Target="https://iopscience.iop.org/article/10.1088/1748-9326/ab738e/meta" TargetMode="External"/><Relationship Id="rId112" Type="http://schemas.openxmlformats.org/officeDocument/2006/relationships/hyperlink" Target="https://www.nature.com/articles/s41558-019-0512-y" TargetMode="External"/><Relationship Id="rId111" Type="http://schemas.openxmlformats.org/officeDocument/2006/relationships/hyperlink" Target="https://www.sciencedirect.com/science/article/pii/S0048969718336489?casa_token=oSJiFPgcdAYAAAAA:Js7DfKa7_T4JbahgzIGAPO0CZ2fPKZT1yC1hpZOG8glUpVcXpfS0ZzL4Y4_YYvqIDxrnqRdDjtk" TargetMode="External"/><Relationship Id="rId84" Type="http://schemas.openxmlformats.org/officeDocument/2006/relationships/hyperlink" Target="https://paperpile.com/c/ovIUza/XlMK+2OlF+Ykxm" TargetMode="External"/><Relationship Id="rId83" Type="http://schemas.openxmlformats.org/officeDocument/2006/relationships/hyperlink" Target="https://paperpile.com/c/ovIUza/XlMK+2OlF+Ykxm" TargetMode="External"/><Relationship Id="rId86" Type="http://schemas.openxmlformats.org/officeDocument/2006/relationships/hyperlink" Target="https://paperpile.com/c/ovIUza/XlMK+2OlF+Ykxm" TargetMode="External"/><Relationship Id="rId85" Type="http://schemas.openxmlformats.org/officeDocument/2006/relationships/hyperlink" Target="https://paperpile.com/c/ovIUza/XlMK+2OlF+Ykxm" TargetMode="External"/><Relationship Id="rId88" Type="http://schemas.openxmlformats.org/officeDocument/2006/relationships/hyperlink" Target="https://paperpile.com/c/ovIUza/9zs5+pHwu" TargetMode="External"/><Relationship Id="rId150" Type="http://schemas.openxmlformats.org/officeDocument/2006/relationships/header" Target="header1.xml"/><Relationship Id="rId87" Type="http://schemas.openxmlformats.org/officeDocument/2006/relationships/hyperlink" Target="https://paperpile.com/c/ovIUza/9zs5+pHwu" TargetMode="External"/><Relationship Id="rId89" Type="http://schemas.openxmlformats.org/officeDocument/2006/relationships/hyperlink" Target="https://paperpile.com/c/ovIUza/9zs5+pHwu" TargetMode="External"/><Relationship Id="rId80" Type="http://schemas.openxmlformats.org/officeDocument/2006/relationships/hyperlink" Target="https://paperpile.com/c/ovIUza/qpFq" TargetMode="External"/><Relationship Id="rId82" Type="http://schemas.openxmlformats.org/officeDocument/2006/relationships/hyperlink" Target="https://paperpile.com/c/ovIUza/XlMK+2OlF+Ykxm" TargetMode="External"/><Relationship Id="rId81" Type="http://schemas.openxmlformats.org/officeDocument/2006/relationships/hyperlink" Target="https://paperpile.com/c/ovIUza/XlMK+2OlF+Ykx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i.org/10.3390/plants12213710" TargetMode="External"/><Relationship Id="rId4" Type="http://schemas.openxmlformats.org/officeDocument/2006/relationships/fontTable" Target="fontTable.xml"/><Relationship Id="rId148" Type="http://schemas.openxmlformats.org/officeDocument/2006/relationships/hyperlink" Target="https://doi.org/10.1002/ecs2.3833" TargetMode="External"/><Relationship Id="rId9" Type="http://schemas.openxmlformats.org/officeDocument/2006/relationships/hyperlink" Target="https://docs.google.com/spreadsheets/d/1IMawYdO6ZRRX0R5MexkIwF3_BZTi52_tHQxmHoxjtNU/edit?usp=sharing" TargetMode="External"/><Relationship Id="rId143" Type="http://schemas.openxmlformats.org/officeDocument/2006/relationships/hyperlink" Target="https://doi.org/10.5194/hess-25-2279-2021" TargetMode="External"/><Relationship Id="rId142" Type="http://schemas.openxmlformats.org/officeDocument/2006/relationships/hyperlink" Target="https://doi.org/10.1073/pnas.1514043113" TargetMode="External"/><Relationship Id="rId141" Type="http://schemas.openxmlformats.org/officeDocument/2006/relationships/hyperlink" Target="https://iopscience.iop.org/article/10.1088/1748-9326/aad66c/meta" TargetMode="External"/><Relationship Id="rId140" Type="http://schemas.openxmlformats.org/officeDocument/2006/relationships/hyperlink" Target="https://doi.org/10.1002/2016RG000517" TargetMode="External"/><Relationship Id="rId5" Type="http://schemas.openxmlformats.org/officeDocument/2006/relationships/footnotes" Target="footnotes.xml"/><Relationship Id="rId147" Type="http://schemas.openxmlformats.org/officeDocument/2006/relationships/hyperlink" Target="https://doi.org/10.1073/pnas.1514043113" TargetMode="External"/><Relationship Id="rId6" Type="http://schemas.openxmlformats.org/officeDocument/2006/relationships/numbering" Target="numbering.xml"/><Relationship Id="rId146" Type="http://schemas.openxmlformats.org/officeDocument/2006/relationships/hyperlink" Target="https://www.nature.com/articles/s41467-020-20482-9" TargetMode="External"/><Relationship Id="rId7" Type="http://schemas.openxmlformats.org/officeDocument/2006/relationships/styles" Target="styles.xml"/><Relationship Id="rId145" Type="http://schemas.openxmlformats.org/officeDocument/2006/relationships/hyperlink" Target="https://www.sciencedirect.com/science/article/pii/S0048969721020350"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doi.org/10.5194/hess-24-1565-2020" TargetMode="External"/><Relationship Id="rId73" Type="http://schemas.openxmlformats.org/officeDocument/2006/relationships/hyperlink" Target="https://agupubs.onlinelibrary.wiley.com/doi/full/10.1002/2017GL076526" TargetMode="External"/><Relationship Id="rId72" Type="http://schemas.openxmlformats.org/officeDocument/2006/relationships/hyperlink" Target="https://paperpile.com/c/ovIUza/FoUS+HHQU+ZxJz+MUqe" TargetMode="External"/><Relationship Id="rId75" Type="http://schemas.openxmlformats.org/officeDocument/2006/relationships/hyperlink" Target="https://www.sciencedirect.com/science/article/pii/S0301479715303935?via%3Dihub#bib10" TargetMode="External"/><Relationship Id="rId74" Type="http://schemas.openxmlformats.org/officeDocument/2006/relationships/hyperlink" Target="http://dx.doi.org/10.1016/S0022-1694(03)00267-1" TargetMode="External"/><Relationship Id="rId77" Type="http://schemas.openxmlformats.org/officeDocument/2006/relationships/hyperlink" Target="https://agupubs.onlinelibrary.wiley.com/doi/full/10.1002/2014JD022586" TargetMode="External"/><Relationship Id="rId76" Type="http://schemas.openxmlformats.org/officeDocument/2006/relationships/hyperlink" Target="https://iopscience.iop.org/article/10.1088/1748-9326/ac4c1d/meta" TargetMode="External"/><Relationship Id="rId79" Type="http://schemas.openxmlformats.org/officeDocument/2006/relationships/hyperlink" Target="https://paperpile.com/c/ovIUza/XlMK+2OlF+Ykxm" TargetMode="External"/><Relationship Id="rId78" Type="http://schemas.openxmlformats.org/officeDocument/2006/relationships/hyperlink" Target="https://www.nature.com/articles/s41586-022-05690-1" TargetMode="External"/><Relationship Id="rId71" Type="http://schemas.openxmlformats.org/officeDocument/2006/relationships/hyperlink" Target="https://paperpile.com/c/ovIUza/FoUS+HHQU+ZxJz+MUqe" TargetMode="External"/><Relationship Id="rId70" Type="http://schemas.openxmlformats.org/officeDocument/2006/relationships/hyperlink" Target="https://paperpile.com/c/ovIUza/FoUS+HHQU+ZxJz+MUqe" TargetMode="External"/><Relationship Id="rId139" Type="http://schemas.openxmlformats.org/officeDocument/2006/relationships/hyperlink" Target="https://doi.org/10.3389/fsoil.2022.883236" TargetMode="External"/><Relationship Id="rId138" Type="http://schemas.openxmlformats.org/officeDocument/2006/relationships/hyperlink" Target="https://doi.org/10.1111/j.1365-2486.2008.01813.x" TargetMode="External"/><Relationship Id="rId137" Type="http://schemas.openxmlformats.org/officeDocument/2006/relationships/hyperlink" Target="https://paperpile.com/c/ovIUza/zrGk+iDoN+6fAo+yCO2" TargetMode="External"/><Relationship Id="rId132" Type="http://schemas.openxmlformats.org/officeDocument/2006/relationships/hyperlink" Target="https://paperpile.com/c/ovIUza/zrGk+iDoN+6fAo+yCO2" TargetMode="External"/><Relationship Id="rId131" Type="http://schemas.openxmlformats.org/officeDocument/2006/relationships/hyperlink" Target="https://paperpile.com/c/ovIUza/zrGk+iDoN+6fAo+yCO2" TargetMode="External"/><Relationship Id="rId130" Type="http://schemas.openxmlformats.org/officeDocument/2006/relationships/hyperlink" Target="https://royalsocietypublishing.org/doi/10.1098/rstb.2012.0312" TargetMode="External"/><Relationship Id="rId136" Type="http://schemas.openxmlformats.org/officeDocument/2006/relationships/hyperlink" Target="https://paperpile.com/c/ovIUza/zrGk+iDoN+6fAo+yCO2" TargetMode="External"/><Relationship Id="rId135" Type="http://schemas.openxmlformats.org/officeDocument/2006/relationships/hyperlink" Target="https://paperpile.com/c/ovIUza/zrGk+iDoN+6fAo+yCO2" TargetMode="External"/><Relationship Id="rId134" Type="http://schemas.openxmlformats.org/officeDocument/2006/relationships/hyperlink" Target="https://paperpile.com/c/ovIUza/zrGk+iDoN+6fAo+yCO2" TargetMode="External"/><Relationship Id="rId133" Type="http://schemas.openxmlformats.org/officeDocument/2006/relationships/hyperlink" Target="https://paperpile.com/c/ovIUza/zrGk+iDoN+6fAo+yCO2" TargetMode="External"/><Relationship Id="rId62" Type="http://schemas.openxmlformats.org/officeDocument/2006/relationships/hyperlink" Target="https://paperpile.com/c/ovIUza/Chrq+nNbr" TargetMode="External"/><Relationship Id="rId61" Type="http://schemas.openxmlformats.org/officeDocument/2006/relationships/hyperlink" Target="https://paperpile.com/c/ovIUza/Chrq+nNbr" TargetMode="External"/><Relationship Id="rId64" Type="http://schemas.openxmlformats.org/officeDocument/2006/relationships/hyperlink" Target="https://paperpile.com/c/ovIUza/FoUS+HHQU+ZxJz+MUqe" TargetMode="External"/><Relationship Id="rId63" Type="http://schemas.openxmlformats.org/officeDocument/2006/relationships/hyperlink" Target="https://paperpile.com/c/ovIUza/Chrq+nNbr" TargetMode="External"/><Relationship Id="rId66" Type="http://schemas.openxmlformats.org/officeDocument/2006/relationships/hyperlink" Target="https://paperpile.com/c/ovIUza/FoUS+HHQU+ZxJz+MUqe" TargetMode="External"/><Relationship Id="rId172" Type="http://schemas.openxmlformats.org/officeDocument/2006/relationships/hyperlink" Target="https://clima.caltech.edu/" TargetMode="External"/><Relationship Id="rId65" Type="http://schemas.openxmlformats.org/officeDocument/2006/relationships/hyperlink" Target="https://paperpile.com/c/ovIUza/FoUS+HHQU+ZxJz+MUqe" TargetMode="External"/><Relationship Id="rId171" Type="http://schemas.openxmlformats.org/officeDocument/2006/relationships/hyperlink" Target="https://alliancebioversityciat.org/" TargetMode="External"/><Relationship Id="rId68" Type="http://schemas.openxmlformats.org/officeDocument/2006/relationships/hyperlink" Target="https://paperpile.com/c/ovIUza/FoUS+HHQU+ZxJz+MUqe" TargetMode="External"/><Relationship Id="rId170" Type="http://schemas.openxmlformats.org/officeDocument/2006/relationships/hyperlink" Target="https://apps.ipcc.ch/glossary/" TargetMode="External"/><Relationship Id="rId67" Type="http://schemas.openxmlformats.org/officeDocument/2006/relationships/hyperlink" Target="https://paperpile.com/c/ovIUza/FoUS+HHQU+ZxJz+MUqe" TargetMode="External"/><Relationship Id="rId60" Type="http://schemas.openxmlformats.org/officeDocument/2006/relationships/hyperlink" Target="https://paperpile.com/c/ovIUza/Chrq+nNbr" TargetMode="External"/><Relationship Id="rId165" Type="http://schemas.openxmlformats.org/officeDocument/2006/relationships/hyperlink" Target="https://nasa.github.io/Transform-to-Open-Science/os101-modules/" TargetMode="External"/><Relationship Id="rId69" Type="http://schemas.openxmlformats.org/officeDocument/2006/relationships/hyperlink" Target="https://paperpile.com/c/ovIUza/FoUS+HHQU+ZxJz+MUqe" TargetMode="External"/><Relationship Id="rId164" Type="http://schemas.openxmlformats.org/officeDocument/2006/relationships/hyperlink" Target="https://www.earthdata.nasa.gov/esds/maap" TargetMode="External"/><Relationship Id="rId163" Type="http://schemas.openxmlformats.org/officeDocument/2006/relationships/hyperlink" Target="https://www.earthdata.nasa.gov/esds/veda" TargetMode="External"/><Relationship Id="rId162" Type="http://schemas.openxmlformats.org/officeDocument/2006/relationships/hyperlink" Target="https://kadi-project.eu/" TargetMode="External"/><Relationship Id="rId169" Type="http://schemas.openxmlformats.org/officeDocument/2006/relationships/hyperlink" Target="https://apps.ipcc.ch/glossary/" TargetMode="External"/><Relationship Id="rId168" Type="http://schemas.openxmlformats.org/officeDocument/2006/relationships/hyperlink" Target="https://doi.org/10.1038/s41559-024-02356-1" TargetMode="External"/><Relationship Id="rId167" Type="http://schemas.openxmlformats.org/officeDocument/2006/relationships/hyperlink" Target="https://apps.ipcc.ch/glossary/" TargetMode="External"/><Relationship Id="rId166" Type="http://schemas.openxmlformats.org/officeDocument/2006/relationships/image" Target="media/image4.png"/><Relationship Id="rId51" Type="http://schemas.openxmlformats.org/officeDocument/2006/relationships/hyperlink" Target="https://paperpile.com/c/ovIUza/iirc+CruA" TargetMode="External"/><Relationship Id="rId50" Type="http://schemas.openxmlformats.org/officeDocument/2006/relationships/hyperlink" Target="https://doi.org/10.1111/gcb.14666" TargetMode="External"/><Relationship Id="rId53" Type="http://schemas.openxmlformats.org/officeDocument/2006/relationships/hyperlink" Target="https://paperpile.com/c/ovIUza/iirc+CruA" TargetMode="External"/><Relationship Id="rId52" Type="http://schemas.openxmlformats.org/officeDocument/2006/relationships/hyperlink" Target="https://paperpile.com/c/ovIUza/iirc+CruA" TargetMode="External"/><Relationship Id="rId55" Type="http://schemas.openxmlformats.org/officeDocument/2006/relationships/hyperlink" Target="https://paperpile.com/c/ovIUza/iirc+CruA" TargetMode="External"/><Relationship Id="rId161" Type="http://schemas.openxmlformats.org/officeDocument/2006/relationships/hyperlink" Target="https://www.earthdata.nasa.gov/s3fs-public/2022-07/ESDS-RFC-042VERSION1.pdf" TargetMode="External"/><Relationship Id="rId54" Type="http://schemas.openxmlformats.org/officeDocument/2006/relationships/hyperlink" Target="https://paperpile.com/c/ovIUza/iirc+CruA" TargetMode="External"/><Relationship Id="rId160" Type="http://schemas.openxmlformats.org/officeDocument/2006/relationships/hyperlink" Target="https://www.earthdata.nasa.gov/esdis/esco/standards-and-practices/preservation-content-spec" TargetMode="External"/><Relationship Id="rId57" Type="http://schemas.openxmlformats.org/officeDocument/2006/relationships/hyperlink" Target="https://paperpile.com/c/ovIUza/MoNo" TargetMode="External"/><Relationship Id="rId56" Type="http://schemas.openxmlformats.org/officeDocument/2006/relationships/hyperlink" Target="https://paperpile.com/c/ovIUza/MoNo" TargetMode="External"/><Relationship Id="rId159" Type="http://schemas.openxmlformats.org/officeDocument/2006/relationships/hyperlink" Target="https://drive.google.com/drive/u/1/folders/1Gw5jlwLzT7Z_KHRGMwto6nnl4nSpxRIX" TargetMode="External"/><Relationship Id="rId59" Type="http://schemas.openxmlformats.org/officeDocument/2006/relationships/hyperlink" Target="https://paperpile.com/c/ovIUza/Chrq+nNbr" TargetMode="External"/><Relationship Id="rId154" Type="http://schemas.openxmlformats.org/officeDocument/2006/relationships/hyperlink" Target="https://carlos-alberto-silva.github.io/silvalab/cms4d/cms4d_workshop.html" TargetMode="External"/><Relationship Id="rId58" Type="http://schemas.openxmlformats.org/officeDocument/2006/relationships/hyperlink" Target="https://paperpile.com/c/ovIUza/MoNo" TargetMode="External"/><Relationship Id="rId153" Type="http://schemas.openxmlformats.org/officeDocument/2006/relationships/hyperlink" Target="https://carlos-alberto-silva.github.io/silvalab/cms4d/cms4d_workshop.html" TargetMode="External"/><Relationship Id="rId152" Type="http://schemas.openxmlformats.org/officeDocument/2006/relationships/image" Target="media/image1.png"/><Relationship Id="rId151" Type="http://schemas.openxmlformats.org/officeDocument/2006/relationships/footer" Target="footer1.xml"/><Relationship Id="rId158" Type="http://schemas.openxmlformats.org/officeDocument/2006/relationships/hyperlink" Target="https://drive.google.com/drive/u/1/folders/1Gw5jlwLzT7Z_KHRGMwto6nnl4nSpxRIX" TargetMode="External"/><Relationship Id="rId157" Type="http://schemas.openxmlformats.org/officeDocument/2006/relationships/image" Target="media/image2.png"/><Relationship Id="rId156" Type="http://schemas.openxmlformats.org/officeDocument/2006/relationships/hyperlink" Target="https://www.spun.earth/" TargetMode="External"/><Relationship Id="rId155" Type="http://schemas.openxmlformats.org/officeDocument/2006/relationships/hyperlink" Target="https://arcticdrones.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aramond-boldItalic.ttf"/><Relationship Id="rId10" Type="http://schemas.openxmlformats.org/officeDocument/2006/relationships/font" Target="fonts/Garamond-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Garamond-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Garamond-regular.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